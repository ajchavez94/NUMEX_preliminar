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0096" w14:textId="4A89BB34" w:rsidR="00C97AD5" w:rsidRPr="005160BB" w:rsidRDefault="7F98FC0D" w:rsidP="7F98FC0D">
      <w:pPr>
        <w:spacing w:line="480" w:lineRule="auto"/>
        <w:rPr>
          <w:rFonts w:ascii="Calibri" w:eastAsia="Calibri" w:hAnsi="Calibri" w:cs="Calibri"/>
          <w:lang w:val="en-US"/>
        </w:rPr>
      </w:pPr>
      <w:r w:rsidRPr="7F98FC0D">
        <w:rPr>
          <w:b/>
          <w:bCs/>
          <w:lang w:val="en-US"/>
        </w:rPr>
        <w:t>Ti</w:t>
      </w:r>
      <w:r w:rsidRPr="7F98FC0D">
        <w:rPr>
          <w:b/>
          <w:bCs/>
          <w:highlight w:val="yellow"/>
          <w:lang w:val="en-US"/>
        </w:rPr>
        <w:t>tle</w:t>
      </w:r>
      <w:r w:rsidRPr="7F98FC0D">
        <w:rPr>
          <w:highlight w:val="yellow"/>
          <w:lang w:val="en-US"/>
        </w:rPr>
        <w:t xml:space="preserve">: </w:t>
      </w:r>
      <w:r w:rsidRPr="7F98FC0D">
        <w:rPr>
          <w:rFonts w:ascii="Calibri" w:eastAsia="Calibri" w:hAnsi="Calibri" w:cs="Calibri"/>
          <w:highlight w:val="yellow"/>
          <w:lang w:val="en-US"/>
        </w:rPr>
        <w:t>Intrinsic water-use efficiency remains unchanged despite nutrient addition across an elevational gradient in tropical montane forests</w:t>
      </w:r>
    </w:p>
    <w:p w14:paraId="781BCCB5" w14:textId="77777777" w:rsidR="00FF5627" w:rsidRPr="005160BB" w:rsidRDefault="00FF5627" w:rsidP="00F85FC5">
      <w:pPr>
        <w:spacing w:line="480" w:lineRule="auto"/>
        <w:rPr>
          <w:rFonts w:cstheme="minorHAnsi"/>
          <w:b/>
          <w:bCs/>
          <w:lang w:val="en-US"/>
        </w:rPr>
      </w:pPr>
      <w:r w:rsidRPr="005160BB">
        <w:rPr>
          <w:rFonts w:cstheme="minorHAnsi"/>
          <w:b/>
          <w:bCs/>
          <w:lang w:val="en-US"/>
        </w:rPr>
        <w:t>Authors:</w:t>
      </w:r>
    </w:p>
    <w:p w14:paraId="5D892314" w14:textId="7A97787A" w:rsidR="00FF5627" w:rsidRPr="00C97418" w:rsidRDefault="186FD771" w:rsidP="5E22579B">
      <w:pPr>
        <w:spacing w:line="480" w:lineRule="auto"/>
        <w:jc w:val="both"/>
        <w:rPr>
          <w:lang w:val="en-US"/>
        </w:rPr>
      </w:pPr>
      <w:r w:rsidRPr="186FD771">
        <w:rPr>
          <w:lang w:val="en-US"/>
        </w:rPr>
        <w:t>Andrea Chávez-</w:t>
      </w:r>
      <w:commentRangeStart w:id="0"/>
      <w:r w:rsidRPr="186FD771">
        <w:rPr>
          <w:lang w:val="en-US"/>
        </w:rPr>
        <w:t>Pacheco</w:t>
      </w:r>
      <w:r w:rsidRPr="186FD771">
        <w:rPr>
          <w:vertAlign w:val="superscript"/>
          <w:lang w:val="en-US"/>
        </w:rPr>
        <w:t>a,</w:t>
      </w:r>
      <w:r w:rsidRPr="186FD771">
        <w:rPr>
          <w:lang w:val="en-US"/>
        </w:rPr>
        <w:t>, Selene Báez</w:t>
      </w:r>
      <w:r w:rsidRPr="186FD771">
        <w:rPr>
          <w:vertAlign w:val="superscript"/>
          <w:lang w:val="en-US"/>
        </w:rPr>
        <w:t>b</w:t>
      </w:r>
      <w:r w:rsidRPr="186FD771">
        <w:rPr>
          <w:lang w:val="en-US"/>
        </w:rPr>
        <w:t>, Jürgen Homeier, Hans Verbeeck</w:t>
      </w:r>
      <w:r w:rsidRPr="186FD771">
        <w:rPr>
          <w:vertAlign w:val="superscript"/>
          <w:lang w:val="en-US"/>
        </w:rPr>
        <w:t xml:space="preserve"> a</w:t>
      </w:r>
      <w:r w:rsidRPr="186FD771">
        <w:rPr>
          <w:lang w:val="en-US"/>
        </w:rPr>
        <w:t xml:space="preserve">, </w:t>
      </w:r>
      <w:commentRangeStart w:id="1"/>
      <w:commentRangeStart w:id="2"/>
      <w:r w:rsidRPr="186FD771">
        <w:rPr>
          <w:lang w:val="en-US"/>
        </w:rPr>
        <w:t>Marijn Bauters</w:t>
      </w:r>
      <w:r w:rsidRPr="186FD771">
        <w:rPr>
          <w:vertAlign w:val="superscript"/>
          <w:lang w:val="en-US"/>
        </w:rPr>
        <w:t>bc</w:t>
      </w:r>
      <w:commentRangeEnd w:id="1"/>
      <w:r w:rsidR="00912C86" w:rsidRPr="00C97418">
        <w:rPr>
          <w:rStyle w:val="CommentReference"/>
          <w:sz w:val="22"/>
          <w:szCs w:val="22"/>
          <w:lang w:val="en-US"/>
        </w:rPr>
        <w:commentReference w:id="1"/>
      </w:r>
      <w:commentRangeEnd w:id="2"/>
      <w:r w:rsidR="0078585A" w:rsidRPr="00C97418">
        <w:rPr>
          <w:rStyle w:val="CommentReference"/>
          <w:sz w:val="22"/>
          <w:szCs w:val="22"/>
          <w:lang w:val="en-US"/>
        </w:rPr>
        <w:commentReference w:id="2"/>
      </w:r>
      <w:commentRangeEnd w:id="0"/>
      <w:r w:rsidR="0078585A" w:rsidRPr="00C97418">
        <w:rPr>
          <w:rStyle w:val="CommentReference"/>
          <w:sz w:val="22"/>
          <w:szCs w:val="22"/>
          <w:lang w:val="en-US"/>
        </w:rPr>
        <w:commentReference w:id="0"/>
      </w:r>
    </w:p>
    <w:p w14:paraId="19550D69" w14:textId="7C861C9D" w:rsidR="00FF5627" w:rsidRPr="005160BB" w:rsidRDefault="38BF97BD" w:rsidP="38BF97BD">
      <w:pPr>
        <w:spacing w:line="480" w:lineRule="auto"/>
        <w:rPr>
          <w:lang w:val="en-US"/>
        </w:rPr>
      </w:pPr>
      <w:r w:rsidRPr="38BF97BD">
        <w:rPr>
          <w:vertAlign w:val="superscript"/>
          <w:lang w:val="en-US"/>
        </w:rPr>
        <w:t>*</w:t>
      </w:r>
      <w:r w:rsidRPr="38BF97BD">
        <w:rPr>
          <w:lang w:val="en-US"/>
        </w:rPr>
        <w:t xml:space="preserve">Corresponding author: </w:t>
      </w:r>
      <w:r w:rsidR="00FF5627" w:rsidRPr="38BF97BD">
        <w:rPr>
          <w:lang w:val="en-US"/>
        </w:rPr>
        <w:fldChar w:fldCharType="begin"/>
      </w:r>
      <w:r w:rsidR="00FF5627" w:rsidRPr="38BF97BD">
        <w:rPr>
          <w:lang w:val="en-US"/>
        </w:rPr>
        <w:instrText xml:space="preserve"> HYPERLINK "mailto:</w:instrText>
      </w:r>
      <w:r w:rsidR="00FF5627">
        <w:instrText>andrea.chavezpacheco@ugent.be</w:instrText>
      </w:r>
      <w:r w:rsidR="00FF5627" w:rsidRPr="38BF97BD">
        <w:rPr>
          <w:lang w:val="en-US"/>
        </w:rPr>
        <w:instrText xml:space="preserve">" </w:instrText>
      </w:r>
      <w:r w:rsidR="00FF5627" w:rsidRPr="38BF97BD">
        <w:rPr>
          <w:lang w:val="en-US"/>
        </w:rPr>
      </w:r>
      <w:r w:rsidR="00FF5627" w:rsidRPr="38BF97BD">
        <w:rPr>
          <w:lang w:val="en-US"/>
        </w:rPr>
        <w:fldChar w:fldCharType="separate"/>
      </w:r>
      <w:r w:rsidRPr="38BF97BD">
        <w:rPr>
          <w:rStyle w:val="Hyperlink"/>
          <w:lang w:val="en-US"/>
        </w:rPr>
        <w:t>andrea.chavezpacheco@ugent.be</w:t>
      </w:r>
      <w:ins w:id="3" w:author="selene.baez" w:date="2025-09-16T10:56:00Z" w16du:dateUtc="2025-09-16T10:56:00Z">
        <w:r w:rsidR="00FF5627" w:rsidRPr="38BF97BD">
          <w:rPr>
            <w:lang w:val="en-US"/>
          </w:rPr>
          <w:fldChar w:fldCharType="end"/>
        </w:r>
      </w:ins>
      <w:r w:rsidRPr="38BF97BD">
        <w:rPr>
          <w:lang w:val="en-US"/>
        </w:rPr>
        <w:t>, Coupure Links 653, 9000 Gent, Belgium</w:t>
      </w:r>
    </w:p>
    <w:p w14:paraId="6EF0361B" w14:textId="77777777" w:rsidR="00FF5627" w:rsidRPr="005160BB" w:rsidRDefault="00FF5627" w:rsidP="00F85FC5">
      <w:pPr>
        <w:spacing w:line="480" w:lineRule="auto"/>
        <w:rPr>
          <w:rFonts w:cstheme="minorHAnsi"/>
          <w:b/>
          <w:bCs/>
          <w:lang w:val="en-US"/>
        </w:rPr>
      </w:pPr>
      <w:r w:rsidRPr="005160BB">
        <w:rPr>
          <w:rFonts w:cstheme="minorHAnsi"/>
          <w:b/>
          <w:bCs/>
          <w:lang w:val="en-US"/>
        </w:rPr>
        <w:t>Affiliations:</w:t>
      </w:r>
    </w:p>
    <w:p w14:paraId="3185492F" w14:textId="42D3AE4A" w:rsidR="00FF5627" w:rsidRDefault="6316C2CD" w:rsidP="6316C2CD">
      <w:pPr>
        <w:spacing w:line="480" w:lineRule="auto"/>
        <w:jc w:val="both"/>
        <w:rPr>
          <w:lang w:val="en-US"/>
        </w:rPr>
      </w:pPr>
      <w:r w:rsidRPr="6316C2CD">
        <w:rPr>
          <w:vertAlign w:val="superscript"/>
          <w:lang w:val="en-US"/>
        </w:rPr>
        <w:t>a</w:t>
      </w:r>
      <w:r w:rsidRPr="6316C2CD">
        <w:rPr>
          <w:lang w:val="en-US"/>
        </w:rPr>
        <w:t xml:space="preserve"> Q-ForestLab, Department of Environment, Ghent University, Coupure Links 653, 9000, Ghent, Belgium</w:t>
      </w:r>
    </w:p>
    <w:p w14:paraId="42410476" w14:textId="7657DB3E" w:rsidR="00912C86" w:rsidRPr="00912C86" w:rsidRDefault="6316C2CD" w:rsidP="3715F316">
      <w:pPr>
        <w:spacing w:line="480" w:lineRule="auto"/>
        <w:jc w:val="both"/>
        <w:rPr>
          <w:lang w:val="es-MX"/>
        </w:rPr>
      </w:pPr>
      <w:r w:rsidRPr="6316C2CD">
        <w:rPr>
          <w:vertAlign w:val="superscript"/>
          <w:lang w:val="es-MX"/>
        </w:rPr>
        <w:t>b</w:t>
      </w:r>
      <w:r w:rsidRPr="6316C2CD">
        <w:rPr>
          <w:lang w:val="es-MX"/>
        </w:rPr>
        <w:t xml:space="preserve"> Departamento de Biología, Escuela Politécnica Nacional, Av. Ladrón de Guevara y Andalucía, Quito-Ecuador.</w:t>
      </w:r>
    </w:p>
    <w:p w14:paraId="671C03AF" w14:textId="66E36652" w:rsidR="006C6532" w:rsidRPr="00DF2437" w:rsidRDefault="5E22579B" w:rsidP="6316C2CD">
      <w:pPr>
        <w:spacing w:line="480" w:lineRule="auto"/>
        <w:jc w:val="both"/>
        <w:rPr>
          <w:lang w:val="en-US"/>
        </w:rPr>
      </w:pPr>
      <w:r w:rsidRPr="5E22579B">
        <w:rPr>
          <w:vertAlign w:val="superscript"/>
          <w:lang w:val="en-US"/>
        </w:rPr>
        <w:t>c</w:t>
      </w:r>
      <w:r w:rsidRPr="5E22579B">
        <w:rPr>
          <w:lang w:val="en-US"/>
        </w:rPr>
        <w:t xml:space="preserve"> Isotope Bioscience Laboratory – ISOFYS, Department of Green Chemistry and Technology, 9000, Ghent University, Coupure Links 653, Ghent, Belgium</w:t>
      </w:r>
    </w:p>
    <w:p w14:paraId="03681F13" w14:textId="11F0799E" w:rsidR="5E22579B" w:rsidRDefault="0E1CD4D5" w:rsidP="5E22579B">
      <w:pPr>
        <w:spacing w:line="480" w:lineRule="auto"/>
        <w:jc w:val="both"/>
        <w:rPr>
          <w:vertAlign w:val="superscript"/>
          <w:lang w:val="en-US"/>
        </w:rPr>
      </w:pPr>
      <w:r w:rsidRPr="0E1CD4D5">
        <w:rPr>
          <w:vertAlign w:val="superscript"/>
          <w:lang w:val="en-US"/>
        </w:rPr>
        <w:t>d</w:t>
      </w:r>
      <w:commentRangeStart w:id="4"/>
      <w:r w:rsidRPr="0E1CD4D5">
        <w:rPr>
          <w:vertAlign w:val="superscript"/>
          <w:lang w:val="en-US"/>
        </w:rPr>
        <w:t xml:space="preserve"> </w:t>
      </w:r>
      <w:r w:rsidRPr="0E1CD4D5">
        <w:rPr>
          <w:sz w:val="28"/>
          <w:szCs w:val="28"/>
          <w:vertAlign w:val="superscript"/>
          <w:lang w:val="en-US"/>
        </w:rPr>
        <w:t>Conservation Ecology, University of Marburg, Germany</w:t>
      </w:r>
      <w:commentRangeEnd w:id="4"/>
      <w:r w:rsidR="5E22579B">
        <w:rPr>
          <w:rStyle w:val="CommentReference"/>
          <w:sz w:val="22"/>
          <w:szCs w:val="22"/>
          <w:vertAlign w:val="superscript"/>
          <w:lang w:val="en-US"/>
        </w:rPr>
        <w:commentReference w:id="4"/>
      </w:r>
    </w:p>
    <w:p w14:paraId="3F94E2D1" w14:textId="3B15CCD6" w:rsidR="00BF0AEB" w:rsidRPr="005160BB" w:rsidRDefault="00BF0AEB" w:rsidP="00F85FC5">
      <w:pPr>
        <w:spacing w:line="480" w:lineRule="auto"/>
        <w:rPr>
          <w:rFonts w:cstheme="minorHAnsi"/>
          <w:b/>
          <w:bCs/>
          <w:lang w:val="en-US"/>
        </w:rPr>
      </w:pPr>
      <w:r w:rsidRPr="005160BB">
        <w:rPr>
          <w:rFonts w:cstheme="minorHAnsi"/>
          <w:b/>
          <w:bCs/>
          <w:lang w:val="en-US"/>
        </w:rPr>
        <w:t xml:space="preserve">Keywords: </w:t>
      </w:r>
    </w:p>
    <w:p w14:paraId="524DE21F" w14:textId="0B89D369" w:rsidR="00807204" w:rsidRPr="00426FA2" w:rsidRDefault="6316C2CD" w:rsidP="6316C2CD">
      <w:pPr>
        <w:spacing w:line="480" w:lineRule="auto"/>
        <w:rPr>
          <w:lang w:val="en-US"/>
        </w:rPr>
      </w:pPr>
      <w:r w:rsidRPr="6316C2CD">
        <w:rPr>
          <w:lang w:val="en-US"/>
        </w:rPr>
        <w:t xml:space="preserve">Nutrient experiment, tropical mountain forest, isotopes, water use efficiency, altitudinal gradient, Andes ecosystems </w:t>
      </w:r>
    </w:p>
    <w:p w14:paraId="34C3DBD1" w14:textId="189C0C22" w:rsidR="000B0EC4" w:rsidRPr="005160BB" w:rsidRDefault="000B0EC4" w:rsidP="186FD771">
      <w:pPr>
        <w:spacing w:line="480" w:lineRule="auto"/>
        <w:rPr>
          <w:b/>
          <w:bCs/>
          <w:lang w:val="en-US"/>
        </w:rPr>
      </w:pPr>
    </w:p>
    <w:p w14:paraId="72580DBD" w14:textId="04D995D1" w:rsidR="186FD771" w:rsidRDefault="186FD771" w:rsidP="186FD771">
      <w:pPr>
        <w:spacing w:line="480" w:lineRule="auto"/>
        <w:rPr>
          <w:b/>
          <w:bCs/>
          <w:lang w:val="en-US"/>
        </w:rPr>
      </w:pPr>
    </w:p>
    <w:p w14:paraId="067A12C3" w14:textId="146980C8" w:rsidR="186FD771" w:rsidRDefault="186FD771" w:rsidP="186FD771">
      <w:pPr>
        <w:spacing w:line="480" w:lineRule="auto"/>
        <w:rPr>
          <w:b/>
          <w:bCs/>
          <w:lang w:val="en-US"/>
        </w:rPr>
      </w:pPr>
    </w:p>
    <w:p w14:paraId="5E326D4D" w14:textId="6A48DA65" w:rsidR="186FD771" w:rsidRDefault="186FD771" w:rsidP="186FD771">
      <w:pPr>
        <w:spacing w:line="480" w:lineRule="auto"/>
        <w:rPr>
          <w:b/>
          <w:bCs/>
          <w:lang w:val="en-US"/>
        </w:rPr>
      </w:pPr>
    </w:p>
    <w:p w14:paraId="49F26368" w14:textId="2D7B1F37" w:rsidR="006324E7" w:rsidRPr="005160BB" w:rsidRDefault="186FD771" w:rsidP="186FD771">
      <w:pPr>
        <w:spacing w:line="480" w:lineRule="auto"/>
        <w:rPr>
          <w:b/>
          <w:bCs/>
          <w:lang w:val="en-US"/>
        </w:rPr>
      </w:pPr>
      <w:r w:rsidRPr="186FD771">
        <w:rPr>
          <w:b/>
          <w:bCs/>
          <w:lang w:val="en-US"/>
        </w:rPr>
        <w:t>Abstract</w:t>
      </w:r>
    </w:p>
    <w:p w14:paraId="412C6148" w14:textId="305D7B4E" w:rsidR="186FD771" w:rsidRDefault="186FD771" w:rsidP="186FD771">
      <w:pPr>
        <w:spacing w:line="480" w:lineRule="auto"/>
        <w:rPr>
          <w:b/>
          <w:bCs/>
          <w:lang w:val="en-US"/>
        </w:rPr>
      </w:pPr>
      <w:commentRangeStart w:id="5"/>
      <w:commentRangeStart w:id="6"/>
      <w:r>
        <w:rPr>
          <w:noProof/>
        </w:rPr>
        <w:lastRenderedPageBreak/>
        <w:drawing>
          <wp:inline distT="0" distB="0" distL="0" distR="0" wp14:anchorId="2A1FB1F1" wp14:editId="378B5B36">
            <wp:extent cx="5762625" cy="3238500"/>
            <wp:effectExtent l="0" t="0" r="0" b="0"/>
            <wp:docPr id="350955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5094" name="Picture 350955094"/>
                    <pic:cNvPicPr/>
                  </pic:nvPicPr>
                  <pic:blipFill>
                    <a:blip r:embed="rId12">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commentRangeEnd w:id="5"/>
      <w:r>
        <w:rPr>
          <w:rStyle w:val="CommentReference"/>
          <w:b/>
          <w:bCs/>
          <w:sz w:val="22"/>
          <w:szCs w:val="22"/>
          <w:lang w:val="en-US"/>
        </w:rPr>
        <w:commentReference w:id="5"/>
      </w:r>
      <w:commentRangeEnd w:id="6"/>
      <w:r w:rsidR="00CB16D5">
        <w:rPr>
          <w:rStyle w:val="CommentReference"/>
          <w:b/>
          <w:bCs/>
          <w:sz w:val="22"/>
          <w:szCs w:val="22"/>
          <w:lang w:val="en-US"/>
        </w:rPr>
        <w:commentReference w:id="6"/>
      </w:r>
    </w:p>
    <w:p w14:paraId="18695900" w14:textId="4D8E12F1" w:rsidR="00807204" w:rsidRPr="00DF2437" w:rsidRDefault="2F66EE41" w:rsidP="6316C2CD">
      <w:pPr>
        <w:spacing w:line="480" w:lineRule="auto"/>
        <w:jc w:val="both"/>
        <w:rPr>
          <w:lang w:val="en-US"/>
        </w:rPr>
      </w:pPr>
      <w:r w:rsidRPr="253B165C">
        <w:rPr>
          <w:lang w:val="en-US"/>
        </w:rPr>
        <w:br w:type="page"/>
      </w:r>
    </w:p>
    <w:p w14:paraId="62AAC7DA" w14:textId="29EC2878" w:rsidR="253B165C" w:rsidRDefault="799B69BB" w:rsidP="22DB630D">
      <w:pPr>
        <w:pStyle w:val="Heading1"/>
        <w:rPr>
          <w:rFonts w:cstheme="minorBidi"/>
          <w:b/>
          <w:bCs/>
          <w:lang w:val="en-US"/>
        </w:rPr>
      </w:pPr>
      <w:r w:rsidRPr="799B69BB">
        <w:rPr>
          <w:lang w:val="en-US"/>
        </w:rPr>
        <w:lastRenderedPageBreak/>
        <w:t>Introduction</w:t>
      </w:r>
    </w:p>
    <w:p w14:paraId="3B436924" w14:textId="7DD8ED12" w:rsidR="799B69BB" w:rsidRDefault="799B69BB" w:rsidP="799B69BB">
      <w:pPr>
        <w:rPr>
          <w:lang w:val="en-US"/>
        </w:rPr>
      </w:pPr>
    </w:p>
    <w:p w14:paraId="780130E8" w14:textId="0999F366" w:rsidR="253B165C" w:rsidRDefault="186FD771" w:rsidP="657C3173">
      <w:pPr>
        <w:pStyle w:val="ListParagraph"/>
        <w:numPr>
          <w:ilvl w:val="0"/>
          <w:numId w:val="12"/>
        </w:numPr>
        <w:spacing w:after="0"/>
        <w:ind w:left="1080"/>
        <w:rPr>
          <w:rFonts w:ascii="Calibri Light" w:eastAsia="Calibri Light" w:hAnsi="Calibri Light" w:cs="Calibri Light"/>
          <w:sz w:val="20"/>
          <w:szCs w:val="20"/>
          <w:lang w:val="en-US"/>
        </w:rPr>
      </w:pPr>
      <w:r w:rsidRPr="186FD771">
        <w:rPr>
          <w:rFonts w:ascii="Calibri Light" w:eastAsia="Calibri Light" w:hAnsi="Calibri Light" w:cs="Calibri Light"/>
          <w:b/>
          <w:bCs/>
          <w:sz w:val="20"/>
          <w:szCs w:val="20"/>
          <w:lang w:val="en-US"/>
        </w:rPr>
        <w:t xml:space="preserve">Nutrient deposition in the tropics effects. Literature: </w:t>
      </w:r>
      <w:r w:rsidRPr="186FD771">
        <w:rPr>
          <w:rFonts w:ascii="Calibri Light" w:eastAsia="Calibri Light" w:hAnsi="Calibri Light" w:cs="Calibri Light"/>
          <w:sz w:val="20"/>
          <w:szCs w:val="20"/>
          <w:lang w:val="en-US"/>
        </w:rPr>
        <w:t>(Wright 2019) has an overview of tropical experiments. (Sayer &amp; Banin 2016) Meta-analyzes of tropical mountains.(Dalling et al. 2016) also an overview on nutrients on mountain forests.</w:t>
      </w:r>
    </w:p>
    <w:p w14:paraId="0E1D75DC" w14:textId="592763F3" w:rsidR="799B69BB" w:rsidRDefault="799B69BB" w:rsidP="799B69BB">
      <w:pPr>
        <w:pStyle w:val="ListParagraph"/>
        <w:spacing w:after="0"/>
        <w:ind w:left="1080" w:hanging="360"/>
        <w:rPr>
          <w:rFonts w:ascii="Calibri Light" w:eastAsia="Calibri Light" w:hAnsi="Calibri Light" w:cs="Calibri Light"/>
          <w:sz w:val="20"/>
          <w:szCs w:val="20"/>
          <w:lang w:val="en-US"/>
        </w:rPr>
      </w:pPr>
    </w:p>
    <w:p w14:paraId="792BAC8D" w14:textId="27855D3F" w:rsidR="657C3173" w:rsidRDefault="657C3173" w:rsidP="657C3173">
      <w:pPr>
        <w:pStyle w:val="ListParagraph"/>
        <w:numPr>
          <w:ilvl w:val="0"/>
          <w:numId w:val="12"/>
        </w:numPr>
        <w:spacing w:after="0"/>
        <w:ind w:left="1080"/>
        <w:rPr>
          <w:rFonts w:ascii="Calibri Light" w:eastAsia="Calibri Light" w:hAnsi="Calibri Light" w:cs="Calibri Light"/>
          <w:sz w:val="20"/>
          <w:szCs w:val="20"/>
          <w:lang w:val="en-US"/>
        </w:rPr>
      </w:pPr>
      <w:r w:rsidRPr="657C3173">
        <w:rPr>
          <w:rFonts w:ascii="Calibri Light" w:eastAsia="Calibri Light" w:hAnsi="Calibri Light" w:cs="Calibri Light"/>
          <w:b/>
          <w:bCs/>
          <w:sz w:val="20"/>
          <w:szCs w:val="20"/>
          <w:lang w:val="en-US"/>
        </w:rPr>
        <w:t>NUMEX</w:t>
      </w:r>
      <w:r w:rsidRPr="657C3173">
        <w:rPr>
          <w:rFonts w:ascii="Calibri Light" w:eastAsia="Calibri Light" w:hAnsi="Calibri Light" w:cs="Calibri Light"/>
          <w:sz w:val="20"/>
          <w:szCs w:val="20"/>
          <w:lang w:val="en-US"/>
        </w:rPr>
        <w:t xml:space="preserve"> is a long-term nutrient manipulation experiment established in </w:t>
      </w:r>
      <w:r w:rsidRPr="657C3173">
        <w:rPr>
          <w:rFonts w:ascii="Calibri Light" w:eastAsia="Calibri Light" w:hAnsi="Calibri Light" w:cs="Calibri Light"/>
          <w:b/>
          <w:bCs/>
          <w:sz w:val="20"/>
          <w:szCs w:val="20"/>
          <w:lang w:val="en-US"/>
        </w:rPr>
        <w:t>2009</w:t>
      </w:r>
      <w:r w:rsidRPr="657C3173">
        <w:rPr>
          <w:rFonts w:ascii="Calibri Light" w:eastAsia="Calibri Light" w:hAnsi="Calibri Light" w:cs="Calibri Light"/>
          <w:sz w:val="20"/>
          <w:szCs w:val="20"/>
          <w:lang w:val="en-US"/>
        </w:rPr>
        <w:t xml:space="preserve"> in a tropical montane forest, designed to evaluate ecosystem responses to sustained, moderate additions of nitrogen (N) and phosphorus (P).Use (Homeier et al. 2012; Cárate-Tandalla et al. 2018a) for references on the experiment.</w:t>
      </w:r>
    </w:p>
    <w:p w14:paraId="47529B65" w14:textId="1CF549A3" w:rsidR="657C3173" w:rsidRDefault="657C3173" w:rsidP="657C3173">
      <w:pPr>
        <w:pStyle w:val="ListParagraph"/>
        <w:spacing w:after="0"/>
        <w:ind w:left="1080" w:hanging="360"/>
        <w:rPr>
          <w:rFonts w:ascii="Calibri Light" w:eastAsia="Calibri Light" w:hAnsi="Calibri Light" w:cs="Calibri Light"/>
          <w:sz w:val="20"/>
          <w:szCs w:val="20"/>
          <w:lang w:val="en-US"/>
        </w:rPr>
      </w:pPr>
    </w:p>
    <w:p w14:paraId="55214521" w14:textId="3FA432DE" w:rsidR="253B165C" w:rsidRDefault="186FD771" w:rsidP="253B165C">
      <w:pPr>
        <w:pStyle w:val="ListParagraph"/>
        <w:numPr>
          <w:ilvl w:val="0"/>
          <w:numId w:val="12"/>
        </w:numPr>
        <w:spacing w:after="0"/>
        <w:ind w:left="1080"/>
        <w:rPr>
          <w:rFonts w:ascii="Calibri Light" w:eastAsia="Calibri Light" w:hAnsi="Calibri Light" w:cs="Calibri Light"/>
          <w:sz w:val="20"/>
          <w:szCs w:val="20"/>
          <w:lang w:val="en-US"/>
        </w:rPr>
      </w:pPr>
      <w:commentRangeStart w:id="7"/>
      <w:r w:rsidRPr="186FD771">
        <w:rPr>
          <w:rFonts w:ascii="Calibri Light" w:eastAsia="Calibri Light" w:hAnsi="Calibri Light" w:cs="Calibri Light"/>
          <w:b/>
          <w:bCs/>
          <w:sz w:val="20"/>
          <w:szCs w:val="20"/>
          <w:lang w:val="en-US"/>
        </w:rPr>
        <w:t>Intrinsic water-use efficiency (iWUE)</w:t>
      </w:r>
      <w:r w:rsidRPr="186FD771">
        <w:rPr>
          <w:rFonts w:ascii="Calibri Light" w:eastAsia="Calibri Light" w:hAnsi="Calibri Light" w:cs="Calibri Light"/>
          <w:sz w:val="20"/>
          <w:szCs w:val="20"/>
          <w:lang w:val="en-US"/>
        </w:rPr>
        <w:t xml:space="preserve"> is a key physiological parameter that links the carbon and water cycles. It reflects how plants balance carbon assimilation with stomatal regulation of water loss. Literature on its relevance.</w:t>
      </w:r>
      <w:commentRangeEnd w:id="7"/>
      <w:r w:rsidR="00CB16D5">
        <w:rPr>
          <w:rStyle w:val="CommentReference"/>
          <w:rFonts w:ascii="Calibri Light" w:eastAsia="Calibri Light" w:hAnsi="Calibri Light" w:cs="Calibri Light"/>
          <w:sz w:val="20"/>
          <w:szCs w:val="20"/>
          <w:lang w:val="en-US"/>
        </w:rPr>
        <w:commentReference w:id="7"/>
      </w:r>
    </w:p>
    <w:p w14:paraId="0250384A" w14:textId="5F90E197" w:rsidR="657C3173" w:rsidRDefault="657C3173" w:rsidP="799B69BB">
      <w:pPr>
        <w:pStyle w:val="ListParagraph"/>
        <w:spacing w:after="0"/>
        <w:ind w:left="1080" w:hanging="360"/>
        <w:rPr>
          <w:rFonts w:ascii="Calibri Light" w:eastAsia="Calibri Light" w:hAnsi="Calibri Light" w:cs="Calibri Light"/>
          <w:sz w:val="20"/>
          <w:szCs w:val="20"/>
          <w:lang w:val="en-US"/>
        </w:rPr>
      </w:pPr>
    </w:p>
    <w:p w14:paraId="368E74E9" w14:textId="5919F8ED" w:rsidR="22DB630D" w:rsidRDefault="186FD771" w:rsidP="799B69BB">
      <w:pPr>
        <w:pStyle w:val="ListParagraph"/>
        <w:numPr>
          <w:ilvl w:val="0"/>
          <w:numId w:val="12"/>
        </w:numPr>
        <w:spacing w:after="0"/>
        <w:ind w:left="1080"/>
        <w:rPr>
          <w:rFonts w:ascii="Calibri Light" w:eastAsia="Calibri Light" w:hAnsi="Calibri Light" w:cs="Calibri Light"/>
          <w:sz w:val="20"/>
          <w:szCs w:val="20"/>
          <w:lang w:val="en-US"/>
        </w:rPr>
      </w:pPr>
      <w:r w:rsidRPr="186FD771">
        <w:rPr>
          <w:rFonts w:ascii="Calibri Light" w:eastAsia="Calibri Light" w:hAnsi="Calibri Light" w:cs="Calibri Light"/>
          <w:b/>
          <w:bCs/>
          <w:sz w:val="20"/>
          <w:szCs w:val="20"/>
          <w:lang w:val="en-US"/>
        </w:rPr>
        <w:t>Studies examining how nutrient availability affects iWUE in tropical montane forests remain scarce.</w:t>
      </w:r>
      <w:r w:rsidRPr="186FD771">
        <w:rPr>
          <w:rFonts w:ascii="Calibri Light" w:eastAsia="Calibri Light" w:hAnsi="Calibri Light" w:cs="Calibri Light"/>
          <w:sz w:val="20"/>
          <w:szCs w:val="20"/>
          <w:lang w:val="en-US"/>
        </w:rPr>
        <w:t xml:space="preserve"> Most experimental evidence on nutrient–water use interactions comes from temperate systems</w:t>
      </w:r>
      <w:r w:rsidRPr="186FD771">
        <w:rPr>
          <w:rFonts w:ascii="Arial" w:eastAsia="Arial" w:hAnsi="Arial" w:cs="Arial"/>
          <w:sz w:val="20"/>
          <w:szCs w:val="20"/>
          <w:lang w:val="en-US"/>
        </w:rPr>
        <w:t>. Previous studies suggest that nutrient deposition can increase traits associated with higher photosynthetic capacity ,particularly in nitrogen-limited ecosystems (Huang et al., 2016).</w:t>
      </w:r>
      <w:r w:rsidRPr="186FD771">
        <w:rPr>
          <w:rFonts w:ascii="Times New Roman" w:eastAsia="Times New Roman" w:hAnsi="Times New Roman" w:cs="Times New Roman"/>
          <w:sz w:val="20"/>
          <w:szCs w:val="20"/>
          <w:lang w:val="en-US"/>
        </w:rPr>
        <w:t xml:space="preserve"> </w:t>
      </w:r>
      <w:r w:rsidRPr="186FD771">
        <w:rPr>
          <w:rFonts w:ascii="Calibri Light" w:eastAsia="Calibri Light" w:hAnsi="Calibri Light" w:cs="Calibri Light"/>
          <w:sz w:val="20"/>
          <w:szCs w:val="20"/>
          <w:lang w:val="en-US"/>
        </w:rPr>
        <w:t xml:space="preserve">  </w:t>
      </w:r>
    </w:p>
    <w:p w14:paraId="69112208" w14:textId="42DDDBA8" w:rsidR="22DB630D" w:rsidRDefault="194FBC24" w:rsidP="799B69BB">
      <w:pPr>
        <w:spacing w:before="240" w:after="240" w:line="480" w:lineRule="auto"/>
        <w:jc w:val="both"/>
      </w:pPr>
      <w:r w:rsidRPr="194FBC24">
        <w:rPr>
          <w:rFonts w:ascii="Calibri Light" w:eastAsia="Calibri Light" w:hAnsi="Calibri Light" w:cs="Calibri Light"/>
          <w:sz w:val="20"/>
          <w:szCs w:val="20"/>
          <w:lang w:val="en-US"/>
        </w:rPr>
        <w:t>Previous studies at this site have shown that some species exhibit higher nitrogen and phosphorus concentrations in the experimental plots. We hypothesize that moderate nutrient addition after 18 years will increase iWUE. Assessing leaf-level response of water-use efficiency iWUE nutrient addition experiment allows us to explore the balance between carbon gain and water loss under these conditions. Likewise, we use the elevational gradient of the experiment to evaluate how this response is modulated by changes in elevation.</w:t>
      </w:r>
    </w:p>
    <w:p w14:paraId="02787BB6" w14:textId="386E85A4" w:rsidR="22DB630D" w:rsidRDefault="799B69BB" w:rsidP="799B69BB">
      <w:pPr>
        <w:spacing w:before="240" w:after="240" w:line="480" w:lineRule="auto"/>
      </w:pPr>
      <w:r w:rsidRPr="799B69BB">
        <w:rPr>
          <w:rFonts w:ascii="Calibri Light" w:eastAsia="Calibri Light" w:hAnsi="Calibri Light" w:cs="Calibri Light"/>
          <w:sz w:val="20"/>
          <w:szCs w:val="20"/>
          <w:lang w:val="en-US"/>
        </w:rPr>
        <w:t>Specifically, we aim to answer the following questions:</w:t>
      </w:r>
    </w:p>
    <w:p w14:paraId="1A12CBAC" w14:textId="7F2883CC" w:rsidR="22DB630D" w:rsidRDefault="799B69BB" w:rsidP="799B69BB">
      <w:pPr>
        <w:pStyle w:val="ListParagraph"/>
        <w:numPr>
          <w:ilvl w:val="0"/>
          <w:numId w:val="5"/>
        </w:numPr>
        <w:spacing w:before="240" w:after="240" w:line="480" w:lineRule="auto"/>
        <w:rPr>
          <w:rFonts w:ascii="Calibri Light" w:eastAsia="Calibri Light" w:hAnsi="Calibri Light" w:cs="Calibri Light"/>
          <w:sz w:val="20"/>
          <w:szCs w:val="20"/>
          <w:lang w:val="en-US"/>
        </w:rPr>
      </w:pPr>
      <w:r w:rsidRPr="799B69BB">
        <w:rPr>
          <w:rFonts w:ascii="Calibri Light" w:eastAsia="Calibri Light" w:hAnsi="Calibri Light" w:cs="Calibri Light"/>
          <w:sz w:val="20"/>
          <w:szCs w:val="20"/>
          <w:lang w:val="en-US"/>
        </w:rPr>
        <w:t>What is the effect of moderate nutrient addition on leaf nutrient concentrations across treatments along an elevational gradient?</w:t>
      </w:r>
    </w:p>
    <w:p w14:paraId="1A73375C" w14:textId="18CE48BB" w:rsidR="22DB630D" w:rsidRDefault="799B69BB" w:rsidP="799B69BB">
      <w:pPr>
        <w:pStyle w:val="ListParagraph"/>
        <w:numPr>
          <w:ilvl w:val="0"/>
          <w:numId w:val="5"/>
        </w:numPr>
        <w:spacing w:before="240" w:after="240" w:line="480" w:lineRule="auto"/>
        <w:rPr>
          <w:rFonts w:ascii="Calibri Light" w:eastAsia="Calibri Light" w:hAnsi="Calibri Light" w:cs="Calibri Light"/>
          <w:sz w:val="20"/>
          <w:szCs w:val="20"/>
          <w:lang w:val="en-US"/>
        </w:rPr>
      </w:pPr>
      <w:r w:rsidRPr="799B69BB">
        <w:rPr>
          <w:rFonts w:ascii="Calibri Light" w:eastAsia="Calibri Light" w:hAnsi="Calibri Light" w:cs="Calibri Light"/>
          <w:sz w:val="20"/>
          <w:szCs w:val="20"/>
          <w:lang w:val="en-US"/>
        </w:rPr>
        <w:t xml:space="preserve">Does </w:t>
      </w:r>
      <w:del w:id="8" w:author="Marijn Bauters" w:date="2026-06-11T14:27:00Z" w16du:dateUtc="2026-06-11T12:27:00Z">
        <w:r w:rsidRPr="799B69BB" w:rsidDel="00CB16D5">
          <w:rPr>
            <w:rFonts w:ascii="Calibri Light" w:eastAsia="Calibri Light" w:hAnsi="Calibri Light" w:cs="Calibri Light"/>
            <w:sz w:val="20"/>
            <w:szCs w:val="20"/>
            <w:lang w:val="en-US"/>
          </w:rPr>
          <w:delText xml:space="preserve">moderate </w:delText>
        </w:r>
      </w:del>
      <w:r w:rsidRPr="799B69BB">
        <w:rPr>
          <w:rFonts w:ascii="Calibri Light" w:eastAsia="Calibri Light" w:hAnsi="Calibri Light" w:cs="Calibri Light"/>
          <w:sz w:val="20"/>
          <w:szCs w:val="20"/>
          <w:lang w:val="en-US"/>
        </w:rPr>
        <w:t>nutrient addition affect iWUE, δ¹³C, and Ci/Ca across the elevational gradient?</w:t>
      </w:r>
    </w:p>
    <w:p w14:paraId="3D7FFEEB" w14:textId="3FD117B6" w:rsidR="22DB630D" w:rsidRDefault="186FD771" w:rsidP="799B69BB">
      <w:pPr>
        <w:pStyle w:val="ListParagraph"/>
        <w:numPr>
          <w:ilvl w:val="0"/>
          <w:numId w:val="5"/>
        </w:numPr>
        <w:spacing w:before="240" w:after="240" w:line="480" w:lineRule="auto"/>
        <w:rPr>
          <w:rFonts w:ascii="Calibri Light" w:eastAsia="Calibri Light" w:hAnsi="Calibri Light" w:cs="Calibri Light"/>
          <w:sz w:val="20"/>
          <w:szCs w:val="20"/>
          <w:lang w:val="en-US"/>
        </w:rPr>
      </w:pPr>
      <w:commentRangeStart w:id="9"/>
      <w:r w:rsidRPr="186FD771">
        <w:rPr>
          <w:rFonts w:ascii="Calibri Light" w:eastAsia="Calibri Light" w:hAnsi="Calibri Light" w:cs="Calibri Light"/>
          <w:sz w:val="20"/>
          <w:szCs w:val="20"/>
          <w:lang w:val="en-US"/>
        </w:rPr>
        <w:t>What are the relationships among nutrient traits, iWUE, and elevation?</w:t>
      </w:r>
      <w:commentRangeEnd w:id="9"/>
      <w:r w:rsidR="22DB630D">
        <w:rPr>
          <w:rStyle w:val="CommentReference"/>
          <w:rFonts w:ascii="Calibri Light" w:eastAsia="Calibri Light" w:hAnsi="Calibri Light" w:cs="Calibri Light"/>
          <w:sz w:val="20"/>
          <w:szCs w:val="20"/>
          <w:lang w:val="en-US"/>
        </w:rPr>
        <w:commentReference w:id="9"/>
      </w:r>
    </w:p>
    <w:p w14:paraId="77A30A6D" w14:textId="50802CE5" w:rsidR="22DB630D" w:rsidRDefault="22DB630D" w:rsidP="22DB630D">
      <w:pPr>
        <w:spacing w:after="0"/>
        <w:rPr>
          <w:rFonts w:ascii="Calibri Light" w:eastAsia="Calibri Light" w:hAnsi="Calibri Light" w:cs="Calibri Light"/>
          <w:sz w:val="20"/>
          <w:szCs w:val="20"/>
          <w:lang w:val="en-US"/>
        </w:rPr>
      </w:pPr>
    </w:p>
    <w:p w14:paraId="568EF881" w14:textId="19046308" w:rsidR="657C3173" w:rsidRDefault="657C3173" w:rsidP="657C3173">
      <w:pPr>
        <w:pStyle w:val="ListParagraph"/>
        <w:spacing w:after="0"/>
        <w:ind w:left="1080" w:hanging="360"/>
        <w:rPr>
          <w:rFonts w:ascii="Calibri Light" w:eastAsia="Calibri Light" w:hAnsi="Calibri Light" w:cs="Calibri Light"/>
          <w:sz w:val="20"/>
          <w:szCs w:val="20"/>
          <w:lang w:val="en-US"/>
        </w:rPr>
      </w:pPr>
    </w:p>
    <w:p w14:paraId="117520F5" w14:textId="1355273E" w:rsidR="00B372A5" w:rsidRPr="005160BB" w:rsidDel="00912C86" w:rsidRDefault="22DB630D" w:rsidP="22DB630D">
      <w:pPr>
        <w:pStyle w:val="Heading1"/>
        <w:rPr>
          <w:rFonts w:cstheme="minorBidi"/>
          <w:b/>
          <w:bCs/>
          <w:lang w:val="en-US"/>
        </w:rPr>
      </w:pPr>
      <w:r w:rsidRPr="22DB630D">
        <w:rPr>
          <w:lang w:val="en-US"/>
        </w:rPr>
        <w:lastRenderedPageBreak/>
        <w:t>Materials and methods</w:t>
      </w:r>
    </w:p>
    <w:p w14:paraId="7C4E70E9" w14:textId="7E7C909A" w:rsidR="00912C86" w:rsidRDefault="22DB630D" w:rsidP="22DB630D">
      <w:pPr>
        <w:pStyle w:val="Heading2"/>
        <w:spacing w:line="480" w:lineRule="auto"/>
        <w:rPr>
          <w:rFonts w:cstheme="minorBidi"/>
          <w:lang w:val="en-US"/>
        </w:rPr>
      </w:pPr>
      <w:r w:rsidRPr="22DB630D">
        <w:rPr>
          <w:lang w:val="en-US"/>
        </w:rPr>
        <w:t>Site description</w:t>
      </w:r>
    </w:p>
    <w:p w14:paraId="51E97537" w14:textId="707E71E4" w:rsidR="0000302E" w:rsidRDefault="551940B1" w:rsidP="551940B1">
      <w:pPr>
        <w:spacing w:line="480" w:lineRule="auto"/>
        <w:jc w:val="both"/>
        <w:rPr>
          <w:lang w:val="en-US"/>
        </w:rPr>
      </w:pPr>
      <w:r w:rsidRPr="551940B1">
        <w:rPr>
          <w:lang w:val="en-US"/>
        </w:rPr>
        <w:t xml:space="preserve">The present study was conducted at the Nutrient Manipulation Experiment (NUMEX) sites, in the Podocarpus National Park and the San Francisco Reserve (SRF) located in southern Andes of Ecuador. The experiment was established across an elevation gradient of 1000 m asl, 2000 m asl and 3000 m asl. All sites are evergreen old-growth forests located in protected forest areas with noticeable differences (Homeier et al., 2013). </w:t>
      </w:r>
    </w:p>
    <w:p w14:paraId="1D2D7BC7" w14:textId="7974072A" w:rsidR="1D7E3736" w:rsidRDefault="1D7E3736" w:rsidP="1D7E3736">
      <w:pPr>
        <w:spacing w:line="480" w:lineRule="auto"/>
      </w:pPr>
      <w:commentRangeStart w:id="10"/>
      <w:r>
        <w:rPr>
          <w:noProof/>
        </w:rPr>
        <w:drawing>
          <wp:inline distT="0" distB="0" distL="0" distR="0" wp14:anchorId="66122D15" wp14:editId="36F89C5D">
            <wp:extent cx="2976369" cy="4087173"/>
            <wp:effectExtent l="0" t="0" r="0" b="0"/>
            <wp:docPr id="199574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696" name="Picture 211698696"/>
                    <pic:cNvPicPr/>
                  </pic:nvPicPr>
                  <pic:blipFill>
                    <a:blip r:embed="rId13">
                      <a:extLst>
                        <a:ext uri="{28A0092B-C50C-407E-A947-70E740481C1C}">
                          <a14:useLocalDpi xmlns:a14="http://schemas.microsoft.com/office/drawing/2010/main"/>
                        </a:ext>
                      </a:extLst>
                    </a:blip>
                    <a:srcRect l="39504" t="37888" r="37024" b="1552"/>
                    <a:stretch>
                      <a:fillRect/>
                    </a:stretch>
                  </pic:blipFill>
                  <pic:spPr>
                    <a:xfrm>
                      <a:off x="0" y="0"/>
                      <a:ext cx="2976369" cy="4087173"/>
                    </a:xfrm>
                    <a:prstGeom prst="rect">
                      <a:avLst/>
                    </a:prstGeom>
                  </pic:spPr>
                </pic:pic>
              </a:graphicData>
            </a:graphic>
          </wp:inline>
        </w:drawing>
      </w:r>
      <w:commentRangeEnd w:id="10"/>
      <w:r w:rsidR="00210E72">
        <w:rPr>
          <w:rStyle w:val="CommentReference"/>
          <w:sz w:val="22"/>
          <w:szCs w:val="22"/>
        </w:rPr>
        <w:commentReference w:id="10"/>
      </w:r>
    </w:p>
    <w:p w14:paraId="4ADF78FA" w14:textId="6E6B72B9" w:rsidR="1D7E3736" w:rsidRDefault="36505D84" w:rsidP="45DC1595">
      <w:pPr>
        <w:spacing w:line="480" w:lineRule="auto"/>
        <w:rPr>
          <w:rFonts w:ascii="Calibri" w:eastAsia="Calibri" w:hAnsi="Calibri" w:cs="Calibri"/>
          <w:color w:val="000000" w:themeColor="text1"/>
          <w:lang w:val="en-US"/>
        </w:rPr>
      </w:pPr>
      <w:r w:rsidRPr="36505D84">
        <w:rPr>
          <w:b/>
          <w:bCs/>
          <w:lang w:val="en-US"/>
        </w:rPr>
        <w:t>Fig. 1.</w:t>
      </w:r>
      <w:r w:rsidRPr="36505D84">
        <w:rPr>
          <w:lang w:val="en-US"/>
        </w:rPr>
        <w:t xml:space="preserve"> Experimental Design of the NUMEX plots in the South of Ecuador </w:t>
      </w:r>
      <w:sdt>
        <w:sdtPr>
          <w:tag w:val="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170705193"/>
          <w:placeholder>
            <w:docPart w:val="DefaultPlaceholder_-1854013440"/>
          </w:placeholder>
        </w:sdtPr>
        <w:sdtContent>
          <w:r w:rsidRPr="36505D84">
            <w:rPr>
              <w:rFonts w:ascii="Calibri" w:eastAsia="Calibri" w:hAnsi="Calibri" w:cs="Calibri"/>
              <w:color w:val="000000" w:themeColor="text1"/>
              <w:lang w:val="en-US"/>
            </w:rPr>
            <w:t>(Homeier et al., 2013a)</w:t>
          </w:r>
        </w:sdtContent>
      </w:sdt>
    </w:p>
    <w:p w14:paraId="79F7BCE7" w14:textId="08ECA916" w:rsidR="00C97418" w:rsidRDefault="36505D84" w:rsidP="551940B1">
      <w:pPr>
        <w:spacing w:line="480" w:lineRule="auto"/>
        <w:jc w:val="both"/>
        <w:rPr>
          <w:highlight w:val="yellow"/>
          <w:lang w:val="en-US"/>
        </w:rPr>
      </w:pPr>
      <w:r w:rsidRPr="36505D84">
        <w:rPr>
          <w:lang w:val="en-US"/>
        </w:rPr>
        <w:t xml:space="preserve">The environmental conditions shared at the three sites are a tropical humid climate with wet season from April to July, and a less-humid period from September to December </w:t>
      </w:r>
      <w:sdt>
        <w:sdtPr>
          <w:tag w:val="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
          <w:id w:val="458673286"/>
          <w:placeholder>
            <w:docPart w:val="DefaultPlaceholder_-1854013440"/>
          </w:placeholder>
        </w:sdtPr>
        <w:sdtContent>
          <w:r w:rsidRPr="36505D84">
            <w:rPr>
              <w:rFonts w:ascii="Calibri" w:eastAsia="Calibri" w:hAnsi="Calibri" w:cs="Calibri"/>
              <w:color w:val="000000" w:themeColor="text1"/>
              <w:lang w:val="en-US"/>
            </w:rPr>
            <w:t>(Velescu et al., 2026)</w:t>
          </w:r>
        </w:sdtContent>
      </w:sdt>
      <w:r>
        <w:t>.</w:t>
      </w:r>
      <w:r w:rsidRPr="36505D84">
        <w:rPr>
          <w:lang w:val="en-US"/>
        </w:rPr>
        <w:t xml:space="preserve"> The temperature changes in the different sites mean annual temperature decreases with elevation, and annual precipitation increases with elevation, see Table 1 with site characteristics. </w:t>
      </w:r>
    </w:p>
    <w:p w14:paraId="1FD41E4B" w14:textId="139E4EDD" w:rsidR="3E0D2183" w:rsidRDefault="3E0D2183" w:rsidP="3E0D2183">
      <w:pPr>
        <w:spacing w:line="480" w:lineRule="auto"/>
      </w:pPr>
      <w:r>
        <w:rPr>
          <w:noProof/>
        </w:rPr>
        <w:lastRenderedPageBreak/>
        <w:drawing>
          <wp:inline distT="0" distB="0" distL="0" distR="0" wp14:anchorId="5387BB62" wp14:editId="184122B4">
            <wp:extent cx="5334000" cy="5657850"/>
            <wp:effectExtent l="0" t="0" r="0" b="0"/>
            <wp:docPr id="1615460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60829" name="Picture 1615460829"/>
                    <pic:cNvPicPr/>
                  </pic:nvPicPr>
                  <pic:blipFill>
                    <a:blip r:embed="rId14">
                      <a:extLst>
                        <a:ext uri="{28A0092B-C50C-407E-A947-70E740481C1C}">
                          <a14:useLocalDpi xmlns:a14="http://schemas.microsoft.com/office/drawing/2010/main"/>
                        </a:ext>
                      </a:extLst>
                    </a:blip>
                    <a:stretch>
                      <a:fillRect/>
                    </a:stretch>
                  </pic:blipFill>
                  <pic:spPr>
                    <a:xfrm>
                      <a:off x="0" y="0"/>
                      <a:ext cx="5334000" cy="5657850"/>
                    </a:xfrm>
                    <a:prstGeom prst="rect">
                      <a:avLst/>
                    </a:prstGeom>
                  </pic:spPr>
                </pic:pic>
              </a:graphicData>
            </a:graphic>
          </wp:inline>
        </w:drawing>
      </w:r>
    </w:p>
    <w:p w14:paraId="49F9A09F" w14:textId="0F62CF09" w:rsidR="091B3756" w:rsidRDefault="36505D84" w:rsidP="091B3756">
      <w:pPr>
        <w:spacing w:line="480" w:lineRule="auto"/>
        <w:rPr>
          <w:rFonts w:ascii="Calibri" w:eastAsia="Calibri" w:hAnsi="Calibri" w:cs="Calibri"/>
          <w:color w:val="000000" w:themeColor="text1"/>
          <w:lang w:val="en-US"/>
        </w:rPr>
      </w:pPr>
      <w:r w:rsidRPr="36505D84">
        <w:rPr>
          <w:rFonts w:ascii="Calibri" w:eastAsia="Calibri" w:hAnsi="Calibri" w:cs="Calibri"/>
          <w:b/>
          <w:bCs/>
          <w:color w:val="000000" w:themeColor="text1"/>
          <w:lang w:val="en-US"/>
        </w:rPr>
        <w:t>Table 1</w:t>
      </w:r>
      <w:r w:rsidRPr="36505D84">
        <w:rPr>
          <w:rFonts w:ascii="Calibri" w:eastAsia="Calibri" w:hAnsi="Calibri" w:cs="Calibri"/>
          <w:color w:val="000000" w:themeColor="text1"/>
          <w:lang w:val="en-US"/>
        </w:rPr>
        <w:t xml:space="preserve">. Site characteristics of NUMEX data from </w:t>
      </w:r>
      <w:sdt>
        <w:sdtPr>
          <w:tag w:val="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
          <w:id w:val="260979940"/>
          <w:placeholder>
            <w:docPart w:val="DefaultPlaceholder_-1854013440"/>
          </w:placeholder>
        </w:sdtPr>
        <w:sdtContent>
          <w:r w:rsidRPr="36505D84">
            <w:rPr>
              <w:rFonts w:ascii="Calibri" w:eastAsia="Calibri" w:hAnsi="Calibri" w:cs="Calibri"/>
              <w:color w:val="000000" w:themeColor="text1"/>
              <w:lang w:val="en-US"/>
            </w:rPr>
            <w:t>Cárate-Tandalla et al., (2018)</w:t>
          </w:r>
        </w:sdtContent>
      </w:sdt>
    </w:p>
    <w:p w14:paraId="36E036BA" w14:textId="0B875AD3" w:rsidR="5A406B5B" w:rsidRDefault="091B3756" w:rsidP="091B3756">
      <w:pPr>
        <w:spacing w:line="480" w:lineRule="auto"/>
        <w:rPr>
          <w:i/>
          <w:iCs/>
          <w:lang w:val="en-US"/>
        </w:rPr>
      </w:pPr>
      <w:r w:rsidRPr="091B3756">
        <w:rPr>
          <w:i/>
          <w:iCs/>
          <w:lang w:val="en-US"/>
        </w:rPr>
        <w:t xml:space="preserve">Experimental design </w:t>
      </w:r>
    </w:p>
    <w:p w14:paraId="3F4CDAE2" w14:textId="5F13CD88" w:rsidR="4C9C2999" w:rsidRDefault="36505D84" w:rsidP="551940B1">
      <w:pPr>
        <w:spacing w:line="480" w:lineRule="auto"/>
        <w:jc w:val="both"/>
        <w:rPr>
          <w:lang w:val="en-US"/>
        </w:rPr>
      </w:pPr>
      <w:r w:rsidRPr="36505D84">
        <w:rPr>
          <w:lang w:val="en-US"/>
        </w:rPr>
        <w:t xml:space="preserve">NUMEX sites were established to explore the effects of </w:t>
      </w:r>
      <w:commentRangeStart w:id="11"/>
      <w:r w:rsidRPr="36505D84">
        <w:rPr>
          <w:lang w:val="en-US"/>
        </w:rPr>
        <w:t xml:space="preserve">moderate nutrient deposition </w:t>
      </w:r>
      <w:commentRangeEnd w:id="11"/>
      <w:r w:rsidR="0092221D" w:rsidRPr="36505D84">
        <w:rPr>
          <w:rStyle w:val="CommentReference"/>
          <w:sz w:val="22"/>
          <w:szCs w:val="22"/>
          <w:lang w:val="en-US"/>
        </w:rPr>
        <w:commentReference w:id="11"/>
      </w:r>
      <w:r w:rsidRPr="36505D84">
        <w:rPr>
          <w:lang w:val="en-US"/>
        </w:rPr>
        <w:t xml:space="preserve">on tropical mountain forests in an elevation gradient. The plots were established inside a protected area, closed canopy stands without visible signs of disturbance and distributed at least 10 m apart from each other </w:t>
      </w:r>
      <w:sdt>
        <w:sdtPr>
          <w:tag w:val="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790306683"/>
          <w:placeholder>
            <w:docPart w:val="DefaultPlaceholder_-1854013440"/>
          </w:placeholder>
        </w:sdtPr>
        <w:sdtContent>
          <w:r w:rsidRPr="36505D84">
            <w:rPr>
              <w:rFonts w:ascii="Calibri" w:eastAsia="Calibri" w:hAnsi="Calibri" w:cs="Calibri"/>
              <w:color w:val="000000" w:themeColor="text1"/>
              <w:lang w:val="en-US"/>
            </w:rPr>
            <w:t>(Homeier et al., 2013a)</w:t>
          </w:r>
        </w:sdtContent>
      </w:sdt>
      <w:r>
        <w:t>. A full-factorial experimental approach was set up</w:t>
      </w:r>
      <w:del w:id="12" w:author="Marijn Bauters" w:date="2026-06-11T14:32:00Z" w16du:dateUtc="2026-06-11T12:32:00Z">
        <w:r w:rsidDel="0092221D">
          <w:delText xml:space="preserve"> at  study si site</w:delText>
        </w:r>
      </w:del>
      <w:r>
        <w:t xml:space="preserve">; plots of 400 </w:t>
      </w:r>
      <w:del w:id="13" w:author="Marijn Bauters" w:date="2026-06-11T14:32:00Z" w16du:dateUtc="2026-06-11T12:32:00Z">
        <w:r w:rsidDel="0092221D">
          <w:delText>m</w:delText>
        </w:r>
      </w:del>
      <w:r>
        <w:t>m</w:t>
      </w:r>
      <w:r w:rsidRPr="36505D84">
        <w:rPr>
          <w:vertAlign w:val="superscript"/>
          <w:lang w:val="en-US"/>
        </w:rPr>
        <w:t xml:space="preserve">2 </w:t>
      </w:r>
      <w:r w:rsidRPr="36505D84">
        <w:rPr>
          <w:lang w:val="en-US"/>
        </w:rPr>
        <w:t xml:space="preserve">each (20 x 20 m) were established. Within each block, four treatments (N, P, N+P, control) were established. One replicate plot per treatment was assigned to four different blocks.  Since 2008, N and </w:t>
      </w:r>
      <w:r w:rsidRPr="36505D84">
        <w:rPr>
          <w:lang w:val="en-US"/>
        </w:rPr>
        <w:lastRenderedPageBreak/>
        <w:t xml:space="preserve">P were added to the plots at an annual rate </w:t>
      </w:r>
      <w:commentRangeStart w:id="14"/>
      <w:r w:rsidRPr="36505D84">
        <w:rPr>
          <w:lang w:val="en-US"/>
        </w:rPr>
        <w:t>of 50 kg</w:t>
      </w:r>
      <w:del w:id="15" w:author="Marijn Bauters" w:date="2026-06-11T14:32:00Z" w16du:dateUtc="2026-06-11T12:32:00Z">
        <w:r w:rsidRPr="36505D84" w:rsidDel="0092221D">
          <w:rPr>
            <w:lang w:val="en-US"/>
          </w:rPr>
          <w:delText>/</w:delText>
        </w:r>
      </w:del>
      <w:r w:rsidRPr="36505D84">
        <w:rPr>
          <w:lang w:val="en-US"/>
        </w:rPr>
        <w:t>ha</w:t>
      </w:r>
      <w:ins w:id="16" w:author="Marijn Bauters" w:date="2026-06-11T14:32:00Z" w16du:dateUtc="2026-06-11T12:32:00Z">
        <w:r w:rsidR="0092221D" w:rsidRPr="0092221D">
          <w:rPr>
            <w:vertAlign w:val="superscript"/>
            <w:lang w:val="en-US"/>
            <w:rPrChange w:id="17" w:author="Marijn Bauters" w:date="2026-06-11T14:32:00Z" w16du:dateUtc="2026-06-11T12:32:00Z">
              <w:rPr>
                <w:lang w:val="en-US"/>
              </w:rPr>
            </w:rPrChange>
          </w:rPr>
          <w:t>-1</w:t>
        </w:r>
      </w:ins>
      <w:r w:rsidRPr="36505D84">
        <w:rPr>
          <w:lang w:val="en-US"/>
        </w:rPr>
        <w:t xml:space="preserve"> </w:t>
      </w:r>
      <w:commentRangeEnd w:id="14"/>
      <w:r w:rsidR="0092221D" w:rsidRPr="36505D84">
        <w:rPr>
          <w:rStyle w:val="CommentReference"/>
          <w:sz w:val="22"/>
          <w:szCs w:val="22"/>
          <w:lang w:val="en-US"/>
        </w:rPr>
        <w:commentReference w:id="14"/>
      </w:r>
      <w:r w:rsidRPr="36505D84">
        <w:rPr>
          <w:lang w:val="en-US"/>
        </w:rPr>
        <w:t>(as urea ((NH</w:t>
      </w:r>
      <w:r w:rsidRPr="36505D84">
        <w:rPr>
          <w:vertAlign w:val="subscript"/>
          <w:lang w:val="en-US"/>
        </w:rPr>
        <w:t>2</w:t>
      </w:r>
      <w:r w:rsidRPr="36505D84">
        <w:rPr>
          <w:lang w:val="en-US"/>
        </w:rPr>
        <w:t>)</w:t>
      </w:r>
      <w:r w:rsidRPr="36505D84">
        <w:rPr>
          <w:vertAlign w:val="subscript"/>
          <w:lang w:val="en-US"/>
        </w:rPr>
        <w:t>2</w:t>
      </w:r>
      <w:r w:rsidRPr="36505D84">
        <w:rPr>
          <w:lang w:val="en-US"/>
        </w:rPr>
        <w:t>CO)) and 10 kg P/ha (as monosodium phosphate (NaH</w:t>
      </w:r>
      <w:r w:rsidRPr="36505D84">
        <w:rPr>
          <w:vertAlign w:val="subscript"/>
          <w:lang w:val="en-US"/>
        </w:rPr>
        <w:t>2</w:t>
      </w:r>
      <w:r w:rsidRPr="36505D84">
        <w:rPr>
          <w:lang w:val="en-US"/>
        </w:rPr>
        <w:t>PO</w:t>
      </w:r>
      <w:r w:rsidRPr="36505D84">
        <w:rPr>
          <w:vertAlign w:val="subscript"/>
          <w:lang w:val="en-US"/>
        </w:rPr>
        <w:t>4</w:t>
      </w:r>
      <w:r w:rsidRPr="36505D84">
        <w:rPr>
          <w:lang w:val="en-US"/>
        </w:rPr>
        <w:t xml:space="preserve">)). The nutrients were dispersed across the plots on two application dates per year </w:t>
      </w:r>
      <w:sdt>
        <w:sdtPr>
          <w:tag w:val="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218734673"/>
          <w:placeholder>
            <w:docPart w:val="DefaultPlaceholder_-1854013440"/>
          </w:placeholder>
        </w:sdtPr>
        <w:sdtContent>
          <w:r w:rsidRPr="36505D84">
            <w:rPr>
              <w:rFonts w:ascii="Calibri" w:eastAsia="Calibri" w:hAnsi="Calibri" w:cs="Calibri"/>
              <w:color w:val="000000" w:themeColor="text1"/>
              <w:lang w:val="en-US"/>
            </w:rPr>
            <w:t>(Homeier et al., 2013a)</w:t>
          </w:r>
        </w:sdtContent>
      </w:sdt>
      <w:r>
        <w:t>.</w:t>
      </w:r>
    </w:p>
    <w:p w14:paraId="278E2442" w14:textId="0A1E59B9" w:rsidR="2AFFC0BC" w:rsidRDefault="22DB630D" w:rsidP="5A406B5B">
      <w:pPr>
        <w:spacing w:before="240" w:after="240" w:line="480" w:lineRule="auto"/>
        <w:jc w:val="both"/>
      </w:pPr>
      <w:r w:rsidRPr="22DB630D">
        <w:rPr>
          <w:rFonts w:ascii="Calibri" w:eastAsia="Calibri" w:hAnsi="Calibri" w:cs="Calibri"/>
          <w:lang w:val="en-US"/>
        </w:rPr>
        <w:t xml:space="preserve">We collected data on commonly </w:t>
      </w:r>
      <w:commentRangeStart w:id="18"/>
      <w:r w:rsidRPr="22DB630D">
        <w:rPr>
          <w:rFonts w:ascii="Calibri" w:eastAsia="Calibri" w:hAnsi="Calibri" w:cs="Calibri"/>
          <w:lang w:val="en-US"/>
        </w:rPr>
        <w:t>occurring species at each elevation</w:t>
      </w:r>
      <w:commentRangeEnd w:id="18"/>
      <w:r w:rsidR="00045A78" w:rsidRPr="22DB630D">
        <w:rPr>
          <w:rStyle w:val="CommentReference"/>
          <w:rFonts w:ascii="Calibri" w:eastAsia="Calibri" w:hAnsi="Calibri" w:cs="Calibri"/>
          <w:sz w:val="22"/>
          <w:szCs w:val="22"/>
          <w:lang w:val="en-US"/>
        </w:rPr>
        <w:commentReference w:id="18"/>
      </w:r>
      <w:r w:rsidRPr="22DB630D">
        <w:rPr>
          <w:rFonts w:ascii="Calibri" w:eastAsia="Calibri" w:hAnsi="Calibri" w:cs="Calibri"/>
          <w:lang w:val="en-US"/>
        </w:rPr>
        <w:t xml:space="preserve">, which have been monitored since the beginning of the experiment. See Table 2. Sampling at 1000 and 3000 m a.s.l. took place in November 2024, while samples at 2000 m a.s.l. were collected in November 2023. All sampled individuals had a diameter at breast height (DBH) greater than 10 cm, except for </w:t>
      </w:r>
      <w:r w:rsidRPr="22DB630D">
        <w:rPr>
          <w:rFonts w:ascii="Calibri" w:eastAsia="Calibri" w:hAnsi="Calibri" w:cs="Calibri"/>
          <w:i/>
          <w:iCs/>
          <w:lang w:val="en-US"/>
        </w:rPr>
        <w:t>Hedyosmum purpurascens</w:t>
      </w:r>
      <w:r w:rsidRPr="22DB630D">
        <w:rPr>
          <w:rFonts w:ascii="Calibri" w:eastAsia="Calibri" w:hAnsi="Calibri" w:cs="Calibri"/>
          <w:lang w:val="en-US"/>
        </w:rPr>
        <w:t>, which ranged between 5 and 10 cm. Details on the number of replicates for each plot at the corresponding elevation levels are provided in Table 2.</w:t>
      </w:r>
    </w:p>
    <w:tbl>
      <w:tblPr>
        <w:tblStyle w:val="PlainTable2"/>
        <w:tblW w:w="7395" w:type="dxa"/>
        <w:tblLook w:val="0600" w:firstRow="0" w:lastRow="0" w:firstColumn="0" w:lastColumn="0" w:noHBand="1" w:noVBand="1"/>
      </w:tblPr>
      <w:tblGrid>
        <w:gridCol w:w="1079"/>
        <w:gridCol w:w="1370"/>
        <w:gridCol w:w="1505"/>
        <w:gridCol w:w="1305"/>
        <w:gridCol w:w="565"/>
        <w:gridCol w:w="441"/>
        <w:gridCol w:w="689"/>
        <w:gridCol w:w="441"/>
      </w:tblGrid>
      <w:tr w:rsidR="091B3756" w14:paraId="233F821A" w14:textId="77777777" w:rsidTr="22DB630D">
        <w:trPr>
          <w:trHeight w:val="300"/>
        </w:trPr>
        <w:tc>
          <w:tcPr>
            <w:tcW w:w="1095" w:type="dxa"/>
            <w:tcBorders>
              <w:top w:val="single" w:sz="8" w:space="0" w:color="7F7F7F" w:themeColor="text1" w:themeTint="80"/>
              <w:left w:val="nil"/>
              <w:bottom w:val="single" w:sz="8" w:space="0" w:color="auto"/>
              <w:right w:val="nil"/>
            </w:tcBorders>
            <w:tcMar>
              <w:left w:w="108" w:type="dxa"/>
              <w:right w:w="108" w:type="dxa"/>
            </w:tcMar>
          </w:tcPr>
          <w:p w14:paraId="6B1212ED" w14:textId="1CF0A720" w:rsidR="091B3756" w:rsidRDefault="091B3756" w:rsidP="091B3756">
            <w:r w:rsidRPr="091B3756">
              <w:rPr>
                <w:rFonts w:ascii="Times New Roman" w:eastAsia="Times New Roman" w:hAnsi="Times New Roman" w:cs="Times New Roman"/>
                <w:b/>
                <w:bCs/>
                <w:sz w:val="20"/>
                <w:szCs w:val="20"/>
              </w:rPr>
              <w:t>Elevation</w:t>
            </w:r>
          </w:p>
        </w:tc>
        <w:tc>
          <w:tcPr>
            <w:tcW w:w="1440" w:type="dxa"/>
            <w:tcBorders>
              <w:top w:val="single" w:sz="8" w:space="0" w:color="7F7F7F" w:themeColor="text1" w:themeTint="80"/>
              <w:left w:val="nil"/>
              <w:bottom w:val="single" w:sz="8" w:space="0" w:color="auto"/>
              <w:right w:val="nil"/>
            </w:tcBorders>
            <w:tcMar>
              <w:left w:w="108" w:type="dxa"/>
              <w:right w:w="108" w:type="dxa"/>
            </w:tcMar>
          </w:tcPr>
          <w:p w14:paraId="4F6997AC" w14:textId="11BD9547" w:rsidR="091B3756" w:rsidRDefault="091B3756" w:rsidP="091B3756">
            <w:r w:rsidRPr="091B3756">
              <w:rPr>
                <w:rFonts w:ascii="Times New Roman" w:eastAsia="Times New Roman" w:hAnsi="Times New Roman" w:cs="Times New Roman"/>
                <w:b/>
                <w:bCs/>
                <w:sz w:val="20"/>
                <w:szCs w:val="20"/>
              </w:rPr>
              <w:t>Vegetation Type</w:t>
            </w:r>
          </w:p>
        </w:tc>
        <w:tc>
          <w:tcPr>
            <w:tcW w:w="1350" w:type="dxa"/>
            <w:tcBorders>
              <w:top w:val="single" w:sz="8" w:space="0" w:color="7F7F7F" w:themeColor="text1" w:themeTint="80"/>
              <w:left w:val="nil"/>
              <w:bottom w:val="single" w:sz="8" w:space="0" w:color="auto"/>
              <w:right w:val="nil"/>
            </w:tcBorders>
            <w:tcMar>
              <w:left w:w="108" w:type="dxa"/>
              <w:right w:w="108" w:type="dxa"/>
            </w:tcMar>
          </w:tcPr>
          <w:p w14:paraId="571A82CA" w14:textId="433E0E25" w:rsidR="091B3756" w:rsidRDefault="091B3756" w:rsidP="091B3756">
            <w:r w:rsidRPr="091B3756">
              <w:rPr>
                <w:rFonts w:ascii="Times New Roman" w:eastAsia="Times New Roman" w:hAnsi="Times New Roman" w:cs="Times New Roman"/>
                <w:b/>
                <w:bCs/>
                <w:sz w:val="20"/>
                <w:szCs w:val="20"/>
              </w:rPr>
              <w:t>Familiy</w:t>
            </w:r>
          </w:p>
        </w:tc>
        <w:tc>
          <w:tcPr>
            <w:tcW w:w="1275" w:type="dxa"/>
            <w:tcBorders>
              <w:top w:val="single" w:sz="8" w:space="0" w:color="7F7F7F" w:themeColor="text1" w:themeTint="80"/>
              <w:left w:val="nil"/>
              <w:bottom w:val="single" w:sz="8" w:space="0" w:color="auto"/>
              <w:right w:val="nil"/>
            </w:tcBorders>
            <w:tcMar>
              <w:left w:w="108" w:type="dxa"/>
              <w:right w:w="108" w:type="dxa"/>
            </w:tcMar>
          </w:tcPr>
          <w:p w14:paraId="294902CE" w14:textId="44CDB6C1" w:rsidR="091B3756" w:rsidRDefault="091B3756" w:rsidP="091B3756">
            <w:r w:rsidRPr="091B3756">
              <w:rPr>
                <w:rFonts w:ascii="Times New Roman" w:eastAsia="Times New Roman" w:hAnsi="Times New Roman" w:cs="Times New Roman"/>
                <w:b/>
                <w:bCs/>
                <w:sz w:val="20"/>
                <w:szCs w:val="20"/>
              </w:rPr>
              <w:t>specie</w:t>
            </w:r>
          </w:p>
        </w:tc>
        <w:tc>
          <w:tcPr>
            <w:tcW w:w="615" w:type="dxa"/>
            <w:tcBorders>
              <w:top w:val="single" w:sz="8" w:space="0" w:color="7F7F7F" w:themeColor="text1" w:themeTint="80"/>
              <w:left w:val="nil"/>
              <w:bottom w:val="single" w:sz="8" w:space="0" w:color="auto"/>
              <w:right w:val="nil"/>
            </w:tcBorders>
            <w:tcMar>
              <w:left w:w="108" w:type="dxa"/>
              <w:right w:w="108" w:type="dxa"/>
            </w:tcMar>
          </w:tcPr>
          <w:p w14:paraId="264473BC" w14:textId="2FADB9D8" w:rsidR="091B3756" w:rsidRDefault="091B3756" w:rsidP="091B3756">
            <w:r w:rsidRPr="091B3756">
              <w:rPr>
                <w:rFonts w:ascii="Times New Roman" w:eastAsia="Times New Roman" w:hAnsi="Times New Roman" w:cs="Times New Roman"/>
                <w:b/>
                <w:bCs/>
                <w:sz w:val="20"/>
                <w:szCs w:val="20"/>
              </w:rPr>
              <w:t>C</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0F442574" w14:textId="1D481ED5" w:rsidR="091B3756" w:rsidRDefault="091B3756" w:rsidP="091B3756">
            <w:r w:rsidRPr="091B3756">
              <w:rPr>
                <w:rFonts w:ascii="Times New Roman" w:eastAsia="Times New Roman" w:hAnsi="Times New Roman" w:cs="Times New Roman"/>
                <w:b/>
                <w:bCs/>
                <w:sz w:val="20"/>
                <w:szCs w:val="20"/>
              </w:rPr>
              <w:t>N</w:t>
            </w:r>
          </w:p>
        </w:tc>
        <w:tc>
          <w:tcPr>
            <w:tcW w:w="720" w:type="dxa"/>
            <w:tcBorders>
              <w:top w:val="single" w:sz="8" w:space="0" w:color="7F7F7F" w:themeColor="text1" w:themeTint="80"/>
              <w:left w:val="nil"/>
              <w:bottom w:val="single" w:sz="8" w:space="0" w:color="auto"/>
              <w:right w:val="nil"/>
            </w:tcBorders>
            <w:tcMar>
              <w:left w:w="108" w:type="dxa"/>
              <w:right w:w="108" w:type="dxa"/>
            </w:tcMar>
          </w:tcPr>
          <w:p w14:paraId="74938B81" w14:textId="6D33A45C" w:rsidR="091B3756" w:rsidRDefault="091B3756" w:rsidP="091B3756">
            <w:r w:rsidRPr="091B3756">
              <w:rPr>
                <w:rFonts w:ascii="Times New Roman" w:eastAsia="Times New Roman" w:hAnsi="Times New Roman" w:cs="Times New Roman"/>
                <w:b/>
                <w:bCs/>
                <w:sz w:val="20"/>
                <w:szCs w:val="20"/>
              </w:rPr>
              <w:t>N+P</w:t>
            </w:r>
          </w:p>
        </w:tc>
        <w:tc>
          <w:tcPr>
            <w:tcW w:w="450" w:type="dxa"/>
            <w:tcBorders>
              <w:top w:val="single" w:sz="8" w:space="0" w:color="7F7F7F" w:themeColor="text1" w:themeTint="80"/>
              <w:left w:val="nil"/>
              <w:bottom w:val="single" w:sz="8" w:space="0" w:color="auto"/>
              <w:right w:val="nil"/>
            </w:tcBorders>
            <w:tcMar>
              <w:left w:w="108" w:type="dxa"/>
              <w:right w:w="108" w:type="dxa"/>
            </w:tcMar>
          </w:tcPr>
          <w:p w14:paraId="23F4E03A" w14:textId="3BB56147" w:rsidR="091B3756" w:rsidRDefault="091B3756" w:rsidP="091B3756">
            <w:r w:rsidRPr="091B3756">
              <w:rPr>
                <w:rFonts w:ascii="Times New Roman" w:eastAsia="Times New Roman" w:hAnsi="Times New Roman" w:cs="Times New Roman"/>
                <w:b/>
                <w:bCs/>
                <w:sz w:val="20"/>
                <w:szCs w:val="20"/>
              </w:rPr>
              <w:t>P</w:t>
            </w:r>
          </w:p>
        </w:tc>
      </w:tr>
      <w:tr w:rsidR="091B3756" w14:paraId="593B9524" w14:textId="77777777" w:rsidTr="22DB630D">
        <w:trPr>
          <w:trHeight w:val="300"/>
        </w:trPr>
        <w:tc>
          <w:tcPr>
            <w:tcW w:w="1095" w:type="dxa"/>
            <w:vMerge w:val="restart"/>
            <w:tcBorders>
              <w:top w:val="single" w:sz="8" w:space="0" w:color="auto"/>
              <w:left w:val="nil"/>
              <w:bottom w:val="single" w:sz="8" w:space="0" w:color="auto"/>
              <w:right w:val="nil"/>
            </w:tcBorders>
            <w:tcMar>
              <w:left w:w="108" w:type="dxa"/>
              <w:right w:w="108" w:type="dxa"/>
            </w:tcMar>
          </w:tcPr>
          <w:p w14:paraId="7B13D24E" w14:textId="0588957C" w:rsidR="091B3756" w:rsidRDefault="091B3756" w:rsidP="091B3756">
            <w:r w:rsidRPr="091B3756">
              <w:rPr>
                <w:rFonts w:ascii="Times New Roman" w:eastAsia="Times New Roman" w:hAnsi="Times New Roman" w:cs="Times New Roman"/>
                <w:sz w:val="20"/>
                <w:szCs w:val="20"/>
              </w:rPr>
              <w:t>1000</w:t>
            </w:r>
          </w:p>
        </w:tc>
        <w:tc>
          <w:tcPr>
            <w:tcW w:w="1440" w:type="dxa"/>
            <w:tcBorders>
              <w:top w:val="single" w:sz="8" w:space="0" w:color="auto"/>
              <w:left w:val="nil"/>
              <w:bottom w:val="single" w:sz="8" w:space="0" w:color="auto"/>
              <w:right w:val="nil"/>
            </w:tcBorders>
            <w:tcMar>
              <w:left w:w="108" w:type="dxa"/>
              <w:right w:w="108" w:type="dxa"/>
            </w:tcMar>
          </w:tcPr>
          <w:p w14:paraId="7BB4DE2D" w14:textId="48E45E61" w:rsidR="091B3756" w:rsidRDefault="091B3756" w:rsidP="091B3756">
            <w:r w:rsidRPr="091B3756">
              <w:rPr>
                <w:rFonts w:ascii="Times New Roman" w:eastAsia="Times New Roman" w:hAnsi="Times New Roman" w:cs="Times New Roman"/>
                <w:i/>
                <w:iCs/>
                <w:sz w:val="20"/>
                <w:szCs w:val="20"/>
              </w:rPr>
              <w:t>Evergreen premontane forest</w:t>
            </w:r>
          </w:p>
        </w:tc>
        <w:tc>
          <w:tcPr>
            <w:tcW w:w="1350" w:type="dxa"/>
            <w:tcBorders>
              <w:top w:val="single" w:sz="8" w:space="0" w:color="auto"/>
              <w:left w:val="nil"/>
              <w:bottom w:val="single" w:sz="8" w:space="0" w:color="auto"/>
              <w:right w:val="nil"/>
            </w:tcBorders>
            <w:tcMar>
              <w:left w:w="108" w:type="dxa"/>
              <w:right w:w="108" w:type="dxa"/>
            </w:tcMar>
          </w:tcPr>
          <w:p w14:paraId="0824D89D" w14:textId="2B689CEF" w:rsidR="091B3756" w:rsidRDefault="091B3756" w:rsidP="091B3756">
            <w:r w:rsidRPr="091B3756">
              <w:rPr>
                <w:rFonts w:ascii="Times New Roman" w:eastAsia="Times New Roman" w:hAnsi="Times New Roman" w:cs="Times New Roman"/>
                <w:i/>
                <w:iCs/>
                <w:sz w:val="20"/>
                <w:szCs w:val="20"/>
              </w:rPr>
              <w:t>Moraceae</w:t>
            </w:r>
          </w:p>
        </w:tc>
        <w:tc>
          <w:tcPr>
            <w:tcW w:w="1275" w:type="dxa"/>
            <w:tcBorders>
              <w:top w:val="single" w:sz="8" w:space="0" w:color="auto"/>
              <w:left w:val="nil"/>
              <w:bottom w:val="single" w:sz="8" w:space="0" w:color="auto"/>
              <w:right w:val="nil"/>
            </w:tcBorders>
            <w:tcMar>
              <w:left w:w="108" w:type="dxa"/>
              <w:right w:w="108" w:type="dxa"/>
            </w:tcMar>
          </w:tcPr>
          <w:p w14:paraId="29DD2FB7" w14:textId="17391F7B" w:rsidR="091B3756" w:rsidRDefault="091B3756" w:rsidP="091B3756">
            <w:r w:rsidRPr="091B3756">
              <w:rPr>
                <w:rFonts w:ascii="Times New Roman" w:eastAsia="Times New Roman" w:hAnsi="Times New Roman" w:cs="Times New Roman"/>
                <w:i/>
                <w:iCs/>
                <w:sz w:val="20"/>
                <w:szCs w:val="20"/>
              </w:rPr>
              <w:t xml:space="preserve">Clarisia racemosa </w:t>
            </w:r>
            <w:r w:rsidRPr="091B3756">
              <w:rPr>
                <w:rFonts w:ascii="Times New Roman" w:eastAsia="Times New Roman" w:hAnsi="Times New Roman" w:cs="Times New Roman"/>
                <w:sz w:val="20"/>
                <w:szCs w:val="20"/>
              </w:rPr>
              <w:t>Ruiz &amp; Pav</w:t>
            </w:r>
          </w:p>
        </w:tc>
        <w:tc>
          <w:tcPr>
            <w:tcW w:w="615" w:type="dxa"/>
            <w:tcBorders>
              <w:top w:val="single" w:sz="8" w:space="0" w:color="auto"/>
              <w:left w:val="nil"/>
              <w:bottom w:val="single" w:sz="8" w:space="0" w:color="auto"/>
              <w:right w:val="nil"/>
            </w:tcBorders>
            <w:tcMar>
              <w:left w:w="108" w:type="dxa"/>
              <w:right w:w="108" w:type="dxa"/>
            </w:tcMar>
          </w:tcPr>
          <w:p w14:paraId="442D34E7" w14:textId="117E2322" w:rsidR="091B3756" w:rsidRDefault="091B3756" w:rsidP="091B3756">
            <w:r w:rsidRPr="091B3756">
              <w:rPr>
                <w:rFonts w:ascii="Times New Roman" w:eastAsia="Times New Roman" w:hAnsi="Times New Roman" w:cs="Times New Roman"/>
                <w:sz w:val="20"/>
                <w:szCs w:val="20"/>
              </w:rPr>
              <w:t>3</w:t>
            </w:r>
          </w:p>
        </w:tc>
        <w:tc>
          <w:tcPr>
            <w:tcW w:w="450" w:type="dxa"/>
            <w:tcBorders>
              <w:top w:val="single" w:sz="8" w:space="0" w:color="auto"/>
              <w:left w:val="nil"/>
              <w:bottom w:val="single" w:sz="8" w:space="0" w:color="auto"/>
              <w:right w:val="nil"/>
            </w:tcBorders>
            <w:tcMar>
              <w:left w:w="108" w:type="dxa"/>
              <w:right w:w="108" w:type="dxa"/>
            </w:tcMar>
          </w:tcPr>
          <w:p w14:paraId="0F141465" w14:textId="40172CE2" w:rsidR="091B3756" w:rsidRDefault="091B3756" w:rsidP="091B3756">
            <w:r w:rsidRPr="091B3756">
              <w:rPr>
                <w:rFonts w:ascii="Times New Roman" w:eastAsia="Times New Roman" w:hAnsi="Times New Roman" w:cs="Times New Roman"/>
                <w:sz w:val="20"/>
                <w:szCs w:val="20"/>
              </w:rPr>
              <w:t>1</w:t>
            </w:r>
          </w:p>
        </w:tc>
        <w:tc>
          <w:tcPr>
            <w:tcW w:w="720" w:type="dxa"/>
            <w:tcBorders>
              <w:top w:val="single" w:sz="8" w:space="0" w:color="auto"/>
              <w:left w:val="nil"/>
              <w:bottom w:val="single" w:sz="8" w:space="0" w:color="auto"/>
              <w:right w:val="nil"/>
            </w:tcBorders>
            <w:tcMar>
              <w:left w:w="108" w:type="dxa"/>
              <w:right w:w="108" w:type="dxa"/>
            </w:tcMar>
          </w:tcPr>
          <w:p w14:paraId="1B4B5C6D" w14:textId="2BC744C5" w:rsidR="091B3756" w:rsidRDefault="091B3756" w:rsidP="091B3756">
            <w:r w:rsidRPr="091B3756">
              <w:rPr>
                <w:rFonts w:ascii="Times New Roman" w:eastAsia="Times New Roman" w:hAnsi="Times New Roman" w:cs="Times New Roman"/>
                <w:sz w:val="20"/>
                <w:szCs w:val="20"/>
              </w:rPr>
              <w:t>4</w:t>
            </w:r>
          </w:p>
        </w:tc>
        <w:tc>
          <w:tcPr>
            <w:tcW w:w="450" w:type="dxa"/>
            <w:tcBorders>
              <w:top w:val="single" w:sz="8" w:space="0" w:color="auto"/>
              <w:left w:val="nil"/>
              <w:bottom w:val="single" w:sz="8" w:space="0" w:color="auto"/>
              <w:right w:val="nil"/>
            </w:tcBorders>
            <w:tcMar>
              <w:left w:w="108" w:type="dxa"/>
              <w:right w:w="108" w:type="dxa"/>
            </w:tcMar>
          </w:tcPr>
          <w:p w14:paraId="0CE49088" w14:textId="38DFB940" w:rsidR="091B3756" w:rsidRDefault="091B3756" w:rsidP="091B3756">
            <w:r w:rsidRPr="091B3756">
              <w:rPr>
                <w:rFonts w:ascii="Times New Roman" w:eastAsia="Times New Roman" w:hAnsi="Times New Roman" w:cs="Times New Roman"/>
                <w:sz w:val="20"/>
                <w:szCs w:val="20"/>
              </w:rPr>
              <w:t>4</w:t>
            </w:r>
          </w:p>
        </w:tc>
      </w:tr>
      <w:tr w:rsidR="091B3756" w14:paraId="5925EA37" w14:textId="77777777" w:rsidTr="22DB630D">
        <w:trPr>
          <w:trHeight w:val="300"/>
        </w:trPr>
        <w:tc>
          <w:tcPr>
            <w:tcW w:w="1095" w:type="dxa"/>
            <w:vMerge/>
            <w:vAlign w:val="center"/>
          </w:tcPr>
          <w:p w14:paraId="49F04141" w14:textId="77777777" w:rsidR="003D7B42" w:rsidRDefault="003D7B42"/>
        </w:tc>
        <w:tc>
          <w:tcPr>
            <w:tcW w:w="1440" w:type="dxa"/>
            <w:tcBorders>
              <w:top w:val="single" w:sz="8" w:space="0" w:color="auto"/>
              <w:left w:val="nil"/>
              <w:bottom w:val="single" w:sz="8" w:space="0" w:color="auto"/>
              <w:right w:val="nil"/>
            </w:tcBorders>
            <w:tcMar>
              <w:left w:w="108" w:type="dxa"/>
              <w:right w:w="108" w:type="dxa"/>
            </w:tcMar>
          </w:tcPr>
          <w:p w14:paraId="49371C16" w14:textId="033EDDDC"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11E144ED" w14:textId="324A45EB" w:rsidR="091B3756" w:rsidRDefault="091B3756" w:rsidP="091B3756">
            <w:r w:rsidRPr="091B3756">
              <w:rPr>
                <w:rFonts w:ascii="Times New Roman" w:eastAsia="Times New Roman" w:hAnsi="Times New Roman" w:cs="Times New Roman"/>
                <w:i/>
                <w:iCs/>
                <w:sz w:val="20"/>
                <w:szCs w:val="20"/>
              </w:rPr>
              <w:t>Sapotaceae</w:t>
            </w:r>
          </w:p>
        </w:tc>
        <w:tc>
          <w:tcPr>
            <w:tcW w:w="1275" w:type="dxa"/>
            <w:tcBorders>
              <w:top w:val="single" w:sz="8" w:space="0" w:color="auto"/>
              <w:left w:val="nil"/>
              <w:bottom w:val="single" w:sz="8" w:space="0" w:color="auto"/>
              <w:right w:val="nil"/>
            </w:tcBorders>
            <w:tcMar>
              <w:left w:w="108" w:type="dxa"/>
              <w:right w:w="108" w:type="dxa"/>
            </w:tcMar>
          </w:tcPr>
          <w:p w14:paraId="0B19075A" w14:textId="7B69B44D" w:rsidR="091B3756" w:rsidRDefault="091B3756" w:rsidP="091B3756">
            <w:r w:rsidRPr="091B3756">
              <w:rPr>
                <w:rFonts w:ascii="Times New Roman" w:eastAsia="Times New Roman" w:hAnsi="Times New Roman" w:cs="Times New Roman"/>
                <w:i/>
                <w:iCs/>
                <w:sz w:val="20"/>
                <w:szCs w:val="20"/>
              </w:rPr>
              <w:t xml:space="preserve">Pouteria torta (Mart.) </w:t>
            </w:r>
            <w:r w:rsidRPr="091B3756">
              <w:rPr>
                <w:rFonts w:ascii="Times New Roman" w:eastAsia="Times New Roman" w:hAnsi="Times New Roman" w:cs="Times New Roman"/>
                <w:sz w:val="20"/>
                <w:szCs w:val="20"/>
              </w:rPr>
              <w:t>Radlk</w:t>
            </w:r>
          </w:p>
        </w:tc>
        <w:tc>
          <w:tcPr>
            <w:tcW w:w="615" w:type="dxa"/>
            <w:tcBorders>
              <w:top w:val="single" w:sz="8" w:space="0" w:color="auto"/>
              <w:left w:val="nil"/>
              <w:bottom w:val="single" w:sz="8" w:space="0" w:color="auto"/>
              <w:right w:val="nil"/>
            </w:tcBorders>
            <w:tcMar>
              <w:left w:w="108" w:type="dxa"/>
              <w:right w:w="108" w:type="dxa"/>
            </w:tcMar>
          </w:tcPr>
          <w:p w14:paraId="411555E3" w14:textId="70E83776" w:rsidR="091B3756" w:rsidRDefault="091B3756" w:rsidP="091B3756">
            <w:r w:rsidRPr="091B3756">
              <w:rPr>
                <w:rFonts w:ascii="Times New Roman" w:eastAsia="Times New Roman" w:hAnsi="Times New Roman" w:cs="Times New Roman"/>
                <w:sz w:val="20"/>
                <w:szCs w:val="20"/>
              </w:rPr>
              <w:t>11</w:t>
            </w:r>
          </w:p>
        </w:tc>
        <w:tc>
          <w:tcPr>
            <w:tcW w:w="450" w:type="dxa"/>
            <w:tcBorders>
              <w:top w:val="single" w:sz="8" w:space="0" w:color="auto"/>
              <w:left w:val="nil"/>
              <w:bottom w:val="single" w:sz="8" w:space="0" w:color="auto"/>
              <w:right w:val="nil"/>
            </w:tcBorders>
            <w:tcMar>
              <w:left w:w="108" w:type="dxa"/>
              <w:right w:w="108" w:type="dxa"/>
            </w:tcMar>
          </w:tcPr>
          <w:p w14:paraId="4CFAEE49" w14:textId="304747C3" w:rsidR="091B3756" w:rsidRDefault="091B3756" w:rsidP="091B3756">
            <w:r w:rsidRPr="091B3756">
              <w:rPr>
                <w:rFonts w:ascii="Times New Roman" w:eastAsia="Times New Roman" w:hAnsi="Times New Roman" w:cs="Times New Roman"/>
                <w:sz w:val="20"/>
                <w:szCs w:val="20"/>
              </w:rPr>
              <w:t>10</w:t>
            </w:r>
          </w:p>
        </w:tc>
        <w:tc>
          <w:tcPr>
            <w:tcW w:w="720" w:type="dxa"/>
            <w:tcBorders>
              <w:top w:val="single" w:sz="8" w:space="0" w:color="auto"/>
              <w:left w:val="nil"/>
              <w:bottom w:val="single" w:sz="8" w:space="0" w:color="auto"/>
              <w:right w:val="nil"/>
            </w:tcBorders>
            <w:tcMar>
              <w:left w:w="108" w:type="dxa"/>
              <w:right w:w="108" w:type="dxa"/>
            </w:tcMar>
          </w:tcPr>
          <w:p w14:paraId="3CF63DCB" w14:textId="021A72E5" w:rsidR="091B3756" w:rsidRDefault="091B3756" w:rsidP="091B3756">
            <w:r w:rsidRPr="091B3756">
              <w:rPr>
                <w:rFonts w:ascii="Times New Roman" w:eastAsia="Times New Roman" w:hAnsi="Times New Roman" w:cs="Times New Roman"/>
                <w:sz w:val="20"/>
                <w:szCs w:val="20"/>
              </w:rPr>
              <w:t>7</w:t>
            </w:r>
          </w:p>
        </w:tc>
        <w:tc>
          <w:tcPr>
            <w:tcW w:w="450" w:type="dxa"/>
            <w:tcBorders>
              <w:top w:val="single" w:sz="8" w:space="0" w:color="auto"/>
              <w:left w:val="nil"/>
              <w:bottom w:val="single" w:sz="8" w:space="0" w:color="auto"/>
              <w:right w:val="nil"/>
            </w:tcBorders>
            <w:tcMar>
              <w:left w:w="108" w:type="dxa"/>
              <w:right w:w="108" w:type="dxa"/>
            </w:tcMar>
          </w:tcPr>
          <w:p w14:paraId="39C6EEEC" w14:textId="596C68A7" w:rsidR="091B3756" w:rsidRDefault="091B3756" w:rsidP="091B3756">
            <w:r w:rsidRPr="091B3756">
              <w:rPr>
                <w:rFonts w:ascii="Times New Roman" w:eastAsia="Times New Roman" w:hAnsi="Times New Roman" w:cs="Times New Roman"/>
                <w:sz w:val="20"/>
                <w:szCs w:val="20"/>
              </w:rPr>
              <w:t>8</w:t>
            </w:r>
          </w:p>
        </w:tc>
      </w:tr>
      <w:tr w:rsidR="091B3756" w14:paraId="25E10C3C" w14:textId="77777777" w:rsidTr="22DB630D">
        <w:trPr>
          <w:trHeight w:val="300"/>
        </w:trPr>
        <w:tc>
          <w:tcPr>
            <w:tcW w:w="1095" w:type="dxa"/>
            <w:vMerge w:val="restart"/>
            <w:tcBorders>
              <w:top w:val="nil"/>
              <w:left w:val="nil"/>
              <w:bottom w:val="single" w:sz="8" w:space="0" w:color="auto"/>
              <w:right w:val="nil"/>
            </w:tcBorders>
            <w:tcMar>
              <w:left w:w="108" w:type="dxa"/>
              <w:right w:w="108" w:type="dxa"/>
            </w:tcMar>
          </w:tcPr>
          <w:p w14:paraId="143213EA" w14:textId="4A632B5C" w:rsidR="091B3756" w:rsidRDefault="091B3756" w:rsidP="091B3756">
            <w:r w:rsidRPr="091B3756">
              <w:rPr>
                <w:rFonts w:ascii="Times New Roman" w:eastAsia="Times New Roman" w:hAnsi="Times New Roman" w:cs="Times New Roman"/>
                <w:sz w:val="20"/>
                <w:szCs w:val="20"/>
              </w:rPr>
              <w:t>2000</w:t>
            </w:r>
          </w:p>
        </w:tc>
        <w:tc>
          <w:tcPr>
            <w:tcW w:w="1440" w:type="dxa"/>
            <w:tcBorders>
              <w:top w:val="single" w:sz="8" w:space="0" w:color="auto"/>
              <w:left w:val="nil"/>
              <w:bottom w:val="single" w:sz="8" w:space="0" w:color="auto"/>
              <w:right w:val="nil"/>
            </w:tcBorders>
            <w:tcMar>
              <w:left w:w="108" w:type="dxa"/>
              <w:right w:w="108" w:type="dxa"/>
            </w:tcMar>
          </w:tcPr>
          <w:p w14:paraId="58E3A137" w14:textId="66327893" w:rsidR="091B3756" w:rsidRDefault="091B3756" w:rsidP="091B3756">
            <w:r w:rsidRPr="091B3756">
              <w:rPr>
                <w:rFonts w:ascii="Times New Roman" w:eastAsia="Times New Roman" w:hAnsi="Times New Roman" w:cs="Times New Roman"/>
                <w:i/>
                <w:iCs/>
                <w:sz w:val="20"/>
                <w:szCs w:val="20"/>
              </w:rPr>
              <w:t>Evergreen lower montane forest</w:t>
            </w:r>
          </w:p>
        </w:tc>
        <w:tc>
          <w:tcPr>
            <w:tcW w:w="1350" w:type="dxa"/>
            <w:tcBorders>
              <w:top w:val="single" w:sz="8" w:space="0" w:color="auto"/>
              <w:left w:val="nil"/>
              <w:bottom w:val="single" w:sz="8" w:space="0" w:color="auto"/>
              <w:right w:val="nil"/>
            </w:tcBorders>
            <w:tcMar>
              <w:left w:w="108" w:type="dxa"/>
              <w:right w:w="108" w:type="dxa"/>
            </w:tcMar>
          </w:tcPr>
          <w:p w14:paraId="5EAC7930" w14:textId="491CE8CD" w:rsidR="091B3756" w:rsidRDefault="091B3756" w:rsidP="091B3756">
            <w:r w:rsidRPr="091B3756">
              <w:rPr>
                <w:rFonts w:ascii="Times New Roman" w:eastAsia="Times New Roman" w:hAnsi="Times New Roman" w:cs="Times New Roman"/>
                <w:i/>
                <w:iCs/>
                <w:sz w:val="20"/>
                <w:szCs w:val="20"/>
              </w:rPr>
              <w:t>Euphorbiaceae</w:t>
            </w:r>
          </w:p>
        </w:tc>
        <w:tc>
          <w:tcPr>
            <w:tcW w:w="1275" w:type="dxa"/>
            <w:tcBorders>
              <w:top w:val="single" w:sz="8" w:space="0" w:color="auto"/>
              <w:left w:val="nil"/>
              <w:bottom w:val="single" w:sz="8" w:space="0" w:color="auto"/>
              <w:right w:val="nil"/>
            </w:tcBorders>
            <w:tcMar>
              <w:left w:w="108" w:type="dxa"/>
              <w:right w:w="108" w:type="dxa"/>
            </w:tcMar>
          </w:tcPr>
          <w:p w14:paraId="36D645FF" w14:textId="7147E029" w:rsidR="091B3756" w:rsidRDefault="091B3756" w:rsidP="091B3756">
            <w:r w:rsidRPr="091B3756">
              <w:rPr>
                <w:rFonts w:ascii="Times New Roman" w:eastAsia="Times New Roman" w:hAnsi="Times New Roman" w:cs="Times New Roman"/>
                <w:i/>
                <w:iCs/>
                <w:sz w:val="20"/>
                <w:szCs w:val="20"/>
              </w:rPr>
              <w:t xml:space="preserve">Alchornea lojaensis </w:t>
            </w:r>
            <w:r w:rsidRPr="091B3756">
              <w:rPr>
                <w:rFonts w:ascii="Times New Roman" w:eastAsia="Times New Roman" w:hAnsi="Times New Roman" w:cs="Times New Roman"/>
                <w:sz w:val="20"/>
                <w:szCs w:val="20"/>
              </w:rPr>
              <w:t>Secco</w:t>
            </w:r>
          </w:p>
        </w:tc>
        <w:tc>
          <w:tcPr>
            <w:tcW w:w="615" w:type="dxa"/>
            <w:tcBorders>
              <w:top w:val="single" w:sz="8" w:space="0" w:color="auto"/>
              <w:left w:val="nil"/>
              <w:bottom w:val="single" w:sz="8" w:space="0" w:color="auto"/>
              <w:right w:val="nil"/>
            </w:tcBorders>
            <w:tcMar>
              <w:left w:w="108" w:type="dxa"/>
              <w:right w:w="108" w:type="dxa"/>
            </w:tcMar>
          </w:tcPr>
          <w:p w14:paraId="51E8B999" w14:textId="31C43605" w:rsidR="091B3756" w:rsidRDefault="091B3756" w:rsidP="091B3756">
            <w:r w:rsidRPr="091B3756">
              <w:rPr>
                <w:rFonts w:ascii="Times New Roman" w:eastAsia="Times New Roman" w:hAnsi="Times New Roman" w:cs="Times New Roman"/>
                <w:sz w:val="20"/>
                <w:szCs w:val="20"/>
              </w:rPr>
              <w:t>12</w:t>
            </w:r>
          </w:p>
        </w:tc>
        <w:tc>
          <w:tcPr>
            <w:tcW w:w="450" w:type="dxa"/>
            <w:tcBorders>
              <w:top w:val="single" w:sz="8" w:space="0" w:color="auto"/>
              <w:left w:val="nil"/>
              <w:bottom w:val="single" w:sz="8" w:space="0" w:color="auto"/>
              <w:right w:val="nil"/>
            </w:tcBorders>
            <w:tcMar>
              <w:left w:w="108" w:type="dxa"/>
              <w:right w:w="108" w:type="dxa"/>
            </w:tcMar>
          </w:tcPr>
          <w:p w14:paraId="2A7CB9BD" w14:textId="3957FA76" w:rsidR="091B3756" w:rsidRDefault="091B3756" w:rsidP="091B3756">
            <w:r w:rsidRPr="091B3756">
              <w:rPr>
                <w:rFonts w:ascii="Times New Roman" w:eastAsia="Times New Roman" w:hAnsi="Times New Roman" w:cs="Times New Roman"/>
                <w:sz w:val="20"/>
                <w:szCs w:val="20"/>
              </w:rPr>
              <w:t>9</w:t>
            </w:r>
          </w:p>
        </w:tc>
        <w:tc>
          <w:tcPr>
            <w:tcW w:w="720" w:type="dxa"/>
            <w:tcBorders>
              <w:top w:val="single" w:sz="8" w:space="0" w:color="auto"/>
              <w:left w:val="nil"/>
              <w:bottom w:val="single" w:sz="8" w:space="0" w:color="auto"/>
              <w:right w:val="nil"/>
            </w:tcBorders>
            <w:tcMar>
              <w:left w:w="108" w:type="dxa"/>
              <w:right w:w="108" w:type="dxa"/>
            </w:tcMar>
          </w:tcPr>
          <w:p w14:paraId="386E7E2C" w14:textId="2D1ED31B" w:rsidR="091B3756" w:rsidRDefault="091B3756" w:rsidP="091B3756">
            <w:r w:rsidRPr="091B3756">
              <w:rPr>
                <w:rFonts w:ascii="Times New Roman" w:eastAsia="Times New Roman" w:hAnsi="Times New Roman" w:cs="Times New Roman"/>
                <w:sz w:val="20"/>
                <w:szCs w:val="20"/>
              </w:rPr>
              <w:t>8</w:t>
            </w:r>
          </w:p>
        </w:tc>
        <w:tc>
          <w:tcPr>
            <w:tcW w:w="450" w:type="dxa"/>
            <w:tcBorders>
              <w:top w:val="single" w:sz="8" w:space="0" w:color="auto"/>
              <w:left w:val="nil"/>
              <w:bottom w:val="single" w:sz="8" w:space="0" w:color="auto"/>
              <w:right w:val="nil"/>
            </w:tcBorders>
            <w:tcMar>
              <w:left w:w="108" w:type="dxa"/>
              <w:right w:w="108" w:type="dxa"/>
            </w:tcMar>
          </w:tcPr>
          <w:p w14:paraId="27C71760" w14:textId="27257A48" w:rsidR="091B3756" w:rsidRDefault="091B3756" w:rsidP="091B3756">
            <w:r w:rsidRPr="091B3756">
              <w:rPr>
                <w:rFonts w:ascii="Times New Roman" w:eastAsia="Times New Roman" w:hAnsi="Times New Roman" w:cs="Times New Roman"/>
                <w:sz w:val="20"/>
                <w:szCs w:val="20"/>
              </w:rPr>
              <w:t>15</w:t>
            </w:r>
          </w:p>
        </w:tc>
      </w:tr>
      <w:tr w:rsidR="091B3756" w14:paraId="0A35477E" w14:textId="77777777" w:rsidTr="22DB630D">
        <w:trPr>
          <w:trHeight w:val="300"/>
        </w:trPr>
        <w:tc>
          <w:tcPr>
            <w:tcW w:w="1095" w:type="dxa"/>
            <w:vMerge/>
            <w:vAlign w:val="center"/>
          </w:tcPr>
          <w:p w14:paraId="1A79C5E3" w14:textId="77777777" w:rsidR="003D7B42" w:rsidRDefault="003D7B42"/>
        </w:tc>
        <w:tc>
          <w:tcPr>
            <w:tcW w:w="1440" w:type="dxa"/>
            <w:tcBorders>
              <w:top w:val="single" w:sz="8" w:space="0" w:color="auto"/>
              <w:left w:val="nil"/>
              <w:bottom w:val="single" w:sz="8" w:space="0" w:color="auto"/>
              <w:right w:val="nil"/>
            </w:tcBorders>
            <w:tcMar>
              <w:left w:w="108" w:type="dxa"/>
              <w:right w:w="108" w:type="dxa"/>
            </w:tcMar>
          </w:tcPr>
          <w:p w14:paraId="0C5C2AD3" w14:textId="23BD000E"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auto"/>
              <w:right w:val="nil"/>
            </w:tcBorders>
            <w:tcMar>
              <w:left w:w="108" w:type="dxa"/>
              <w:right w:w="108" w:type="dxa"/>
            </w:tcMar>
          </w:tcPr>
          <w:p w14:paraId="2B6FD13E" w14:textId="09514907" w:rsidR="091B3756" w:rsidRDefault="091B3756" w:rsidP="091B3756">
            <w:r w:rsidRPr="091B3756">
              <w:rPr>
                <w:rFonts w:ascii="Times New Roman" w:eastAsia="Times New Roman" w:hAnsi="Times New Roman" w:cs="Times New Roman"/>
                <w:i/>
                <w:iCs/>
                <w:sz w:val="20"/>
                <w:szCs w:val="20"/>
              </w:rPr>
              <w:t>Myrtaceae</w:t>
            </w:r>
          </w:p>
        </w:tc>
        <w:tc>
          <w:tcPr>
            <w:tcW w:w="1275" w:type="dxa"/>
            <w:tcBorders>
              <w:top w:val="single" w:sz="8" w:space="0" w:color="auto"/>
              <w:left w:val="nil"/>
              <w:bottom w:val="single" w:sz="8" w:space="0" w:color="auto"/>
              <w:right w:val="nil"/>
            </w:tcBorders>
            <w:tcMar>
              <w:left w:w="108" w:type="dxa"/>
              <w:right w:w="108" w:type="dxa"/>
            </w:tcMar>
          </w:tcPr>
          <w:p w14:paraId="178B120F" w14:textId="6169480E" w:rsidR="091B3756" w:rsidRDefault="091B3756" w:rsidP="091B3756">
            <w:r w:rsidRPr="091B3756">
              <w:rPr>
                <w:rFonts w:ascii="Times New Roman" w:eastAsia="Times New Roman" w:hAnsi="Times New Roman" w:cs="Times New Roman"/>
                <w:i/>
                <w:iCs/>
                <w:sz w:val="20"/>
                <w:szCs w:val="20"/>
              </w:rPr>
              <w:t>Myrcia sp nov</w:t>
            </w:r>
          </w:p>
        </w:tc>
        <w:tc>
          <w:tcPr>
            <w:tcW w:w="615" w:type="dxa"/>
            <w:tcBorders>
              <w:top w:val="single" w:sz="8" w:space="0" w:color="auto"/>
              <w:left w:val="nil"/>
              <w:bottom w:val="single" w:sz="8" w:space="0" w:color="auto"/>
              <w:right w:val="nil"/>
            </w:tcBorders>
            <w:tcMar>
              <w:left w:w="108" w:type="dxa"/>
              <w:right w:w="108" w:type="dxa"/>
            </w:tcMar>
          </w:tcPr>
          <w:p w14:paraId="55731E4A" w14:textId="61943A76" w:rsidR="091B3756" w:rsidRDefault="091B3756" w:rsidP="091B3756">
            <w:r w:rsidRPr="091B3756">
              <w:rPr>
                <w:rFonts w:ascii="Times New Roman" w:eastAsia="Times New Roman" w:hAnsi="Times New Roman" w:cs="Times New Roman"/>
                <w:sz w:val="20"/>
                <w:szCs w:val="20"/>
              </w:rPr>
              <w:t>15</w:t>
            </w:r>
          </w:p>
        </w:tc>
        <w:tc>
          <w:tcPr>
            <w:tcW w:w="450" w:type="dxa"/>
            <w:tcBorders>
              <w:top w:val="single" w:sz="8" w:space="0" w:color="auto"/>
              <w:left w:val="nil"/>
              <w:bottom w:val="single" w:sz="8" w:space="0" w:color="auto"/>
              <w:right w:val="nil"/>
            </w:tcBorders>
            <w:tcMar>
              <w:left w:w="108" w:type="dxa"/>
              <w:right w:w="108" w:type="dxa"/>
            </w:tcMar>
          </w:tcPr>
          <w:p w14:paraId="5B311C84" w14:textId="16BFB891" w:rsidR="091B3756" w:rsidRDefault="091B3756" w:rsidP="091B3756">
            <w:r w:rsidRPr="091B3756">
              <w:rPr>
                <w:rFonts w:ascii="Times New Roman" w:eastAsia="Times New Roman" w:hAnsi="Times New Roman" w:cs="Times New Roman"/>
                <w:sz w:val="20"/>
                <w:szCs w:val="20"/>
              </w:rPr>
              <w:t>10</w:t>
            </w:r>
          </w:p>
        </w:tc>
        <w:tc>
          <w:tcPr>
            <w:tcW w:w="720" w:type="dxa"/>
            <w:tcBorders>
              <w:top w:val="single" w:sz="8" w:space="0" w:color="auto"/>
              <w:left w:val="nil"/>
              <w:bottom w:val="single" w:sz="8" w:space="0" w:color="auto"/>
              <w:right w:val="nil"/>
            </w:tcBorders>
            <w:tcMar>
              <w:left w:w="108" w:type="dxa"/>
              <w:right w:w="108" w:type="dxa"/>
            </w:tcMar>
          </w:tcPr>
          <w:p w14:paraId="608FFF8A" w14:textId="6F8DACDD" w:rsidR="091B3756" w:rsidRDefault="091B3756" w:rsidP="091B3756">
            <w:r w:rsidRPr="091B3756">
              <w:rPr>
                <w:rFonts w:ascii="Times New Roman" w:eastAsia="Times New Roman" w:hAnsi="Times New Roman" w:cs="Times New Roman"/>
                <w:sz w:val="20"/>
                <w:szCs w:val="20"/>
              </w:rPr>
              <w:t>13</w:t>
            </w:r>
          </w:p>
        </w:tc>
        <w:tc>
          <w:tcPr>
            <w:tcW w:w="450" w:type="dxa"/>
            <w:tcBorders>
              <w:top w:val="single" w:sz="8" w:space="0" w:color="auto"/>
              <w:left w:val="nil"/>
              <w:bottom w:val="single" w:sz="8" w:space="0" w:color="auto"/>
              <w:right w:val="nil"/>
            </w:tcBorders>
            <w:tcMar>
              <w:left w:w="108" w:type="dxa"/>
              <w:right w:w="108" w:type="dxa"/>
            </w:tcMar>
          </w:tcPr>
          <w:p w14:paraId="61F9E5F5" w14:textId="5ED33B98" w:rsidR="091B3756" w:rsidRDefault="091B3756" w:rsidP="091B3756">
            <w:r w:rsidRPr="091B3756">
              <w:rPr>
                <w:rFonts w:ascii="Times New Roman" w:eastAsia="Times New Roman" w:hAnsi="Times New Roman" w:cs="Times New Roman"/>
                <w:sz w:val="20"/>
                <w:szCs w:val="20"/>
              </w:rPr>
              <w:t>11</w:t>
            </w:r>
          </w:p>
        </w:tc>
      </w:tr>
      <w:tr w:rsidR="091B3756" w14:paraId="5FF628E8" w14:textId="77777777" w:rsidTr="22DB630D">
        <w:trPr>
          <w:trHeight w:val="300"/>
        </w:trPr>
        <w:tc>
          <w:tcPr>
            <w:tcW w:w="1095" w:type="dxa"/>
            <w:vMerge w:val="restart"/>
            <w:tcBorders>
              <w:top w:val="nil"/>
              <w:left w:val="nil"/>
              <w:bottom w:val="single" w:sz="8" w:space="0" w:color="7F7F7F" w:themeColor="text1" w:themeTint="80"/>
              <w:right w:val="nil"/>
            </w:tcBorders>
            <w:tcMar>
              <w:left w:w="108" w:type="dxa"/>
              <w:right w:w="108" w:type="dxa"/>
            </w:tcMar>
          </w:tcPr>
          <w:p w14:paraId="2056177E" w14:textId="45E266E0" w:rsidR="091B3756" w:rsidRDefault="091B3756" w:rsidP="091B3756">
            <w:r w:rsidRPr="091B3756">
              <w:rPr>
                <w:rFonts w:ascii="Times New Roman" w:eastAsia="Times New Roman" w:hAnsi="Times New Roman" w:cs="Times New Roman"/>
                <w:sz w:val="20"/>
                <w:szCs w:val="20"/>
              </w:rPr>
              <w:t>3000</w:t>
            </w:r>
          </w:p>
        </w:tc>
        <w:tc>
          <w:tcPr>
            <w:tcW w:w="1440" w:type="dxa"/>
            <w:tcBorders>
              <w:top w:val="single" w:sz="8" w:space="0" w:color="auto"/>
              <w:left w:val="nil"/>
              <w:bottom w:val="single" w:sz="8" w:space="0" w:color="auto"/>
              <w:right w:val="nil"/>
            </w:tcBorders>
            <w:tcMar>
              <w:left w:w="108" w:type="dxa"/>
              <w:right w:w="108" w:type="dxa"/>
            </w:tcMar>
          </w:tcPr>
          <w:p w14:paraId="3E3C4F7F" w14:textId="2A91E3E2" w:rsidR="091B3756" w:rsidRDefault="091B3756" w:rsidP="091B3756">
            <w:r w:rsidRPr="091B3756">
              <w:rPr>
                <w:rFonts w:ascii="Times New Roman" w:eastAsia="Times New Roman" w:hAnsi="Times New Roman" w:cs="Times New Roman"/>
                <w:i/>
                <w:iCs/>
                <w:sz w:val="20"/>
                <w:szCs w:val="20"/>
              </w:rPr>
              <w:t>Evergreen upper montane forest</w:t>
            </w:r>
          </w:p>
        </w:tc>
        <w:tc>
          <w:tcPr>
            <w:tcW w:w="1350" w:type="dxa"/>
            <w:tcBorders>
              <w:top w:val="single" w:sz="8" w:space="0" w:color="auto"/>
              <w:left w:val="nil"/>
              <w:bottom w:val="single" w:sz="8" w:space="0" w:color="auto"/>
              <w:right w:val="nil"/>
            </w:tcBorders>
            <w:tcMar>
              <w:left w:w="108" w:type="dxa"/>
              <w:right w:w="108" w:type="dxa"/>
            </w:tcMar>
          </w:tcPr>
          <w:p w14:paraId="10797100" w14:textId="7FF98516" w:rsidR="091B3756" w:rsidRDefault="091B3756" w:rsidP="091B3756">
            <w:r w:rsidRPr="091B3756">
              <w:rPr>
                <w:rFonts w:ascii="Times New Roman" w:eastAsia="Times New Roman" w:hAnsi="Times New Roman" w:cs="Times New Roman"/>
                <w:i/>
                <w:iCs/>
                <w:sz w:val="20"/>
                <w:szCs w:val="20"/>
              </w:rPr>
              <w:t>Chloranthaceae</w:t>
            </w:r>
          </w:p>
        </w:tc>
        <w:tc>
          <w:tcPr>
            <w:tcW w:w="1275" w:type="dxa"/>
            <w:tcBorders>
              <w:top w:val="single" w:sz="8" w:space="0" w:color="auto"/>
              <w:left w:val="nil"/>
              <w:bottom w:val="single" w:sz="8" w:space="0" w:color="auto"/>
              <w:right w:val="nil"/>
            </w:tcBorders>
            <w:tcMar>
              <w:left w:w="108" w:type="dxa"/>
              <w:right w:w="108" w:type="dxa"/>
            </w:tcMar>
          </w:tcPr>
          <w:p w14:paraId="11264F1F" w14:textId="5B628D16" w:rsidR="091B3756" w:rsidRDefault="091B3756" w:rsidP="091B3756">
            <w:r w:rsidRPr="091B3756">
              <w:rPr>
                <w:rFonts w:ascii="Times New Roman" w:eastAsia="Times New Roman" w:hAnsi="Times New Roman" w:cs="Times New Roman"/>
                <w:i/>
                <w:iCs/>
                <w:sz w:val="20"/>
                <w:szCs w:val="20"/>
              </w:rPr>
              <w:t xml:space="preserve">Hedyosmun purpurascens </w:t>
            </w:r>
            <w:r w:rsidRPr="091B3756">
              <w:rPr>
                <w:rFonts w:ascii="Times New Roman" w:eastAsia="Times New Roman" w:hAnsi="Times New Roman" w:cs="Times New Roman"/>
                <w:sz w:val="20"/>
                <w:szCs w:val="20"/>
              </w:rPr>
              <w:t>Todzia</w:t>
            </w:r>
          </w:p>
        </w:tc>
        <w:tc>
          <w:tcPr>
            <w:tcW w:w="615" w:type="dxa"/>
            <w:tcBorders>
              <w:top w:val="single" w:sz="8" w:space="0" w:color="auto"/>
              <w:left w:val="nil"/>
              <w:bottom w:val="single" w:sz="8" w:space="0" w:color="auto"/>
              <w:right w:val="nil"/>
            </w:tcBorders>
            <w:tcMar>
              <w:left w:w="108" w:type="dxa"/>
              <w:right w:w="108" w:type="dxa"/>
            </w:tcMar>
          </w:tcPr>
          <w:p w14:paraId="36F30714" w14:textId="7EFFB045"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auto"/>
              <w:right w:val="nil"/>
            </w:tcBorders>
            <w:tcMar>
              <w:left w:w="108" w:type="dxa"/>
              <w:right w:w="108" w:type="dxa"/>
            </w:tcMar>
          </w:tcPr>
          <w:p w14:paraId="72671334" w14:textId="14C76332" w:rsidR="091B3756" w:rsidRDefault="091B3756" w:rsidP="091B3756">
            <w:r w:rsidRPr="091B3756">
              <w:rPr>
                <w:rFonts w:ascii="Times New Roman" w:eastAsia="Times New Roman" w:hAnsi="Times New Roman" w:cs="Times New Roman"/>
                <w:sz w:val="20"/>
                <w:szCs w:val="20"/>
              </w:rPr>
              <w:t>6</w:t>
            </w:r>
          </w:p>
        </w:tc>
        <w:tc>
          <w:tcPr>
            <w:tcW w:w="720" w:type="dxa"/>
            <w:tcBorders>
              <w:top w:val="single" w:sz="8" w:space="0" w:color="auto"/>
              <w:left w:val="nil"/>
              <w:bottom w:val="single" w:sz="8" w:space="0" w:color="auto"/>
              <w:right w:val="nil"/>
            </w:tcBorders>
            <w:tcMar>
              <w:left w:w="108" w:type="dxa"/>
              <w:right w:w="108" w:type="dxa"/>
            </w:tcMar>
          </w:tcPr>
          <w:p w14:paraId="0CF89B4C" w14:textId="18E051E6" w:rsidR="091B3756" w:rsidRDefault="091B3756" w:rsidP="091B3756">
            <w:r w:rsidRPr="091B3756">
              <w:rPr>
                <w:rFonts w:ascii="Times New Roman" w:eastAsia="Times New Roman" w:hAnsi="Times New Roman" w:cs="Times New Roman"/>
                <w:sz w:val="20"/>
                <w:szCs w:val="20"/>
              </w:rPr>
              <w:t>3</w:t>
            </w:r>
          </w:p>
        </w:tc>
        <w:tc>
          <w:tcPr>
            <w:tcW w:w="450" w:type="dxa"/>
            <w:tcBorders>
              <w:top w:val="single" w:sz="8" w:space="0" w:color="auto"/>
              <w:left w:val="nil"/>
              <w:bottom w:val="single" w:sz="8" w:space="0" w:color="auto"/>
              <w:right w:val="nil"/>
            </w:tcBorders>
            <w:tcMar>
              <w:left w:w="108" w:type="dxa"/>
              <w:right w:w="108" w:type="dxa"/>
            </w:tcMar>
          </w:tcPr>
          <w:p w14:paraId="063FA3FF" w14:textId="5FFB0A0E" w:rsidR="091B3756" w:rsidRDefault="091B3756" w:rsidP="091B3756">
            <w:r w:rsidRPr="091B3756">
              <w:rPr>
                <w:rFonts w:ascii="Times New Roman" w:eastAsia="Times New Roman" w:hAnsi="Times New Roman" w:cs="Times New Roman"/>
                <w:sz w:val="20"/>
                <w:szCs w:val="20"/>
              </w:rPr>
              <w:t>7</w:t>
            </w:r>
          </w:p>
        </w:tc>
      </w:tr>
      <w:tr w:rsidR="091B3756" w14:paraId="653CF8E1" w14:textId="77777777" w:rsidTr="22DB630D">
        <w:trPr>
          <w:trHeight w:val="300"/>
        </w:trPr>
        <w:tc>
          <w:tcPr>
            <w:tcW w:w="1095" w:type="dxa"/>
            <w:vMerge/>
            <w:vAlign w:val="center"/>
          </w:tcPr>
          <w:p w14:paraId="65348E42" w14:textId="77777777" w:rsidR="003D7B42" w:rsidRDefault="003D7B42"/>
        </w:tc>
        <w:tc>
          <w:tcPr>
            <w:tcW w:w="1440" w:type="dxa"/>
            <w:tcBorders>
              <w:top w:val="single" w:sz="8" w:space="0" w:color="auto"/>
              <w:left w:val="nil"/>
              <w:bottom w:val="single" w:sz="8" w:space="0" w:color="7F7F7F" w:themeColor="text1" w:themeTint="80"/>
              <w:right w:val="nil"/>
            </w:tcBorders>
            <w:tcMar>
              <w:left w:w="108" w:type="dxa"/>
              <w:right w:w="108" w:type="dxa"/>
            </w:tcMar>
          </w:tcPr>
          <w:p w14:paraId="37E3344B" w14:textId="04B3B5B0" w:rsidR="091B3756" w:rsidRDefault="091B3756" w:rsidP="091B3756">
            <w:r w:rsidRPr="091B3756">
              <w:rPr>
                <w:rFonts w:ascii="Times New Roman" w:eastAsia="Times New Roman" w:hAnsi="Times New Roman" w:cs="Times New Roman"/>
                <w:i/>
                <w:iCs/>
                <w:sz w:val="20"/>
                <w:szCs w:val="20"/>
              </w:rPr>
              <w:t xml:space="preserve"> </w:t>
            </w:r>
          </w:p>
        </w:tc>
        <w:tc>
          <w:tcPr>
            <w:tcW w:w="1350" w:type="dxa"/>
            <w:tcBorders>
              <w:top w:val="single" w:sz="8" w:space="0" w:color="auto"/>
              <w:left w:val="nil"/>
              <w:bottom w:val="single" w:sz="8" w:space="0" w:color="7F7F7F" w:themeColor="text1" w:themeTint="80"/>
              <w:right w:val="nil"/>
            </w:tcBorders>
            <w:tcMar>
              <w:left w:w="108" w:type="dxa"/>
              <w:right w:w="108" w:type="dxa"/>
            </w:tcMar>
          </w:tcPr>
          <w:p w14:paraId="19155EC7" w14:textId="51495F86" w:rsidR="091B3756" w:rsidRDefault="091B3756" w:rsidP="091B3756">
            <w:r w:rsidRPr="091B3756">
              <w:rPr>
                <w:rFonts w:ascii="Times New Roman" w:eastAsia="Times New Roman" w:hAnsi="Times New Roman" w:cs="Times New Roman"/>
                <w:i/>
                <w:iCs/>
                <w:sz w:val="20"/>
                <w:szCs w:val="20"/>
              </w:rPr>
              <w:t>Cunoniaceae</w:t>
            </w:r>
          </w:p>
        </w:tc>
        <w:tc>
          <w:tcPr>
            <w:tcW w:w="1275" w:type="dxa"/>
            <w:tcBorders>
              <w:top w:val="single" w:sz="8" w:space="0" w:color="auto"/>
              <w:left w:val="nil"/>
              <w:bottom w:val="single" w:sz="8" w:space="0" w:color="7F7F7F" w:themeColor="text1" w:themeTint="80"/>
              <w:right w:val="nil"/>
            </w:tcBorders>
            <w:tcMar>
              <w:left w:w="108" w:type="dxa"/>
              <w:right w:w="108" w:type="dxa"/>
            </w:tcMar>
          </w:tcPr>
          <w:p w14:paraId="59719CC9" w14:textId="5D76FBA5" w:rsidR="091B3756" w:rsidRDefault="091B3756" w:rsidP="091B3756">
            <w:r w:rsidRPr="091B3756">
              <w:rPr>
                <w:rFonts w:ascii="Times New Roman" w:eastAsia="Times New Roman" w:hAnsi="Times New Roman" w:cs="Times New Roman"/>
                <w:i/>
                <w:iCs/>
                <w:sz w:val="20"/>
                <w:szCs w:val="20"/>
              </w:rPr>
              <w:t>Weinmania loxensis</w:t>
            </w:r>
          </w:p>
          <w:p w14:paraId="237DFF42" w14:textId="7DC2FDF5" w:rsidR="091B3756" w:rsidRDefault="091B3756" w:rsidP="091B3756">
            <w:r w:rsidRPr="091B3756">
              <w:rPr>
                <w:rFonts w:ascii="Times New Roman" w:eastAsia="Times New Roman" w:hAnsi="Times New Roman" w:cs="Times New Roman"/>
                <w:sz w:val="20"/>
                <w:szCs w:val="20"/>
              </w:rPr>
              <w:t>Harling</w:t>
            </w:r>
          </w:p>
        </w:tc>
        <w:tc>
          <w:tcPr>
            <w:tcW w:w="615" w:type="dxa"/>
            <w:tcBorders>
              <w:top w:val="single" w:sz="8" w:space="0" w:color="auto"/>
              <w:left w:val="nil"/>
              <w:bottom w:val="single" w:sz="8" w:space="0" w:color="7F7F7F" w:themeColor="text1" w:themeTint="80"/>
              <w:right w:val="nil"/>
            </w:tcBorders>
            <w:tcMar>
              <w:left w:w="108" w:type="dxa"/>
              <w:right w:w="108" w:type="dxa"/>
            </w:tcMar>
          </w:tcPr>
          <w:p w14:paraId="4E7AADCE" w14:textId="3104FDE1" w:rsidR="091B3756" w:rsidRDefault="091B3756" w:rsidP="091B3756">
            <w:r w:rsidRPr="091B3756">
              <w:rPr>
                <w:rFonts w:ascii="Times New Roman" w:eastAsia="Times New Roman" w:hAnsi="Times New Roman" w:cs="Times New Roman"/>
                <w:sz w:val="20"/>
                <w:szCs w:val="20"/>
              </w:rPr>
              <w:t>5</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36A0ED1F" w14:textId="7414F33D" w:rsidR="091B3756" w:rsidRDefault="091B3756" w:rsidP="091B3756">
            <w:r w:rsidRPr="091B3756">
              <w:rPr>
                <w:rFonts w:ascii="Times New Roman" w:eastAsia="Times New Roman" w:hAnsi="Times New Roman" w:cs="Times New Roman"/>
                <w:sz w:val="20"/>
                <w:szCs w:val="20"/>
              </w:rPr>
              <w:t>5</w:t>
            </w:r>
          </w:p>
        </w:tc>
        <w:tc>
          <w:tcPr>
            <w:tcW w:w="720" w:type="dxa"/>
            <w:tcBorders>
              <w:top w:val="single" w:sz="8" w:space="0" w:color="auto"/>
              <w:left w:val="nil"/>
              <w:bottom w:val="single" w:sz="8" w:space="0" w:color="7F7F7F" w:themeColor="text1" w:themeTint="80"/>
              <w:right w:val="nil"/>
            </w:tcBorders>
            <w:tcMar>
              <w:left w:w="108" w:type="dxa"/>
              <w:right w:w="108" w:type="dxa"/>
            </w:tcMar>
          </w:tcPr>
          <w:p w14:paraId="0B2AF315" w14:textId="38A5E69C" w:rsidR="091B3756" w:rsidRDefault="091B3756" w:rsidP="091B3756">
            <w:r w:rsidRPr="091B3756">
              <w:rPr>
                <w:rFonts w:ascii="Times New Roman" w:eastAsia="Times New Roman" w:hAnsi="Times New Roman" w:cs="Times New Roman"/>
                <w:sz w:val="20"/>
                <w:szCs w:val="20"/>
              </w:rPr>
              <w:t>2</w:t>
            </w:r>
          </w:p>
        </w:tc>
        <w:tc>
          <w:tcPr>
            <w:tcW w:w="450" w:type="dxa"/>
            <w:tcBorders>
              <w:top w:val="single" w:sz="8" w:space="0" w:color="auto"/>
              <w:left w:val="nil"/>
              <w:bottom w:val="single" w:sz="8" w:space="0" w:color="7F7F7F" w:themeColor="text1" w:themeTint="80"/>
              <w:right w:val="nil"/>
            </w:tcBorders>
            <w:tcMar>
              <w:left w:w="108" w:type="dxa"/>
              <w:right w:w="108" w:type="dxa"/>
            </w:tcMar>
          </w:tcPr>
          <w:p w14:paraId="3F926437" w14:textId="40ED30A0" w:rsidR="091B3756" w:rsidRDefault="091B3756" w:rsidP="091B3756">
            <w:r w:rsidRPr="091B3756">
              <w:rPr>
                <w:rFonts w:ascii="Times New Roman" w:eastAsia="Times New Roman" w:hAnsi="Times New Roman" w:cs="Times New Roman"/>
                <w:sz w:val="20"/>
                <w:szCs w:val="20"/>
              </w:rPr>
              <w:t>6</w:t>
            </w:r>
          </w:p>
        </w:tc>
      </w:tr>
    </w:tbl>
    <w:p w14:paraId="3D5500AD" w14:textId="2BADA7DF" w:rsidR="2AFFC0BC" w:rsidRDefault="253B165C" w:rsidP="253B165C">
      <w:pPr>
        <w:spacing w:line="480" w:lineRule="auto"/>
        <w:rPr>
          <w:lang w:val="en-US"/>
        </w:rPr>
      </w:pPr>
      <w:r w:rsidRPr="253B165C">
        <w:rPr>
          <w:b/>
          <w:bCs/>
          <w:lang w:val="en-US"/>
        </w:rPr>
        <w:t xml:space="preserve">Table 2. </w:t>
      </w:r>
      <w:r w:rsidRPr="253B165C">
        <w:rPr>
          <w:lang w:val="en-US"/>
        </w:rPr>
        <w:t>Overview of samples collected.</w:t>
      </w:r>
    </w:p>
    <w:p w14:paraId="6780C4B8" w14:textId="2DB964C9" w:rsidR="2AFFC0BC" w:rsidRDefault="0E1CD4D5" w:rsidP="0E1CD4D5">
      <w:pPr>
        <w:pStyle w:val="Heading3"/>
        <w:rPr>
          <w:rFonts w:cstheme="minorBidi"/>
          <w:i/>
          <w:iCs/>
          <w:lang w:val="en-US"/>
        </w:rPr>
      </w:pPr>
      <w:r w:rsidRPr="0E1CD4D5">
        <w:rPr>
          <w:lang w:val="en-US"/>
        </w:rPr>
        <w:t>Leaf morphology</w:t>
      </w:r>
    </w:p>
    <w:p w14:paraId="253C8E1C" w14:textId="1D794118" w:rsidR="2AFFC0BC" w:rsidRDefault="36505D84" w:rsidP="5A406B5B">
      <w:pPr>
        <w:spacing w:line="480" w:lineRule="auto"/>
        <w:jc w:val="both"/>
        <w:rPr>
          <w:lang w:val="en-US"/>
        </w:rPr>
      </w:pPr>
      <w:r w:rsidRPr="36505D84">
        <w:rPr>
          <w:lang w:val="en-US"/>
        </w:rPr>
        <w:t xml:space="preserve">Sun-exposed leaves were collected, and leaf functional traits were measured: leaf area, thickness, force to punch, and specific leaf area (SLA) following guidelines from </w:t>
      </w:r>
      <w:sdt>
        <w:sdtPr>
          <w:tag w:val="MENDELEY_CITATION_v3_eyJjaXRhdGlvbklEIjoiTUVOREVMRVlfQ0lUQVRJT05fOWVhMzFhNDQtNTg2MC00Y2M4LTljODYtMjk5YzUwZGIwZjc3IiwicHJvcGVydGllcyI6eyJub3RlSW5kZXgiOjB9LCJpc0VkaXRlZCI6ZmFsc2UsIm1hbnVhbE92ZXJyaWRlIjp7ImlzTWFudWFsbHlPdmVycmlkZGVuIjp0cnVlLCJjaXRlcHJvY1RleHQiOiIoUMOpcmV6LUhhcmd1aW5kZWd1eSBldCBhbC4sIDIwMTMpIiwibWFudWFsT3ZlcnJpZGVUZXh0IjoiUMOpcmV6LUhhcmd1aW5kZWd1eSBldCBhbC4sICgyMDEzKS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x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
          <w:id w:val="1123384913"/>
          <w:placeholder>
            <w:docPart w:val="DefaultPlaceholder_-1854013440"/>
          </w:placeholder>
        </w:sdtPr>
        <w:sdtContent>
          <w:r w:rsidRPr="36505D84">
            <w:rPr>
              <w:rFonts w:ascii="Calibri" w:eastAsia="Calibri" w:hAnsi="Calibri" w:cs="Calibri"/>
              <w:color w:val="000000" w:themeColor="text1"/>
              <w:lang w:val="en-US"/>
            </w:rPr>
            <w:t>Pérez-Harguindeguy et al., (2013)</w:t>
          </w:r>
        </w:sdtContent>
      </w:sdt>
      <w:r>
        <w:t>. For thickness and force to punch, thr</w:t>
      </w:r>
      <w:r w:rsidRPr="36505D84">
        <w:rPr>
          <w:lang w:val="en-US"/>
        </w:rPr>
        <w:t xml:space="preserve">ee randomly selected leaves per plant were assessed at two points per leaf, avoiding veins. Plant-level means were determined by first averaging measurements per leaf, followed by averaging across the three leaves.  For each tree, 15-20 fresh eaves were scanned using a </w:t>
      </w:r>
      <w:r w:rsidRPr="36505D84">
        <w:rPr>
          <w:lang w:val="en-US"/>
        </w:rPr>
        <w:lastRenderedPageBreak/>
        <w:t>flat bed scanner (EPSON V39 II MODEL J371B). The images were analyzed with ImageJ software for calculation of leaf area. Leaves were dried in a stove 72° hours at 70°C. Specific leaf area (SLA) was estimated as the ratio of leaf a leaf dry weight. Dry samples were milled using a centrifugal mill (ZM 200, Retsch, Haan, Germany; 0.25 mm sieve).</w:t>
      </w:r>
    </w:p>
    <w:p w14:paraId="52FC1472" w14:textId="5802B3F2" w:rsidR="2AFFC0BC" w:rsidRDefault="0E1CD4D5" w:rsidP="0E1CD4D5">
      <w:pPr>
        <w:pStyle w:val="Heading3"/>
        <w:rPr>
          <w:i/>
          <w:iCs/>
          <w:lang w:val="en-US"/>
        </w:rPr>
      </w:pPr>
      <w:r w:rsidRPr="0E1CD4D5">
        <w:rPr>
          <w:lang w:val="en-US"/>
        </w:rPr>
        <w:t>Leaf stoichimetry and isotopic composition</w:t>
      </w:r>
    </w:p>
    <w:p w14:paraId="6386DB9C" w14:textId="1225CB03" w:rsidR="689C7C4D" w:rsidRDefault="36505D84" w:rsidP="0E1CD4D5">
      <w:pPr>
        <w:spacing w:line="480" w:lineRule="auto"/>
        <w:jc w:val="both"/>
        <w:rPr>
          <w:lang w:val="en-US"/>
        </w:rPr>
      </w:pPr>
      <w:r w:rsidRPr="36505D84">
        <w:rPr>
          <w:rFonts w:ascii="Calibri" w:eastAsia="Calibri" w:hAnsi="Calibri" w:cs="Calibri"/>
          <w:lang w:val="en-US"/>
        </w:rPr>
        <w:t xml:space="preserve">Leaf carbon content (LCC), leaf nitrogen content (LNC), and  δ13C (‰ v.s.V-PDB) of the bulk were analyzed using an elemental analyzer </w:t>
      </w:r>
      <w:commentRangeStart w:id="19"/>
      <w:r w:rsidRPr="36505D84">
        <w:rPr>
          <w:rFonts w:ascii="Calibri" w:eastAsia="Calibri" w:hAnsi="Calibri" w:cs="Calibri"/>
          <w:lang w:val="en-US"/>
        </w:rPr>
        <w:t xml:space="preserve">(Automated Nitrogen Carbon Analyser; ANCA-SL, SerCon, 158 UK), interfaced with an Isotope Ratios Mass Spectrometer (). </w:t>
      </w:r>
      <w:commentRangeEnd w:id="19"/>
      <w:r w:rsidR="689C7C4D" w:rsidRPr="36505D84">
        <w:rPr>
          <w:rStyle w:val="CommentReference"/>
          <w:sz w:val="22"/>
          <w:szCs w:val="22"/>
          <w:lang w:val="en-US"/>
        </w:rPr>
        <w:commentReference w:id="19"/>
      </w:r>
      <w:r w:rsidRPr="36505D84">
        <w:rPr>
          <w:lang w:val="en-US"/>
        </w:rPr>
        <w:t xml:space="preserve">For this article, we also analyzed Nitrogen and Phosphorus per foliar area, as this parameter might be interesting to assess photosynthesis-nutrient relationships and give complementary insights </w:t>
      </w:r>
      <w:sdt>
        <w:sdtPr>
          <w:tag w:val="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
          <w:id w:val="1498434689"/>
          <w:placeholder>
            <w:docPart w:val="DefaultPlaceholder_-1854013440"/>
          </w:placeholder>
        </w:sdtPr>
        <w:sdtContent>
          <w:r w:rsidRPr="36505D84">
            <w:rPr>
              <w:rFonts w:ascii="Calibri" w:eastAsia="Calibri" w:hAnsi="Calibri" w:cs="Calibri"/>
              <w:color w:val="000000" w:themeColor="text1"/>
              <w:lang w:val="en-US"/>
            </w:rPr>
            <w:t>(Lloyd et al., 2013)</w:t>
          </w:r>
        </w:sdtContent>
      </w:sdt>
      <w:r w:rsidRPr="36505D84">
        <w:rPr>
          <w:rFonts w:ascii="Calibri" w:eastAsia="Calibri" w:hAnsi="Calibri" w:cs="Calibri"/>
          <w:color w:val="000000" w:themeColor="text1"/>
          <w:lang w:val="en-US"/>
        </w:rPr>
        <w:t xml:space="preserve">. </w:t>
      </w:r>
      <w:r w:rsidRPr="36505D84">
        <w:rPr>
          <w:lang w:val="en-US"/>
        </w:rPr>
        <w:t>In addition,</w:t>
      </w:r>
      <w:commentRangeStart w:id="20"/>
      <w:r w:rsidRPr="36505D84">
        <w:rPr>
          <w:lang w:val="en-US"/>
        </w:rPr>
        <w:t xml:space="preserve"> the leaf phosphorus content (LPC)</w:t>
      </w:r>
      <w:commentRangeEnd w:id="20"/>
      <w:r w:rsidR="689C7C4D" w:rsidRPr="36505D84">
        <w:rPr>
          <w:rStyle w:val="CommentReference"/>
          <w:sz w:val="22"/>
          <w:szCs w:val="22"/>
          <w:lang w:val="en-US"/>
        </w:rPr>
        <w:commentReference w:id="20"/>
      </w:r>
      <w:r w:rsidRPr="36505D84">
        <w:rPr>
          <w:lang w:val="en-US"/>
        </w:rPr>
        <w:t xml:space="preserve"> was analyzed using an Inductively Coupled Plasma Analyzer (Optima 5300DV ICP-OES, Perkin Elmer) after digesting the samples with concentrated HNO3. Stoichiometric ratios C: N, N: P, and C: P were calculated at all mass ratios.</w:t>
      </w:r>
    </w:p>
    <w:p w14:paraId="1308872C" w14:textId="13779F3C" w:rsidR="689C7C4D" w:rsidRDefault="689C7C4D" w:rsidP="0E1CD4D5">
      <w:pPr>
        <w:spacing w:line="480" w:lineRule="auto"/>
        <w:jc w:val="both"/>
        <w:rPr>
          <w:rFonts w:ascii="Calibri" w:eastAsia="Calibri" w:hAnsi="Calibri" w:cs="Calibri"/>
          <w:color w:val="000000" w:themeColor="text1"/>
          <w:lang w:val="en-US"/>
        </w:rPr>
      </w:pPr>
    </w:p>
    <w:p w14:paraId="66BF663D" w14:textId="5B955186" w:rsidR="002C5114" w:rsidRPr="00FC0D63" w:rsidRDefault="36505D84" w:rsidP="689C7C4D">
      <w:pPr>
        <w:spacing w:line="480" w:lineRule="auto"/>
        <w:jc w:val="both"/>
        <w:rPr>
          <w:rFonts w:ascii="Calibri" w:eastAsia="Calibri" w:hAnsi="Calibri" w:cs="Calibri"/>
          <w:lang w:val="en-US"/>
        </w:rPr>
      </w:pPr>
      <w:r w:rsidRPr="36505D84">
        <w:rPr>
          <w:lang w:val="en-US"/>
        </w:rPr>
        <w:t xml:space="preserve">Foliar α-cellulose extraction was performed following the method described by </w:t>
      </w:r>
      <w:sdt>
        <w:sdtPr>
          <w:tag w:val="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
          <w:id w:val="1022994661"/>
          <w:placeholder>
            <w:docPart w:val="DefaultPlaceholder_-1854013440"/>
          </w:placeholder>
        </w:sdtPr>
        <w:sdtContent>
          <w:r w:rsidRPr="36505D84">
            <w:rPr>
              <w:rFonts w:ascii="Calibri" w:eastAsia="Calibri" w:hAnsi="Calibri" w:cs="Calibri"/>
              <w:color w:val="000000" w:themeColor="text1"/>
              <w:lang w:val="en-US"/>
            </w:rPr>
            <w:t>Andreu-Hayles et al. (2019)</w:t>
          </w:r>
        </w:sdtContent>
      </w:sdt>
      <w:r w:rsidRPr="36505D84">
        <w:rPr>
          <w:lang w:val="en-US"/>
        </w:rPr>
        <w:t xml:space="preserve">: 30 mg of pulverized sample was added to each glass filter, and then the chemical extractions for the analysis of carbon ( </w:t>
      </w:r>
      <w:r w:rsidRPr="36505D84">
        <w:rPr>
          <w:rFonts w:ascii="Georgia" w:eastAsia="Georgia" w:hAnsi="Georgia" w:cs="Georgia"/>
          <w:color w:val="1F1F1F"/>
          <w:sz w:val="24"/>
          <w:szCs w:val="24"/>
          <w:lang w:val="en-US"/>
        </w:rPr>
        <w:t>δ</w:t>
      </w:r>
      <w:r w:rsidRPr="36505D84">
        <w:rPr>
          <w:rFonts w:ascii="Georgia" w:eastAsia="Georgia" w:hAnsi="Georgia" w:cs="Georgia"/>
          <w:color w:val="1F1F1F"/>
          <w:sz w:val="18"/>
          <w:szCs w:val="18"/>
          <w:vertAlign w:val="superscript"/>
          <w:lang w:val="en-US"/>
        </w:rPr>
        <w:t>13</w:t>
      </w:r>
      <w:r w:rsidRPr="36505D84">
        <w:rPr>
          <w:rFonts w:ascii="Georgia" w:eastAsia="Georgia" w:hAnsi="Georgia" w:cs="Georgia"/>
          <w:color w:val="1F1F1F"/>
          <w:sz w:val="24"/>
          <w:szCs w:val="24"/>
          <w:lang w:val="en-US"/>
        </w:rPr>
        <w:t>C</w:t>
      </w:r>
      <w:r w:rsidRPr="36505D84">
        <w:rPr>
          <w:rFonts w:ascii="Calibri" w:eastAsia="Calibri" w:hAnsi="Calibri" w:cs="Calibri"/>
          <w:lang w:val="en-US"/>
        </w:rPr>
        <w:t xml:space="preserve"> ) was</w:t>
      </w:r>
      <w:r w:rsidRPr="36505D84">
        <w:rPr>
          <w:lang w:val="en-US"/>
        </w:rPr>
        <w:t xml:space="preserve"> performed. The samples were bleached with a sodium c</w:t>
      </w:r>
      <w:ins w:id="21" w:author="Marijn Bauters" w:date="2026-06-11T14:34:00Z" w16du:dateUtc="2026-06-11T12:34:00Z">
        <w:r w:rsidR="0092221D">
          <w:rPr>
            <w:lang w:val="en-US"/>
          </w:rPr>
          <w:t>hl</w:t>
        </w:r>
      </w:ins>
      <w:del w:id="22" w:author="Marijn Bauters" w:date="2026-06-11T14:34:00Z" w16du:dateUtc="2026-06-11T12:34:00Z">
        <w:r w:rsidRPr="36505D84" w:rsidDel="0092221D">
          <w:rPr>
            <w:lang w:val="en-US"/>
          </w:rPr>
          <w:delText>lh</w:delText>
        </w:r>
      </w:del>
      <w:r w:rsidRPr="36505D84">
        <w:rPr>
          <w:lang w:val="en-US"/>
        </w:rPr>
        <w:t>orite concentration of 1.5%, followed by a NaOH 10% wash at 70°, and a NaOH 17% wash to ensure a-cellulose is extracted.  0.4 mg of α-</w:t>
      </w:r>
      <w:r w:rsidRPr="36505D84">
        <w:rPr>
          <w:rFonts w:ascii="Calibri" w:eastAsia="Calibri" w:hAnsi="Calibri" w:cs="Calibri"/>
          <w:lang w:val="en-US"/>
        </w:rPr>
        <w:t>cellulose was weighed into tin capsules to determine the isotopic composition of (C</w:t>
      </w:r>
      <w:del w:id="23" w:author="Marijn Bauters" w:date="2026-06-11T14:34:00Z" w16du:dateUtc="2026-06-11T12:34:00Z">
        <w:r w:rsidRPr="36505D84" w:rsidDel="0092221D">
          <w:rPr>
            <w:rFonts w:ascii="Calibri" w:eastAsia="Calibri" w:hAnsi="Calibri" w:cs="Calibri"/>
            <w:lang w:val="en-US"/>
          </w:rPr>
          <w:delText xml:space="preserve"> </w:delText>
        </w:r>
      </w:del>
      <w:r w:rsidRPr="36505D84">
        <w:rPr>
          <w:vertAlign w:val="superscript"/>
          <w:lang w:val="en-US"/>
        </w:rPr>
        <w:t>13</w:t>
      </w:r>
      <w:r w:rsidRPr="36505D84">
        <w:rPr>
          <w:lang w:val="en-US"/>
        </w:rPr>
        <w:t>/</w:t>
      </w:r>
      <w:r w:rsidRPr="36505D84">
        <w:rPr>
          <w:vertAlign w:val="superscript"/>
          <w:lang w:val="en-US"/>
        </w:rPr>
        <w:t>12</w:t>
      </w:r>
      <w:r w:rsidRPr="36505D84">
        <w:rPr>
          <w:lang w:val="en-US"/>
        </w:rPr>
        <w:t>C) on an elemental analyzer (EA) coupled with an isotope ratio mass spectrometer described previously.</w:t>
      </w:r>
    </w:p>
    <w:p w14:paraId="3A0A2AEA" w14:textId="17F061F7" w:rsidR="006324E7" w:rsidRPr="005160BB" w:rsidRDefault="0E1CD4D5" w:rsidP="0E1CD4D5">
      <w:pPr>
        <w:pStyle w:val="Heading2"/>
        <w:rPr>
          <w:rFonts w:cstheme="minorBidi"/>
          <w:lang w:val="en-US"/>
        </w:rPr>
      </w:pPr>
      <w:r w:rsidRPr="0E1CD4D5">
        <w:rPr>
          <w:lang w:val="en-US"/>
        </w:rPr>
        <w:t>Calculations and statistical analyses</w:t>
      </w:r>
    </w:p>
    <w:p w14:paraId="6D2C70C2" w14:textId="7265E67E" w:rsidR="689C7C4D" w:rsidRDefault="1A139C3D" w:rsidP="1A139C3D">
      <w:pPr>
        <w:pStyle w:val="Heading3"/>
        <w:rPr>
          <w:rFonts w:cstheme="minorBidi"/>
          <w:i/>
          <w:iCs/>
          <w:lang w:val="en-US"/>
        </w:rPr>
      </w:pPr>
      <w:r w:rsidRPr="1A139C3D">
        <w:rPr>
          <w:lang w:val="en-US"/>
        </w:rPr>
        <w:t>Data analysis</w:t>
      </w:r>
    </w:p>
    <w:p w14:paraId="1814E6B4" w14:textId="7E65C1EA" w:rsidR="689C7C4D" w:rsidRDefault="689C7C4D" w:rsidP="0E1CD4D5">
      <w:pPr>
        <w:spacing w:line="480" w:lineRule="auto"/>
        <w:jc w:val="both"/>
        <w:rPr>
          <w:rFonts w:ascii="Arial" w:eastAsia="Arial" w:hAnsi="Arial" w:cs="Arial"/>
          <w:lang w:val="en-US"/>
        </w:rPr>
      </w:pPr>
      <w:r w:rsidRPr="0E1CD4D5">
        <w:rPr>
          <w:rFonts w:ascii="Arial" w:eastAsia="Arial" w:hAnsi="Arial" w:cs="Arial"/>
          <w:lang w:val="en-US"/>
        </w:rPr>
        <w:t xml:space="preserve">The classic model of C isotope discrimination during photosynthesis </w:t>
      </w:r>
      <m:oMath>
        <m:sSup>
          <m:sSupPr>
            <m:ctrlPr>
              <w:rPr>
                <w:rFonts w:ascii="Cambria Math" w:hAnsi="Cambria Math"/>
              </w:rPr>
            </m:ctrlPr>
          </m:sSupPr>
          <m:e>
            <m:r>
              <w:rPr>
                <w:rFonts w:ascii="Cambria Math" w:hAnsi="Cambria Math"/>
              </w:rPr>
              <m:t>∆</m:t>
            </m:r>
          </m:e>
          <m:sup>
            <m:r>
              <w:rPr>
                <w:rFonts w:ascii="Cambria Math" w:hAnsi="Cambria Math"/>
              </w:rPr>
              <m:t>13</m:t>
            </m:r>
          </m:sup>
        </m:sSup>
        <m:r>
          <w:rPr>
            <w:rFonts w:ascii="Cambria Math" w:hAnsi="Cambria Math"/>
          </w:rPr>
          <m:t>C</m:t>
        </m:r>
      </m:oMath>
      <w:r w:rsidRPr="0E1CD4D5">
        <w:rPr>
          <w:rFonts w:ascii="Arial" w:eastAsia="Arial" w:hAnsi="Arial" w:cs="Arial"/>
          <w:lang w:val="en-US"/>
        </w:rPr>
        <w:t xml:space="preserve">         by Farquhar et al., 1982 was used using the cellulose derived delta13C.</w:t>
      </w:r>
    </w:p>
    <w:p w14:paraId="7DFEE84C" w14:textId="220E96E4" w:rsidR="6D278649" w:rsidRDefault="00000000"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1+</m:t>
            </m:r>
            <m:sSup>
              <m:sSupPr>
                <m:ctrlPr>
                  <w:rPr>
                    <w:rFonts w:ascii="Cambria Math" w:hAnsi="Cambria Math"/>
                  </w:rPr>
                </m:ctrlPr>
              </m:sSupPr>
              <m:e>
                <m: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den>
        </m:f>
      </m:oMath>
      <w:r w:rsidR="484AE6CF" w:rsidRPr="6A31E28F">
        <w:rPr>
          <w:rFonts w:ascii="Arial" w:eastAsia="Arial" w:hAnsi="Arial" w:cs="Arial"/>
        </w:rPr>
        <w:t xml:space="preserve">                                                  (1)</w:t>
      </w:r>
    </w:p>
    <w:p w14:paraId="57C05EC4" w14:textId="013DBD8B" w:rsidR="4F716314" w:rsidRDefault="6A31E28F" w:rsidP="6A31E28F">
      <w:pPr>
        <w:spacing w:line="480" w:lineRule="auto"/>
        <w:jc w:val="both"/>
        <w:rPr>
          <w:rFonts w:ascii="Arial" w:eastAsia="Arial" w:hAnsi="Arial" w:cs="Arial"/>
          <w:lang w:val="en-US"/>
        </w:rPr>
      </w:pPr>
      <w:r w:rsidRPr="6A31E28F">
        <w:rPr>
          <w:rFonts w:ascii="Arial" w:eastAsia="Arial" w:hAnsi="Arial" w:cs="Arial"/>
          <w:lang w:val="en-US"/>
        </w:rPr>
        <w:t xml:space="preserve"> If respiration-related fractionation, carbon isotope can be describe as: </w:t>
      </w:r>
    </w:p>
    <w:p w14:paraId="38A8F8E5" w14:textId="4144BC32" w:rsidR="4F716314" w:rsidRDefault="00000000" w:rsidP="6A31E28F">
      <w:pPr>
        <w:spacing w:line="480" w:lineRule="auto"/>
        <w:jc w:val="both"/>
        <w:rPr>
          <w:rFonts w:ascii="Arial" w:eastAsia="Arial" w:hAnsi="Arial" w:cs="Arial"/>
        </w:rPr>
      </w:pPr>
      <m:oMath>
        <m:sSup>
          <m:sSupPr>
            <m:ctrlPr>
              <w:rPr>
                <w:rFonts w:ascii="Cambria Math" w:hAnsi="Cambria Math"/>
              </w:rPr>
            </m:ctrlPr>
          </m:sSupPr>
          <m:e>
            <m:r>
              <w:rPr>
                <w:rFonts w:ascii="Cambria Math" w:hAnsi="Cambria Math"/>
              </w:rPr>
              <m:t>∆</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=a+</m:t>
        </m:r>
        <m:d>
          <m:dPr>
            <m:ctrlPr>
              <w:rPr>
                <w:rFonts w:ascii="Cambria Math" w:hAnsi="Cambria Math"/>
              </w:rPr>
            </m:ctrlPr>
          </m:dPr>
          <m:e>
            <m:r>
              <w:rPr>
                <w:rFonts w:ascii="Cambria Math" w:hAnsi="Cambria Math"/>
              </w:rPr>
              <m:t>b-a</m:t>
            </m:r>
          </m:e>
        </m:d>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i</m:t>
                    </m:r>
                  </m:e>
                  <m:sub/>
                </m:sSub>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Γ</m:t>
            </m:r>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a</m:t>
                </m:r>
              </m:sub>
            </m:sSub>
          </m:den>
        </m:f>
      </m:oMath>
      <w:r w:rsidR="0E1CD4D5" w:rsidRPr="0E1CD4D5">
        <w:rPr>
          <w:rFonts w:ascii="Arial" w:eastAsia="Arial" w:hAnsi="Arial" w:cs="Arial"/>
        </w:rPr>
        <w:t xml:space="preserve">                                                   (2)</w:t>
      </w:r>
    </w:p>
    <w:p w14:paraId="4BD7B83E" w14:textId="2CC18E8F" w:rsidR="4F716314" w:rsidRDefault="0E1CD4D5" w:rsidP="0E1CD4D5">
      <w:pPr>
        <w:spacing w:line="480" w:lineRule="auto"/>
        <w:jc w:val="both"/>
        <w:rPr>
          <w:rFonts w:ascii="Arial" w:eastAsia="Arial" w:hAnsi="Arial" w:cs="Arial"/>
          <w:color w:val="000000" w:themeColor="text1"/>
        </w:rPr>
      </w:pPr>
      <w:r w:rsidRPr="0E1CD4D5">
        <w:rPr>
          <w:rFonts w:ascii="Arial" w:eastAsia="Arial" w:hAnsi="Arial" w:cs="Arial"/>
          <w:color w:val="000000" w:themeColor="text1"/>
        </w:rPr>
        <w:t xml:space="preserve">The parameter </w:t>
      </w:r>
      <w:r w:rsidRPr="0E1CD4D5">
        <w:rPr>
          <w:rFonts w:ascii="Arial" w:eastAsia="Arial" w:hAnsi="Arial" w:cs="Arial"/>
          <w:i/>
          <w:iCs/>
          <w:color w:val="000000" w:themeColor="text1"/>
        </w:rPr>
        <w:t>a</w:t>
      </w:r>
      <w:r w:rsidRPr="0E1CD4D5">
        <w:rPr>
          <w:rFonts w:ascii="Arial" w:eastAsia="Arial" w:hAnsi="Arial" w:cs="Arial"/>
          <w:color w:val="000000" w:themeColor="text1"/>
        </w:rPr>
        <w:t xml:space="preserve"> represents fractionation during CO₂ diffusion through the stomata (a = 4.4‰), while </w:t>
      </w:r>
      <w:r w:rsidRPr="0E1CD4D5">
        <w:rPr>
          <w:rFonts w:ascii="Arial" w:eastAsia="Arial" w:hAnsi="Arial" w:cs="Arial"/>
          <w:i/>
          <w:iCs/>
          <w:color w:val="000000" w:themeColor="text1"/>
        </w:rPr>
        <w:t>b</w:t>
      </w:r>
      <w:r w:rsidRPr="0E1CD4D5">
        <w:rPr>
          <w:rFonts w:ascii="Arial" w:eastAsia="Arial" w:hAnsi="Arial" w:cs="Arial"/>
          <w:color w:val="000000" w:themeColor="text1"/>
        </w:rPr>
        <w:t xml:space="preserve"> corresponds to fractionation associated with carboxylation by Rubisco and PEP carboxylase (b = 27‰). </w:t>
      </w:r>
      <w:commentRangeStart w:id="24"/>
      <w:commentRangeStart w:id="25"/>
      <w:r w:rsidRPr="0E1CD4D5">
        <w:rPr>
          <w:rFonts w:ascii="Arial" w:eastAsia="Arial" w:hAnsi="Arial" w:cs="Arial"/>
          <w:color w:val="000000" w:themeColor="text1"/>
        </w:rPr>
        <w:t>An additional term accounts for fractionation during photorespiration (</w:t>
      </w:r>
      <w:r w:rsidRPr="0E1CD4D5">
        <w:rPr>
          <w:rFonts w:ascii="Arial" w:eastAsia="Arial" w:hAnsi="Arial" w:cs="Arial"/>
          <w:i/>
          <w:iCs/>
          <w:color w:val="000000" w:themeColor="text1"/>
        </w:rPr>
        <w:t>f</w:t>
      </w:r>
      <w:r w:rsidRPr="0E1CD4D5">
        <w:rPr>
          <w:rFonts w:ascii="Arial" w:eastAsia="Arial" w:hAnsi="Arial" w:cs="Arial"/>
          <w:color w:val="000000" w:themeColor="text1"/>
        </w:rPr>
        <w:t xml:space="preserve"> = 12‰), where </w:t>
      </w:r>
      <w:r w:rsidRPr="0E1CD4D5">
        <w:rPr>
          <w:rFonts w:ascii="Arial" w:eastAsia="Arial" w:hAnsi="Arial" w:cs="Arial"/>
          <w:color w:val="000000" w:themeColor="text1"/>
          <w:lang w:val="es-MX"/>
        </w:rPr>
        <w:t>Γ</w:t>
      </w:r>
      <w:r w:rsidRPr="0E1CD4D5">
        <w:rPr>
          <w:rFonts w:ascii="Arial" w:eastAsia="Arial" w:hAnsi="Arial" w:cs="Arial"/>
          <w:color w:val="000000" w:themeColor="text1"/>
        </w:rPr>
        <w:t xml:space="preserve">* denotes the CO₂ compensation point in the absence of day respiration (≈ 40 ppmv). </w:t>
      </w:r>
      <w:commentRangeEnd w:id="24"/>
      <w:r w:rsidR="4F716314">
        <w:rPr>
          <w:rStyle w:val="CommentReference"/>
          <w:rFonts w:ascii="Arial" w:eastAsia="Arial" w:hAnsi="Arial" w:cs="Arial"/>
          <w:color w:val="000000" w:themeColor="text1"/>
          <w:sz w:val="22"/>
          <w:szCs w:val="22"/>
        </w:rPr>
        <w:commentReference w:id="24"/>
      </w:r>
      <w:commentRangeEnd w:id="25"/>
      <w:r w:rsidR="005E751C">
        <w:rPr>
          <w:rStyle w:val="CommentReference"/>
          <w:rFonts w:ascii="Arial" w:eastAsia="Arial" w:hAnsi="Arial" w:cs="Arial"/>
          <w:color w:val="000000" w:themeColor="text1"/>
          <w:sz w:val="22"/>
          <w:szCs w:val="22"/>
        </w:rPr>
        <w:commentReference w:id="25"/>
      </w:r>
    </w:p>
    <w:p w14:paraId="5AA5EF20" w14:textId="698D35AE" w:rsidR="4F716314" w:rsidRDefault="4F716314" w:rsidP="67539EFF">
      <w:pPr>
        <w:shd w:val="clear" w:color="auto" w:fill="FFFFFF" w:themeFill="background1"/>
        <w:spacing w:after="0" w:line="480" w:lineRule="auto"/>
        <w:jc w:val="both"/>
        <w:rPr>
          <w:rFonts w:ascii="Calibri" w:eastAsia="Calibri" w:hAnsi="Calibri" w:cs="Calibri"/>
          <w:color w:val="000000" w:themeColor="text1"/>
        </w:rPr>
      </w:pPr>
      <m:oMath>
        <m:r>
          <w:rPr>
            <w:rFonts w:ascii="Cambria Math" w:hAnsi="Cambria Math"/>
          </w:rPr>
          <m:t>Ci=</m:t>
        </m:r>
        <m:f>
          <m:fPr>
            <m:ctrlPr>
              <w:rPr>
                <w:rFonts w:ascii="Cambria Math" w:hAnsi="Cambria Math"/>
              </w:rPr>
            </m:ctrlPr>
          </m:fPr>
          <m:num>
            <m:r>
              <w:rPr>
                <w:rFonts w:ascii="Cambria Math" w:hAnsi="Cambria Math"/>
              </w:rPr>
              <m:t>Ca</m:t>
            </m:r>
            <m:d>
              <m:dPr>
                <m:ctrlPr>
                  <w:rPr>
                    <w:rFonts w:ascii="Cambria Math" w:hAnsi="Cambria Math"/>
                  </w:rPr>
                </m:ctrlPr>
              </m:dPr>
              <m:e>
                <m:r>
                  <m:rPr>
                    <m:sty m:val="p"/>
                  </m:rPr>
                  <w:rPr>
                    <w:rFonts w:ascii="Cambria Math" w:hAnsi="Cambria Math"/>
                  </w:rPr>
                  <m:t>Δ</m:t>
                </m:r>
                <m:r>
                  <w:rPr>
                    <w:rFonts w:ascii="Cambria Math" w:hAnsi="Cambria Math"/>
                  </w:rPr>
                  <m:t>13Ccell-a</m:t>
                </m:r>
              </m:e>
            </m:d>
            <m:r>
              <w:rPr>
                <w:rFonts w:ascii="Cambria Math" w:hAnsi="Cambria Math"/>
              </w:rPr>
              <m:t>+f</m:t>
            </m:r>
            <m:sSup>
              <m:sSupPr>
                <m:ctrlPr>
                  <w:rPr>
                    <w:rFonts w:ascii="Cambria Math" w:hAnsi="Cambria Math"/>
                  </w:rPr>
                </m:ctrlPr>
              </m:sSupPr>
              <m:e>
                <m:r>
                  <w:rPr>
                    <w:rFonts w:ascii="Cambria Math" w:hAnsi="Cambria Math"/>
                  </w:rPr>
                  <m:t>τ</m:t>
                </m:r>
              </m:e>
              <m:sup>
                <m:r>
                  <w:rPr>
                    <w:rFonts w:ascii="Cambria Math" w:hAnsi="Cambria Math"/>
                  </w:rPr>
                  <m:t>⋅</m:t>
                </m:r>
              </m:sup>
            </m:sSup>
          </m:num>
          <m:den>
            <m:r>
              <w:rPr>
                <w:rFonts w:ascii="Cambria Math" w:hAnsi="Cambria Math"/>
              </w:rPr>
              <m:t>b-a</m:t>
            </m:r>
          </m:den>
        </m:f>
      </m:oMath>
      <w:r w:rsidR="67539EFF" w:rsidRPr="67539EFF">
        <w:rPr>
          <w:rFonts w:ascii="MathJax_Math-italic" w:eastAsia="MathJax_Math-italic" w:hAnsi="MathJax_Math-italic" w:cs="MathJax_Math-italic"/>
          <w:color w:val="000000" w:themeColor="text1"/>
        </w:rPr>
        <w:t xml:space="preserve">                                                              (3)</w:t>
      </w:r>
    </w:p>
    <w:p w14:paraId="6F2E9FD6" w14:textId="4D0DC84F" w:rsidR="4F716314" w:rsidRDefault="6A31E28F" w:rsidP="6A31E28F">
      <w:pPr>
        <w:spacing w:line="480" w:lineRule="auto"/>
        <w:jc w:val="both"/>
      </w:pPr>
      <w:r w:rsidRPr="6A31E28F">
        <w:rPr>
          <w:rFonts w:ascii="Calibri" w:eastAsia="Calibri" w:hAnsi="Calibri" w:cs="Calibri"/>
        </w:rPr>
        <w:t>Photosynthetic rate (</w:t>
      </w:r>
      <w:r w:rsidRPr="6A31E28F">
        <w:rPr>
          <w:rFonts w:ascii="Calibri" w:eastAsia="Calibri" w:hAnsi="Calibri" w:cs="Calibri"/>
          <w:i/>
          <w:iCs/>
        </w:rPr>
        <w:t>A</w:t>
      </w:r>
      <w:r w:rsidRPr="6A31E28F">
        <w:rPr>
          <w:rFonts w:ascii="Calibri" w:eastAsia="Calibri" w:hAnsi="Calibri" w:cs="Calibri"/>
        </w:rPr>
        <w:t>) and stomatal conductance (</w:t>
      </w:r>
      <w:r w:rsidRPr="6A31E28F">
        <w:rPr>
          <w:rFonts w:ascii="Calibri" w:eastAsia="Calibri" w:hAnsi="Calibri" w:cs="Calibri"/>
          <w:i/>
          <w:iCs/>
        </w:rPr>
        <w:t>g</w:t>
      </w:r>
      <w:r w:rsidRPr="6A31E28F">
        <w:rPr>
          <w:rFonts w:ascii="Cambria Math" w:eastAsia="Cambria Math" w:hAnsi="Cambria Math" w:cs="Cambria Math"/>
          <w:i/>
          <w:iCs/>
        </w:rPr>
        <w:t>ₛ</w:t>
      </w:r>
      <w:r w:rsidRPr="6A31E28F">
        <w:rPr>
          <w:rFonts w:ascii="Calibri" w:eastAsia="Calibri" w:hAnsi="Calibri" w:cs="Calibri"/>
        </w:rPr>
        <w:t>) regulate  CO₂ concentration in the stomatal cavity (</w:t>
      </w:r>
      <w:r w:rsidRPr="6A31E28F">
        <w:rPr>
          <w:rFonts w:ascii="Calibri" w:eastAsia="Calibri" w:hAnsi="Calibri" w:cs="Calibri"/>
          <w:i/>
          <w:iCs/>
        </w:rPr>
        <w:t>C</w:t>
      </w:r>
      <w:r w:rsidRPr="6A31E28F">
        <w:rPr>
          <w:rFonts w:ascii="Calibri" w:eastAsia="Calibri" w:hAnsi="Calibri" w:cs="Calibri"/>
          <w:i/>
          <w:iCs/>
          <w:lang w:val="es-MX"/>
        </w:rPr>
        <w:t>ᵢ</w:t>
      </w:r>
      <w:r w:rsidRPr="6A31E28F">
        <w:rPr>
          <w:rFonts w:ascii="Calibri" w:eastAsia="Calibri" w:hAnsi="Calibri" w:cs="Calibri"/>
        </w:rPr>
        <w:t xml:space="preserve">), while atmospheric CO₂ concentration is represented by </w:t>
      </w:r>
      <w:r w:rsidRPr="6A31E28F">
        <w:rPr>
          <w:rFonts w:ascii="Calibri" w:eastAsia="Calibri" w:hAnsi="Calibri" w:cs="Calibri"/>
          <w:i/>
          <w:iCs/>
        </w:rPr>
        <w:t>Cₐ</w:t>
      </w:r>
      <w:r w:rsidRPr="6A31E28F">
        <w:rPr>
          <w:rFonts w:ascii="Calibri" w:eastAsia="Calibri" w:hAnsi="Calibri" w:cs="Calibri"/>
        </w:rPr>
        <w:t>.</w:t>
      </w:r>
    </w:p>
    <w:p w14:paraId="0941D8E2" w14:textId="12F65360" w:rsidR="3945D156" w:rsidRDefault="3945D156" w:rsidP="3945D156">
      <w:pPr>
        <w:spacing w:line="480" w:lineRule="auto"/>
        <w:jc w:val="both"/>
      </w:pPr>
      <m:oMath>
        <m:r>
          <w:rPr>
            <w:rFonts w:ascii="Cambria Math" w:hAnsi="Cambria Math"/>
          </w:rPr>
          <m:t>WUE=</m:t>
        </m:r>
        <m:f>
          <m:fPr>
            <m:ctrlPr>
              <w:rPr>
                <w:rFonts w:ascii="Cambria Math" w:hAnsi="Cambria Math"/>
              </w:rPr>
            </m:ctrlPr>
          </m:fPr>
          <m:num>
            <m:r>
              <w:rPr>
                <w:rFonts w:ascii="Cambria Math" w:hAnsi="Cambria Math"/>
              </w:rPr>
              <m:t>A</m:t>
            </m:r>
          </m:num>
          <m:den>
            <m:r>
              <w:rPr>
                <w:rFonts w:ascii="Cambria Math" w:hAnsi="Cambria Math"/>
              </w:rPr>
              <m:t>gs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rPr>
              <m:t>1.6</m:t>
            </m:r>
          </m:den>
        </m:f>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oMath>
      <w:r w:rsidR="0E1CD4D5">
        <w:t xml:space="preserve">                                                             </w:t>
      </w:r>
      <w:r w:rsidR="0E1CD4D5" w:rsidRPr="0E1CD4D5">
        <w:rPr>
          <w:sz w:val="24"/>
          <w:szCs w:val="24"/>
        </w:rPr>
        <w:t xml:space="preserve">     (4)</w:t>
      </w:r>
    </w:p>
    <w:p w14:paraId="095274AB" w14:textId="4E28F701" w:rsidR="1A9B8BB1" w:rsidRDefault="186FD771" w:rsidP="1A9B8BB1">
      <w:pPr>
        <w:spacing w:line="480" w:lineRule="auto"/>
        <w:jc w:val="both"/>
      </w:pPr>
      <w:r w:rsidRPr="186FD771">
        <w:rPr>
          <w:rFonts w:ascii="Calibri" w:eastAsia="Calibri" w:hAnsi="Calibri" w:cs="Calibri"/>
          <w:lang w:val="en-US"/>
        </w:rPr>
        <w:t xml:space="preserve">We used annual atmospheric CO₂ concentrations of 421.08 ppm for 2023 and 424.61 ppm for 2024, together with mean annual atmospheric δ¹³C values of −8.6475‰ and −8.71916‰, respectively, derived from global observatory records from Scripps CO2 Program (http://scrippsco2.ucsd.edu). Although atmospheric flask samples were collected along the elevational gradient to assess potential local variation in atmospheric CO₂ concentration and isotopic composition, </w:t>
      </w:r>
      <w:commentRangeStart w:id="26"/>
      <w:r w:rsidRPr="186FD771">
        <w:rPr>
          <w:rFonts w:ascii="Calibri" w:eastAsia="Calibri" w:hAnsi="Calibri" w:cs="Calibri"/>
          <w:lang w:val="en-US"/>
        </w:rPr>
        <w:t xml:space="preserve">mixed-effects models did not reveal a consistent elevational trend. </w:t>
      </w:r>
      <w:commentRangeEnd w:id="26"/>
      <w:r w:rsidR="1A9B8BB1" w:rsidRPr="186FD771">
        <w:rPr>
          <w:rStyle w:val="CommentReference"/>
          <w:rFonts w:ascii="Calibri" w:eastAsia="Calibri" w:hAnsi="Calibri" w:cs="Calibri"/>
          <w:sz w:val="22"/>
          <w:szCs w:val="22"/>
          <w:lang w:val="en-US"/>
        </w:rPr>
        <w:commentReference w:id="26"/>
      </w:r>
      <w:r w:rsidRPr="186FD771">
        <w:rPr>
          <w:rFonts w:ascii="Calibri" w:eastAsia="Calibri" w:hAnsi="Calibri" w:cs="Calibri"/>
          <w:lang w:val="en-US"/>
        </w:rPr>
        <w:t xml:space="preserve">While </w:t>
      </w:r>
      <w:commentRangeStart w:id="27"/>
      <w:r w:rsidRPr="186FD771">
        <w:rPr>
          <w:rFonts w:ascii="Calibri" w:eastAsia="Calibri" w:hAnsi="Calibri" w:cs="Calibri"/>
          <w:lang w:val="en-US"/>
        </w:rPr>
        <w:t xml:space="preserve">a simple linear model suggested lower CO₂ concentrations at higher elevations, this pattern should be interpreted cautiously because some high-elevation samples were collected in more open environments </w:t>
      </w:r>
      <w:commentRangeEnd w:id="27"/>
      <w:r w:rsidR="00D21C22" w:rsidRPr="186FD771">
        <w:rPr>
          <w:rStyle w:val="CommentReference"/>
          <w:rFonts w:ascii="Calibri" w:eastAsia="Calibri" w:hAnsi="Calibri" w:cs="Calibri"/>
          <w:sz w:val="22"/>
          <w:szCs w:val="22"/>
          <w:lang w:val="en-US"/>
        </w:rPr>
        <w:commentReference w:id="27"/>
      </w:r>
      <w:r w:rsidRPr="186FD771">
        <w:rPr>
          <w:rFonts w:ascii="Calibri" w:eastAsia="Calibri" w:hAnsi="Calibri" w:cs="Calibri"/>
          <w:lang w:val="en-US"/>
        </w:rPr>
        <w:t xml:space="preserve">rather than within closed-canopy forest conditions, potentially affecting local atmospheric mixing and CO₂ dynamics. Given the limited local sampling coverage and the substantial spatial and temporal variability expected in tropical montane </w:t>
      </w:r>
      <w:r w:rsidRPr="186FD771">
        <w:rPr>
          <w:rFonts w:ascii="Calibri" w:eastAsia="Calibri" w:hAnsi="Calibri" w:cs="Calibri"/>
          <w:lang w:val="en-US"/>
        </w:rPr>
        <w:lastRenderedPageBreak/>
        <w:t>environments, we considered globally standardized atmospheric records to provide a more robust and consistent baseline for intrinsic water-use efficiency (iWUE) calculations.</w:t>
      </w:r>
    </w:p>
    <w:p w14:paraId="1F56AFA0" w14:textId="56C1DE09" w:rsidR="003E5E50" w:rsidRPr="005160BB" w:rsidRDefault="186FD771" w:rsidP="186FD771">
      <w:pPr>
        <w:spacing w:line="480" w:lineRule="auto"/>
        <w:jc w:val="both"/>
        <w:rPr>
          <w:i/>
          <w:iCs/>
          <w:lang w:val="en-US"/>
        </w:rPr>
      </w:pPr>
      <w:r w:rsidRPr="186FD771">
        <w:rPr>
          <w:i/>
          <w:iCs/>
          <w:lang w:val="en-US"/>
        </w:rPr>
        <w:t xml:space="preserve">Statistical </w:t>
      </w:r>
      <w:commentRangeStart w:id="28"/>
      <w:r w:rsidRPr="186FD771">
        <w:rPr>
          <w:i/>
          <w:iCs/>
          <w:lang w:val="en-US"/>
        </w:rPr>
        <w:t>analyses</w:t>
      </w:r>
    </w:p>
    <w:p w14:paraId="553B125A" w14:textId="44BB44B2" w:rsidR="186FD771" w:rsidRDefault="186FD771" w:rsidP="186FD771">
      <w:pPr>
        <w:spacing w:line="480" w:lineRule="auto"/>
        <w:jc w:val="both"/>
      </w:pPr>
      <w:r w:rsidRPr="186FD771">
        <w:rPr>
          <w:rFonts w:ascii="Calibri" w:eastAsia="Calibri" w:hAnsi="Calibri" w:cs="Calibri"/>
          <w:lang w:val="en-US"/>
        </w:rPr>
        <w:t xml:space="preserve">Treatment effects on iWUE, leaf nutrients, and leaf traits were evaluated using linear mixed-effects models, with N and P included as binary </w:t>
      </w:r>
      <w:commentRangeEnd w:id="28"/>
      <w:r w:rsidR="00D21C22" w:rsidRPr="186FD771">
        <w:rPr>
          <w:rStyle w:val="CommentReference"/>
          <w:rFonts w:ascii="Calibri" w:eastAsia="Calibri" w:hAnsi="Calibri" w:cs="Calibri"/>
          <w:sz w:val="22"/>
          <w:szCs w:val="22"/>
          <w:lang w:val="en-US"/>
        </w:rPr>
        <w:commentReference w:id="28"/>
      </w:r>
      <w:r w:rsidRPr="186FD771">
        <w:rPr>
          <w:rFonts w:ascii="Calibri" w:eastAsia="Calibri" w:hAnsi="Calibri" w:cs="Calibri"/>
          <w:lang w:val="en-US"/>
        </w:rPr>
        <w:t>fixed-effect predictors indicating nutrient addition (1) or no addition (0), and Block included as a random effect. Estimated marginal means (EMMs) were subsequently calculated from the fitted models to compare treatment responses.</w:t>
      </w:r>
    </w:p>
    <w:p w14:paraId="2105409E" w14:textId="68EFDBF9" w:rsidR="00046029" w:rsidRPr="005160BB" w:rsidRDefault="0E73A95F" w:rsidP="3945D156">
      <w:pPr>
        <w:spacing w:line="480" w:lineRule="auto"/>
        <w:jc w:val="both"/>
        <w:rPr>
          <w:lang w:val="en-US"/>
        </w:rPr>
      </w:pPr>
      <w:r w:rsidRPr="0E73A95F">
        <w:rPr>
          <w:lang w:val="en-US"/>
        </w:rPr>
        <w:t xml:space="preserve">Response variables of leaf nutrients (LNC and LPC) were log-transformed to fit the statistical assumptions. For all models, normality and homoskedasticity of the residuals were checked visually using, respectively, normal QQ plots and plots of the residuals as a function of the fitted values.  Statistical significance was set at α = 0.05. All data and statistical analyses were carried out using RStudio </w:t>
      </w:r>
      <w:r w:rsidR="36985DF5" w:rsidRPr="0E73A95F">
        <w:rPr>
          <w:lang w:val="en-US"/>
        </w:rPr>
        <w:fldChar w:fldCharType="begin"/>
      </w:r>
      <w:r w:rsidR="36985DF5" w:rsidRPr="0E73A95F">
        <w:rPr>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36985DF5" w:rsidRPr="0E73A95F">
        <w:rPr>
          <w:lang w:val="en-US"/>
        </w:rPr>
        <w:fldChar w:fldCharType="separate"/>
      </w:r>
      <w:r w:rsidRPr="0E73A95F">
        <w:rPr>
          <w:lang w:val="en-US"/>
        </w:rPr>
        <w:t>(version 4</w:t>
      </w:r>
      <w:r w:rsidRPr="0E73A95F">
        <w:rPr>
          <w:highlight w:val="yellow"/>
          <w:lang w:val="en-US"/>
        </w:rPr>
        <w:t>.5.2</w:t>
      </w:r>
      <w:r w:rsidRPr="0E73A95F">
        <w:rPr>
          <w:lang w:val="en-US"/>
        </w:rPr>
        <w:t xml:space="preserve"> RStudio Team, 2020)</w:t>
      </w:r>
      <w:r w:rsidR="36985DF5" w:rsidRPr="0E73A95F">
        <w:rPr>
          <w:lang w:val="en-US"/>
        </w:rPr>
        <w:fldChar w:fldCharType="end"/>
      </w:r>
      <w:r w:rsidRPr="0E73A95F">
        <w:rPr>
          <w:lang w:val="en-US"/>
        </w:rPr>
        <w:t xml:space="preserve">. </w:t>
      </w:r>
    </w:p>
    <w:p w14:paraId="78BE430A" w14:textId="13BFECBB" w:rsidR="00046029" w:rsidRPr="005160BB" w:rsidRDefault="186FD771" w:rsidP="3945D156">
      <w:pPr>
        <w:spacing w:line="480" w:lineRule="auto"/>
        <w:jc w:val="both"/>
        <w:rPr>
          <w:lang w:val="en-US"/>
        </w:rPr>
      </w:pPr>
      <w:r w:rsidRPr="186FD771">
        <w:rPr>
          <w:lang w:val="en-US"/>
        </w:rPr>
        <w:t xml:space="preserve">Lastly, with the aim to understand the trends across elevations, </w:t>
      </w:r>
      <w:commentRangeStart w:id="29"/>
      <w:r w:rsidRPr="186FD771">
        <w:rPr>
          <w:lang w:val="en-US"/>
        </w:rPr>
        <w:t>s</w:t>
      </w:r>
      <w:r w:rsidRPr="186FD771">
        <w:rPr>
          <w:rFonts w:ascii="Calibri" w:eastAsia="Calibri" w:hAnsi="Calibri" w:cs="Calibri"/>
          <w:color w:val="000000" w:themeColor="text1"/>
          <w:sz w:val="24"/>
          <w:szCs w:val="24"/>
          <w:lang w:val="en-US"/>
        </w:rPr>
        <w:t>caling relationships between iWUE, Narea and SLA were assessed using standardized major axis (SMA) regression (Wright et al. 2004; Warton et al. 2006; Mantlana et al. 2008</w:t>
      </w:r>
      <w:commentRangeEnd w:id="29"/>
      <w:r w:rsidR="36985DF5" w:rsidRPr="186FD771">
        <w:rPr>
          <w:rStyle w:val="CommentReference"/>
          <w:rFonts w:ascii="Calibri" w:eastAsia="Calibri" w:hAnsi="Calibri" w:cs="Calibri"/>
          <w:color w:val="000000" w:themeColor="text1"/>
          <w:sz w:val="24"/>
          <w:szCs w:val="24"/>
          <w:lang w:val="en-US"/>
        </w:rPr>
        <w:commentReference w:id="29"/>
      </w:r>
      <w:r w:rsidRPr="186FD771">
        <w:rPr>
          <w:rFonts w:ascii="Calibri" w:eastAsia="Calibri" w:hAnsi="Calibri" w:cs="Calibri"/>
          <w:color w:val="000000" w:themeColor="text1"/>
          <w:sz w:val="24"/>
          <w:szCs w:val="24"/>
          <w:lang w:val="en-US"/>
        </w:rPr>
        <w:t>). SMA regression is a regression method preferred used when the true slope of a relationship needs to be analyzed, rather than predicting values for a dependent variable from a predictor variable. It is thus commonly used to establish allometric scaling relationships, especially when the two variables are not measured on comparable scales (Warton et al. 2006).</w:t>
      </w:r>
    </w:p>
    <w:p w14:paraId="0370E045" w14:textId="1CE36BCF" w:rsidR="00046029" w:rsidRPr="005160BB" w:rsidRDefault="36985DF5" w:rsidP="3945D156">
      <w:pPr>
        <w:spacing w:line="480" w:lineRule="auto"/>
        <w:jc w:val="both"/>
        <w:rPr>
          <w:lang w:val="en-US"/>
        </w:rPr>
      </w:pPr>
      <w:r w:rsidRPr="3945D156">
        <w:rPr>
          <w:b/>
          <w:bCs/>
          <w:lang w:val="en-US"/>
        </w:rPr>
        <w:br w:type="page"/>
      </w:r>
    </w:p>
    <w:p w14:paraId="492425E5" w14:textId="2361A681" w:rsidR="005952B1" w:rsidRPr="005160BB" w:rsidRDefault="5114B5A8" w:rsidP="5114B5A8">
      <w:pPr>
        <w:pStyle w:val="Heading1"/>
        <w:rPr>
          <w:rFonts w:cstheme="minorBidi"/>
          <w:b/>
          <w:bCs/>
          <w:lang w:val="en-US"/>
        </w:rPr>
      </w:pPr>
      <w:commentRangeStart w:id="30"/>
      <w:r w:rsidRPr="5114B5A8">
        <w:rPr>
          <w:lang w:val="en-US"/>
        </w:rPr>
        <w:lastRenderedPageBreak/>
        <w:t>Results</w:t>
      </w:r>
      <w:commentRangeEnd w:id="30"/>
      <w:r w:rsidR="005D4E3F" w:rsidRPr="005160BB">
        <w:rPr>
          <w:rStyle w:val="CommentReference"/>
          <w:rFonts w:cstheme="minorBidi"/>
          <w:b/>
          <w:bCs/>
          <w:sz w:val="32"/>
          <w:szCs w:val="32"/>
          <w:lang w:val="en-US"/>
        </w:rPr>
        <w:commentReference w:id="30"/>
      </w:r>
    </w:p>
    <w:p w14:paraId="504922EB" w14:textId="0E8881BC" w:rsidR="5114B5A8" w:rsidRDefault="15AFFE87" w:rsidP="15AFFE87">
      <w:pPr>
        <w:spacing w:line="480" w:lineRule="auto"/>
        <w:jc w:val="both"/>
        <w:rPr>
          <w:rFonts w:ascii="Calibri" w:eastAsia="Calibri" w:hAnsi="Calibri" w:cs="Calibri"/>
          <w:lang w:val="en-US"/>
        </w:rPr>
      </w:pPr>
      <w:r w:rsidRPr="15AFFE87">
        <w:rPr>
          <w:i/>
          <w:iCs/>
          <w:lang w:val="en-US"/>
        </w:rPr>
        <w:t>Overview</w:t>
      </w:r>
      <w:r w:rsidRPr="15AFFE87">
        <w:rPr>
          <w:lang w:val="en-US"/>
        </w:rPr>
        <w:t xml:space="preserve"> – </w:t>
      </w:r>
    </w:p>
    <w:p w14:paraId="0B021B78" w14:textId="6A6E1C4E" w:rsidR="5114B5A8" w:rsidRDefault="5609A445" w:rsidP="5114B5A8">
      <w:pPr>
        <w:spacing w:line="480" w:lineRule="auto"/>
        <w:jc w:val="both"/>
        <w:rPr>
          <w:rFonts w:ascii="Calibri" w:eastAsia="Calibri" w:hAnsi="Calibri" w:cs="Calibri"/>
          <w:lang w:val="en-US"/>
        </w:rPr>
      </w:pPr>
      <w:r w:rsidRPr="5609A445">
        <w:rPr>
          <w:lang w:val="en-US"/>
        </w:rPr>
        <w:t xml:space="preserve">Here we describe the physiological responses of six species from tropical montane forests in the South of Ecuador. The foliar nutrients showed a stronger response to nutrient addition, while the physiological parameters here examined namely intrinsic water use efficiency (iWUE) and  </w:t>
      </w:r>
      <w:r w:rsidRPr="5609A445">
        <w:rPr>
          <w:rFonts w:ascii="Calibri" w:eastAsia="Calibri" w:hAnsi="Calibri" w:cs="Calibri"/>
          <w:b/>
          <w:bCs/>
          <w:sz w:val="18"/>
          <w:szCs w:val="18"/>
          <w:lang w:val="fr"/>
        </w:rPr>
        <w:t xml:space="preserve">δ13C </w:t>
      </w:r>
      <w:r w:rsidRPr="5609A445">
        <w:rPr>
          <w:lang w:val="en-US"/>
        </w:rPr>
        <w:t xml:space="preserve">did not show a consistent response across the species. In general, responses from 2000 m and 3000 m were more similar in magnitude than in those from the lower montane site. </w:t>
      </w:r>
    </w:p>
    <w:tbl>
      <w:tblPr>
        <w:tblStyle w:val="PlainTable2"/>
        <w:tblW w:w="8925" w:type="dxa"/>
        <w:tblLook w:val="04A0" w:firstRow="1" w:lastRow="0" w:firstColumn="1" w:lastColumn="0" w:noHBand="0" w:noVBand="1"/>
      </w:tblPr>
      <w:tblGrid>
        <w:gridCol w:w="1275"/>
        <w:gridCol w:w="536"/>
        <w:gridCol w:w="651"/>
        <w:gridCol w:w="537"/>
        <w:gridCol w:w="731"/>
        <w:gridCol w:w="627"/>
        <w:gridCol w:w="651"/>
        <w:gridCol w:w="562"/>
        <w:gridCol w:w="651"/>
        <w:gridCol w:w="537"/>
        <w:gridCol w:w="651"/>
        <w:gridCol w:w="1516"/>
      </w:tblGrid>
      <w:tr w:rsidR="003DF99A" w14:paraId="322E4D29" w14:textId="77777777" w:rsidTr="799B69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E7C6EB" w14:textId="55E5FA9A" w:rsidR="003DF99A" w:rsidRDefault="003DF99A" w:rsidP="37FD5DB6">
            <w:pPr>
              <w:rPr>
                <w:rFonts w:ascii="Calibri" w:eastAsia="Calibri" w:hAnsi="Calibri" w:cs="Calibri"/>
                <w:sz w:val="18"/>
                <w:szCs w:val="18"/>
                <w:lang w:val="es"/>
              </w:rPr>
            </w:pPr>
            <w:commentRangeStart w:id="31"/>
            <w:commentRangeStart w:id="32"/>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86952F6" w14:textId="2DE84FCB"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 xml:space="preserve"> </w:t>
            </w:r>
            <w:r w:rsidRPr="37FD5DB6">
              <w:rPr>
                <w:rFonts w:ascii="Calibri" w:eastAsia="Calibri" w:hAnsi="Calibri" w:cs="Calibri"/>
                <w:sz w:val="18"/>
                <w:szCs w:val="18"/>
                <w:lang w:val="es"/>
              </w:rPr>
              <w:t xml:space="preserve"> </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568303AC" w14:textId="764C7BE7"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δ13C (‰ v.s.V-PDB)</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03898F51" w14:textId="6391B5BB"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rPr>
            </w:pPr>
            <w:r w:rsidRPr="37FD5DB6">
              <w:rPr>
                <w:rFonts w:ascii="Calibri" w:eastAsia="Calibri" w:hAnsi="Calibri" w:cs="Calibri"/>
                <w:sz w:val="18"/>
                <w:szCs w:val="18"/>
              </w:rPr>
              <w:t xml:space="preserve">iWUE </w:t>
            </w:r>
          </w:p>
          <w:p w14:paraId="3E50A60D" w14:textId="037A38E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(μmol/mol)</w:t>
            </w:r>
            <w:r w:rsidRPr="37FD5DB6">
              <w:rPr>
                <w:rFonts w:ascii="Calibri" w:eastAsia="Calibri" w:hAnsi="Calibri" w:cs="Calibri"/>
                <w:sz w:val="18"/>
                <w:szCs w:val="18"/>
                <w:lang w:val="es"/>
              </w:rPr>
              <w:t xml:space="preserve"> </w:t>
            </w:r>
          </w:p>
        </w:tc>
        <w:tc>
          <w:tcPr>
            <w:tcW w:w="144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F88EADA" w14:textId="3D318806"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LNC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295BED58" w14:textId="3F212B02"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LPC</w:t>
            </w:r>
            <w:r w:rsidRPr="37FD5DB6">
              <w:rPr>
                <w:rFonts w:ascii="Calibri" w:eastAsia="Calibri" w:hAnsi="Calibri" w:cs="Calibri"/>
                <w:sz w:val="18"/>
                <w:szCs w:val="18"/>
                <w:lang w:val="es"/>
              </w:rPr>
              <w:t xml:space="preserve"> (mg/g)</w:t>
            </w:r>
          </w:p>
        </w:tc>
        <w:tc>
          <w:tcPr>
            <w:tcW w:w="1260" w:type="dxa"/>
            <w:gridSpan w:val="2"/>
            <w:tcBorders>
              <w:top w:val="single" w:sz="8" w:space="0" w:color="7F7F7F" w:themeColor="text1" w:themeTint="80"/>
              <w:left w:val="nil"/>
              <w:bottom w:val="single" w:sz="8" w:space="0" w:color="7F7F7F" w:themeColor="text1" w:themeTint="80"/>
              <w:right w:val="nil"/>
            </w:tcBorders>
            <w:tcMar>
              <w:left w:w="108" w:type="dxa"/>
              <w:right w:w="108" w:type="dxa"/>
            </w:tcMar>
          </w:tcPr>
          <w:p w14:paraId="6A8B6619" w14:textId="5DCD192D" w:rsidR="003DF99A" w:rsidRDefault="37FD5DB6" w:rsidP="37FD5DB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16"/>
                <w:szCs w:val="16"/>
                <w:lang w:val="es"/>
              </w:rPr>
            </w:pPr>
            <w:r w:rsidRPr="37FD5DB6">
              <w:rPr>
                <w:rFonts w:ascii="Calibri" w:eastAsia="Calibri" w:hAnsi="Calibri" w:cs="Calibri"/>
                <w:sz w:val="18"/>
                <w:szCs w:val="18"/>
                <w:lang w:val="fr"/>
              </w:rPr>
              <w:t>N:P</w:t>
            </w:r>
            <w:r w:rsidRPr="37FD5DB6">
              <w:rPr>
                <w:rFonts w:ascii="Calibri" w:eastAsia="Calibri" w:hAnsi="Calibri" w:cs="Calibri"/>
                <w:sz w:val="18"/>
                <w:szCs w:val="18"/>
                <w:lang w:val="es"/>
              </w:rPr>
              <w:t xml:space="preserve"> </w:t>
            </w:r>
          </w:p>
        </w:tc>
      </w:tr>
      <w:tr w:rsidR="003DF99A" w14:paraId="560EEE6B" w14:textId="77777777" w:rsidTr="799B69BB">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635"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E296C5" w14:textId="152B2B4B" w:rsidR="003DF99A" w:rsidRDefault="37FD5DB6" w:rsidP="37FD5DB6">
            <w:pPr>
              <w:jc w:val="center"/>
              <w:rPr>
                <w:rFonts w:ascii="Calibri" w:eastAsia="Calibri" w:hAnsi="Calibri" w:cs="Calibri"/>
                <w:sz w:val="16"/>
                <w:szCs w:val="16"/>
                <w:lang w:val="fr"/>
              </w:rPr>
            </w:pPr>
            <w:r w:rsidRPr="37FD5DB6">
              <w:rPr>
                <w:rFonts w:ascii="Calibri" w:eastAsia="Calibri" w:hAnsi="Calibri" w:cs="Calibri"/>
                <w:sz w:val="18"/>
                <w:szCs w:val="18"/>
                <w:lang w:val="fr"/>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389CF27" w14:textId="5F3B33D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sz w:val="16"/>
                <w:szCs w:val="16"/>
                <w:lang w:val="fr"/>
              </w:rPr>
            </w:pPr>
            <w:r w:rsidRPr="37FD5DB6">
              <w:rPr>
                <w:rFonts w:ascii="Calibri" w:eastAsia="Calibri" w:hAnsi="Calibri" w:cs="Calibri"/>
                <w:b/>
                <w:bCs/>
                <w:sz w:val="18"/>
                <w:szCs w:val="18"/>
                <w:lang w:val="fr"/>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911E6C" w14:textId="62186A5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3F148681" w14:textId="3EEBF26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EBE818" w14:textId="25FF51B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630" w:type="dxa"/>
            <w:tcBorders>
              <w:top w:val="nil"/>
              <w:left w:val="nil"/>
              <w:bottom w:val="single" w:sz="8" w:space="0" w:color="7F7F7F" w:themeColor="text1" w:themeTint="80"/>
              <w:right w:val="nil"/>
            </w:tcBorders>
            <w:tcMar>
              <w:left w:w="108" w:type="dxa"/>
              <w:right w:w="108" w:type="dxa"/>
            </w:tcMar>
          </w:tcPr>
          <w:p w14:paraId="1AE47E89" w14:textId="4AA3DB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49B22CD" w14:textId="1DBE3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720" w:type="dxa"/>
            <w:tcBorders>
              <w:top w:val="nil"/>
              <w:left w:val="nil"/>
              <w:bottom w:val="single" w:sz="8" w:space="0" w:color="7F7F7F" w:themeColor="text1" w:themeTint="80"/>
              <w:right w:val="nil"/>
            </w:tcBorders>
            <w:tcMar>
              <w:left w:w="108" w:type="dxa"/>
              <w:right w:w="108" w:type="dxa"/>
            </w:tcMar>
          </w:tcPr>
          <w:p w14:paraId="5478D5DE" w14:textId="52A1565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DA458E" w14:textId="0F382A0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1D55FBB3" w14:textId="770BCC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840EAD" w14:textId="7C5D4B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mean</w:t>
            </w:r>
          </w:p>
        </w:tc>
        <w:tc>
          <w:tcPr>
            <w:tcW w:w="540" w:type="dxa"/>
            <w:tcBorders>
              <w:top w:val="nil"/>
              <w:left w:val="nil"/>
              <w:bottom w:val="single" w:sz="8" w:space="0" w:color="7F7F7F" w:themeColor="text1" w:themeTint="80"/>
              <w:right w:val="nil"/>
            </w:tcBorders>
            <w:tcMar>
              <w:left w:w="108" w:type="dxa"/>
              <w:right w:w="108" w:type="dxa"/>
            </w:tcMar>
          </w:tcPr>
          <w:p w14:paraId="28799E1D" w14:textId="5EC55B0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sz w:val="16"/>
                <w:szCs w:val="16"/>
              </w:rPr>
            </w:pPr>
            <w:r w:rsidRPr="37FD5DB6">
              <w:rPr>
                <w:rFonts w:ascii="Calibri" w:eastAsia="Calibri" w:hAnsi="Calibri" w:cs="Calibri"/>
                <w:b/>
                <w:bCs/>
                <w:color w:val="000000" w:themeColor="text1"/>
                <w:sz w:val="18"/>
                <w:szCs w:val="18"/>
              </w:rPr>
              <w:t>std</w:t>
            </w:r>
          </w:p>
        </w:tc>
      </w:tr>
      <w:tr w:rsidR="003DF99A" w14:paraId="68C3CFAF"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single" w:sz="8" w:space="0" w:color="7F7F7F" w:themeColor="text1" w:themeTint="80"/>
              <w:left w:val="nil"/>
              <w:bottom w:val="single" w:sz="8" w:space="0" w:color="7F7F7F" w:themeColor="text1" w:themeTint="80"/>
              <w:right w:val="nil"/>
            </w:tcBorders>
            <w:tcMar>
              <w:left w:w="108" w:type="dxa"/>
              <w:right w:w="108" w:type="dxa"/>
            </w:tcMar>
          </w:tcPr>
          <w:p w14:paraId="18EBC613" w14:textId="58AD1F7C"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Clarisia  racemosa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19A6426" w14:textId="2B5C7EF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BCBEFE6" w14:textId="283C8E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-30.63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437576" w14:textId="794F3B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17413E2" w14:textId="2F14186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36.98</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4CE5833" w14:textId="4EB292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5D28415" w14:textId="08B86433" w:rsidR="003DF99A" w:rsidRDefault="37FD5DB6" w:rsidP="37FD5DB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sz w:val="18"/>
                <w:szCs w:val="18"/>
              </w:rPr>
              <w:t>17</w:t>
            </w:r>
            <w:r w:rsidRPr="37FD5DB6">
              <w:rPr>
                <w:rFonts w:ascii="Calibri" w:eastAsia="Calibri" w:hAnsi="Calibri" w:cs="Calibri"/>
                <w:color w:val="000000" w:themeColor="text1"/>
                <w:sz w:val="18"/>
                <w:szCs w:val="18"/>
                <w:lang w:val="fr"/>
              </w:rPr>
              <w:t>.39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FC41967" w14:textId="63DC248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224BB26" w14:textId="2B0FEC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E4B4CE7" w14:textId="50C468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A2E9435" w14:textId="0B649D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8CC9980" w14:textId="491D909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2.18</w:t>
            </w:r>
            <w:r w:rsidRPr="37FD5DB6">
              <w:rPr>
                <w:rFonts w:ascii="Calibri" w:eastAsia="Calibri" w:hAnsi="Calibri" w:cs="Calibri"/>
                <w:color w:val="000000" w:themeColor="text1"/>
                <w:sz w:val="18"/>
                <w:szCs w:val="18"/>
                <w:lang w:val="es"/>
              </w:rPr>
              <w:t xml:space="preserve"> </w:t>
            </w:r>
          </w:p>
        </w:tc>
      </w:tr>
      <w:tr w:rsidR="003DF99A" w14:paraId="5AF87190"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9F11394"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683DE7" w14:textId="510F54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76ADB2" w14:textId="235274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2E3837" w14:textId="7737E5C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54B456A" w14:textId="039017D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BA58940" w14:textId="2BFE5451"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91AD6B0" w14:textId="165DB13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20.06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381550" w14:textId="25C163FC"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1DE6369" w14:textId="4EF111D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919EACF" w14:textId="18B58BC0"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B19CDD" w14:textId="5C6F676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3758C6C" w14:textId="46B9B896" w:rsidR="003DF99A" w:rsidRDefault="37FD5DB6" w:rsidP="37FD5DB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sz w:val="18"/>
                <w:szCs w:val="18"/>
                <w:lang w:val="es"/>
              </w:rPr>
              <w:t xml:space="preserve"> </w:t>
            </w:r>
          </w:p>
        </w:tc>
      </w:tr>
      <w:tr w:rsidR="003DF99A" w14:paraId="569011C1"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A0BFA14"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54E9CDE2" w14:textId="6B1AFBA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0B9C32" w14:textId="11FF573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BEC225" w14:textId="11D5B46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630EED5" w14:textId="2DE0CDB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33.97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29DA4E" w14:textId="0E8F96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52D7620" w14:textId="599C6C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2FDF7A7" w14:textId="0FA491A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0AFD7FD" w14:textId="7F3D993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A758574" w14:textId="3267A59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E877A80" w14:textId="6779E78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A38C5EF" w14:textId="22658F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3.48</w:t>
            </w:r>
            <w:r w:rsidRPr="37FD5DB6">
              <w:rPr>
                <w:rFonts w:ascii="Calibri" w:eastAsia="Calibri" w:hAnsi="Calibri" w:cs="Calibri"/>
                <w:color w:val="000000" w:themeColor="text1"/>
                <w:sz w:val="18"/>
                <w:szCs w:val="18"/>
                <w:lang w:val="es"/>
              </w:rPr>
              <w:t xml:space="preserve"> </w:t>
            </w:r>
          </w:p>
        </w:tc>
      </w:tr>
      <w:tr w:rsidR="003DF99A" w14:paraId="1C84543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38B258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9A72B3E" w14:textId="7CBEE39E"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8E789BA" w14:textId="161B49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2BDE44C" w14:textId="2A406F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A196CD" w14:textId="37C5ECB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46.63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3BA138C" w14:textId="0C705D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9C9FD" w14:textId="363062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19.62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14EC9E8" w14:textId="5960C14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0A4F28A" w14:textId="7BBC761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5F8418F" w14:textId="7D4BD3E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C9579D" w14:textId="0609FC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6FAC1CF" w14:textId="4FB35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2.64</w:t>
            </w:r>
            <w:r w:rsidRPr="37FD5DB6">
              <w:rPr>
                <w:rFonts w:ascii="Calibri" w:eastAsia="Calibri" w:hAnsi="Calibri" w:cs="Calibri"/>
                <w:color w:val="000000" w:themeColor="text1"/>
                <w:sz w:val="18"/>
                <w:szCs w:val="18"/>
                <w:lang w:val="es"/>
              </w:rPr>
              <w:t xml:space="preserve"> </w:t>
            </w:r>
          </w:p>
        </w:tc>
      </w:tr>
      <w:tr w:rsidR="003DF99A" w14:paraId="5B9C422B" w14:textId="77777777" w:rsidTr="799B69BB">
        <w:trPr>
          <w:trHeight w:val="37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6BAA94B9" w14:textId="0C84D997"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Pouteria torta</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11C7E9A" w14:textId="5A71B08A"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99A254A" w14:textId="1C3BA5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-31.55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CEE843F" w14:textId="5BF858F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31DB577" w14:textId="4749B8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25.62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FFB439C" w14:textId="2445CF2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037437" w14:textId="1728C50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2DDCAA" w14:textId="3A1C10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E0C2B3" w14:textId="3162E6E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A999827" w14:textId="3355DAB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40A50C7" w14:textId="7C59C0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24.45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3BFAF22" w14:textId="109102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5.16</w:t>
            </w:r>
            <w:r w:rsidRPr="37FD5DB6">
              <w:rPr>
                <w:rFonts w:ascii="Calibri" w:eastAsia="Calibri" w:hAnsi="Calibri" w:cs="Calibri"/>
                <w:color w:val="000000" w:themeColor="text1"/>
                <w:sz w:val="18"/>
                <w:szCs w:val="18"/>
                <w:lang w:val="es"/>
              </w:rPr>
              <w:t xml:space="preserve"> </w:t>
            </w:r>
          </w:p>
        </w:tc>
      </w:tr>
      <w:tr w:rsidR="003DF99A" w14:paraId="4CAC9914"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1E31667"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5E03FD" w14:textId="2807BC8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D67929" w14:textId="6E63E01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76A78BD" w14:textId="2A570D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BAB16C" w14:textId="306288D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40.17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DE662EF" w14:textId="5F62F87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1C9665" w14:textId="24ABA2A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04C88B" w14:textId="2D477C9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B2A7F9E" w14:textId="3080342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10F280" w14:textId="0CCF59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CA2377" w14:textId="62798C8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25.95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A03EEB5" w14:textId="7BDA64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5.44</w:t>
            </w:r>
            <w:r w:rsidRPr="37FD5DB6">
              <w:rPr>
                <w:rFonts w:ascii="Calibri" w:eastAsia="Calibri" w:hAnsi="Calibri" w:cs="Calibri"/>
                <w:color w:val="000000" w:themeColor="text1"/>
                <w:sz w:val="18"/>
                <w:szCs w:val="18"/>
                <w:lang w:val="es"/>
              </w:rPr>
              <w:t xml:space="preserve"> </w:t>
            </w:r>
          </w:p>
        </w:tc>
      </w:tr>
      <w:tr w:rsidR="003DF99A" w14:paraId="2D87F3B3"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F7FACFE"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4AD9A2C6" w14:textId="4D60130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5D80F08" w14:textId="1DE9FA1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-31.74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9D97AE8" w14:textId="47C39E4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3FA725BF" w14:textId="1F0663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23.36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2BD9897" w14:textId="63C313E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16.58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B6F6878" w14:textId="16C128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0AD26CA" w14:textId="1111980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38A83A4" w14:textId="63D362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6CCFC00" w14:textId="104B34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99A7442" w14:textId="2B3DF54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22.58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60845C4" w14:textId="7971E0A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1.81</w:t>
            </w:r>
            <w:r w:rsidRPr="37FD5DB6">
              <w:rPr>
                <w:rFonts w:ascii="Calibri" w:eastAsia="Calibri" w:hAnsi="Calibri" w:cs="Calibri"/>
                <w:color w:val="000000" w:themeColor="text1"/>
                <w:sz w:val="18"/>
                <w:szCs w:val="18"/>
                <w:lang w:val="es"/>
              </w:rPr>
              <w:t xml:space="preserve"> </w:t>
            </w:r>
          </w:p>
        </w:tc>
      </w:tr>
      <w:tr w:rsidR="003DF99A" w14:paraId="27F8CB8A"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4C958F9"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9B2BB0B" w14:textId="29EF853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5B7702" w14:textId="50E48F5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-31.27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F00A6" w14:textId="4912BDE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194E65" w14:textId="33A3D02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29.13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4B43C2" w14:textId="2DF2F879"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CC481D" w14:textId="330BE99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054292" w14:textId="62A7EB6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78CACB" w14:textId="3D7A0CA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E469310" w14:textId="403E0AF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01899E0" w14:textId="3638EC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4F95395" w14:textId="5ACDDB3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5.11</w:t>
            </w:r>
            <w:r w:rsidRPr="37FD5DB6">
              <w:rPr>
                <w:rFonts w:ascii="Calibri" w:eastAsia="Calibri" w:hAnsi="Calibri" w:cs="Calibri"/>
                <w:color w:val="000000" w:themeColor="text1"/>
                <w:sz w:val="18"/>
                <w:szCs w:val="18"/>
                <w:lang w:val="es"/>
              </w:rPr>
              <w:t xml:space="preserve"> </w:t>
            </w:r>
          </w:p>
        </w:tc>
      </w:tr>
      <w:tr w:rsidR="003DF99A" w14:paraId="55A45969"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0CBC93F2" w14:textId="3C53C800"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Alchornea lojaensis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075AEB66" w14:textId="43E91BB8"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93204E4" w14:textId="73A06C5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0F729E3" w14:textId="5F3144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6BEAB66A" w14:textId="5CF0BD1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87.61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24880B27" w14:textId="17C61A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5F171" w14:textId="388CBC6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01CF7F7" w14:textId="01A8EC2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64316D5" w14:textId="74621CB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4B7BA09" w14:textId="6A11A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7F872F" w14:textId="1BF35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2D6A0130" w14:textId="1B6DAA8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2.24</w:t>
            </w:r>
            <w:r w:rsidRPr="37FD5DB6">
              <w:rPr>
                <w:rFonts w:ascii="Calibri" w:eastAsia="Calibri" w:hAnsi="Calibri" w:cs="Calibri"/>
                <w:color w:val="000000" w:themeColor="text1"/>
                <w:sz w:val="18"/>
                <w:szCs w:val="18"/>
                <w:lang w:val="es"/>
              </w:rPr>
              <w:t xml:space="preserve"> </w:t>
            </w:r>
          </w:p>
        </w:tc>
      </w:tr>
      <w:tr w:rsidR="003DF99A" w14:paraId="3EC2B69B"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8C78D1B"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E26E7A" w14:textId="1AE484C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28F578D" w14:textId="28D70E4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8C709" w14:textId="7EED692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A35BDC5" w14:textId="3DE5FED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86.9</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4A12083" w14:textId="4BCA2C5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87FAC3" w14:textId="23B798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62117CA" w14:textId="4AFEBA9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3B1D0C" w14:textId="3EB735D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06F6C8" w14:textId="2AA274D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E13C7FA" w14:textId="04E34D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3233626" w14:textId="7734E34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1.83</w:t>
            </w:r>
            <w:r w:rsidRPr="37FD5DB6">
              <w:rPr>
                <w:rFonts w:ascii="Calibri" w:eastAsia="Calibri" w:hAnsi="Calibri" w:cs="Calibri"/>
                <w:color w:val="000000" w:themeColor="text1"/>
                <w:sz w:val="18"/>
                <w:szCs w:val="18"/>
                <w:lang w:val="es"/>
              </w:rPr>
              <w:t xml:space="preserve"> </w:t>
            </w:r>
          </w:p>
        </w:tc>
      </w:tr>
      <w:tr w:rsidR="003DF99A" w14:paraId="78977EDD"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36D0EBAA"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0A2BDD0F" w14:textId="3177C9D6"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E1E29B5" w14:textId="085A57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9370E43" w14:textId="429B01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86F5EB2" w14:textId="38464A8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84.43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BBFB8E2" w14:textId="1EE5339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1018F82" w14:textId="25AB11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12.04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286FD37" w14:textId="0A9DCF8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C52BF09" w14:textId="1D860DF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9BA179F" w14:textId="351DEF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C4D25D4" w14:textId="23DA46F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9.59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0382AAA" w14:textId="3932C7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2.28</w:t>
            </w:r>
            <w:r w:rsidRPr="37FD5DB6">
              <w:rPr>
                <w:rFonts w:ascii="Calibri" w:eastAsia="Calibri" w:hAnsi="Calibri" w:cs="Calibri"/>
                <w:color w:val="000000" w:themeColor="text1"/>
                <w:sz w:val="18"/>
                <w:szCs w:val="18"/>
                <w:lang w:val="es"/>
              </w:rPr>
              <w:t xml:space="preserve"> </w:t>
            </w:r>
          </w:p>
        </w:tc>
      </w:tr>
      <w:tr w:rsidR="003DF99A" w14:paraId="75BABE87"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3978BD7"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25A1B64" w14:textId="7D33DCD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A85FE49" w14:textId="0E5E8F4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F31E75" w14:textId="6B5CB8F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8A25865" w14:textId="3E0871B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81.01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09318F" w14:textId="6F9CCF0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9BB7A56" w14:textId="434596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F03459" w14:textId="6231216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D7B65C" w14:textId="5F7C083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1FDDFA3" w14:textId="3A3F3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65D44DC" w14:textId="7A209E3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9.36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B2CA8F" w14:textId="32B1EB8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2.34</w:t>
            </w:r>
            <w:r w:rsidRPr="37FD5DB6">
              <w:rPr>
                <w:rFonts w:ascii="Calibri" w:eastAsia="Calibri" w:hAnsi="Calibri" w:cs="Calibri"/>
                <w:color w:val="000000" w:themeColor="text1"/>
                <w:sz w:val="18"/>
                <w:szCs w:val="18"/>
                <w:lang w:val="es"/>
              </w:rPr>
              <w:t xml:space="preserve"> </w:t>
            </w:r>
          </w:p>
        </w:tc>
      </w:tr>
      <w:tr w:rsidR="003DF99A" w14:paraId="033041DC" w14:textId="77777777" w:rsidTr="799B69BB">
        <w:trPr>
          <w:trHeight w:val="345"/>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7556A87D" w14:textId="0F973EAE"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Myrcia sp nov</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4366E5A9" w14:textId="6F3D1063"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E1825A" w14:textId="4BE0FE6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0FDB6E2E" w14:textId="0A7DE9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1.15</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712480FF" w14:textId="22FF22A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72.02</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3591B270" w14:textId="3BE8FBC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5CFC76" w14:textId="18014EE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8.82</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D95C74F" w14:textId="13196AA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D3B934C" w14:textId="302F3F4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205E505" w14:textId="22AAE0F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6ADE6A1" w14:textId="07BCE9E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34AF2F93" w14:textId="2233CD4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4.05</w:t>
            </w:r>
            <w:r w:rsidRPr="37FD5DB6">
              <w:rPr>
                <w:rFonts w:ascii="Calibri" w:eastAsia="Calibri" w:hAnsi="Calibri" w:cs="Calibri"/>
                <w:color w:val="000000" w:themeColor="text1"/>
                <w:sz w:val="18"/>
                <w:szCs w:val="18"/>
                <w:lang w:val="es"/>
              </w:rPr>
              <w:t xml:space="preserve"> </w:t>
            </w:r>
          </w:p>
        </w:tc>
      </w:tr>
      <w:tr w:rsidR="003DF99A" w14:paraId="2E193942"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677E2410"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2B70564" w14:textId="4E9EDE72"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BED0485" w14:textId="56AB72E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75D4678" w14:textId="4F12FFA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0.92</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1B22AD4" w14:textId="09B5299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DFC260" w14:textId="1850DD6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D757527" w14:textId="5903EA0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9.99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60962FC" w14:textId="680239F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FC1E47" w14:textId="27249F2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19C6E3A" w14:textId="34782E5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0FBB594" w14:textId="26E7D3E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23.54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C8E5BC" w14:textId="2687413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2.22</w:t>
            </w:r>
            <w:r w:rsidRPr="37FD5DB6">
              <w:rPr>
                <w:rFonts w:ascii="Calibri" w:eastAsia="Calibri" w:hAnsi="Calibri" w:cs="Calibri"/>
                <w:color w:val="000000" w:themeColor="text1"/>
                <w:sz w:val="18"/>
                <w:szCs w:val="18"/>
                <w:lang w:val="es"/>
              </w:rPr>
              <w:t xml:space="preserve"> </w:t>
            </w:r>
          </w:p>
        </w:tc>
      </w:tr>
      <w:tr w:rsidR="003DF99A" w14:paraId="2C8E10A5"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0D96103D"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0F855211" w14:textId="0D9967E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D34627" w14:textId="5214ECC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B28549D" w14:textId="615AA7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97A807E" w14:textId="35392C2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78.33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F1DD507" w14:textId="47E2167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710C545" w14:textId="06A0159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F5EEFD9" w14:textId="126257C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B6F0E04" w14:textId="452DB0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19AD6052" w14:textId="633FEB8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E603C8F" w14:textId="30956BA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49CA1BC" w14:textId="64B2B75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3.68</w:t>
            </w:r>
            <w:r w:rsidRPr="37FD5DB6">
              <w:rPr>
                <w:rFonts w:ascii="Calibri" w:eastAsia="Calibri" w:hAnsi="Calibri" w:cs="Calibri"/>
                <w:color w:val="000000" w:themeColor="text1"/>
                <w:sz w:val="18"/>
                <w:szCs w:val="18"/>
                <w:lang w:val="es"/>
              </w:rPr>
              <w:t xml:space="preserve"> </w:t>
            </w:r>
          </w:p>
        </w:tc>
      </w:tr>
      <w:tr w:rsidR="003DF99A" w14:paraId="627D1AE8"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13D51D5"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CD406FF" w14:textId="403DB5EF"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BE12129" w14:textId="18BE696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4923CA1" w14:textId="13D451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7794E9" w14:textId="23DB199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77.63</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51335DE" w14:textId="543D1A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61D3DF" w14:textId="25949E1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8.19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EB25F49" w14:textId="4400E2F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F760A67" w14:textId="64C9495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B8AE87F" w14:textId="497453F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2B751E" w14:textId="6488E4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6.34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05337A0" w14:textId="4C72AFA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5.05</w:t>
            </w:r>
            <w:r w:rsidRPr="37FD5DB6">
              <w:rPr>
                <w:rFonts w:ascii="Calibri" w:eastAsia="Calibri" w:hAnsi="Calibri" w:cs="Calibri"/>
                <w:color w:val="000000" w:themeColor="text1"/>
                <w:sz w:val="18"/>
                <w:szCs w:val="18"/>
                <w:lang w:val="es"/>
              </w:rPr>
              <w:t xml:space="preserve"> </w:t>
            </w:r>
          </w:p>
        </w:tc>
      </w:tr>
      <w:tr w:rsidR="003DF99A" w14:paraId="66723661" w14:textId="77777777" w:rsidTr="799B69BB">
        <w:trPr>
          <w:trHeight w:val="48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278CD9CB" w14:textId="20E1D32B" w:rsidR="003DF99A" w:rsidRDefault="37FD5DB6" w:rsidP="37FD5DB6">
            <w:pPr>
              <w:jc w:val="center"/>
              <w:rPr>
                <w:rFonts w:ascii="Calibri" w:eastAsia="Calibri" w:hAnsi="Calibri" w:cs="Calibri"/>
                <w:i/>
                <w:iCs/>
                <w:sz w:val="16"/>
                <w:szCs w:val="16"/>
                <w:lang w:val="es"/>
              </w:rPr>
            </w:pPr>
            <w:r w:rsidRPr="37FD5DB6">
              <w:rPr>
                <w:rFonts w:ascii="Calibri" w:eastAsia="Calibri" w:hAnsi="Calibri" w:cs="Calibri"/>
                <w:i/>
                <w:iCs/>
                <w:sz w:val="18"/>
                <w:szCs w:val="18"/>
                <w:lang w:val="fr"/>
              </w:rPr>
              <w:t>Hedyosmun  purpurascens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5C7FF16" w14:textId="691434A5"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5CB35C" w14:textId="0070687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-26.81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9EC86CE" w14:textId="33A9B4F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1.44</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07DF79AF" w14:textId="46919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83.75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84A1841" w14:textId="43159F8F"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6369580" w14:textId="098B4552"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14.31</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D820E2F" w14:textId="01533CA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D926AC7" w14:textId="128C1256"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FE1D10F" w14:textId="332DE0C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D41BCC7" w14:textId="1D97346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17.17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9C08803" w14:textId="24F846D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1.02</w:t>
            </w:r>
            <w:r w:rsidRPr="37FD5DB6">
              <w:rPr>
                <w:rFonts w:ascii="Calibri" w:eastAsia="Calibri" w:hAnsi="Calibri" w:cs="Calibri"/>
                <w:color w:val="000000" w:themeColor="text1"/>
                <w:sz w:val="18"/>
                <w:szCs w:val="18"/>
                <w:lang w:val="es"/>
              </w:rPr>
              <w:t xml:space="preserve"> </w:t>
            </w:r>
          </w:p>
        </w:tc>
      </w:tr>
      <w:tr w:rsidR="003DF99A" w14:paraId="1308F19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0D36EFE"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F6B029A" w14:textId="6D1F50F7"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521789D" w14:textId="562F248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-26.35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F24425" w14:textId="6E7968F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2.06</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AE764C8" w14:textId="03657E9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89.25</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F6AF2BB" w14:textId="4451490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25.08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2D60E17" w14:textId="449FAC5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7D55107" w14:textId="207FE0FE"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3.63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1F3B49B" w14:textId="67BBA75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C30A317" w14:textId="20BF4B8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CD775C" w14:textId="4313DFD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21.78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3480D9" w14:textId="62D9537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4.15</w:t>
            </w:r>
            <w:r w:rsidRPr="37FD5DB6">
              <w:rPr>
                <w:rFonts w:ascii="Calibri" w:eastAsia="Calibri" w:hAnsi="Calibri" w:cs="Calibri"/>
                <w:color w:val="000000" w:themeColor="text1"/>
                <w:sz w:val="18"/>
                <w:szCs w:val="18"/>
                <w:lang w:val="es"/>
              </w:rPr>
              <w:t xml:space="preserve"> </w:t>
            </w:r>
          </w:p>
        </w:tc>
      </w:tr>
      <w:tr w:rsidR="003DF99A" w14:paraId="40707D4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49E5F540"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61B71C51" w14:textId="36687260"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228474E7" w14:textId="0E95A8A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-24.85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08484CE" w14:textId="5A4ED46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B9C11A" w14:textId="56E303FE"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107.56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7D9804FC" w14:textId="04892B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2D84010" w14:textId="0827791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B9A599F" w14:textId="18741F6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D75950B" w14:textId="04442C7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BA41A8D" w14:textId="30C71C2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3AFA6A85" w14:textId="798A526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9F9642" w14:textId="253D5B8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0.42</w:t>
            </w:r>
            <w:r w:rsidRPr="37FD5DB6">
              <w:rPr>
                <w:rFonts w:ascii="Calibri" w:eastAsia="Calibri" w:hAnsi="Calibri" w:cs="Calibri"/>
                <w:color w:val="000000" w:themeColor="text1"/>
                <w:sz w:val="18"/>
                <w:szCs w:val="18"/>
                <w:lang w:val="es"/>
              </w:rPr>
              <w:t xml:space="preserve"> </w:t>
            </w:r>
          </w:p>
        </w:tc>
      </w:tr>
      <w:tr w:rsidR="003DF99A" w14:paraId="40C450D9"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786DFC1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CBCA27B" w14:textId="3D3190F4"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F906815" w14:textId="51201D41"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-27.29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B8AA40" w14:textId="16F3D0C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EF53490" w14:textId="3FA50BA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77.86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D759E" w14:textId="4FA893D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19.36</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835E21" w14:textId="3FA2E47B"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15.65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DD8DAFC" w14:textId="3735B83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F11A47B" w14:textId="2429F0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1.42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BB2395" w14:textId="2849654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55EFB6C" w14:textId="5060F62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12.15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6E63E94" w14:textId="41837E90"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3.82</w:t>
            </w:r>
            <w:r w:rsidRPr="37FD5DB6">
              <w:rPr>
                <w:rFonts w:ascii="Calibri" w:eastAsia="Calibri" w:hAnsi="Calibri" w:cs="Calibri"/>
                <w:color w:val="000000" w:themeColor="text1"/>
                <w:sz w:val="18"/>
                <w:szCs w:val="18"/>
                <w:lang w:val="es"/>
              </w:rPr>
              <w:t xml:space="preserve"> </w:t>
            </w:r>
          </w:p>
        </w:tc>
      </w:tr>
      <w:tr w:rsidR="003DF99A" w14:paraId="78815310" w14:textId="77777777" w:rsidTr="799B69BB">
        <w:trPr>
          <w:trHeight w:val="330"/>
        </w:trPr>
        <w:tc>
          <w:tcPr>
            <w:cnfStyle w:val="001000000000" w:firstRow="0" w:lastRow="0" w:firstColumn="1" w:lastColumn="0" w:oddVBand="0" w:evenVBand="0" w:oddHBand="0" w:evenHBand="0" w:firstRowFirstColumn="0" w:firstRowLastColumn="0" w:lastRowFirstColumn="0" w:lastRowLastColumn="0"/>
            <w:tcW w:w="1635" w:type="dxa"/>
            <w:vMerge w:val="restart"/>
            <w:tcBorders>
              <w:top w:val="nil"/>
              <w:left w:val="nil"/>
              <w:bottom w:val="single" w:sz="8" w:space="0" w:color="7F7F7F" w:themeColor="text1" w:themeTint="80"/>
              <w:right w:val="nil"/>
            </w:tcBorders>
            <w:tcMar>
              <w:left w:w="108" w:type="dxa"/>
              <w:right w:w="108" w:type="dxa"/>
            </w:tcMar>
          </w:tcPr>
          <w:p w14:paraId="33366168" w14:textId="2158CBB7" w:rsidR="003DF99A" w:rsidRDefault="37FD5DB6" w:rsidP="37FD5DB6">
            <w:pPr>
              <w:jc w:val="center"/>
              <w:rPr>
                <w:rFonts w:ascii="Calibri" w:eastAsia="Calibri" w:hAnsi="Calibri" w:cs="Calibri"/>
                <w:sz w:val="16"/>
                <w:szCs w:val="16"/>
                <w:lang w:val="es"/>
              </w:rPr>
            </w:pPr>
            <w:r w:rsidRPr="37FD5DB6">
              <w:rPr>
                <w:rFonts w:ascii="Calibri" w:eastAsia="Calibri" w:hAnsi="Calibri" w:cs="Calibri"/>
                <w:i/>
                <w:iCs/>
                <w:sz w:val="18"/>
                <w:szCs w:val="18"/>
                <w:lang w:val="fr"/>
              </w:rPr>
              <w:t>Weinmania  loxensis</w:t>
            </w:r>
            <w:r w:rsidRPr="37FD5DB6">
              <w:rPr>
                <w:rFonts w:ascii="Calibri" w:eastAsia="Calibri" w:hAnsi="Calibri" w:cs="Calibri"/>
                <w:i/>
                <w:iCs/>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508B62D3" w14:textId="4D5294CB" w:rsidR="003DF99A" w:rsidRDefault="37FD5DB6"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C</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1026A05" w14:textId="32D6E8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-27.7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6AC33510" w14:textId="43B2442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0.27</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5F91A50E" w14:textId="1043A87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72.87</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1BAC4BB3" w14:textId="4847C97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3.29</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51F6B99D" w14:textId="76470371"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10.43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1B7A7390" w14:textId="6C30C940"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38FB514" w14:textId="3ACA1B77"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0.56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52BFE52" w14:textId="69E4F49C"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496FA50" w14:textId="72AED6C3"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18.65</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58424477" w14:textId="7DD0A224"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1.67</w:t>
            </w:r>
            <w:r w:rsidRPr="37FD5DB6">
              <w:rPr>
                <w:rFonts w:ascii="Calibri" w:eastAsia="Calibri" w:hAnsi="Calibri" w:cs="Calibri"/>
                <w:color w:val="000000" w:themeColor="text1"/>
                <w:sz w:val="18"/>
                <w:szCs w:val="18"/>
                <w:lang w:val="es"/>
              </w:rPr>
              <w:t xml:space="preserve"> </w:t>
            </w:r>
          </w:p>
        </w:tc>
      </w:tr>
      <w:tr w:rsidR="003DF99A" w14:paraId="6A0CABDD"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5E110D10"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4E06E0" w14:textId="1396BF4A"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N</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6A8A4F" w14:textId="313FE48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-28.06</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FD925D0" w14:textId="293FD2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68B58044" w14:textId="375238A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68.51</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D054D48" w14:textId="634B764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10.95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1214C8D" w14:textId="0E187E4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11.47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3E27E78" w14:textId="0DDABA3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9A49F48" w14:textId="507CBD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0.61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38CD69F" w14:textId="6257A06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0.05</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8E3FD23" w14:textId="594AB617"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18.89</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74902B2" w14:textId="4BDB7B95"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1.99</w:t>
            </w:r>
            <w:r w:rsidRPr="37FD5DB6">
              <w:rPr>
                <w:rFonts w:ascii="Calibri" w:eastAsia="Calibri" w:hAnsi="Calibri" w:cs="Calibri"/>
                <w:color w:val="000000" w:themeColor="text1"/>
                <w:sz w:val="18"/>
                <w:szCs w:val="18"/>
                <w:lang w:val="es"/>
              </w:rPr>
              <w:t xml:space="preserve"> </w:t>
            </w:r>
          </w:p>
        </w:tc>
      </w:tr>
      <w:tr w:rsidR="003DF99A" w14:paraId="65E1E618" w14:textId="77777777" w:rsidTr="799B69BB">
        <w:trPr>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FCB8549" w14:textId="77777777" w:rsidR="003D7B42" w:rsidRDefault="003D7B42"/>
        </w:tc>
        <w:tc>
          <w:tcPr>
            <w:tcW w:w="630" w:type="dxa"/>
            <w:tcBorders>
              <w:top w:val="single" w:sz="8" w:space="0" w:color="7F7F7F" w:themeColor="text1" w:themeTint="80"/>
              <w:left w:val="nil"/>
              <w:bottom w:val="nil"/>
              <w:right w:val="nil"/>
            </w:tcBorders>
            <w:tcMar>
              <w:left w:w="108" w:type="dxa"/>
              <w:right w:w="108" w:type="dxa"/>
            </w:tcMar>
          </w:tcPr>
          <w:p w14:paraId="6058FD79" w14:textId="5B2D0AE4" w:rsidR="003DF99A" w:rsidRDefault="799B69BB" w:rsidP="37FD5DB6">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16"/>
                <w:szCs w:val="16"/>
                <w:lang w:val="es"/>
              </w:rPr>
            </w:pPr>
            <w:r w:rsidRPr="799B69BB">
              <w:rPr>
                <w:rFonts w:ascii="Calibri" w:eastAsia="Calibri" w:hAnsi="Calibri" w:cs="Calibri"/>
                <w:b/>
                <w:bCs/>
                <w:sz w:val="18"/>
                <w:szCs w:val="18"/>
                <w:lang w:val="fr"/>
              </w:rPr>
              <w:t>N+P</w:t>
            </w:r>
            <w:r w:rsidRPr="799B69BB">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48E57C38" w14:textId="68F819F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-29.03</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2FA6205" w14:textId="3F0CC5E8"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0.79</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nil"/>
              <w:right w:val="nil"/>
            </w:tcBorders>
            <w:tcMar>
              <w:left w:w="108" w:type="dxa"/>
              <w:right w:w="108" w:type="dxa"/>
            </w:tcMar>
          </w:tcPr>
          <w:p w14:paraId="42A4F916" w14:textId="3A206E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56.6</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nil"/>
              <w:right w:val="nil"/>
            </w:tcBorders>
            <w:tcMar>
              <w:left w:w="108" w:type="dxa"/>
              <w:right w:w="108" w:type="dxa"/>
            </w:tcMar>
          </w:tcPr>
          <w:p w14:paraId="65516E03" w14:textId="4BB8CCC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9.7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5E87853" w14:textId="5E49F52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6F95D587" w14:textId="59A6F2DA"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0.14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773FC181" w14:textId="3C86816B"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0.72</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779FCBB5" w14:textId="049EEA85"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0.07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nil"/>
              <w:right w:val="nil"/>
            </w:tcBorders>
            <w:tcMar>
              <w:left w:w="108" w:type="dxa"/>
              <w:right w:w="108" w:type="dxa"/>
            </w:tcMar>
          </w:tcPr>
          <w:p w14:paraId="0F815BFB" w14:textId="6EA10D29"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15.57</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nil"/>
              <w:right w:val="nil"/>
            </w:tcBorders>
            <w:tcMar>
              <w:left w:w="108" w:type="dxa"/>
              <w:right w:w="108" w:type="dxa"/>
            </w:tcMar>
          </w:tcPr>
          <w:p w14:paraId="46F8325A" w14:textId="0E5C998D" w:rsidR="003DF99A" w:rsidRDefault="37FD5DB6" w:rsidP="37FD5DB6">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1.25</w:t>
            </w:r>
            <w:r w:rsidRPr="37FD5DB6">
              <w:rPr>
                <w:rFonts w:ascii="Calibri" w:eastAsia="Calibri" w:hAnsi="Calibri" w:cs="Calibri"/>
                <w:color w:val="000000" w:themeColor="text1"/>
                <w:sz w:val="18"/>
                <w:szCs w:val="18"/>
                <w:lang w:val="es"/>
              </w:rPr>
              <w:t xml:space="preserve"> </w:t>
            </w:r>
          </w:p>
        </w:tc>
      </w:tr>
      <w:tr w:rsidR="003DF99A" w14:paraId="487C06DE" w14:textId="77777777" w:rsidTr="799B69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5" w:type="dxa"/>
            <w:vMerge/>
            <w:vAlign w:val="center"/>
          </w:tcPr>
          <w:p w14:paraId="18914CB2" w14:textId="77777777" w:rsidR="003D7B42" w:rsidRDefault="003D7B42"/>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25767C" w14:textId="0E1AC108" w:rsidR="003DF99A" w:rsidRDefault="37FD5DB6" w:rsidP="37FD5DB6">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lang w:val="es"/>
              </w:rPr>
            </w:pPr>
            <w:r w:rsidRPr="37FD5DB6">
              <w:rPr>
                <w:rFonts w:ascii="Calibri" w:eastAsia="Calibri" w:hAnsi="Calibri" w:cs="Calibri"/>
                <w:b/>
                <w:bCs/>
                <w:sz w:val="18"/>
                <w:szCs w:val="18"/>
                <w:lang w:val="fr"/>
              </w:rPr>
              <w:t>P</w:t>
            </w:r>
            <w:r w:rsidRPr="37FD5DB6">
              <w:rPr>
                <w:rFonts w:ascii="Calibri" w:eastAsia="Calibri" w:hAnsi="Calibri" w:cs="Calibri"/>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13AC98" w14:textId="760589B4"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-28.38</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F647AEB" w14:textId="23AD21BD"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1.13</w:t>
            </w:r>
            <w:r w:rsidRPr="37FD5DB6">
              <w:rPr>
                <w:rFonts w:ascii="Calibri" w:eastAsia="Calibri" w:hAnsi="Calibri" w:cs="Calibri"/>
                <w:color w:val="000000" w:themeColor="text1"/>
                <w:sz w:val="18"/>
                <w:szCs w:val="18"/>
                <w:lang w:val="es"/>
              </w:rPr>
              <w:t xml:space="preserve"> </w:t>
            </w:r>
          </w:p>
        </w:tc>
        <w:tc>
          <w:tcPr>
            <w:tcW w:w="81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43836EB" w14:textId="6F244B2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64.54</w:t>
            </w:r>
            <w:r w:rsidRPr="37FD5DB6">
              <w:rPr>
                <w:rFonts w:ascii="Calibri" w:eastAsia="Calibri" w:hAnsi="Calibri" w:cs="Calibri"/>
                <w:color w:val="000000" w:themeColor="text1"/>
                <w:sz w:val="18"/>
                <w:szCs w:val="18"/>
                <w:lang w:val="es"/>
              </w:rPr>
              <w:t xml:space="preserve"> </w:t>
            </w:r>
          </w:p>
        </w:tc>
        <w:tc>
          <w:tcPr>
            <w:tcW w:w="63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CCA8543" w14:textId="079912B8"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13.8</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C751F51" w14:textId="16E70A02"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10.73</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0941919" w14:textId="1C7D7DAF"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1.7</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2F59C67" w14:textId="0612E53A"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1.64</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D95AEDD" w14:textId="4791237C"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0.44</w:t>
            </w:r>
            <w:r w:rsidRPr="37FD5DB6">
              <w:rPr>
                <w:rFonts w:ascii="Calibri" w:eastAsia="Calibri" w:hAnsi="Calibri" w:cs="Calibri"/>
                <w:color w:val="000000" w:themeColor="text1"/>
                <w:sz w:val="18"/>
                <w:szCs w:val="18"/>
                <w:lang w:val="es"/>
              </w:rPr>
              <w:t xml:space="preserve"> </w:t>
            </w:r>
          </w:p>
        </w:tc>
        <w:tc>
          <w:tcPr>
            <w:tcW w:w="72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3C14DB39" w14:textId="73DD1FF3"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6"/>
                <w:szCs w:val="16"/>
                <w:lang w:val="es"/>
              </w:rPr>
            </w:pPr>
            <w:r w:rsidRPr="37FD5DB6">
              <w:rPr>
                <w:rFonts w:ascii="Calibri" w:eastAsia="Calibri" w:hAnsi="Calibri" w:cs="Calibri"/>
                <w:color w:val="000000" w:themeColor="text1"/>
                <w:sz w:val="18"/>
                <w:szCs w:val="18"/>
                <w:lang w:val="fr"/>
              </w:rPr>
              <w:t>7.31</w:t>
            </w:r>
            <w:r w:rsidRPr="37FD5DB6">
              <w:rPr>
                <w:rFonts w:ascii="Calibri" w:eastAsia="Calibri" w:hAnsi="Calibri" w:cs="Calibri"/>
                <w:color w:val="000000" w:themeColor="text1"/>
                <w:sz w:val="18"/>
                <w:szCs w:val="18"/>
                <w:lang w:val="es"/>
              </w:rPr>
              <w:t xml:space="preserve"> </w:t>
            </w:r>
          </w:p>
        </w:tc>
        <w:tc>
          <w:tcPr>
            <w:tcW w:w="540"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4658BA41" w14:textId="0CAD0766" w:rsidR="003DF99A" w:rsidRDefault="37FD5DB6" w:rsidP="37FD5DB6">
            <w:pPr>
              <w:jc w:val="righ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18"/>
                <w:szCs w:val="18"/>
                <w:lang w:val="es"/>
              </w:rPr>
            </w:pPr>
            <w:r w:rsidRPr="37FD5DB6">
              <w:rPr>
                <w:rFonts w:ascii="Calibri" w:eastAsia="Calibri" w:hAnsi="Calibri" w:cs="Calibri"/>
                <w:color w:val="000000" w:themeColor="text1"/>
                <w:sz w:val="18"/>
                <w:szCs w:val="18"/>
                <w:lang w:val="fr"/>
              </w:rPr>
              <w:t>3.43</w:t>
            </w:r>
            <w:commentRangeEnd w:id="31"/>
            <w:r w:rsidR="003DF99A">
              <w:rPr>
                <w:rStyle w:val="CommentReference"/>
                <w:rFonts w:ascii="Calibri" w:eastAsia="Calibri" w:hAnsi="Calibri" w:cs="Calibri"/>
                <w:color w:val="000000" w:themeColor="text1"/>
                <w:sz w:val="18"/>
                <w:szCs w:val="18"/>
                <w:lang w:val="es"/>
              </w:rPr>
              <w:commentReference w:id="31"/>
            </w:r>
            <w:commentRangeEnd w:id="32"/>
            <w:r w:rsidR="003DF99A">
              <w:rPr>
                <w:rStyle w:val="CommentReference"/>
                <w:rFonts w:ascii="Calibri" w:eastAsia="Calibri" w:hAnsi="Calibri" w:cs="Calibri"/>
                <w:color w:val="000000" w:themeColor="text1"/>
                <w:sz w:val="18"/>
                <w:szCs w:val="18"/>
                <w:lang w:val="es"/>
              </w:rPr>
              <w:commentReference w:id="32"/>
            </w:r>
          </w:p>
        </w:tc>
      </w:tr>
    </w:tbl>
    <w:p w14:paraId="2274212E" w14:textId="582DE4E2" w:rsidR="799B69BB" w:rsidRDefault="799B69BB" w:rsidP="799B69BB">
      <w:pPr>
        <w:spacing w:line="480" w:lineRule="auto"/>
        <w:jc w:val="both"/>
        <w:rPr>
          <w:i/>
          <w:iCs/>
          <w:lang w:val="en-US"/>
        </w:rPr>
      </w:pPr>
    </w:p>
    <w:p w14:paraId="379647A7" w14:textId="14E819D9" w:rsidR="7DB71AEC" w:rsidRDefault="799B69BB" w:rsidP="799B69BB">
      <w:pPr>
        <w:spacing w:line="480" w:lineRule="auto"/>
        <w:jc w:val="both"/>
        <w:rPr>
          <w:highlight w:val="yellow"/>
          <w:lang w:val="en-US"/>
        </w:rPr>
      </w:pPr>
      <w:r w:rsidRPr="799B69BB">
        <w:rPr>
          <w:b/>
          <w:bCs/>
          <w:lang w:val="en-US"/>
        </w:rPr>
        <w:lastRenderedPageBreak/>
        <w:t>Table 3.</w:t>
      </w:r>
      <w:r w:rsidRPr="799B69BB">
        <w:rPr>
          <w:lang w:val="en-US"/>
        </w:rPr>
        <w:t xml:space="preserve"> </w:t>
      </w:r>
      <w:commentRangeStart w:id="33"/>
      <w:r w:rsidRPr="799B69BB">
        <w:rPr>
          <w:rFonts w:ascii="Calibri" w:eastAsia="Calibri" w:hAnsi="Calibri" w:cs="Calibri"/>
          <w:lang w:val="en-US"/>
        </w:rPr>
        <w:t xml:space="preserve">Summary of leaf nutrient concentrations and physiological traits under nutrient addition treatments, presented as means </w:t>
      </w:r>
      <w:commentRangeEnd w:id="33"/>
      <w:r w:rsidR="00A6213C" w:rsidRPr="799B69BB">
        <w:rPr>
          <w:rStyle w:val="CommentReference"/>
          <w:rFonts w:ascii="Calibri" w:eastAsia="Calibri" w:hAnsi="Calibri" w:cs="Calibri"/>
          <w:sz w:val="22"/>
          <w:szCs w:val="22"/>
          <w:lang w:val="en-US"/>
        </w:rPr>
        <w:commentReference w:id="33"/>
      </w:r>
      <w:r w:rsidRPr="799B69BB">
        <w:rPr>
          <w:rFonts w:ascii="Calibri" w:eastAsia="Calibri" w:hAnsi="Calibri" w:cs="Calibri"/>
          <w:lang w:val="en-US"/>
        </w:rPr>
        <w:t>± standard deviations (SD).</w:t>
      </w:r>
    </w:p>
    <w:p w14:paraId="32CBAAFA" w14:textId="4CC951E6" w:rsidR="7DB71AEC" w:rsidRDefault="1DB06B16" w:rsidP="1DB06B16">
      <w:pPr>
        <w:spacing w:line="480" w:lineRule="auto"/>
        <w:jc w:val="both"/>
        <w:rPr>
          <w:lang w:val="en-US"/>
        </w:rPr>
      </w:pPr>
      <w:commentRangeStart w:id="34"/>
      <w:r w:rsidRPr="1DB06B16">
        <w:rPr>
          <w:lang w:val="en-US"/>
        </w:rPr>
        <w:t xml:space="preserve">In the control groups, LNC was higher at 1000 m sites in the species: </w:t>
      </w:r>
      <w:r w:rsidRPr="1DB06B16">
        <w:rPr>
          <w:i/>
          <w:iCs/>
          <w:lang w:val="en-US"/>
        </w:rPr>
        <w:t xml:space="preserve">C. racemosa </w:t>
      </w:r>
      <w:r w:rsidRPr="1DB06B16">
        <w:rPr>
          <w:lang w:val="en-US"/>
        </w:rPr>
        <w:t xml:space="preserve">(mean = 17.29 </w:t>
      </w:r>
      <w:r w:rsidRPr="1DB06B16">
        <w:rPr>
          <w:rFonts w:ascii="Calibri" w:eastAsia="Calibri" w:hAnsi="Calibri" w:cs="Calibri"/>
          <w:lang w:val="en-US"/>
        </w:rPr>
        <w:t xml:space="preserve">mg g⁻¹ </w:t>
      </w:r>
      <w:r w:rsidRPr="1DB06B16">
        <w:rPr>
          <w:lang w:val="en-US"/>
        </w:rPr>
        <w:t>)</w:t>
      </w:r>
      <w:r w:rsidRPr="1DB06B16">
        <w:rPr>
          <w:i/>
          <w:iCs/>
          <w:lang w:val="en-US"/>
        </w:rPr>
        <w:t xml:space="preserve"> </w:t>
      </w:r>
      <w:r w:rsidRPr="1DB06B16">
        <w:rPr>
          <w:lang w:val="en-US"/>
        </w:rPr>
        <w:t xml:space="preserve">and </w:t>
      </w:r>
      <w:r w:rsidRPr="1DB06B16">
        <w:rPr>
          <w:i/>
          <w:iCs/>
          <w:lang w:val="en-US"/>
        </w:rPr>
        <w:t>P. torta</w:t>
      </w:r>
      <w:r w:rsidRPr="1DB06B16">
        <w:rPr>
          <w:lang w:val="en-US"/>
        </w:rPr>
        <w:t xml:space="preserve"> (mean= 15.20 </w:t>
      </w:r>
      <w:r w:rsidRPr="1DB06B16">
        <w:rPr>
          <w:rFonts w:ascii="Calibri" w:eastAsia="Calibri" w:hAnsi="Calibri" w:cs="Calibri"/>
          <w:lang w:val="en-US"/>
        </w:rPr>
        <w:t>mg g⁻¹</w:t>
      </w:r>
      <w:r w:rsidRPr="1DB06B16">
        <w:rPr>
          <w:lang w:val="en-US"/>
        </w:rPr>
        <w:t xml:space="preserve">). </w:t>
      </w:r>
      <w:commentRangeEnd w:id="34"/>
      <w:r w:rsidR="7DB71AEC" w:rsidRPr="1DB06B16">
        <w:rPr>
          <w:rStyle w:val="CommentReference"/>
          <w:sz w:val="22"/>
          <w:szCs w:val="22"/>
          <w:lang w:val="en-US"/>
        </w:rPr>
        <w:commentReference w:id="34"/>
      </w:r>
      <w:r w:rsidRPr="1DB06B16">
        <w:rPr>
          <w:lang w:val="en-US"/>
        </w:rPr>
        <w:t xml:space="preserve"> The values for LNC for 2000m sites: </w:t>
      </w:r>
      <w:r w:rsidRPr="1DB06B16">
        <w:rPr>
          <w:i/>
          <w:iCs/>
          <w:lang w:val="en-US"/>
        </w:rPr>
        <w:t xml:space="preserve">Myrcia </w:t>
      </w:r>
      <w:r w:rsidRPr="1DB06B16">
        <w:rPr>
          <w:lang w:val="en-US"/>
        </w:rPr>
        <w:t xml:space="preserve">sp. Nov (mean = 8.82 </w:t>
      </w:r>
      <w:r w:rsidRPr="1DB06B16">
        <w:rPr>
          <w:rFonts w:ascii="Calibri" w:eastAsia="Calibri" w:hAnsi="Calibri" w:cs="Calibri"/>
          <w:lang w:val="en-US"/>
        </w:rPr>
        <w:t>mg g⁻¹</w:t>
      </w:r>
      <w:r w:rsidRPr="1DB06B16">
        <w:rPr>
          <w:lang w:val="en-US"/>
        </w:rPr>
        <w:t xml:space="preserve">) and </w:t>
      </w:r>
      <w:r w:rsidRPr="1DB06B16">
        <w:rPr>
          <w:i/>
          <w:iCs/>
          <w:lang w:val="en-US"/>
        </w:rPr>
        <w:t>A. lojaensis</w:t>
      </w:r>
      <w:r w:rsidRPr="1DB06B16">
        <w:rPr>
          <w:lang w:val="en-US"/>
        </w:rPr>
        <w:t xml:space="preserve"> (mean = 11.61 </w:t>
      </w:r>
      <w:r w:rsidRPr="1DB06B16">
        <w:rPr>
          <w:rFonts w:ascii="Calibri" w:eastAsia="Calibri" w:hAnsi="Calibri" w:cs="Calibri"/>
          <w:lang w:val="en-US"/>
        </w:rPr>
        <w:t>mg g⁻¹</w:t>
      </w:r>
      <w:r w:rsidRPr="1DB06B16">
        <w:rPr>
          <w:lang w:val="en-US"/>
        </w:rPr>
        <w:t xml:space="preserve">); and 3000 m sites: </w:t>
      </w:r>
      <w:r w:rsidRPr="1DB06B16">
        <w:rPr>
          <w:i/>
          <w:iCs/>
          <w:lang w:val="en-US"/>
        </w:rPr>
        <w:t>H. purpurascens</w:t>
      </w:r>
      <w:r w:rsidRPr="1DB06B16">
        <w:rPr>
          <w:lang w:val="en-US"/>
        </w:rPr>
        <w:t xml:space="preserve"> (mean = 14.31 </w:t>
      </w:r>
      <w:r w:rsidRPr="1DB06B16">
        <w:rPr>
          <w:rFonts w:ascii="Calibri" w:eastAsia="Calibri" w:hAnsi="Calibri" w:cs="Calibri"/>
          <w:lang w:val="en-US"/>
        </w:rPr>
        <w:t>mg g⁻¹</w:t>
      </w:r>
      <w:r w:rsidRPr="1DB06B16">
        <w:rPr>
          <w:lang w:val="en-US"/>
        </w:rPr>
        <w:t xml:space="preserve">), </w:t>
      </w:r>
      <w:r w:rsidRPr="1DB06B16">
        <w:rPr>
          <w:i/>
          <w:iCs/>
          <w:lang w:val="en-US"/>
        </w:rPr>
        <w:t>W. loxensis</w:t>
      </w:r>
      <w:r w:rsidRPr="1DB06B16">
        <w:rPr>
          <w:lang w:val="en-US"/>
        </w:rPr>
        <w:t xml:space="preserve"> (mean = 10.43 </w:t>
      </w:r>
      <w:r w:rsidRPr="1DB06B16">
        <w:rPr>
          <w:rFonts w:ascii="Calibri" w:eastAsia="Calibri" w:hAnsi="Calibri" w:cs="Calibri"/>
          <w:lang w:val="en-US"/>
        </w:rPr>
        <w:t>mg g⁻¹</w:t>
      </w:r>
      <w:r w:rsidRPr="1DB06B16">
        <w:rPr>
          <w:lang w:val="en-US"/>
        </w:rPr>
        <w:t xml:space="preserve">) are in similar ranges. All species had an increase in foliar LNC in the N treatments with a significant response when comparted to the control for </w:t>
      </w:r>
      <w:r w:rsidRPr="1DB06B16">
        <w:rPr>
          <w:i/>
          <w:iCs/>
          <w:lang w:val="en-US"/>
        </w:rPr>
        <w:t>A. lojaensis, M. spnov</w:t>
      </w:r>
      <w:r w:rsidRPr="1DB06B16">
        <w:rPr>
          <w:lang w:val="en-US"/>
        </w:rPr>
        <w:t xml:space="preserve"> and</w:t>
      </w:r>
      <w:r w:rsidRPr="1DB06B16">
        <w:rPr>
          <w:i/>
          <w:iCs/>
          <w:lang w:val="en-US"/>
        </w:rPr>
        <w:t xml:space="preserve"> H. purpurascens</w:t>
      </w:r>
      <w:r w:rsidRPr="1DB06B16">
        <w:rPr>
          <w:lang w:val="en-US"/>
        </w:rPr>
        <w:t xml:space="preserve">. Interestingly, under P addition, </w:t>
      </w:r>
      <w:r w:rsidRPr="1DB06B16">
        <w:rPr>
          <w:i/>
          <w:iCs/>
          <w:lang w:val="en-US"/>
        </w:rPr>
        <w:t>P. torta</w:t>
      </w:r>
      <w:r w:rsidRPr="1DB06B16">
        <w:rPr>
          <w:lang w:val="en-US"/>
        </w:rPr>
        <w:t xml:space="preserve"> showed an increase in N acquisition. Lastly, under the combination of nutrients (N+P) all species had increase the LNC, in this case significant responses were obtained for </w:t>
      </w:r>
      <w:r w:rsidRPr="1DB06B16">
        <w:rPr>
          <w:i/>
          <w:iCs/>
          <w:lang w:val="en-US"/>
        </w:rPr>
        <w:t>C. racemosa</w:t>
      </w:r>
      <w:r w:rsidRPr="1DB06B16">
        <w:rPr>
          <w:lang w:val="en-US"/>
        </w:rPr>
        <w:t xml:space="preserve">, </w:t>
      </w:r>
      <w:r w:rsidRPr="1DB06B16">
        <w:rPr>
          <w:i/>
          <w:iCs/>
          <w:lang w:val="en-US"/>
        </w:rPr>
        <w:t>A. lojaensis</w:t>
      </w:r>
      <w:r w:rsidRPr="1DB06B16">
        <w:rPr>
          <w:lang w:val="en-US"/>
        </w:rPr>
        <w:t xml:space="preserve">, </w:t>
      </w:r>
      <w:r w:rsidRPr="1DB06B16">
        <w:rPr>
          <w:i/>
          <w:iCs/>
          <w:lang w:val="en-US"/>
        </w:rPr>
        <w:t>Myrcia sp nov</w:t>
      </w:r>
      <w:r w:rsidRPr="1DB06B16">
        <w:rPr>
          <w:lang w:val="en-US"/>
        </w:rPr>
        <w:t xml:space="preserve"> and </w:t>
      </w:r>
      <w:r w:rsidRPr="1DB06B16">
        <w:rPr>
          <w:i/>
          <w:iCs/>
          <w:lang w:val="en-US"/>
        </w:rPr>
        <w:t xml:space="preserve">H. purpurascens. </w:t>
      </w:r>
    </w:p>
    <w:p w14:paraId="49C8422E" w14:textId="2F95501C" w:rsidR="506858AF" w:rsidRDefault="506858AF" w:rsidP="506858AF">
      <w:pPr>
        <w:spacing w:before="240" w:after="240" w:line="480" w:lineRule="auto"/>
        <w:jc w:val="both"/>
      </w:pPr>
      <w:r w:rsidRPr="506858AF">
        <w:rPr>
          <w:rFonts w:ascii="Calibri" w:eastAsia="Calibri" w:hAnsi="Calibri" w:cs="Calibri"/>
          <w:lang w:val="en-US"/>
        </w:rPr>
        <w:t>Higher nitrogen per unit leaf area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was found in the species occurring at 2000 m, </w:t>
      </w:r>
      <w:r w:rsidRPr="506858AF">
        <w:rPr>
          <w:rFonts w:ascii="Calibri" w:eastAsia="Calibri" w:hAnsi="Calibri" w:cs="Calibri"/>
          <w:i/>
          <w:iCs/>
          <w:lang w:val="en-US"/>
        </w:rPr>
        <w:t>Myrcia</w:t>
      </w:r>
      <w:r w:rsidRPr="506858AF">
        <w:rPr>
          <w:rFonts w:ascii="Calibri" w:eastAsia="Calibri" w:hAnsi="Calibri" w:cs="Calibri"/>
          <w:lang w:val="en-US"/>
        </w:rPr>
        <w:t xml:space="preserve"> sp. nov. (mean = 2.43 g m⁻²) and </w:t>
      </w:r>
      <w:r w:rsidRPr="506858AF">
        <w:rPr>
          <w:rFonts w:ascii="Calibri" w:eastAsia="Calibri" w:hAnsi="Calibri" w:cs="Calibri"/>
          <w:i/>
          <w:iCs/>
          <w:lang w:val="en-US"/>
        </w:rPr>
        <w:t>A. lojaensis</w:t>
      </w:r>
      <w:r w:rsidRPr="506858AF">
        <w:rPr>
          <w:rFonts w:ascii="Calibri" w:eastAsia="Calibri" w:hAnsi="Calibri" w:cs="Calibri"/>
          <w:lang w:val="en-US"/>
        </w:rPr>
        <w:t xml:space="preserve"> (mean = 3.27 g m⁻²). Across species,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generally increased in response to N addition, with the strongest response observed in </w:t>
      </w:r>
      <w:r w:rsidRPr="506858AF">
        <w:rPr>
          <w:rFonts w:ascii="Calibri" w:eastAsia="Calibri" w:hAnsi="Calibri" w:cs="Calibri"/>
          <w:i/>
          <w:iCs/>
          <w:lang w:val="en-US"/>
        </w:rPr>
        <w:t>H. purpurascens</w:t>
      </w:r>
      <w:r w:rsidRPr="506858AF">
        <w:rPr>
          <w:rFonts w:ascii="Calibri" w:eastAsia="Calibri" w:hAnsi="Calibri" w:cs="Calibri"/>
          <w:lang w:val="en-US"/>
        </w:rPr>
        <w:t xml:space="preserve">. Similar to the pattern found for LNC, </w:t>
      </w:r>
      <w:r w:rsidRPr="506858AF">
        <w:rPr>
          <w:rFonts w:ascii="Calibri" w:eastAsia="Calibri" w:hAnsi="Calibri" w:cs="Calibri"/>
          <w:i/>
          <w:iCs/>
          <w:lang w:val="en-US"/>
        </w:rPr>
        <w:t>P. torta</w:t>
      </w:r>
      <w:r w:rsidRPr="506858AF">
        <w:rPr>
          <w:rFonts w:ascii="Calibri" w:eastAsia="Calibri" w:hAnsi="Calibri" w:cs="Calibri"/>
          <w:lang w:val="en-US"/>
        </w:rPr>
        <w:t xml:space="preserve"> showed an increase in N</w:t>
      </w:r>
      <w:r w:rsidRPr="506858AF">
        <w:rPr>
          <w:rFonts w:ascii="Calibri" w:eastAsia="Calibri" w:hAnsi="Calibri" w:cs="Calibri"/>
          <w:vertAlign w:val="subscript"/>
          <w:lang w:val="en-US"/>
        </w:rPr>
        <w:t>area</w:t>
      </w:r>
      <w:r w:rsidRPr="506858AF">
        <w:rPr>
          <w:rFonts w:ascii="Calibri" w:eastAsia="Calibri" w:hAnsi="Calibri" w:cs="Calibri"/>
          <w:lang w:val="en-US"/>
        </w:rPr>
        <w:t xml:space="preserve"> relative to the control plots. In contrast, for the other species at 2000 and 3000 m, P addition did not result in higher Narea values compared to the controls.</w:t>
      </w:r>
    </w:p>
    <w:p w14:paraId="4005839B" w14:textId="1216E27F" w:rsidR="7DB71AEC" w:rsidRDefault="444D5E5A" w:rsidP="328BD555">
      <w:pPr>
        <w:spacing w:before="240" w:after="240" w:line="480" w:lineRule="auto"/>
        <w:jc w:val="both"/>
        <w:rPr>
          <w:rFonts w:ascii="Calibri" w:eastAsia="Calibri" w:hAnsi="Calibri" w:cs="Calibri"/>
          <w:lang w:val="en-US"/>
        </w:rPr>
      </w:pPr>
      <w:r w:rsidRPr="444D5E5A">
        <w:rPr>
          <w:rFonts w:ascii="Calibri" w:eastAsia="Calibri" w:hAnsi="Calibri" w:cs="Calibri"/>
          <w:lang w:val="en-US"/>
        </w:rPr>
        <w:t xml:space="preserve">No clear patterns were found with the leaf phosphorus content (LPC). Similar leaf phosphorus concentrations (LPC) were found among control plants at different elevatios, with </w:t>
      </w:r>
      <w:r w:rsidRPr="444D5E5A">
        <w:rPr>
          <w:rFonts w:ascii="Calibri" w:eastAsia="Calibri" w:hAnsi="Calibri" w:cs="Calibri"/>
          <w:i/>
          <w:iCs/>
          <w:lang w:val="en-US"/>
        </w:rPr>
        <w:t>C. racemosa</w:t>
      </w:r>
      <w:r w:rsidRPr="444D5E5A">
        <w:rPr>
          <w:rFonts w:ascii="Calibri" w:eastAsia="Calibri" w:hAnsi="Calibri" w:cs="Calibri"/>
          <w:lang w:val="en-US"/>
        </w:rPr>
        <w:t xml:space="preserve"> (mean = 0.79 mg g⁻¹),</w:t>
      </w:r>
      <w:r w:rsidRPr="444D5E5A">
        <w:rPr>
          <w:rFonts w:ascii="Calibri" w:eastAsia="Calibri" w:hAnsi="Calibri" w:cs="Calibri"/>
          <w:i/>
          <w:iCs/>
          <w:lang w:val="en-US"/>
        </w:rPr>
        <w:t xml:space="preserve"> A. lojaensis </w:t>
      </w:r>
      <w:r w:rsidRPr="444D5E5A">
        <w:rPr>
          <w:rFonts w:ascii="Calibri" w:eastAsia="Calibri" w:hAnsi="Calibri" w:cs="Calibri"/>
          <w:lang w:val="en-US"/>
        </w:rPr>
        <w:t>(mean = 0.78 mg g⁻¹), and H</w:t>
      </w:r>
      <w:r w:rsidRPr="444D5E5A">
        <w:rPr>
          <w:rFonts w:ascii="Calibri" w:eastAsia="Calibri" w:hAnsi="Calibri" w:cs="Calibri"/>
          <w:i/>
          <w:iCs/>
          <w:lang w:val="en-US"/>
        </w:rPr>
        <w:t>. purpurascens</w:t>
      </w:r>
      <w:r w:rsidRPr="444D5E5A">
        <w:rPr>
          <w:rFonts w:ascii="Calibri" w:eastAsia="Calibri" w:hAnsi="Calibri" w:cs="Calibri"/>
          <w:lang w:val="en-US"/>
        </w:rPr>
        <w:t xml:space="preserve"> (mean = 0.84 mg g⁻¹) showing comparable values. In the N addition plots, LPC tended to increase in some species, with a significant response for </w:t>
      </w:r>
      <w:r w:rsidRPr="444D5E5A">
        <w:rPr>
          <w:rFonts w:ascii="Calibri" w:eastAsia="Calibri" w:hAnsi="Calibri" w:cs="Calibri"/>
          <w:i/>
          <w:iCs/>
          <w:lang w:val="en-US"/>
        </w:rPr>
        <w:t>C. racemosa</w:t>
      </w:r>
      <w:r w:rsidRPr="444D5E5A">
        <w:rPr>
          <w:rFonts w:ascii="Calibri" w:eastAsia="Calibri" w:hAnsi="Calibri" w:cs="Calibri"/>
          <w:lang w:val="en-US"/>
        </w:rPr>
        <w:t>. In contrast, P addition consistently increased LPC across all species. A similar pattern was observed for phosphorus per unit leaf area (P</w:t>
      </w:r>
      <w:r w:rsidRPr="444D5E5A">
        <w:rPr>
          <w:rFonts w:ascii="Calibri" w:eastAsia="Calibri" w:hAnsi="Calibri" w:cs="Calibri"/>
          <w:vertAlign w:val="subscript"/>
          <w:lang w:val="en-US"/>
        </w:rPr>
        <w:t>area</w:t>
      </w:r>
      <w:r w:rsidRPr="444D5E5A">
        <w:rPr>
          <w:rFonts w:ascii="Calibri" w:eastAsia="Calibri" w:hAnsi="Calibri" w:cs="Calibri"/>
          <w:lang w:val="en-US"/>
        </w:rPr>
        <w:t xml:space="preserve">), which increased under P addition in every species. Under N+P addition, </w:t>
      </w:r>
      <w:r w:rsidRPr="444D5E5A">
        <w:rPr>
          <w:rFonts w:ascii="Calibri" w:eastAsia="Calibri" w:hAnsi="Calibri" w:cs="Calibri"/>
          <w:i/>
          <w:iCs/>
          <w:lang w:val="en-US"/>
        </w:rPr>
        <w:t>C. racemosa</w:t>
      </w:r>
      <w:r w:rsidRPr="444D5E5A">
        <w:rPr>
          <w:rFonts w:ascii="Calibri" w:eastAsia="Calibri" w:hAnsi="Calibri" w:cs="Calibri"/>
          <w:lang w:val="en-US"/>
        </w:rPr>
        <w:t xml:space="preserve">, </w:t>
      </w:r>
      <w:r w:rsidRPr="444D5E5A">
        <w:rPr>
          <w:rFonts w:ascii="Calibri" w:eastAsia="Calibri" w:hAnsi="Calibri" w:cs="Calibri"/>
          <w:i/>
          <w:iCs/>
          <w:lang w:val="en-US"/>
        </w:rPr>
        <w:t>Myrcia</w:t>
      </w:r>
      <w:r w:rsidRPr="444D5E5A">
        <w:rPr>
          <w:rFonts w:ascii="Calibri" w:eastAsia="Calibri" w:hAnsi="Calibri" w:cs="Calibri"/>
          <w:lang w:val="en-US"/>
        </w:rPr>
        <w:t xml:space="preserve"> sp. nov., and </w:t>
      </w:r>
      <w:r w:rsidRPr="444D5E5A">
        <w:rPr>
          <w:rFonts w:ascii="Calibri" w:eastAsia="Calibri" w:hAnsi="Calibri" w:cs="Calibri"/>
          <w:i/>
          <w:iCs/>
          <w:lang w:val="en-US"/>
        </w:rPr>
        <w:t>H. purpurascens</w:t>
      </w:r>
      <w:r w:rsidRPr="444D5E5A">
        <w:rPr>
          <w:rFonts w:ascii="Calibri" w:eastAsia="Calibri" w:hAnsi="Calibri" w:cs="Calibri"/>
          <w:lang w:val="en-US"/>
        </w:rPr>
        <w:t xml:space="preserve"> exhibited higher LPC values than those in the control treatment. </w:t>
      </w:r>
      <w:r w:rsidRPr="444D5E5A">
        <w:rPr>
          <w:rFonts w:ascii="Calibri" w:eastAsia="Calibri" w:hAnsi="Calibri" w:cs="Calibri"/>
          <w:i/>
          <w:iCs/>
          <w:lang w:val="en-US"/>
        </w:rPr>
        <w:t>Myrcia</w:t>
      </w:r>
      <w:r w:rsidRPr="444D5E5A">
        <w:rPr>
          <w:rFonts w:ascii="Calibri" w:eastAsia="Calibri" w:hAnsi="Calibri" w:cs="Calibri"/>
          <w:lang w:val="en-US"/>
        </w:rPr>
        <w:t xml:space="preserve"> sp. nov. and </w:t>
      </w:r>
      <w:r w:rsidRPr="444D5E5A">
        <w:rPr>
          <w:rFonts w:ascii="Calibri" w:eastAsia="Calibri" w:hAnsi="Calibri" w:cs="Calibri"/>
          <w:i/>
          <w:iCs/>
          <w:lang w:val="en-US"/>
        </w:rPr>
        <w:t>A. lojaensis</w:t>
      </w:r>
      <w:r w:rsidRPr="444D5E5A">
        <w:rPr>
          <w:rFonts w:ascii="Calibri" w:eastAsia="Calibri" w:hAnsi="Calibri" w:cs="Calibri"/>
          <w:lang w:val="en-US"/>
        </w:rPr>
        <w:t xml:space="preserve"> showed particularly strong increases in P</w:t>
      </w:r>
      <w:r w:rsidRPr="444D5E5A">
        <w:rPr>
          <w:rFonts w:ascii="Calibri" w:eastAsia="Calibri" w:hAnsi="Calibri" w:cs="Calibri"/>
          <w:vertAlign w:val="subscript"/>
          <w:lang w:val="en-US"/>
        </w:rPr>
        <w:t>area</w:t>
      </w:r>
      <w:r w:rsidRPr="444D5E5A">
        <w:rPr>
          <w:rFonts w:ascii="Calibri" w:eastAsia="Calibri" w:hAnsi="Calibri" w:cs="Calibri"/>
          <w:lang w:val="en-US"/>
        </w:rPr>
        <w:t xml:space="preserve"> whit the combination of nutrients. suggesting enhanced phosphorus accumulation when both nutrients were supplied simultaneously.</w:t>
      </w:r>
    </w:p>
    <w:p w14:paraId="3B9B7A62" w14:textId="49C8D81E" w:rsidR="444D5E5A" w:rsidRDefault="444D5E5A" w:rsidP="444D5E5A">
      <w:pPr>
        <w:spacing w:before="240" w:after="240" w:line="480" w:lineRule="auto"/>
        <w:jc w:val="both"/>
      </w:pPr>
      <w:r w:rsidRPr="444D5E5A">
        <w:rPr>
          <w:rFonts w:ascii="Calibri" w:eastAsia="Calibri" w:hAnsi="Calibri" w:cs="Calibri"/>
          <w:lang w:val="en-US"/>
        </w:rPr>
        <w:lastRenderedPageBreak/>
        <w:t xml:space="preserve">In the control plots, N:P ratios were similar among </w:t>
      </w:r>
      <w:r w:rsidRPr="444D5E5A">
        <w:rPr>
          <w:rFonts w:ascii="Calibri" w:eastAsia="Calibri" w:hAnsi="Calibri" w:cs="Calibri"/>
          <w:i/>
          <w:iCs/>
          <w:lang w:val="en-US"/>
        </w:rPr>
        <w:t>P. torta</w:t>
      </w:r>
      <w:r w:rsidRPr="444D5E5A">
        <w:rPr>
          <w:rFonts w:ascii="Calibri" w:eastAsia="Calibri" w:hAnsi="Calibri" w:cs="Calibri"/>
          <w:lang w:val="en-US"/>
        </w:rPr>
        <w:t xml:space="preserve"> (24) and </w:t>
      </w:r>
      <w:r w:rsidRPr="444D5E5A">
        <w:rPr>
          <w:rFonts w:ascii="Calibri" w:eastAsia="Calibri" w:hAnsi="Calibri" w:cs="Calibri"/>
          <w:i/>
          <w:iCs/>
          <w:lang w:val="en-US"/>
        </w:rPr>
        <w:t>C. racemosa</w:t>
      </w:r>
      <w:r w:rsidRPr="444D5E5A">
        <w:rPr>
          <w:rFonts w:ascii="Calibri" w:eastAsia="Calibri" w:hAnsi="Calibri" w:cs="Calibri"/>
          <w:lang w:val="en-US"/>
        </w:rPr>
        <w:t xml:space="preserve"> (23), both occurring at 1000 m, and </w:t>
      </w:r>
      <w:r w:rsidRPr="444D5E5A">
        <w:rPr>
          <w:rFonts w:ascii="Calibri" w:eastAsia="Calibri" w:hAnsi="Calibri" w:cs="Calibri"/>
          <w:i/>
          <w:iCs/>
          <w:lang w:val="en-US"/>
        </w:rPr>
        <w:t>Myrcia</w:t>
      </w:r>
      <w:r w:rsidRPr="444D5E5A">
        <w:rPr>
          <w:rFonts w:ascii="Calibri" w:eastAsia="Calibri" w:hAnsi="Calibri" w:cs="Calibri"/>
          <w:lang w:val="en-US"/>
        </w:rPr>
        <w:t xml:space="preserve"> sp. nov. (21) at 2000 m. In contrast, lower N:P ratios were observed in </w:t>
      </w:r>
      <w:r w:rsidRPr="444D5E5A">
        <w:rPr>
          <w:rFonts w:ascii="Calibri" w:eastAsia="Calibri" w:hAnsi="Calibri" w:cs="Calibri"/>
          <w:i/>
          <w:iCs/>
          <w:lang w:val="en-US"/>
        </w:rPr>
        <w:t>A. lojaensis</w:t>
      </w:r>
      <w:r w:rsidRPr="444D5E5A">
        <w:rPr>
          <w:rFonts w:ascii="Calibri" w:eastAsia="Calibri" w:hAnsi="Calibri" w:cs="Calibri"/>
          <w:lang w:val="en-US"/>
        </w:rPr>
        <w:t xml:space="preserve"> (14), </w:t>
      </w:r>
      <w:r w:rsidRPr="444D5E5A">
        <w:rPr>
          <w:rFonts w:ascii="Calibri" w:eastAsia="Calibri" w:hAnsi="Calibri" w:cs="Calibri"/>
          <w:i/>
          <w:iCs/>
          <w:lang w:val="en-US"/>
        </w:rPr>
        <w:t>H. purpurascens</w:t>
      </w:r>
      <w:r w:rsidRPr="444D5E5A">
        <w:rPr>
          <w:rFonts w:ascii="Calibri" w:eastAsia="Calibri" w:hAnsi="Calibri" w:cs="Calibri"/>
          <w:lang w:val="en-US"/>
        </w:rPr>
        <w:t xml:space="preserve">, and </w:t>
      </w:r>
      <w:r w:rsidRPr="444D5E5A">
        <w:rPr>
          <w:rFonts w:ascii="Calibri" w:eastAsia="Calibri" w:hAnsi="Calibri" w:cs="Calibri"/>
          <w:i/>
          <w:iCs/>
          <w:lang w:val="en-US"/>
        </w:rPr>
        <w:t>W. loxensis</w:t>
      </w:r>
      <w:r w:rsidRPr="444D5E5A">
        <w:rPr>
          <w:rFonts w:ascii="Calibri" w:eastAsia="Calibri" w:hAnsi="Calibri" w:cs="Calibri"/>
          <w:lang w:val="en-US"/>
        </w:rPr>
        <w:t xml:space="preserve"> (17). Nitrogen addition alone generally increased N:P ratios across species, with the strongest response observed in </w:t>
      </w:r>
      <w:r w:rsidRPr="444D5E5A">
        <w:rPr>
          <w:rFonts w:ascii="Calibri" w:eastAsia="Calibri" w:hAnsi="Calibri" w:cs="Calibri"/>
          <w:i/>
          <w:iCs/>
          <w:lang w:val="en-US"/>
        </w:rPr>
        <w:t>A. lojaensis</w:t>
      </w:r>
      <w:r w:rsidRPr="444D5E5A">
        <w:rPr>
          <w:rFonts w:ascii="Calibri" w:eastAsia="Calibri" w:hAnsi="Calibri" w:cs="Calibri"/>
          <w:lang w:val="en-US"/>
        </w:rPr>
        <w:t>. However, as described above, species receiving P addition exhibited higher LPC values, resulting in lower N:P ratios under both the N+P and P addition treatments. The enhanced phosphorus acquisition observed in most species under these treatments led to a relative increase in foliar P concentrations and consequently to reduced N:P ratios.</w:t>
      </w:r>
    </w:p>
    <w:p w14:paraId="5233D4E8" w14:textId="3EE5D249" w:rsidR="0D86A802" w:rsidRDefault="0D86A802" w:rsidP="079E4F7A">
      <w:pPr>
        <w:spacing w:before="240" w:after="240" w:line="480" w:lineRule="auto"/>
        <w:jc w:val="both"/>
        <w:rPr>
          <w:rFonts w:ascii="Calibri" w:eastAsia="Calibri" w:hAnsi="Calibri" w:cs="Calibri"/>
          <w:lang w:val="en-US"/>
        </w:rPr>
      </w:pPr>
      <w:r>
        <w:rPr>
          <w:noProof/>
        </w:rPr>
        <w:drawing>
          <wp:inline distT="0" distB="0" distL="0" distR="0" wp14:anchorId="03C4A84A" wp14:editId="0CC84A58">
            <wp:extent cx="6454407" cy="4124945"/>
            <wp:effectExtent l="0" t="0" r="0" b="0"/>
            <wp:docPr id="520128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8983" name="Picture 520128983"/>
                    <pic:cNvPicPr/>
                  </pic:nvPicPr>
                  <pic:blipFill>
                    <a:blip r:embed="rId15">
                      <a:extLst>
                        <a:ext uri="{28A0092B-C50C-407E-A947-70E740481C1C}">
                          <a14:useLocalDpi xmlns:a14="http://schemas.microsoft.com/office/drawing/2010/main"/>
                        </a:ext>
                      </a:extLst>
                    </a:blip>
                    <a:srcRect l="3966" r="8099"/>
                    <a:stretch>
                      <a:fillRect/>
                    </a:stretch>
                  </pic:blipFill>
                  <pic:spPr>
                    <a:xfrm>
                      <a:off x="0" y="0"/>
                      <a:ext cx="6454407" cy="4124945"/>
                    </a:xfrm>
                    <a:prstGeom prst="rect">
                      <a:avLst/>
                    </a:prstGeom>
                  </pic:spPr>
                </pic:pic>
              </a:graphicData>
            </a:graphic>
          </wp:inline>
        </w:drawing>
      </w:r>
    </w:p>
    <w:p w14:paraId="216CD1A8" w14:textId="32E148D4" w:rsidR="0D86A802" w:rsidRDefault="68EA4727" w:rsidP="079E4F7A">
      <w:pPr>
        <w:spacing w:line="480" w:lineRule="auto"/>
        <w:jc w:val="both"/>
        <w:rPr>
          <w:rFonts w:ascii="Calibri" w:eastAsia="Calibri" w:hAnsi="Calibri" w:cs="Calibri"/>
          <w:lang w:val="en-US"/>
        </w:rPr>
      </w:pPr>
      <w:r w:rsidRPr="68EA4727">
        <w:rPr>
          <w:rFonts w:ascii="Calibri" w:eastAsia="Calibri" w:hAnsi="Calibri" w:cs="Calibri"/>
          <w:b/>
          <w:bCs/>
          <w:lang w:val="en-US"/>
        </w:rPr>
        <w:t>Figure 2.</w:t>
      </w:r>
      <w:r w:rsidRPr="68EA4727">
        <w:rPr>
          <w:rFonts w:ascii="Calibri" w:eastAsia="Calibri" w:hAnsi="Calibri" w:cs="Calibri"/>
          <w:lang w:val="en-US"/>
        </w:rPr>
        <w:t xml:space="preserve"> </w:t>
      </w:r>
      <w:commentRangeStart w:id="35"/>
      <w:commentRangeStart w:id="36"/>
      <w:r w:rsidRPr="68EA4727">
        <w:rPr>
          <w:rFonts w:ascii="Calibri" w:eastAsia="Calibri" w:hAnsi="Calibri" w:cs="Calibri"/>
          <w:lang w:val="en-US"/>
        </w:rPr>
        <w:t xml:space="preserve">Estimated </w:t>
      </w:r>
      <w:commentRangeStart w:id="37"/>
      <w:r w:rsidRPr="68EA4727">
        <w:rPr>
          <w:rFonts w:ascii="Calibri" w:eastAsia="Calibri" w:hAnsi="Calibri" w:cs="Calibri"/>
          <w:lang w:val="en-US"/>
        </w:rPr>
        <w:t xml:space="preserve">marginal means (± 95% confidence intervals) </w:t>
      </w:r>
      <w:commentRangeEnd w:id="35"/>
      <w:r w:rsidR="0D86A802" w:rsidRPr="68EA4727">
        <w:rPr>
          <w:rStyle w:val="CommentReference"/>
          <w:rFonts w:ascii="Calibri" w:eastAsia="Calibri" w:hAnsi="Calibri" w:cs="Calibri"/>
          <w:sz w:val="22"/>
          <w:szCs w:val="22"/>
          <w:lang w:val="en-US"/>
        </w:rPr>
        <w:commentReference w:id="35"/>
      </w:r>
      <w:commentRangeEnd w:id="36"/>
      <w:r w:rsidR="00A6213C" w:rsidRPr="68EA4727">
        <w:rPr>
          <w:rStyle w:val="CommentReference"/>
          <w:rFonts w:ascii="Calibri" w:eastAsia="Calibri" w:hAnsi="Calibri" w:cs="Calibri"/>
          <w:sz w:val="22"/>
          <w:szCs w:val="22"/>
          <w:lang w:val="en-US"/>
        </w:rPr>
        <w:commentReference w:id="36"/>
      </w:r>
      <w:r w:rsidRPr="68EA4727">
        <w:rPr>
          <w:rFonts w:ascii="Calibri" w:eastAsia="Calibri" w:hAnsi="Calibri" w:cs="Calibri"/>
          <w:lang w:val="en-US"/>
        </w:rPr>
        <w:t>for leaf nutrients content log-transformed, Nitrogen per area foliar and ratio N:P across nutrient addition treatments (Control, N, P, and N + P), obtained from linear mixed-effects models with block as a random effect. Dashed lines indicate the estimated mean of the control treatment. Asterisks denote significant treatment effects (</w:t>
      </w:r>
      <w:r w:rsidRPr="68EA4727">
        <w:rPr>
          <w:rFonts w:ascii="Calibri" w:eastAsia="Calibri" w:hAnsi="Calibri" w:cs="Calibri"/>
          <w:i/>
          <w:iCs/>
          <w:lang w:val="en-US"/>
        </w:rPr>
        <w:t>P</w:t>
      </w:r>
      <w:r w:rsidRPr="68EA4727">
        <w:rPr>
          <w:rFonts w:ascii="Calibri" w:eastAsia="Calibri" w:hAnsi="Calibri" w:cs="Calibri"/>
          <w:lang w:val="en-US"/>
        </w:rPr>
        <w:t xml:space="preserve"> &lt; 0.05).</w:t>
      </w:r>
      <w:r w:rsidRPr="68EA4727">
        <w:rPr>
          <w:rFonts w:ascii="Calibri" w:eastAsia="Calibri" w:hAnsi="Calibri" w:cs="Calibri"/>
          <w:b/>
          <w:bCs/>
          <w:lang w:val="en-US"/>
        </w:rPr>
        <w:t xml:space="preserve"> </w:t>
      </w:r>
      <w:commentRangeEnd w:id="37"/>
      <w:r w:rsidR="00C11EC7">
        <w:rPr>
          <w:rStyle w:val="CommentReference"/>
          <w:rFonts w:ascii="Calibri" w:eastAsia="Calibri" w:hAnsi="Calibri" w:cs="Calibri"/>
          <w:sz w:val="22"/>
          <w:szCs w:val="22"/>
          <w:lang w:val="en-US"/>
        </w:rPr>
        <w:commentReference w:id="37"/>
      </w:r>
    </w:p>
    <w:p w14:paraId="7C9AE81F" w14:textId="230138D5" w:rsidR="0D86A802" w:rsidDel="00C31DB0" w:rsidRDefault="2D6BC453" w:rsidP="7FFD1E32">
      <w:pPr>
        <w:spacing w:before="240" w:after="240" w:line="480" w:lineRule="auto"/>
        <w:jc w:val="both"/>
        <w:rPr>
          <w:del w:id="38" w:author="Marijn Bauters" w:date="2026-06-11T14:41:00Z" w16du:dateUtc="2026-06-11T12:41:00Z"/>
          <w:rFonts w:ascii="Calibri" w:eastAsia="Calibri" w:hAnsi="Calibri" w:cs="Calibri"/>
          <w:b/>
          <w:bCs/>
          <w:lang w:val="en-US"/>
        </w:rPr>
      </w:pPr>
      <w:r w:rsidRPr="2D6BC453">
        <w:rPr>
          <w:rFonts w:ascii="Calibri" w:eastAsia="Calibri" w:hAnsi="Calibri" w:cs="Calibri"/>
          <w:b/>
          <w:bCs/>
          <w:lang w:val="en-US"/>
        </w:rPr>
        <w:lastRenderedPageBreak/>
        <w:t>Intrinsic Water-Use Efficiency (iWUE) - δ¹³C</w:t>
      </w:r>
      <w:r w:rsidRPr="2D6BC453">
        <w:rPr>
          <w:rFonts w:ascii="Calibri" w:eastAsia="Calibri" w:hAnsi="Calibri" w:cs="Calibri"/>
          <w:lang w:val="en-US"/>
        </w:rPr>
        <w:t xml:space="preserve"> –  No significant differences in iWUE or δ¹³C were observed among treatment groups relative to the control within species.</w:t>
      </w:r>
    </w:p>
    <w:p w14:paraId="29153CD3" w14:textId="2A0D8087" w:rsidR="0D86A802" w:rsidRDefault="00C31DB0" w:rsidP="2D6BC453">
      <w:pPr>
        <w:spacing w:before="240" w:after="240" w:line="480" w:lineRule="auto"/>
        <w:jc w:val="both"/>
        <w:rPr>
          <w:rFonts w:ascii="Calibri" w:eastAsia="Calibri" w:hAnsi="Calibri" w:cs="Calibri"/>
          <w:b/>
          <w:bCs/>
          <w:highlight w:val="yellow"/>
          <w:lang w:val="en-US"/>
        </w:rPr>
      </w:pPr>
      <w:ins w:id="39" w:author="Marijn Bauters" w:date="2026-06-11T14:41:00Z" w16du:dateUtc="2026-06-11T12:41:00Z">
        <w:r>
          <w:rPr>
            <w:rFonts w:ascii="Calibri" w:eastAsia="Calibri" w:hAnsi="Calibri" w:cs="Calibri"/>
            <w:lang w:val="en-US"/>
          </w:rPr>
          <w:t xml:space="preserve"> </w:t>
        </w:r>
      </w:ins>
      <w:r w:rsidR="60799212" w:rsidRPr="60799212">
        <w:rPr>
          <w:rFonts w:ascii="Calibri" w:eastAsia="Calibri" w:hAnsi="Calibri" w:cs="Calibri"/>
          <w:lang w:val="en-US"/>
        </w:rPr>
        <w:t xml:space="preserve">However, a consistent difference in iWUE with altitude is observed in the control plots. A one-way ANOVA revealed a strong effect of elevation on iWUE (F2,48 =73.22). Post hoc Tukey tests indicated significantly higher iWUE values at 2000 m and 3000 m compared to 1000 m, whereas no significant differences were detected between 2000 m and 3000 m. Specifically, in the control groups, the mean iWUE increased by approximately 50 µmol mol−1 between lower and higher elevations. Residuals met the assumption of normality according to the Shapiro–Wilk test (W=0.973, p=0.295). Across species, the </w:t>
      </w:r>
      <w:commentRangeStart w:id="40"/>
      <w:r w:rsidR="60799212" w:rsidRPr="60799212">
        <w:rPr>
          <w:rFonts w:ascii="Calibri" w:eastAsia="Calibri" w:hAnsi="Calibri" w:cs="Calibri"/>
          <w:lang w:val="en-US"/>
        </w:rPr>
        <w:t>Ci/Ca ratio</w:t>
      </w:r>
      <w:commentRangeEnd w:id="40"/>
      <w:r w:rsidR="0D86A802" w:rsidRPr="60799212">
        <w:rPr>
          <w:rStyle w:val="CommentReference"/>
          <w:rFonts w:ascii="Calibri" w:eastAsia="Calibri" w:hAnsi="Calibri" w:cs="Calibri"/>
          <w:sz w:val="22"/>
          <w:szCs w:val="22"/>
          <w:lang w:val="en-US"/>
        </w:rPr>
        <w:commentReference w:id="40"/>
      </w:r>
      <w:r w:rsidR="60799212" w:rsidRPr="60799212">
        <w:rPr>
          <w:rFonts w:ascii="Calibri" w:eastAsia="Calibri" w:hAnsi="Calibri" w:cs="Calibri"/>
          <w:lang w:val="en-US"/>
        </w:rPr>
        <w:t xml:space="preserve"> decreased with elevation, indicating lower intercellular CO₂ concentrations relative to atmospheric CO₂ at higher elevations.</w:t>
      </w:r>
    </w:p>
    <w:p w14:paraId="5BA40B65" w14:textId="7324591C" w:rsidR="60AF5C88" w:rsidRDefault="60799212" w:rsidP="7FFD1E32">
      <w:pPr>
        <w:spacing w:before="240" w:after="240" w:line="480" w:lineRule="auto"/>
        <w:jc w:val="both"/>
      </w:pPr>
      <w:r w:rsidRPr="60799212">
        <w:rPr>
          <w:rFonts w:ascii="Calibri" w:eastAsia="Calibri" w:hAnsi="Calibri" w:cs="Calibri"/>
          <w:lang w:val="en-US"/>
        </w:rPr>
        <w:t xml:space="preserve">No statistically significant treatment effects were detected, except for a positive response of </w:t>
      </w:r>
      <w:r w:rsidRPr="60799212">
        <w:rPr>
          <w:rFonts w:ascii="Calibri" w:eastAsia="Calibri" w:hAnsi="Calibri" w:cs="Calibri"/>
          <w:i/>
          <w:iCs/>
          <w:lang w:val="en-US"/>
        </w:rPr>
        <w:t>P. torta</w:t>
      </w:r>
      <w:r w:rsidRPr="60799212">
        <w:rPr>
          <w:rFonts w:ascii="Calibri" w:eastAsia="Calibri" w:hAnsi="Calibri" w:cs="Calibri"/>
          <w:lang w:val="en-US"/>
        </w:rPr>
        <w:t xml:space="preserve"> to N addition.  In </w:t>
      </w:r>
      <w:commentRangeStart w:id="41"/>
      <w:r w:rsidRPr="60799212">
        <w:rPr>
          <w:rFonts w:ascii="Calibri" w:eastAsia="Calibri" w:hAnsi="Calibri" w:cs="Calibri"/>
          <w:lang w:val="en-US"/>
        </w:rPr>
        <w:t xml:space="preserve">addition, iWUE showed slight increases in </w:t>
      </w:r>
      <w:r w:rsidRPr="60799212">
        <w:rPr>
          <w:rFonts w:ascii="Calibri" w:eastAsia="Calibri" w:hAnsi="Calibri" w:cs="Calibri"/>
          <w:i/>
          <w:iCs/>
          <w:lang w:val="en-US"/>
        </w:rPr>
        <w:t>P. torta</w:t>
      </w:r>
      <w:r w:rsidRPr="60799212">
        <w:rPr>
          <w:rFonts w:ascii="Calibri" w:eastAsia="Calibri" w:hAnsi="Calibri" w:cs="Calibri"/>
          <w:lang w:val="en-US"/>
        </w:rPr>
        <w:t xml:space="preserve">, </w:t>
      </w:r>
      <w:r w:rsidRPr="60799212">
        <w:rPr>
          <w:rFonts w:ascii="Calibri" w:eastAsia="Calibri" w:hAnsi="Calibri" w:cs="Calibri"/>
          <w:i/>
          <w:iCs/>
          <w:lang w:val="en-US"/>
        </w:rPr>
        <w:t>Myrcia</w:t>
      </w:r>
      <w:r w:rsidRPr="60799212">
        <w:rPr>
          <w:rFonts w:ascii="Calibri" w:eastAsia="Calibri" w:hAnsi="Calibri" w:cs="Calibri"/>
          <w:lang w:val="en-US"/>
        </w:rPr>
        <w:t xml:space="preserve"> sp. nov., and </w:t>
      </w:r>
      <w:r w:rsidRPr="60799212">
        <w:rPr>
          <w:rFonts w:ascii="Calibri" w:eastAsia="Calibri" w:hAnsi="Calibri" w:cs="Calibri"/>
          <w:i/>
          <w:iCs/>
          <w:lang w:val="en-US"/>
        </w:rPr>
        <w:t>H. purpurascens</w:t>
      </w:r>
      <w:r w:rsidRPr="60799212">
        <w:rPr>
          <w:rFonts w:ascii="Calibri" w:eastAsia="Calibri" w:hAnsi="Calibri" w:cs="Calibri"/>
          <w:lang w:val="en-US"/>
        </w:rPr>
        <w:t xml:space="preserve">, whereas decreases were observed in </w:t>
      </w:r>
      <w:r w:rsidRPr="60799212">
        <w:rPr>
          <w:rFonts w:ascii="Calibri" w:eastAsia="Calibri" w:hAnsi="Calibri" w:cs="Calibri"/>
          <w:i/>
          <w:iCs/>
          <w:lang w:val="en-US"/>
        </w:rPr>
        <w:t>C. racemosa</w:t>
      </w:r>
      <w:r w:rsidRPr="60799212">
        <w:rPr>
          <w:rFonts w:ascii="Calibri" w:eastAsia="Calibri" w:hAnsi="Calibri" w:cs="Calibri"/>
          <w:lang w:val="en-US"/>
        </w:rPr>
        <w:t xml:space="preserve">, </w:t>
      </w:r>
      <w:r w:rsidRPr="60799212">
        <w:rPr>
          <w:rFonts w:ascii="Calibri" w:eastAsia="Calibri" w:hAnsi="Calibri" w:cs="Calibri"/>
          <w:i/>
          <w:iCs/>
          <w:lang w:val="en-US"/>
        </w:rPr>
        <w:t>A. lojaensis</w:t>
      </w:r>
      <w:r w:rsidRPr="60799212">
        <w:rPr>
          <w:rFonts w:ascii="Calibri" w:eastAsia="Calibri" w:hAnsi="Calibri" w:cs="Calibri"/>
          <w:lang w:val="en-US"/>
        </w:rPr>
        <w:t xml:space="preserve">, and </w:t>
      </w:r>
      <w:r w:rsidRPr="60799212">
        <w:rPr>
          <w:rFonts w:ascii="Calibri" w:eastAsia="Calibri" w:hAnsi="Calibri" w:cs="Calibri"/>
          <w:i/>
          <w:iCs/>
          <w:lang w:val="en-US"/>
        </w:rPr>
        <w:t>W. loxensis</w:t>
      </w:r>
      <w:commentRangeEnd w:id="41"/>
      <w:r w:rsidR="00C11EC7" w:rsidRPr="60799212">
        <w:rPr>
          <w:rStyle w:val="CommentReference"/>
          <w:rFonts w:ascii="Calibri" w:eastAsia="Calibri" w:hAnsi="Calibri" w:cs="Calibri"/>
          <w:sz w:val="22"/>
          <w:szCs w:val="22"/>
          <w:lang w:val="en-US"/>
        </w:rPr>
        <w:commentReference w:id="41"/>
      </w:r>
      <w:r w:rsidRPr="60799212">
        <w:rPr>
          <w:rFonts w:ascii="Calibri" w:eastAsia="Calibri" w:hAnsi="Calibri" w:cs="Calibri"/>
          <w:lang w:val="en-US"/>
        </w:rPr>
        <w:t>, indicating contrasting species-specific responses within the same elevation. Similarly, the</w:t>
      </w:r>
      <w:commentRangeStart w:id="42"/>
      <w:commentRangeStart w:id="43"/>
      <w:r w:rsidRPr="60799212">
        <w:rPr>
          <w:rFonts w:ascii="Calibri" w:eastAsia="Calibri" w:hAnsi="Calibri" w:cs="Calibri"/>
          <w:lang w:val="en-US"/>
        </w:rPr>
        <w:t xml:space="preserve"> result of P. torta is largely driven by a few outlying observations; therefore, there is a need for caution about the interpretation</w:t>
      </w:r>
      <w:commentRangeEnd w:id="42"/>
      <w:r w:rsidR="60AF5C88" w:rsidRPr="60799212">
        <w:rPr>
          <w:rStyle w:val="CommentReference"/>
          <w:rFonts w:ascii="Calibri" w:eastAsia="Calibri" w:hAnsi="Calibri" w:cs="Calibri"/>
          <w:sz w:val="22"/>
          <w:szCs w:val="22"/>
          <w:lang w:val="en-US"/>
        </w:rPr>
        <w:commentReference w:id="42"/>
      </w:r>
      <w:commentRangeEnd w:id="43"/>
      <w:r w:rsidR="005D4E3F" w:rsidRPr="60799212">
        <w:rPr>
          <w:rStyle w:val="CommentReference"/>
          <w:rFonts w:ascii="Calibri" w:eastAsia="Calibri" w:hAnsi="Calibri" w:cs="Calibri"/>
          <w:sz w:val="22"/>
          <w:szCs w:val="22"/>
          <w:lang w:val="en-US"/>
        </w:rPr>
        <w:commentReference w:id="43"/>
      </w:r>
      <w:r w:rsidRPr="60799212">
        <w:rPr>
          <w:rFonts w:ascii="Calibri" w:eastAsia="Calibri" w:hAnsi="Calibri" w:cs="Calibri"/>
          <w:lang w:val="en-US"/>
        </w:rPr>
        <w:t xml:space="preserve">. A similar species-specific pattern was reflected in δ¹³C variability. In contrast, the P treatment led to increases in iWUE for </w:t>
      </w:r>
      <w:r w:rsidRPr="60799212">
        <w:rPr>
          <w:rFonts w:ascii="Calibri" w:eastAsia="Calibri" w:hAnsi="Calibri" w:cs="Calibri"/>
          <w:i/>
          <w:iCs/>
          <w:lang w:val="en-US"/>
        </w:rPr>
        <w:t>P. torta</w:t>
      </w:r>
      <w:r w:rsidRPr="60799212">
        <w:rPr>
          <w:rFonts w:ascii="Calibri" w:eastAsia="Calibri" w:hAnsi="Calibri" w:cs="Calibri"/>
          <w:lang w:val="en-US"/>
        </w:rPr>
        <w:t xml:space="preserve">, </w:t>
      </w:r>
      <w:r w:rsidRPr="60799212">
        <w:rPr>
          <w:rFonts w:ascii="Calibri" w:eastAsia="Calibri" w:hAnsi="Calibri" w:cs="Calibri"/>
          <w:i/>
          <w:iCs/>
          <w:lang w:val="en-US"/>
        </w:rPr>
        <w:t>C. racemosa</w:t>
      </w:r>
      <w:r w:rsidRPr="60799212">
        <w:rPr>
          <w:rFonts w:ascii="Calibri" w:eastAsia="Calibri" w:hAnsi="Calibri" w:cs="Calibri"/>
          <w:lang w:val="en-US"/>
        </w:rPr>
        <w:t xml:space="preserve">, and </w:t>
      </w:r>
      <w:r w:rsidRPr="60799212">
        <w:rPr>
          <w:rFonts w:ascii="Calibri" w:eastAsia="Calibri" w:hAnsi="Calibri" w:cs="Calibri"/>
          <w:i/>
          <w:iCs/>
          <w:lang w:val="en-US"/>
        </w:rPr>
        <w:t>Myrcia</w:t>
      </w:r>
      <w:r w:rsidRPr="60799212">
        <w:rPr>
          <w:rFonts w:ascii="Calibri" w:eastAsia="Calibri" w:hAnsi="Calibri" w:cs="Calibri"/>
          <w:lang w:val="en-US"/>
        </w:rPr>
        <w:t xml:space="preserve"> sp. nov., while decreases were observed in </w:t>
      </w:r>
      <w:r w:rsidRPr="60799212">
        <w:rPr>
          <w:rFonts w:ascii="Calibri" w:eastAsia="Calibri" w:hAnsi="Calibri" w:cs="Calibri"/>
          <w:i/>
          <w:iCs/>
          <w:lang w:val="en-US"/>
        </w:rPr>
        <w:t>A. lojaensis</w:t>
      </w:r>
      <w:r w:rsidRPr="60799212">
        <w:rPr>
          <w:rFonts w:ascii="Calibri" w:eastAsia="Calibri" w:hAnsi="Calibri" w:cs="Calibri"/>
          <w:lang w:val="en-US"/>
        </w:rPr>
        <w:t xml:space="preserve">, </w:t>
      </w:r>
      <w:r w:rsidRPr="60799212">
        <w:rPr>
          <w:rFonts w:ascii="Calibri" w:eastAsia="Calibri" w:hAnsi="Calibri" w:cs="Calibri"/>
          <w:i/>
          <w:iCs/>
          <w:lang w:val="en-US"/>
        </w:rPr>
        <w:t>H. purpurascens</w:t>
      </w:r>
      <w:r w:rsidRPr="60799212">
        <w:rPr>
          <w:rFonts w:ascii="Calibri" w:eastAsia="Calibri" w:hAnsi="Calibri" w:cs="Calibri"/>
          <w:lang w:val="en-US"/>
        </w:rPr>
        <w:t xml:space="preserve">, and </w:t>
      </w:r>
      <w:r w:rsidRPr="60799212">
        <w:rPr>
          <w:rFonts w:ascii="Calibri" w:eastAsia="Calibri" w:hAnsi="Calibri" w:cs="Calibri"/>
          <w:i/>
          <w:iCs/>
          <w:lang w:val="en-US"/>
        </w:rPr>
        <w:t>W. loxensis</w:t>
      </w:r>
      <w:r w:rsidRPr="60799212">
        <w:rPr>
          <w:rFonts w:ascii="Calibri" w:eastAsia="Calibri" w:hAnsi="Calibri" w:cs="Calibri"/>
          <w:lang w:val="en-US"/>
        </w:rPr>
        <w:t xml:space="preserve">. These results suggest that nutrient addition may modify physiological regulation, but such changes do not consistently translate into a coherent long-term isotopic signal. When evaluating the N x P interaction, positive effects were observed for </w:t>
      </w:r>
      <w:r w:rsidRPr="60799212">
        <w:rPr>
          <w:rFonts w:ascii="Calibri" w:eastAsia="Calibri" w:hAnsi="Calibri" w:cs="Calibri"/>
          <w:i/>
          <w:iCs/>
          <w:lang w:val="en-US"/>
        </w:rPr>
        <w:t>C. racemosa</w:t>
      </w:r>
      <w:r w:rsidRPr="60799212">
        <w:rPr>
          <w:rFonts w:ascii="Calibri" w:eastAsia="Calibri" w:hAnsi="Calibri" w:cs="Calibri"/>
          <w:lang w:val="en-US"/>
        </w:rPr>
        <w:t xml:space="preserve">, </w:t>
      </w:r>
      <w:r w:rsidRPr="60799212">
        <w:rPr>
          <w:rFonts w:ascii="Calibri" w:eastAsia="Calibri" w:hAnsi="Calibri" w:cs="Calibri"/>
          <w:i/>
          <w:iCs/>
          <w:lang w:val="en-US"/>
        </w:rPr>
        <w:t>A. lojaensis</w:t>
      </w:r>
      <w:r w:rsidRPr="60799212">
        <w:rPr>
          <w:rFonts w:ascii="Calibri" w:eastAsia="Calibri" w:hAnsi="Calibri" w:cs="Calibri"/>
          <w:lang w:val="en-US"/>
        </w:rPr>
        <w:t xml:space="preserve">, and </w:t>
      </w:r>
      <w:r w:rsidRPr="60799212">
        <w:rPr>
          <w:rFonts w:ascii="Calibri" w:eastAsia="Calibri" w:hAnsi="Calibri" w:cs="Calibri"/>
          <w:i/>
          <w:iCs/>
          <w:lang w:val="en-US"/>
        </w:rPr>
        <w:t>H. purpurascens</w:t>
      </w:r>
      <w:r w:rsidRPr="60799212">
        <w:rPr>
          <w:rFonts w:ascii="Calibri" w:eastAsia="Calibri" w:hAnsi="Calibri" w:cs="Calibri"/>
          <w:lang w:val="en-US"/>
        </w:rPr>
        <w:t xml:space="preserve">, whereas negative interaction effects were found for </w:t>
      </w:r>
      <w:r w:rsidRPr="60799212">
        <w:rPr>
          <w:rFonts w:ascii="Calibri" w:eastAsia="Calibri" w:hAnsi="Calibri" w:cs="Calibri"/>
          <w:i/>
          <w:iCs/>
          <w:lang w:val="en-US"/>
        </w:rPr>
        <w:t>P. torta</w:t>
      </w:r>
      <w:r w:rsidRPr="60799212">
        <w:rPr>
          <w:rFonts w:ascii="Calibri" w:eastAsia="Calibri" w:hAnsi="Calibri" w:cs="Calibri"/>
          <w:lang w:val="en-US"/>
        </w:rPr>
        <w:t xml:space="preserve">, </w:t>
      </w:r>
      <w:r w:rsidRPr="60799212">
        <w:rPr>
          <w:rFonts w:ascii="Calibri" w:eastAsia="Calibri" w:hAnsi="Calibri" w:cs="Calibri"/>
          <w:i/>
          <w:iCs/>
          <w:lang w:val="en-US"/>
        </w:rPr>
        <w:t>Myrcia</w:t>
      </w:r>
      <w:r w:rsidRPr="60799212">
        <w:rPr>
          <w:rFonts w:ascii="Calibri" w:eastAsia="Calibri" w:hAnsi="Calibri" w:cs="Calibri"/>
          <w:lang w:val="en-US"/>
        </w:rPr>
        <w:t xml:space="preserve"> sp. nov., and </w:t>
      </w:r>
      <w:r w:rsidRPr="60799212">
        <w:rPr>
          <w:rFonts w:ascii="Calibri" w:eastAsia="Calibri" w:hAnsi="Calibri" w:cs="Calibri"/>
          <w:i/>
          <w:iCs/>
          <w:lang w:val="en-US"/>
        </w:rPr>
        <w:t>W. loxensis</w:t>
      </w:r>
      <w:r w:rsidRPr="60799212">
        <w:rPr>
          <w:rFonts w:ascii="Calibri" w:eastAsia="Calibri" w:hAnsi="Calibri" w:cs="Calibri"/>
          <w:lang w:val="en-US"/>
        </w:rPr>
        <w:t xml:space="preserve">. </w:t>
      </w:r>
    </w:p>
    <w:p w14:paraId="343B362B" w14:textId="207CF555" w:rsidR="60AF5C88" w:rsidRDefault="6EF65356" w:rsidP="60AF5C88">
      <w:pPr>
        <w:spacing w:before="240" w:after="240" w:line="480" w:lineRule="auto"/>
        <w:jc w:val="both"/>
        <w:rPr>
          <w:rFonts w:ascii="Calibri" w:eastAsia="Calibri" w:hAnsi="Calibri" w:cs="Calibri"/>
          <w:lang w:val="en-US"/>
        </w:rPr>
      </w:pPr>
      <w:r w:rsidRPr="6EF65356">
        <w:rPr>
          <w:rFonts w:ascii="Calibri" w:eastAsia="Calibri" w:hAnsi="Calibri" w:cs="Calibri"/>
          <w:lang w:val="en-US"/>
        </w:rPr>
        <w:t>.</w:t>
      </w:r>
    </w:p>
    <w:p w14:paraId="232631ED" w14:textId="35AC5EDF" w:rsidR="0C5D168D" w:rsidRDefault="0C5D168D" w:rsidP="0C5D168D">
      <w:pPr>
        <w:spacing w:before="240" w:after="240" w:line="480" w:lineRule="auto"/>
        <w:jc w:val="both"/>
        <w:rPr>
          <w:rFonts w:ascii="Calibri" w:eastAsia="Calibri" w:hAnsi="Calibri" w:cs="Calibri"/>
          <w:lang w:val="en-US"/>
        </w:rPr>
      </w:pPr>
      <w:r>
        <w:rPr>
          <w:noProof/>
        </w:rPr>
        <w:lastRenderedPageBreak/>
        <w:drawing>
          <wp:inline distT="0" distB="0" distL="0" distR="0" wp14:anchorId="79810045" wp14:editId="0B616D0D">
            <wp:extent cx="5942884" cy="3753356"/>
            <wp:effectExtent l="0" t="0" r="0" b="0"/>
            <wp:docPr id="681774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4328" name="Picture 681774328"/>
                    <pic:cNvPicPr/>
                  </pic:nvPicPr>
                  <pic:blipFill>
                    <a:blip r:embed="rId16">
                      <a:extLst>
                        <a:ext uri="{28A0092B-C50C-407E-A947-70E740481C1C}">
                          <a14:useLocalDpi xmlns:a14="http://schemas.microsoft.com/office/drawing/2010/main"/>
                        </a:ext>
                      </a:extLst>
                    </a:blip>
                    <a:srcRect l="3616" r="8648" b="1400"/>
                    <a:stretch>
                      <a:fillRect/>
                    </a:stretch>
                  </pic:blipFill>
                  <pic:spPr>
                    <a:xfrm>
                      <a:off x="0" y="0"/>
                      <a:ext cx="5942884" cy="3753356"/>
                    </a:xfrm>
                    <a:prstGeom prst="rect">
                      <a:avLst/>
                    </a:prstGeom>
                  </pic:spPr>
                </pic:pic>
              </a:graphicData>
            </a:graphic>
          </wp:inline>
        </w:drawing>
      </w:r>
      <w:r w:rsidR="7FFD1E32" w:rsidRPr="7FFD1E32">
        <w:rPr>
          <w:rFonts w:ascii="Calibri" w:eastAsia="Calibri" w:hAnsi="Calibri" w:cs="Calibri"/>
          <w:b/>
          <w:bCs/>
          <w:lang w:val="en-US"/>
        </w:rPr>
        <w:t>Figure 3.</w:t>
      </w:r>
      <w:r w:rsidR="7FFD1E32" w:rsidRPr="7FFD1E32">
        <w:rPr>
          <w:rFonts w:ascii="Calibri" w:eastAsia="Calibri" w:hAnsi="Calibri" w:cs="Calibri"/>
          <w:lang w:val="en-US"/>
        </w:rPr>
        <w:t xml:space="preserve"> Estimated marginal means (± 95% confidence intervals) for physiological and isotopic traits across nutrient addition treatments (Control, N, P, and N + P), obtained from linear mixed-effects models with block as a random effect. Dashed lines indicate the estimated mean of the control treatment. Asterisks denote significant treatment effects (</w:t>
      </w:r>
      <w:r w:rsidR="7FFD1E32" w:rsidRPr="7FFD1E32">
        <w:rPr>
          <w:rFonts w:ascii="Calibri" w:eastAsia="Calibri" w:hAnsi="Calibri" w:cs="Calibri"/>
          <w:i/>
          <w:iCs/>
          <w:lang w:val="en-US"/>
        </w:rPr>
        <w:t>P</w:t>
      </w:r>
      <w:r w:rsidR="7FFD1E32" w:rsidRPr="7FFD1E32">
        <w:rPr>
          <w:rFonts w:ascii="Calibri" w:eastAsia="Calibri" w:hAnsi="Calibri" w:cs="Calibri"/>
          <w:lang w:val="en-US"/>
        </w:rPr>
        <w:t xml:space="preserve"> &lt; 0.05).</w:t>
      </w:r>
    </w:p>
    <w:p w14:paraId="6B0C6FE2" w14:textId="6C56A484" w:rsidR="7FFD1E32" w:rsidRDefault="25697E7E" w:rsidP="25697E7E">
      <w:pPr>
        <w:spacing w:before="240" w:after="240" w:line="480" w:lineRule="auto"/>
        <w:jc w:val="both"/>
        <w:rPr>
          <w:rFonts w:ascii="Calibri" w:eastAsia="Calibri" w:hAnsi="Calibri" w:cs="Calibri"/>
          <w:i/>
          <w:iCs/>
          <w:highlight w:val="yellow"/>
          <w:lang w:val="en-US"/>
        </w:rPr>
      </w:pPr>
      <w:commentRangeStart w:id="44"/>
      <w:r w:rsidRPr="25697E7E">
        <w:rPr>
          <w:rFonts w:ascii="Calibri" w:eastAsia="Calibri" w:hAnsi="Calibri" w:cs="Calibri"/>
          <w:i/>
          <w:iCs/>
          <w:highlight w:val="yellow"/>
          <w:lang w:val="en-US"/>
        </w:rPr>
        <w:t>Leaf nutrients and iWUE relationships</w:t>
      </w:r>
      <w:commentRangeEnd w:id="44"/>
      <w:r w:rsidR="7FFD1E32">
        <w:rPr>
          <w:rStyle w:val="CommentReference"/>
          <w:rFonts w:ascii="Calibri" w:eastAsia="Calibri" w:hAnsi="Calibri" w:cs="Calibri"/>
          <w:i/>
          <w:iCs/>
          <w:sz w:val="22"/>
          <w:szCs w:val="22"/>
          <w:highlight w:val="yellow"/>
          <w:lang w:val="en-US"/>
        </w:rPr>
        <w:commentReference w:id="44"/>
      </w:r>
    </w:p>
    <w:p w14:paraId="7EC40C32" w14:textId="5AC8B21C" w:rsidR="7FFD1E32" w:rsidRDefault="36505D84" w:rsidP="68A5D658">
      <w:pPr>
        <w:spacing w:before="240" w:after="240" w:line="480" w:lineRule="auto"/>
        <w:jc w:val="both"/>
        <w:rPr>
          <w:rFonts w:ascii="Calibri" w:eastAsia="Calibri" w:hAnsi="Calibri" w:cs="Calibri"/>
          <w:b/>
          <w:bCs/>
          <w:highlight w:val="yellow"/>
          <w:lang w:val="en-US"/>
        </w:rPr>
      </w:pPr>
      <w:r w:rsidRPr="36505D84">
        <w:rPr>
          <w:rFonts w:ascii="Calibri" w:eastAsia="Calibri" w:hAnsi="Calibri" w:cs="Calibri"/>
          <w:lang w:val="en-US"/>
        </w:rPr>
        <w:t xml:space="preserve">Exploratory SMA analyses revealed a consistent negative association between SLA and iWUE across all six species, with slopes ranging from −1.05 to −3.64. Species with lower SLA tended to exhibit higher intrinsic water-use efficiency, suggesting a coordination between conservative leaf construction and water-use strategies. This relationship was particularly strong in </w:t>
      </w:r>
      <w:r w:rsidRPr="36505D84">
        <w:rPr>
          <w:rFonts w:ascii="Calibri" w:eastAsia="Calibri" w:hAnsi="Calibri" w:cs="Calibri"/>
          <w:i/>
          <w:iCs/>
          <w:lang w:val="en-US"/>
        </w:rPr>
        <w:t>Myrcia</w:t>
      </w:r>
      <w:r w:rsidRPr="36505D84">
        <w:rPr>
          <w:rFonts w:ascii="Calibri" w:eastAsia="Calibri" w:hAnsi="Calibri" w:cs="Calibri"/>
          <w:lang w:val="en-US"/>
        </w:rPr>
        <w:t xml:space="preserve"> and </w:t>
      </w:r>
      <w:r w:rsidRPr="36505D84">
        <w:rPr>
          <w:rFonts w:ascii="Calibri" w:eastAsia="Calibri" w:hAnsi="Calibri" w:cs="Calibri"/>
          <w:i/>
          <w:iCs/>
          <w:lang w:val="en-US"/>
        </w:rPr>
        <w:t>Alchornea</w:t>
      </w:r>
      <w:r w:rsidRPr="36505D84">
        <w:rPr>
          <w:rFonts w:ascii="Calibri" w:eastAsia="Calibri" w:hAnsi="Calibri" w:cs="Calibri"/>
          <w:lang w:val="en-US"/>
        </w:rPr>
        <w:t xml:space="preserve">, which showed the steepest negative slopes (−3.55 and −3.64, respectively) and the highest explanatory power (R² = 0.52 and 0.26). </w:t>
      </w:r>
      <w:hyperlink r:id="rId17">
        <w:r w:rsidRPr="36505D84">
          <w:rPr>
            <w:rStyle w:val="Hyperlink"/>
            <w:b/>
            <w:bCs/>
            <w:highlight w:val="yellow"/>
            <w:lang w:val="en-US"/>
          </w:rPr>
          <w:t>Supplementary material.</w:t>
        </w:r>
      </w:hyperlink>
    </w:p>
    <w:p w14:paraId="0D06FD42" w14:textId="6A56B4CB" w:rsidR="7FFD1E32" w:rsidRDefault="25697E7E" w:rsidP="25697E7E">
      <w:pPr>
        <w:spacing w:before="240" w:after="240" w:line="480" w:lineRule="auto"/>
        <w:jc w:val="both"/>
        <w:rPr>
          <w:rFonts w:ascii="Calibri" w:eastAsia="Calibri" w:hAnsi="Calibri" w:cs="Calibri"/>
          <w:lang w:val="en-US"/>
        </w:rPr>
      </w:pPr>
      <w:r w:rsidRPr="25697E7E">
        <w:rPr>
          <w:rFonts w:ascii="Calibri" w:eastAsia="Calibri" w:hAnsi="Calibri" w:cs="Calibri"/>
          <w:lang w:val="en-US"/>
        </w:rPr>
        <w:t xml:space="preserve">In contrast, SMA analyses showed a positive association between Narea and iWUE across all species, with slopes ranging from 27.3 to 64.8. The strongest relationships were observed in </w:t>
      </w:r>
      <w:r w:rsidRPr="25697E7E">
        <w:rPr>
          <w:rFonts w:ascii="Calibri" w:eastAsia="Calibri" w:hAnsi="Calibri" w:cs="Calibri"/>
          <w:i/>
          <w:iCs/>
          <w:lang w:val="en-US"/>
        </w:rPr>
        <w:t>Pouteria torta</w:t>
      </w:r>
      <w:r w:rsidRPr="25697E7E">
        <w:rPr>
          <w:rFonts w:ascii="Calibri" w:eastAsia="Calibri" w:hAnsi="Calibri" w:cs="Calibri"/>
          <w:lang w:val="en-US"/>
        </w:rPr>
        <w:t xml:space="preserve">, </w:t>
      </w:r>
      <w:r w:rsidRPr="25697E7E">
        <w:rPr>
          <w:rFonts w:ascii="Calibri" w:eastAsia="Calibri" w:hAnsi="Calibri" w:cs="Calibri"/>
          <w:i/>
          <w:iCs/>
          <w:lang w:val="en-US"/>
        </w:rPr>
        <w:lastRenderedPageBreak/>
        <w:t>Hedyosmum purpurascens</w:t>
      </w:r>
      <w:r w:rsidRPr="25697E7E">
        <w:rPr>
          <w:rFonts w:ascii="Calibri" w:eastAsia="Calibri" w:hAnsi="Calibri" w:cs="Calibri"/>
          <w:lang w:val="en-US"/>
        </w:rPr>
        <w:t xml:space="preserve">, and </w:t>
      </w:r>
      <w:r w:rsidRPr="25697E7E">
        <w:rPr>
          <w:rFonts w:ascii="Calibri" w:eastAsia="Calibri" w:hAnsi="Calibri" w:cs="Calibri"/>
          <w:i/>
          <w:iCs/>
          <w:lang w:val="en-US"/>
        </w:rPr>
        <w:t>Weinmannia loxensis</w:t>
      </w:r>
      <w:r w:rsidRPr="25697E7E">
        <w:rPr>
          <w:rFonts w:ascii="Calibri" w:eastAsia="Calibri" w:hAnsi="Calibri" w:cs="Calibri"/>
          <w:lang w:val="en-US"/>
        </w:rPr>
        <w:t>. However, these patterns should be interpreted as exploratory because the SMA analyses do not account for the experimental treatment structure but aims to understand the trends across elevations.</w:t>
      </w:r>
    </w:p>
    <w:p w14:paraId="12C797ED" w14:textId="70A0A1C9" w:rsidR="5EE5C934" w:rsidRDefault="329BFA9A" w:rsidP="329BFA9A">
      <w:pPr>
        <w:pStyle w:val="Heading1"/>
        <w:rPr>
          <w:rFonts w:ascii="Calibri" w:eastAsia="Calibri" w:hAnsi="Calibri" w:cs="Calibri"/>
          <w:b/>
          <w:bCs/>
          <w:i/>
          <w:iCs/>
          <w:lang w:val="en-US"/>
        </w:rPr>
      </w:pPr>
      <w:commentRangeStart w:id="45"/>
      <w:commentRangeStart w:id="46"/>
      <w:r w:rsidRPr="329BFA9A">
        <w:rPr>
          <w:lang w:val="en-US"/>
        </w:rPr>
        <w:t xml:space="preserve">DISCUSSION </w:t>
      </w:r>
      <w:commentRangeEnd w:id="46"/>
      <w:r w:rsidR="5EE5C934">
        <w:rPr>
          <w:rStyle w:val="CommentReference"/>
          <w:rFonts w:ascii="Calibri" w:eastAsia="Calibri" w:hAnsi="Calibri" w:cs="Calibri"/>
          <w:b/>
          <w:bCs/>
          <w:i/>
          <w:iCs/>
          <w:sz w:val="32"/>
          <w:szCs w:val="32"/>
          <w:lang w:val="en-US"/>
        </w:rPr>
        <w:commentReference w:id="46"/>
      </w:r>
    </w:p>
    <w:p w14:paraId="74F903A0" w14:textId="7F905DEA" w:rsidR="5EE5C934" w:rsidRDefault="10F32AA5" w:rsidP="10F32AA5">
      <w:pPr>
        <w:pStyle w:val="Heading1"/>
        <w:rPr>
          <w:rFonts w:ascii="Calibri" w:eastAsia="Calibri" w:hAnsi="Calibri" w:cs="Calibri"/>
          <w:sz w:val="24"/>
          <w:szCs w:val="24"/>
          <w:lang w:val="en-US"/>
        </w:rPr>
      </w:pPr>
      <w:r w:rsidRPr="10F32AA5">
        <w:rPr>
          <w:lang w:val="en-US"/>
        </w:rPr>
        <w:t xml:space="preserve">General overview </w:t>
      </w:r>
      <w:commentRangeEnd w:id="45"/>
      <w:r w:rsidR="00651AF4">
        <w:rPr>
          <w:rStyle w:val="CommentReference"/>
          <w:rFonts w:ascii="Calibri" w:eastAsia="Calibri" w:hAnsi="Calibri" w:cs="Calibri"/>
          <w:sz w:val="24"/>
          <w:szCs w:val="24"/>
          <w:lang w:val="en-US"/>
        </w:rPr>
        <w:commentReference w:id="45"/>
      </w:r>
    </w:p>
    <w:p w14:paraId="163387A3" w14:textId="051F0946" w:rsidR="5EE5C934" w:rsidRDefault="10F32AA5" w:rsidP="68A5D658">
      <w:pPr>
        <w:spacing w:before="240" w:after="240" w:line="480" w:lineRule="auto"/>
        <w:jc w:val="both"/>
        <w:rPr>
          <w:rFonts w:ascii="Calibri" w:eastAsia="Calibri" w:hAnsi="Calibri" w:cs="Calibri"/>
          <w:sz w:val="24"/>
          <w:szCs w:val="24"/>
          <w:lang w:val="en-US"/>
        </w:rPr>
      </w:pPr>
      <w:r w:rsidRPr="10F32AA5">
        <w:rPr>
          <w:rFonts w:ascii="Calibri" w:eastAsia="Calibri" w:hAnsi="Calibri" w:cs="Calibri"/>
          <w:sz w:val="24"/>
          <w:szCs w:val="24"/>
          <w:lang w:val="en-US"/>
        </w:rPr>
        <w:t xml:space="preserve">Our results show that after 18 </w:t>
      </w:r>
      <w:commentRangeStart w:id="47"/>
      <w:r w:rsidRPr="10F32AA5">
        <w:rPr>
          <w:rFonts w:ascii="Calibri" w:eastAsia="Calibri" w:hAnsi="Calibri" w:cs="Calibri"/>
          <w:sz w:val="24"/>
          <w:szCs w:val="24"/>
          <w:lang w:val="en-US"/>
        </w:rPr>
        <w:t>years of moderate addition of nitrogen and phosphorus int the NUMEX experimental setting, the studied species did not exhibit a significant response in intrinsic water-use efficiency (iWUE) compared to control plots, despite detectable increases in leaf nutrient parameters.</w:t>
      </w:r>
      <w:commentRangeEnd w:id="47"/>
      <w:r w:rsidR="00C11EC7">
        <w:rPr>
          <w:rStyle w:val="CommentReference"/>
          <w:rFonts w:ascii="Calibri" w:eastAsia="Calibri" w:hAnsi="Calibri" w:cs="Calibri"/>
          <w:sz w:val="24"/>
          <w:szCs w:val="24"/>
          <w:lang w:val="en-US"/>
        </w:rPr>
        <w:commentReference w:id="47"/>
      </w:r>
    </w:p>
    <w:p w14:paraId="5584E0D2" w14:textId="12296217" w:rsidR="155B8CAD" w:rsidRDefault="033202B9" w:rsidP="033202B9">
      <w:pPr>
        <w:pStyle w:val="Heading2"/>
        <w:rPr>
          <w:rFonts w:ascii="Calibri" w:eastAsia="Calibri" w:hAnsi="Calibri" w:cs="Calibri"/>
          <w:i/>
          <w:iCs/>
          <w:sz w:val="24"/>
          <w:szCs w:val="24"/>
          <w:lang w:val="en-US"/>
        </w:rPr>
      </w:pPr>
      <w:r w:rsidRPr="033202B9">
        <w:rPr>
          <w:lang w:val="en-US"/>
        </w:rPr>
        <w:t xml:space="preserve">Leaf nutrient responses - </w:t>
      </w:r>
    </w:p>
    <w:p w14:paraId="02E3C774" w14:textId="168478EC" w:rsidR="033202B9" w:rsidRDefault="033202B9" w:rsidP="033202B9">
      <w:pPr>
        <w:pStyle w:val="ListParagraph"/>
        <w:numPr>
          <w:ilvl w:val="0"/>
          <w:numId w:val="2"/>
        </w:numPr>
        <w:rPr>
          <w:lang w:val="en-US"/>
        </w:rPr>
      </w:pPr>
      <w:r w:rsidRPr="033202B9">
        <w:rPr>
          <w:lang w:val="en-US"/>
        </w:rPr>
        <w:t>Previous studies.</w:t>
      </w:r>
    </w:p>
    <w:p w14:paraId="5BC7EC07" w14:textId="2AC8520F" w:rsidR="033202B9" w:rsidRDefault="033202B9" w:rsidP="033202B9">
      <w:pPr>
        <w:pStyle w:val="ListParagraph"/>
        <w:numPr>
          <w:ilvl w:val="0"/>
          <w:numId w:val="2"/>
        </w:numPr>
        <w:rPr>
          <w:lang w:val="en-US"/>
        </w:rPr>
      </w:pPr>
      <w:r w:rsidRPr="033202B9">
        <w:rPr>
          <w:lang w:val="en-US"/>
        </w:rPr>
        <w:t>P uptake is higher than N.</w:t>
      </w:r>
    </w:p>
    <w:p w14:paraId="41258B99" w14:textId="783F3B28" w:rsidR="033202B9" w:rsidRDefault="033202B9" w:rsidP="033202B9">
      <w:pPr>
        <w:pStyle w:val="ListParagraph"/>
        <w:numPr>
          <w:ilvl w:val="0"/>
          <w:numId w:val="2"/>
        </w:numPr>
        <w:rPr>
          <w:lang w:val="en-US"/>
        </w:rPr>
      </w:pPr>
      <w:r w:rsidRPr="033202B9">
        <w:rPr>
          <w:lang w:val="en-US"/>
        </w:rPr>
        <w:t>Coregulation of nutrients.</w:t>
      </w:r>
    </w:p>
    <w:p w14:paraId="7316B39F" w14:textId="08E8CF63" w:rsidR="0EA379AC" w:rsidRDefault="33EE95D9" w:rsidP="33EE95D9">
      <w:pPr>
        <w:spacing w:before="240" w:after="240" w:line="480" w:lineRule="auto"/>
        <w:jc w:val="both"/>
        <w:rPr>
          <w:rFonts w:ascii="Calibri" w:eastAsia="Calibri" w:hAnsi="Calibri" w:cs="Calibri"/>
          <w:sz w:val="24"/>
          <w:szCs w:val="24"/>
          <w:lang w:val="en-US"/>
        </w:rPr>
      </w:pPr>
      <w:r w:rsidRPr="0078585A">
        <w:rPr>
          <w:rFonts w:ascii="Calibri" w:eastAsia="Calibri" w:hAnsi="Calibri" w:cs="Calibri"/>
          <w:sz w:val="24"/>
          <w:szCs w:val="24"/>
          <w:lang w:val="en-US"/>
        </w:rPr>
        <w:t>Leaf N and P are key elements analyzed in several articles as a consistent indicator of a response of nutrient inputs</w:t>
      </w:r>
      <w:r w:rsidRPr="0078585A">
        <w:rPr>
          <w:rFonts w:ascii="Calibri" w:eastAsia="Calibri" w:hAnsi="Calibri" w:cs="Calibri"/>
          <w:b/>
          <w:bCs/>
          <w:sz w:val="24"/>
          <w:szCs w:val="24"/>
          <w:lang w:val="en-US"/>
        </w:rPr>
        <w:t xml:space="preserve"> </w:t>
      </w:r>
      <w:sdt>
        <w:sdtPr>
          <w:rPr>
            <w:rFonts w:ascii="Calibri" w:eastAsia="Calibri" w:hAnsi="Calibri" w:cs="Calibri"/>
            <w:color w:val="000000" w:themeColor="text1"/>
            <w:sz w:val="24"/>
            <w:szCs w:val="24"/>
            <w:lang w:val="en-US"/>
          </w:rPr>
          <w:tag w:val="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x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V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Z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V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2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V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l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
          <w:id w:val="1952619055"/>
          <w:placeholder>
            <w:docPart w:val="DefaultPlaceholder_-1854013440"/>
          </w:placeholder>
        </w:sdtPr>
        <w:sdtContent>
          <w:r w:rsidRPr="0078585A">
            <w:rPr>
              <w:rFonts w:ascii="Calibri" w:eastAsia="Calibri" w:hAnsi="Calibri" w:cs="Calibri"/>
              <w:color w:val="000000" w:themeColor="text1"/>
              <w:sz w:val="24"/>
              <w:szCs w:val="24"/>
              <w:lang w:val="en-US"/>
            </w:rPr>
            <w:t>(Báez &amp; Homeier, 2018; Baldos et al., 2015; Dietrich et al., 2016; Firn et al., 2019; Homeier et al., 2012, 2013b, 2017)</w:t>
          </w:r>
        </w:sdtContent>
      </w:sdt>
      <w:r w:rsidRPr="33EE95D9">
        <w:rPr>
          <w:sz w:val="24"/>
          <w:szCs w:val="24"/>
        </w:rPr>
        <w:t xml:space="preserve">.  As previously reported by Homeier et al., (2012), there are significant increases of leaf nutrient content in various of the most common species at different altitudes in this study site. </w:t>
      </w:r>
      <w:r w:rsidRPr="33EE95D9">
        <w:rPr>
          <w:rFonts w:ascii="Calibri" w:eastAsia="Calibri" w:hAnsi="Calibri" w:cs="Calibri"/>
          <w:sz w:val="24"/>
          <w:szCs w:val="24"/>
          <w:lang w:val="en-US"/>
        </w:rPr>
        <w:t>Leaf tissue N:P ratios in mature trees were consistently high, but decreased following P addition across all species. This pattern has also been reported in the same region for seedlings (Cárate-Tandalla et al., 2018) and for mature trees at 2000 m a.s.l. (Homeier et al., 2012b).</w:t>
      </w:r>
    </w:p>
    <w:p w14:paraId="3D8244B1" w14:textId="6A5C4ED4" w:rsidR="0EA379AC" w:rsidRDefault="0EA379AC" w:rsidP="36505D84">
      <w:pPr>
        <w:spacing w:before="240" w:after="240" w:line="480" w:lineRule="auto"/>
        <w:rPr>
          <w:sz w:val="24"/>
          <w:szCs w:val="24"/>
          <w:lang w:val="en-US"/>
        </w:rPr>
      </w:pPr>
    </w:p>
    <w:p w14:paraId="7DFC97FC" w14:textId="11E17D07" w:rsidR="0EA379AC" w:rsidRDefault="33EE95D9" w:rsidP="0EA379AC">
      <w:pPr>
        <w:spacing w:before="240" w:after="240" w:line="480" w:lineRule="auto"/>
        <w:jc w:val="both"/>
        <w:rPr>
          <w:rFonts w:ascii="Calibri" w:eastAsia="Calibri" w:hAnsi="Calibri" w:cs="Calibri"/>
          <w:sz w:val="24"/>
          <w:szCs w:val="24"/>
          <w:highlight w:val="yellow"/>
          <w:lang w:val="en-US"/>
        </w:rPr>
      </w:pPr>
      <w:r w:rsidRPr="33EE95D9">
        <w:rPr>
          <w:sz w:val="24"/>
          <w:szCs w:val="24"/>
          <w:lang w:val="en-US"/>
        </w:rPr>
        <w:lastRenderedPageBreak/>
        <w:t xml:space="preserve">Our results indicate that species at 2000 and 3000 m responded strongly to the nitrogen addition with higher LNC, LPC and Nareas. </w:t>
      </w:r>
      <w:commentRangeStart w:id="48"/>
      <w:commentRangeStart w:id="49"/>
      <w:r w:rsidRPr="33EE95D9">
        <w:rPr>
          <w:sz w:val="24"/>
          <w:szCs w:val="24"/>
          <w:lang w:val="en-US"/>
        </w:rPr>
        <w:t>Elaborate why.</w:t>
      </w:r>
      <w:commentRangeEnd w:id="48"/>
      <w:r w:rsidR="0EA379AC">
        <w:rPr>
          <w:rStyle w:val="CommentReference"/>
          <w:rFonts w:ascii="Calibri" w:eastAsia="Calibri" w:hAnsi="Calibri" w:cs="Calibri"/>
          <w:sz w:val="24"/>
          <w:szCs w:val="24"/>
          <w:highlight w:val="yellow"/>
          <w:lang w:val="en-US"/>
        </w:rPr>
        <w:commentReference w:id="48"/>
      </w:r>
      <w:commentRangeEnd w:id="49"/>
      <w:r w:rsidR="0EA379AC">
        <w:rPr>
          <w:rStyle w:val="CommentReference"/>
          <w:rFonts w:ascii="Calibri" w:eastAsia="Calibri" w:hAnsi="Calibri" w:cs="Calibri"/>
          <w:sz w:val="24"/>
          <w:szCs w:val="24"/>
          <w:highlight w:val="yellow"/>
          <w:lang w:val="en-US"/>
        </w:rPr>
        <w:commentReference w:id="49"/>
      </w:r>
    </w:p>
    <w:p w14:paraId="3CA078BC" w14:textId="5B84069B" w:rsidR="155B8CAD" w:rsidRDefault="2D0F310E" w:rsidP="2D0F310E">
      <w:pPr>
        <w:pStyle w:val="Heading2"/>
        <w:rPr>
          <w:rFonts w:ascii="Calibri" w:eastAsia="Calibri" w:hAnsi="Calibri" w:cs="Calibri"/>
          <w:i/>
          <w:iCs/>
          <w:sz w:val="24"/>
          <w:szCs w:val="24"/>
          <w:lang w:val="en-US"/>
        </w:rPr>
      </w:pPr>
      <w:r w:rsidRPr="2D0F310E">
        <w:rPr>
          <w:lang w:val="en-US"/>
        </w:rPr>
        <w:t xml:space="preserve">IWUE is not sensitive to nutrient inputs - </w:t>
      </w:r>
    </w:p>
    <w:p w14:paraId="348766DB" w14:textId="7C6A322C" w:rsidR="2D0F310E" w:rsidRDefault="2D0F310E" w:rsidP="2D0F310E">
      <w:pPr>
        <w:pStyle w:val="ListParagraph"/>
        <w:numPr>
          <w:ilvl w:val="0"/>
          <w:numId w:val="1"/>
        </w:numPr>
        <w:rPr>
          <w:lang w:val="en-US"/>
        </w:rPr>
      </w:pPr>
      <w:r w:rsidRPr="2D0F310E">
        <w:rPr>
          <w:lang w:val="en-US"/>
        </w:rPr>
        <w:t>Check other articles. I found Perkowski, indicates trade-offs between N and water use.</w:t>
      </w:r>
    </w:p>
    <w:p w14:paraId="3967BFAD" w14:textId="64CC5836" w:rsidR="1695EB7E" w:rsidRDefault="33EE95D9" w:rsidP="25697E7E">
      <w:pPr>
        <w:spacing w:before="240" w:after="240" w:line="480" w:lineRule="auto"/>
        <w:jc w:val="both"/>
        <w:rPr>
          <w:rFonts w:ascii="Calibri" w:eastAsia="Calibri" w:hAnsi="Calibri" w:cs="Calibri"/>
          <w:sz w:val="24"/>
          <w:szCs w:val="24"/>
          <w:lang w:val="en-US"/>
        </w:rPr>
      </w:pPr>
      <w:r w:rsidRPr="33EE95D9">
        <w:rPr>
          <w:rFonts w:ascii="Calibri" w:eastAsia="Calibri" w:hAnsi="Calibri" w:cs="Calibri"/>
          <w:sz w:val="24"/>
          <w:szCs w:val="24"/>
          <w:lang w:val="en-US"/>
        </w:rPr>
        <w:t xml:space="preserve">To our knowledge, studies explicitly examining iWUE responses to long-term nutrient addition in mature trees from tropical montane forests remain scarce. Intrinsic water-use efficiency (iWUE), Ci/Ca and δ¹³C did not show significant responses to fertilization treatments, despite observed increases in leaf nutrient parameters (LNC, LPC and Narea). Previous studies (e.g., Dusenge et al. 2015; </w:t>
      </w:r>
      <w:commentRangeStart w:id="50"/>
      <w:commentRangeStart w:id="51"/>
      <w:r w:rsidRPr="33EE95D9">
        <w:rPr>
          <w:rFonts w:ascii="Calibri" w:eastAsia="Calibri" w:hAnsi="Calibri" w:cs="Calibri"/>
          <w:sz w:val="24"/>
          <w:szCs w:val="24"/>
          <w:lang w:val="en-US"/>
        </w:rPr>
        <w:t>Ziegler et al. 2020)</w:t>
      </w:r>
      <w:commentRangeEnd w:id="50"/>
      <w:r w:rsidR="1695EB7E" w:rsidRPr="33EE95D9">
        <w:rPr>
          <w:rStyle w:val="CommentReference"/>
          <w:rFonts w:ascii="Calibri" w:eastAsia="Calibri" w:hAnsi="Calibri" w:cs="Calibri"/>
          <w:sz w:val="24"/>
          <w:szCs w:val="24"/>
          <w:lang w:val="en-US"/>
        </w:rPr>
        <w:commentReference w:id="50"/>
      </w:r>
      <w:commentRangeEnd w:id="51"/>
      <w:r w:rsidR="1695EB7E" w:rsidRPr="33EE95D9">
        <w:rPr>
          <w:rStyle w:val="CommentReference"/>
          <w:rFonts w:ascii="Calibri" w:eastAsia="Calibri" w:hAnsi="Calibri" w:cs="Calibri"/>
          <w:sz w:val="24"/>
          <w:szCs w:val="24"/>
          <w:lang w:val="en-US"/>
        </w:rPr>
        <w:commentReference w:id="51"/>
      </w:r>
      <w:r w:rsidRPr="33EE95D9">
        <w:rPr>
          <w:rFonts w:ascii="Calibri" w:eastAsia="Calibri" w:hAnsi="Calibri" w:cs="Calibri"/>
          <w:sz w:val="24"/>
          <w:szCs w:val="24"/>
          <w:lang w:val="en-US"/>
        </w:rPr>
        <w:t xml:space="preserve"> have shown that, in tropical montane forest species, total nitrogen content—whether expressed on a mass or area basis—is not always a good predictor of photosynthetic capacity. This is largely because nitrogen allocation within leaves varies depending on species ecological strategies. </w:t>
      </w:r>
      <w:r w:rsidRPr="33EE95D9">
        <w:rPr>
          <w:rFonts w:ascii="Calibri" w:eastAsia="Calibri" w:hAnsi="Calibri" w:cs="Calibri"/>
          <w:color w:val="000000" w:themeColor="text1"/>
          <w:sz w:val="24"/>
          <w:szCs w:val="24"/>
          <w:lang w:val="en-US"/>
        </w:rPr>
        <w:t>Conservative species may allocate a greater proportion of nitrogen to structural components, defense, or light-harvesting complexes rather than to carboxylation machinery (e.g., Rubisco). As a result, increases in LNC or Narea do not necessarily lead to proportional increases in photosynthetic capacity because they are being allocated for different purposes (i.e. defense , and therefore do not directly translate into higher iWUE.</w:t>
      </w:r>
    </w:p>
    <w:p w14:paraId="06DA44BB" w14:textId="219E9D36" w:rsidR="43D9778B" w:rsidRDefault="329BFA9A" w:rsidP="45DC1595">
      <w:pPr>
        <w:pStyle w:val="Heading2"/>
        <w:rPr>
          <w:rFonts w:ascii="Calibri" w:eastAsia="Calibri" w:hAnsi="Calibri" w:cs="Calibri"/>
          <w:sz w:val="22"/>
          <w:szCs w:val="22"/>
          <w:lang w:val="en-US"/>
        </w:rPr>
      </w:pPr>
      <w:commentRangeStart w:id="52"/>
      <w:r w:rsidRPr="329BFA9A">
        <w:rPr>
          <w:lang w:val="en-US"/>
        </w:rPr>
        <w:t xml:space="preserve">IWUE trends in the altitudinal gradient and association with traits- </w:t>
      </w:r>
      <w:commentRangeEnd w:id="52"/>
      <w:r w:rsidR="43D9778B">
        <w:rPr>
          <w:rStyle w:val="CommentReference"/>
          <w:rFonts w:ascii="Calibri" w:eastAsia="Calibri" w:hAnsi="Calibri" w:cs="Calibri"/>
          <w:sz w:val="22"/>
          <w:szCs w:val="22"/>
          <w:lang w:val="en-US"/>
        </w:rPr>
        <w:commentReference w:id="52"/>
      </w:r>
    </w:p>
    <w:p w14:paraId="6A57000A" w14:textId="053C6C21" w:rsidR="1C11856E" w:rsidRDefault="329BFA9A" w:rsidP="329BFA9A">
      <w:pPr>
        <w:spacing w:line="480" w:lineRule="auto"/>
        <w:ind w:left="90"/>
        <w:jc w:val="both"/>
        <w:rPr>
          <w:rFonts w:ascii="Calibri" w:eastAsia="Calibri" w:hAnsi="Calibri" w:cs="Calibri"/>
          <w:sz w:val="32"/>
          <w:szCs w:val="32"/>
          <w:lang w:val="en-US"/>
        </w:rPr>
      </w:pPr>
      <w:r w:rsidRPr="329BFA9A">
        <w:rPr>
          <w:rFonts w:ascii="Calibri" w:eastAsia="Calibri" w:hAnsi="Calibri" w:cs="Calibri"/>
          <w:lang w:val="en-US"/>
        </w:rPr>
        <w:t>Intrinsic water-use efficiency was higher at mid and high elevations, indicating that environmental constraints associated with elevation exert a stronger influence on plant water-use strategies than nutrient availability.</w:t>
      </w:r>
      <w:r w:rsidRPr="329BFA9A">
        <w:rPr>
          <w:rFonts w:ascii="Calibri" w:eastAsia="Calibri" w:hAnsi="Calibri" w:cs="Calibri"/>
          <w:sz w:val="28"/>
          <w:szCs w:val="28"/>
          <w:lang w:val="en-US"/>
        </w:rPr>
        <w:t xml:space="preserve"> </w:t>
      </w:r>
    </w:p>
    <w:p w14:paraId="03155C3B" w14:textId="6F74EAAF" w:rsidR="329BFA9A" w:rsidRDefault="2D0F310E" w:rsidP="329BFA9A">
      <w:pPr>
        <w:spacing w:before="240" w:after="240" w:line="480" w:lineRule="auto"/>
        <w:ind w:left="90"/>
        <w:jc w:val="both"/>
        <w:rPr>
          <w:rFonts w:ascii="Calibri" w:eastAsia="Calibri" w:hAnsi="Calibri" w:cs="Calibri"/>
          <w:sz w:val="24"/>
          <w:szCs w:val="24"/>
        </w:rPr>
      </w:pPr>
      <w:r w:rsidRPr="2D0F310E">
        <w:rPr>
          <w:rFonts w:ascii="Calibri" w:eastAsia="Calibri" w:hAnsi="Calibri" w:cs="Calibri"/>
          <w:sz w:val="24"/>
          <w:szCs w:val="24"/>
          <w:lang w:val="en-US"/>
        </w:rPr>
        <w:t xml:space="preserve">Previous studies have pointed out to an increase of iWUE with increasing elevation </w:t>
      </w:r>
      <w:sdt>
        <w:sdtPr>
          <w:rPr>
            <w:rFonts w:ascii="Calibri" w:eastAsia="Calibri" w:hAnsi="Calibri" w:cs="Calibri"/>
            <w:color w:val="000000" w:themeColor="text1"/>
            <w:sz w:val="24"/>
            <w:szCs w:val="24"/>
            <w:lang w:val="en-US"/>
          </w:rPr>
          <w:tag w:val="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x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
          <w:id w:val="1516919937"/>
          <w:placeholder>
            <w:docPart w:val="DefaultPlaceholder_-1854013440"/>
          </w:placeholder>
        </w:sdtPr>
        <w:sdtContent>
          <w:r w:rsidRPr="2D0F310E">
            <w:rPr>
              <w:rFonts w:ascii="Calibri" w:eastAsia="Calibri" w:hAnsi="Calibri" w:cs="Calibri"/>
              <w:color w:val="000000" w:themeColor="text1"/>
              <w:sz w:val="24"/>
              <w:szCs w:val="24"/>
              <w:lang w:val="en-US"/>
            </w:rPr>
            <w:t>(Jiang et al., 2024; Midolo et al., 2019)</w:t>
          </w:r>
        </w:sdtContent>
      </w:sdt>
      <w:r w:rsidRPr="2D0F310E">
        <w:rPr>
          <w:sz w:val="24"/>
          <w:szCs w:val="24"/>
        </w:rPr>
        <w:t>. H</w:t>
      </w:r>
      <w:r w:rsidRPr="2D0F310E">
        <w:rPr>
          <w:rFonts w:ascii="Calibri" w:eastAsia="Calibri" w:hAnsi="Calibri" w:cs="Calibri"/>
          <w:sz w:val="24"/>
          <w:szCs w:val="24"/>
          <w:lang w:val="en-US"/>
        </w:rPr>
        <w:t xml:space="preserve">igher iWUE at upper elevations may be linked to more </w:t>
      </w:r>
      <w:r w:rsidRPr="2D0F310E">
        <w:rPr>
          <w:rFonts w:ascii="Calibri" w:eastAsia="Calibri" w:hAnsi="Calibri" w:cs="Calibri"/>
          <w:sz w:val="24"/>
          <w:szCs w:val="24"/>
          <w:lang w:val="en-US"/>
        </w:rPr>
        <w:lastRenderedPageBreak/>
        <w:t>conservative trait syndromes (i.e., low SLA, low LNC), consistent with the plant economic spectrum, where water limitation and environmental stress favor resource-use efficiency (Jiang et al., 2024; Reich, 2014). Likewise,</w:t>
      </w:r>
      <w:r w:rsidRPr="2D0F310E">
        <w:rPr>
          <w:rFonts w:ascii="Calibri" w:eastAsia="Calibri" w:hAnsi="Calibri" w:cs="Calibri"/>
          <w:sz w:val="24"/>
          <w:szCs w:val="24"/>
        </w:rPr>
        <w:t xml:space="preserve">o ptimality theory predictions (Wang et al., 2016). explains this trend, as a response to atmospheric </w:t>
      </w:r>
      <w:r>
        <w:t xml:space="preserve">pressure </w:t>
      </w:r>
      <w:r w:rsidRPr="2D0F310E">
        <w:rPr>
          <w:rFonts w:ascii="Calibri" w:eastAsia="Calibri" w:hAnsi="Calibri" w:cs="Calibri"/>
          <w:sz w:val="24"/>
          <w:szCs w:val="24"/>
        </w:rPr>
        <w:t>declines with altitude, plants adjust their photosynthetic capacity and stomatal behaviour to maintain carbon assimilation under lower CO₂ partial pressures. These coordinated adjustments reduce Ci/Ca and increase carbon gain per unit stomatal conductance, resulting in higher intrinsic water-use efficiency at higher elevations</w:t>
      </w:r>
      <w:commentRangeStart w:id="53"/>
      <w:r w:rsidRPr="2D0F310E">
        <w:rPr>
          <w:rFonts w:ascii="Calibri" w:eastAsia="Calibri" w:hAnsi="Calibri" w:cs="Calibri"/>
          <w:sz w:val="24"/>
          <w:szCs w:val="24"/>
        </w:rPr>
        <w:t>.</w:t>
      </w:r>
      <w:commentRangeEnd w:id="53"/>
      <w:r w:rsidR="329BFA9A">
        <w:rPr>
          <w:rStyle w:val="CommentReference"/>
          <w:rFonts w:ascii="Calibri" w:eastAsia="Calibri" w:hAnsi="Calibri" w:cs="Calibri"/>
          <w:sz w:val="24"/>
          <w:szCs w:val="24"/>
        </w:rPr>
        <w:commentReference w:id="53"/>
      </w:r>
    </w:p>
    <w:p w14:paraId="6F0C2512" w14:textId="33BD81CF" w:rsidR="329BFA9A" w:rsidRDefault="329BFA9A" w:rsidP="329BFA9A">
      <w:pPr>
        <w:spacing w:before="240" w:after="240" w:line="480" w:lineRule="auto"/>
        <w:jc w:val="both"/>
        <w:rPr>
          <w:rFonts w:ascii="Calibri" w:eastAsia="Calibri" w:hAnsi="Calibri" w:cs="Calibri"/>
          <w:sz w:val="24"/>
          <w:szCs w:val="24"/>
          <w:lang w:val="en-US"/>
        </w:rPr>
      </w:pPr>
      <w:r w:rsidRPr="329BFA9A">
        <w:rPr>
          <w:rFonts w:ascii="Calibri" w:eastAsia="Calibri" w:hAnsi="Calibri" w:cs="Calibri"/>
          <w:sz w:val="24"/>
          <w:szCs w:val="24"/>
          <w:lang w:val="en-US"/>
        </w:rPr>
        <w:t>Our results indicate that the two species selected at 2000 m exhibited the highest iWUE. This suggests that mid-elevation conditions may favor a combination of relatively high carbon assimilation and conservative water use, resulting in greater iWUE than at either lower or higher elevations. This pattern is consistent with the elevational trend in photosynthetic capacity reported by Wittich et al. (2012). In their study of 40 tree species in the same area, photosynthetic capacity reached a maximum around 2000 m, despite showing relatively small differences across the broader elevational gradient. The authors attributed this peak to higher foliar nutrient concentrations at mid-elevation. Although we did not directly assess photosynthetic capacity, the higher photosynthetic capacity observed in other species at the same elevation may help explain the elevated iWUE found in our study, as greater photosynthetic performance could increase carbon gain relative to water loss.</w:t>
      </w:r>
    </w:p>
    <w:p w14:paraId="60A10884" w14:textId="1C30EFBD" w:rsidR="6D8B7AE5" w:rsidRDefault="329BFA9A" w:rsidP="329BFA9A">
      <w:pPr>
        <w:spacing w:before="240" w:after="240" w:line="480" w:lineRule="auto"/>
        <w:ind w:left="90"/>
        <w:jc w:val="both"/>
        <w:rPr>
          <w:rFonts w:ascii="Calibri" w:eastAsia="Calibri" w:hAnsi="Calibri" w:cs="Calibri"/>
          <w:sz w:val="28"/>
          <w:szCs w:val="28"/>
          <w:lang w:val="en-US"/>
        </w:rPr>
      </w:pPr>
      <w:r w:rsidRPr="329BFA9A">
        <w:rPr>
          <w:rFonts w:ascii="Calibri" w:eastAsia="Calibri" w:hAnsi="Calibri" w:cs="Calibri"/>
          <w:sz w:val="24"/>
          <w:szCs w:val="24"/>
          <w:lang w:val="en-US"/>
        </w:rPr>
        <w:t xml:space="preserve">Lastly, our exploratory analyses indicate that, although nutrient addition increased leaf nutrient concentrations in some species, these changes did not necessarily translate into higher leaf nitrogen per unit area (Narea) or increased intrinsic water-use efficiency (iWUE). While Narea was positively associated with iWUE across species, we found no consistent </w:t>
      </w:r>
      <w:r w:rsidRPr="329BFA9A">
        <w:rPr>
          <w:rFonts w:ascii="Calibri" w:eastAsia="Calibri" w:hAnsi="Calibri" w:cs="Calibri"/>
          <w:sz w:val="24"/>
          <w:szCs w:val="24"/>
          <w:lang w:val="en-US"/>
        </w:rPr>
        <w:lastRenderedPageBreak/>
        <w:t>evidence that nutrient addition increased Narea, nor that changes in Narea resulted in higher iWUE. These findings suggest that the relationship between nutrient availability and plant water-use strategies is complex and may be mediated by species-specific physiological responses. Therefore, further studies are needed in these highly biodiverse tropical montane forests to better understand the mechanisms underlying ecophysiological responses to nutrient enrichment and environmental change.</w:t>
      </w:r>
    </w:p>
    <w:p w14:paraId="58691635" w14:textId="740EFB76" w:rsidR="6D8B7AE5" w:rsidRDefault="6D8B7AE5" w:rsidP="6D8B7AE5">
      <w:pPr>
        <w:spacing w:before="240" w:after="240" w:line="480" w:lineRule="auto"/>
        <w:jc w:val="both"/>
      </w:pPr>
    </w:p>
    <w:p w14:paraId="43BBB7F5" w14:textId="77777777" w:rsidR="00BF21F1" w:rsidRDefault="00BF21F1">
      <w:pPr>
        <w:rPr>
          <w:b/>
          <w:bCs/>
          <w:lang w:val="en-US"/>
        </w:rPr>
      </w:pPr>
      <w:r>
        <w:rPr>
          <w:b/>
          <w:bCs/>
          <w:lang w:val="en-US"/>
        </w:rPr>
        <w:br w:type="page"/>
      </w:r>
    </w:p>
    <w:p w14:paraId="1D16CB7A" w14:textId="385F869B" w:rsidR="00D1289B" w:rsidRPr="005160BB" w:rsidRDefault="45DC1595" w:rsidP="45DC1595">
      <w:pPr>
        <w:pStyle w:val="Heading1"/>
        <w:rPr>
          <w:b/>
          <w:bCs/>
          <w:lang w:val="en-US"/>
        </w:rPr>
      </w:pPr>
      <w:r w:rsidRPr="45DC1595">
        <w:rPr>
          <w:lang w:val="en-US"/>
        </w:rPr>
        <w:lastRenderedPageBreak/>
        <w:t xml:space="preserve">Conclusion </w:t>
      </w:r>
    </w:p>
    <w:p w14:paraId="54200FD4" w14:textId="4251028E" w:rsidR="1E312241" w:rsidRDefault="394135A7" w:rsidP="7FFD1E32">
      <w:pPr>
        <w:spacing w:before="240" w:after="240" w:line="480" w:lineRule="auto"/>
        <w:jc w:val="both"/>
        <w:rPr>
          <w:rFonts w:ascii="Calibri" w:eastAsia="Calibri" w:hAnsi="Calibri" w:cs="Calibri"/>
          <w:lang w:val="en-US"/>
        </w:rPr>
      </w:pPr>
      <w:r w:rsidRPr="394135A7">
        <w:rPr>
          <w:rFonts w:ascii="Calibri" w:eastAsia="Calibri" w:hAnsi="Calibri" w:cs="Calibri"/>
          <w:lang w:val="en-US"/>
        </w:rPr>
        <w:t>The results from the NUMEX experiment are consistent with research done in the area in previous years showing that nutrient additions, particularly phosphorus, significantly increased leaf phosphorus concentration (LPC) across species and elevations, indicating a clear physiological uptake response.</w:t>
      </w:r>
    </w:p>
    <w:p w14:paraId="31734F21" w14:textId="741B3F39" w:rsidR="394135A7" w:rsidRDefault="394135A7" w:rsidP="394135A7">
      <w:pPr>
        <w:spacing w:before="240" w:after="240" w:line="480" w:lineRule="auto"/>
        <w:jc w:val="both"/>
      </w:pPr>
      <w:r w:rsidRPr="394135A7">
        <w:rPr>
          <w:rFonts w:ascii="Calibri" w:eastAsia="Calibri" w:hAnsi="Calibri" w:cs="Calibri"/>
          <w:lang w:val="en-US"/>
        </w:rPr>
        <w:t>However, these changes in foliar nutrient status did not translate into consistent shifts in intrinsic water-use efficiency (iWUE) and delta13C under nutrient addition, which remained largely unresponsive across elevations. This suggests that nutrient availability was not a primary driver of iWUE in the studied species over the duration of the experiment. Nevertheless, the observed variation in leaf nutrient concentrations and iWUE along the elevational gradient provides insights into how these traits are associated with elevation, even though nutrient addition itself did not directly influence iWUE.</w:t>
      </w:r>
    </w:p>
    <w:p w14:paraId="7EC7DF57" w14:textId="110B6D58" w:rsidR="1E312241" w:rsidRDefault="7FFD1E32" w:rsidP="7FFD1E32">
      <w:pPr>
        <w:spacing w:before="240" w:after="240" w:line="480" w:lineRule="auto"/>
        <w:jc w:val="both"/>
        <w:rPr>
          <w:rFonts w:ascii="Calibri" w:eastAsia="Calibri" w:hAnsi="Calibri" w:cs="Calibri"/>
          <w:lang w:val="en-US"/>
        </w:rPr>
      </w:pPr>
      <w:r w:rsidRPr="7FFD1E32">
        <w:rPr>
          <w:rFonts w:ascii="Calibri" w:eastAsia="Calibri" w:hAnsi="Calibri" w:cs="Calibri"/>
          <w:lang w:val="en-US"/>
        </w:rPr>
        <w:t xml:space="preserve">The observed decoupling between foliar nutrient enrichment and iWUE highlights that increased nitrogen availability does not necessarily enhance carbon–water coupling at the leaf level. Or that nitrogen content could be allocated for other purposes beyond photosynthesis. </w:t>
      </w:r>
    </w:p>
    <w:p w14:paraId="4F6F5F8B" w14:textId="0343F9C1" w:rsidR="1E312241" w:rsidRDefault="7FFD1E32" w:rsidP="7FFD1E32">
      <w:pPr>
        <w:spacing w:before="240" w:after="240" w:line="480" w:lineRule="auto"/>
        <w:jc w:val="both"/>
      </w:pPr>
      <w:r w:rsidRPr="7FFD1E32">
        <w:rPr>
          <w:rFonts w:ascii="Calibri" w:eastAsia="Calibri" w:hAnsi="Calibri" w:cs="Calibri"/>
          <w:lang w:val="en-US"/>
        </w:rPr>
        <w:t>These findings emphasize the importance of considering multiple leaf nutrient metrics and environmental gradients to better understand physiological responses under changing nutrient and climatic conditions.</w:t>
      </w:r>
    </w:p>
    <w:p w14:paraId="4EF0AAF9" w14:textId="42C9D7C7" w:rsidR="1E312241" w:rsidRDefault="1E312241" w:rsidP="1E312241">
      <w:pPr>
        <w:spacing w:line="480" w:lineRule="auto"/>
        <w:rPr>
          <w:b/>
          <w:bCs/>
          <w:lang w:val="en-US"/>
        </w:rPr>
      </w:pPr>
    </w:p>
    <w:p w14:paraId="03EA8CEF" w14:textId="6924B9C9" w:rsidR="006324E7" w:rsidRDefault="00580BFC" w:rsidP="0004155B">
      <w:pPr>
        <w:spacing w:after="0" w:line="480" w:lineRule="auto"/>
        <w:rPr>
          <w:rFonts w:cstheme="minorHAnsi"/>
          <w:b/>
          <w:bCs/>
          <w:lang w:val="en-US"/>
        </w:rPr>
      </w:pPr>
      <w:r w:rsidRPr="005160BB">
        <w:rPr>
          <w:rFonts w:cstheme="minorHAnsi"/>
          <w:b/>
          <w:bCs/>
          <w:lang w:val="en-US"/>
        </w:rPr>
        <w:t>Acknowledgments</w:t>
      </w:r>
    </w:p>
    <w:p w14:paraId="7722A39B" w14:textId="5E101A23" w:rsidR="009974CF" w:rsidRDefault="0E2CAB0E" w:rsidP="009974CF">
      <w:pPr>
        <w:spacing w:after="0" w:line="480" w:lineRule="auto"/>
        <w:jc w:val="both"/>
        <w:rPr>
          <w:lang w:val="en-US"/>
        </w:rPr>
      </w:pPr>
      <w:r w:rsidRPr="0E2CAB0E">
        <w:rPr>
          <w:lang w:val="en-US"/>
        </w:rPr>
        <w:t xml:space="preserve">Special thanks go to Karina Gonzalez, the field coordinator and local people who helped with the sample collection and scientific follow-up. Additionally, we would like to thank Elise and Katja for their help with the isotopic analyses of the leaf material. </w:t>
      </w:r>
    </w:p>
    <w:p w14:paraId="721CD707" w14:textId="77777777" w:rsidR="003E3A4F" w:rsidRPr="005160BB" w:rsidRDefault="003E3A4F" w:rsidP="009974CF">
      <w:pPr>
        <w:spacing w:after="0" w:line="480" w:lineRule="auto"/>
        <w:jc w:val="both"/>
        <w:rPr>
          <w:rFonts w:cstheme="minorHAnsi"/>
          <w:b/>
          <w:bCs/>
          <w:lang w:val="en-US"/>
        </w:rPr>
      </w:pPr>
    </w:p>
    <w:p w14:paraId="6F45C177" w14:textId="41349A6E" w:rsidR="00B923C7" w:rsidRPr="00BB7AFD" w:rsidRDefault="00B923C7" w:rsidP="00F85FC5">
      <w:pPr>
        <w:pStyle w:val="paragraph"/>
        <w:spacing w:before="0" w:beforeAutospacing="0" w:after="0" w:afterAutospacing="0" w:line="480" w:lineRule="auto"/>
        <w:jc w:val="both"/>
        <w:textAlignment w:val="baseline"/>
        <w:rPr>
          <w:rFonts w:asciiTheme="minorHAnsi" w:hAnsiTheme="minorHAnsi" w:cstheme="minorHAnsi"/>
          <w:sz w:val="22"/>
          <w:szCs w:val="22"/>
        </w:rPr>
      </w:pPr>
      <w:r w:rsidRPr="005160BB">
        <w:rPr>
          <w:rStyle w:val="normaltextrun"/>
          <w:rFonts w:asciiTheme="minorHAnsi" w:hAnsiTheme="minorHAnsi" w:cstheme="minorHAnsi"/>
          <w:b/>
          <w:bCs/>
          <w:sz w:val="22"/>
          <w:szCs w:val="22"/>
          <w:lang w:val="en-GB"/>
        </w:rPr>
        <w:t>CRediT authorship contribution statement </w:t>
      </w:r>
      <w:r w:rsidRPr="005160BB">
        <w:rPr>
          <w:rStyle w:val="eop"/>
          <w:rFonts w:asciiTheme="minorHAnsi" w:hAnsiTheme="minorHAnsi" w:cstheme="minorHAnsi"/>
          <w:sz w:val="22"/>
          <w:szCs w:val="22"/>
        </w:rPr>
        <w:t> </w:t>
      </w:r>
    </w:p>
    <w:p w14:paraId="2388A92D" w14:textId="578104D7" w:rsidR="00B923C7" w:rsidRPr="005160BB" w:rsidRDefault="27CA9B57"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27CA9B57">
        <w:rPr>
          <w:rStyle w:val="normaltextrun"/>
          <w:rFonts w:asciiTheme="minorHAnsi" w:hAnsiTheme="minorHAnsi" w:cstheme="minorBidi"/>
          <w:b/>
          <w:bCs/>
          <w:sz w:val="22"/>
          <w:szCs w:val="22"/>
        </w:rPr>
        <w:lastRenderedPageBreak/>
        <w:t>Andrea Chávez-Pacheco:</w:t>
      </w:r>
      <w:r w:rsidRPr="27CA9B57">
        <w:rPr>
          <w:rStyle w:val="normaltextrun"/>
          <w:rFonts w:asciiTheme="minorHAnsi" w:hAnsiTheme="minorHAnsi" w:cstheme="minorBidi"/>
          <w:sz w:val="22"/>
          <w:szCs w:val="22"/>
        </w:rPr>
        <w:t xml:space="preserve"> Writing – original draft, Data analysis, Lab work, Sampling, Investigation, Conceptualization, Data curation </w:t>
      </w:r>
      <w:r w:rsidRPr="27CA9B57">
        <w:rPr>
          <w:rStyle w:val="normaltextrun"/>
          <w:rFonts w:asciiTheme="minorHAnsi" w:hAnsiTheme="minorHAnsi" w:cstheme="minorBidi"/>
          <w:b/>
          <w:bCs/>
          <w:sz w:val="22"/>
          <w:szCs w:val="22"/>
        </w:rPr>
        <w:t>Marijn Bauters</w:t>
      </w:r>
      <w:r w:rsidRPr="27CA9B57">
        <w:rPr>
          <w:rStyle w:val="normaltextrun"/>
          <w:rFonts w:asciiTheme="minorHAnsi" w:hAnsiTheme="minorHAnsi" w:cstheme="minorBidi"/>
          <w:sz w:val="22"/>
          <w:szCs w:val="22"/>
        </w:rPr>
        <w:t>: Writing – review &amp; editing, Investigation, Conceptualization, Resources, Funding acquisition, Data curation.  </w:t>
      </w:r>
    </w:p>
    <w:p w14:paraId="1C79477E" w14:textId="77777777" w:rsidR="00DF15F7" w:rsidRDefault="00DF15F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CCEDBB1" w14:textId="2B093D16"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14:paraId="36CF05EB" w14:textId="77777777"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14:paraId="2C85B189"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3F22E26F" w14:textId="58A42754"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14:paraId="3855A2E7" w14:textId="025E40FC" w:rsidR="00B923C7"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14:paraId="0B7591C7" w14:textId="77777777" w:rsidR="005E6768" w:rsidRDefault="005E6768" w:rsidP="00F85FC5">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14:paraId="4A8880C7" w14:textId="77777777" w:rsidR="005E6768" w:rsidRDefault="005E6768" w:rsidP="005E6768">
      <w:pPr>
        <w:spacing w:after="0" w:line="480" w:lineRule="auto"/>
        <w:rPr>
          <w:b/>
          <w:bCs/>
          <w:lang w:val="en-US"/>
        </w:rPr>
      </w:pPr>
      <w:r>
        <w:rPr>
          <w:b/>
          <w:bCs/>
          <w:lang w:val="en-US"/>
        </w:rPr>
        <w:t>Funding sources</w:t>
      </w:r>
    </w:p>
    <w:p w14:paraId="68755ED6" w14:textId="7E0D57E4" w:rsidR="005E6768" w:rsidRPr="00DF2437" w:rsidRDefault="0E2CAB0E" w:rsidP="009974CF">
      <w:pPr>
        <w:spacing w:after="0" w:line="480" w:lineRule="auto"/>
        <w:jc w:val="both"/>
        <w:rPr>
          <w:lang w:val="en-US"/>
        </w:rPr>
      </w:pPr>
      <w:r w:rsidRPr="0E2CAB0E">
        <w:rPr>
          <w:lang w:val="en-US"/>
        </w:rPr>
        <w:t>This study was made possible by the VLIRUOS-TEAM Project: Restoration and Recovery of Tropical Mountain Forest.</w:t>
      </w:r>
    </w:p>
    <w:p w14:paraId="17D9BB48" w14:textId="77777777" w:rsidR="00B923C7" w:rsidRPr="005160BB" w:rsidRDefault="00B923C7" w:rsidP="00F85FC5">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14:paraId="485744F2" w14:textId="06BCE63F" w:rsidR="00B923C7" w:rsidRPr="005160BB" w:rsidRDefault="00B923C7" w:rsidP="00F85FC5">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14:paraId="6F7A2820" w14:textId="7566E3C7" w:rsidR="00C4712B" w:rsidRPr="007A02A0" w:rsidRDefault="0E2CAB0E" w:rsidP="0E2CAB0E">
      <w:pPr>
        <w:pStyle w:val="paragraph"/>
        <w:spacing w:before="0" w:beforeAutospacing="0" w:after="0" w:afterAutospacing="0" w:line="480" w:lineRule="auto"/>
        <w:jc w:val="both"/>
        <w:textAlignment w:val="baseline"/>
        <w:rPr>
          <w:rFonts w:asciiTheme="minorHAnsi" w:hAnsiTheme="minorHAnsi" w:cstheme="minorBidi"/>
          <w:sz w:val="18"/>
          <w:szCs w:val="18"/>
        </w:rPr>
      </w:pPr>
      <w:r w:rsidRPr="0E2CAB0E">
        <w:rPr>
          <w:rStyle w:val="normaltextrun"/>
          <w:rFonts w:asciiTheme="minorHAnsi" w:hAnsiTheme="minorHAnsi" w:cstheme="minorBidi"/>
          <w:sz w:val="22"/>
          <w:szCs w:val="22"/>
        </w:rPr>
        <w:t>During the preparation of this work, the first author used ChatGPT in order to improve the grammar and language of the manuscript and kept 95% of the original ideas and text. </w:t>
      </w:r>
      <w:r w:rsidR="00B923C7" w:rsidRPr="0E2CAB0E">
        <w:rPr>
          <w:rFonts w:cstheme="minorBidi"/>
          <w:b/>
          <w:bCs/>
        </w:rPr>
        <w:br w:type="page"/>
      </w:r>
    </w:p>
    <w:p w14:paraId="355F1487" w14:textId="4D148D9C" w:rsidR="00C4712B" w:rsidRPr="0078585A" w:rsidRDefault="36505D84" w:rsidP="49CA8D22">
      <w:pPr>
        <w:pStyle w:val="Bibliography"/>
        <w:spacing w:line="480" w:lineRule="auto"/>
        <w:rPr>
          <w:b/>
          <w:bCs/>
          <w:lang w:val="en-US"/>
        </w:rPr>
      </w:pPr>
      <w:commentRangeStart w:id="54"/>
      <w:r w:rsidRPr="0078585A">
        <w:rPr>
          <w:b/>
          <w:bCs/>
          <w:lang w:val="en-US"/>
        </w:rPr>
        <w:lastRenderedPageBreak/>
        <w:t>References</w:t>
      </w:r>
      <w:commentRangeEnd w:id="54"/>
      <w:r w:rsidR="00C4712B" w:rsidRPr="0078585A">
        <w:rPr>
          <w:rStyle w:val="CommentReference"/>
          <w:b/>
          <w:bCs/>
          <w:sz w:val="22"/>
          <w:szCs w:val="22"/>
          <w:lang w:val="en-US"/>
        </w:rPr>
        <w:commentReference w:id="54"/>
      </w:r>
    </w:p>
    <w:sdt>
      <w:sdtPr>
        <w:tag w:val="MENDELEY_BIBLIOGRAPHY"/>
        <w:id w:val="377560290"/>
        <w:placeholder>
          <w:docPart w:val="DefaultPlaceholder_-1854013440"/>
        </w:placeholder>
      </w:sdtPr>
      <w:sdtContent>
        <w:p w14:paraId="6AB2E67E" w14:textId="4EB10AAC"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Andreu-Hayles, L., Levesque, M., Martin-Benito, D., Huang, W., Harris, R., Oelkers, R., Leland, C., Martin-Fernández, J., Anchukaitis, K. J., &amp; Helle, G. (2019). A high yield cellulose extraction system for small whole wood samples and dual measurement of carbon and oxygen stable isotopes. </w:t>
          </w:r>
          <w:r w:rsidRPr="36505D84">
            <w:rPr>
              <w:rFonts w:ascii="Calibri" w:eastAsia="Calibri" w:hAnsi="Calibri" w:cs="Calibri"/>
              <w:i/>
              <w:iCs/>
              <w:color w:val="000000" w:themeColor="text1"/>
            </w:rPr>
            <w:t>Chemical Geology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504</w:t>
          </w:r>
          <w:r w:rsidRPr="36505D84">
            <w:rPr>
              <w:rFonts w:ascii="Calibri" w:eastAsia="Calibri" w:hAnsi="Calibri" w:cs="Calibri"/>
              <w:color w:val="000000" w:themeColor="text1"/>
            </w:rPr>
            <w:t xml:space="preserve">, 53–65. </w:t>
          </w:r>
          <w:hyperlink r:id="rId18">
            <w:r w:rsidRPr="36505D84">
              <w:rPr>
                <w:rStyle w:val="Hyperlink"/>
                <w:rFonts w:ascii="Calibri" w:eastAsia="Calibri" w:hAnsi="Calibri" w:cs="Calibri"/>
                <w:color w:val="000000" w:themeColor="text1"/>
                <w:u w:val="none"/>
              </w:rPr>
              <w:t>https://doi.org/10.1016/J.CHEMGEO.2018.09.007</w:t>
            </w:r>
          </w:hyperlink>
        </w:p>
        <w:p w14:paraId="7B5967EC" w14:textId="2A4E50DD"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Báez, S., &amp; Homeier, J. (2018). Functional traits determine tree growth and ecosystem productivity of a tropical montane forest: Insights from a long-term nutrient manipulation experiment. </w:t>
          </w:r>
          <w:r w:rsidRPr="36505D84">
            <w:rPr>
              <w:rFonts w:ascii="Calibri" w:eastAsia="Calibri" w:hAnsi="Calibri" w:cs="Calibri"/>
              <w:i/>
              <w:iCs/>
              <w:color w:val="000000" w:themeColor="text1"/>
            </w:rPr>
            <w:t>Global Change Biology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24</w:t>
          </w:r>
          <w:r w:rsidRPr="36505D84">
            <w:rPr>
              <w:rFonts w:ascii="Calibri" w:eastAsia="Calibri" w:hAnsi="Calibri" w:cs="Calibri"/>
              <w:color w:val="000000" w:themeColor="text1"/>
            </w:rPr>
            <w:t xml:space="preserve">(1), 399–409. </w:t>
          </w:r>
          <w:hyperlink r:id="rId19">
            <w:r w:rsidRPr="36505D84">
              <w:rPr>
                <w:rStyle w:val="Hyperlink"/>
                <w:rFonts w:ascii="Calibri" w:eastAsia="Calibri" w:hAnsi="Calibri" w:cs="Calibri"/>
                <w:color w:val="000000" w:themeColor="text1"/>
                <w:u w:val="none"/>
              </w:rPr>
              <w:t>https://doi.org/10.1111/gcb.13905</w:t>
            </w:r>
          </w:hyperlink>
        </w:p>
        <w:p w14:paraId="212EC867" w14:textId="0EB0982B"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Baldos, A. P., Corre, M. D., &amp; Veldkamp, E. (2015). Response of N cycling to nutrient inputs in forest soils across a 1000-3000 m elevation gradient in the Ecuadorian Andes. </w:t>
          </w:r>
          <w:r w:rsidRPr="36505D84">
            <w:rPr>
              <w:rFonts w:ascii="Calibri" w:eastAsia="Calibri" w:hAnsi="Calibri" w:cs="Calibri"/>
              <w:i/>
              <w:iCs/>
              <w:color w:val="000000" w:themeColor="text1"/>
            </w:rPr>
            <w:t>Ecology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96</w:t>
          </w:r>
          <w:r w:rsidRPr="36505D84">
            <w:rPr>
              <w:rFonts w:ascii="Calibri" w:eastAsia="Calibri" w:hAnsi="Calibri" w:cs="Calibri"/>
              <w:color w:val="000000" w:themeColor="text1"/>
            </w:rPr>
            <w:t xml:space="preserve">(3), 749–761. </w:t>
          </w:r>
          <w:hyperlink r:id="rId20">
            <w:r w:rsidRPr="36505D84">
              <w:rPr>
                <w:rStyle w:val="Hyperlink"/>
                <w:rFonts w:ascii="Calibri" w:eastAsia="Calibri" w:hAnsi="Calibri" w:cs="Calibri"/>
                <w:color w:val="000000" w:themeColor="text1"/>
                <w:u w:val="none"/>
              </w:rPr>
              <w:t>https://doi.org/10.1890/14-0295.1</w:t>
            </w:r>
          </w:hyperlink>
        </w:p>
        <w:p w14:paraId="0BAB5550" w14:textId="5715C781"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Cárate-Tandalla, D., Camenzind, T., Leuschner, C., &amp; Homeier, J. (2018). Contrasting species responses to continued nitrogen and phosphorus addition in tropical montane forest tree seedlings. </w:t>
          </w:r>
          <w:r w:rsidRPr="36505D84">
            <w:rPr>
              <w:rFonts w:ascii="Calibri" w:eastAsia="Calibri" w:hAnsi="Calibri" w:cs="Calibri"/>
              <w:i/>
              <w:iCs/>
              <w:color w:val="000000" w:themeColor="text1"/>
            </w:rPr>
            <w:t>Biotropica</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50</w:t>
          </w:r>
          <w:r w:rsidRPr="36505D84">
            <w:rPr>
              <w:rFonts w:ascii="Calibri" w:eastAsia="Calibri" w:hAnsi="Calibri" w:cs="Calibri"/>
              <w:color w:val="000000" w:themeColor="text1"/>
            </w:rPr>
            <w:t xml:space="preserve">(2), 234–245. </w:t>
          </w:r>
          <w:hyperlink r:id="rId21">
            <w:r w:rsidRPr="36505D84">
              <w:rPr>
                <w:rStyle w:val="Hyperlink"/>
                <w:rFonts w:ascii="Calibri" w:eastAsia="Calibri" w:hAnsi="Calibri" w:cs="Calibri"/>
                <w:color w:val="000000" w:themeColor="text1"/>
                <w:u w:val="none"/>
              </w:rPr>
              <w:t>https://doi.org/10.1111/btp.12518</w:t>
            </w:r>
          </w:hyperlink>
        </w:p>
        <w:p w14:paraId="24C9D8DC" w14:textId="63DD1CA0"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Dietrich, K., Spoeri, E., &amp; Oelmann, Y. (2016). Nutrient addition modifies phosphatase activities along an altitudinal gradient in a tropical montane forest in Southern Ecuador. </w:t>
          </w:r>
          <w:r w:rsidRPr="36505D84">
            <w:rPr>
              <w:rFonts w:ascii="Calibri" w:eastAsia="Calibri" w:hAnsi="Calibri" w:cs="Calibri"/>
              <w:i/>
              <w:iCs/>
              <w:color w:val="000000" w:themeColor="text1"/>
            </w:rPr>
            <w:t>Frontiers in Earth Science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4</w:t>
          </w:r>
          <w:r w:rsidRPr="36505D84">
            <w:rPr>
              <w:rFonts w:ascii="Calibri" w:eastAsia="Calibri" w:hAnsi="Calibri" w:cs="Calibri"/>
              <w:color w:val="000000" w:themeColor="text1"/>
            </w:rPr>
            <w:t xml:space="preserve">, 163776. </w:t>
          </w:r>
          <w:hyperlink r:id="rId22">
            <w:r w:rsidRPr="36505D84">
              <w:rPr>
                <w:rStyle w:val="Hyperlink"/>
                <w:rFonts w:ascii="Calibri" w:eastAsia="Calibri" w:hAnsi="Calibri" w:cs="Calibri"/>
                <w:color w:val="000000" w:themeColor="text1"/>
                <w:u w:val="none"/>
              </w:rPr>
              <w:t>https://doi.org/10.3389/feart.2016.00012</w:t>
            </w:r>
          </w:hyperlink>
        </w:p>
        <w:p w14:paraId="7B416377" w14:textId="5D1B7717"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Firn, J., McGree, J. M., Harvey, E., Flores-Moreno, H., Schütz, M., Buckley, Y. M., Borer, E. T., Seabloom, E. W., La Pierre, K. J., MacDougall, A. M., Prober, S. M., Stevens, C. J., Sullivan, L. L., Porter, E., Ladouceur, E., Allen, C., Moromizato, K. H., Morgan, J. W., Harpole, W. S., … Risch, A. C. (2019). Leaf nutrients, not specific leaf area, are consistent indicators of elevated nutrient inputs. </w:t>
          </w:r>
          <w:r w:rsidRPr="36505D84">
            <w:rPr>
              <w:rFonts w:ascii="Calibri" w:eastAsia="Calibri" w:hAnsi="Calibri" w:cs="Calibri"/>
              <w:i/>
              <w:iCs/>
              <w:color w:val="000000" w:themeColor="text1"/>
            </w:rPr>
            <w:t>Nature Ecology &amp; Evolution</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3</w:t>
          </w:r>
          <w:r w:rsidRPr="36505D84">
            <w:rPr>
              <w:rFonts w:ascii="Calibri" w:eastAsia="Calibri" w:hAnsi="Calibri" w:cs="Calibri"/>
              <w:color w:val="000000" w:themeColor="text1"/>
            </w:rPr>
            <w:t xml:space="preserve">(3), 400–406. </w:t>
          </w:r>
          <w:hyperlink r:id="rId23">
            <w:r w:rsidRPr="36505D84">
              <w:rPr>
                <w:rStyle w:val="Hyperlink"/>
                <w:rFonts w:ascii="Calibri" w:eastAsia="Calibri" w:hAnsi="Calibri" w:cs="Calibri"/>
                <w:color w:val="000000" w:themeColor="text1"/>
                <w:u w:val="none"/>
              </w:rPr>
              <w:t>https://doi.org/10.1038/S41559-018-0790-1</w:t>
            </w:r>
          </w:hyperlink>
        </w:p>
        <w:p w14:paraId="653EFAA5" w14:textId="74BD7367"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Báez, S., Hertel, D., &amp; Leuschner, C. (2017). Editorial: Tropical forest ecosystem responses to increasing nutrient availability. </w:t>
          </w:r>
          <w:r w:rsidRPr="36505D84">
            <w:rPr>
              <w:rFonts w:ascii="Calibri" w:eastAsia="Calibri" w:hAnsi="Calibri" w:cs="Calibri"/>
              <w:i/>
              <w:iCs/>
              <w:color w:val="000000" w:themeColor="text1"/>
            </w:rPr>
            <w:t>Frontiers in Earth Science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5</w:t>
          </w:r>
          <w:r w:rsidRPr="36505D84">
            <w:rPr>
              <w:rFonts w:ascii="Calibri" w:eastAsia="Calibri" w:hAnsi="Calibri" w:cs="Calibri"/>
              <w:color w:val="000000" w:themeColor="text1"/>
            </w:rPr>
            <w:t xml:space="preserve">, 255840. </w:t>
          </w:r>
          <w:hyperlink r:id="rId24">
            <w:r w:rsidRPr="36505D84">
              <w:rPr>
                <w:rStyle w:val="Hyperlink"/>
                <w:rFonts w:ascii="Calibri" w:eastAsia="Calibri" w:hAnsi="Calibri" w:cs="Calibri"/>
                <w:color w:val="000000" w:themeColor="text1"/>
                <w:u w:val="none"/>
              </w:rPr>
              <w:t>https://doi.org/10.3389/feart.2017.00027</w:t>
            </w:r>
          </w:hyperlink>
        </w:p>
        <w:p w14:paraId="46469EBA" w14:textId="6AD94AFA"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Hertel, D., Camenzind, T., Cumbicus, N. L., Maraun, M., Martinson, G. O., Poma, L. N., Rillig, M. C., Sandmann, D., Scheu, S., Veldkamp, E., Wilcke, W., Wullaert, H., &amp; Leuschner, C. (2012). Tropical Andean Forests Are Highly Susceptible to Nutrient Inputs—Rapid Effects of Experimental N and P Addition to an Ecuadorian Montane Forest. </w:t>
          </w:r>
          <w:r w:rsidRPr="36505D84">
            <w:rPr>
              <w:rFonts w:ascii="Calibri" w:eastAsia="Calibri" w:hAnsi="Calibri" w:cs="Calibri"/>
              <w:i/>
              <w:iCs/>
              <w:color w:val="000000" w:themeColor="text1"/>
            </w:rPr>
            <w:t>PLOS ONE</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7</w:t>
          </w:r>
          <w:r w:rsidRPr="36505D84">
            <w:rPr>
              <w:rFonts w:ascii="Calibri" w:eastAsia="Calibri" w:hAnsi="Calibri" w:cs="Calibri"/>
              <w:color w:val="000000" w:themeColor="text1"/>
            </w:rPr>
            <w:t xml:space="preserve">(10), e47128. </w:t>
          </w:r>
          <w:hyperlink r:id="rId25">
            <w:r w:rsidRPr="36505D84">
              <w:rPr>
                <w:rStyle w:val="Hyperlink"/>
                <w:rFonts w:ascii="Calibri" w:eastAsia="Calibri" w:hAnsi="Calibri" w:cs="Calibri"/>
                <w:color w:val="000000" w:themeColor="text1"/>
                <w:u w:val="none"/>
              </w:rPr>
              <w:t>https://doi.org/10.1371/JOURNAL.PONE.0047128</w:t>
            </w:r>
          </w:hyperlink>
        </w:p>
        <w:p w14:paraId="7FCB3BEB" w14:textId="372F762A"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Leuschner, C., Bräuning, A., Cumbicus, N. L., Hertel, D., Martinson, G. O., Spannl, S., &amp; Veldkamp, E. (2013a). </w:t>
          </w:r>
          <w:r w:rsidRPr="36505D84">
            <w:rPr>
              <w:rFonts w:ascii="Calibri" w:eastAsia="Calibri" w:hAnsi="Calibri" w:cs="Calibri"/>
              <w:i/>
              <w:iCs/>
              <w:color w:val="000000" w:themeColor="text1"/>
            </w:rPr>
            <w:t>Effects of Nutrient Addition on the Productivity of Montane Forests and Implications for the Carbon Cycle</w:t>
          </w:r>
          <w:r w:rsidRPr="36505D84">
            <w:rPr>
              <w:rFonts w:ascii="Calibri" w:eastAsia="Calibri" w:hAnsi="Calibri" w:cs="Calibri"/>
              <w:color w:val="000000" w:themeColor="text1"/>
            </w:rPr>
            <w:t xml:space="preserve">. 315–329. </w:t>
          </w:r>
          <w:hyperlink r:id="rId26">
            <w:r w:rsidRPr="36505D84">
              <w:rPr>
                <w:rStyle w:val="Hyperlink"/>
                <w:rFonts w:ascii="Calibri" w:eastAsia="Calibri" w:hAnsi="Calibri" w:cs="Calibri"/>
                <w:color w:val="000000" w:themeColor="text1"/>
                <w:u w:val="none"/>
              </w:rPr>
              <w:t>https://doi.org/10.1007/978-3-642-38137-9_23</w:t>
            </w:r>
          </w:hyperlink>
        </w:p>
        <w:p w14:paraId="2498A3BF" w14:textId="2ADC31B8"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Homeier, J., Leuschner, C., Bräuning, A., Cumbicus, N. L., Hertel, D., Martinson, G. O., Spannl, S., &amp; Veldkamp, E. (2013b). </w:t>
          </w:r>
          <w:r w:rsidRPr="36505D84">
            <w:rPr>
              <w:rFonts w:ascii="Calibri" w:eastAsia="Calibri" w:hAnsi="Calibri" w:cs="Calibri"/>
              <w:i/>
              <w:iCs/>
              <w:color w:val="000000" w:themeColor="text1"/>
            </w:rPr>
            <w:t>Effects of Nutrient Addition on the Productivity of Montane Forests and Implications for the Carbon Cycle</w:t>
          </w:r>
          <w:r w:rsidRPr="36505D84">
            <w:rPr>
              <w:rFonts w:ascii="Calibri" w:eastAsia="Calibri" w:hAnsi="Calibri" w:cs="Calibri"/>
              <w:color w:val="000000" w:themeColor="text1"/>
            </w:rPr>
            <w:t xml:space="preserve">. 315–329. </w:t>
          </w:r>
          <w:hyperlink r:id="rId27">
            <w:r w:rsidRPr="36505D84">
              <w:rPr>
                <w:rStyle w:val="Hyperlink"/>
                <w:rFonts w:ascii="Calibri" w:eastAsia="Calibri" w:hAnsi="Calibri" w:cs="Calibri"/>
                <w:color w:val="000000" w:themeColor="text1"/>
                <w:u w:val="none"/>
              </w:rPr>
              <w:t>https://doi.org/10.1007/978-3-642-38137-9_23</w:t>
            </w:r>
          </w:hyperlink>
        </w:p>
        <w:p w14:paraId="5AC73112" w14:textId="2EDAB4B6"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Jiang, F., Pu, T., Xue, Z. J., Ma, Y. W., Shi, X. Y., &amp; Shi, F. X. (2024). Stable carbon isotope composition and intrinsic water use efficiency in plants along an altitudinal gradient on the eastern slope of Yulong Snow Mountain, China. </w:t>
          </w:r>
          <w:r w:rsidRPr="36505D84">
            <w:rPr>
              <w:rFonts w:ascii="Calibri" w:eastAsia="Calibri" w:hAnsi="Calibri" w:cs="Calibri"/>
              <w:i/>
              <w:iCs/>
              <w:color w:val="000000" w:themeColor="text1"/>
            </w:rPr>
            <w:t>Ecological Processes</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13</w:t>
          </w:r>
          <w:r w:rsidRPr="36505D84">
            <w:rPr>
              <w:rFonts w:ascii="Calibri" w:eastAsia="Calibri" w:hAnsi="Calibri" w:cs="Calibri"/>
              <w:color w:val="000000" w:themeColor="text1"/>
            </w:rPr>
            <w:t xml:space="preserve">(1), 1–13. </w:t>
          </w:r>
          <w:hyperlink r:id="rId28">
            <w:r w:rsidRPr="36505D84">
              <w:rPr>
                <w:rStyle w:val="Hyperlink"/>
                <w:rFonts w:ascii="Calibri" w:eastAsia="Calibri" w:hAnsi="Calibri" w:cs="Calibri"/>
                <w:color w:val="000000" w:themeColor="text1"/>
                <w:u w:val="none"/>
              </w:rPr>
              <w:t>https://doi.org/10.1186/S13717-024-00518-4/FIGURES/6</w:t>
            </w:r>
          </w:hyperlink>
        </w:p>
        <w:p w14:paraId="17A51F7B" w14:textId="10F20532"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Lloyd, J., Bloomfield, K., Domingues, T. F., &amp; Farquhar, G. D. (2013). Photosynthetically relevant foliar traits correlating better on a mass vs an area basis: Of ecophysiological relevance or just a case of mathematical imperatives and statistical quicksand? </w:t>
          </w:r>
          <w:r w:rsidRPr="36505D84">
            <w:rPr>
              <w:rFonts w:ascii="Calibri" w:eastAsia="Calibri" w:hAnsi="Calibri" w:cs="Calibri"/>
              <w:i/>
              <w:iCs/>
              <w:color w:val="000000" w:themeColor="text1"/>
            </w:rPr>
            <w:t>New Phytologist</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199</w:t>
          </w:r>
          <w:r w:rsidRPr="36505D84">
            <w:rPr>
              <w:rFonts w:ascii="Calibri" w:eastAsia="Calibri" w:hAnsi="Calibri" w:cs="Calibri"/>
              <w:color w:val="000000" w:themeColor="text1"/>
            </w:rPr>
            <w:t xml:space="preserve">(2), 311–321. </w:t>
          </w:r>
          <w:hyperlink r:id="rId29">
            <w:r w:rsidRPr="36505D84">
              <w:rPr>
                <w:rStyle w:val="Hyperlink"/>
                <w:rFonts w:ascii="Calibri" w:eastAsia="Calibri" w:hAnsi="Calibri" w:cs="Calibri"/>
                <w:color w:val="000000" w:themeColor="text1"/>
                <w:u w:val="none"/>
              </w:rPr>
              <w:t>https://doi.org/10.1111/NPH.12281;PAGE:STRING:ARTICLE/CHAPTER</w:t>
            </w:r>
          </w:hyperlink>
        </w:p>
        <w:p w14:paraId="68FCFD23" w14:textId="0529A99C"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Midolo, G., De Frenne, P., Hölzel, N., &amp; Wellstein, C. (2019). Global patterns of intraspecific leaf trait responses to elevation. </w:t>
          </w:r>
          <w:r w:rsidRPr="36505D84">
            <w:rPr>
              <w:rFonts w:ascii="Calibri" w:eastAsia="Calibri" w:hAnsi="Calibri" w:cs="Calibri"/>
              <w:i/>
              <w:iCs/>
              <w:color w:val="000000" w:themeColor="text1"/>
            </w:rPr>
            <w:t>Global Change Biology</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25</w:t>
          </w:r>
          <w:r w:rsidRPr="36505D84">
            <w:rPr>
              <w:rFonts w:ascii="Calibri" w:eastAsia="Calibri" w:hAnsi="Calibri" w:cs="Calibri"/>
              <w:color w:val="000000" w:themeColor="text1"/>
            </w:rPr>
            <w:t xml:space="preserve">(7), 2485–2498. </w:t>
          </w:r>
          <w:hyperlink r:id="rId30">
            <w:r w:rsidRPr="36505D84">
              <w:rPr>
                <w:rStyle w:val="Hyperlink"/>
                <w:rFonts w:ascii="Calibri" w:eastAsia="Calibri" w:hAnsi="Calibri" w:cs="Calibri"/>
                <w:color w:val="000000" w:themeColor="text1"/>
                <w:u w:val="none"/>
              </w:rPr>
              <w:t>https://doi.org/10.1111/GCB.14646;WEBSITE:WEBSITE:PERICLES;REQUESTEDJOURNAL:JOURNAL:13652486;JOURNAL:JOURNAL:13652486;WGROUP:STRING:PUBLICATION</w:t>
            </w:r>
          </w:hyperlink>
        </w:p>
        <w:p w14:paraId="4E13D52F" w14:textId="7AD718B2"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Pérez-Harguindeguy, N. A., Díaz, S. A., Garnier, E. B., Lavorel, S. C., Poorter, H. D., Jaureguiberry, P. A., Bret-Harte E, M. S., Cornwell F, W. K., Craine G, J. M., Gurvich A, D. E., Urcelay, C. A., Veneklaas H, E. J., Reich I, P. B., Poorter, L. J., Wright K, I. J., Ray, P. L., Enrico, L. A., Pausas M, J. G., de Vos F, A. C., … C Cornelissen F, J. H. (2013). New handbook for standardised measurement of plant functional traits worldwide. </w:t>
          </w:r>
          <w:r w:rsidRPr="36505D84">
            <w:rPr>
              <w:rFonts w:ascii="Calibri" w:eastAsia="Calibri" w:hAnsi="Calibri" w:cs="Calibri"/>
              <w:i/>
              <w:iCs/>
              <w:color w:val="000000" w:themeColor="text1"/>
            </w:rPr>
            <w:t>Australian Journal of Botany</w:t>
          </w:r>
          <w:r w:rsidRPr="36505D84">
            <w:rPr>
              <w:rFonts w:ascii="Calibri" w:eastAsia="Calibri" w:hAnsi="Calibri" w:cs="Calibri"/>
              <w:color w:val="000000" w:themeColor="text1"/>
            </w:rPr>
            <w:t xml:space="preserve">. </w:t>
          </w:r>
          <w:hyperlink r:id="rId31">
            <w:r w:rsidRPr="36505D84">
              <w:rPr>
                <w:rStyle w:val="Hyperlink"/>
                <w:rFonts w:ascii="Calibri" w:eastAsia="Calibri" w:hAnsi="Calibri" w:cs="Calibri"/>
                <w:color w:val="000000" w:themeColor="text1"/>
                <w:u w:val="none"/>
              </w:rPr>
              <w:t>https://doi.org/10.1071/BT12225</w:t>
            </w:r>
          </w:hyperlink>
        </w:p>
        <w:p w14:paraId="4C6AB4C4" w14:textId="68B087D5" w:rsidR="25697E7E" w:rsidRDefault="36505D84" w:rsidP="36505D84">
          <w:pPr>
            <w:spacing w:after="0"/>
            <w:ind w:left="480" w:hanging="480"/>
            <w:rPr>
              <w:rFonts w:ascii="Calibri" w:eastAsia="Calibri" w:hAnsi="Calibri" w:cs="Calibri"/>
              <w:color w:val="000000" w:themeColor="text1"/>
            </w:rPr>
          </w:pPr>
          <w:r w:rsidRPr="36505D84">
            <w:rPr>
              <w:rFonts w:ascii="Calibri" w:eastAsia="Calibri" w:hAnsi="Calibri" w:cs="Calibri"/>
              <w:color w:val="000000" w:themeColor="text1"/>
            </w:rPr>
            <w:t xml:space="preserve">Velescu, A., Homeier, J., Espinosa, C. I., &amp; Wilcke, W. (2026). Response of element cycling and budgets to nutrient additions in a tropical montane forest of Ecuador. </w:t>
          </w:r>
          <w:r w:rsidRPr="36505D84">
            <w:rPr>
              <w:rFonts w:ascii="Calibri" w:eastAsia="Calibri" w:hAnsi="Calibri" w:cs="Calibri"/>
              <w:i/>
              <w:iCs/>
              <w:color w:val="000000" w:themeColor="text1"/>
            </w:rPr>
            <w:t>Geoderma</w:t>
          </w:r>
          <w:r w:rsidRPr="36505D84">
            <w:rPr>
              <w:rFonts w:ascii="Calibri" w:eastAsia="Calibri" w:hAnsi="Calibri" w:cs="Calibri"/>
              <w:color w:val="000000" w:themeColor="text1"/>
            </w:rPr>
            <w:t xml:space="preserve">, </w:t>
          </w:r>
          <w:r w:rsidRPr="36505D84">
            <w:rPr>
              <w:rFonts w:ascii="Calibri" w:eastAsia="Calibri" w:hAnsi="Calibri" w:cs="Calibri"/>
              <w:i/>
              <w:iCs/>
              <w:color w:val="000000" w:themeColor="text1"/>
            </w:rPr>
            <w:t>466</w:t>
          </w:r>
          <w:r w:rsidRPr="36505D84">
            <w:rPr>
              <w:rFonts w:ascii="Calibri" w:eastAsia="Calibri" w:hAnsi="Calibri" w:cs="Calibri"/>
              <w:color w:val="000000" w:themeColor="text1"/>
            </w:rPr>
            <w:t xml:space="preserve">(11), 117698. </w:t>
          </w:r>
          <w:hyperlink r:id="rId32">
            <w:r w:rsidRPr="36505D84">
              <w:rPr>
                <w:rStyle w:val="Hyperlink"/>
                <w:rFonts w:ascii="Calibri" w:eastAsia="Calibri" w:hAnsi="Calibri" w:cs="Calibri"/>
                <w:color w:val="000000" w:themeColor="text1"/>
                <w:u w:val="none"/>
              </w:rPr>
              <w:t>https://doi.org/10.1016/j.geoderma.2026.117698</w:t>
            </w:r>
          </w:hyperlink>
        </w:p>
        <w:p w14:paraId="7A446A18" w14:textId="56E2D6E9" w:rsidR="25697E7E" w:rsidRDefault="36505D84" w:rsidP="36505D84">
          <w:pPr>
            <w:rPr>
              <w:rFonts w:ascii="Calibri" w:eastAsia="Calibri" w:hAnsi="Calibri" w:cs="Calibri"/>
              <w:color w:val="000000" w:themeColor="text1"/>
            </w:rPr>
          </w:pPr>
          <w:r w:rsidRPr="36505D84">
            <w:rPr>
              <w:rFonts w:ascii="Calibri" w:eastAsia="Calibri" w:hAnsi="Calibri" w:cs="Calibri"/>
              <w:color w:val="000000" w:themeColor="text1"/>
            </w:rPr>
            <w:t xml:space="preserve"> </w:t>
          </w:r>
        </w:p>
      </w:sdtContent>
    </w:sdt>
    <w:p w14:paraId="65487AFC" w14:textId="36AA56D3" w:rsidR="49CA8D22" w:rsidRDefault="49CA8D22" w:rsidP="49CA8D22">
      <w:pPr>
        <w:rPr>
          <w:lang w:val="nl-NL"/>
        </w:rPr>
      </w:pPr>
    </w:p>
    <w:p w14:paraId="32289A8B" w14:textId="7448877A" w:rsidR="49CA8D22" w:rsidRDefault="49CA8D22" w:rsidP="49CA8D22">
      <w:pPr>
        <w:rPr>
          <w:lang w:val="nl-NL"/>
        </w:rPr>
      </w:pPr>
    </w:p>
    <w:p w14:paraId="40046AA2" w14:textId="551F11D9" w:rsidR="49CA8D22" w:rsidRDefault="49CA8D22" w:rsidP="49CA8D22">
      <w:pPr>
        <w:rPr>
          <w:lang w:val="nl-NL"/>
        </w:rPr>
      </w:pPr>
    </w:p>
    <w:sectPr w:rsidR="49CA8D22" w:rsidSect="00D838A2">
      <w:footerReference w:type="default" r:id="rId33"/>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a Janine Chavez Pacheco" w:date="2026-06-05T18:48:00Z" w:initials="AP">
    <w:p w14:paraId="16454706" w14:textId="0B027246" w:rsidR="00000000" w:rsidRDefault="00000000">
      <w:r>
        <w:annotationRef/>
      </w:r>
      <w:r w:rsidRPr="1AAA0ED7">
        <w:t>I think Thomas too because he has being helping me throught the process.</w:t>
      </w:r>
    </w:p>
  </w:comment>
  <w:comment w:id="2" w:author="Marijn Bauters" w:date="2026-06-11T12:54:00Z" w:initials="MB">
    <w:p w14:paraId="1E6FAF82" w14:textId="77777777" w:rsidR="0078585A" w:rsidRDefault="0078585A" w:rsidP="0078585A">
      <w:pPr>
        <w:pStyle w:val="CommentText"/>
      </w:pPr>
      <w:r>
        <w:rPr>
          <w:rStyle w:val="CommentReference"/>
        </w:rPr>
        <w:annotationRef/>
      </w:r>
      <w:r>
        <w:t>aAll good!</w:t>
      </w:r>
    </w:p>
  </w:comment>
  <w:comment w:id="0" w:author="Marijn Bauters" w:date="2026-06-11T12:54:00Z" w:initials="MB">
    <w:p w14:paraId="41DE4C59" w14:textId="77777777" w:rsidR="00A6213C" w:rsidRDefault="0078585A" w:rsidP="00A6213C">
      <w:pPr>
        <w:pStyle w:val="CommentText"/>
      </w:pPr>
      <w:r>
        <w:rPr>
          <w:rStyle w:val="CommentReference"/>
        </w:rPr>
        <w:annotationRef/>
      </w:r>
      <w:r w:rsidR="00A6213C">
        <w:t>If Jurgen wants to go last that is totally fine by me. It’s his experiment..Or we could consider something like a shared last authorship position - we sometimes do this as well</w:t>
      </w:r>
    </w:p>
  </w:comment>
  <w:comment w:id="4" w:author="Andrea Janine Chavez Pacheco" w:date="2026-06-03T11:35:00Z" w:initials="AP">
    <w:p w14:paraId="4105ADF6" w14:textId="758FC61F" w:rsidR="00000000" w:rsidRDefault="00000000">
      <w:r>
        <w:annotationRef/>
      </w:r>
      <w:r w:rsidRPr="6D3FEA2A">
        <w:t>Verify</w:t>
      </w:r>
    </w:p>
  </w:comment>
  <w:comment w:id="5" w:author="Andrea Janine Chavez Pacheco" w:date="2026-06-05T18:47:00Z" w:initials="AP">
    <w:p w14:paraId="5A3C787E" w14:textId="1EF1BFCA" w:rsidR="00000000" w:rsidRDefault="00000000">
      <w:r>
        <w:annotationRef/>
      </w:r>
      <w:r w:rsidRPr="15BBDB1D">
        <w:t>Preliminar idea for the graphical abstract</w:t>
      </w:r>
    </w:p>
  </w:comment>
  <w:comment w:id="6" w:author="Marijn Bauters" w:date="2026-06-11T14:20:00Z" w:initials="MB">
    <w:p w14:paraId="6BD06835" w14:textId="1153AA80" w:rsidR="00CB16D5" w:rsidRDefault="00CB16D5" w:rsidP="00CB16D5">
      <w:pPr>
        <w:pStyle w:val="CommentText"/>
      </w:pPr>
      <w:r>
        <w:rPr>
          <w:rStyle w:val="CommentReference"/>
        </w:rPr>
        <w:annotationRef/>
      </w:r>
      <w:r>
        <w:t>This is very nice! Congrats already on that! I would just consider replacing the right table with something simple on nutrient content vs iWUE changes, showing the nutrient content changes but the iWUE does not? To keep it a bit simpler and more aligned with the title?</w:t>
      </w:r>
    </w:p>
  </w:comment>
  <w:comment w:id="7" w:author="Marijn Bauters" w:date="2026-06-11T14:27:00Z" w:initials="MB">
    <w:p w14:paraId="646CCFD3" w14:textId="77777777" w:rsidR="00CB16D5" w:rsidRDefault="00CB16D5" w:rsidP="00CB16D5">
      <w:pPr>
        <w:pStyle w:val="CommentText"/>
      </w:pPr>
      <w:r>
        <w:rPr>
          <w:rStyle w:val="CommentReference"/>
        </w:rPr>
        <w:annotationRef/>
      </w:r>
      <w:r>
        <w:t>So, I would actually start the framing with tropical forests and iWUE, and what it represents. Plenty of papers on that for general framing</w:t>
      </w:r>
    </w:p>
    <w:p w14:paraId="3D6DC5DE" w14:textId="77777777" w:rsidR="00CB16D5" w:rsidRDefault="00CB16D5" w:rsidP="00CB16D5">
      <w:pPr>
        <w:pStyle w:val="CommentText"/>
      </w:pPr>
    </w:p>
    <w:p w14:paraId="374CA4EC" w14:textId="77777777" w:rsidR="00CB16D5" w:rsidRDefault="00CB16D5" w:rsidP="00CB16D5">
      <w:pPr>
        <w:pStyle w:val="CommentText"/>
      </w:pPr>
      <w:r>
        <w:t xml:space="preserve">Then I would talk about N/P limitation in tropical forests, and the unknowns related to the CO2 response of tropical forests if they are N or P limited. See: </w:t>
      </w:r>
    </w:p>
    <w:p w14:paraId="125FD252" w14:textId="77777777" w:rsidR="00CB16D5" w:rsidRDefault="00CB16D5" w:rsidP="00CB16D5">
      <w:pPr>
        <w:pStyle w:val="CommentText"/>
      </w:pPr>
      <w:hyperlink r:id="rId1" w:history="1">
        <w:r w:rsidRPr="0009317D">
          <w:rPr>
            <w:rStyle w:val="Hyperlink"/>
          </w:rPr>
          <w:t>https://www.nature.com/articles/ngeo2413</w:t>
        </w:r>
      </w:hyperlink>
    </w:p>
    <w:p w14:paraId="01144C70" w14:textId="77777777" w:rsidR="00CB16D5" w:rsidRDefault="00CB16D5" w:rsidP="00CB16D5">
      <w:pPr>
        <w:pStyle w:val="CommentText"/>
      </w:pPr>
      <w:hyperlink r:id="rId2" w:history="1">
        <w:r w:rsidRPr="0009317D">
          <w:rPr>
            <w:rStyle w:val="Hyperlink"/>
          </w:rPr>
          <w:t>https://www.nature.com/articles/s41558-019-0545-2</w:t>
        </w:r>
      </w:hyperlink>
    </w:p>
    <w:p w14:paraId="02C52475" w14:textId="77777777" w:rsidR="00CB16D5" w:rsidRDefault="00CB16D5" w:rsidP="00CB16D5">
      <w:pPr>
        <w:pStyle w:val="CommentText"/>
      </w:pPr>
      <w:hyperlink r:id="rId3" w:history="1">
        <w:r w:rsidRPr="0009317D">
          <w:rPr>
            <w:rStyle w:val="Hyperlink"/>
          </w:rPr>
          <w:t>https://onlinelibrary.wiley.com/doi/10.1111/gcb.16377</w:t>
        </w:r>
      </w:hyperlink>
    </w:p>
    <w:p w14:paraId="60143FB8" w14:textId="77777777" w:rsidR="00CB16D5" w:rsidRDefault="00CB16D5" w:rsidP="00CB16D5">
      <w:pPr>
        <w:pStyle w:val="CommentText"/>
      </w:pPr>
    </w:p>
    <w:p w14:paraId="03DD696C" w14:textId="77777777" w:rsidR="00CB16D5" w:rsidRDefault="00CB16D5" w:rsidP="00CB16D5">
      <w:pPr>
        <w:pStyle w:val="CommentText"/>
      </w:pPr>
      <w:r>
        <w:t>Then I would talk about nutrient addition experiments - not per se to simulate nutrient deposition, but more on how they allow to see what happens when systems overcome N or P limitation. You can use the work of Wright on that for example.</w:t>
      </w:r>
    </w:p>
    <w:p w14:paraId="60220ADB" w14:textId="77777777" w:rsidR="00CB16D5" w:rsidRDefault="00CB16D5" w:rsidP="00CB16D5">
      <w:pPr>
        <w:pStyle w:val="CommentText"/>
      </w:pPr>
    </w:p>
    <w:p w14:paraId="5EC512AA" w14:textId="77777777" w:rsidR="00CB16D5" w:rsidRDefault="00CB16D5" w:rsidP="00CB16D5">
      <w:pPr>
        <w:pStyle w:val="CommentText"/>
      </w:pPr>
      <w:r>
        <w:t xml:space="preserve">Fourth and last paragraph on the NUMEX experiment, as a unique setup, because it likely sits along a P to N limitation gradient. </w:t>
      </w:r>
    </w:p>
  </w:comment>
  <w:comment w:id="9" w:author="Andrea Janine Chavez Pacheco" w:date="2026-06-05T18:49:00Z" w:initials="AP">
    <w:p w14:paraId="1B7CADBB" w14:textId="098DECC6" w:rsidR="00000000" w:rsidRDefault="00000000">
      <w:r>
        <w:annotationRef/>
      </w:r>
      <w:r w:rsidRPr="3E1B677A">
        <w:t>Mainly exploratory maybe leave the question out.</w:t>
      </w:r>
    </w:p>
  </w:comment>
  <w:comment w:id="10" w:author="Marijn Bauters" w:date="2026-06-11T14:29:00Z" w:initials="MB">
    <w:p w14:paraId="4E20C369" w14:textId="77777777" w:rsidR="00210E72" w:rsidRDefault="00210E72" w:rsidP="00210E72">
      <w:pPr>
        <w:pStyle w:val="CommentText"/>
      </w:pPr>
      <w:r>
        <w:rPr>
          <w:rStyle w:val="CommentReference"/>
        </w:rPr>
        <w:annotationRef/>
      </w:r>
      <w:r>
        <w:t xml:space="preserve">I would do the panels horizontally instead of vertically. </w:t>
      </w:r>
    </w:p>
  </w:comment>
  <w:comment w:id="11" w:author="Marijn Bauters" w:date="2026-06-11T14:32:00Z" w:initials="MB">
    <w:p w14:paraId="2ADE6788" w14:textId="77777777" w:rsidR="0092221D" w:rsidRDefault="0092221D" w:rsidP="0092221D">
      <w:pPr>
        <w:pStyle w:val="CommentText"/>
      </w:pPr>
      <w:r>
        <w:rPr>
          <w:rStyle w:val="CommentReference"/>
        </w:rPr>
        <w:annotationRef/>
      </w:r>
      <w:r>
        <w:t>Nutrient addition experiments are not per se set up to simulate nutrient deposition. You should, I think, more see them in the light of ‘nutrient addition’ to explore what changes in the system when you tweak nutrient availability</w:t>
      </w:r>
    </w:p>
  </w:comment>
  <w:comment w:id="14" w:author="Marijn Bauters" w:date="2026-06-11T14:32:00Z" w:initials="MB">
    <w:p w14:paraId="1B6B7B9B" w14:textId="77777777" w:rsidR="0092221D" w:rsidRDefault="0092221D" w:rsidP="0092221D">
      <w:pPr>
        <w:pStyle w:val="CommentText"/>
      </w:pPr>
      <w:r>
        <w:rPr>
          <w:rStyle w:val="CommentReference"/>
        </w:rPr>
        <w:annotationRef/>
      </w:r>
      <w:r>
        <w:t>In general, I always prefer negative subscripts instead</w:t>
      </w:r>
    </w:p>
  </w:comment>
  <w:comment w:id="18" w:author="Marijn Bauters" w:date="2026-06-11T14:53:00Z" w:initials="MB">
    <w:p w14:paraId="72D49B4C" w14:textId="77777777" w:rsidR="00045A78" w:rsidRDefault="00045A78" w:rsidP="00045A78">
      <w:pPr>
        <w:pStyle w:val="CommentText"/>
      </w:pPr>
      <w:r>
        <w:rPr>
          <w:rStyle w:val="CommentReference"/>
        </w:rPr>
        <w:annotationRef/>
      </w:r>
      <w:r>
        <w:t>In general: each elevation has its own two species, so the ANOVA "effect of elevation" can't be separated from species identity — please reframe this as an elevation-</w:t>
      </w:r>
      <w:r>
        <w:rPr>
          <w:i/>
          <w:iCs/>
        </w:rPr>
        <w:t>associated</w:t>
      </w:r>
      <w:r>
        <w:t xml:space="preserve"> pattern, not a clean elevation effect, and acknowledge the confound upfront here somewhere. It’s fine, but we need to be open and honest about it</w:t>
      </w:r>
    </w:p>
  </w:comment>
  <w:comment w:id="19" w:author="Andrea Janine Chavez Pacheco" w:date="2026-04-29T15:53:00Z" w:initials="AP">
    <w:p w14:paraId="47491AD6" w14:textId="146C8227" w:rsidR="00000000" w:rsidRDefault="00000000">
      <w:r>
        <w:annotationRef/>
      </w:r>
      <w:r w:rsidRPr="39C1B2A7">
        <w:t>Ask the brand Elise</w:t>
      </w:r>
    </w:p>
  </w:comment>
  <w:comment w:id="20" w:author="Andrea Janine Chavez Pacheco" w:date="2026-06-08T10:33:00Z" w:initials="AP">
    <w:p w14:paraId="2BDFD598" w14:textId="1032C458" w:rsidR="00000000" w:rsidRDefault="00000000">
      <w:r>
        <w:annotationRef/>
      </w:r>
      <w:r w:rsidRPr="39FA70A5">
        <w:t>Ask Jurgen if this is right</w:t>
      </w:r>
    </w:p>
  </w:comment>
  <w:comment w:id="24" w:author="Andrea Janine Chavez Pacheco" w:date="1900-01-01T00:00:00Z" w:initials="AP">
    <w:p w14:paraId="655530EB" w14:textId="4DB62531" w:rsidR="00000000" w:rsidRDefault="00000000">
      <w:r>
        <w:annotationRef/>
      </w:r>
      <w:r w:rsidRPr="4F3729F3">
        <w:t>Before adding all the references is it a good idea to be fully descriptive with the formulas?</w:t>
      </w:r>
    </w:p>
  </w:comment>
  <w:comment w:id="25" w:author="Marijn Bauters" w:date="2026-06-11T14:35:00Z" w:initials="MB">
    <w:p w14:paraId="38806571" w14:textId="77777777" w:rsidR="005E751C" w:rsidRDefault="005E751C" w:rsidP="005E751C">
      <w:pPr>
        <w:pStyle w:val="CommentText"/>
      </w:pPr>
      <w:r>
        <w:rPr>
          <w:rStyle w:val="CommentReference"/>
        </w:rPr>
        <w:annotationRef/>
      </w:r>
      <w:r>
        <w:t>I think it’s in general good to write this out, as people do this differently in different studies, and we want to be as transparent and reproducible as possible.</w:t>
      </w:r>
    </w:p>
  </w:comment>
  <w:comment w:id="26" w:author="Andrea Janine Chavez Pacheco" w:date="2026-06-05T18:52:00Z" w:initials="AP">
    <w:p w14:paraId="0274964F" w14:textId="11048133" w:rsidR="00000000" w:rsidRDefault="00000000">
      <w:r>
        <w:annotationRef/>
      </w:r>
      <w:r w:rsidRPr="13910B60">
        <w:t>Add to supplementary material</w:t>
      </w:r>
    </w:p>
  </w:comment>
  <w:comment w:id="27" w:author="Marijn Bauters" w:date="2026-06-11T14:37:00Z" w:initials="MB">
    <w:p w14:paraId="5A660A1C" w14:textId="77777777" w:rsidR="00D21C22" w:rsidRDefault="00D21C22" w:rsidP="00D21C22">
      <w:pPr>
        <w:pStyle w:val="CommentText"/>
      </w:pPr>
      <w:r>
        <w:rPr>
          <w:rStyle w:val="CommentReference"/>
        </w:rPr>
        <w:annotationRef/>
      </w:r>
      <w:r>
        <w:t>I would only interpret the 13C from these samples, I think</w:t>
      </w:r>
    </w:p>
  </w:comment>
  <w:comment w:id="28" w:author="Marijn Bauters" w:date="2026-06-11T14:38:00Z" w:initials="MB">
    <w:p w14:paraId="3348012C" w14:textId="77777777" w:rsidR="00045A78" w:rsidRDefault="00D21C22" w:rsidP="00045A78">
      <w:pPr>
        <w:pStyle w:val="CommentText"/>
      </w:pPr>
      <w:r>
        <w:rPr>
          <w:rStyle w:val="CommentReference"/>
        </w:rPr>
        <w:annotationRef/>
      </w:r>
      <w:r w:rsidR="00045A78">
        <w:t>Perhaps define here that you ran parallel models for the different species..</w:t>
      </w:r>
    </w:p>
  </w:comment>
  <w:comment w:id="29" w:author="Andrea Janine Chavez Pacheco" w:date="2026-06-03T11:43:00Z" w:initials="AP">
    <w:p w14:paraId="3DDA32D5" w14:textId="0B3F4B0D" w:rsidR="00000000" w:rsidRDefault="00000000">
      <w:r>
        <w:annotationRef/>
      </w:r>
      <w:r w:rsidRPr="24EC6C59">
        <w:t>For supp material</w:t>
      </w:r>
    </w:p>
  </w:comment>
  <w:comment w:id="30" w:author="Marijn Bauters" w:date="2026-06-11T14:51:00Z" w:initials="MB">
    <w:p w14:paraId="2BA4D454" w14:textId="77777777" w:rsidR="005D4E3F" w:rsidRDefault="005D4E3F" w:rsidP="005D4E3F">
      <w:pPr>
        <w:pStyle w:val="CommentText"/>
      </w:pPr>
      <w:r>
        <w:rPr>
          <w:rStyle w:val="CommentReference"/>
        </w:rPr>
        <w:annotationRef/>
      </w:r>
      <w:r>
        <w:t>Right now the results walk through the direction of iWUE and δ¹³C change for every species under N, P and N+P ("slight increases in… decreases in…"). Since none of these are significant, these are essentially noise and a reviewer will read it as over-interpretation. Please cut the species-by-species directional narration and state the null result plainly. I would thus keep what the models actually show only</w:t>
      </w:r>
    </w:p>
  </w:comment>
  <w:comment w:id="31" w:author="Andrea Janine Chavez Pacheco" w:date="2026-06-03T15:38:00Z" w:initials="AP">
    <w:p w14:paraId="5C00DB7B" w14:textId="3D8E365A" w:rsidR="00000000" w:rsidRDefault="00000000">
      <w:r>
        <w:annotationRef/>
      </w:r>
      <w:r w:rsidRPr="13B50542">
        <w:t>layout in Dropbox a headcache</w:t>
      </w:r>
    </w:p>
  </w:comment>
  <w:comment w:id="32" w:author="Andrea Janine Chavez Pacheco" w:date="2026-06-04T10:31:00Z" w:initials="AP">
    <w:p w14:paraId="56145ABA" w14:textId="2CFD38D8" w:rsidR="00000000" w:rsidRDefault="00000000">
      <w:r>
        <w:annotationRef/>
      </w:r>
      <w:r w:rsidRPr="38B89514">
        <w:t>Which other variables could be desirable in main results.</w:t>
      </w:r>
    </w:p>
  </w:comment>
  <w:comment w:id="33" w:author="Marijn Bauters" w:date="2026-06-11T14:40:00Z" w:initials="MB">
    <w:p w14:paraId="38BCD6C9" w14:textId="77777777" w:rsidR="00A6213C" w:rsidRDefault="00A6213C" w:rsidP="00A6213C">
      <w:pPr>
        <w:pStyle w:val="CommentText"/>
      </w:pPr>
      <w:r>
        <w:rPr>
          <w:rStyle w:val="CommentReference"/>
        </w:rPr>
        <w:annotationRef/>
      </w:r>
      <w:r>
        <w:t>Given you have a nice representation of this in the figures, I’m wondering we should not move this to supplementary?</w:t>
      </w:r>
    </w:p>
  </w:comment>
  <w:comment w:id="34" w:author="Andrea Janine Chavez Pacheco" w:date="1900-01-01T00:00:00Z" w:initials="AP">
    <w:p w14:paraId="5333923F" w14:textId="79001A2E" w:rsidR="00000000" w:rsidRDefault="00000000">
      <w:r>
        <w:annotationRef/>
      </w:r>
      <w:r w:rsidRPr="5D78D0E6">
        <w:t>ANOVA for controls.</w:t>
      </w:r>
    </w:p>
  </w:comment>
  <w:comment w:id="35" w:author="Andrea Janine Chavez Pacheco" w:date="2026-06-08T10:41:00Z" w:initials="AP">
    <w:p w14:paraId="0E766F09" w14:textId="5AF3AF5E" w:rsidR="00000000" w:rsidRDefault="00000000">
      <w:r>
        <w:annotationRef/>
      </w:r>
      <w:r w:rsidRPr="0065A086">
        <w:t>I had boxplots initially, but I think this option is more elegant.</w:t>
      </w:r>
    </w:p>
  </w:comment>
  <w:comment w:id="36" w:author="Marijn Bauters" w:date="2026-06-11T14:39:00Z" w:initials="MB">
    <w:p w14:paraId="66A0686B" w14:textId="5C766282" w:rsidR="00A6213C" w:rsidRDefault="00A6213C" w:rsidP="00A6213C">
      <w:pPr>
        <w:pStyle w:val="CommentText"/>
      </w:pPr>
      <w:r>
        <w:rPr>
          <w:rStyle w:val="CommentReference"/>
        </w:rPr>
        <w:annotationRef/>
      </w:r>
      <w:r>
        <w:t>I like the figure, but I would chose a different coloring scheme; It’s now a bit unclear. Try to use a color-blind friendly color scheme. I would then also change the colors in the graphical abstract and in the first figure</w:t>
      </w:r>
    </w:p>
  </w:comment>
  <w:comment w:id="37" w:author="Marijn Bauters" w:date="2026-06-11T14:44:00Z" w:initials="MB">
    <w:p w14:paraId="193C7C7D" w14:textId="77777777" w:rsidR="00C11EC7" w:rsidRDefault="00C11EC7" w:rsidP="00C11EC7">
      <w:pPr>
        <w:pStyle w:val="CommentText"/>
      </w:pPr>
      <w:r>
        <w:rPr>
          <w:rStyle w:val="CommentReference"/>
        </w:rPr>
        <w:annotationRef/>
      </w:r>
      <w:r>
        <w:t>In general, for these figures - I would expect them to represent more clearly what the different altitudes are. You could consider an overall extra division in three columns vertically, with the elevations listed centrally above the two respective species above the species names?</w:t>
      </w:r>
    </w:p>
  </w:comment>
  <w:comment w:id="40" w:author="Andrea Janine Chavez Pacheco" w:date="2026-06-08T10:43:00Z" w:initials="AP">
    <w:p w14:paraId="2ABAD827" w14:textId="14B7A66D" w:rsidR="00000000" w:rsidRDefault="00000000">
      <w:r>
        <w:annotationRef/>
      </w:r>
      <w:r w:rsidRPr="58C592FE">
        <w:t>Supp or main result?. I think this figure was important and relevant for discussion.</w:t>
      </w:r>
    </w:p>
  </w:comment>
  <w:comment w:id="41" w:author="Marijn Bauters" w:date="2026-06-11T14:42:00Z" w:initials="MB">
    <w:p w14:paraId="79AEB0E5" w14:textId="77777777" w:rsidR="00C11EC7" w:rsidRDefault="00C11EC7" w:rsidP="00C11EC7">
      <w:pPr>
        <w:pStyle w:val="CommentText"/>
      </w:pPr>
      <w:r>
        <w:rPr>
          <w:rStyle w:val="CommentReference"/>
        </w:rPr>
        <w:annotationRef/>
      </w:r>
      <w:r>
        <w:t>In general for the results - if it’s not significant, I would not bother talking about differences here</w:t>
      </w:r>
    </w:p>
  </w:comment>
  <w:comment w:id="42" w:author="Andrea Janine Chavez Pacheco" w:date="1900-01-01T00:00:00Z" w:initials="AP">
    <w:p w14:paraId="77AF41C5" w14:textId="43689331" w:rsidR="00000000" w:rsidRDefault="00000000">
      <w:r>
        <w:annotationRef/>
      </w:r>
      <w:r w:rsidRPr="4E7D736E">
        <w:t>Although a significant treatment effect was detected for this species, the response was largely driven by a few extreme observations. I ran the model without outliers and it did improve marginally, so I left it,  but I do not think it is a strong proof of a response to nutrients.</w:t>
      </w:r>
    </w:p>
  </w:comment>
  <w:comment w:id="43" w:author="Marijn Bauters" w:date="2026-06-11T14:52:00Z" w:initials="MB">
    <w:p w14:paraId="3C4EAF13" w14:textId="77777777" w:rsidR="005D4E3F" w:rsidRDefault="005D4E3F" w:rsidP="005D4E3F">
      <w:pPr>
        <w:pStyle w:val="CommentText"/>
      </w:pPr>
      <w:r>
        <w:rPr>
          <w:rStyle w:val="CommentReference"/>
        </w:rPr>
        <w:annotationRef/>
      </w:r>
      <w:r>
        <w:t xml:space="preserve">Agreed. You should report this honestly, and don’t overinterpret this in my opinion. </w:t>
      </w:r>
    </w:p>
  </w:comment>
  <w:comment w:id="44" w:author="Andrea Janine Chavez Pacheco" w:date="2026-06-05T19:07:00Z" w:initials="AP">
    <w:p w14:paraId="0F6F6665" w14:textId="04CC8AC7" w:rsidR="00000000" w:rsidRDefault="00000000">
      <w:r>
        <w:annotationRef/>
      </w:r>
      <w:r w:rsidRPr="47C5E2D0">
        <w:t>Here I doubt whether to keep it or not.</w:t>
      </w:r>
    </w:p>
  </w:comment>
  <w:comment w:id="46" w:author="Andrea Janine Chavez Pacheco" w:date="2026-06-08T14:23:00Z" w:initials="AP">
    <w:p w14:paraId="438FDC7D" w14:textId="1D06EBF9" w:rsidR="00000000" w:rsidRDefault="00000000">
      <w:r>
        <w:annotationRef/>
      </w:r>
      <w:r w:rsidRPr="4D474C0A">
        <w:t>Work in progress</w:t>
      </w:r>
    </w:p>
  </w:comment>
  <w:comment w:id="45" w:author="Marijn Bauters" w:date="2026-06-11T14:46:00Z" w:initials="MB">
    <w:p w14:paraId="35F83604" w14:textId="77777777" w:rsidR="00651AF4" w:rsidRDefault="00651AF4" w:rsidP="00651AF4">
      <w:pPr>
        <w:pStyle w:val="CommentText"/>
      </w:pPr>
      <w:r>
        <w:rPr>
          <w:rStyle w:val="CommentReference"/>
        </w:rPr>
        <w:annotationRef/>
      </w:r>
      <w:r>
        <w:t>The discussion then follows more or less the same logic again as the intro build-up I wrote before. You discuss your results, and try to loop it back (at the end) to the original framing.</w:t>
      </w:r>
    </w:p>
  </w:comment>
  <w:comment w:id="47" w:author="Marijn Bauters" w:date="2026-06-11T14:45:00Z" w:initials="MB">
    <w:p w14:paraId="61FB6DC4" w14:textId="77777777" w:rsidR="00C11EC7" w:rsidRDefault="00C11EC7" w:rsidP="00C11EC7">
      <w:pPr>
        <w:pStyle w:val="CommentText"/>
      </w:pPr>
      <w:r>
        <w:rPr>
          <w:rStyle w:val="CommentReference"/>
        </w:rPr>
        <w:annotationRef/>
      </w:r>
      <w:r>
        <w:t>I think in general, you should always keep the two:</w:t>
      </w:r>
    </w:p>
    <w:p w14:paraId="05AED6D7" w14:textId="77777777" w:rsidR="00C11EC7" w:rsidRDefault="00C11EC7" w:rsidP="00C11EC7">
      <w:pPr>
        <w:pStyle w:val="CommentText"/>
        <w:ind w:left="300"/>
      </w:pPr>
      <w:r>
        <w:t>The response in nutrients</w:t>
      </w:r>
    </w:p>
    <w:p w14:paraId="6E695786" w14:textId="77777777" w:rsidR="00C11EC7" w:rsidRDefault="00C11EC7" w:rsidP="00C11EC7">
      <w:pPr>
        <w:pStyle w:val="CommentText"/>
        <w:ind w:left="300"/>
      </w:pPr>
      <w:r>
        <w:t>The lack of response in iWUE</w:t>
      </w:r>
    </w:p>
  </w:comment>
  <w:comment w:id="48" w:author="Andrea Janine Chavez Pacheco" w:date="2026-06-08T13:39:00Z" w:initials="AP">
    <w:p w14:paraId="29FB88A6" w14:textId="460AF9C0" w:rsidR="00000000" w:rsidRDefault="00000000">
      <w:r>
        <w:annotationRef/>
      </w:r>
      <w:r w:rsidRPr="13D17C58">
        <w:t>I need to elaborate on why we see these responses.</w:t>
      </w:r>
    </w:p>
  </w:comment>
  <w:comment w:id="49" w:author="Andrea Janine Chavez Pacheco" w:date="2026-06-08T13:40:00Z" w:initials="AP">
    <w:p w14:paraId="76865DFD" w14:textId="2BA4D48A" w:rsidR="00000000" w:rsidRDefault="00000000">
      <w:r>
        <w:annotationRef/>
      </w:r>
      <w:r w:rsidRPr="35061BE8">
        <w:t xml:space="preserve">Found some articles on P regulation, but not clear answer why the plants are uptaking so much. </w:t>
      </w:r>
    </w:p>
  </w:comment>
  <w:comment w:id="50" w:author="Andrea Janine Chavez Pacheco" w:date="2026-06-08T13:44:00Z" w:initials="AP">
    <w:p w14:paraId="31898CE4" w14:textId="5003FE62" w:rsidR="00000000" w:rsidRDefault="00000000">
      <w:r>
        <w:annotationRef/>
      </w:r>
      <w:r w:rsidRPr="335B4D5A">
        <w:t>to read https://academic.oup.com/treephys/article-abstract/45/12/tpaf119/8263570?redirectedFrom=fulltext</w:t>
      </w:r>
    </w:p>
  </w:comment>
  <w:comment w:id="51" w:author="Andrea Janine Chavez Pacheco" w:date="2026-06-08T13:45:00Z" w:initials="AP">
    <w:p w14:paraId="6F40677F" w14:textId="7BBFDF16" w:rsidR="00000000" w:rsidRDefault="00000000">
      <w:r>
        <w:annotationRef/>
      </w:r>
      <w:r w:rsidRPr="0D7DBBF8">
        <w:t>"These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transpiration."Perkowski et al, 2025</w:t>
      </w:r>
    </w:p>
  </w:comment>
  <w:comment w:id="52" w:author="Andrea Janine Chavez Pacheco" w:date="2026-06-08T14:22:00Z" w:initials="AP">
    <w:p w14:paraId="53B5CA32" w14:textId="24C0D4BB" w:rsidR="00000000" w:rsidRDefault="00000000">
      <w:r>
        <w:annotationRef/>
      </w:r>
      <w:r w:rsidRPr="3207DEB3">
        <w:t>Keep or remove?</w:t>
      </w:r>
    </w:p>
  </w:comment>
  <w:comment w:id="53" w:author="Andrea Janine Chavez Pacheco" w:date="2026-06-09T15:19:00Z" w:initials="AP">
    <w:p w14:paraId="347E19E8" w14:textId="77E13858" w:rsidR="00000000" w:rsidRDefault="00000000">
      <w:r>
        <w:annotationRef/>
      </w:r>
      <w:r w:rsidRPr="1B94E9EC">
        <w:t>I do not why, iWUE is similar at 2000 m and at 3000 m species. Selection of the species?</w:t>
      </w:r>
    </w:p>
  </w:comment>
  <w:comment w:id="54" w:author="Andrea Janine Chavez Pacheco" w:date="2026-06-08T14:32:00Z" w:initials="AP">
    <w:p w14:paraId="0F22EA91" w14:textId="30CBD90A" w:rsidR="00000000" w:rsidRDefault="00000000">
      <w:r>
        <w:annotationRef/>
      </w:r>
      <w:r w:rsidRPr="20A346CD">
        <w:t>Mendeley is used as a reference manager.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454706" w15:done="0"/>
  <w15:commentEx w15:paraId="1E6FAF82" w15:paraIdParent="16454706" w15:done="0"/>
  <w15:commentEx w15:paraId="41DE4C59" w15:done="0"/>
  <w15:commentEx w15:paraId="4105ADF6" w15:done="0"/>
  <w15:commentEx w15:paraId="5A3C787E" w15:done="0"/>
  <w15:commentEx w15:paraId="6BD06835" w15:paraIdParent="5A3C787E" w15:done="0"/>
  <w15:commentEx w15:paraId="5EC512AA" w15:done="0"/>
  <w15:commentEx w15:paraId="1B7CADBB" w15:done="0"/>
  <w15:commentEx w15:paraId="4E20C369" w15:done="0"/>
  <w15:commentEx w15:paraId="2ADE6788" w15:done="0"/>
  <w15:commentEx w15:paraId="1B6B7B9B" w15:done="0"/>
  <w15:commentEx w15:paraId="72D49B4C" w15:done="0"/>
  <w15:commentEx w15:paraId="47491AD6" w15:done="0"/>
  <w15:commentEx w15:paraId="2BDFD598" w15:done="0"/>
  <w15:commentEx w15:paraId="655530EB" w15:done="0"/>
  <w15:commentEx w15:paraId="38806571" w15:paraIdParent="655530EB" w15:done="0"/>
  <w15:commentEx w15:paraId="0274964F" w15:done="0"/>
  <w15:commentEx w15:paraId="5A660A1C" w15:done="0"/>
  <w15:commentEx w15:paraId="3348012C" w15:done="0"/>
  <w15:commentEx w15:paraId="3DDA32D5" w15:done="0"/>
  <w15:commentEx w15:paraId="2BA4D454" w15:done="0"/>
  <w15:commentEx w15:paraId="5C00DB7B" w15:done="0"/>
  <w15:commentEx w15:paraId="56145ABA" w15:paraIdParent="5C00DB7B" w15:done="0"/>
  <w15:commentEx w15:paraId="38BCD6C9" w15:done="0"/>
  <w15:commentEx w15:paraId="5333923F" w15:done="0"/>
  <w15:commentEx w15:paraId="0E766F09" w15:done="0"/>
  <w15:commentEx w15:paraId="66A0686B" w15:paraIdParent="0E766F09" w15:done="0"/>
  <w15:commentEx w15:paraId="193C7C7D" w15:done="0"/>
  <w15:commentEx w15:paraId="2ABAD827" w15:done="0"/>
  <w15:commentEx w15:paraId="79AEB0E5" w15:done="0"/>
  <w15:commentEx w15:paraId="77AF41C5" w15:done="0"/>
  <w15:commentEx w15:paraId="3C4EAF13" w15:paraIdParent="77AF41C5" w15:done="0"/>
  <w15:commentEx w15:paraId="0F6F6665" w15:done="0"/>
  <w15:commentEx w15:paraId="438FDC7D" w15:done="0"/>
  <w15:commentEx w15:paraId="35F83604" w15:done="0"/>
  <w15:commentEx w15:paraId="6E695786" w15:done="0"/>
  <w15:commentEx w15:paraId="29FB88A6" w15:done="0"/>
  <w15:commentEx w15:paraId="76865DFD" w15:paraIdParent="29FB88A6" w15:done="0"/>
  <w15:commentEx w15:paraId="31898CE4" w15:done="0"/>
  <w15:commentEx w15:paraId="6F40677F" w15:paraIdParent="31898CE4" w15:done="0"/>
  <w15:commentEx w15:paraId="53B5CA32" w15:done="0"/>
  <w15:commentEx w15:paraId="347E19E8" w15:done="0"/>
  <w15:commentEx w15:paraId="0F22EA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32E851" w16cex:dateUtc="2026-06-05T23:48:00Z"/>
  <w16cex:commentExtensible w16cex:durableId="357211FB" w16cex:dateUtc="2026-06-11T10:54:00Z"/>
  <w16cex:commentExtensible w16cex:durableId="69BA9E81" w16cex:dateUtc="2026-06-11T10:54:00Z"/>
  <w16cex:commentExtensible w16cex:durableId="28AED247" w16cex:dateUtc="2026-06-03T16:35:00Z"/>
  <w16cex:commentExtensible w16cex:durableId="6ACA4B62" w16cex:dateUtc="2026-06-05T23:47:00Z"/>
  <w16cex:commentExtensible w16cex:durableId="6D6C8154" w16cex:dateUtc="2026-06-11T12:20:00Z"/>
  <w16cex:commentExtensible w16cex:durableId="39C8846A" w16cex:dateUtc="2026-06-11T12:27:00Z"/>
  <w16cex:commentExtensible w16cex:durableId="5A59C0E0" w16cex:dateUtc="2026-06-05T23:49:00Z"/>
  <w16cex:commentExtensible w16cex:durableId="12415DD4" w16cex:dateUtc="2026-06-11T12:29:00Z"/>
  <w16cex:commentExtensible w16cex:durableId="4F65C9A2" w16cex:dateUtc="2026-06-11T12:32:00Z"/>
  <w16cex:commentExtensible w16cex:durableId="50E3475E" w16cex:dateUtc="2026-06-11T12:32:00Z"/>
  <w16cex:commentExtensible w16cex:durableId="778E5C7D" w16cex:dateUtc="2026-06-11T12:53:00Z"/>
  <w16cex:commentExtensible w16cex:durableId="4C1B7B0A" w16cex:dateUtc="2026-04-29T13:53:00Z"/>
  <w16cex:commentExtensible w16cex:durableId="67856703" w16cex:dateUtc="2026-06-08T15:33:00Z"/>
  <w16cex:commentExtensible w16cex:durableId="74329FC1" w16cex:dateUtc="2026-06-03T16:38:00Z"/>
  <w16cex:commentExtensible w16cex:durableId="79382DB8" w16cex:dateUtc="2026-06-11T12:35:00Z"/>
  <w16cex:commentExtensible w16cex:durableId="3EF1D6C8" w16cex:dateUtc="2026-06-05T23:52:00Z"/>
  <w16cex:commentExtensible w16cex:durableId="43378A1A" w16cex:dateUtc="2026-06-11T12:37:00Z"/>
  <w16cex:commentExtensible w16cex:durableId="7B2CE16E" w16cex:dateUtc="2026-06-11T12:38:00Z"/>
  <w16cex:commentExtensible w16cex:durableId="6CD589FA" w16cex:dateUtc="2026-06-03T16:43:00Z"/>
  <w16cex:commentExtensible w16cex:durableId="48303BA9" w16cex:dateUtc="2026-06-11T12:51:00Z"/>
  <w16cex:commentExtensible w16cex:durableId="67A98495" w16cex:dateUtc="2026-06-03T20:38:00Z"/>
  <w16cex:commentExtensible w16cex:durableId="47490C6F" w16cex:dateUtc="2026-06-04T15:31:00Z"/>
  <w16cex:commentExtensible w16cex:durableId="12D6A774" w16cex:dateUtc="2026-06-11T12:40:00Z"/>
  <w16cex:commentExtensible w16cex:durableId="7ACB5762" w16cex:dateUtc="2026-05-27T22:36:00Z"/>
  <w16cex:commentExtensible w16cex:durableId="4F25F7AC" w16cex:dateUtc="2026-06-08T15:41:00Z"/>
  <w16cex:commentExtensible w16cex:durableId="5FA6A0F9" w16cex:dateUtc="2026-06-11T12:39:00Z"/>
  <w16cex:commentExtensible w16cex:durableId="767D21E3" w16cex:dateUtc="2026-06-11T12:44:00Z"/>
  <w16cex:commentExtensible w16cex:durableId="52626665" w16cex:dateUtc="2026-06-08T15:43:00Z"/>
  <w16cex:commentExtensible w16cex:durableId="5F48D666" w16cex:dateUtc="2026-06-11T12:42:00Z"/>
  <w16cex:commentExtensible w16cex:durableId="0908D22B" w16cex:dateUtc="2026-06-04T16:46:00Z"/>
  <w16cex:commentExtensible w16cex:durableId="73D93CC9" w16cex:dateUtc="2026-06-11T12:52:00Z"/>
  <w16cex:commentExtensible w16cex:durableId="3FC17CA9" w16cex:dateUtc="2026-06-06T00:07:00Z"/>
  <w16cex:commentExtensible w16cex:durableId="711A5336" w16cex:dateUtc="2026-06-08T19:23:00Z"/>
  <w16cex:commentExtensible w16cex:durableId="5DF49B83" w16cex:dateUtc="2026-06-11T12:46:00Z"/>
  <w16cex:commentExtensible w16cex:durableId="2CEF4F64" w16cex:dateUtc="2026-06-11T12:45:00Z"/>
  <w16cex:commentExtensible w16cex:durableId="4A7DA1D7" w16cex:dateUtc="2026-06-08T18:39:00Z"/>
  <w16cex:commentExtensible w16cex:durableId="359E00C9" w16cex:dateUtc="2026-06-08T18:40:00Z"/>
  <w16cex:commentExtensible w16cex:durableId="295265DD" w16cex:dateUtc="2026-06-08T18:44:00Z"/>
  <w16cex:commentExtensible w16cex:durableId="656FA789" w16cex:dateUtc="2026-06-08T18:45:00Z"/>
  <w16cex:commentExtensible w16cex:durableId="49377F6B" w16cex:dateUtc="2026-06-08T19:22:00Z"/>
  <w16cex:commentExtensible w16cex:durableId="2F11BA6D" w16cex:dateUtc="2026-06-09T20:19:00Z"/>
  <w16cex:commentExtensible w16cex:durableId="07153820" w16cex:dateUtc="2026-06-08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454706" w16cid:durableId="6032E851"/>
  <w16cid:commentId w16cid:paraId="1E6FAF82" w16cid:durableId="357211FB"/>
  <w16cid:commentId w16cid:paraId="41DE4C59" w16cid:durableId="69BA9E81"/>
  <w16cid:commentId w16cid:paraId="4105ADF6" w16cid:durableId="28AED247"/>
  <w16cid:commentId w16cid:paraId="5A3C787E" w16cid:durableId="6ACA4B62"/>
  <w16cid:commentId w16cid:paraId="6BD06835" w16cid:durableId="6D6C8154"/>
  <w16cid:commentId w16cid:paraId="5EC512AA" w16cid:durableId="39C8846A"/>
  <w16cid:commentId w16cid:paraId="1B7CADBB" w16cid:durableId="5A59C0E0"/>
  <w16cid:commentId w16cid:paraId="4E20C369" w16cid:durableId="12415DD4"/>
  <w16cid:commentId w16cid:paraId="2ADE6788" w16cid:durableId="4F65C9A2"/>
  <w16cid:commentId w16cid:paraId="1B6B7B9B" w16cid:durableId="50E3475E"/>
  <w16cid:commentId w16cid:paraId="72D49B4C" w16cid:durableId="778E5C7D"/>
  <w16cid:commentId w16cid:paraId="47491AD6" w16cid:durableId="4C1B7B0A"/>
  <w16cid:commentId w16cid:paraId="2BDFD598" w16cid:durableId="67856703"/>
  <w16cid:commentId w16cid:paraId="655530EB" w16cid:durableId="74329FC1"/>
  <w16cid:commentId w16cid:paraId="38806571" w16cid:durableId="79382DB8"/>
  <w16cid:commentId w16cid:paraId="0274964F" w16cid:durableId="3EF1D6C8"/>
  <w16cid:commentId w16cid:paraId="5A660A1C" w16cid:durableId="43378A1A"/>
  <w16cid:commentId w16cid:paraId="3348012C" w16cid:durableId="7B2CE16E"/>
  <w16cid:commentId w16cid:paraId="3DDA32D5" w16cid:durableId="6CD589FA"/>
  <w16cid:commentId w16cid:paraId="2BA4D454" w16cid:durableId="48303BA9"/>
  <w16cid:commentId w16cid:paraId="5C00DB7B" w16cid:durableId="67A98495"/>
  <w16cid:commentId w16cid:paraId="56145ABA" w16cid:durableId="47490C6F"/>
  <w16cid:commentId w16cid:paraId="38BCD6C9" w16cid:durableId="12D6A774"/>
  <w16cid:commentId w16cid:paraId="5333923F" w16cid:durableId="7ACB5762"/>
  <w16cid:commentId w16cid:paraId="0E766F09" w16cid:durableId="4F25F7AC"/>
  <w16cid:commentId w16cid:paraId="66A0686B" w16cid:durableId="5FA6A0F9"/>
  <w16cid:commentId w16cid:paraId="193C7C7D" w16cid:durableId="767D21E3"/>
  <w16cid:commentId w16cid:paraId="2ABAD827" w16cid:durableId="52626665"/>
  <w16cid:commentId w16cid:paraId="79AEB0E5" w16cid:durableId="5F48D666"/>
  <w16cid:commentId w16cid:paraId="77AF41C5" w16cid:durableId="0908D22B"/>
  <w16cid:commentId w16cid:paraId="3C4EAF13" w16cid:durableId="73D93CC9"/>
  <w16cid:commentId w16cid:paraId="0F6F6665" w16cid:durableId="3FC17CA9"/>
  <w16cid:commentId w16cid:paraId="438FDC7D" w16cid:durableId="711A5336"/>
  <w16cid:commentId w16cid:paraId="35F83604" w16cid:durableId="5DF49B83"/>
  <w16cid:commentId w16cid:paraId="6E695786" w16cid:durableId="2CEF4F64"/>
  <w16cid:commentId w16cid:paraId="29FB88A6" w16cid:durableId="4A7DA1D7"/>
  <w16cid:commentId w16cid:paraId="76865DFD" w16cid:durableId="359E00C9"/>
  <w16cid:commentId w16cid:paraId="31898CE4" w16cid:durableId="295265DD"/>
  <w16cid:commentId w16cid:paraId="6F40677F" w16cid:durableId="656FA789"/>
  <w16cid:commentId w16cid:paraId="53B5CA32" w16cid:durableId="49377F6B"/>
  <w16cid:commentId w16cid:paraId="347E19E8" w16cid:durableId="2F11BA6D"/>
  <w16cid:commentId w16cid:paraId="0F22EA91" w16cid:durableId="071538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89C7" w14:textId="77777777" w:rsidR="00A65225" w:rsidRDefault="00A65225" w:rsidP="00435E6B">
      <w:pPr>
        <w:spacing w:after="0" w:line="240" w:lineRule="auto"/>
      </w:pPr>
      <w:r>
        <w:separator/>
      </w:r>
    </w:p>
  </w:endnote>
  <w:endnote w:type="continuationSeparator" w:id="0">
    <w:p w14:paraId="235F2CD3" w14:textId="77777777" w:rsidR="00A65225" w:rsidRDefault="00A65225" w:rsidP="00435E6B">
      <w:pPr>
        <w:spacing w:after="0" w:line="240" w:lineRule="auto"/>
      </w:pPr>
      <w:r>
        <w:continuationSeparator/>
      </w:r>
    </w:p>
  </w:endnote>
  <w:endnote w:type="continuationNotice" w:id="1">
    <w:p w14:paraId="6F6FACE9" w14:textId="77777777" w:rsidR="00A65225" w:rsidRDefault="00A652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100670"/>
      <w:docPartObj>
        <w:docPartGallery w:val="Page Numbers (Bottom of Page)"/>
        <w:docPartUnique/>
      </w:docPartObj>
    </w:sdtPr>
    <w:sdtEndPr>
      <w:rPr>
        <w:noProof/>
      </w:rPr>
    </w:sdtEndPr>
    <w:sdtContent>
      <w:p w14:paraId="0B7E0642" w14:textId="1D06AACD" w:rsidR="00912C86" w:rsidRDefault="00912C86">
        <w:pPr>
          <w:pStyle w:val="Footer"/>
          <w:jc w:val="center"/>
        </w:pPr>
        <w:r>
          <w:fldChar w:fldCharType="begin"/>
        </w:r>
        <w:r>
          <w:instrText xml:space="preserve"> PAGE   \* MERGEFORMAT </w:instrText>
        </w:r>
        <w:r>
          <w:fldChar w:fldCharType="separate"/>
        </w:r>
        <w:r w:rsidR="00C97418">
          <w:rPr>
            <w:noProof/>
          </w:rPr>
          <w:t>4</w:t>
        </w:r>
        <w:r>
          <w:rPr>
            <w:noProof/>
          </w:rPr>
          <w:fldChar w:fldCharType="end"/>
        </w:r>
      </w:p>
    </w:sdtContent>
  </w:sdt>
  <w:p w14:paraId="79ADFE61" w14:textId="77777777" w:rsidR="00912C86" w:rsidRDefault="00912C86" w:rsidP="00435E6B">
    <w:pPr>
      <w:pStyle w:val="Footer"/>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BC90" w14:textId="77777777" w:rsidR="00A65225" w:rsidRDefault="00A65225" w:rsidP="00435E6B">
      <w:pPr>
        <w:spacing w:after="0" w:line="240" w:lineRule="auto"/>
      </w:pPr>
      <w:r>
        <w:separator/>
      </w:r>
    </w:p>
  </w:footnote>
  <w:footnote w:type="continuationSeparator" w:id="0">
    <w:p w14:paraId="3F833373" w14:textId="77777777" w:rsidR="00A65225" w:rsidRDefault="00A65225" w:rsidP="00435E6B">
      <w:pPr>
        <w:spacing w:after="0" w:line="240" w:lineRule="auto"/>
      </w:pPr>
      <w:r>
        <w:continuationSeparator/>
      </w:r>
    </w:p>
  </w:footnote>
  <w:footnote w:type="continuationNotice" w:id="1">
    <w:p w14:paraId="34E2B62D" w14:textId="77777777" w:rsidR="00A65225" w:rsidRDefault="00A652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436B2"/>
    <w:multiLevelType w:val="hybridMultilevel"/>
    <w:tmpl w:val="0A0E1FA4"/>
    <w:lvl w:ilvl="0" w:tplc="290ABDC4">
      <w:start w:val="1"/>
      <w:numFmt w:val="decimal"/>
      <w:lvlText w:val="è"/>
      <w:lvlJc w:val="left"/>
      <w:pPr>
        <w:ind w:left="720" w:hanging="360"/>
      </w:pPr>
    </w:lvl>
    <w:lvl w:ilvl="1" w:tplc="A4DABDA2">
      <w:start w:val="1"/>
      <w:numFmt w:val="lowerLetter"/>
      <w:lvlText w:val="%2."/>
      <w:lvlJc w:val="left"/>
      <w:pPr>
        <w:ind w:left="1440" w:hanging="360"/>
      </w:pPr>
    </w:lvl>
    <w:lvl w:ilvl="2" w:tplc="81B470DA">
      <w:start w:val="1"/>
      <w:numFmt w:val="lowerRoman"/>
      <w:lvlText w:val="%3."/>
      <w:lvlJc w:val="right"/>
      <w:pPr>
        <w:ind w:left="2160" w:hanging="180"/>
      </w:pPr>
    </w:lvl>
    <w:lvl w:ilvl="3" w:tplc="C27C87EC">
      <w:start w:val="1"/>
      <w:numFmt w:val="decimal"/>
      <w:lvlText w:val="%4."/>
      <w:lvlJc w:val="left"/>
      <w:pPr>
        <w:ind w:left="2880" w:hanging="360"/>
      </w:pPr>
    </w:lvl>
    <w:lvl w:ilvl="4" w:tplc="07E0728A">
      <w:start w:val="1"/>
      <w:numFmt w:val="lowerLetter"/>
      <w:lvlText w:val="%5."/>
      <w:lvlJc w:val="left"/>
      <w:pPr>
        <w:ind w:left="3600" w:hanging="360"/>
      </w:pPr>
    </w:lvl>
    <w:lvl w:ilvl="5" w:tplc="88800B4E">
      <w:start w:val="1"/>
      <w:numFmt w:val="lowerRoman"/>
      <w:lvlText w:val="%6."/>
      <w:lvlJc w:val="right"/>
      <w:pPr>
        <w:ind w:left="4320" w:hanging="180"/>
      </w:pPr>
    </w:lvl>
    <w:lvl w:ilvl="6" w:tplc="009CDCD2">
      <w:start w:val="1"/>
      <w:numFmt w:val="decimal"/>
      <w:lvlText w:val="%7."/>
      <w:lvlJc w:val="left"/>
      <w:pPr>
        <w:ind w:left="5040" w:hanging="360"/>
      </w:pPr>
    </w:lvl>
    <w:lvl w:ilvl="7" w:tplc="05D29FC6">
      <w:start w:val="1"/>
      <w:numFmt w:val="lowerLetter"/>
      <w:lvlText w:val="%8."/>
      <w:lvlJc w:val="left"/>
      <w:pPr>
        <w:ind w:left="5760" w:hanging="360"/>
      </w:pPr>
    </w:lvl>
    <w:lvl w:ilvl="8" w:tplc="EA60EBB2">
      <w:start w:val="1"/>
      <w:numFmt w:val="lowerRoman"/>
      <w:lvlText w:val="%9."/>
      <w:lvlJc w:val="right"/>
      <w:pPr>
        <w:ind w:left="6480" w:hanging="180"/>
      </w:pPr>
    </w:lvl>
  </w:abstractNum>
  <w:abstractNum w:abstractNumId="2" w15:restartNumberingAfterBreak="0">
    <w:nsid w:val="0DAE76B6"/>
    <w:multiLevelType w:val="hybridMultilevel"/>
    <w:tmpl w:val="5346250C"/>
    <w:lvl w:ilvl="0" w:tplc="4B707D8E">
      <w:numFmt w:val="bullet"/>
      <w:lvlText w:val=""/>
      <w:lvlJc w:val="left"/>
      <w:pPr>
        <w:ind w:left="786" w:hanging="360"/>
      </w:pPr>
      <w:rPr>
        <w:rFonts w:ascii="Wingdings" w:eastAsiaTheme="minorHAnsi" w:hAnsi="Wingdings"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8F36877"/>
    <w:multiLevelType w:val="multilevel"/>
    <w:tmpl w:val="0813001F"/>
    <w:lvl w:ilvl="0">
      <w:start w:val="1"/>
      <w:numFmt w:val="bullet"/>
      <w:lvlText w:val="·"/>
      <w:lvlJc w:val="left"/>
      <w:pPr>
        <w:ind w:left="360" w:hanging="360"/>
      </w:pPr>
      <w:rPr>
        <w:rFonts w:ascii="Symbol" w:hAnsi="Symbol" w:hint="default"/>
      </w:rPr>
    </w:lvl>
    <w:lvl w:ilvl="1">
      <w:start w:val="1"/>
      <w:numFmt w:val="decimal"/>
      <w:lvlText w:val="%1.%2."/>
      <w:lvlJc w:val="left"/>
      <w:pPr>
        <w:ind w:left="185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2A6C27"/>
    <w:multiLevelType w:val="hybridMultilevel"/>
    <w:tmpl w:val="9E4A28E0"/>
    <w:lvl w:ilvl="0" w:tplc="A19C5656">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420D6"/>
    <w:multiLevelType w:val="hybridMultilevel"/>
    <w:tmpl w:val="7C88F4C8"/>
    <w:lvl w:ilvl="0" w:tplc="79DEDB4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BD217D"/>
    <w:multiLevelType w:val="hybridMultilevel"/>
    <w:tmpl w:val="748CA94C"/>
    <w:lvl w:ilvl="0" w:tplc="55CAABD8">
      <w:start w:val="1"/>
      <w:numFmt w:val="bullet"/>
      <w:lvlText w:val=""/>
      <w:lvlJc w:val="left"/>
      <w:pPr>
        <w:ind w:left="720" w:hanging="360"/>
      </w:pPr>
      <w:rPr>
        <w:rFonts w:ascii="Symbol" w:hAnsi="Symbol" w:hint="default"/>
      </w:rPr>
    </w:lvl>
    <w:lvl w:ilvl="1" w:tplc="00F636DE">
      <w:start w:val="1"/>
      <w:numFmt w:val="bullet"/>
      <w:lvlText w:val="o"/>
      <w:lvlJc w:val="left"/>
      <w:pPr>
        <w:ind w:left="1440" w:hanging="360"/>
      </w:pPr>
      <w:rPr>
        <w:rFonts w:ascii="Courier New" w:hAnsi="Courier New" w:hint="default"/>
      </w:rPr>
    </w:lvl>
    <w:lvl w:ilvl="2" w:tplc="6414AA9E">
      <w:start w:val="1"/>
      <w:numFmt w:val="bullet"/>
      <w:lvlText w:val=""/>
      <w:lvlJc w:val="left"/>
      <w:pPr>
        <w:ind w:left="2160" w:hanging="360"/>
      </w:pPr>
      <w:rPr>
        <w:rFonts w:ascii="Wingdings" w:hAnsi="Wingdings" w:hint="default"/>
      </w:rPr>
    </w:lvl>
    <w:lvl w:ilvl="3" w:tplc="17A6863A">
      <w:start w:val="1"/>
      <w:numFmt w:val="bullet"/>
      <w:lvlText w:val=""/>
      <w:lvlJc w:val="left"/>
      <w:pPr>
        <w:ind w:left="2880" w:hanging="360"/>
      </w:pPr>
      <w:rPr>
        <w:rFonts w:ascii="Symbol" w:hAnsi="Symbol" w:hint="default"/>
      </w:rPr>
    </w:lvl>
    <w:lvl w:ilvl="4" w:tplc="E6CE32B2">
      <w:start w:val="1"/>
      <w:numFmt w:val="bullet"/>
      <w:lvlText w:val="o"/>
      <w:lvlJc w:val="left"/>
      <w:pPr>
        <w:ind w:left="3600" w:hanging="360"/>
      </w:pPr>
      <w:rPr>
        <w:rFonts w:ascii="Courier New" w:hAnsi="Courier New" w:hint="default"/>
      </w:rPr>
    </w:lvl>
    <w:lvl w:ilvl="5" w:tplc="2F96E372">
      <w:start w:val="1"/>
      <w:numFmt w:val="bullet"/>
      <w:lvlText w:val=""/>
      <w:lvlJc w:val="left"/>
      <w:pPr>
        <w:ind w:left="4320" w:hanging="360"/>
      </w:pPr>
      <w:rPr>
        <w:rFonts w:ascii="Wingdings" w:hAnsi="Wingdings" w:hint="default"/>
      </w:rPr>
    </w:lvl>
    <w:lvl w:ilvl="6" w:tplc="3FF4F8FE">
      <w:start w:val="1"/>
      <w:numFmt w:val="bullet"/>
      <w:lvlText w:val=""/>
      <w:lvlJc w:val="left"/>
      <w:pPr>
        <w:ind w:left="5040" w:hanging="360"/>
      </w:pPr>
      <w:rPr>
        <w:rFonts w:ascii="Symbol" w:hAnsi="Symbol" w:hint="default"/>
      </w:rPr>
    </w:lvl>
    <w:lvl w:ilvl="7" w:tplc="D1681AFA">
      <w:start w:val="1"/>
      <w:numFmt w:val="bullet"/>
      <w:lvlText w:val="o"/>
      <w:lvlJc w:val="left"/>
      <w:pPr>
        <w:ind w:left="5760" w:hanging="360"/>
      </w:pPr>
      <w:rPr>
        <w:rFonts w:ascii="Courier New" w:hAnsi="Courier New" w:hint="default"/>
      </w:rPr>
    </w:lvl>
    <w:lvl w:ilvl="8" w:tplc="30442D24">
      <w:start w:val="1"/>
      <w:numFmt w:val="bullet"/>
      <w:lvlText w:val=""/>
      <w:lvlJc w:val="left"/>
      <w:pPr>
        <w:ind w:left="6480" w:hanging="360"/>
      </w:pPr>
      <w:rPr>
        <w:rFonts w:ascii="Wingdings" w:hAnsi="Wingdings" w:hint="default"/>
      </w:rPr>
    </w:lvl>
  </w:abstractNum>
  <w:abstractNum w:abstractNumId="8" w15:restartNumberingAfterBreak="0">
    <w:nsid w:val="23522701"/>
    <w:multiLevelType w:val="hybridMultilevel"/>
    <w:tmpl w:val="D41CB5F4"/>
    <w:lvl w:ilvl="0" w:tplc="0B82E63A">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84BE69"/>
    <w:multiLevelType w:val="hybridMultilevel"/>
    <w:tmpl w:val="01D4822A"/>
    <w:lvl w:ilvl="0" w:tplc="0590E906">
      <w:start w:val="1"/>
      <w:numFmt w:val="bullet"/>
      <w:lvlText w:val="-"/>
      <w:lvlJc w:val="left"/>
      <w:pPr>
        <w:ind w:left="720" w:hanging="360"/>
      </w:pPr>
      <w:rPr>
        <w:rFonts w:ascii="Aptos" w:hAnsi="Aptos" w:hint="default"/>
      </w:rPr>
    </w:lvl>
    <w:lvl w:ilvl="1" w:tplc="53AA393C">
      <w:start w:val="1"/>
      <w:numFmt w:val="bullet"/>
      <w:lvlText w:val="o"/>
      <w:lvlJc w:val="left"/>
      <w:pPr>
        <w:ind w:left="1440" w:hanging="360"/>
      </w:pPr>
      <w:rPr>
        <w:rFonts w:ascii="Courier New" w:hAnsi="Courier New" w:hint="default"/>
      </w:rPr>
    </w:lvl>
    <w:lvl w:ilvl="2" w:tplc="406864F8">
      <w:start w:val="1"/>
      <w:numFmt w:val="bullet"/>
      <w:lvlText w:val=""/>
      <w:lvlJc w:val="left"/>
      <w:pPr>
        <w:ind w:left="2160" w:hanging="360"/>
      </w:pPr>
      <w:rPr>
        <w:rFonts w:ascii="Wingdings" w:hAnsi="Wingdings" w:hint="default"/>
      </w:rPr>
    </w:lvl>
    <w:lvl w:ilvl="3" w:tplc="E302493E">
      <w:start w:val="1"/>
      <w:numFmt w:val="bullet"/>
      <w:lvlText w:val=""/>
      <w:lvlJc w:val="left"/>
      <w:pPr>
        <w:ind w:left="2880" w:hanging="360"/>
      </w:pPr>
      <w:rPr>
        <w:rFonts w:ascii="Symbol" w:hAnsi="Symbol" w:hint="default"/>
      </w:rPr>
    </w:lvl>
    <w:lvl w:ilvl="4" w:tplc="1BAE21E0">
      <w:start w:val="1"/>
      <w:numFmt w:val="bullet"/>
      <w:lvlText w:val="o"/>
      <w:lvlJc w:val="left"/>
      <w:pPr>
        <w:ind w:left="3600" w:hanging="360"/>
      </w:pPr>
      <w:rPr>
        <w:rFonts w:ascii="Courier New" w:hAnsi="Courier New" w:hint="default"/>
      </w:rPr>
    </w:lvl>
    <w:lvl w:ilvl="5" w:tplc="D0F86A0E">
      <w:start w:val="1"/>
      <w:numFmt w:val="bullet"/>
      <w:lvlText w:val=""/>
      <w:lvlJc w:val="left"/>
      <w:pPr>
        <w:ind w:left="4320" w:hanging="360"/>
      </w:pPr>
      <w:rPr>
        <w:rFonts w:ascii="Wingdings" w:hAnsi="Wingdings" w:hint="default"/>
      </w:rPr>
    </w:lvl>
    <w:lvl w:ilvl="6" w:tplc="1E4A53DA">
      <w:start w:val="1"/>
      <w:numFmt w:val="bullet"/>
      <w:lvlText w:val=""/>
      <w:lvlJc w:val="left"/>
      <w:pPr>
        <w:ind w:left="5040" w:hanging="360"/>
      </w:pPr>
      <w:rPr>
        <w:rFonts w:ascii="Symbol" w:hAnsi="Symbol" w:hint="default"/>
      </w:rPr>
    </w:lvl>
    <w:lvl w:ilvl="7" w:tplc="43CE899E">
      <w:start w:val="1"/>
      <w:numFmt w:val="bullet"/>
      <w:lvlText w:val="o"/>
      <w:lvlJc w:val="left"/>
      <w:pPr>
        <w:ind w:left="5760" w:hanging="360"/>
      </w:pPr>
      <w:rPr>
        <w:rFonts w:ascii="Courier New" w:hAnsi="Courier New" w:hint="default"/>
      </w:rPr>
    </w:lvl>
    <w:lvl w:ilvl="8" w:tplc="D1D46E82">
      <w:start w:val="1"/>
      <w:numFmt w:val="bullet"/>
      <w:lvlText w:val=""/>
      <w:lvlJc w:val="left"/>
      <w:pPr>
        <w:ind w:left="6480" w:hanging="360"/>
      </w:pPr>
      <w:rPr>
        <w:rFonts w:ascii="Wingdings" w:hAnsi="Wingdings" w:hint="default"/>
      </w:rPr>
    </w:lvl>
  </w:abstractNum>
  <w:abstractNum w:abstractNumId="11"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F97A83"/>
    <w:multiLevelType w:val="hybridMultilevel"/>
    <w:tmpl w:val="A78ACB28"/>
    <w:lvl w:ilvl="0" w:tplc="64FEBB42">
      <w:start w:val="1"/>
      <w:numFmt w:val="bullet"/>
      <w:lvlText w:val=""/>
      <w:lvlJc w:val="left"/>
      <w:pPr>
        <w:ind w:left="720" w:hanging="360"/>
      </w:pPr>
      <w:rPr>
        <w:rFonts w:ascii="Symbol" w:hAnsi="Symbol" w:hint="default"/>
      </w:rPr>
    </w:lvl>
    <w:lvl w:ilvl="1" w:tplc="5A18AD02">
      <w:start w:val="1"/>
      <w:numFmt w:val="bullet"/>
      <w:lvlText w:val="o"/>
      <w:lvlJc w:val="left"/>
      <w:pPr>
        <w:ind w:left="1440" w:hanging="360"/>
      </w:pPr>
      <w:rPr>
        <w:rFonts w:ascii="Courier New" w:hAnsi="Courier New" w:hint="default"/>
      </w:rPr>
    </w:lvl>
    <w:lvl w:ilvl="2" w:tplc="B5C2851C">
      <w:start w:val="1"/>
      <w:numFmt w:val="bullet"/>
      <w:lvlText w:val=""/>
      <w:lvlJc w:val="left"/>
      <w:pPr>
        <w:ind w:left="2160" w:hanging="360"/>
      </w:pPr>
      <w:rPr>
        <w:rFonts w:ascii="Wingdings" w:hAnsi="Wingdings" w:hint="default"/>
      </w:rPr>
    </w:lvl>
    <w:lvl w:ilvl="3" w:tplc="F4DC5EC0">
      <w:start w:val="1"/>
      <w:numFmt w:val="bullet"/>
      <w:lvlText w:val=""/>
      <w:lvlJc w:val="left"/>
      <w:pPr>
        <w:ind w:left="2880" w:hanging="360"/>
      </w:pPr>
      <w:rPr>
        <w:rFonts w:ascii="Symbol" w:hAnsi="Symbol" w:hint="default"/>
      </w:rPr>
    </w:lvl>
    <w:lvl w:ilvl="4" w:tplc="6758F34C">
      <w:start w:val="1"/>
      <w:numFmt w:val="bullet"/>
      <w:lvlText w:val="o"/>
      <w:lvlJc w:val="left"/>
      <w:pPr>
        <w:ind w:left="3600" w:hanging="360"/>
      </w:pPr>
      <w:rPr>
        <w:rFonts w:ascii="Courier New" w:hAnsi="Courier New" w:hint="default"/>
      </w:rPr>
    </w:lvl>
    <w:lvl w:ilvl="5" w:tplc="4964E16E">
      <w:start w:val="1"/>
      <w:numFmt w:val="bullet"/>
      <w:lvlText w:val=""/>
      <w:lvlJc w:val="left"/>
      <w:pPr>
        <w:ind w:left="4320" w:hanging="360"/>
      </w:pPr>
      <w:rPr>
        <w:rFonts w:ascii="Wingdings" w:hAnsi="Wingdings" w:hint="default"/>
      </w:rPr>
    </w:lvl>
    <w:lvl w:ilvl="6" w:tplc="C0260E8C">
      <w:start w:val="1"/>
      <w:numFmt w:val="bullet"/>
      <w:lvlText w:val=""/>
      <w:lvlJc w:val="left"/>
      <w:pPr>
        <w:ind w:left="5040" w:hanging="360"/>
      </w:pPr>
      <w:rPr>
        <w:rFonts w:ascii="Symbol" w:hAnsi="Symbol" w:hint="default"/>
      </w:rPr>
    </w:lvl>
    <w:lvl w:ilvl="7" w:tplc="5FD27884">
      <w:start w:val="1"/>
      <w:numFmt w:val="bullet"/>
      <w:lvlText w:val="o"/>
      <w:lvlJc w:val="left"/>
      <w:pPr>
        <w:ind w:left="5760" w:hanging="360"/>
      </w:pPr>
      <w:rPr>
        <w:rFonts w:ascii="Courier New" w:hAnsi="Courier New" w:hint="default"/>
      </w:rPr>
    </w:lvl>
    <w:lvl w:ilvl="8" w:tplc="BE008908">
      <w:start w:val="1"/>
      <w:numFmt w:val="bullet"/>
      <w:lvlText w:val=""/>
      <w:lvlJc w:val="left"/>
      <w:pPr>
        <w:ind w:left="6480" w:hanging="360"/>
      </w:pPr>
      <w:rPr>
        <w:rFonts w:ascii="Wingdings" w:hAnsi="Wingdings" w:hint="default"/>
      </w:rPr>
    </w:lvl>
  </w:abstractNum>
  <w:abstractNum w:abstractNumId="14"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D4D97A"/>
    <w:multiLevelType w:val="hybridMultilevel"/>
    <w:tmpl w:val="8A3EDA46"/>
    <w:lvl w:ilvl="0" w:tplc="676C2A92">
      <w:start w:val="1"/>
      <w:numFmt w:val="bullet"/>
      <w:lvlText w:val=""/>
      <w:lvlJc w:val="left"/>
      <w:pPr>
        <w:ind w:left="720" w:hanging="360"/>
      </w:pPr>
      <w:rPr>
        <w:rFonts w:ascii="Symbol" w:hAnsi="Symbol" w:hint="default"/>
      </w:rPr>
    </w:lvl>
    <w:lvl w:ilvl="1" w:tplc="8416BB32">
      <w:start w:val="1"/>
      <w:numFmt w:val="bullet"/>
      <w:lvlText w:val="o"/>
      <w:lvlJc w:val="left"/>
      <w:pPr>
        <w:ind w:left="1440" w:hanging="360"/>
      </w:pPr>
      <w:rPr>
        <w:rFonts w:ascii="Courier New" w:hAnsi="Courier New" w:hint="default"/>
      </w:rPr>
    </w:lvl>
    <w:lvl w:ilvl="2" w:tplc="0DAC056A">
      <w:start w:val="1"/>
      <w:numFmt w:val="bullet"/>
      <w:lvlText w:val=""/>
      <w:lvlJc w:val="left"/>
      <w:pPr>
        <w:ind w:left="2160" w:hanging="360"/>
      </w:pPr>
      <w:rPr>
        <w:rFonts w:ascii="Wingdings" w:hAnsi="Wingdings" w:hint="default"/>
      </w:rPr>
    </w:lvl>
    <w:lvl w:ilvl="3" w:tplc="1A64BB14">
      <w:start w:val="1"/>
      <w:numFmt w:val="bullet"/>
      <w:lvlText w:val=""/>
      <w:lvlJc w:val="left"/>
      <w:pPr>
        <w:ind w:left="2880" w:hanging="360"/>
      </w:pPr>
      <w:rPr>
        <w:rFonts w:ascii="Symbol" w:hAnsi="Symbol" w:hint="default"/>
      </w:rPr>
    </w:lvl>
    <w:lvl w:ilvl="4" w:tplc="A0265536">
      <w:start w:val="1"/>
      <w:numFmt w:val="bullet"/>
      <w:lvlText w:val="o"/>
      <w:lvlJc w:val="left"/>
      <w:pPr>
        <w:ind w:left="3600" w:hanging="360"/>
      </w:pPr>
      <w:rPr>
        <w:rFonts w:ascii="Courier New" w:hAnsi="Courier New" w:hint="default"/>
      </w:rPr>
    </w:lvl>
    <w:lvl w:ilvl="5" w:tplc="6F822F0A">
      <w:start w:val="1"/>
      <w:numFmt w:val="bullet"/>
      <w:lvlText w:val=""/>
      <w:lvlJc w:val="left"/>
      <w:pPr>
        <w:ind w:left="4320" w:hanging="360"/>
      </w:pPr>
      <w:rPr>
        <w:rFonts w:ascii="Wingdings" w:hAnsi="Wingdings" w:hint="default"/>
      </w:rPr>
    </w:lvl>
    <w:lvl w:ilvl="6" w:tplc="D9D42380">
      <w:start w:val="1"/>
      <w:numFmt w:val="bullet"/>
      <w:lvlText w:val=""/>
      <w:lvlJc w:val="left"/>
      <w:pPr>
        <w:ind w:left="5040" w:hanging="360"/>
      </w:pPr>
      <w:rPr>
        <w:rFonts w:ascii="Symbol" w:hAnsi="Symbol" w:hint="default"/>
      </w:rPr>
    </w:lvl>
    <w:lvl w:ilvl="7" w:tplc="2F808A3A">
      <w:start w:val="1"/>
      <w:numFmt w:val="bullet"/>
      <w:lvlText w:val="o"/>
      <w:lvlJc w:val="left"/>
      <w:pPr>
        <w:ind w:left="5760" w:hanging="360"/>
      </w:pPr>
      <w:rPr>
        <w:rFonts w:ascii="Courier New" w:hAnsi="Courier New" w:hint="default"/>
      </w:rPr>
    </w:lvl>
    <w:lvl w:ilvl="8" w:tplc="35F45134">
      <w:start w:val="1"/>
      <w:numFmt w:val="bullet"/>
      <w:lvlText w:val=""/>
      <w:lvlJc w:val="left"/>
      <w:pPr>
        <w:ind w:left="6480" w:hanging="360"/>
      </w:pPr>
      <w:rPr>
        <w:rFonts w:ascii="Wingdings" w:hAnsi="Wingdings" w:hint="default"/>
      </w:rPr>
    </w:lvl>
  </w:abstractNum>
  <w:abstractNum w:abstractNumId="17" w15:restartNumberingAfterBreak="0">
    <w:nsid w:val="3DC628B4"/>
    <w:multiLevelType w:val="hybridMultilevel"/>
    <w:tmpl w:val="AE50BD4A"/>
    <w:lvl w:ilvl="0" w:tplc="71867B9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F38F1"/>
    <w:multiLevelType w:val="hybridMultilevel"/>
    <w:tmpl w:val="3948C850"/>
    <w:lvl w:ilvl="0" w:tplc="EACE6A86">
      <w:numFmt w:val="bullet"/>
      <w:lvlText w:val=""/>
      <w:lvlJc w:val="left"/>
      <w:pPr>
        <w:ind w:left="720" w:hanging="360"/>
      </w:pPr>
      <w:rPr>
        <w:rFonts w:ascii="Wingdings" w:eastAsiaTheme="minorHAnsi" w:hAnsi="Wingdings" w:cstheme="min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2CE497C"/>
    <w:multiLevelType w:val="hybridMultilevel"/>
    <w:tmpl w:val="B45EF296"/>
    <w:lvl w:ilvl="0" w:tplc="F7A05250">
      <w:start w:val="1"/>
      <w:numFmt w:val="decimal"/>
      <w:lvlText w:val="%1."/>
      <w:lvlJc w:val="left"/>
      <w:pPr>
        <w:ind w:left="720" w:hanging="360"/>
      </w:pPr>
    </w:lvl>
    <w:lvl w:ilvl="1" w:tplc="4B288E84">
      <w:start w:val="1"/>
      <w:numFmt w:val="lowerLetter"/>
      <w:lvlText w:val="%2."/>
      <w:lvlJc w:val="left"/>
      <w:pPr>
        <w:ind w:left="1440" w:hanging="360"/>
      </w:pPr>
    </w:lvl>
    <w:lvl w:ilvl="2" w:tplc="D8DAA91A">
      <w:start w:val="1"/>
      <w:numFmt w:val="lowerRoman"/>
      <w:lvlText w:val="%3."/>
      <w:lvlJc w:val="right"/>
      <w:pPr>
        <w:ind w:left="2160" w:hanging="180"/>
      </w:pPr>
    </w:lvl>
    <w:lvl w:ilvl="3" w:tplc="C9A40C28">
      <w:start w:val="1"/>
      <w:numFmt w:val="decimal"/>
      <w:lvlText w:val="%4."/>
      <w:lvlJc w:val="left"/>
      <w:pPr>
        <w:ind w:left="2880" w:hanging="360"/>
      </w:pPr>
    </w:lvl>
    <w:lvl w:ilvl="4" w:tplc="CF5C7CE8">
      <w:start w:val="1"/>
      <w:numFmt w:val="lowerLetter"/>
      <w:lvlText w:val="%5."/>
      <w:lvlJc w:val="left"/>
      <w:pPr>
        <w:ind w:left="3600" w:hanging="360"/>
      </w:pPr>
    </w:lvl>
    <w:lvl w:ilvl="5" w:tplc="3A065E34">
      <w:start w:val="1"/>
      <w:numFmt w:val="lowerRoman"/>
      <w:lvlText w:val="%6."/>
      <w:lvlJc w:val="right"/>
      <w:pPr>
        <w:ind w:left="4320" w:hanging="180"/>
      </w:pPr>
    </w:lvl>
    <w:lvl w:ilvl="6" w:tplc="837CCDB0">
      <w:start w:val="1"/>
      <w:numFmt w:val="decimal"/>
      <w:lvlText w:val="%7."/>
      <w:lvlJc w:val="left"/>
      <w:pPr>
        <w:ind w:left="5040" w:hanging="360"/>
      </w:pPr>
    </w:lvl>
    <w:lvl w:ilvl="7" w:tplc="794CC9EE">
      <w:start w:val="1"/>
      <w:numFmt w:val="lowerLetter"/>
      <w:lvlText w:val="%8."/>
      <w:lvlJc w:val="left"/>
      <w:pPr>
        <w:ind w:left="5760" w:hanging="360"/>
      </w:pPr>
    </w:lvl>
    <w:lvl w:ilvl="8" w:tplc="33B03E7A">
      <w:start w:val="1"/>
      <w:numFmt w:val="lowerRoman"/>
      <w:lvlText w:val="%9."/>
      <w:lvlJc w:val="right"/>
      <w:pPr>
        <w:ind w:left="6480" w:hanging="180"/>
      </w:pPr>
    </w:lvl>
  </w:abstractNum>
  <w:abstractNum w:abstractNumId="21" w15:restartNumberingAfterBreak="0">
    <w:nsid w:val="42FA5B8D"/>
    <w:multiLevelType w:val="hybridMultilevel"/>
    <w:tmpl w:val="17660C2C"/>
    <w:lvl w:ilvl="0" w:tplc="64462C80">
      <w:start w:val="1"/>
      <w:numFmt w:val="bullet"/>
      <w:lvlText w:val=""/>
      <w:lvlJc w:val="left"/>
      <w:pPr>
        <w:ind w:left="720" w:hanging="360"/>
      </w:pPr>
      <w:rPr>
        <w:rFonts w:ascii="Symbol" w:hAnsi="Symbol" w:hint="default"/>
      </w:rPr>
    </w:lvl>
    <w:lvl w:ilvl="1" w:tplc="6F6A9B26">
      <w:start w:val="1"/>
      <w:numFmt w:val="bullet"/>
      <w:lvlText w:val="o"/>
      <w:lvlJc w:val="left"/>
      <w:pPr>
        <w:ind w:left="1440" w:hanging="360"/>
      </w:pPr>
      <w:rPr>
        <w:rFonts w:ascii="Courier New" w:hAnsi="Courier New" w:hint="default"/>
      </w:rPr>
    </w:lvl>
    <w:lvl w:ilvl="2" w:tplc="A4B40D3E">
      <w:start w:val="1"/>
      <w:numFmt w:val="bullet"/>
      <w:lvlText w:val=""/>
      <w:lvlJc w:val="left"/>
      <w:pPr>
        <w:ind w:left="2160" w:hanging="360"/>
      </w:pPr>
      <w:rPr>
        <w:rFonts w:ascii="Wingdings" w:hAnsi="Wingdings" w:hint="default"/>
      </w:rPr>
    </w:lvl>
    <w:lvl w:ilvl="3" w:tplc="81C84C7E">
      <w:start w:val="1"/>
      <w:numFmt w:val="bullet"/>
      <w:lvlText w:val=""/>
      <w:lvlJc w:val="left"/>
      <w:pPr>
        <w:ind w:left="2880" w:hanging="360"/>
      </w:pPr>
      <w:rPr>
        <w:rFonts w:ascii="Symbol" w:hAnsi="Symbol" w:hint="default"/>
      </w:rPr>
    </w:lvl>
    <w:lvl w:ilvl="4" w:tplc="EC8C7280">
      <w:start w:val="1"/>
      <w:numFmt w:val="bullet"/>
      <w:lvlText w:val="o"/>
      <w:lvlJc w:val="left"/>
      <w:pPr>
        <w:ind w:left="3600" w:hanging="360"/>
      </w:pPr>
      <w:rPr>
        <w:rFonts w:ascii="Courier New" w:hAnsi="Courier New" w:hint="default"/>
      </w:rPr>
    </w:lvl>
    <w:lvl w:ilvl="5" w:tplc="10DE6C14">
      <w:start w:val="1"/>
      <w:numFmt w:val="bullet"/>
      <w:lvlText w:val=""/>
      <w:lvlJc w:val="left"/>
      <w:pPr>
        <w:ind w:left="4320" w:hanging="360"/>
      </w:pPr>
      <w:rPr>
        <w:rFonts w:ascii="Wingdings" w:hAnsi="Wingdings" w:hint="default"/>
      </w:rPr>
    </w:lvl>
    <w:lvl w:ilvl="6" w:tplc="CF046524">
      <w:start w:val="1"/>
      <w:numFmt w:val="bullet"/>
      <w:lvlText w:val=""/>
      <w:lvlJc w:val="left"/>
      <w:pPr>
        <w:ind w:left="5040" w:hanging="360"/>
      </w:pPr>
      <w:rPr>
        <w:rFonts w:ascii="Symbol" w:hAnsi="Symbol" w:hint="default"/>
      </w:rPr>
    </w:lvl>
    <w:lvl w:ilvl="7" w:tplc="9064EB68">
      <w:start w:val="1"/>
      <w:numFmt w:val="bullet"/>
      <w:lvlText w:val="o"/>
      <w:lvlJc w:val="left"/>
      <w:pPr>
        <w:ind w:left="5760" w:hanging="360"/>
      </w:pPr>
      <w:rPr>
        <w:rFonts w:ascii="Courier New" w:hAnsi="Courier New" w:hint="default"/>
      </w:rPr>
    </w:lvl>
    <w:lvl w:ilvl="8" w:tplc="91620478">
      <w:start w:val="1"/>
      <w:numFmt w:val="bullet"/>
      <w:lvlText w:val=""/>
      <w:lvlJc w:val="left"/>
      <w:pPr>
        <w:ind w:left="6480" w:hanging="360"/>
      </w:pPr>
      <w:rPr>
        <w:rFonts w:ascii="Wingdings" w:hAnsi="Wingdings" w:hint="default"/>
      </w:rPr>
    </w:lvl>
  </w:abstractNum>
  <w:abstractNum w:abstractNumId="22" w15:restartNumberingAfterBreak="0">
    <w:nsid w:val="43717BAF"/>
    <w:multiLevelType w:val="hybridMultilevel"/>
    <w:tmpl w:val="3D728928"/>
    <w:lvl w:ilvl="0" w:tplc="1ABE5C6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F0599"/>
    <w:multiLevelType w:val="hybridMultilevel"/>
    <w:tmpl w:val="776853C2"/>
    <w:lvl w:ilvl="0" w:tplc="43CA087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735DC"/>
    <w:multiLevelType w:val="hybridMultilevel"/>
    <w:tmpl w:val="628625FA"/>
    <w:lvl w:ilvl="0" w:tplc="A4803B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3B04D"/>
    <w:multiLevelType w:val="hybridMultilevel"/>
    <w:tmpl w:val="5E14A68E"/>
    <w:lvl w:ilvl="0" w:tplc="1C985494">
      <w:start w:val="1"/>
      <w:numFmt w:val="decimal"/>
      <w:lvlText w:val="%1."/>
      <w:lvlJc w:val="left"/>
      <w:pPr>
        <w:ind w:left="720" w:hanging="360"/>
      </w:pPr>
    </w:lvl>
    <w:lvl w:ilvl="1" w:tplc="1674A7CA">
      <w:start w:val="1"/>
      <w:numFmt w:val="lowerLetter"/>
      <w:lvlText w:val="%2."/>
      <w:lvlJc w:val="left"/>
      <w:pPr>
        <w:ind w:left="1440" w:hanging="360"/>
      </w:pPr>
    </w:lvl>
    <w:lvl w:ilvl="2" w:tplc="851291D4">
      <w:start w:val="1"/>
      <w:numFmt w:val="lowerRoman"/>
      <w:lvlText w:val="%3."/>
      <w:lvlJc w:val="right"/>
      <w:pPr>
        <w:ind w:left="2160" w:hanging="180"/>
      </w:pPr>
    </w:lvl>
    <w:lvl w:ilvl="3" w:tplc="EB86FB32">
      <w:start w:val="1"/>
      <w:numFmt w:val="decimal"/>
      <w:lvlText w:val="%4."/>
      <w:lvlJc w:val="left"/>
      <w:pPr>
        <w:ind w:left="2880" w:hanging="360"/>
      </w:pPr>
    </w:lvl>
    <w:lvl w:ilvl="4" w:tplc="57C6D4DE">
      <w:start w:val="1"/>
      <w:numFmt w:val="lowerLetter"/>
      <w:lvlText w:val="%5."/>
      <w:lvlJc w:val="left"/>
      <w:pPr>
        <w:ind w:left="3600" w:hanging="360"/>
      </w:pPr>
    </w:lvl>
    <w:lvl w:ilvl="5" w:tplc="D4985320">
      <w:start w:val="1"/>
      <w:numFmt w:val="lowerRoman"/>
      <w:lvlText w:val="%6."/>
      <w:lvlJc w:val="right"/>
      <w:pPr>
        <w:ind w:left="4320" w:hanging="180"/>
      </w:pPr>
    </w:lvl>
    <w:lvl w:ilvl="6" w:tplc="6E9E0AE0">
      <w:start w:val="1"/>
      <w:numFmt w:val="decimal"/>
      <w:lvlText w:val="%7."/>
      <w:lvlJc w:val="left"/>
      <w:pPr>
        <w:ind w:left="5040" w:hanging="360"/>
      </w:pPr>
    </w:lvl>
    <w:lvl w:ilvl="7" w:tplc="AC72194A">
      <w:start w:val="1"/>
      <w:numFmt w:val="lowerLetter"/>
      <w:lvlText w:val="%8."/>
      <w:lvlJc w:val="left"/>
      <w:pPr>
        <w:ind w:left="5760" w:hanging="360"/>
      </w:pPr>
    </w:lvl>
    <w:lvl w:ilvl="8" w:tplc="81EE02B4">
      <w:start w:val="1"/>
      <w:numFmt w:val="lowerRoman"/>
      <w:lvlText w:val="%9."/>
      <w:lvlJc w:val="right"/>
      <w:pPr>
        <w:ind w:left="6480" w:hanging="180"/>
      </w:pPr>
    </w:lvl>
  </w:abstractNum>
  <w:abstractNum w:abstractNumId="26"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7DF6881"/>
    <w:multiLevelType w:val="hybridMultilevel"/>
    <w:tmpl w:val="6A360FA4"/>
    <w:lvl w:ilvl="0" w:tplc="7DF233A4">
      <w:start w:val="1"/>
      <w:numFmt w:val="bullet"/>
      <w:lvlText w:val=""/>
      <w:lvlJc w:val="left"/>
      <w:pPr>
        <w:ind w:left="720" w:hanging="360"/>
      </w:pPr>
      <w:rPr>
        <w:rFonts w:ascii="Symbol" w:hAnsi="Symbol" w:hint="default"/>
      </w:rPr>
    </w:lvl>
    <w:lvl w:ilvl="1" w:tplc="73E82504">
      <w:start w:val="1"/>
      <w:numFmt w:val="bullet"/>
      <w:lvlText w:val="o"/>
      <w:lvlJc w:val="left"/>
      <w:pPr>
        <w:ind w:left="1440" w:hanging="360"/>
      </w:pPr>
      <w:rPr>
        <w:rFonts w:ascii="Courier New" w:hAnsi="Courier New" w:hint="default"/>
      </w:rPr>
    </w:lvl>
    <w:lvl w:ilvl="2" w:tplc="527A9C24">
      <w:start w:val="1"/>
      <w:numFmt w:val="bullet"/>
      <w:lvlText w:val=""/>
      <w:lvlJc w:val="left"/>
      <w:pPr>
        <w:ind w:left="2160" w:hanging="360"/>
      </w:pPr>
      <w:rPr>
        <w:rFonts w:ascii="Wingdings" w:hAnsi="Wingdings" w:hint="default"/>
      </w:rPr>
    </w:lvl>
    <w:lvl w:ilvl="3" w:tplc="B434E324">
      <w:start w:val="1"/>
      <w:numFmt w:val="bullet"/>
      <w:lvlText w:val=""/>
      <w:lvlJc w:val="left"/>
      <w:pPr>
        <w:ind w:left="2880" w:hanging="360"/>
      </w:pPr>
      <w:rPr>
        <w:rFonts w:ascii="Symbol" w:hAnsi="Symbol" w:hint="default"/>
      </w:rPr>
    </w:lvl>
    <w:lvl w:ilvl="4" w:tplc="7C761D20">
      <w:start w:val="1"/>
      <w:numFmt w:val="bullet"/>
      <w:lvlText w:val="o"/>
      <w:lvlJc w:val="left"/>
      <w:pPr>
        <w:ind w:left="3600" w:hanging="360"/>
      </w:pPr>
      <w:rPr>
        <w:rFonts w:ascii="Courier New" w:hAnsi="Courier New" w:hint="default"/>
      </w:rPr>
    </w:lvl>
    <w:lvl w:ilvl="5" w:tplc="C876F840">
      <w:start w:val="1"/>
      <w:numFmt w:val="bullet"/>
      <w:lvlText w:val=""/>
      <w:lvlJc w:val="left"/>
      <w:pPr>
        <w:ind w:left="4320" w:hanging="360"/>
      </w:pPr>
      <w:rPr>
        <w:rFonts w:ascii="Wingdings" w:hAnsi="Wingdings" w:hint="default"/>
      </w:rPr>
    </w:lvl>
    <w:lvl w:ilvl="6" w:tplc="59268132">
      <w:start w:val="1"/>
      <w:numFmt w:val="bullet"/>
      <w:lvlText w:val=""/>
      <w:lvlJc w:val="left"/>
      <w:pPr>
        <w:ind w:left="5040" w:hanging="360"/>
      </w:pPr>
      <w:rPr>
        <w:rFonts w:ascii="Symbol" w:hAnsi="Symbol" w:hint="default"/>
      </w:rPr>
    </w:lvl>
    <w:lvl w:ilvl="7" w:tplc="F11437EC">
      <w:start w:val="1"/>
      <w:numFmt w:val="bullet"/>
      <w:lvlText w:val="o"/>
      <w:lvlJc w:val="left"/>
      <w:pPr>
        <w:ind w:left="5760" w:hanging="360"/>
      </w:pPr>
      <w:rPr>
        <w:rFonts w:ascii="Courier New" w:hAnsi="Courier New" w:hint="default"/>
      </w:rPr>
    </w:lvl>
    <w:lvl w:ilvl="8" w:tplc="DA8844EC">
      <w:start w:val="1"/>
      <w:numFmt w:val="bullet"/>
      <w:lvlText w:val=""/>
      <w:lvlJc w:val="left"/>
      <w:pPr>
        <w:ind w:left="6480" w:hanging="360"/>
      </w:pPr>
      <w:rPr>
        <w:rFonts w:ascii="Wingdings" w:hAnsi="Wingdings" w:hint="default"/>
      </w:rPr>
    </w:lvl>
  </w:abstractNum>
  <w:abstractNum w:abstractNumId="28"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8A2A8B"/>
    <w:multiLevelType w:val="multilevel"/>
    <w:tmpl w:val="C548E4D8"/>
    <w:lvl w:ilvl="0">
      <w:start w:val="1"/>
      <w:numFmt w:val="decimal"/>
      <w:lvlText w:val="%1."/>
      <w:lvlJc w:val="left"/>
      <w:pPr>
        <w:ind w:left="375" w:hanging="375"/>
      </w:pPr>
      <w:rPr>
        <w:rFonts w:hint="default"/>
      </w:rPr>
    </w:lvl>
    <w:lvl w:ilvl="1">
      <w:start w:val="1"/>
      <w:numFmt w:val="decimal"/>
      <w:lvlText w:val="%1.%2-"/>
      <w:lvlJc w:val="left"/>
      <w:pPr>
        <w:ind w:left="420" w:hanging="37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4"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C0192D"/>
    <w:multiLevelType w:val="hybridMultilevel"/>
    <w:tmpl w:val="48764A2E"/>
    <w:lvl w:ilvl="0" w:tplc="94E49B9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E4874"/>
    <w:multiLevelType w:val="hybridMultilevel"/>
    <w:tmpl w:val="83EC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6786A4"/>
    <w:multiLevelType w:val="hybridMultilevel"/>
    <w:tmpl w:val="180CC898"/>
    <w:lvl w:ilvl="0" w:tplc="FBF0DFC2">
      <w:start w:val="1"/>
      <w:numFmt w:val="bullet"/>
      <w:lvlText w:val=""/>
      <w:lvlJc w:val="left"/>
      <w:pPr>
        <w:ind w:left="720" w:hanging="360"/>
      </w:pPr>
      <w:rPr>
        <w:rFonts w:ascii="Symbol" w:hAnsi="Symbol" w:hint="default"/>
      </w:rPr>
    </w:lvl>
    <w:lvl w:ilvl="1" w:tplc="9BC4283A">
      <w:start w:val="1"/>
      <w:numFmt w:val="bullet"/>
      <w:lvlText w:val="o"/>
      <w:lvlJc w:val="left"/>
      <w:pPr>
        <w:ind w:left="1440" w:hanging="360"/>
      </w:pPr>
      <w:rPr>
        <w:rFonts w:ascii="Courier New" w:hAnsi="Courier New" w:hint="default"/>
      </w:rPr>
    </w:lvl>
    <w:lvl w:ilvl="2" w:tplc="932A5B6C">
      <w:start w:val="1"/>
      <w:numFmt w:val="bullet"/>
      <w:lvlText w:val=""/>
      <w:lvlJc w:val="left"/>
      <w:pPr>
        <w:ind w:left="2160" w:hanging="360"/>
      </w:pPr>
      <w:rPr>
        <w:rFonts w:ascii="Wingdings" w:hAnsi="Wingdings" w:hint="default"/>
      </w:rPr>
    </w:lvl>
    <w:lvl w:ilvl="3" w:tplc="99D8A13E">
      <w:start w:val="1"/>
      <w:numFmt w:val="bullet"/>
      <w:lvlText w:val=""/>
      <w:lvlJc w:val="left"/>
      <w:pPr>
        <w:ind w:left="2880" w:hanging="360"/>
      </w:pPr>
      <w:rPr>
        <w:rFonts w:ascii="Symbol" w:hAnsi="Symbol" w:hint="default"/>
      </w:rPr>
    </w:lvl>
    <w:lvl w:ilvl="4" w:tplc="60C25592">
      <w:start w:val="1"/>
      <w:numFmt w:val="bullet"/>
      <w:lvlText w:val="o"/>
      <w:lvlJc w:val="left"/>
      <w:pPr>
        <w:ind w:left="3600" w:hanging="360"/>
      </w:pPr>
      <w:rPr>
        <w:rFonts w:ascii="Courier New" w:hAnsi="Courier New" w:hint="default"/>
      </w:rPr>
    </w:lvl>
    <w:lvl w:ilvl="5" w:tplc="4A503C14">
      <w:start w:val="1"/>
      <w:numFmt w:val="bullet"/>
      <w:lvlText w:val=""/>
      <w:lvlJc w:val="left"/>
      <w:pPr>
        <w:ind w:left="4320" w:hanging="360"/>
      </w:pPr>
      <w:rPr>
        <w:rFonts w:ascii="Wingdings" w:hAnsi="Wingdings" w:hint="default"/>
      </w:rPr>
    </w:lvl>
    <w:lvl w:ilvl="6" w:tplc="554497CC">
      <w:start w:val="1"/>
      <w:numFmt w:val="bullet"/>
      <w:lvlText w:val=""/>
      <w:lvlJc w:val="left"/>
      <w:pPr>
        <w:ind w:left="5040" w:hanging="360"/>
      </w:pPr>
      <w:rPr>
        <w:rFonts w:ascii="Symbol" w:hAnsi="Symbol" w:hint="default"/>
      </w:rPr>
    </w:lvl>
    <w:lvl w:ilvl="7" w:tplc="14569EB2">
      <w:start w:val="1"/>
      <w:numFmt w:val="bullet"/>
      <w:lvlText w:val="o"/>
      <w:lvlJc w:val="left"/>
      <w:pPr>
        <w:ind w:left="5760" w:hanging="360"/>
      </w:pPr>
      <w:rPr>
        <w:rFonts w:ascii="Courier New" w:hAnsi="Courier New" w:hint="default"/>
      </w:rPr>
    </w:lvl>
    <w:lvl w:ilvl="8" w:tplc="C3EEFBF0">
      <w:start w:val="1"/>
      <w:numFmt w:val="bullet"/>
      <w:lvlText w:val=""/>
      <w:lvlJc w:val="left"/>
      <w:pPr>
        <w:ind w:left="6480" w:hanging="360"/>
      </w:pPr>
      <w:rPr>
        <w:rFonts w:ascii="Wingdings" w:hAnsi="Wingdings" w:hint="default"/>
      </w:rPr>
    </w:lvl>
  </w:abstractNum>
  <w:abstractNum w:abstractNumId="39"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7A153E"/>
    <w:multiLevelType w:val="hybridMultilevel"/>
    <w:tmpl w:val="42AA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E2562"/>
    <w:multiLevelType w:val="hybridMultilevel"/>
    <w:tmpl w:val="A524FBD6"/>
    <w:lvl w:ilvl="0" w:tplc="4EDEFFE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776343">
    <w:abstractNumId w:val="21"/>
  </w:num>
  <w:num w:numId="2" w16cid:durableId="426116127">
    <w:abstractNumId w:val="7"/>
  </w:num>
  <w:num w:numId="3" w16cid:durableId="1436318497">
    <w:abstractNumId w:val="16"/>
  </w:num>
  <w:num w:numId="4" w16cid:durableId="1933081587">
    <w:abstractNumId w:val="38"/>
  </w:num>
  <w:num w:numId="5" w16cid:durableId="936250851">
    <w:abstractNumId w:val="20"/>
  </w:num>
  <w:num w:numId="6" w16cid:durableId="857625706">
    <w:abstractNumId w:val="25"/>
  </w:num>
  <w:num w:numId="7" w16cid:durableId="147211328">
    <w:abstractNumId w:val="1"/>
  </w:num>
  <w:num w:numId="8" w16cid:durableId="1984390132">
    <w:abstractNumId w:val="13"/>
  </w:num>
  <w:num w:numId="9" w16cid:durableId="1191837803">
    <w:abstractNumId w:val="27"/>
  </w:num>
  <w:num w:numId="10" w16cid:durableId="1841968615">
    <w:abstractNumId w:val="10"/>
  </w:num>
  <w:num w:numId="11" w16cid:durableId="911701387">
    <w:abstractNumId w:val="41"/>
  </w:num>
  <w:num w:numId="12" w16cid:durableId="386688386">
    <w:abstractNumId w:val="3"/>
  </w:num>
  <w:num w:numId="13" w16cid:durableId="1521506855">
    <w:abstractNumId w:val="37"/>
  </w:num>
  <w:num w:numId="14" w16cid:durableId="442770913">
    <w:abstractNumId w:val="28"/>
  </w:num>
  <w:num w:numId="15" w16cid:durableId="1776637560">
    <w:abstractNumId w:val="26"/>
  </w:num>
  <w:num w:numId="16" w16cid:durableId="1351223047">
    <w:abstractNumId w:val="8"/>
  </w:num>
  <w:num w:numId="17" w16cid:durableId="784735551">
    <w:abstractNumId w:val="22"/>
  </w:num>
  <w:num w:numId="18" w16cid:durableId="286547087">
    <w:abstractNumId w:val="4"/>
  </w:num>
  <w:num w:numId="19" w16cid:durableId="2132243228">
    <w:abstractNumId w:val="18"/>
  </w:num>
  <w:num w:numId="20" w16cid:durableId="273250238">
    <w:abstractNumId w:val="17"/>
  </w:num>
  <w:num w:numId="21" w16cid:durableId="779491516">
    <w:abstractNumId w:val="31"/>
  </w:num>
  <w:num w:numId="22" w16cid:durableId="1993945301">
    <w:abstractNumId w:val="24"/>
  </w:num>
  <w:num w:numId="23" w16cid:durableId="1184129244">
    <w:abstractNumId w:val="11"/>
  </w:num>
  <w:num w:numId="24" w16cid:durableId="923416408">
    <w:abstractNumId w:val="0"/>
  </w:num>
  <w:num w:numId="25" w16cid:durableId="1784037869">
    <w:abstractNumId w:val="35"/>
  </w:num>
  <w:num w:numId="26" w16cid:durableId="1570073100">
    <w:abstractNumId w:val="29"/>
  </w:num>
  <w:num w:numId="27" w16cid:durableId="1456409629">
    <w:abstractNumId w:val="39"/>
  </w:num>
  <w:num w:numId="28" w16cid:durableId="1344089607">
    <w:abstractNumId w:val="32"/>
  </w:num>
  <w:num w:numId="29" w16cid:durableId="853227137">
    <w:abstractNumId w:val="6"/>
  </w:num>
  <w:num w:numId="30" w16cid:durableId="1880967556">
    <w:abstractNumId w:val="43"/>
  </w:num>
  <w:num w:numId="31" w16cid:durableId="624698720">
    <w:abstractNumId w:val="30"/>
  </w:num>
  <w:num w:numId="32" w16cid:durableId="1125928355">
    <w:abstractNumId w:val="14"/>
  </w:num>
  <w:num w:numId="33" w16cid:durableId="1862014032">
    <w:abstractNumId w:val="34"/>
  </w:num>
  <w:num w:numId="34" w16cid:durableId="937912054">
    <w:abstractNumId w:val="9"/>
  </w:num>
  <w:num w:numId="35" w16cid:durableId="1163547864">
    <w:abstractNumId w:val="15"/>
  </w:num>
  <w:num w:numId="36" w16cid:durableId="1392344086">
    <w:abstractNumId w:val="2"/>
  </w:num>
  <w:num w:numId="37" w16cid:durableId="867720151">
    <w:abstractNumId w:val="19"/>
  </w:num>
  <w:num w:numId="38" w16cid:durableId="1311980574">
    <w:abstractNumId w:val="40"/>
  </w:num>
  <w:num w:numId="39" w16cid:durableId="880749266">
    <w:abstractNumId w:val="36"/>
  </w:num>
  <w:num w:numId="40" w16cid:durableId="969437443">
    <w:abstractNumId w:val="23"/>
  </w:num>
  <w:num w:numId="41" w16cid:durableId="760179002">
    <w:abstractNumId w:val="12"/>
  </w:num>
  <w:num w:numId="42" w16cid:durableId="630677058">
    <w:abstractNumId w:val="42"/>
  </w:num>
  <w:num w:numId="43" w16cid:durableId="381835434">
    <w:abstractNumId w:val="5"/>
  </w:num>
  <w:num w:numId="44" w16cid:durableId="190344010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jn Bauters">
    <w15:presenceInfo w15:providerId="AD" w15:userId="S::Marijn.Bauters@UGent.be::d2cb3474-ca4d-4991-a622-51f039614201"/>
  </w15:person>
  <w15:person w15:author="selene.baez">
    <w15:presenceInfo w15:providerId="None" w15:userId="selene.ba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32E"/>
    <w:rsid w:val="000003F7"/>
    <w:rsid w:val="0000059E"/>
    <w:rsid w:val="00000C41"/>
    <w:rsid w:val="000016F4"/>
    <w:rsid w:val="0000198E"/>
    <w:rsid w:val="000019B9"/>
    <w:rsid w:val="00002295"/>
    <w:rsid w:val="00002340"/>
    <w:rsid w:val="00002442"/>
    <w:rsid w:val="0000266B"/>
    <w:rsid w:val="00002B6D"/>
    <w:rsid w:val="0000302E"/>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70B"/>
    <w:rsid w:val="00014A62"/>
    <w:rsid w:val="00014BF6"/>
    <w:rsid w:val="0001542C"/>
    <w:rsid w:val="00015A93"/>
    <w:rsid w:val="0001604A"/>
    <w:rsid w:val="0001620A"/>
    <w:rsid w:val="00016BBF"/>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5A78"/>
    <w:rsid w:val="00046029"/>
    <w:rsid w:val="000465A5"/>
    <w:rsid w:val="000469B3"/>
    <w:rsid w:val="00046A8D"/>
    <w:rsid w:val="000473FA"/>
    <w:rsid w:val="000502B1"/>
    <w:rsid w:val="000502F6"/>
    <w:rsid w:val="000509D1"/>
    <w:rsid w:val="00050BBD"/>
    <w:rsid w:val="000514B1"/>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725"/>
    <w:rsid w:val="00070C7B"/>
    <w:rsid w:val="000710CB"/>
    <w:rsid w:val="00071271"/>
    <w:rsid w:val="00071622"/>
    <w:rsid w:val="000717BC"/>
    <w:rsid w:val="00071FBA"/>
    <w:rsid w:val="000721A6"/>
    <w:rsid w:val="000722A0"/>
    <w:rsid w:val="00072372"/>
    <w:rsid w:val="0007244B"/>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FCE"/>
    <w:rsid w:val="000A61BD"/>
    <w:rsid w:val="000A6B07"/>
    <w:rsid w:val="000A6F8E"/>
    <w:rsid w:val="000A7442"/>
    <w:rsid w:val="000A745B"/>
    <w:rsid w:val="000A78DE"/>
    <w:rsid w:val="000B05D6"/>
    <w:rsid w:val="000B0EC4"/>
    <w:rsid w:val="000B0F78"/>
    <w:rsid w:val="000B10F1"/>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BE3"/>
    <w:rsid w:val="000F7F47"/>
    <w:rsid w:val="00100105"/>
    <w:rsid w:val="001005B1"/>
    <w:rsid w:val="00100E18"/>
    <w:rsid w:val="001014BF"/>
    <w:rsid w:val="00101B88"/>
    <w:rsid w:val="00101D54"/>
    <w:rsid w:val="00102434"/>
    <w:rsid w:val="001028FE"/>
    <w:rsid w:val="00102E8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680"/>
    <w:rsid w:val="001158FF"/>
    <w:rsid w:val="0011605D"/>
    <w:rsid w:val="0011638E"/>
    <w:rsid w:val="00116549"/>
    <w:rsid w:val="00117190"/>
    <w:rsid w:val="001172FC"/>
    <w:rsid w:val="00117597"/>
    <w:rsid w:val="001179E4"/>
    <w:rsid w:val="00117A48"/>
    <w:rsid w:val="00120871"/>
    <w:rsid w:val="00120AB4"/>
    <w:rsid w:val="00120CC4"/>
    <w:rsid w:val="00121199"/>
    <w:rsid w:val="001218EB"/>
    <w:rsid w:val="00124C93"/>
    <w:rsid w:val="00124E20"/>
    <w:rsid w:val="00124ED9"/>
    <w:rsid w:val="00124F85"/>
    <w:rsid w:val="00125612"/>
    <w:rsid w:val="001257E1"/>
    <w:rsid w:val="0012586C"/>
    <w:rsid w:val="00125883"/>
    <w:rsid w:val="001260AD"/>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01"/>
    <w:rsid w:val="00145517"/>
    <w:rsid w:val="001461A2"/>
    <w:rsid w:val="00146653"/>
    <w:rsid w:val="00146707"/>
    <w:rsid w:val="00146C16"/>
    <w:rsid w:val="0014732B"/>
    <w:rsid w:val="001477D5"/>
    <w:rsid w:val="00147EB0"/>
    <w:rsid w:val="00150792"/>
    <w:rsid w:val="00150ED0"/>
    <w:rsid w:val="00151293"/>
    <w:rsid w:val="00151713"/>
    <w:rsid w:val="001518B3"/>
    <w:rsid w:val="00152081"/>
    <w:rsid w:val="0015257D"/>
    <w:rsid w:val="0015327E"/>
    <w:rsid w:val="00153BCC"/>
    <w:rsid w:val="0015458C"/>
    <w:rsid w:val="0015466D"/>
    <w:rsid w:val="0015521F"/>
    <w:rsid w:val="0015526F"/>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61C7"/>
    <w:rsid w:val="00186321"/>
    <w:rsid w:val="00186636"/>
    <w:rsid w:val="00186B1E"/>
    <w:rsid w:val="00187217"/>
    <w:rsid w:val="0018755B"/>
    <w:rsid w:val="00187718"/>
    <w:rsid w:val="00187C28"/>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D00"/>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6B"/>
    <w:rsid w:val="001A53D0"/>
    <w:rsid w:val="001A5B38"/>
    <w:rsid w:val="001A5C6E"/>
    <w:rsid w:val="001A6273"/>
    <w:rsid w:val="001A62D1"/>
    <w:rsid w:val="001A6434"/>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B75"/>
    <w:rsid w:val="001B3CA1"/>
    <w:rsid w:val="001B3E5B"/>
    <w:rsid w:val="001B419A"/>
    <w:rsid w:val="001B43CF"/>
    <w:rsid w:val="001B457D"/>
    <w:rsid w:val="001B4919"/>
    <w:rsid w:val="001B492A"/>
    <w:rsid w:val="001B4D83"/>
    <w:rsid w:val="001B4DAB"/>
    <w:rsid w:val="001B4FBB"/>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86F"/>
    <w:rsid w:val="001F512A"/>
    <w:rsid w:val="001F5776"/>
    <w:rsid w:val="001F5C5D"/>
    <w:rsid w:val="001F5E31"/>
    <w:rsid w:val="001F62EA"/>
    <w:rsid w:val="001F6305"/>
    <w:rsid w:val="001F6BB2"/>
    <w:rsid w:val="001F7DAD"/>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CD9"/>
    <w:rsid w:val="00207E06"/>
    <w:rsid w:val="00210101"/>
    <w:rsid w:val="0021068A"/>
    <w:rsid w:val="002109CE"/>
    <w:rsid w:val="00210B53"/>
    <w:rsid w:val="00210E72"/>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479D"/>
    <w:rsid w:val="00235148"/>
    <w:rsid w:val="002356E9"/>
    <w:rsid w:val="002358E0"/>
    <w:rsid w:val="00235B96"/>
    <w:rsid w:val="002367D6"/>
    <w:rsid w:val="0023783A"/>
    <w:rsid w:val="0024008E"/>
    <w:rsid w:val="00240212"/>
    <w:rsid w:val="00240BC8"/>
    <w:rsid w:val="0024127E"/>
    <w:rsid w:val="0024163B"/>
    <w:rsid w:val="0024178F"/>
    <w:rsid w:val="00241BD8"/>
    <w:rsid w:val="002429E4"/>
    <w:rsid w:val="00242EC2"/>
    <w:rsid w:val="00243024"/>
    <w:rsid w:val="002430F7"/>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F81"/>
    <w:rsid w:val="0028057F"/>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FB9"/>
    <w:rsid w:val="002A005E"/>
    <w:rsid w:val="002A011D"/>
    <w:rsid w:val="002A092B"/>
    <w:rsid w:val="002A0987"/>
    <w:rsid w:val="002A0B90"/>
    <w:rsid w:val="002A12F6"/>
    <w:rsid w:val="002A1369"/>
    <w:rsid w:val="002A1C62"/>
    <w:rsid w:val="002A1CC8"/>
    <w:rsid w:val="002A2059"/>
    <w:rsid w:val="002A220F"/>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82"/>
    <w:rsid w:val="002E126F"/>
    <w:rsid w:val="002E12C4"/>
    <w:rsid w:val="002E133D"/>
    <w:rsid w:val="002E1524"/>
    <w:rsid w:val="002E20F2"/>
    <w:rsid w:val="002E2665"/>
    <w:rsid w:val="002E26FF"/>
    <w:rsid w:val="002E2C06"/>
    <w:rsid w:val="002E3036"/>
    <w:rsid w:val="002E3063"/>
    <w:rsid w:val="002E3139"/>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23"/>
    <w:rsid w:val="00335C50"/>
    <w:rsid w:val="00335CB7"/>
    <w:rsid w:val="0033636A"/>
    <w:rsid w:val="003366D7"/>
    <w:rsid w:val="003368B2"/>
    <w:rsid w:val="00337053"/>
    <w:rsid w:val="00337179"/>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4B25"/>
    <w:rsid w:val="0037522C"/>
    <w:rsid w:val="003752AC"/>
    <w:rsid w:val="003759C6"/>
    <w:rsid w:val="003765FE"/>
    <w:rsid w:val="003768FB"/>
    <w:rsid w:val="00376A95"/>
    <w:rsid w:val="00376E74"/>
    <w:rsid w:val="00377041"/>
    <w:rsid w:val="0037743E"/>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6607"/>
    <w:rsid w:val="003D6B12"/>
    <w:rsid w:val="003D6C5C"/>
    <w:rsid w:val="003D6E01"/>
    <w:rsid w:val="003D73A3"/>
    <w:rsid w:val="003D7B42"/>
    <w:rsid w:val="003D7CF2"/>
    <w:rsid w:val="003D7D1C"/>
    <w:rsid w:val="003D7E76"/>
    <w:rsid w:val="003DF99A"/>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866"/>
    <w:rsid w:val="003F5918"/>
    <w:rsid w:val="003F6357"/>
    <w:rsid w:val="003F6FF7"/>
    <w:rsid w:val="003F715D"/>
    <w:rsid w:val="003F7861"/>
    <w:rsid w:val="003F7946"/>
    <w:rsid w:val="003F7986"/>
    <w:rsid w:val="003F7C04"/>
    <w:rsid w:val="003F7C42"/>
    <w:rsid w:val="003F7D2A"/>
    <w:rsid w:val="003F7EFF"/>
    <w:rsid w:val="0040017F"/>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104CA"/>
    <w:rsid w:val="004106FD"/>
    <w:rsid w:val="00410BF2"/>
    <w:rsid w:val="00411123"/>
    <w:rsid w:val="00411CE7"/>
    <w:rsid w:val="00411E9B"/>
    <w:rsid w:val="00412116"/>
    <w:rsid w:val="004121CD"/>
    <w:rsid w:val="0041242C"/>
    <w:rsid w:val="0041260A"/>
    <w:rsid w:val="004129CF"/>
    <w:rsid w:val="004131D9"/>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A80"/>
    <w:rsid w:val="00465DE3"/>
    <w:rsid w:val="00465EF8"/>
    <w:rsid w:val="0046628B"/>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361"/>
    <w:rsid w:val="00473956"/>
    <w:rsid w:val="00473C47"/>
    <w:rsid w:val="00473C82"/>
    <w:rsid w:val="00473CA9"/>
    <w:rsid w:val="00474040"/>
    <w:rsid w:val="00474070"/>
    <w:rsid w:val="00474558"/>
    <w:rsid w:val="0047466D"/>
    <w:rsid w:val="00474C2F"/>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C1A"/>
    <w:rsid w:val="00511CBD"/>
    <w:rsid w:val="00511D50"/>
    <w:rsid w:val="00511DC3"/>
    <w:rsid w:val="00512100"/>
    <w:rsid w:val="00512113"/>
    <w:rsid w:val="005125E5"/>
    <w:rsid w:val="0051380D"/>
    <w:rsid w:val="00513A39"/>
    <w:rsid w:val="00513A79"/>
    <w:rsid w:val="00513C41"/>
    <w:rsid w:val="00514007"/>
    <w:rsid w:val="0051478F"/>
    <w:rsid w:val="005148DE"/>
    <w:rsid w:val="00514928"/>
    <w:rsid w:val="005149FF"/>
    <w:rsid w:val="00514DDD"/>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1AB"/>
    <w:rsid w:val="00545DA1"/>
    <w:rsid w:val="005460BC"/>
    <w:rsid w:val="005461E8"/>
    <w:rsid w:val="005462C2"/>
    <w:rsid w:val="00546677"/>
    <w:rsid w:val="00546CC5"/>
    <w:rsid w:val="005471EE"/>
    <w:rsid w:val="005473C1"/>
    <w:rsid w:val="005473ED"/>
    <w:rsid w:val="00547A12"/>
    <w:rsid w:val="00550DD6"/>
    <w:rsid w:val="00550DEE"/>
    <w:rsid w:val="00550ECA"/>
    <w:rsid w:val="0055122B"/>
    <w:rsid w:val="00552B38"/>
    <w:rsid w:val="0055337D"/>
    <w:rsid w:val="0055339E"/>
    <w:rsid w:val="005536DB"/>
    <w:rsid w:val="005539F6"/>
    <w:rsid w:val="00553D5C"/>
    <w:rsid w:val="00553FCA"/>
    <w:rsid w:val="0055424C"/>
    <w:rsid w:val="00554271"/>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24CA"/>
    <w:rsid w:val="0056271C"/>
    <w:rsid w:val="005627C7"/>
    <w:rsid w:val="00562B16"/>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4E3F"/>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51C"/>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80F"/>
    <w:rsid w:val="005F5C00"/>
    <w:rsid w:val="005F7060"/>
    <w:rsid w:val="005F786D"/>
    <w:rsid w:val="005F78CF"/>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FF5"/>
    <w:rsid w:val="00614009"/>
    <w:rsid w:val="0061401B"/>
    <w:rsid w:val="0061411B"/>
    <w:rsid w:val="00614383"/>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1AF4"/>
    <w:rsid w:val="006526D9"/>
    <w:rsid w:val="006527D8"/>
    <w:rsid w:val="0065283E"/>
    <w:rsid w:val="00652E3B"/>
    <w:rsid w:val="00652EAF"/>
    <w:rsid w:val="00653AF0"/>
    <w:rsid w:val="006549D9"/>
    <w:rsid w:val="00654BDD"/>
    <w:rsid w:val="00654E53"/>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EEE"/>
    <w:rsid w:val="00685481"/>
    <w:rsid w:val="00685A46"/>
    <w:rsid w:val="00685E10"/>
    <w:rsid w:val="00685EEF"/>
    <w:rsid w:val="00686149"/>
    <w:rsid w:val="00686856"/>
    <w:rsid w:val="00686AEF"/>
    <w:rsid w:val="006911BA"/>
    <w:rsid w:val="00691642"/>
    <w:rsid w:val="006916F5"/>
    <w:rsid w:val="0069205D"/>
    <w:rsid w:val="00692836"/>
    <w:rsid w:val="0069323F"/>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8F"/>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0FF04"/>
    <w:rsid w:val="007108C1"/>
    <w:rsid w:val="00710991"/>
    <w:rsid w:val="00710AC9"/>
    <w:rsid w:val="00710F40"/>
    <w:rsid w:val="00711211"/>
    <w:rsid w:val="0071127C"/>
    <w:rsid w:val="0071133B"/>
    <w:rsid w:val="00711594"/>
    <w:rsid w:val="007119A9"/>
    <w:rsid w:val="00711A09"/>
    <w:rsid w:val="00711B12"/>
    <w:rsid w:val="007122EE"/>
    <w:rsid w:val="00712DE4"/>
    <w:rsid w:val="007136D5"/>
    <w:rsid w:val="00714696"/>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40364"/>
    <w:rsid w:val="00740B48"/>
    <w:rsid w:val="0074184C"/>
    <w:rsid w:val="00741B86"/>
    <w:rsid w:val="00741FAC"/>
    <w:rsid w:val="007425AF"/>
    <w:rsid w:val="007427D8"/>
    <w:rsid w:val="0074350B"/>
    <w:rsid w:val="0074387F"/>
    <w:rsid w:val="007438BA"/>
    <w:rsid w:val="00743B56"/>
    <w:rsid w:val="00743B5F"/>
    <w:rsid w:val="00743C09"/>
    <w:rsid w:val="00744143"/>
    <w:rsid w:val="00744EB5"/>
    <w:rsid w:val="0074521C"/>
    <w:rsid w:val="007455BE"/>
    <w:rsid w:val="00745663"/>
    <w:rsid w:val="00745791"/>
    <w:rsid w:val="00745A4F"/>
    <w:rsid w:val="007460A6"/>
    <w:rsid w:val="007462AA"/>
    <w:rsid w:val="0074681D"/>
    <w:rsid w:val="00746A82"/>
    <w:rsid w:val="00747908"/>
    <w:rsid w:val="00747EB2"/>
    <w:rsid w:val="00747F54"/>
    <w:rsid w:val="007502DC"/>
    <w:rsid w:val="007521D0"/>
    <w:rsid w:val="007529E4"/>
    <w:rsid w:val="00752D1C"/>
    <w:rsid w:val="0075300A"/>
    <w:rsid w:val="007535E7"/>
    <w:rsid w:val="00753AB7"/>
    <w:rsid w:val="00753CB0"/>
    <w:rsid w:val="0075430B"/>
    <w:rsid w:val="00754D69"/>
    <w:rsid w:val="00754DEE"/>
    <w:rsid w:val="00754FDF"/>
    <w:rsid w:val="00755AC1"/>
    <w:rsid w:val="007561D8"/>
    <w:rsid w:val="0075687D"/>
    <w:rsid w:val="007569A7"/>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D10"/>
    <w:rsid w:val="00777FBF"/>
    <w:rsid w:val="00780060"/>
    <w:rsid w:val="0078009A"/>
    <w:rsid w:val="0078048F"/>
    <w:rsid w:val="007807D1"/>
    <w:rsid w:val="00780FF6"/>
    <w:rsid w:val="0078130F"/>
    <w:rsid w:val="00781448"/>
    <w:rsid w:val="0078144C"/>
    <w:rsid w:val="00781EBF"/>
    <w:rsid w:val="007820EB"/>
    <w:rsid w:val="007828CC"/>
    <w:rsid w:val="00783543"/>
    <w:rsid w:val="00783621"/>
    <w:rsid w:val="00783A63"/>
    <w:rsid w:val="00783C0E"/>
    <w:rsid w:val="0078479E"/>
    <w:rsid w:val="0078585A"/>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8C"/>
    <w:rsid w:val="007D488D"/>
    <w:rsid w:val="007D493C"/>
    <w:rsid w:val="007D5317"/>
    <w:rsid w:val="007D5D78"/>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846"/>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C5F"/>
    <w:rsid w:val="008F5137"/>
    <w:rsid w:val="008F5721"/>
    <w:rsid w:val="008F5A6E"/>
    <w:rsid w:val="008F5D5D"/>
    <w:rsid w:val="008F612A"/>
    <w:rsid w:val="008F62B7"/>
    <w:rsid w:val="008F6DD9"/>
    <w:rsid w:val="008F6F18"/>
    <w:rsid w:val="008F7358"/>
    <w:rsid w:val="008F73CF"/>
    <w:rsid w:val="008F73E1"/>
    <w:rsid w:val="008F7456"/>
    <w:rsid w:val="008F7BD5"/>
    <w:rsid w:val="008F7EBB"/>
    <w:rsid w:val="008F7EFF"/>
    <w:rsid w:val="00900010"/>
    <w:rsid w:val="0090007B"/>
    <w:rsid w:val="00900413"/>
    <w:rsid w:val="0090145F"/>
    <w:rsid w:val="00901C44"/>
    <w:rsid w:val="0090290F"/>
    <w:rsid w:val="00902938"/>
    <w:rsid w:val="00902E8E"/>
    <w:rsid w:val="00904AE1"/>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2C86"/>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D1"/>
    <w:rsid w:val="009168AA"/>
    <w:rsid w:val="00916EA1"/>
    <w:rsid w:val="00917231"/>
    <w:rsid w:val="0091781D"/>
    <w:rsid w:val="00917EA0"/>
    <w:rsid w:val="0092000B"/>
    <w:rsid w:val="009203A7"/>
    <w:rsid w:val="00920BD8"/>
    <w:rsid w:val="009210B5"/>
    <w:rsid w:val="00921DFA"/>
    <w:rsid w:val="00922098"/>
    <w:rsid w:val="00922158"/>
    <w:rsid w:val="0092221D"/>
    <w:rsid w:val="00922C89"/>
    <w:rsid w:val="00923AF0"/>
    <w:rsid w:val="0092406F"/>
    <w:rsid w:val="009241AF"/>
    <w:rsid w:val="00924981"/>
    <w:rsid w:val="00924EBF"/>
    <w:rsid w:val="00925200"/>
    <w:rsid w:val="00925288"/>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DD6"/>
    <w:rsid w:val="0099705D"/>
    <w:rsid w:val="009974CF"/>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D28"/>
    <w:rsid w:val="00A00D6A"/>
    <w:rsid w:val="00A010C2"/>
    <w:rsid w:val="00A013C4"/>
    <w:rsid w:val="00A014A3"/>
    <w:rsid w:val="00A01835"/>
    <w:rsid w:val="00A01FE7"/>
    <w:rsid w:val="00A020E4"/>
    <w:rsid w:val="00A022EF"/>
    <w:rsid w:val="00A02586"/>
    <w:rsid w:val="00A029C0"/>
    <w:rsid w:val="00A02A29"/>
    <w:rsid w:val="00A02E27"/>
    <w:rsid w:val="00A02EF2"/>
    <w:rsid w:val="00A0354F"/>
    <w:rsid w:val="00A035FC"/>
    <w:rsid w:val="00A036A4"/>
    <w:rsid w:val="00A04170"/>
    <w:rsid w:val="00A04A28"/>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D48"/>
    <w:rsid w:val="00A22136"/>
    <w:rsid w:val="00A228FF"/>
    <w:rsid w:val="00A22F3E"/>
    <w:rsid w:val="00A23241"/>
    <w:rsid w:val="00A239C6"/>
    <w:rsid w:val="00A23B13"/>
    <w:rsid w:val="00A24743"/>
    <w:rsid w:val="00A25762"/>
    <w:rsid w:val="00A2623C"/>
    <w:rsid w:val="00A26563"/>
    <w:rsid w:val="00A26AC0"/>
    <w:rsid w:val="00A26DA4"/>
    <w:rsid w:val="00A27391"/>
    <w:rsid w:val="00A27750"/>
    <w:rsid w:val="00A27AA8"/>
    <w:rsid w:val="00A300E8"/>
    <w:rsid w:val="00A309E8"/>
    <w:rsid w:val="00A30B6D"/>
    <w:rsid w:val="00A30E7D"/>
    <w:rsid w:val="00A3118C"/>
    <w:rsid w:val="00A311B4"/>
    <w:rsid w:val="00A312CA"/>
    <w:rsid w:val="00A31315"/>
    <w:rsid w:val="00A31770"/>
    <w:rsid w:val="00A3186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5AD"/>
    <w:rsid w:val="00A51B48"/>
    <w:rsid w:val="00A52201"/>
    <w:rsid w:val="00A529B5"/>
    <w:rsid w:val="00A5308D"/>
    <w:rsid w:val="00A530CA"/>
    <w:rsid w:val="00A5328E"/>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13C"/>
    <w:rsid w:val="00A62366"/>
    <w:rsid w:val="00A62475"/>
    <w:rsid w:val="00A626E5"/>
    <w:rsid w:val="00A62C61"/>
    <w:rsid w:val="00A62D84"/>
    <w:rsid w:val="00A62E6E"/>
    <w:rsid w:val="00A6354E"/>
    <w:rsid w:val="00A63705"/>
    <w:rsid w:val="00A63963"/>
    <w:rsid w:val="00A63F47"/>
    <w:rsid w:val="00A647F3"/>
    <w:rsid w:val="00A65225"/>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10008"/>
    <w:rsid w:val="00B104DA"/>
    <w:rsid w:val="00B10784"/>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80436"/>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DE4"/>
    <w:rsid w:val="00B93E2B"/>
    <w:rsid w:val="00B94860"/>
    <w:rsid w:val="00B949D2"/>
    <w:rsid w:val="00B9511C"/>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A75"/>
    <w:rsid w:val="00BE5D10"/>
    <w:rsid w:val="00BE606E"/>
    <w:rsid w:val="00BE6A71"/>
    <w:rsid w:val="00BE6DF2"/>
    <w:rsid w:val="00BE6E60"/>
    <w:rsid w:val="00BE6F6B"/>
    <w:rsid w:val="00BE7434"/>
    <w:rsid w:val="00BE749A"/>
    <w:rsid w:val="00BE78AF"/>
    <w:rsid w:val="00BE79C3"/>
    <w:rsid w:val="00BE7AE7"/>
    <w:rsid w:val="00BF0042"/>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1EC7"/>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DB0"/>
    <w:rsid w:val="00C31E77"/>
    <w:rsid w:val="00C31EC8"/>
    <w:rsid w:val="00C32801"/>
    <w:rsid w:val="00C33E53"/>
    <w:rsid w:val="00C34013"/>
    <w:rsid w:val="00C34104"/>
    <w:rsid w:val="00C3551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5604"/>
    <w:rsid w:val="00C656AD"/>
    <w:rsid w:val="00C65BB1"/>
    <w:rsid w:val="00C65FB5"/>
    <w:rsid w:val="00C66130"/>
    <w:rsid w:val="00C67161"/>
    <w:rsid w:val="00C67740"/>
    <w:rsid w:val="00C67E59"/>
    <w:rsid w:val="00C70423"/>
    <w:rsid w:val="00C70C85"/>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700F"/>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9E5"/>
    <w:rsid w:val="00C953FD"/>
    <w:rsid w:val="00C9557C"/>
    <w:rsid w:val="00C96608"/>
    <w:rsid w:val="00C97418"/>
    <w:rsid w:val="00C978A2"/>
    <w:rsid w:val="00C97AD5"/>
    <w:rsid w:val="00CA095C"/>
    <w:rsid w:val="00CA1C7D"/>
    <w:rsid w:val="00CA2055"/>
    <w:rsid w:val="00CA25C2"/>
    <w:rsid w:val="00CA2779"/>
    <w:rsid w:val="00CA277E"/>
    <w:rsid w:val="00CA2829"/>
    <w:rsid w:val="00CA2C0D"/>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16D5"/>
    <w:rsid w:val="00CB2505"/>
    <w:rsid w:val="00CB251A"/>
    <w:rsid w:val="00CB29ED"/>
    <w:rsid w:val="00CB2AE3"/>
    <w:rsid w:val="00CB2F4D"/>
    <w:rsid w:val="00CB3009"/>
    <w:rsid w:val="00CB3226"/>
    <w:rsid w:val="00CB3343"/>
    <w:rsid w:val="00CB34AA"/>
    <w:rsid w:val="00CB3926"/>
    <w:rsid w:val="00CB3BBF"/>
    <w:rsid w:val="00CB41B0"/>
    <w:rsid w:val="00CB480A"/>
    <w:rsid w:val="00CB4963"/>
    <w:rsid w:val="00CB4C2F"/>
    <w:rsid w:val="00CB543F"/>
    <w:rsid w:val="00CB56D4"/>
    <w:rsid w:val="00CB574F"/>
    <w:rsid w:val="00CB5A00"/>
    <w:rsid w:val="00CB5A97"/>
    <w:rsid w:val="00CB5BB1"/>
    <w:rsid w:val="00CB5C14"/>
    <w:rsid w:val="00CB5D85"/>
    <w:rsid w:val="00CB6124"/>
    <w:rsid w:val="00CB620B"/>
    <w:rsid w:val="00CB6246"/>
    <w:rsid w:val="00CB6603"/>
    <w:rsid w:val="00CB6CF6"/>
    <w:rsid w:val="00CB71DE"/>
    <w:rsid w:val="00CB7858"/>
    <w:rsid w:val="00CB788A"/>
    <w:rsid w:val="00CB7C0F"/>
    <w:rsid w:val="00CB7D31"/>
    <w:rsid w:val="00CC06AF"/>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134"/>
    <w:rsid w:val="00CE4280"/>
    <w:rsid w:val="00CE466D"/>
    <w:rsid w:val="00CE5536"/>
    <w:rsid w:val="00CE56C1"/>
    <w:rsid w:val="00CE5EA0"/>
    <w:rsid w:val="00CE5F39"/>
    <w:rsid w:val="00CE6DD5"/>
    <w:rsid w:val="00CE6E54"/>
    <w:rsid w:val="00CE7835"/>
    <w:rsid w:val="00CEA3EB"/>
    <w:rsid w:val="00CF0303"/>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1C22"/>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B8D"/>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C1946"/>
    <w:rsid w:val="00EC1991"/>
    <w:rsid w:val="00EC25DA"/>
    <w:rsid w:val="00EC2963"/>
    <w:rsid w:val="00EC29C6"/>
    <w:rsid w:val="00EC2A16"/>
    <w:rsid w:val="00EC2DD3"/>
    <w:rsid w:val="00EC2E46"/>
    <w:rsid w:val="00EC3142"/>
    <w:rsid w:val="00EC321F"/>
    <w:rsid w:val="00EC33D8"/>
    <w:rsid w:val="00EC379F"/>
    <w:rsid w:val="00EC44F4"/>
    <w:rsid w:val="00EC6307"/>
    <w:rsid w:val="00EC6D42"/>
    <w:rsid w:val="00EC6EA6"/>
    <w:rsid w:val="00EC728E"/>
    <w:rsid w:val="00EC7C9E"/>
    <w:rsid w:val="00ED005C"/>
    <w:rsid w:val="00ED0251"/>
    <w:rsid w:val="00ED0E69"/>
    <w:rsid w:val="00ED135F"/>
    <w:rsid w:val="00ED162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386B"/>
    <w:rsid w:val="00F03B23"/>
    <w:rsid w:val="00F03CEF"/>
    <w:rsid w:val="00F0430D"/>
    <w:rsid w:val="00F04930"/>
    <w:rsid w:val="00F04F00"/>
    <w:rsid w:val="00F04F24"/>
    <w:rsid w:val="00F04FC6"/>
    <w:rsid w:val="00F05043"/>
    <w:rsid w:val="00F05135"/>
    <w:rsid w:val="00F053D9"/>
    <w:rsid w:val="00F0604F"/>
    <w:rsid w:val="00F06144"/>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7457"/>
    <w:rsid w:val="00FF7626"/>
    <w:rsid w:val="00FF7C44"/>
    <w:rsid w:val="0106D903"/>
    <w:rsid w:val="0107DBA6"/>
    <w:rsid w:val="010C0BCC"/>
    <w:rsid w:val="01183144"/>
    <w:rsid w:val="01183E34"/>
    <w:rsid w:val="011DB1C5"/>
    <w:rsid w:val="011F9753"/>
    <w:rsid w:val="012B8524"/>
    <w:rsid w:val="0137827C"/>
    <w:rsid w:val="01469D77"/>
    <w:rsid w:val="014FC291"/>
    <w:rsid w:val="015581B0"/>
    <w:rsid w:val="01765866"/>
    <w:rsid w:val="01865C07"/>
    <w:rsid w:val="01945952"/>
    <w:rsid w:val="0195085B"/>
    <w:rsid w:val="01BA7DDC"/>
    <w:rsid w:val="01BAEA0D"/>
    <w:rsid w:val="01CA25A6"/>
    <w:rsid w:val="01D0DBC7"/>
    <w:rsid w:val="01D91798"/>
    <w:rsid w:val="01E6486D"/>
    <w:rsid w:val="01E722C4"/>
    <w:rsid w:val="01EF4673"/>
    <w:rsid w:val="0210A89F"/>
    <w:rsid w:val="02179237"/>
    <w:rsid w:val="02565830"/>
    <w:rsid w:val="026B1ECE"/>
    <w:rsid w:val="026B9F1F"/>
    <w:rsid w:val="02749F95"/>
    <w:rsid w:val="0277AC76"/>
    <w:rsid w:val="02786266"/>
    <w:rsid w:val="027D692B"/>
    <w:rsid w:val="027FD3A7"/>
    <w:rsid w:val="028AE65F"/>
    <w:rsid w:val="028FB6C9"/>
    <w:rsid w:val="0295274E"/>
    <w:rsid w:val="029FAEFB"/>
    <w:rsid w:val="02A3FC51"/>
    <w:rsid w:val="02AE8B0C"/>
    <w:rsid w:val="02B3BF5F"/>
    <w:rsid w:val="02C513E0"/>
    <w:rsid w:val="02C6F408"/>
    <w:rsid w:val="02CFF794"/>
    <w:rsid w:val="02D3BF62"/>
    <w:rsid w:val="02DE074A"/>
    <w:rsid w:val="02E5F3BC"/>
    <w:rsid w:val="02EACEB4"/>
    <w:rsid w:val="02F215AB"/>
    <w:rsid w:val="02F23248"/>
    <w:rsid w:val="030099DB"/>
    <w:rsid w:val="030576E3"/>
    <w:rsid w:val="031076DE"/>
    <w:rsid w:val="03108C7B"/>
    <w:rsid w:val="0310F4AC"/>
    <w:rsid w:val="0318C2B8"/>
    <w:rsid w:val="0324FC36"/>
    <w:rsid w:val="033202B9"/>
    <w:rsid w:val="03320E01"/>
    <w:rsid w:val="0338D82A"/>
    <w:rsid w:val="0339B2F2"/>
    <w:rsid w:val="033AC967"/>
    <w:rsid w:val="034C0D8F"/>
    <w:rsid w:val="034DB3E1"/>
    <w:rsid w:val="034E05CA"/>
    <w:rsid w:val="034F752E"/>
    <w:rsid w:val="034FF695"/>
    <w:rsid w:val="03530537"/>
    <w:rsid w:val="035CE59B"/>
    <w:rsid w:val="035D08FF"/>
    <w:rsid w:val="036980DC"/>
    <w:rsid w:val="036A7A63"/>
    <w:rsid w:val="0374E134"/>
    <w:rsid w:val="037B7DB3"/>
    <w:rsid w:val="03835FED"/>
    <w:rsid w:val="038F4939"/>
    <w:rsid w:val="0399344A"/>
    <w:rsid w:val="039D46B2"/>
    <w:rsid w:val="03A0D26F"/>
    <w:rsid w:val="03A99D67"/>
    <w:rsid w:val="03AC2CAF"/>
    <w:rsid w:val="03ADF3E8"/>
    <w:rsid w:val="03AEA2AB"/>
    <w:rsid w:val="03C40131"/>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A56AF"/>
    <w:rsid w:val="047EE61D"/>
    <w:rsid w:val="048020CF"/>
    <w:rsid w:val="04815231"/>
    <w:rsid w:val="0494FAE8"/>
    <w:rsid w:val="04980ABE"/>
    <w:rsid w:val="049A841E"/>
    <w:rsid w:val="049D936C"/>
    <w:rsid w:val="04A25236"/>
    <w:rsid w:val="04C51007"/>
    <w:rsid w:val="04CADAE2"/>
    <w:rsid w:val="04DE9E0C"/>
    <w:rsid w:val="04E71653"/>
    <w:rsid w:val="04FB9C5B"/>
    <w:rsid w:val="051632D6"/>
    <w:rsid w:val="052298E2"/>
    <w:rsid w:val="052B2EDD"/>
    <w:rsid w:val="052E7D01"/>
    <w:rsid w:val="052E7DE5"/>
    <w:rsid w:val="053DB0D2"/>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E0968"/>
    <w:rsid w:val="05F3490E"/>
    <w:rsid w:val="060DB0E6"/>
    <w:rsid w:val="061EBFD9"/>
    <w:rsid w:val="0632F6ED"/>
    <w:rsid w:val="063A1829"/>
    <w:rsid w:val="063BBE73"/>
    <w:rsid w:val="0644CC01"/>
    <w:rsid w:val="064CD9EC"/>
    <w:rsid w:val="064CDAC0"/>
    <w:rsid w:val="064E6143"/>
    <w:rsid w:val="064FDBEE"/>
    <w:rsid w:val="06526288"/>
    <w:rsid w:val="0662C2D7"/>
    <w:rsid w:val="066C857E"/>
    <w:rsid w:val="066F5443"/>
    <w:rsid w:val="06771209"/>
    <w:rsid w:val="067E72F2"/>
    <w:rsid w:val="067EA076"/>
    <w:rsid w:val="0680D6E8"/>
    <w:rsid w:val="06863AE5"/>
    <w:rsid w:val="0687F104"/>
    <w:rsid w:val="06975EA8"/>
    <w:rsid w:val="069E8DDC"/>
    <w:rsid w:val="06A84188"/>
    <w:rsid w:val="06A91DA6"/>
    <w:rsid w:val="06B22C9C"/>
    <w:rsid w:val="06C08569"/>
    <w:rsid w:val="06F2586A"/>
    <w:rsid w:val="06F417D7"/>
    <w:rsid w:val="06FCB4EB"/>
    <w:rsid w:val="0705CB56"/>
    <w:rsid w:val="0705FC53"/>
    <w:rsid w:val="07120ECF"/>
    <w:rsid w:val="0717EF19"/>
    <w:rsid w:val="0717F030"/>
    <w:rsid w:val="071B4F2E"/>
    <w:rsid w:val="072EE1D3"/>
    <w:rsid w:val="07337A9A"/>
    <w:rsid w:val="0741A670"/>
    <w:rsid w:val="07467286"/>
    <w:rsid w:val="07526638"/>
    <w:rsid w:val="07533768"/>
    <w:rsid w:val="075916F2"/>
    <w:rsid w:val="075B1B7A"/>
    <w:rsid w:val="075BF4CE"/>
    <w:rsid w:val="07923258"/>
    <w:rsid w:val="079E4F7A"/>
    <w:rsid w:val="07B8F94A"/>
    <w:rsid w:val="07B91FC3"/>
    <w:rsid w:val="07C0BB5E"/>
    <w:rsid w:val="07C1E35F"/>
    <w:rsid w:val="07C2F014"/>
    <w:rsid w:val="07C5C47D"/>
    <w:rsid w:val="07C891F7"/>
    <w:rsid w:val="07CD4198"/>
    <w:rsid w:val="07CF59E8"/>
    <w:rsid w:val="07EF3CE5"/>
    <w:rsid w:val="07F3E6CD"/>
    <w:rsid w:val="07FB6013"/>
    <w:rsid w:val="07FF7B72"/>
    <w:rsid w:val="07FFA9F5"/>
    <w:rsid w:val="08189286"/>
    <w:rsid w:val="08345246"/>
    <w:rsid w:val="08369AE5"/>
    <w:rsid w:val="0836B3E0"/>
    <w:rsid w:val="083D0C11"/>
    <w:rsid w:val="084038BB"/>
    <w:rsid w:val="084C136B"/>
    <w:rsid w:val="085EE79D"/>
    <w:rsid w:val="08600B13"/>
    <w:rsid w:val="08619509"/>
    <w:rsid w:val="0875544D"/>
    <w:rsid w:val="087AAFD7"/>
    <w:rsid w:val="087FF617"/>
    <w:rsid w:val="0887A46C"/>
    <w:rsid w:val="088B13E4"/>
    <w:rsid w:val="088B80DD"/>
    <w:rsid w:val="0890D35F"/>
    <w:rsid w:val="089FFB49"/>
    <w:rsid w:val="08ABCF22"/>
    <w:rsid w:val="08C246F9"/>
    <w:rsid w:val="08C2E11F"/>
    <w:rsid w:val="08C3D5AC"/>
    <w:rsid w:val="08C8997C"/>
    <w:rsid w:val="08C91D21"/>
    <w:rsid w:val="08CA4846"/>
    <w:rsid w:val="08FF27E0"/>
    <w:rsid w:val="090A33CE"/>
    <w:rsid w:val="090E8B42"/>
    <w:rsid w:val="09146041"/>
    <w:rsid w:val="09173CCC"/>
    <w:rsid w:val="091B3756"/>
    <w:rsid w:val="091CE41B"/>
    <w:rsid w:val="09242A97"/>
    <w:rsid w:val="092788E7"/>
    <w:rsid w:val="093F231D"/>
    <w:rsid w:val="0943722D"/>
    <w:rsid w:val="094E59AD"/>
    <w:rsid w:val="0950657B"/>
    <w:rsid w:val="09565F85"/>
    <w:rsid w:val="0957964F"/>
    <w:rsid w:val="095EC16C"/>
    <w:rsid w:val="0961415D"/>
    <w:rsid w:val="09682BE0"/>
    <w:rsid w:val="0972492B"/>
    <w:rsid w:val="097B95F2"/>
    <w:rsid w:val="09851BDD"/>
    <w:rsid w:val="09955F4D"/>
    <w:rsid w:val="0997F12D"/>
    <w:rsid w:val="09A01166"/>
    <w:rsid w:val="09A6E310"/>
    <w:rsid w:val="09B5A1E9"/>
    <w:rsid w:val="09B5E89E"/>
    <w:rsid w:val="09BC95E3"/>
    <w:rsid w:val="09BCF67A"/>
    <w:rsid w:val="09CA7CB1"/>
    <w:rsid w:val="09E42BE0"/>
    <w:rsid w:val="09E71587"/>
    <w:rsid w:val="09E728CB"/>
    <w:rsid w:val="09F22BE1"/>
    <w:rsid w:val="0A04C78C"/>
    <w:rsid w:val="0A063528"/>
    <w:rsid w:val="0A0BF1B6"/>
    <w:rsid w:val="0A16BA9D"/>
    <w:rsid w:val="0A1E490C"/>
    <w:rsid w:val="0A20BE8D"/>
    <w:rsid w:val="0A211567"/>
    <w:rsid w:val="0A23D7ED"/>
    <w:rsid w:val="0A74ED1D"/>
    <w:rsid w:val="0A8759AD"/>
    <w:rsid w:val="0A99CE82"/>
    <w:rsid w:val="0A9EF108"/>
    <w:rsid w:val="0AC9F60C"/>
    <w:rsid w:val="0ADE10DE"/>
    <w:rsid w:val="0AE42CB3"/>
    <w:rsid w:val="0AEC5E04"/>
    <w:rsid w:val="0AF72F95"/>
    <w:rsid w:val="0B077F66"/>
    <w:rsid w:val="0B0B3B98"/>
    <w:rsid w:val="0B0D0D1D"/>
    <w:rsid w:val="0B10F178"/>
    <w:rsid w:val="0B12E095"/>
    <w:rsid w:val="0B21FE56"/>
    <w:rsid w:val="0B353430"/>
    <w:rsid w:val="0B3D6F1B"/>
    <w:rsid w:val="0B48E5A7"/>
    <w:rsid w:val="0B5A6FA6"/>
    <w:rsid w:val="0B5BC7CF"/>
    <w:rsid w:val="0B80297C"/>
    <w:rsid w:val="0B8BE63B"/>
    <w:rsid w:val="0B953E50"/>
    <w:rsid w:val="0B9BC84C"/>
    <w:rsid w:val="0BA4CD72"/>
    <w:rsid w:val="0BA76F30"/>
    <w:rsid w:val="0BAF4C5A"/>
    <w:rsid w:val="0BB5965A"/>
    <w:rsid w:val="0BC40240"/>
    <w:rsid w:val="0BC758C4"/>
    <w:rsid w:val="0BC76375"/>
    <w:rsid w:val="0BC95C14"/>
    <w:rsid w:val="0BD1A74F"/>
    <w:rsid w:val="0BD1AF47"/>
    <w:rsid w:val="0BDCA223"/>
    <w:rsid w:val="0BEC76EB"/>
    <w:rsid w:val="0BF8ED00"/>
    <w:rsid w:val="0BFA0DAD"/>
    <w:rsid w:val="0BFC8E89"/>
    <w:rsid w:val="0C04E6A7"/>
    <w:rsid w:val="0C188634"/>
    <w:rsid w:val="0C1FE6E1"/>
    <w:rsid w:val="0C2700A2"/>
    <w:rsid w:val="0C27B98E"/>
    <w:rsid w:val="0C2E5F15"/>
    <w:rsid w:val="0C31D660"/>
    <w:rsid w:val="0C32B4B3"/>
    <w:rsid w:val="0C4ACCF7"/>
    <w:rsid w:val="0C5B9B4F"/>
    <w:rsid w:val="0C5D168D"/>
    <w:rsid w:val="0C7739A7"/>
    <w:rsid w:val="0C78660F"/>
    <w:rsid w:val="0C97BDCE"/>
    <w:rsid w:val="0C99F901"/>
    <w:rsid w:val="0CA0D1F6"/>
    <w:rsid w:val="0CA3DACA"/>
    <w:rsid w:val="0CA4697A"/>
    <w:rsid w:val="0CA4EE57"/>
    <w:rsid w:val="0CBE6117"/>
    <w:rsid w:val="0CBF185F"/>
    <w:rsid w:val="0CC78E7E"/>
    <w:rsid w:val="0CD255E6"/>
    <w:rsid w:val="0CD2B332"/>
    <w:rsid w:val="0CD7CC22"/>
    <w:rsid w:val="0CEC3D15"/>
    <w:rsid w:val="0CEF9200"/>
    <w:rsid w:val="0CF14754"/>
    <w:rsid w:val="0D0E22D3"/>
    <w:rsid w:val="0D19C383"/>
    <w:rsid w:val="0D212A43"/>
    <w:rsid w:val="0D224BCD"/>
    <w:rsid w:val="0D2BBD4D"/>
    <w:rsid w:val="0D361CE5"/>
    <w:rsid w:val="0D393911"/>
    <w:rsid w:val="0D3CBF2F"/>
    <w:rsid w:val="0D449C55"/>
    <w:rsid w:val="0D4F687A"/>
    <w:rsid w:val="0D53AB51"/>
    <w:rsid w:val="0D5C9F3F"/>
    <w:rsid w:val="0D5CC3FC"/>
    <w:rsid w:val="0D6256D8"/>
    <w:rsid w:val="0D6587D8"/>
    <w:rsid w:val="0D6DFB53"/>
    <w:rsid w:val="0D774835"/>
    <w:rsid w:val="0D7D5988"/>
    <w:rsid w:val="0D86A802"/>
    <w:rsid w:val="0D89A3CE"/>
    <w:rsid w:val="0D92BFE3"/>
    <w:rsid w:val="0DA02FD8"/>
    <w:rsid w:val="0DA98FC5"/>
    <w:rsid w:val="0DBF3C6C"/>
    <w:rsid w:val="0DC18973"/>
    <w:rsid w:val="0DCC5EC2"/>
    <w:rsid w:val="0DCD04C4"/>
    <w:rsid w:val="0DD5EDA9"/>
    <w:rsid w:val="0DE0ABFB"/>
    <w:rsid w:val="0DE68150"/>
    <w:rsid w:val="0DF5EB22"/>
    <w:rsid w:val="0E0BFB79"/>
    <w:rsid w:val="0E1CD4D5"/>
    <w:rsid w:val="0E1CDEBD"/>
    <w:rsid w:val="0E239080"/>
    <w:rsid w:val="0E2CAB0E"/>
    <w:rsid w:val="0E30BE8C"/>
    <w:rsid w:val="0E3A4C92"/>
    <w:rsid w:val="0E3C444F"/>
    <w:rsid w:val="0E41B98C"/>
    <w:rsid w:val="0E4DED15"/>
    <w:rsid w:val="0E5578A5"/>
    <w:rsid w:val="0E5A3587"/>
    <w:rsid w:val="0E5C0A7F"/>
    <w:rsid w:val="0E642535"/>
    <w:rsid w:val="0E73A95F"/>
    <w:rsid w:val="0E76ABD9"/>
    <w:rsid w:val="0E803185"/>
    <w:rsid w:val="0E8187B4"/>
    <w:rsid w:val="0E833077"/>
    <w:rsid w:val="0E8BE3DC"/>
    <w:rsid w:val="0E9AD0DE"/>
    <w:rsid w:val="0E9F5CB3"/>
    <w:rsid w:val="0EA379AC"/>
    <w:rsid w:val="0EA4FFA4"/>
    <w:rsid w:val="0EA56CD4"/>
    <w:rsid w:val="0EB188C3"/>
    <w:rsid w:val="0ECF0BBD"/>
    <w:rsid w:val="0ED245BA"/>
    <w:rsid w:val="0ED64BC0"/>
    <w:rsid w:val="0EE11507"/>
    <w:rsid w:val="0EE41099"/>
    <w:rsid w:val="0EEBA26C"/>
    <w:rsid w:val="0EF945A3"/>
    <w:rsid w:val="0EFA9F89"/>
    <w:rsid w:val="0EFACEA9"/>
    <w:rsid w:val="0EFF7CB7"/>
    <w:rsid w:val="0F18C3FC"/>
    <w:rsid w:val="0F267503"/>
    <w:rsid w:val="0F27EB6E"/>
    <w:rsid w:val="0F2E8146"/>
    <w:rsid w:val="0F310BCF"/>
    <w:rsid w:val="0F326929"/>
    <w:rsid w:val="0F412482"/>
    <w:rsid w:val="0F441BDF"/>
    <w:rsid w:val="0F4C8B01"/>
    <w:rsid w:val="0F504D8F"/>
    <w:rsid w:val="0F5373AD"/>
    <w:rsid w:val="0F546B34"/>
    <w:rsid w:val="0F55A093"/>
    <w:rsid w:val="0F5B6EDE"/>
    <w:rsid w:val="0F6638B1"/>
    <w:rsid w:val="0F76396D"/>
    <w:rsid w:val="0F79261B"/>
    <w:rsid w:val="0F877F44"/>
    <w:rsid w:val="0FA0B0D7"/>
    <w:rsid w:val="0FA49CEA"/>
    <w:rsid w:val="0FAC8AF6"/>
    <w:rsid w:val="0FAC9AC0"/>
    <w:rsid w:val="0FAEE686"/>
    <w:rsid w:val="0FB1DE08"/>
    <w:rsid w:val="0FB51745"/>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5DF2C"/>
    <w:rsid w:val="106D8135"/>
    <w:rsid w:val="107041DC"/>
    <w:rsid w:val="107DD6C2"/>
    <w:rsid w:val="1085C9C0"/>
    <w:rsid w:val="108A7D41"/>
    <w:rsid w:val="10963643"/>
    <w:rsid w:val="1097CF30"/>
    <w:rsid w:val="10AA1DAD"/>
    <w:rsid w:val="10B35736"/>
    <w:rsid w:val="10C576F2"/>
    <w:rsid w:val="10CCB516"/>
    <w:rsid w:val="10D9077B"/>
    <w:rsid w:val="10E7DEC4"/>
    <w:rsid w:val="10EFE77A"/>
    <w:rsid w:val="10F32AA5"/>
    <w:rsid w:val="10F4A0BE"/>
    <w:rsid w:val="1102CB3A"/>
    <w:rsid w:val="1108E261"/>
    <w:rsid w:val="1109D18B"/>
    <w:rsid w:val="11138C80"/>
    <w:rsid w:val="1114C475"/>
    <w:rsid w:val="11160B30"/>
    <w:rsid w:val="112106FC"/>
    <w:rsid w:val="1128E81F"/>
    <w:rsid w:val="1134102E"/>
    <w:rsid w:val="1144879C"/>
    <w:rsid w:val="115AFB74"/>
    <w:rsid w:val="116B317D"/>
    <w:rsid w:val="11794B84"/>
    <w:rsid w:val="11828E5D"/>
    <w:rsid w:val="1188E563"/>
    <w:rsid w:val="1191FB7F"/>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60F9F9"/>
    <w:rsid w:val="126224A3"/>
    <w:rsid w:val="1279098C"/>
    <w:rsid w:val="1282BC45"/>
    <w:rsid w:val="1293113E"/>
    <w:rsid w:val="1293189C"/>
    <w:rsid w:val="129A313C"/>
    <w:rsid w:val="12A478E5"/>
    <w:rsid w:val="12AAEC04"/>
    <w:rsid w:val="12B9CD60"/>
    <w:rsid w:val="12CA2CE1"/>
    <w:rsid w:val="12CB9C66"/>
    <w:rsid w:val="12CC18D3"/>
    <w:rsid w:val="12D3AA3F"/>
    <w:rsid w:val="12DBEBCB"/>
    <w:rsid w:val="12E1B43A"/>
    <w:rsid w:val="12E2122E"/>
    <w:rsid w:val="12EAC04A"/>
    <w:rsid w:val="12ED695A"/>
    <w:rsid w:val="12ED80C2"/>
    <w:rsid w:val="12EF3011"/>
    <w:rsid w:val="12F513D3"/>
    <w:rsid w:val="130727FA"/>
    <w:rsid w:val="131BB2A2"/>
    <w:rsid w:val="131BF93C"/>
    <w:rsid w:val="13330B80"/>
    <w:rsid w:val="13395763"/>
    <w:rsid w:val="133F4629"/>
    <w:rsid w:val="1359E389"/>
    <w:rsid w:val="13653B3B"/>
    <w:rsid w:val="136D5AD3"/>
    <w:rsid w:val="136D896A"/>
    <w:rsid w:val="136EE620"/>
    <w:rsid w:val="1375882F"/>
    <w:rsid w:val="1383E9B9"/>
    <w:rsid w:val="13895D87"/>
    <w:rsid w:val="1389F1E1"/>
    <w:rsid w:val="138C347B"/>
    <w:rsid w:val="138C8F93"/>
    <w:rsid w:val="138E8A2F"/>
    <w:rsid w:val="13918C25"/>
    <w:rsid w:val="139881FD"/>
    <w:rsid w:val="13A0CD26"/>
    <w:rsid w:val="13CA2DAB"/>
    <w:rsid w:val="13CC07D1"/>
    <w:rsid w:val="13DCD8C5"/>
    <w:rsid w:val="13EA50E3"/>
    <w:rsid w:val="13FE6D13"/>
    <w:rsid w:val="13FF7675"/>
    <w:rsid w:val="141A4187"/>
    <w:rsid w:val="141AB5F7"/>
    <w:rsid w:val="141C1C7E"/>
    <w:rsid w:val="141C8A66"/>
    <w:rsid w:val="1421908A"/>
    <w:rsid w:val="1425F9FB"/>
    <w:rsid w:val="142FBFD0"/>
    <w:rsid w:val="143617C9"/>
    <w:rsid w:val="1438C234"/>
    <w:rsid w:val="14641ADB"/>
    <w:rsid w:val="148621CE"/>
    <w:rsid w:val="14932985"/>
    <w:rsid w:val="1497AB5D"/>
    <w:rsid w:val="14989895"/>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4797"/>
    <w:rsid w:val="15208ADD"/>
    <w:rsid w:val="15300690"/>
    <w:rsid w:val="153108B3"/>
    <w:rsid w:val="15391179"/>
    <w:rsid w:val="153AF817"/>
    <w:rsid w:val="1540BF4A"/>
    <w:rsid w:val="155B8CAD"/>
    <w:rsid w:val="15669158"/>
    <w:rsid w:val="156FC3CF"/>
    <w:rsid w:val="15714B59"/>
    <w:rsid w:val="159E5A05"/>
    <w:rsid w:val="15AFFE87"/>
    <w:rsid w:val="15B41F0F"/>
    <w:rsid w:val="15C0E3F2"/>
    <w:rsid w:val="15C50BD4"/>
    <w:rsid w:val="15C66F4E"/>
    <w:rsid w:val="15C6C1C4"/>
    <w:rsid w:val="15EEE4AE"/>
    <w:rsid w:val="15FFFA95"/>
    <w:rsid w:val="16057B7B"/>
    <w:rsid w:val="1607025B"/>
    <w:rsid w:val="1608EA21"/>
    <w:rsid w:val="16254CC3"/>
    <w:rsid w:val="162D6691"/>
    <w:rsid w:val="16493A15"/>
    <w:rsid w:val="16495F79"/>
    <w:rsid w:val="1655369C"/>
    <w:rsid w:val="165645CE"/>
    <w:rsid w:val="16590358"/>
    <w:rsid w:val="165EA58D"/>
    <w:rsid w:val="16628845"/>
    <w:rsid w:val="1673315B"/>
    <w:rsid w:val="167E6F82"/>
    <w:rsid w:val="1688954A"/>
    <w:rsid w:val="168B2B39"/>
    <w:rsid w:val="168F1808"/>
    <w:rsid w:val="1695EB7E"/>
    <w:rsid w:val="16A5F764"/>
    <w:rsid w:val="16B1EF22"/>
    <w:rsid w:val="16B821B6"/>
    <w:rsid w:val="16BBA3CB"/>
    <w:rsid w:val="16C0551F"/>
    <w:rsid w:val="16C876B9"/>
    <w:rsid w:val="16D0828A"/>
    <w:rsid w:val="16D5494C"/>
    <w:rsid w:val="16D8D393"/>
    <w:rsid w:val="16DB8BAA"/>
    <w:rsid w:val="16F64C4C"/>
    <w:rsid w:val="1705A7D4"/>
    <w:rsid w:val="1711167A"/>
    <w:rsid w:val="1719DCA4"/>
    <w:rsid w:val="1722DDD5"/>
    <w:rsid w:val="17231F79"/>
    <w:rsid w:val="17329B4B"/>
    <w:rsid w:val="17428E3E"/>
    <w:rsid w:val="1746E5DA"/>
    <w:rsid w:val="1747FC12"/>
    <w:rsid w:val="174B314C"/>
    <w:rsid w:val="175CA08F"/>
    <w:rsid w:val="17656A22"/>
    <w:rsid w:val="1766AE78"/>
    <w:rsid w:val="1776E6D7"/>
    <w:rsid w:val="177DD9D7"/>
    <w:rsid w:val="178A69BF"/>
    <w:rsid w:val="178E7FD0"/>
    <w:rsid w:val="178EB2F0"/>
    <w:rsid w:val="178FFB1B"/>
    <w:rsid w:val="179EDF4F"/>
    <w:rsid w:val="17A04E50"/>
    <w:rsid w:val="17A174E3"/>
    <w:rsid w:val="17A4B0AF"/>
    <w:rsid w:val="17A65CDB"/>
    <w:rsid w:val="17A84566"/>
    <w:rsid w:val="17C6EC60"/>
    <w:rsid w:val="17CB453F"/>
    <w:rsid w:val="17CD07D0"/>
    <w:rsid w:val="17D211AC"/>
    <w:rsid w:val="17E53A07"/>
    <w:rsid w:val="17E72CA0"/>
    <w:rsid w:val="17EB955B"/>
    <w:rsid w:val="17F73890"/>
    <w:rsid w:val="1802CEEE"/>
    <w:rsid w:val="18082549"/>
    <w:rsid w:val="180977E7"/>
    <w:rsid w:val="1815DB6A"/>
    <w:rsid w:val="182558DB"/>
    <w:rsid w:val="182917FF"/>
    <w:rsid w:val="1830CB27"/>
    <w:rsid w:val="18330852"/>
    <w:rsid w:val="1834FA1D"/>
    <w:rsid w:val="1836A2D8"/>
    <w:rsid w:val="18386C5C"/>
    <w:rsid w:val="1839EE58"/>
    <w:rsid w:val="1847C1D1"/>
    <w:rsid w:val="18482028"/>
    <w:rsid w:val="184BA0DB"/>
    <w:rsid w:val="1859FCAC"/>
    <w:rsid w:val="18612DEE"/>
    <w:rsid w:val="18662F9D"/>
    <w:rsid w:val="186B8FDF"/>
    <w:rsid w:val="186C23BE"/>
    <w:rsid w:val="186FD771"/>
    <w:rsid w:val="187333F2"/>
    <w:rsid w:val="1886BF16"/>
    <w:rsid w:val="189B8AEC"/>
    <w:rsid w:val="189BC16A"/>
    <w:rsid w:val="18A69F6C"/>
    <w:rsid w:val="18AEB8D3"/>
    <w:rsid w:val="18BC04BC"/>
    <w:rsid w:val="18C28EEF"/>
    <w:rsid w:val="18EF4DDA"/>
    <w:rsid w:val="18F60E51"/>
    <w:rsid w:val="18F8F829"/>
    <w:rsid w:val="1912D49C"/>
    <w:rsid w:val="19158BA0"/>
    <w:rsid w:val="191852EB"/>
    <w:rsid w:val="191FA5F9"/>
    <w:rsid w:val="19247E87"/>
    <w:rsid w:val="192A2223"/>
    <w:rsid w:val="1933211B"/>
    <w:rsid w:val="1935617C"/>
    <w:rsid w:val="19373408"/>
    <w:rsid w:val="193AD614"/>
    <w:rsid w:val="19421C6C"/>
    <w:rsid w:val="194FBC24"/>
    <w:rsid w:val="19627459"/>
    <w:rsid w:val="196AEF66"/>
    <w:rsid w:val="1975B78D"/>
    <w:rsid w:val="197C4E09"/>
    <w:rsid w:val="198289C6"/>
    <w:rsid w:val="1988610F"/>
    <w:rsid w:val="198B4231"/>
    <w:rsid w:val="198E846D"/>
    <w:rsid w:val="1998D6EC"/>
    <w:rsid w:val="199B15F8"/>
    <w:rsid w:val="199C11B5"/>
    <w:rsid w:val="199FC166"/>
    <w:rsid w:val="19A913BB"/>
    <w:rsid w:val="19ADD3AB"/>
    <w:rsid w:val="19ADEAED"/>
    <w:rsid w:val="19AE0F0D"/>
    <w:rsid w:val="19AE57FD"/>
    <w:rsid w:val="19B551CF"/>
    <w:rsid w:val="19BC50FF"/>
    <w:rsid w:val="19BDB76B"/>
    <w:rsid w:val="19DCA6C9"/>
    <w:rsid w:val="19DECFEC"/>
    <w:rsid w:val="19E342D2"/>
    <w:rsid w:val="19E98CA0"/>
    <w:rsid w:val="19FB4E86"/>
    <w:rsid w:val="19FFBFE1"/>
    <w:rsid w:val="1A027F01"/>
    <w:rsid w:val="1A099F54"/>
    <w:rsid w:val="1A1134E0"/>
    <w:rsid w:val="1A139C3D"/>
    <w:rsid w:val="1A152DF4"/>
    <w:rsid w:val="1A19A1D6"/>
    <w:rsid w:val="1A2A015E"/>
    <w:rsid w:val="1A3CC790"/>
    <w:rsid w:val="1A48B50C"/>
    <w:rsid w:val="1A5EBC3B"/>
    <w:rsid w:val="1A63413C"/>
    <w:rsid w:val="1A696508"/>
    <w:rsid w:val="1A7369B7"/>
    <w:rsid w:val="1A7CA4DB"/>
    <w:rsid w:val="1A83FC69"/>
    <w:rsid w:val="1A92865B"/>
    <w:rsid w:val="1A974F35"/>
    <w:rsid w:val="1A9B8BB1"/>
    <w:rsid w:val="1A9CB2A0"/>
    <w:rsid w:val="1A9E2B1A"/>
    <w:rsid w:val="1AA5C250"/>
    <w:rsid w:val="1AAC11B9"/>
    <w:rsid w:val="1AC54A85"/>
    <w:rsid w:val="1AC66AD1"/>
    <w:rsid w:val="1ACA5E73"/>
    <w:rsid w:val="1ACAC03F"/>
    <w:rsid w:val="1ACFB763"/>
    <w:rsid w:val="1AD08AD7"/>
    <w:rsid w:val="1AD9B21A"/>
    <w:rsid w:val="1ADED188"/>
    <w:rsid w:val="1AE90185"/>
    <w:rsid w:val="1AEB2CBC"/>
    <w:rsid w:val="1AF62610"/>
    <w:rsid w:val="1AFBF351"/>
    <w:rsid w:val="1B07ECB6"/>
    <w:rsid w:val="1B0BD1A4"/>
    <w:rsid w:val="1B0C98B2"/>
    <w:rsid w:val="1B0EDABB"/>
    <w:rsid w:val="1B1C455C"/>
    <w:rsid w:val="1B215C57"/>
    <w:rsid w:val="1B219AF0"/>
    <w:rsid w:val="1B2212DF"/>
    <w:rsid w:val="1B25BF74"/>
    <w:rsid w:val="1B2AE059"/>
    <w:rsid w:val="1B3B39D3"/>
    <w:rsid w:val="1B40450F"/>
    <w:rsid w:val="1B471AC5"/>
    <w:rsid w:val="1B6B9574"/>
    <w:rsid w:val="1B6D605E"/>
    <w:rsid w:val="1B825348"/>
    <w:rsid w:val="1B826F2D"/>
    <w:rsid w:val="1B997C08"/>
    <w:rsid w:val="1B9D2FF5"/>
    <w:rsid w:val="1BA74F2B"/>
    <w:rsid w:val="1BBDB611"/>
    <w:rsid w:val="1BC2121F"/>
    <w:rsid w:val="1BC2F7F3"/>
    <w:rsid w:val="1BCCE4C4"/>
    <w:rsid w:val="1BCD5264"/>
    <w:rsid w:val="1BD0E6C8"/>
    <w:rsid w:val="1BE6581C"/>
    <w:rsid w:val="1BEB6C01"/>
    <w:rsid w:val="1BEBAF35"/>
    <w:rsid w:val="1C0508CE"/>
    <w:rsid w:val="1C11856E"/>
    <w:rsid w:val="1C1C0004"/>
    <w:rsid w:val="1C1F26D8"/>
    <w:rsid w:val="1C264B85"/>
    <w:rsid w:val="1C28812F"/>
    <w:rsid w:val="1C29A0B2"/>
    <w:rsid w:val="1C2A8C3A"/>
    <w:rsid w:val="1C3BEAEF"/>
    <w:rsid w:val="1C3CDE86"/>
    <w:rsid w:val="1C3DE2D8"/>
    <w:rsid w:val="1C51CECC"/>
    <w:rsid w:val="1C57F93C"/>
    <w:rsid w:val="1C602339"/>
    <w:rsid w:val="1C69658F"/>
    <w:rsid w:val="1C6B5023"/>
    <w:rsid w:val="1C923BD1"/>
    <w:rsid w:val="1C99B438"/>
    <w:rsid w:val="1CA3431C"/>
    <w:rsid w:val="1CAA8B69"/>
    <w:rsid w:val="1CC87416"/>
    <w:rsid w:val="1CC8C017"/>
    <w:rsid w:val="1CCCDC3B"/>
    <w:rsid w:val="1CCEA326"/>
    <w:rsid w:val="1CD0FDF9"/>
    <w:rsid w:val="1CD43D40"/>
    <w:rsid w:val="1CE98A47"/>
    <w:rsid w:val="1CEFA8BC"/>
    <w:rsid w:val="1CF437FF"/>
    <w:rsid w:val="1CF5088A"/>
    <w:rsid w:val="1CF91BBF"/>
    <w:rsid w:val="1D0A354C"/>
    <w:rsid w:val="1D157708"/>
    <w:rsid w:val="1D2BA31A"/>
    <w:rsid w:val="1D2E6097"/>
    <w:rsid w:val="1D319BA3"/>
    <w:rsid w:val="1D331D19"/>
    <w:rsid w:val="1D3B32C5"/>
    <w:rsid w:val="1D435868"/>
    <w:rsid w:val="1D549E5F"/>
    <w:rsid w:val="1D5A32D2"/>
    <w:rsid w:val="1D5AABB2"/>
    <w:rsid w:val="1D66539F"/>
    <w:rsid w:val="1D6BE243"/>
    <w:rsid w:val="1D791552"/>
    <w:rsid w:val="1D7C824B"/>
    <w:rsid w:val="1D7E3736"/>
    <w:rsid w:val="1D7FE239"/>
    <w:rsid w:val="1D8BD719"/>
    <w:rsid w:val="1D9099D7"/>
    <w:rsid w:val="1D96F92D"/>
    <w:rsid w:val="1DB06B16"/>
    <w:rsid w:val="1DB76F90"/>
    <w:rsid w:val="1DBAA0F8"/>
    <w:rsid w:val="1DBF8185"/>
    <w:rsid w:val="1DCFE369"/>
    <w:rsid w:val="1DD15DAB"/>
    <w:rsid w:val="1DD45E86"/>
    <w:rsid w:val="1DDA69E9"/>
    <w:rsid w:val="1DDE9DC5"/>
    <w:rsid w:val="1DDF4799"/>
    <w:rsid w:val="1DE217DC"/>
    <w:rsid w:val="1DE64AC6"/>
    <w:rsid w:val="1DE83F29"/>
    <w:rsid w:val="1DEE800C"/>
    <w:rsid w:val="1DF34293"/>
    <w:rsid w:val="1DFCA13A"/>
    <w:rsid w:val="1DFDC6F9"/>
    <w:rsid w:val="1E06C257"/>
    <w:rsid w:val="1E076BA0"/>
    <w:rsid w:val="1E077B5A"/>
    <w:rsid w:val="1E0CBFD1"/>
    <w:rsid w:val="1E1E5E19"/>
    <w:rsid w:val="1E258FFE"/>
    <w:rsid w:val="1E2AD157"/>
    <w:rsid w:val="1E2F4FED"/>
    <w:rsid w:val="1E312241"/>
    <w:rsid w:val="1E3518D9"/>
    <w:rsid w:val="1E36BC4B"/>
    <w:rsid w:val="1E424F4E"/>
    <w:rsid w:val="1E475829"/>
    <w:rsid w:val="1E4FFADE"/>
    <w:rsid w:val="1E57F57E"/>
    <w:rsid w:val="1E6867D7"/>
    <w:rsid w:val="1E6E94C2"/>
    <w:rsid w:val="1E700550"/>
    <w:rsid w:val="1E76FB4C"/>
    <w:rsid w:val="1E8FF4F8"/>
    <w:rsid w:val="1E904547"/>
    <w:rsid w:val="1E9058FB"/>
    <w:rsid w:val="1E924856"/>
    <w:rsid w:val="1E92AD65"/>
    <w:rsid w:val="1E9A831E"/>
    <w:rsid w:val="1EAC2F77"/>
    <w:rsid w:val="1EB00B05"/>
    <w:rsid w:val="1EB2986E"/>
    <w:rsid w:val="1EB34640"/>
    <w:rsid w:val="1ED95C09"/>
    <w:rsid w:val="1EEA7488"/>
    <w:rsid w:val="1EED101F"/>
    <w:rsid w:val="1EF1431B"/>
    <w:rsid w:val="1EFCCE72"/>
    <w:rsid w:val="1F0D3ADA"/>
    <w:rsid w:val="1F158868"/>
    <w:rsid w:val="1F1AC53F"/>
    <w:rsid w:val="1F1FDF7F"/>
    <w:rsid w:val="1F2EE3AD"/>
    <w:rsid w:val="1F38B50D"/>
    <w:rsid w:val="1F3A8273"/>
    <w:rsid w:val="1F41B890"/>
    <w:rsid w:val="1F45704B"/>
    <w:rsid w:val="1F530646"/>
    <w:rsid w:val="1F5D2E58"/>
    <w:rsid w:val="1F5EB96D"/>
    <w:rsid w:val="1F65985A"/>
    <w:rsid w:val="1F65A032"/>
    <w:rsid w:val="1F69B1AB"/>
    <w:rsid w:val="1F6ED80B"/>
    <w:rsid w:val="1F7235CD"/>
    <w:rsid w:val="1F725A37"/>
    <w:rsid w:val="1F809BE4"/>
    <w:rsid w:val="1F84A081"/>
    <w:rsid w:val="1F859636"/>
    <w:rsid w:val="1F89AFC4"/>
    <w:rsid w:val="1F89E59E"/>
    <w:rsid w:val="1F8A0EAB"/>
    <w:rsid w:val="1F908C42"/>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20194C7D"/>
    <w:rsid w:val="20265CD6"/>
    <w:rsid w:val="202D1DEA"/>
    <w:rsid w:val="203C8DC9"/>
    <w:rsid w:val="203D4B0B"/>
    <w:rsid w:val="205BBD37"/>
    <w:rsid w:val="205F1428"/>
    <w:rsid w:val="20609775"/>
    <w:rsid w:val="2063AEBA"/>
    <w:rsid w:val="207198BC"/>
    <w:rsid w:val="208813BF"/>
    <w:rsid w:val="2088F27A"/>
    <w:rsid w:val="20AC8B20"/>
    <w:rsid w:val="20B25C65"/>
    <w:rsid w:val="20B87F03"/>
    <w:rsid w:val="20B959BA"/>
    <w:rsid w:val="20D55D1B"/>
    <w:rsid w:val="20D670E4"/>
    <w:rsid w:val="20DF4BB4"/>
    <w:rsid w:val="20E4F78D"/>
    <w:rsid w:val="20EA68BD"/>
    <w:rsid w:val="20EAF854"/>
    <w:rsid w:val="20ECF921"/>
    <w:rsid w:val="20F8EF38"/>
    <w:rsid w:val="20F9F5FC"/>
    <w:rsid w:val="210B39F5"/>
    <w:rsid w:val="210CA5DF"/>
    <w:rsid w:val="21218D22"/>
    <w:rsid w:val="21288A20"/>
    <w:rsid w:val="212977FF"/>
    <w:rsid w:val="2139D721"/>
    <w:rsid w:val="213A3F0C"/>
    <w:rsid w:val="213ABDB7"/>
    <w:rsid w:val="213CDD18"/>
    <w:rsid w:val="21447FBD"/>
    <w:rsid w:val="21457948"/>
    <w:rsid w:val="214A9B32"/>
    <w:rsid w:val="217ADFB4"/>
    <w:rsid w:val="21850756"/>
    <w:rsid w:val="2185E2DD"/>
    <w:rsid w:val="218DD407"/>
    <w:rsid w:val="21965C8C"/>
    <w:rsid w:val="2198EC7B"/>
    <w:rsid w:val="21AF9BA9"/>
    <w:rsid w:val="21B1CB6D"/>
    <w:rsid w:val="21BBAF76"/>
    <w:rsid w:val="21BDD897"/>
    <w:rsid w:val="21C0DFEE"/>
    <w:rsid w:val="21CBE5CF"/>
    <w:rsid w:val="21CE7AB5"/>
    <w:rsid w:val="21EF0425"/>
    <w:rsid w:val="21F4D1E6"/>
    <w:rsid w:val="21FC0999"/>
    <w:rsid w:val="22136FD7"/>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DB630D"/>
    <w:rsid w:val="22E24B4B"/>
    <w:rsid w:val="22E32987"/>
    <w:rsid w:val="22E417A0"/>
    <w:rsid w:val="22F0726A"/>
    <w:rsid w:val="22F80A3B"/>
    <w:rsid w:val="23075810"/>
    <w:rsid w:val="230CCFB8"/>
    <w:rsid w:val="2310183C"/>
    <w:rsid w:val="2310897E"/>
    <w:rsid w:val="2312F862"/>
    <w:rsid w:val="23192EAE"/>
    <w:rsid w:val="23238FAA"/>
    <w:rsid w:val="232576C5"/>
    <w:rsid w:val="232A0EF1"/>
    <w:rsid w:val="232B455A"/>
    <w:rsid w:val="232DFCF5"/>
    <w:rsid w:val="23370933"/>
    <w:rsid w:val="2348240D"/>
    <w:rsid w:val="234E9B93"/>
    <w:rsid w:val="2353EA9C"/>
    <w:rsid w:val="23543666"/>
    <w:rsid w:val="23660742"/>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8BB73"/>
    <w:rsid w:val="240D8757"/>
    <w:rsid w:val="240ECBE9"/>
    <w:rsid w:val="241300A4"/>
    <w:rsid w:val="241C6F01"/>
    <w:rsid w:val="242833CE"/>
    <w:rsid w:val="2428A1E4"/>
    <w:rsid w:val="242A4121"/>
    <w:rsid w:val="242E418A"/>
    <w:rsid w:val="24332E66"/>
    <w:rsid w:val="24377586"/>
    <w:rsid w:val="243B6F5C"/>
    <w:rsid w:val="245B2595"/>
    <w:rsid w:val="245D6A8A"/>
    <w:rsid w:val="2464B2F8"/>
    <w:rsid w:val="2468D8D7"/>
    <w:rsid w:val="247E374A"/>
    <w:rsid w:val="247F019C"/>
    <w:rsid w:val="248379F3"/>
    <w:rsid w:val="2484A946"/>
    <w:rsid w:val="24909F47"/>
    <w:rsid w:val="249B2DD4"/>
    <w:rsid w:val="24A80252"/>
    <w:rsid w:val="24AFB16E"/>
    <w:rsid w:val="24B0B8AD"/>
    <w:rsid w:val="24B5DAC7"/>
    <w:rsid w:val="24BFFA9A"/>
    <w:rsid w:val="24C18C85"/>
    <w:rsid w:val="24CB5F5A"/>
    <w:rsid w:val="24D2E162"/>
    <w:rsid w:val="24E7B861"/>
    <w:rsid w:val="24EB48B7"/>
    <w:rsid w:val="24F23CD2"/>
    <w:rsid w:val="24F82316"/>
    <w:rsid w:val="24FF9901"/>
    <w:rsid w:val="25195F05"/>
    <w:rsid w:val="251E2A17"/>
    <w:rsid w:val="25210E7C"/>
    <w:rsid w:val="2528A1DA"/>
    <w:rsid w:val="252AAB39"/>
    <w:rsid w:val="252D58FE"/>
    <w:rsid w:val="253B165C"/>
    <w:rsid w:val="25460102"/>
    <w:rsid w:val="2546183C"/>
    <w:rsid w:val="255D1CF9"/>
    <w:rsid w:val="255DCC17"/>
    <w:rsid w:val="25697E7E"/>
    <w:rsid w:val="256ADB25"/>
    <w:rsid w:val="256EF1E2"/>
    <w:rsid w:val="25762141"/>
    <w:rsid w:val="257AC0BC"/>
    <w:rsid w:val="258CD4A5"/>
    <w:rsid w:val="25992E2F"/>
    <w:rsid w:val="25ABDC81"/>
    <w:rsid w:val="25C4B11A"/>
    <w:rsid w:val="25C5F7D0"/>
    <w:rsid w:val="25CD4E2E"/>
    <w:rsid w:val="25DAF26A"/>
    <w:rsid w:val="25DCDA23"/>
    <w:rsid w:val="25E1F8C5"/>
    <w:rsid w:val="25EAE2C5"/>
    <w:rsid w:val="25FB2D26"/>
    <w:rsid w:val="25FD566B"/>
    <w:rsid w:val="26087494"/>
    <w:rsid w:val="260C1DE1"/>
    <w:rsid w:val="26141E1F"/>
    <w:rsid w:val="2621CE7F"/>
    <w:rsid w:val="262369BC"/>
    <w:rsid w:val="26309DFC"/>
    <w:rsid w:val="2630C367"/>
    <w:rsid w:val="2633835D"/>
    <w:rsid w:val="26432861"/>
    <w:rsid w:val="2645662E"/>
    <w:rsid w:val="26483EEB"/>
    <w:rsid w:val="26484EFA"/>
    <w:rsid w:val="264A8F35"/>
    <w:rsid w:val="264CC98F"/>
    <w:rsid w:val="264D6739"/>
    <w:rsid w:val="265C7CA8"/>
    <w:rsid w:val="2665C4F6"/>
    <w:rsid w:val="266957AB"/>
    <w:rsid w:val="266AA6DC"/>
    <w:rsid w:val="266D15A8"/>
    <w:rsid w:val="2677B3AE"/>
    <w:rsid w:val="267911E8"/>
    <w:rsid w:val="26876A92"/>
    <w:rsid w:val="26A96037"/>
    <w:rsid w:val="26AE5D24"/>
    <w:rsid w:val="26B35EF8"/>
    <w:rsid w:val="26BB211C"/>
    <w:rsid w:val="26C47E2F"/>
    <w:rsid w:val="26CC5467"/>
    <w:rsid w:val="26D8C906"/>
    <w:rsid w:val="26DE15E5"/>
    <w:rsid w:val="26DFC7CE"/>
    <w:rsid w:val="26F1D9C7"/>
    <w:rsid w:val="26F1F680"/>
    <w:rsid w:val="26F74189"/>
    <w:rsid w:val="26F7DA83"/>
    <w:rsid w:val="26F90DB5"/>
    <w:rsid w:val="26FB772E"/>
    <w:rsid w:val="27031E39"/>
    <w:rsid w:val="270DF8C8"/>
    <w:rsid w:val="27121B9F"/>
    <w:rsid w:val="2716F508"/>
    <w:rsid w:val="27188568"/>
    <w:rsid w:val="271F95C4"/>
    <w:rsid w:val="27322331"/>
    <w:rsid w:val="2734A4F9"/>
    <w:rsid w:val="2735B453"/>
    <w:rsid w:val="2740F5D0"/>
    <w:rsid w:val="27430739"/>
    <w:rsid w:val="27503E8F"/>
    <w:rsid w:val="2758C988"/>
    <w:rsid w:val="275CA426"/>
    <w:rsid w:val="2761057E"/>
    <w:rsid w:val="27705D6E"/>
    <w:rsid w:val="27769BE8"/>
    <w:rsid w:val="277731CB"/>
    <w:rsid w:val="27978C7B"/>
    <w:rsid w:val="2797DCB8"/>
    <w:rsid w:val="279E8FEF"/>
    <w:rsid w:val="27A6626C"/>
    <w:rsid w:val="27C39687"/>
    <w:rsid w:val="27CA9B57"/>
    <w:rsid w:val="27D8DD52"/>
    <w:rsid w:val="27DD52B3"/>
    <w:rsid w:val="27DFD460"/>
    <w:rsid w:val="27E268DC"/>
    <w:rsid w:val="27E58DCB"/>
    <w:rsid w:val="27E7E729"/>
    <w:rsid w:val="27EDCF7C"/>
    <w:rsid w:val="2815E697"/>
    <w:rsid w:val="2824EFDF"/>
    <w:rsid w:val="2831A2CF"/>
    <w:rsid w:val="2836A42D"/>
    <w:rsid w:val="28449AED"/>
    <w:rsid w:val="2845C7F9"/>
    <w:rsid w:val="2851719A"/>
    <w:rsid w:val="286261C2"/>
    <w:rsid w:val="286D70C7"/>
    <w:rsid w:val="2872BB28"/>
    <w:rsid w:val="287A0A7C"/>
    <w:rsid w:val="2887BA39"/>
    <w:rsid w:val="28881E7E"/>
    <w:rsid w:val="2889A144"/>
    <w:rsid w:val="2890B878"/>
    <w:rsid w:val="2891460F"/>
    <w:rsid w:val="28B0FC9E"/>
    <w:rsid w:val="28C34C1E"/>
    <w:rsid w:val="28D32701"/>
    <w:rsid w:val="28D44F1A"/>
    <w:rsid w:val="28D602D0"/>
    <w:rsid w:val="28D9C635"/>
    <w:rsid w:val="28F9D21F"/>
    <w:rsid w:val="29065634"/>
    <w:rsid w:val="29188775"/>
    <w:rsid w:val="291BD793"/>
    <w:rsid w:val="292BAE5C"/>
    <w:rsid w:val="29328546"/>
    <w:rsid w:val="29348AA2"/>
    <w:rsid w:val="2937AB8F"/>
    <w:rsid w:val="29442FC1"/>
    <w:rsid w:val="29474404"/>
    <w:rsid w:val="294B00D9"/>
    <w:rsid w:val="29547113"/>
    <w:rsid w:val="29550445"/>
    <w:rsid w:val="296ECB23"/>
    <w:rsid w:val="2971FD1D"/>
    <w:rsid w:val="2972D1E2"/>
    <w:rsid w:val="297E983B"/>
    <w:rsid w:val="298AF115"/>
    <w:rsid w:val="2994A321"/>
    <w:rsid w:val="29A3D3D3"/>
    <w:rsid w:val="29A6B1D0"/>
    <w:rsid w:val="29A70189"/>
    <w:rsid w:val="29AC5529"/>
    <w:rsid w:val="29B79A19"/>
    <w:rsid w:val="29B983BD"/>
    <w:rsid w:val="29CB186D"/>
    <w:rsid w:val="29D3C354"/>
    <w:rsid w:val="29D9EFB7"/>
    <w:rsid w:val="29DCF187"/>
    <w:rsid w:val="29DE0054"/>
    <w:rsid w:val="29E0C9B1"/>
    <w:rsid w:val="29E7ED97"/>
    <w:rsid w:val="2A00DCF2"/>
    <w:rsid w:val="2A022522"/>
    <w:rsid w:val="2A1FAF0E"/>
    <w:rsid w:val="2A2239AC"/>
    <w:rsid w:val="2A256F98"/>
    <w:rsid w:val="2A346F37"/>
    <w:rsid w:val="2A49784E"/>
    <w:rsid w:val="2A4D3744"/>
    <w:rsid w:val="2A511E97"/>
    <w:rsid w:val="2A526135"/>
    <w:rsid w:val="2A5A9C6B"/>
    <w:rsid w:val="2A5C5572"/>
    <w:rsid w:val="2A715EC6"/>
    <w:rsid w:val="2A75816D"/>
    <w:rsid w:val="2A771579"/>
    <w:rsid w:val="2A78CCD0"/>
    <w:rsid w:val="2A8421E3"/>
    <w:rsid w:val="2A861E34"/>
    <w:rsid w:val="2A8648C2"/>
    <w:rsid w:val="2A8AD9EE"/>
    <w:rsid w:val="2AA6CB46"/>
    <w:rsid w:val="2AB90F50"/>
    <w:rsid w:val="2AC36664"/>
    <w:rsid w:val="2ACFE3CE"/>
    <w:rsid w:val="2AD0A6F5"/>
    <w:rsid w:val="2AD7A90B"/>
    <w:rsid w:val="2ADCD68C"/>
    <w:rsid w:val="2AE89B6A"/>
    <w:rsid w:val="2AED8E92"/>
    <w:rsid w:val="2AF28049"/>
    <w:rsid w:val="2AFFC0BC"/>
    <w:rsid w:val="2B07DAE6"/>
    <w:rsid w:val="2B107FDB"/>
    <w:rsid w:val="2B1330F4"/>
    <w:rsid w:val="2B2B783E"/>
    <w:rsid w:val="2B3D0C48"/>
    <w:rsid w:val="2B3DA63B"/>
    <w:rsid w:val="2B434047"/>
    <w:rsid w:val="2B4597D6"/>
    <w:rsid w:val="2B47E181"/>
    <w:rsid w:val="2B50D989"/>
    <w:rsid w:val="2B58FF16"/>
    <w:rsid w:val="2B6005F6"/>
    <w:rsid w:val="2B7450DF"/>
    <w:rsid w:val="2B8C4D6A"/>
    <w:rsid w:val="2B94FFCD"/>
    <w:rsid w:val="2B9ABB21"/>
    <w:rsid w:val="2B9D409B"/>
    <w:rsid w:val="2BAA3B86"/>
    <w:rsid w:val="2BBE8929"/>
    <w:rsid w:val="2BCAA964"/>
    <w:rsid w:val="2BDD60FB"/>
    <w:rsid w:val="2BE0D113"/>
    <w:rsid w:val="2BF10970"/>
    <w:rsid w:val="2BF525F1"/>
    <w:rsid w:val="2BFCD00E"/>
    <w:rsid w:val="2C02BA84"/>
    <w:rsid w:val="2C09C094"/>
    <w:rsid w:val="2C0A7FCF"/>
    <w:rsid w:val="2C1205B4"/>
    <w:rsid w:val="2C1B96EB"/>
    <w:rsid w:val="2C2028DA"/>
    <w:rsid w:val="2C29D265"/>
    <w:rsid w:val="2C3C10B0"/>
    <w:rsid w:val="2C40267D"/>
    <w:rsid w:val="2C427A67"/>
    <w:rsid w:val="2C43A92A"/>
    <w:rsid w:val="2C48CF6E"/>
    <w:rsid w:val="2C5DD33E"/>
    <w:rsid w:val="2C6DC386"/>
    <w:rsid w:val="2C7B4B05"/>
    <w:rsid w:val="2C7CEF80"/>
    <w:rsid w:val="2C85D51D"/>
    <w:rsid w:val="2C88FCCC"/>
    <w:rsid w:val="2C8DA750"/>
    <w:rsid w:val="2CA0B12B"/>
    <w:rsid w:val="2CB0CF5D"/>
    <w:rsid w:val="2CB89391"/>
    <w:rsid w:val="2CB931A2"/>
    <w:rsid w:val="2CC517D4"/>
    <w:rsid w:val="2CCFF52B"/>
    <w:rsid w:val="2CDA9F86"/>
    <w:rsid w:val="2CDF418F"/>
    <w:rsid w:val="2CE6BCFA"/>
    <w:rsid w:val="2CEED8EF"/>
    <w:rsid w:val="2CF1DD09"/>
    <w:rsid w:val="2CF6BC47"/>
    <w:rsid w:val="2D08F9FC"/>
    <w:rsid w:val="2D0F310E"/>
    <w:rsid w:val="2D11E305"/>
    <w:rsid w:val="2D327132"/>
    <w:rsid w:val="2D3A4859"/>
    <w:rsid w:val="2D4CD01E"/>
    <w:rsid w:val="2D4E3F3E"/>
    <w:rsid w:val="2D5AA061"/>
    <w:rsid w:val="2D5E0BB9"/>
    <w:rsid w:val="2D6BC453"/>
    <w:rsid w:val="2D7C278F"/>
    <w:rsid w:val="2D7E9A78"/>
    <w:rsid w:val="2DA2F306"/>
    <w:rsid w:val="2DAB28E5"/>
    <w:rsid w:val="2DB243C2"/>
    <w:rsid w:val="2DB4EE95"/>
    <w:rsid w:val="2DB579B4"/>
    <w:rsid w:val="2DC54E22"/>
    <w:rsid w:val="2DC8FB30"/>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E33F15"/>
    <w:rsid w:val="2EE6C9C0"/>
    <w:rsid w:val="2EE8A582"/>
    <w:rsid w:val="2EEBC7E4"/>
    <w:rsid w:val="2EEDE3A3"/>
    <w:rsid w:val="2EEE9C3E"/>
    <w:rsid w:val="2EF4E44E"/>
    <w:rsid w:val="2EF60C8A"/>
    <w:rsid w:val="2EF76017"/>
    <w:rsid w:val="2EFF925C"/>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B80FB4"/>
    <w:rsid w:val="2FC60899"/>
    <w:rsid w:val="2FCB854E"/>
    <w:rsid w:val="2FCD7D8E"/>
    <w:rsid w:val="2FD8CCFD"/>
    <w:rsid w:val="2FE14655"/>
    <w:rsid w:val="2FF1DFAD"/>
    <w:rsid w:val="2FFEE0A5"/>
    <w:rsid w:val="300AC499"/>
    <w:rsid w:val="3015302D"/>
    <w:rsid w:val="302CBE12"/>
    <w:rsid w:val="30324432"/>
    <w:rsid w:val="3040D4BB"/>
    <w:rsid w:val="3047A658"/>
    <w:rsid w:val="3047BCD8"/>
    <w:rsid w:val="304B17D2"/>
    <w:rsid w:val="3052507D"/>
    <w:rsid w:val="30532D77"/>
    <w:rsid w:val="30571CE3"/>
    <w:rsid w:val="30624801"/>
    <w:rsid w:val="3065A84E"/>
    <w:rsid w:val="3083F8F7"/>
    <w:rsid w:val="30894E6A"/>
    <w:rsid w:val="309F4169"/>
    <w:rsid w:val="30AF47DF"/>
    <w:rsid w:val="30BDDAC9"/>
    <w:rsid w:val="30C0C0B4"/>
    <w:rsid w:val="30C393EB"/>
    <w:rsid w:val="30D5E502"/>
    <w:rsid w:val="30D78CC2"/>
    <w:rsid w:val="30DFAD86"/>
    <w:rsid w:val="30E4D7F6"/>
    <w:rsid w:val="30E71967"/>
    <w:rsid w:val="30EF083A"/>
    <w:rsid w:val="311E4E10"/>
    <w:rsid w:val="31223CE7"/>
    <w:rsid w:val="312585D6"/>
    <w:rsid w:val="3143920E"/>
    <w:rsid w:val="315B9A74"/>
    <w:rsid w:val="316407FB"/>
    <w:rsid w:val="316ECB59"/>
    <w:rsid w:val="316F98CF"/>
    <w:rsid w:val="3176CCB3"/>
    <w:rsid w:val="3187851A"/>
    <w:rsid w:val="318B342A"/>
    <w:rsid w:val="31920140"/>
    <w:rsid w:val="319594F4"/>
    <w:rsid w:val="31E9518C"/>
    <w:rsid w:val="31F006ED"/>
    <w:rsid w:val="31F411AC"/>
    <w:rsid w:val="31F985A0"/>
    <w:rsid w:val="3217236C"/>
    <w:rsid w:val="3219C311"/>
    <w:rsid w:val="32260F27"/>
    <w:rsid w:val="322E2037"/>
    <w:rsid w:val="3233FACA"/>
    <w:rsid w:val="32385BBF"/>
    <w:rsid w:val="32388852"/>
    <w:rsid w:val="32393A2A"/>
    <w:rsid w:val="323A1ACA"/>
    <w:rsid w:val="323B2822"/>
    <w:rsid w:val="323B6A89"/>
    <w:rsid w:val="324452BC"/>
    <w:rsid w:val="32495731"/>
    <w:rsid w:val="3261CAF5"/>
    <w:rsid w:val="327D9470"/>
    <w:rsid w:val="327DEFB0"/>
    <w:rsid w:val="328BD555"/>
    <w:rsid w:val="3297845C"/>
    <w:rsid w:val="329BFA9A"/>
    <w:rsid w:val="329BFF89"/>
    <w:rsid w:val="329C1890"/>
    <w:rsid w:val="329F9855"/>
    <w:rsid w:val="329F9D60"/>
    <w:rsid w:val="32A94E1F"/>
    <w:rsid w:val="32B02331"/>
    <w:rsid w:val="32CFDEAE"/>
    <w:rsid w:val="32DBB066"/>
    <w:rsid w:val="32DCB1A6"/>
    <w:rsid w:val="32E600A4"/>
    <w:rsid w:val="331212F8"/>
    <w:rsid w:val="33208378"/>
    <w:rsid w:val="332FDD7C"/>
    <w:rsid w:val="33360CF3"/>
    <w:rsid w:val="3336A71A"/>
    <w:rsid w:val="3351DD11"/>
    <w:rsid w:val="335B218B"/>
    <w:rsid w:val="336071D9"/>
    <w:rsid w:val="336B8CE4"/>
    <w:rsid w:val="33715714"/>
    <w:rsid w:val="3377D79D"/>
    <w:rsid w:val="337C288F"/>
    <w:rsid w:val="3387CEB2"/>
    <w:rsid w:val="33901E8C"/>
    <w:rsid w:val="339ED015"/>
    <w:rsid w:val="33B17139"/>
    <w:rsid w:val="33E7BBDC"/>
    <w:rsid w:val="33EA64C4"/>
    <w:rsid w:val="33EE95D9"/>
    <w:rsid w:val="33F07F5F"/>
    <w:rsid w:val="3406E1A7"/>
    <w:rsid w:val="340766BC"/>
    <w:rsid w:val="3418990F"/>
    <w:rsid w:val="3419537A"/>
    <w:rsid w:val="341A1B38"/>
    <w:rsid w:val="341B6A92"/>
    <w:rsid w:val="3420085E"/>
    <w:rsid w:val="34310854"/>
    <w:rsid w:val="3432FFE6"/>
    <w:rsid w:val="343E10B7"/>
    <w:rsid w:val="343ED9C9"/>
    <w:rsid w:val="344B3655"/>
    <w:rsid w:val="344C64B6"/>
    <w:rsid w:val="3459382B"/>
    <w:rsid w:val="345F4DD2"/>
    <w:rsid w:val="346FAA49"/>
    <w:rsid w:val="347A566E"/>
    <w:rsid w:val="349340B2"/>
    <w:rsid w:val="349B2F1D"/>
    <w:rsid w:val="349BD8D7"/>
    <w:rsid w:val="349F9402"/>
    <w:rsid w:val="34A7E0F5"/>
    <w:rsid w:val="34B6F89E"/>
    <w:rsid w:val="34CEACF8"/>
    <w:rsid w:val="34D4A959"/>
    <w:rsid w:val="34D80796"/>
    <w:rsid w:val="34DB4EAC"/>
    <w:rsid w:val="34DFA649"/>
    <w:rsid w:val="34E04829"/>
    <w:rsid w:val="34E4CD07"/>
    <w:rsid w:val="34EA6798"/>
    <w:rsid w:val="34FDFF50"/>
    <w:rsid w:val="34FE47B0"/>
    <w:rsid w:val="3505725B"/>
    <w:rsid w:val="351998A0"/>
    <w:rsid w:val="35211536"/>
    <w:rsid w:val="3521C200"/>
    <w:rsid w:val="35320C28"/>
    <w:rsid w:val="354576CE"/>
    <w:rsid w:val="35492FE8"/>
    <w:rsid w:val="354E49FE"/>
    <w:rsid w:val="354FA7C2"/>
    <w:rsid w:val="355288A7"/>
    <w:rsid w:val="356D8731"/>
    <w:rsid w:val="356D8A3C"/>
    <w:rsid w:val="358114F8"/>
    <w:rsid w:val="35812DD5"/>
    <w:rsid w:val="3589D357"/>
    <w:rsid w:val="358BB103"/>
    <w:rsid w:val="358EFB9D"/>
    <w:rsid w:val="35A60B89"/>
    <w:rsid w:val="35AB3C7E"/>
    <w:rsid w:val="35B53444"/>
    <w:rsid w:val="35B7810C"/>
    <w:rsid w:val="35B787F8"/>
    <w:rsid w:val="35B7D5F1"/>
    <w:rsid w:val="35BA7F9B"/>
    <w:rsid w:val="35BEE30E"/>
    <w:rsid w:val="35C2298C"/>
    <w:rsid w:val="35CA475D"/>
    <w:rsid w:val="35CB4226"/>
    <w:rsid w:val="35D46A2D"/>
    <w:rsid w:val="35E23E5C"/>
    <w:rsid w:val="3601F969"/>
    <w:rsid w:val="3603ED7F"/>
    <w:rsid w:val="360DFEAF"/>
    <w:rsid w:val="361F143A"/>
    <w:rsid w:val="3625DFC2"/>
    <w:rsid w:val="363700F6"/>
    <w:rsid w:val="3637320C"/>
    <w:rsid w:val="3642C4F5"/>
    <w:rsid w:val="364E7AB4"/>
    <w:rsid w:val="36505D84"/>
    <w:rsid w:val="36550F97"/>
    <w:rsid w:val="366DF93D"/>
    <w:rsid w:val="366F1FF7"/>
    <w:rsid w:val="36767259"/>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EF7778"/>
    <w:rsid w:val="36FD71CE"/>
    <w:rsid w:val="3715F316"/>
    <w:rsid w:val="371B1D26"/>
    <w:rsid w:val="3721E09D"/>
    <w:rsid w:val="372B612D"/>
    <w:rsid w:val="373FBAAA"/>
    <w:rsid w:val="374A3796"/>
    <w:rsid w:val="374D7623"/>
    <w:rsid w:val="37550708"/>
    <w:rsid w:val="375C8A3F"/>
    <w:rsid w:val="376D125F"/>
    <w:rsid w:val="3770FF9E"/>
    <w:rsid w:val="377794C0"/>
    <w:rsid w:val="37805522"/>
    <w:rsid w:val="37809C84"/>
    <w:rsid w:val="3780D6CC"/>
    <w:rsid w:val="3787434C"/>
    <w:rsid w:val="3788BA53"/>
    <w:rsid w:val="3794194F"/>
    <w:rsid w:val="37994883"/>
    <w:rsid w:val="37A68B2A"/>
    <w:rsid w:val="37B517EC"/>
    <w:rsid w:val="37B57C6C"/>
    <w:rsid w:val="37C332B7"/>
    <w:rsid w:val="37D7D3E6"/>
    <w:rsid w:val="37DB4FF1"/>
    <w:rsid w:val="37E1ED99"/>
    <w:rsid w:val="37EE514E"/>
    <w:rsid w:val="37F6C5AD"/>
    <w:rsid w:val="37FD5DB6"/>
    <w:rsid w:val="37FED247"/>
    <w:rsid w:val="38207210"/>
    <w:rsid w:val="3824603C"/>
    <w:rsid w:val="382F0FFD"/>
    <w:rsid w:val="38338003"/>
    <w:rsid w:val="383EB689"/>
    <w:rsid w:val="3847FB2C"/>
    <w:rsid w:val="384AFECA"/>
    <w:rsid w:val="386119D5"/>
    <w:rsid w:val="387DD4DF"/>
    <w:rsid w:val="3885FD89"/>
    <w:rsid w:val="3889014B"/>
    <w:rsid w:val="38972DBB"/>
    <w:rsid w:val="3898B4F5"/>
    <w:rsid w:val="38A3CA36"/>
    <w:rsid w:val="38A82962"/>
    <w:rsid w:val="38BC784D"/>
    <w:rsid w:val="38BDB0B1"/>
    <w:rsid w:val="38BF97BD"/>
    <w:rsid w:val="38C8FDC2"/>
    <w:rsid w:val="38D421BB"/>
    <w:rsid w:val="38F00953"/>
    <w:rsid w:val="38F61553"/>
    <w:rsid w:val="3903FA89"/>
    <w:rsid w:val="390FDC11"/>
    <w:rsid w:val="3913EB55"/>
    <w:rsid w:val="391FA1AA"/>
    <w:rsid w:val="392C768B"/>
    <w:rsid w:val="393F8ECA"/>
    <w:rsid w:val="394135A7"/>
    <w:rsid w:val="3945D156"/>
    <w:rsid w:val="394A8A23"/>
    <w:rsid w:val="39685086"/>
    <w:rsid w:val="39689129"/>
    <w:rsid w:val="397B27BA"/>
    <w:rsid w:val="398210CA"/>
    <w:rsid w:val="399C1794"/>
    <w:rsid w:val="39A2470E"/>
    <w:rsid w:val="39A44F64"/>
    <w:rsid w:val="39BE7328"/>
    <w:rsid w:val="39C3928F"/>
    <w:rsid w:val="39D33075"/>
    <w:rsid w:val="39DEC63C"/>
    <w:rsid w:val="39E0190A"/>
    <w:rsid w:val="39E22D6B"/>
    <w:rsid w:val="39F4DBCB"/>
    <w:rsid w:val="39F7E76E"/>
    <w:rsid w:val="39FA2023"/>
    <w:rsid w:val="3A021750"/>
    <w:rsid w:val="3A045FAF"/>
    <w:rsid w:val="3A0F5BC2"/>
    <w:rsid w:val="3A119F75"/>
    <w:rsid w:val="3A14B96D"/>
    <w:rsid w:val="3A2B16BA"/>
    <w:rsid w:val="3A3652C0"/>
    <w:rsid w:val="3A3BFC6D"/>
    <w:rsid w:val="3A3E39F6"/>
    <w:rsid w:val="3A41B258"/>
    <w:rsid w:val="3A81AE8C"/>
    <w:rsid w:val="3A89837D"/>
    <w:rsid w:val="3A8AD09B"/>
    <w:rsid w:val="3A8EC875"/>
    <w:rsid w:val="3A965AB6"/>
    <w:rsid w:val="3A9DE3FD"/>
    <w:rsid w:val="3AA73F0C"/>
    <w:rsid w:val="3AAB9430"/>
    <w:rsid w:val="3ACCA4BB"/>
    <w:rsid w:val="3AE01550"/>
    <w:rsid w:val="3AE76286"/>
    <w:rsid w:val="3AEEB1D5"/>
    <w:rsid w:val="3AFE540A"/>
    <w:rsid w:val="3B188ED0"/>
    <w:rsid w:val="3B1EB281"/>
    <w:rsid w:val="3B24FE47"/>
    <w:rsid w:val="3B2B8896"/>
    <w:rsid w:val="3B39D981"/>
    <w:rsid w:val="3B4C0342"/>
    <w:rsid w:val="3B602F88"/>
    <w:rsid w:val="3B614582"/>
    <w:rsid w:val="3B6C6037"/>
    <w:rsid w:val="3B6E7660"/>
    <w:rsid w:val="3B70A2E6"/>
    <w:rsid w:val="3B7BC02C"/>
    <w:rsid w:val="3B817634"/>
    <w:rsid w:val="3B82318F"/>
    <w:rsid w:val="3B83AFA2"/>
    <w:rsid w:val="3B872D13"/>
    <w:rsid w:val="3B8CF9C8"/>
    <w:rsid w:val="3B92B805"/>
    <w:rsid w:val="3B92D57D"/>
    <w:rsid w:val="3B9AF83E"/>
    <w:rsid w:val="3BA5B672"/>
    <w:rsid w:val="3BA77E6D"/>
    <w:rsid w:val="3BAB0F0A"/>
    <w:rsid w:val="3BAC3824"/>
    <w:rsid w:val="3BB0126C"/>
    <w:rsid w:val="3BBB5BBE"/>
    <w:rsid w:val="3BBE1431"/>
    <w:rsid w:val="3BCEF11A"/>
    <w:rsid w:val="3BD11F9A"/>
    <w:rsid w:val="3BD12B14"/>
    <w:rsid w:val="3BD1A8AF"/>
    <w:rsid w:val="3BD29C3B"/>
    <w:rsid w:val="3BD4AD3F"/>
    <w:rsid w:val="3BD9AC61"/>
    <w:rsid w:val="3BE3140B"/>
    <w:rsid w:val="3BEADAA7"/>
    <w:rsid w:val="3BEC17AE"/>
    <w:rsid w:val="3BF3AC4B"/>
    <w:rsid w:val="3BF6C9FA"/>
    <w:rsid w:val="3BF8F2AA"/>
    <w:rsid w:val="3BF9BDF2"/>
    <w:rsid w:val="3C01BA54"/>
    <w:rsid w:val="3C061911"/>
    <w:rsid w:val="3C104330"/>
    <w:rsid w:val="3C14E1FC"/>
    <w:rsid w:val="3C1FD4F1"/>
    <w:rsid w:val="3C27CD4C"/>
    <w:rsid w:val="3C2E1290"/>
    <w:rsid w:val="3C32BB75"/>
    <w:rsid w:val="3C4836DE"/>
    <w:rsid w:val="3C4BA643"/>
    <w:rsid w:val="3C544101"/>
    <w:rsid w:val="3C5730FA"/>
    <w:rsid w:val="3C5A50AC"/>
    <w:rsid w:val="3C5D71F9"/>
    <w:rsid w:val="3C7AC515"/>
    <w:rsid w:val="3C7D2752"/>
    <w:rsid w:val="3C839B9A"/>
    <w:rsid w:val="3C98C841"/>
    <w:rsid w:val="3C99C4E1"/>
    <w:rsid w:val="3C9D3B38"/>
    <w:rsid w:val="3C9F29BF"/>
    <w:rsid w:val="3CA83B97"/>
    <w:rsid w:val="3CAD9985"/>
    <w:rsid w:val="3CAEF174"/>
    <w:rsid w:val="3CB60029"/>
    <w:rsid w:val="3CBF3E72"/>
    <w:rsid w:val="3CCBE640"/>
    <w:rsid w:val="3CD17FDF"/>
    <w:rsid w:val="3CD24FF4"/>
    <w:rsid w:val="3CD4336E"/>
    <w:rsid w:val="3CD6414A"/>
    <w:rsid w:val="3CD7A7C8"/>
    <w:rsid w:val="3CE009D6"/>
    <w:rsid w:val="3CE27BF1"/>
    <w:rsid w:val="3CF103B2"/>
    <w:rsid w:val="3CF2770C"/>
    <w:rsid w:val="3D02E2F8"/>
    <w:rsid w:val="3D031B41"/>
    <w:rsid w:val="3D0444DC"/>
    <w:rsid w:val="3D0D018B"/>
    <w:rsid w:val="3D107F2F"/>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A2311D"/>
    <w:rsid w:val="3DB16C78"/>
    <w:rsid w:val="3DB305FC"/>
    <w:rsid w:val="3DBB6705"/>
    <w:rsid w:val="3DBF57CB"/>
    <w:rsid w:val="3DC0995C"/>
    <w:rsid w:val="3DC14030"/>
    <w:rsid w:val="3DCEAABF"/>
    <w:rsid w:val="3DDB2EEF"/>
    <w:rsid w:val="3DDCFE1B"/>
    <w:rsid w:val="3DDDBB7A"/>
    <w:rsid w:val="3DF34765"/>
    <w:rsid w:val="3DF45E21"/>
    <w:rsid w:val="3E0918BD"/>
    <w:rsid w:val="3E09EF11"/>
    <w:rsid w:val="3E0D2183"/>
    <w:rsid w:val="3E1049F1"/>
    <w:rsid w:val="3E20C750"/>
    <w:rsid w:val="3E2EB2C1"/>
    <w:rsid w:val="3E328B4C"/>
    <w:rsid w:val="3E35D8FD"/>
    <w:rsid w:val="3E37D6A9"/>
    <w:rsid w:val="3E3AAED9"/>
    <w:rsid w:val="3E469B90"/>
    <w:rsid w:val="3E55B5B5"/>
    <w:rsid w:val="3E5872BC"/>
    <w:rsid w:val="3E58B93A"/>
    <w:rsid w:val="3E6EE242"/>
    <w:rsid w:val="3E77ABD5"/>
    <w:rsid w:val="3E800C6A"/>
    <w:rsid w:val="3E86A645"/>
    <w:rsid w:val="3EA99209"/>
    <w:rsid w:val="3EB32685"/>
    <w:rsid w:val="3EBB9F86"/>
    <w:rsid w:val="3ECB86CA"/>
    <w:rsid w:val="3ED0D47F"/>
    <w:rsid w:val="3ED72393"/>
    <w:rsid w:val="3EE5F2A4"/>
    <w:rsid w:val="3EEB15EA"/>
    <w:rsid w:val="3EF0AFA6"/>
    <w:rsid w:val="3EF87BF9"/>
    <w:rsid w:val="3EFD254F"/>
    <w:rsid w:val="3EFD7324"/>
    <w:rsid w:val="3F133637"/>
    <w:rsid w:val="3F1489D3"/>
    <w:rsid w:val="3F14E6A1"/>
    <w:rsid w:val="3F179F8C"/>
    <w:rsid w:val="3F19EE68"/>
    <w:rsid w:val="3F235DDD"/>
    <w:rsid w:val="3F390DD2"/>
    <w:rsid w:val="3F65E78D"/>
    <w:rsid w:val="3F6CC06D"/>
    <w:rsid w:val="3F756CE6"/>
    <w:rsid w:val="3F804B48"/>
    <w:rsid w:val="3F804C26"/>
    <w:rsid w:val="3F8725CA"/>
    <w:rsid w:val="3F8909E7"/>
    <w:rsid w:val="3F8B4579"/>
    <w:rsid w:val="3F993D5F"/>
    <w:rsid w:val="3F9F014F"/>
    <w:rsid w:val="3FBADE57"/>
    <w:rsid w:val="3FBCA9BF"/>
    <w:rsid w:val="3FD24804"/>
    <w:rsid w:val="3FD3A6FE"/>
    <w:rsid w:val="3FDA6B9B"/>
    <w:rsid w:val="3FDA6DE0"/>
    <w:rsid w:val="3FE4DDC8"/>
    <w:rsid w:val="3FECA5BB"/>
    <w:rsid w:val="3FF85664"/>
    <w:rsid w:val="3FFF8C90"/>
    <w:rsid w:val="40153556"/>
    <w:rsid w:val="4015D2E3"/>
    <w:rsid w:val="4020A97B"/>
    <w:rsid w:val="4039657D"/>
    <w:rsid w:val="404455B0"/>
    <w:rsid w:val="40491363"/>
    <w:rsid w:val="404C3A86"/>
    <w:rsid w:val="404EEAEB"/>
    <w:rsid w:val="4067E7A4"/>
    <w:rsid w:val="4067EFD1"/>
    <w:rsid w:val="406E9183"/>
    <w:rsid w:val="407EA131"/>
    <w:rsid w:val="407FC6A5"/>
    <w:rsid w:val="4085AF35"/>
    <w:rsid w:val="409C032B"/>
    <w:rsid w:val="40AA3BB2"/>
    <w:rsid w:val="40AA5A08"/>
    <w:rsid w:val="40CED6E3"/>
    <w:rsid w:val="40DCBB53"/>
    <w:rsid w:val="40DE8702"/>
    <w:rsid w:val="40E6D4CD"/>
    <w:rsid w:val="40ED45E0"/>
    <w:rsid w:val="40F4D7E1"/>
    <w:rsid w:val="4101818E"/>
    <w:rsid w:val="410506FD"/>
    <w:rsid w:val="4109AAAE"/>
    <w:rsid w:val="410B6822"/>
    <w:rsid w:val="41101BCE"/>
    <w:rsid w:val="41199796"/>
    <w:rsid w:val="4119B541"/>
    <w:rsid w:val="411E63AC"/>
    <w:rsid w:val="411FDA00"/>
    <w:rsid w:val="41348770"/>
    <w:rsid w:val="4137BCF6"/>
    <w:rsid w:val="414592C7"/>
    <w:rsid w:val="41505727"/>
    <w:rsid w:val="41510611"/>
    <w:rsid w:val="415C0678"/>
    <w:rsid w:val="4165E197"/>
    <w:rsid w:val="4190E810"/>
    <w:rsid w:val="41918E5F"/>
    <w:rsid w:val="41994AC1"/>
    <w:rsid w:val="41996F2F"/>
    <w:rsid w:val="41AD9C9D"/>
    <w:rsid w:val="41B5F242"/>
    <w:rsid w:val="41D54C0B"/>
    <w:rsid w:val="41DA8E0F"/>
    <w:rsid w:val="41E17CFF"/>
    <w:rsid w:val="41FA3E01"/>
    <w:rsid w:val="41FAD700"/>
    <w:rsid w:val="41FD2D9B"/>
    <w:rsid w:val="41FEDEAD"/>
    <w:rsid w:val="42035FEC"/>
    <w:rsid w:val="4207554B"/>
    <w:rsid w:val="4218E5F2"/>
    <w:rsid w:val="422B08D7"/>
    <w:rsid w:val="422C3A9A"/>
    <w:rsid w:val="423651D6"/>
    <w:rsid w:val="423765A5"/>
    <w:rsid w:val="42404259"/>
    <w:rsid w:val="4241D52F"/>
    <w:rsid w:val="424D049F"/>
    <w:rsid w:val="424F1C46"/>
    <w:rsid w:val="4251AD50"/>
    <w:rsid w:val="425B0546"/>
    <w:rsid w:val="426FC301"/>
    <w:rsid w:val="4271865F"/>
    <w:rsid w:val="427A60F2"/>
    <w:rsid w:val="4283DB59"/>
    <w:rsid w:val="428C6BC7"/>
    <w:rsid w:val="42A1B5FD"/>
    <w:rsid w:val="42B91A06"/>
    <w:rsid w:val="42BC12BF"/>
    <w:rsid w:val="42C79602"/>
    <w:rsid w:val="42D1F940"/>
    <w:rsid w:val="42D83998"/>
    <w:rsid w:val="42EA8CC8"/>
    <w:rsid w:val="42EE12FA"/>
    <w:rsid w:val="4301908B"/>
    <w:rsid w:val="430FBA80"/>
    <w:rsid w:val="431462E8"/>
    <w:rsid w:val="4316D273"/>
    <w:rsid w:val="43174E87"/>
    <w:rsid w:val="431CD850"/>
    <w:rsid w:val="43306FE9"/>
    <w:rsid w:val="433973DE"/>
    <w:rsid w:val="4345C1EC"/>
    <w:rsid w:val="43476215"/>
    <w:rsid w:val="4351CB2A"/>
    <w:rsid w:val="4353B16C"/>
    <w:rsid w:val="43542613"/>
    <w:rsid w:val="436195E7"/>
    <w:rsid w:val="436B76EC"/>
    <w:rsid w:val="436F909B"/>
    <w:rsid w:val="4378419D"/>
    <w:rsid w:val="437FFC94"/>
    <w:rsid w:val="4387EF18"/>
    <w:rsid w:val="438A2AB5"/>
    <w:rsid w:val="43965B48"/>
    <w:rsid w:val="439B6B8C"/>
    <w:rsid w:val="439F4B46"/>
    <w:rsid w:val="43A3E739"/>
    <w:rsid w:val="43A72BCA"/>
    <w:rsid w:val="43ADC0B8"/>
    <w:rsid w:val="43BE6C0A"/>
    <w:rsid w:val="43C9B686"/>
    <w:rsid w:val="43D9778B"/>
    <w:rsid w:val="43E5F01B"/>
    <w:rsid w:val="43E6369E"/>
    <w:rsid w:val="43E90550"/>
    <w:rsid w:val="43EBA22C"/>
    <w:rsid w:val="43FCAE97"/>
    <w:rsid w:val="43FE8B44"/>
    <w:rsid w:val="4401FBFD"/>
    <w:rsid w:val="440A489C"/>
    <w:rsid w:val="44250382"/>
    <w:rsid w:val="444D3AD7"/>
    <w:rsid w:val="444D5E5A"/>
    <w:rsid w:val="4457BE85"/>
    <w:rsid w:val="445D020C"/>
    <w:rsid w:val="4464DDAF"/>
    <w:rsid w:val="446E0BE7"/>
    <w:rsid w:val="447865B6"/>
    <w:rsid w:val="447B525D"/>
    <w:rsid w:val="4481597D"/>
    <w:rsid w:val="4484D376"/>
    <w:rsid w:val="44869C37"/>
    <w:rsid w:val="448C8170"/>
    <w:rsid w:val="44937E6F"/>
    <w:rsid w:val="449C1FC4"/>
    <w:rsid w:val="44ADD032"/>
    <w:rsid w:val="44AE23DE"/>
    <w:rsid w:val="44B3B4DE"/>
    <w:rsid w:val="44B847B5"/>
    <w:rsid w:val="44BFA935"/>
    <w:rsid w:val="44C1A663"/>
    <w:rsid w:val="44D85ABC"/>
    <w:rsid w:val="44D9A51A"/>
    <w:rsid w:val="44E82D3C"/>
    <w:rsid w:val="44EA5814"/>
    <w:rsid w:val="44F2EB09"/>
    <w:rsid w:val="45017946"/>
    <w:rsid w:val="45021BC3"/>
    <w:rsid w:val="45075853"/>
    <w:rsid w:val="450FE18C"/>
    <w:rsid w:val="4512EC38"/>
    <w:rsid w:val="4519F023"/>
    <w:rsid w:val="451A8CA9"/>
    <w:rsid w:val="45331B08"/>
    <w:rsid w:val="4536D765"/>
    <w:rsid w:val="45378206"/>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9D51DF"/>
    <w:rsid w:val="45A649D7"/>
    <w:rsid w:val="45B42235"/>
    <w:rsid w:val="45BD7214"/>
    <w:rsid w:val="45BE8F60"/>
    <w:rsid w:val="45C19E9B"/>
    <w:rsid w:val="45D4ADDF"/>
    <w:rsid w:val="45DC1595"/>
    <w:rsid w:val="45DE5443"/>
    <w:rsid w:val="45E90BB9"/>
    <w:rsid w:val="45FA6AD6"/>
    <w:rsid w:val="460A48E4"/>
    <w:rsid w:val="460C5AEF"/>
    <w:rsid w:val="460DECB5"/>
    <w:rsid w:val="460FF144"/>
    <w:rsid w:val="4618434D"/>
    <w:rsid w:val="463A9000"/>
    <w:rsid w:val="463D82C9"/>
    <w:rsid w:val="463DD8ED"/>
    <w:rsid w:val="463E9F5C"/>
    <w:rsid w:val="463FCE45"/>
    <w:rsid w:val="46566B44"/>
    <w:rsid w:val="465A60DF"/>
    <w:rsid w:val="46633BBE"/>
    <w:rsid w:val="4676D99A"/>
    <w:rsid w:val="4691937A"/>
    <w:rsid w:val="46ACF0AB"/>
    <w:rsid w:val="46C33D58"/>
    <w:rsid w:val="46CAEBCA"/>
    <w:rsid w:val="46CCD485"/>
    <w:rsid w:val="46CD025F"/>
    <w:rsid w:val="46D87673"/>
    <w:rsid w:val="46DE1249"/>
    <w:rsid w:val="46E21033"/>
    <w:rsid w:val="46E66B2E"/>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80F356"/>
    <w:rsid w:val="47A28E8B"/>
    <w:rsid w:val="47B46C59"/>
    <w:rsid w:val="47B5B31C"/>
    <w:rsid w:val="47C294C3"/>
    <w:rsid w:val="47CB2FC4"/>
    <w:rsid w:val="47D9506C"/>
    <w:rsid w:val="47E610CA"/>
    <w:rsid w:val="47EB51C4"/>
    <w:rsid w:val="48106B33"/>
    <w:rsid w:val="4812DD53"/>
    <w:rsid w:val="48279F48"/>
    <w:rsid w:val="483BBCCC"/>
    <w:rsid w:val="484AE6CF"/>
    <w:rsid w:val="486E0DA6"/>
    <w:rsid w:val="4888E441"/>
    <w:rsid w:val="489F5FC3"/>
    <w:rsid w:val="48ACFC83"/>
    <w:rsid w:val="48B8E980"/>
    <w:rsid w:val="48D3E1A8"/>
    <w:rsid w:val="48DF4B10"/>
    <w:rsid w:val="48E4B3D2"/>
    <w:rsid w:val="48EBFCF4"/>
    <w:rsid w:val="48FA77C2"/>
    <w:rsid w:val="48FCAC4C"/>
    <w:rsid w:val="48FCC7F0"/>
    <w:rsid w:val="49013D14"/>
    <w:rsid w:val="4919A942"/>
    <w:rsid w:val="491BDB38"/>
    <w:rsid w:val="4921922A"/>
    <w:rsid w:val="4934DC77"/>
    <w:rsid w:val="496BDBBE"/>
    <w:rsid w:val="496C8FF2"/>
    <w:rsid w:val="496DDF3C"/>
    <w:rsid w:val="497CFABD"/>
    <w:rsid w:val="497FC83F"/>
    <w:rsid w:val="49800431"/>
    <w:rsid w:val="4986A592"/>
    <w:rsid w:val="498AFB1E"/>
    <w:rsid w:val="4992B792"/>
    <w:rsid w:val="4996FBE9"/>
    <w:rsid w:val="49971E62"/>
    <w:rsid w:val="499D2C3B"/>
    <w:rsid w:val="49A0B867"/>
    <w:rsid w:val="49A172E5"/>
    <w:rsid w:val="49A91C7C"/>
    <w:rsid w:val="49A9D7EC"/>
    <w:rsid w:val="49AA3C9D"/>
    <w:rsid w:val="49B32442"/>
    <w:rsid w:val="49B88088"/>
    <w:rsid w:val="49C8D1E7"/>
    <w:rsid w:val="49CA8D22"/>
    <w:rsid w:val="49DD8EAB"/>
    <w:rsid w:val="49E07A7B"/>
    <w:rsid w:val="49E55C90"/>
    <w:rsid w:val="49E92445"/>
    <w:rsid w:val="49EEF9A2"/>
    <w:rsid w:val="49F6DC86"/>
    <w:rsid w:val="49F6FD8E"/>
    <w:rsid w:val="49FE4A0D"/>
    <w:rsid w:val="4A0B6C89"/>
    <w:rsid w:val="4A1DFF2D"/>
    <w:rsid w:val="4A1F1EE3"/>
    <w:rsid w:val="4A24A9E9"/>
    <w:rsid w:val="4A2AA387"/>
    <w:rsid w:val="4A31C714"/>
    <w:rsid w:val="4A4AE2B7"/>
    <w:rsid w:val="4A4EC004"/>
    <w:rsid w:val="4A506946"/>
    <w:rsid w:val="4A5110EF"/>
    <w:rsid w:val="4A534487"/>
    <w:rsid w:val="4A6DBA0E"/>
    <w:rsid w:val="4A6FEB4C"/>
    <w:rsid w:val="4A71DB4D"/>
    <w:rsid w:val="4A7FE439"/>
    <w:rsid w:val="4A9010CB"/>
    <w:rsid w:val="4A90FA43"/>
    <w:rsid w:val="4A9363A0"/>
    <w:rsid w:val="4A9BB53F"/>
    <w:rsid w:val="4AB2EB42"/>
    <w:rsid w:val="4AB8E0D0"/>
    <w:rsid w:val="4ABE57FC"/>
    <w:rsid w:val="4ABED6CB"/>
    <w:rsid w:val="4ACFF6BF"/>
    <w:rsid w:val="4ADBA3AB"/>
    <w:rsid w:val="4AE2F889"/>
    <w:rsid w:val="4AE3FDB4"/>
    <w:rsid w:val="4AE9F603"/>
    <w:rsid w:val="4AEBC37D"/>
    <w:rsid w:val="4AFA54C6"/>
    <w:rsid w:val="4AFE82DE"/>
    <w:rsid w:val="4B032285"/>
    <w:rsid w:val="4B0722B8"/>
    <w:rsid w:val="4B0813B6"/>
    <w:rsid w:val="4B0D4C03"/>
    <w:rsid w:val="4B154C8D"/>
    <w:rsid w:val="4B35965A"/>
    <w:rsid w:val="4B4827CC"/>
    <w:rsid w:val="4B4B7008"/>
    <w:rsid w:val="4B4CE4D2"/>
    <w:rsid w:val="4B519BD3"/>
    <w:rsid w:val="4B65BD95"/>
    <w:rsid w:val="4B689344"/>
    <w:rsid w:val="4B6B0561"/>
    <w:rsid w:val="4B6F9E1A"/>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9E55B"/>
    <w:rsid w:val="4C28A320"/>
    <w:rsid w:val="4C3A0CF7"/>
    <w:rsid w:val="4C44A516"/>
    <w:rsid w:val="4C454755"/>
    <w:rsid w:val="4C49F1F9"/>
    <w:rsid w:val="4C4DA0CF"/>
    <w:rsid w:val="4C51A889"/>
    <w:rsid w:val="4C59E8DA"/>
    <w:rsid w:val="4C5CFCB4"/>
    <w:rsid w:val="4C65D626"/>
    <w:rsid w:val="4C6D0E44"/>
    <w:rsid w:val="4C77CB6F"/>
    <w:rsid w:val="4C7FFD6F"/>
    <w:rsid w:val="4C8ACC10"/>
    <w:rsid w:val="4C9632A1"/>
    <w:rsid w:val="4C96B93C"/>
    <w:rsid w:val="4C9C21DA"/>
    <w:rsid w:val="4C9C2999"/>
    <w:rsid w:val="4CA4908D"/>
    <w:rsid w:val="4CA4A151"/>
    <w:rsid w:val="4CAB12A4"/>
    <w:rsid w:val="4CAD81BC"/>
    <w:rsid w:val="4CB2220C"/>
    <w:rsid w:val="4CD02C0E"/>
    <w:rsid w:val="4CE05EA1"/>
    <w:rsid w:val="4CE7CF7D"/>
    <w:rsid w:val="4CEDA60B"/>
    <w:rsid w:val="4CF3C448"/>
    <w:rsid w:val="4CF5563A"/>
    <w:rsid w:val="4CFF95CC"/>
    <w:rsid w:val="4D00E763"/>
    <w:rsid w:val="4D137B41"/>
    <w:rsid w:val="4D3D7F57"/>
    <w:rsid w:val="4D475F3B"/>
    <w:rsid w:val="4D4A54F2"/>
    <w:rsid w:val="4D59A8C0"/>
    <w:rsid w:val="4D699703"/>
    <w:rsid w:val="4D7CDA47"/>
    <w:rsid w:val="4D82739A"/>
    <w:rsid w:val="4D83A4B9"/>
    <w:rsid w:val="4D9C283F"/>
    <w:rsid w:val="4DA3F809"/>
    <w:rsid w:val="4DA65E46"/>
    <w:rsid w:val="4DA67A35"/>
    <w:rsid w:val="4DAEBCC2"/>
    <w:rsid w:val="4DC261E1"/>
    <w:rsid w:val="4DC2E21B"/>
    <w:rsid w:val="4DC47340"/>
    <w:rsid w:val="4DDE85D0"/>
    <w:rsid w:val="4DE1C1EC"/>
    <w:rsid w:val="4DE7B5F8"/>
    <w:rsid w:val="4DF3B41A"/>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C1B03"/>
    <w:rsid w:val="4E4D7F5E"/>
    <w:rsid w:val="4E5478F1"/>
    <w:rsid w:val="4E5EFF95"/>
    <w:rsid w:val="4E62918F"/>
    <w:rsid w:val="4E6C28EF"/>
    <w:rsid w:val="4E6E1842"/>
    <w:rsid w:val="4E74473B"/>
    <w:rsid w:val="4E80BC0E"/>
    <w:rsid w:val="4E889FCC"/>
    <w:rsid w:val="4E8B530A"/>
    <w:rsid w:val="4E993FE9"/>
    <w:rsid w:val="4EA07BAB"/>
    <w:rsid w:val="4EAB13D9"/>
    <w:rsid w:val="4EB53CDB"/>
    <w:rsid w:val="4EB825F9"/>
    <w:rsid w:val="4EFDF1B7"/>
    <w:rsid w:val="4EFF2F22"/>
    <w:rsid w:val="4F0664D3"/>
    <w:rsid w:val="4F1B6232"/>
    <w:rsid w:val="4F2264ED"/>
    <w:rsid w:val="4F248E10"/>
    <w:rsid w:val="4F2B1FA9"/>
    <w:rsid w:val="4F2E0072"/>
    <w:rsid w:val="4F30AB44"/>
    <w:rsid w:val="4F328775"/>
    <w:rsid w:val="4F348731"/>
    <w:rsid w:val="4F4225C8"/>
    <w:rsid w:val="4F45C0A8"/>
    <w:rsid w:val="4F4EBC25"/>
    <w:rsid w:val="4F50352C"/>
    <w:rsid w:val="4F5119D6"/>
    <w:rsid w:val="4F52BD4A"/>
    <w:rsid w:val="4F5BB274"/>
    <w:rsid w:val="4F5CCC1E"/>
    <w:rsid w:val="4F716314"/>
    <w:rsid w:val="4F763DE0"/>
    <w:rsid w:val="4F7690CC"/>
    <w:rsid w:val="4F7F38FD"/>
    <w:rsid w:val="4F875A6E"/>
    <w:rsid w:val="4F8A2797"/>
    <w:rsid w:val="4F8D6118"/>
    <w:rsid w:val="4F963D43"/>
    <w:rsid w:val="4FA15BEE"/>
    <w:rsid w:val="4FBFAFE7"/>
    <w:rsid w:val="4FC6D0E8"/>
    <w:rsid w:val="4FCE05C7"/>
    <w:rsid w:val="4FD517C0"/>
    <w:rsid w:val="4FEFA4BA"/>
    <w:rsid w:val="4FF6AF3D"/>
    <w:rsid w:val="4FFC4BED"/>
    <w:rsid w:val="50046385"/>
    <w:rsid w:val="50178587"/>
    <w:rsid w:val="5018D609"/>
    <w:rsid w:val="501ED761"/>
    <w:rsid w:val="502905A7"/>
    <w:rsid w:val="503ACCE2"/>
    <w:rsid w:val="503B8D5A"/>
    <w:rsid w:val="5040AA46"/>
    <w:rsid w:val="5044D55B"/>
    <w:rsid w:val="50456983"/>
    <w:rsid w:val="504A30EA"/>
    <w:rsid w:val="504A725A"/>
    <w:rsid w:val="5051F59D"/>
    <w:rsid w:val="5052220A"/>
    <w:rsid w:val="5057DB6A"/>
    <w:rsid w:val="50619540"/>
    <w:rsid w:val="506858AF"/>
    <w:rsid w:val="50742A0B"/>
    <w:rsid w:val="507FA218"/>
    <w:rsid w:val="5085956D"/>
    <w:rsid w:val="508796DC"/>
    <w:rsid w:val="508A13C4"/>
    <w:rsid w:val="509A3496"/>
    <w:rsid w:val="509AB319"/>
    <w:rsid w:val="50B77CE7"/>
    <w:rsid w:val="50C06A7C"/>
    <w:rsid w:val="50C1AAD3"/>
    <w:rsid w:val="50CD540D"/>
    <w:rsid w:val="50CD5B03"/>
    <w:rsid w:val="50D5D432"/>
    <w:rsid w:val="50EAF726"/>
    <w:rsid w:val="50F5E0C1"/>
    <w:rsid w:val="5105747F"/>
    <w:rsid w:val="51119689"/>
    <w:rsid w:val="5111ED62"/>
    <w:rsid w:val="5114B5A8"/>
    <w:rsid w:val="511C9908"/>
    <w:rsid w:val="51381B55"/>
    <w:rsid w:val="514363C0"/>
    <w:rsid w:val="51453FA1"/>
    <w:rsid w:val="514D651E"/>
    <w:rsid w:val="51739C5E"/>
    <w:rsid w:val="51759BAB"/>
    <w:rsid w:val="5179A86F"/>
    <w:rsid w:val="51960CD2"/>
    <w:rsid w:val="519D3DA8"/>
    <w:rsid w:val="51A6B9E7"/>
    <w:rsid w:val="51AA836E"/>
    <w:rsid w:val="51ABF882"/>
    <w:rsid w:val="51AC9975"/>
    <w:rsid w:val="51ACD538"/>
    <w:rsid w:val="51AF610F"/>
    <w:rsid w:val="51BB5775"/>
    <w:rsid w:val="51C7DA77"/>
    <w:rsid w:val="51C98080"/>
    <w:rsid w:val="51C9A756"/>
    <w:rsid w:val="51CAE19F"/>
    <w:rsid w:val="51E35E5F"/>
    <w:rsid w:val="52070F98"/>
    <w:rsid w:val="520FBA79"/>
    <w:rsid w:val="52185EB0"/>
    <w:rsid w:val="521A9363"/>
    <w:rsid w:val="5221345F"/>
    <w:rsid w:val="522393C7"/>
    <w:rsid w:val="5225BCC2"/>
    <w:rsid w:val="52262B72"/>
    <w:rsid w:val="52497960"/>
    <w:rsid w:val="524B1976"/>
    <w:rsid w:val="524D1707"/>
    <w:rsid w:val="52632170"/>
    <w:rsid w:val="526EABB6"/>
    <w:rsid w:val="527B421B"/>
    <w:rsid w:val="5288EF90"/>
    <w:rsid w:val="529BC1BF"/>
    <w:rsid w:val="529CE16B"/>
    <w:rsid w:val="52A07A7C"/>
    <w:rsid w:val="52A147A6"/>
    <w:rsid w:val="52A2F004"/>
    <w:rsid w:val="52A940F8"/>
    <w:rsid w:val="52B31DFC"/>
    <w:rsid w:val="52B76E3F"/>
    <w:rsid w:val="52C44C44"/>
    <w:rsid w:val="52C6001D"/>
    <w:rsid w:val="52D7F4F9"/>
    <w:rsid w:val="52E8A304"/>
    <w:rsid w:val="52EB3D31"/>
    <w:rsid w:val="52F13251"/>
    <w:rsid w:val="52F5FE3D"/>
    <w:rsid w:val="52F71992"/>
    <w:rsid w:val="52FAB97E"/>
    <w:rsid w:val="5307EF82"/>
    <w:rsid w:val="530B5C4F"/>
    <w:rsid w:val="530DCB5F"/>
    <w:rsid w:val="5319471C"/>
    <w:rsid w:val="5326D3EE"/>
    <w:rsid w:val="532A16C7"/>
    <w:rsid w:val="532A1AB1"/>
    <w:rsid w:val="5335840F"/>
    <w:rsid w:val="53380075"/>
    <w:rsid w:val="534060F6"/>
    <w:rsid w:val="534B4174"/>
    <w:rsid w:val="53518A8B"/>
    <w:rsid w:val="53542C31"/>
    <w:rsid w:val="5355511F"/>
    <w:rsid w:val="5360862B"/>
    <w:rsid w:val="5361531C"/>
    <w:rsid w:val="53668488"/>
    <w:rsid w:val="536B4617"/>
    <w:rsid w:val="5374CA82"/>
    <w:rsid w:val="537EEF93"/>
    <w:rsid w:val="53A4D0B8"/>
    <w:rsid w:val="53B2C7CD"/>
    <w:rsid w:val="53B2E5F9"/>
    <w:rsid w:val="53BB0F55"/>
    <w:rsid w:val="53CC48C4"/>
    <w:rsid w:val="53CE0A04"/>
    <w:rsid w:val="53D18D9A"/>
    <w:rsid w:val="53DAC3B9"/>
    <w:rsid w:val="53EBFABC"/>
    <w:rsid w:val="53FE40E0"/>
    <w:rsid w:val="54000A4B"/>
    <w:rsid w:val="54051364"/>
    <w:rsid w:val="540798F3"/>
    <w:rsid w:val="540ED999"/>
    <w:rsid w:val="541961E5"/>
    <w:rsid w:val="541F27BC"/>
    <w:rsid w:val="541F559C"/>
    <w:rsid w:val="5422708D"/>
    <w:rsid w:val="54230974"/>
    <w:rsid w:val="54360334"/>
    <w:rsid w:val="543B8EAD"/>
    <w:rsid w:val="543E0298"/>
    <w:rsid w:val="5455932A"/>
    <w:rsid w:val="5457E29A"/>
    <w:rsid w:val="545B05D1"/>
    <w:rsid w:val="546533DE"/>
    <w:rsid w:val="54663D2A"/>
    <w:rsid w:val="54721A82"/>
    <w:rsid w:val="5473D8F2"/>
    <w:rsid w:val="548C927C"/>
    <w:rsid w:val="548D45E7"/>
    <w:rsid w:val="548DE153"/>
    <w:rsid w:val="549A37E2"/>
    <w:rsid w:val="54A29C31"/>
    <w:rsid w:val="54B27920"/>
    <w:rsid w:val="54C04C55"/>
    <w:rsid w:val="54CFD627"/>
    <w:rsid w:val="54D28C41"/>
    <w:rsid w:val="54D73F0F"/>
    <w:rsid w:val="54D88F2F"/>
    <w:rsid w:val="54DA2497"/>
    <w:rsid w:val="54E44AA9"/>
    <w:rsid w:val="54E622F6"/>
    <w:rsid w:val="54FAC347"/>
    <w:rsid w:val="54FD148F"/>
    <w:rsid w:val="55001241"/>
    <w:rsid w:val="550556D5"/>
    <w:rsid w:val="551940B1"/>
    <w:rsid w:val="5535834C"/>
    <w:rsid w:val="553E3D09"/>
    <w:rsid w:val="55453E6D"/>
    <w:rsid w:val="555E7446"/>
    <w:rsid w:val="55611434"/>
    <w:rsid w:val="55704AD1"/>
    <w:rsid w:val="55713B85"/>
    <w:rsid w:val="55B4D38C"/>
    <w:rsid w:val="55DED132"/>
    <w:rsid w:val="55E82C8C"/>
    <w:rsid w:val="55F571F2"/>
    <w:rsid w:val="55FBAE8C"/>
    <w:rsid w:val="55FBD152"/>
    <w:rsid w:val="55FC3EA0"/>
    <w:rsid w:val="5609A445"/>
    <w:rsid w:val="560C7E87"/>
    <w:rsid w:val="561A06C0"/>
    <w:rsid w:val="561BF6BF"/>
    <w:rsid w:val="561C711D"/>
    <w:rsid w:val="561C7E47"/>
    <w:rsid w:val="561E9F96"/>
    <w:rsid w:val="561EC118"/>
    <w:rsid w:val="562407C8"/>
    <w:rsid w:val="562CC403"/>
    <w:rsid w:val="562FBB84"/>
    <w:rsid w:val="562FF9DC"/>
    <w:rsid w:val="563390FB"/>
    <w:rsid w:val="5643F632"/>
    <w:rsid w:val="5649690C"/>
    <w:rsid w:val="565AC17B"/>
    <w:rsid w:val="565EAC21"/>
    <w:rsid w:val="5674DF34"/>
    <w:rsid w:val="56758F9F"/>
    <w:rsid w:val="5678C8F5"/>
    <w:rsid w:val="567EF8BF"/>
    <w:rsid w:val="5681AB77"/>
    <w:rsid w:val="5690EE48"/>
    <w:rsid w:val="569BAF1C"/>
    <w:rsid w:val="56B46D9B"/>
    <w:rsid w:val="56B6369F"/>
    <w:rsid w:val="56BA534D"/>
    <w:rsid w:val="56CBF674"/>
    <w:rsid w:val="56EA089E"/>
    <w:rsid w:val="56FA26CF"/>
    <w:rsid w:val="571333FE"/>
    <w:rsid w:val="57182C39"/>
    <w:rsid w:val="571BD47B"/>
    <w:rsid w:val="57278C92"/>
    <w:rsid w:val="572FDF3D"/>
    <w:rsid w:val="57322828"/>
    <w:rsid w:val="5737CA9A"/>
    <w:rsid w:val="573A4FA5"/>
    <w:rsid w:val="573F8564"/>
    <w:rsid w:val="57449369"/>
    <w:rsid w:val="5745CB9B"/>
    <w:rsid w:val="5747FE41"/>
    <w:rsid w:val="57501794"/>
    <w:rsid w:val="57537131"/>
    <w:rsid w:val="575481BF"/>
    <w:rsid w:val="5767F85C"/>
    <w:rsid w:val="57741084"/>
    <w:rsid w:val="57752FCC"/>
    <w:rsid w:val="5775B1D8"/>
    <w:rsid w:val="5776A505"/>
    <w:rsid w:val="577C19C5"/>
    <w:rsid w:val="57907953"/>
    <w:rsid w:val="579AC7B4"/>
    <w:rsid w:val="579CF29F"/>
    <w:rsid w:val="579E601C"/>
    <w:rsid w:val="579FA9ED"/>
    <w:rsid w:val="57A3E05F"/>
    <w:rsid w:val="57B6A1FF"/>
    <w:rsid w:val="57C4F735"/>
    <w:rsid w:val="57C7DA5F"/>
    <w:rsid w:val="57CAC282"/>
    <w:rsid w:val="57CEF9F8"/>
    <w:rsid w:val="57D514C2"/>
    <w:rsid w:val="57E78982"/>
    <w:rsid w:val="57E9DC71"/>
    <w:rsid w:val="58101E2A"/>
    <w:rsid w:val="58183BCF"/>
    <w:rsid w:val="582D77BE"/>
    <w:rsid w:val="58381309"/>
    <w:rsid w:val="584D174F"/>
    <w:rsid w:val="586773BF"/>
    <w:rsid w:val="586F9CAA"/>
    <w:rsid w:val="5873D5A7"/>
    <w:rsid w:val="58819EF9"/>
    <w:rsid w:val="58845804"/>
    <w:rsid w:val="58874B86"/>
    <w:rsid w:val="588E92FD"/>
    <w:rsid w:val="58918BBF"/>
    <w:rsid w:val="58936496"/>
    <w:rsid w:val="58950DE5"/>
    <w:rsid w:val="58967CE8"/>
    <w:rsid w:val="589DA146"/>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1485CE"/>
    <w:rsid w:val="59218210"/>
    <w:rsid w:val="592D75A8"/>
    <w:rsid w:val="592EB292"/>
    <w:rsid w:val="593608EA"/>
    <w:rsid w:val="5937D699"/>
    <w:rsid w:val="593C6B55"/>
    <w:rsid w:val="593CAFF0"/>
    <w:rsid w:val="593F0D88"/>
    <w:rsid w:val="5949E14D"/>
    <w:rsid w:val="59646FB7"/>
    <w:rsid w:val="59678026"/>
    <w:rsid w:val="596E617C"/>
    <w:rsid w:val="597257F3"/>
    <w:rsid w:val="59729A01"/>
    <w:rsid w:val="597841E2"/>
    <w:rsid w:val="59842603"/>
    <w:rsid w:val="5996796D"/>
    <w:rsid w:val="5996A0DE"/>
    <w:rsid w:val="59A0B0DC"/>
    <w:rsid w:val="59A4FD4C"/>
    <w:rsid w:val="59AA8EC0"/>
    <w:rsid w:val="59B391E7"/>
    <w:rsid w:val="59CE5E27"/>
    <w:rsid w:val="59D1C171"/>
    <w:rsid w:val="59D584D0"/>
    <w:rsid w:val="59FC2396"/>
    <w:rsid w:val="5A01355D"/>
    <w:rsid w:val="5A04655E"/>
    <w:rsid w:val="5A1A2DCD"/>
    <w:rsid w:val="5A22A755"/>
    <w:rsid w:val="5A340B60"/>
    <w:rsid w:val="5A367B2E"/>
    <w:rsid w:val="5A3A1D2E"/>
    <w:rsid w:val="5A3E629A"/>
    <w:rsid w:val="5A406B5B"/>
    <w:rsid w:val="5A50832F"/>
    <w:rsid w:val="5A5DAA47"/>
    <w:rsid w:val="5A62AFAF"/>
    <w:rsid w:val="5A71E9A2"/>
    <w:rsid w:val="5A9CACE8"/>
    <w:rsid w:val="5A9DDB20"/>
    <w:rsid w:val="5AA51632"/>
    <w:rsid w:val="5AA6B231"/>
    <w:rsid w:val="5AAD3220"/>
    <w:rsid w:val="5AC3763F"/>
    <w:rsid w:val="5AC70323"/>
    <w:rsid w:val="5AD9AE10"/>
    <w:rsid w:val="5AE53F34"/>
    <w:rsid w:val="5B00D9DA"/>
    <w:rsid w:val="5B00FEDE"/>
    <w:rsid w:val="5B061747"/>
    <w:rsid w:val="5B081AE9"/>
    <w:rsid w:val="5B0F0122"/>
    <w:rsid w:val="5B0FFFEC"/>
    <w:rsid w:val="5B13C493"/>
    <w:rsid w:val="5B14AF48"/>
    <w:rsid w:val="5B17576A"/>
    <w:rsid w:val="5B27B49B"/>
    <w:rsid w:val="5B2A10F1"/>
    <w:rsid w:val="5B2B60A6"/>
    <w:rsid w:val="5B3D7111"/>
    <w:rsid w:val="5B418FAD"/>
    <w:rsid w:val="5B53708B"/>
    <w:rsid w:val="5B5A1943"/>
    <w:rsid w:val="5B628BAF"/>
    <w:rsid w:val="5B630A8A"/>
    <w:rsid w:val="5B6E3CAF"/>
    <w:rsid w:val="5B728955"/>
    <w:rsid w:val="5B735CA9"/>
    <w:rsid w:val="5B7610C3"/>
    <w:rsid w:val="5B80D7F7"/>
    <w:rsid w:val="5B826CD8"/>
    <w:rsid w:val="5B85853B"/>
    <w:rsid w:val="5B92E32B"/>
    <w:rsid w:val="5B989B52"/>
    <w:rsid w:val="5B9A89DF"/>
    <w:rsid w:val="5B9A99AC"/>
    <w:rsid w:val="5B9B20D2"/>
    <w:rsid w:val="5BAA7429"/>
    <w:rsid w:val="5BB53D1F"/>
    <w:rsid w:val="5BB82474"/>
    <w:rsid w:val="5BBDEF0A"/>
    <w:rsid w:val="5BD4D023"/>
    <w:rsid w:val="5BE2D514"/>
    <w:rsid w:val="5BE3773F"/>
    <w:rsid w:val="5BEE4524"/>
    <w:rsid w:val="5BF3B701"/>
    <w:rsid w:val="5BF81ECC"/>
    <w:rsid w:val="5BFD4E02"/>
    <w:rsid w:val="5BFF28F9"/>
    <w:rsid w:val="5C04276E"/>
    <w:rsid w:val="5C090F8E"/>
    <w:rsid w:val="5C187E28"/>
    <w:rsid w:val="5C2C7BE3"/>
    <w:rsid w:val="5C2DD82E"/>
    <w:rsid w:val="5C3DA790"/>
    <w:rsid w:val="5C456972"/>
    <w:rsid w:val="5C46B0AE"/>
    <w:rsid w:val="5C47F826"/>
    <w:rsid w:val="5C50691D"/>
    <w:rsid w:val="5C57926F"/>
    <w:rsid w:val="5C65D77E"/>
    <w:rsid w:val="5C68FED6"/>
    <w:rsid w:val="5C81E9FA"/>
    <w:rsid w:val="5C907DA4"/>
    <w:rsid w:val="5C9197B4"/>
    <w:rsid w:val="5C928B2C"/>
    <w:rsid w:val="5C9ECC59"/>
    <w:rsid w:val="5CA19D60"/>
    <w:rsid w:val="5CA3A9EE"/>
    <w:rsid w:val="5CAFD5FE"/>
    <w:rsid w:val="5CB9AF5D"/>
    <w:rsid w:val="5CBBC1BF"/>
    <w:rsid w:val="5CC301B7"/>
    <w:rsid w:val="5CD3BD0C"/>
    <w:rsid w:val="5CF5A64C"/>
    <w:rsid w:val="5D1AE1F9"/>
    <w:rsid w:val="5D26B1BD"/>
    <w:rsid w:val="5D42CC21"/>
    <w:rsid w:val="5D4D40E3"/>
    <w:rsid w:val="5D54E4C1"/>
    <w:rsid w:val="5D5FCB5F"/>
    <w:rsid w:val="5D636D22"/>
    <w:rsid w:val="5D646FC5"/>
    <w:rsid w:val="5D6F6FED"/>
    <w:rsid w:val="5D757546"/>
    <w:rsid w:val="5D81BE71"/>
    <w:rsid w:val="5D872055"/>
    <w:rsid w:val="5D8BBE63"/>
    <w:rsid w:val="5D9B886D"/>
    <w:rsid w:val="5DA3F34D"/>
    <w:rsid w:val="5DBEA64D"/>
    <w:rsid w:val="5DCC26EE"/>
    <w:rsid w:val="5DCE99CE"/>
    <w:rsid w:val="5DD863A9"/>
    <w:rsid w:val="5DE0D9C0"/>
    <w:rsid w:val="5DFE3C99"/>
    <w:rsid w:val="5DFFBE2F"/>
    <w:rsid w:val="5E02CA2C"/>
    <w:rsid w:val="5E0541DC"/>
    <w:rsid w:val="5E07CD14"/>
    <w:rsid w:val="5E0A543E"/>
    <w:rsid w:val="5E0CA716"/>
    <w:rsid w:val="5E178289"/>
    <w:rsid w:val="5E188E24"/>
    <w:rsid w:val="5E22579B"/>
    <w:rsid w:val="5E23CE56"/>
    <w:rsid w:val="5E24C4E9"/>
    <w:rsid w:val="5E24D87C"/>
    <w:rsid w:val="5E2527E5"/>
    <w:rsid w:val="5E29D3E2"/>
    <w:rsid w:val="5E453937"/>
    <w:rsid w:val="5E4CE96A"/>
    <w:rsid w:val="5E4CF579"/>
    <w:rsid w:val="5E684D25"/>
    <w:rsid w:val="5E714235"/>
    <w:rsid w:val="5E833E6F"/>
    <w:rsid w:val="5E88F34A"/>
    <w:rsid w:val="5E9756FC"/>
    <w:rsid w:val="5E976620"/>
    <w:rsid w:val="5EA7B6E8"/>
    <w:rsid w:val="5EA7EF55"/>
    <w:rsid w:val="5EB15F9A"/>
    <w:rsid w:val="5EB9851E"/>
    <w:rsid w:val="5EBA997A"/>
    <w:rsid w:val="5EBC1F69"/>
    <w:rsid w:val="5EE5C934"/>
    <w:rsid w:val="5EE809E9"/>
    <w:rsid w:val="5EEBB0BE"/>
    <w:rsid w:val="5F006902"/>
    <w:rsid w:val="5F0818C6"/>
    <w:rsid w:val="5F086F7E"/>
    <w:rsid w:val="5F12D3D2"/>
    <w:rsid w:val="5F192F1A"/>
    <w:rsid w:val="5F1C601B"/>
    <w:rsid w:val="5F1DE666"/>
    <w:rsid w:val="5F296CDC"/>
    <w:rsid w:val="5F3D8953"/>
    <w:rsid w:val="5F529DE1"/>
    <w:rsid w:val="5F55A930"/>
    <w:rsid w:val="5F59D5BC"/>
    <w:rsid w:val="5F6A6AEA"/>
    <w:rsid w:val="5F784346"/>
    <w:rsid w:val="5F8DC5CE"/>
    <w:rsid w:val="5F8E8C4C"/>
    <w:rsid w:val="5FA3830F"/>
    <w:rsid w:val="5FB1C47F"/>
    <w:rsid w:val="5FB27324"/>
    <w:rsid w:val="5FBC42CA"/>
    <w:rsid w:val="5FBF6B71"/>
    <w:rsid w:val="5FC7C7A3"/>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99212"/>
    <w:rsid w:val="607D2769"/>
    <w:rsid w:val="60A763BD"/>
    <w:rsid w:val="60AF5C88"/>
    <w:rsid w:val="60B4438D"/>
    <w:rsid w:val="60BA3E50"/>
    <w:rsid w:val="60BAA6D2"/>
    <w:rsid w:val="60C8AA31"/>
    <w:rsid w:val="60D89043"/>
    <w:rsid w:val="60EE53A7"/>
    <w:rsid w:val="60F24DD4"/>
    <w:rsid w:val="6110CF8D"/>
    <w:rsid w:val="61152418"/>
    <w:rsid w:val="612373A8"/>
    <w:rsid w:val="6124AF78"/>
    <w:rsid w:val="6124DC02"/>
    <w:rsid w:val="612DCC34"/>
    <w:rsid w:val="61367416"/>
    <w:rsid w:val="613B6F71"/>
    <w:rsid w:val="6153E858"/>
    <w:rsid w:val="615D4DD5"/>
    <w:rsid w:val="6162C39B"/>
    <w:rsid w:val="61703903"/>
    <w:rsid w:val="61769995"/>
    <w:rsid w:val="617B0DAB"/>
    <w:rsid w:val="617C9E28"/>
    <w:rsid w:val="61807A03"/>
    <w:rsid w:val="6188A499"/>
    <w:rsid w:val="6197F934"/>
    <w:rsid w:val="61A4B01B"/>
    <w:rsid w:val="61A78DDF"/>
    <w:rsid w:val="61B50DBB"/>
    <w:rsid w:val="61B8CD7E"/>
    <w:rsid w:val="61BED105"/>
    <w:rsid w:val="61C768A3"/>
    <w:rsid w:val="61C878A6"/>
    <w:rsid w:val="61CB77C7"/>
    <w:rsid w:val="61D2BEE3"/>
    <w:rsid w:val="61DA27F7"/>
    <w:rsid w:val="620A917D"/>
    <w:rsid w:val="6216D0F7"/>
    <w:rsid w:val="6223F10C"/>
    <w:rsid w:val="6223F791"/>
    <w:rsid w:val="622FC641"/>
    <w:rsid w:val="62336623"/>
    <w:rsid w:val="6245D985"/>
    <w:rsid w:val="6249C687"/>
    <w:rsid w:val="624E2134"/>
    <w:rsid w:val="624EC672"/>
    <w:rsid w:val="625A1AC2"/>
    <w:rsid w:val="6261483A"/>
    <w:rsid w:val="6265C294"/>
    <w:rsid w:val="6276B80E"/>
    <w:rsid w:val="62847C69"/>
    <w:rsid w:val="6285C110"/>
    <w:rsid w:val="62881DCD"/>
    <w:rsid w:val="628B9BFB"/>
    <w:rsid w:val="628C9E26"/>
    <w:rsid w:val="62915CBA"/>
    <w:rsid w:val="62A6E129"/>
    <w:rsid w:val="62A80FC6"/>
    <w:rsid w:val="62ADB198"/>
    <w:rsid w:val="62ADC1BD"/>
    <w:rsid w:val="62B96697"/>
    <w:rsid w:val="62BCF21E"/>
    <w:rsid w:val="62C135E6"/>
    <w:rsid w:val="62C3101E"/>
    <w:rsid w:val="62C4FD09"/>
    <w:rsid w:val="62C5FB57"/>
    <w:rsid w:val="62C68F3A"/>
    <w:rsid w:val="62CDD467"/>
    <w:rsid w:val="62DF6468"/>
    <w:rsid w:val="62F032F6"/>
    <w:rsid w:val="630A6D96"/>
    <w:rsid w:val="630F6F32"/>
    <w:rsid w:val="6312B77C"/>
    <w:rsid w:val="6316C2CD"/>
    <w:rsid w:val="6317A7A6"/>
    <w:rsid w:val="63259DBC"/>
    <w:rsid w:val="632CF8D6"/>
    <w:rsid w:val="63301516"/>
    <w:rsid w:val="6334BB09"/>
    <w:rsid w:val="633D3B1A"/>
    <w:rsid w:val="634BE23D"/>
    <w:rsid w:val="634C44BB"/>
    <w:rsid w:val="635F27D7"/>
    <w:rsid w:val="6369DA25"/>
    <w:rsid w:val="636AF96E"/>
    <w:rsid w:val="636C00CE"/>
    <w:rsid w:val="636F3C7E"/>
    <w:rsid w:val="6372C504"/>
    <w:rsid w:val="638C9A0E"/>
    <w:rsid w:val="6391F9C0"/>
    <w:rsid w:val="6394F92D"/>
    <w:rsid w:val="639966D5"/>
    <w:rsid w:val="639E72AE"/>
    <w:rsid w:val="63BCAAEF"/>
    <w:rsid w:val="63CB18F0"/>
    <w:rsid w:val="63CC2541"/>
    <w:rsid w:val="63D5FE88"/>
    <w:rsid w:val="63D61B97"/>
    <w:rsid w:val="63D856B2"/>
    <w:rsid w:val="63DC3D6A"/>
    <w:rsid w:val="63DC7C7A"/>
    <w:rsid w:val="63DDAD6E"/>
    <w:rsid w:val="63E5966B"/>
    <w:rsid w:val="63E8911F"/>
    <w:rsid w:val="63FDC37F"/>
    <w:rsid w:val="64003CB8"/>
    <w:rsid w:val="6402A380"/>
    <w:rsid w:val="6406E63A"/>
    <w:rsid w:val="640D8803"/>
    <w:rsid w:val="6422C8C3"/>
    <w:rsid w:val="64231B2E"/>
    <w:rsid w:val="642655B1"/>
    <w:rsid w:val="64327A5C"/>
    <w:rsid w:val="64339FCB"/>
    <w:rsid w:val="64392DDD"/>
    <w:rsid w:val="643D9631"/>
    <w:rsid w:val="643E7CC0"/>
    <w:rsid w:val="643F1920"/>
    <w:rsid w:val="64496CB3"/>
    <w:rsid w:val="644DFBB1"/>
    <w:rsid w:val="64561358"/>
    <w:rsid w:val="645C2CED"/>
    <w:rsid w:val="646636DF"/>
    <w:rsid w:val="6475DF86"/>
    <w:rsid w:val="647657B6"/>
    <w:rsid w:val="647EF100"/>
    <w:rsid w:val="648114EF"/>
    <w:rsid w:val="64887670"/>
    <w:rsid w:val="648C0D17"/>
    <w:rsid w:val="6496227E"/>
    <w:rsid w:val="64997F1A"/>
    <w:rsid w:val="64A425A8"/>
    <w:rsid w:val="64AA9645"/>
    <w:rsid w:val="64AC1DAB"/>
    <w:rsid w:val="64AC2ECD"/>
    <w:rsid w:val="64B0F949"/>
    <w:rsid w:val="64C1B357"/>
    <w:rsid w:val="64C1CD67"/>
    <w:rsid w:val="64C91E20"/>
    <w:rsid w:val="64C9F23C"/>
    <w:rsid w:val="64DCA162"/>
    <w:rsid w:val="64E3A50A"/>
    <w:rsid w:val="64EF17BE"/>
    <w:rsid w:val="64F453FB"/>
    <w:rsid w:val="64F8DF35"/>
    <w:rsid w:val="64FFD8D3"/>
    <w:rsid w:val="65090317"/>
    <w:rsid w:val="650B2B19"/>
    <w:rsid w:val="6511CD67"/>
    <w:rsid w:val="651C138A"/>
    <w:rsid w:val="651DD85B"/>
    <w:rsid w:val="651F6AD3"/>
    <w:rsid w:val="652195DD"/>
    <w:rsid w:val="65270C36"/>
    <w:rsid w:val="652A9774"/>
    <w:rsid w:val="6531B1D5"/>
    <w:rsid w:val="65408291"/>
    <w:rsid w:val="6547E71E"/>
    <w:rsid w:val="654A6111"/>
    <w:rsid w:val="654CE005"/>
    <w:rsid w:val="65534E28"/>
    <w:rsid w:val="6556A953"/>
    <w:rsid w:val="6568EAF9"/>
    <w:rsid w:val="65773AD6"/>
    <w:rsid w:val="657C3173"/>
    <w:rsid w:val="6582B561"/>
    <w:rsid w:val="6583BAB1"/>
    <w:rsid w:val="65876E2A"/>
    <w:rsid w:val="658F6CF4"/>
    <w:rsid w:val="6598D0A8"/>
    <w:rsid w:val="65A17E2D"/>
    <w:rsid w:val="65A7C467"/>
    <w:rsid w:val="65A9F6AE"/>
    <w:rsid w:val="65B3985B"/>
    <w:rsid w:val="65BA2A56"/>
    <w:rsid w:val="65C3E4FA"/>
    <w:rsid w:val="65C54F50"/>
    <w:rsid w:val="65D3B49C"/>
    <w:rsid w:val="65D6E9E1"/>
    <w:rsid w:val="65E7AE0B"/>
    <w:rsid w:val="65EA740B"/>
    <w:rsid w:val="65ED17BB"/>
    <w:rsid w:val="65EEFE97"/>
    <w:rsid w:val="65F2F584"/>
    <w:rsid w:val="65F957A7"/>
    <w:rsid w:val="65FF5C9F"/>
    <w:rsid w:val="6603FEDC"/>
    <w:rsid w:val="6625D772"/>
    <w:rsid w:val="66260F98"/>
    <w:rsid w:val="6628CB5A"/>
    <w:rsid w:val="66435CB8"/>
    <w:rsid w:val="6644DCB1"/>
    <w:rsid w:val="6646F160"/>
    <w:rsid w:val="66506424"/>
    <w:rsid w:val="665AB8EE"/>
    <w:rsid w:val="665E2DE6"/>
    <w:rsid w:val="6663CA09"/>
    <w:rsid w:val="6668C9DF"/>
    <w:rsid w:val="6671F5F2"/>
    <w:rsid w:val="667BADF3"/>
    <w:rsid w:val="668103DD"/>
    <w:rsid w:val="668EFB4C"/>
    <w:rsid w:val="669FFFD2"/>
    <w:rsid w:val="66A50FD0"/>
    <w:rsid w:val="66AA229F"/>
    <w:rsid w:val="66ABD8A3"/>
    <w:rsid w:val="66AD3818"/>
    <w:rsid w:val="66B46585"/>
    <w:rsid w:val="66B63D82"/>
    <w:rsid w:val="66C0DA09"/>
    <w:rsid w:val="66CB4076"/>
    <w:rsid w:val="66CDF87B"/>
    <w:rsid w:val="66DC752A"/>
    <w:rsid w:val="66E45BD5"/>
    <w:rsid w:val="66F008CF"/>
    <w:rsid w:val="66F12B9A"/>
    <w:rsid w:val="66F2C476"/>
    <w:rsid w:val="66FA9525"/>
    <w:rsid w:val="66FC2E91"/>
    <w:rsid w:val="6700E20C"/>
    <w:rsid w:val="670359C9"/>
    <w:rsid w:val="670DBC44"/>
    <w:rsid w:val="6719150B"/>
    <w:rsid w:val="673DED1E"/>
    <w:rsid w:val="6747ECC1"/>
    <w:rsid w:val="67483DFE"/>
    <w:rsid w:val="67539EFF"/>
    <w:rsid w:val="675F364D"/>
    <w:rsid w:val="67636A97"/>
    <w:rsid w:val="676DA659"/>
    <w:rsid w:val="677BE36D"/>
    <w:rsid w:val="678236A3"/>
    <w:rsid w:val="6784BDB5"/>
    <w:rsid w:val="678C6A56"/>
    <w:rsid w:val="678E5368"/>
    <w:rsid w:val="6792E835"/>
    <w:rsid w:val="679E1E77"/>
    <w:rsid w:val="67A3AC6B"/>
    <w:rsid w:val="67A763BD"/>
    <w:rsid w:val="67B6F0D1"/>
    <w:rsid w:val="67C8DCE7"/>
    <w:rsid w:val="67D04E0D"/>
    <w:rsid w:val="67D154CE"/>
    <w:rsid w:val="67D5068D"/>
    <w:rsid w:val="67D67B94"/>
    <w:rsid w:val="67E58510"/>
    <w:rsid w:val="67EFDC90"/>
    <w:rsid w:val="67F18C5B"/>
    <w:rsid w:val="67F27E0D"/>
    <w:rsid w:val="67FB616F"/>
    <w:rsid w:val="67FBFCD4"/>
    <w:rsid w:val="67FEA951"/>
    <w:rsid w:val="6803C8B0"/>
    <w:rsid w:val="6809A7CB"/>
    <w:rsid w:val="681AB294"/>
    <w:rsid w:val="681E7EE9"/>
    <w:rsid w:val="68295095"/>
    <w:rsid w:val="682A43DF"/>
    <w:rsid w:val="68312E56"/>
    <w:rsid w:val="683228BE"/>
    <w:rsid w:val="68380566"/>
    <w:rsid w:val="683BCF4C"/>
    <w:rsid w:val="68498D25"/>
    <w:rsid w:val="685A0609"/>
    <w:rsid w:val="6864CA65"/>
    <w:rsid w:val="686B5A34"/>
    <w:rsid w:val="686D4641"/>
    <w:rsid w:val="6876A6E3"/>
    <w:rsid w:val="689A237C"/>
    <w:rsid w:val="689C7C4D"/>
    <w:rsid w:val="689D055A"/>
    <w:rsid w:val="68A5D658"/>
    <w:rsid w:val="68A864BE"/>
    <w:rsid w:val="68B27151"/>
    <w:rsid w:val="68B9036E"/>
    <w:rsid w:val="68C0E625"/>
    <w:rsid w:val="68CA9B3E"/>
    <w:rsid w:val="68DC889D"/>
    <w:rsid w:val="68E233A1"/>
    <w:rsid w:val="68E31FA8"/>
    <w:rsid w:val="68E7F4AC"/>
    <w:rsid w:val="68EA4727"/>
    <w:rsid w:val="68F9811E"/>
    <w:rsid w:val="68FB6883"/>
    <w:rsid w:val="68FB9390"/>
    <w:rsid w:val="690DEF95"/>
    <w:rsid w:val="6911AC59"/>
    <w:rsid w:val="6911F361"/>
    <w:rsid w:val="6927D4CA"/>
    <w:rsid w:val="692E1514"/>
    <w:rsid w:val="693F6198"/>
    <w:rsid w:val="69459E87"/>
    <w:rsid w:val="694A17A2"/>
    <w:rsid w:val="694A4E8F"/>
    <w:rsid w:val="694AF043"/>
    <w:rsid w:val="6954BB2F"/>
    <w:rsid w:val="69553900"/>
    <w:rsid w:val="6956FE84"/>
    <w:rsid w:val="6962C03C"/>
    <w:rsid w:val="69782C76"/>
    <w:rsid w:val="69794005"/>
    <w:rsid w:val="697BDEB0"/>
    <w:rsid w:val="698ACCC2"/>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E291F0"/>
    <w:rsid w:val="69E8CE64"/>
    <w:rsid w:val="69F1BB9B"/>
    <w:rsid w:val="69F8A678"/>
    <w:rsid w:val="69FD4BB0"/>
    <w:rsid w:val="6A046D7F"/>
    <w:rsid w:val="6A184372"/>
    <w:rsid w:val="6A18B891"/>
    <w:rsid w:val="6A1EF1DD"/>
    <w:rsid w:val="6A24E8C5"/>
    <w:rsid w:val="6A2503C6"/>
    <w:rsid w:val="6A2DD918"/>
    <w:rsid w:val="6A3171C9"/>
    <w:rsid w:val="6A31E28F"/>
    <w:rsid w:val="6A3707EA"/>
    <w:rsid w:val="6A3DDBBE"/>
    <w:rsid w:val="6A40FA72"/>
    <w:rsid w:val="6A423328"/>
    <w:rsid w:val="6A45676F"/>
    <w:rsid w:val="6A482BA2"/>
    <w:rsid w:val="6A4840FC"/>
    <w:rsid w:val="6A4BA4BC"/>
    <w:rsid w:val="6A5F2F41"/>
    <w:rsid w:val="6A6BAF0F"/>
    <w:rsid w:val="6A70157D"/>
    <w:rsid w:val="6A769095"/>
    <w:rsid w:val="6A7D94C6"/>
    <w:rsid w:val="6A7F9BAD"/>
    <w:rsid w:val="6A99ED48"/>
    <w:rsid w:val="6AACD212"/>
    <w:rsid w:val="6AAD8840"/>
    <w:rsid w:val="6AB2179D"/>
    <w:rsid w:val="6AB3C4FF"/>
    <w:rsid w:val="6ADA1DBA"/>
    <w:rsid w:val="6ADECA2A"/>
    <w:rsid w:val="6AE24EAF"/>
    <w:rsid w:val="6AE52D52"/>
    <w:rsid w:val="6AE6DCF3"/>
    <w:rsid w:val="6AE944E4"/>
    <w:rsid w:val="6AE96286"/>
    <w:rsid w:val="6AF79C5F"/>
    <w:rsid w:val="6AFA48B5"/>
    <w:rsid w:val="6AFC23BD"/>
    <w:rsid w:val="6B012229"/>
    <w:rsid w:val="6B06B3F2"/>
    <w:rsid w:val="6B0835DE"/>
    <w:rsid w:val="6B0D4FA0"/>
    <w:rsid w:val="6B122119"/>
    <w:rsid w:val="6B1B5AA2"/>
    <w:rsid w:val="6B1B805C"/>
    <w:rsid w:val="6B27F180"/>
    <w:rsid w:val="6B321FCC"/>
    <w:rsid w:val="6B386E5F"/>
    <w:rsid w:val="6B435A20"/>
    <w:rsid w:val="6B4A5026"/>
    <w:rsid w:val="6B8372D0"/>
    <w:rsid w:val="6B917B63"/>
    <w:rsid w:val="6B98A922"/>
    <w:rsid w:val="6BBA6788"/>
    <w:rsid w:val="6BDB6580"/>
    <w:rsid w:val="6BDC7835"/>
    <w:rsid w:val="6BDCCC69"/>
    <w:rsid w:val="6C05A116"/>
    <w:rsid w:val="6C0768F9"/>
    <w:rsid w:val="6C133694"/>
    <w:rsid w:val="6C17B2C9"/>
    <w:rsid w:val="6C19569A"/>
    <w:rsid w:val="6C20867F"/>
    <w:rsid w:val="6C2DDC0C"/>
    <w:rsid w:val="6C31230F"/>
    <w:rsid w:val="6C3FD9A2"/>
    <w:rsid w:val="6C40F66A"/>
    <w:rsid w:val="6C5605F5"/>
    <w:rsid w:val="6C56B3A4"/>
    <w:rsid w:val="6C5AF7C6"/>
    <w:rsid w:val="6C5B1AF9"/>
    <w:rsid w:val="6C63C5C5"/>
    <w:rsid w:val="6C64AE3D"/>
    <w:rsid w:val="6C6AF8F3"/>
    <w:rsid w:val="6C737A99"/>
    <w:rsid w:val="6C774C49"/>
    <w:rsid w:val="6C7A704A"/>
    <w:rsid w:val="6CA026A3"/>
    <w:rsid w:val="6CAB0382"/>
    <w:rsid w:val="6CAF847B"/>
    <w:rsid w:val="6CB0DA06"/>
    <w:rsid w:val="6CB503DB"/>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78649"/>
    <w:rsid w:val="6D29D67B"/>
    <w:rsid w:val="6D306308"/>
    <w:rsid w:val="6D41FE53"/>
    <w:rsid w:val="6D45199D"/>
    <w:rsid w:val="6D509203"/>
    <w:rsid w:val="6D50988B"/>
    <w:rsid w:val="6D5417E3"/>
    <w:rsid w:val="6D558C26"/>
    <w:rsid w:val="6D6BBE75"/>
    <w:rsid w:val="6D6FFD93"/>
    <w:rsid w:val="6D70CD58"/>
    <w:rsid w:val="6D739958"/>
    <w:rsid w:val="6D7E7282"/>
    <w:rsid w:val="6D8107C3"/>
    <w:rsid w:val="6D86405E"/>
    <w:rsid w:val="6D88D0D2"/>
    <w:rsid w:val="6D8B7AE5"/>
    <w:rsid w:val="6D8BE0D3"/>
    <w:rsid w:val="6D97973A"/>
    <w:rsid w:val="6D9C4373"/>
    <w:rsid w:val="6DB6BB39"/>
    <w:rsid w:val="6DC631AA"/>
    <w:rsid w:val="6DC9AEBE"/>
    <w:rsid w:val="6DD3C72F"/>
    <w:rsid w:val="6DD82284"/>
    <w:rsid w:val="6DE6C397"/>
    <w:rsid w:val="6DE8646E"/>
    <w:rsid w:val="6DF1367E"/>
    <w:rsid w:val="6DF4A583"/>
    <w:rsid w:val="6E02C1E5"/>
    <w:rsid w:val="6E03492E"/>
    <w:rsid w:val="6E08E0F7"/>
    <w:rsid w:val="6E0B16CD"/>
    <w:rsid w:val="6E1C502D"/>
    <w:rsid w:val="6E1E1078"/>
    <w:rsid w:val="6E1EE704"/>
    <w:rsid w:val="6E1F1ABD"/>
    <w:rsid w:val="6E312B16"/>
    <w:rsid w:val="6E39082B"/>
    <w:rsid w:val="6E400CD3"/>
    <w:rsid w:val="6E444C85"/>
    <w:rsid w:val="6E4583D8"/>
    <w:rsid w:val="6E474D32"/>
    <w:rsid w:val="6E4E06B4"/>
    <w:rsid w:val="6E5BC01C"/>
    <w:rsid w:val="6E67DC14"/>
    <w:rsid w:val="6E69F2BF"/>
    <w:rsid w:val="6E6DB091"/>
    <w:rsid w:val="6E6E004C"/>
    <w:rsid w:val="6E715735"/>
    <w:rsid w:val="6E720F5E"/>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EA79B"/>
    <w:rsid w:val="6EF65356"/>
    <w:rsid w:val="6EF8FA59"/>
    <w:rsid w:val="6F076A0C"/>
    <w:rsid w:val="6F088BB0"/>
    <w:rsid w:val="6F1640EF"/>
    <w:rsid w:val="6F1B2B8A"/>
    <w:rsid w:val="6F1D29FE"/>
    <w:rsid w:val="6F1ED539"/>
    <w:rsid w:val="6F2DFD76"/>
    <w:rsid w:val="6F5152CE"/>
    <w:rsid w:val="6F55D82C"/>
    <w:rsid w:val="6F57128C"/>
    <w:rsid w:val="6F587132"/>
    <w:rsid w:val="6F71A8FF"/>
    <w:rsid w:val="6F76B9F7"/>
    <w:rsid w:val="6F78A5F3"/>
    <w:rsid w:val="6F82FF21"/>
    <w:rsid w:val="6FAB60FD"/>
    <w:rsid w:val="6FAC56EE"/>
    <w:rsid w:val="6FACFA18"/>
    <w:rsid w:val="6FAEC8D8"/>
    <w:rsid w:val="6FC09ABD"/>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2E7B5"/>
    <w:rsid w:val="7033BA59"/>
    <w:rsid w:val="7035EA5F"/>
    <w:rsid w:val="703D5A29"/>
    <w:rsid w:val="704631F8"/>
    <w:rsid w:val="704A130E"/>
    <w:rsid w:val="704CD61D"/>
    <w:rsid w:val="704F3E4C"/>
    <w:rsid w:val="70516814"/>
    <w:rsid w:val="705782BB"/>
    <w:rsid w:val="705A96A2"/>
    <w:rsid w:val="705BD18D"/>
    <w:rsid w:val="706BB682"/>
    <w:rsid w:val="706D7879"/>
    <w:rsid w:val="7071304C"/>
    <w:rsid w:val="707ACD3E"/>
    <w:rsid w:val="70860218"/>
    <w:rsid w:val="708981CD"/>
    <w:rsid w:val="708B7F6B"/>
    <w:rsid w:val="7090E2D4"/>
    <w:rsid w:val="7092E3D7"/>
    <w:rsid w:val="70A4196A"/>
    <w:rsid w:val="70A80047"/>
    <w:rsid w:val="70B00A51"/>
    <w:rsid w:val="70B26F68"/>
    <w:rsid w:val="70B3C914"/>
    <w:rsid w:val="70B7EED8"/>
    <w:rsid w:val="70C58972"/>
    <w:rsid w:val="70D21C66"/>
    <w:rsid w:val="70D91881"/>
    <w:rsid w:val="70E3929D"/>
    <w:rsid w:val="70EB971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82A355"/>
    <w:rsid w:val="71839F26"/>
    <w:rsid w:val="718AE9E8"/>
    <w:rsid w:val="7190012F"/>
    <w:rsid w:val="719489E0"/>
    <w:rsid w:val="719D1782"/>
    <w:rsid w:val="71C18FA8"/>
    <w:rsid w:val="71C34CB5"/>
    <w:rsid w:val="71D2D628"/>
    <w:rsid w:val="71DA39F0"/>
    <w:rsid w:val="71E0F102"/>
    <w:rsid w:val="71ECDABF"/>
    <w:rsid w:val="71FAADF4"/>
    <w:rsid w:val="7203B9DA"/>
    <w:rsid w:val="72185E5A"/>
    <w:rsid w:val="721CBCFB"/>
    <w:rsid w:val="721CC96F"/>
    <w:rsid w:val="7224ADA6"/>
    <w:rsid w:val="722A648A"/>
    <w:rsid w:val="722E7195"/>
    <w:rsid w:val="723013CB"/>
    <w:rsid w:val="72334EBF"/>
    <w:rsid w:val="723BEEE1"/>
    <w:rsid w:val="7240D65B"/>
    <w:rsid w:val="72447DE0"/>
    <w:rsid w:val="7255917C"/>
    <w:rsid w:val="725C8AE7"/>
    <w:rsid w:val="72654284"/>
    <w:rsid w:val="726C45E6"/>
    <w:rsid w:val="726D311C"/>
    <w:rsid w:val="72747C25"/>
    <w:rsid w:val="727A8111"/>
    <w:rsid w:val="727CAC21"/>
    <w:rsid w:val="727E5F90"/>
    <w:rsid w:val="727FDFA7"/>
    <w:rsid w:val="728027BB"/>
    <w:rsid w:val="7283C8E8"/>
    <w:rsid w:val="72853110"/>
    <w:rsid w:val="7286FDB6"/>
    <w:rsid w:val="728F174F"/>
    <w:rsid w:val="7295BC3E"/>
    <w:rsid w:val="72980480"/>
    <w:rsid w:val="729D851D"/>
    <w:rsid w:val="729E0C08"/>
    <w:rsid w:val="72A4695A"/>
    <w:rsid w:val="72A87E52"/>
    <w:rsid w:val="72AEBC4F"/>
    <w:rsid w:val="72AFCECD"/>
    <w:rsid w:val="72B01527"/>
    <w:rsid w:val="72B47A68"/>
    <w:rsid w:val="72CB2129"/>
    <w:rsid w:val="72D9F7FA"/>
    <w:rsid w:val="72E040AB"/>
    <w:rsid w:val="72ECE9EC"/>
    <w:rsid w:val="72F3382A"/>
    <w:rsid w:val="72F4672F"/>
    <w:rsid w:val="72F9993F"/>
    <w:rsid w:val="7309FE19"/>
    <w:rsid w:val="7312715E"/>
    <w:rsid w:val="7314EFD4"/>
    <w:rsid w:val="7334D107"/>
    <w:rsid w:val="7338EEDB"/>
    <w:rsid w:val="733C1CFF"/>
    <w:rsid w:val="7349D4E8"/>
    <w:rsid w:val="734E00C4"/>
    <w:rsid w:val="736ABD76"/>
    <w:rsid w:val="73703720"/>
    <w:rsid w:val="737B1268"/>
    <w:rsid w:val="738E85E6"/>
    <w:rsid w:val="73995B36"/>
    <w:rsid w:val="739EAA7C"/>
    <w:rsid w:val="73A467E4"/>
    <w:rsid w:val="73B2F00D"/>
    <w:rsid w:val="73B363F4"/>
    <w:rsid w:val="73BC265F"/>
    <w:rsid w:val="73BF87D7"/>
    <w:rsid w:val="73C31F2E"/>
    <w:rsid w:val="73F686D8"/>
    <w:rsid w:val="73F9D249"/>
    <w:rsid w:val="73FF6471"/>
    <w:rsid w:val="7401A7BC"/>
    <w:rsid w:val="740F6EFC"/>
    <w:rsid w:val="741570F5"/>
    <w:rsid w:val="741C2D69"/>
    <w:rsid w:val="7424F1C9"/>
    <w:rsid w:val="7444D3FE"/>
    <w:rsid w:val="744CC6FA"/>
    <w:rsid w:val="74592E33"/>
    <w:rsid w:val="745A82C2"/>
    <w:rsid w:val="745DBE03"/>
    <w:rsid w:val="7460A759"/>
    <w:rsid w:val="746391D3"/>
    <w:rsid w:val="74694D90"/>
    <w:rsid w:val="74762BEF"/>
    <w:rsid w:val="747B8E22"/>
    <w:rsid w:val="747D2E10"/>
    <w:rsid w:val="748EB64A"/>
    <w:rsid w:val="7493DFAB"/>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462507"/>
    <w:rsid w:val="7555577C"/>
    <w:rsid w:val="755A136F"/>
    <w:rsid w:val="756240FA"/>
    <w:rsid w:val="756AB741"/>
    <w:rsid w:val="756DF6C6"/>
    <w:rsid w:val="756E6F19"/>
    <w:rsid w:val="7574E55F"/>
    <w:rsid w:val="757878A6"/>
    <w:rsid w:val="757F5C68"/>
    <w:rsid w:val="758A2019"/>
    <w:rsid w:val="758C17AC"/>
    <w:rsid w:val="758CDBE3"/>
    <w:rsid w:val="758D5200"/>
    <w:rsid w:val="75AAB33A"/>
    <w:rsid w:val="75BD40EE"/>
    <w:rsid w:val="75C2B420"/>
    <w:rsid w:val="75C2FB85"/>
    <w:rsid w:val="75F933A2"/>
    <w:rsid w:val="75FAE879"/>
    <w:rsid w:val="75FBDAE6"/>
    <w:rsid w:val="75FE40A7"/>
    <w:rsid w:val="75FF7601"/>
    <w:rsid w:val="7608FF71"/>
    <w:rsid w:val="76091122"/>
    <w:rsid w:val="761587CC"/>
    <w:rsid w:val="762C9517"/>
    <w:rsid w:val="7634DA1B"/>
    <w:rsid w:val="764198F0"/>
    <w:rsid w:val="76562533"/>
    <w:rsid w:val="765AAB6C"/>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916A5"/>
    <w:rsid w:val="76EF501F"/>
    <w:rsid w:val="77004D0E"/>
    <w:rsid w:val="770E52F2"/>
    <w:rsid w:val="7710C34E"/>
    <w:rsid w:val="771734C5"/>
    <w:rsid w:val="77231E4B"/>
    <w:rsid w:val="772924D4"/>
    <w:rsid w:val="772B0A92"/>
    <w:rsid w:val="773C5EB3"/>
    <w:rsid w:val="77421EF8"/>
    <w:rsid w:val="77585468"/>
    <w:rsid w:val="77606A97"/>
    <w:rsid w:val="7761D1D3"/>
    <w:rsid w:val="77697240"/>
    <w:rsid w:val="7776C918"/>
    <w:rsid w:val="7776FFD3"/>
    <w:rsid w:val="777EE83A"/>
    <w:rsid w:val="7789056B"/>
    <w:rsid w:val="7790D9DE"/>
    <w:rsid w:val="77972D75"/>
    <w:rsid w:val="77AE43A0"/>
    <w:rsid w:val="77B10880"/>
    <w:rsid w:val="77BD2762"/>
    <w:rsid w:val="77BD6B73"/>
    <w:rsid w:val="77BDEEE1"/>
    <w:rsid w:val="77CD50EF"/>
    <w:rsid w:val="77D7D3EA"/>
    <w:rsid w:val="77D8064E"/>
    <w:rsid w:val="77E1E927"/>
    <w:rsid w:val="77E87274"/>
    <w:rsid w:val="77EAC00E"/>
    <w:rsid w:val="77F3DEEE"/>
    <w:rsid w:val="77FE8362"/>
    <w:rsid w:val="78049D64"/>
    <w:rsid w:val="7807956A"/>
    <w:rsid w:val="780DA498"/>
    <w:rsid w:val="7818A54C"/>
    <w:rsid w:val="7822516F"/>
    <w:rsid w:val="782AD6BB"/>
    <w:rsid w:val="783434EC"/>
    <w:rsid w:val="786AC948"/>
    <w:rsid w:val="786AFEFA"/>
    <w:rsid w:val="786C6C3C"/>
    <w:rsid w:val="787CB1D4"/>
    <w:rsid w:val="78810898"/>
    <w:rsid w:val="788DB6BA"/>
    <w:rsid w:val="789377C6"/>
    <w:rsid w:val="789F1571"/>
    <w:rsid w:val="78A84100"/>
    <w:rsid w:val="78B25233"/>
    <w:rsid w:val="78B8C3C3"/>
    <w:rsid w:val="78BF9BF3"/>
    <w:rsid w:val="78C33AD3"/>
    <w:rsid w:val="78CA9796"/>
    <w:rsid w:val="78CFC97A"/>
    <w:rsid w:val="78DE7FC8"/>
    <w:rsid w:val="78DEB27D"/>
    <w:rsid w:val="78E80220"/>
    <w:rsid w:val="78EB69A7"/>
    <w:rsid w:val="7903BE6F"/>
    <w:rsid w:val="790E8640"/>
    <w:rsid w:val="791AAA99"/>
    <w:rsid w:val="7928B415"/>
    <w:rsid w:val="792C274C"/>
    <w:rsid w:val="792E21E0"/>
    <w:rsid w:val="79319A2B"/>
    <w:rsid w:val="7936DA6D"/>
    <w:rsid w:val="793CBDDE"/>
    <w:rsid w:val="793D2110"/>
    <w:rsid w:val="793F1163"/>
    <w:rsid w:val="79609CF3"/>
    <w:rsid w:val="796C4185"/>
    <w:rsid w:val="796E3994"/>
    <w:rsid w:val="797FBF25"/>
    <w:rsid w:val="7980BEEF"/>
    <w:rsid w:val="79817D30"/>
    <w:rsid w:val="7998A76F"/>
    <w:rsid w:val="7999BECF"/>
    <w:rsid w:val="799B69BB"/>
    <w:rsid w:val="79AE412C"/>
    <w:rsid w:val="79E1D333"/>
    <w:rsid w:val="79E97778"/>
    <w:rsid w:val="79EA42D1"/>
    <w:rsid w:val="79F9390A"/>
    <w:rsid w:val="79FD777C"/>
    <w:rsid w:val="79FEDCFA"/>
    <w:rsid w:val="7A05016B"/>
    <w:rsid w:val="7A058313"/>
    <w:rsid w:val="7A0ECA98"/>
    <w:rsid w:val="7A1EB420"/>
    <w:rsid w:val="7A26ABC4"/>
    <w:rsid w:val="7A32189F"/>
    <w:rsid w:val="7A3323C3"/>
    <w:rsid w:val="7A34E607"/>
    <w:rsid w:val="7A3A6E8F"/>
    <w:rsid w:val="7A4059F1"/>
    <w:rsid w:val="7A437641"/>
    <w:rsid w:val="7A514CF7"/>
    <w:rsid w:val="7A64B18A"/>
    <w:rsid w:val="7A661124"/>
    <w:rsid w:val="7A66FE01"/>
    <w:rsid w:val="7A731E7C"/>
    <w:rsid w:val="7A75D044"/>
    <w:rsid w:val="7A7620E9"/>
    <w:rsid w:val="7A819367"/>
    <w:rsid w:val="7A853B71"/>
    <w:rsid w:val="7A9D05AE"/>
    <w:rsid w:val="7AA9016A"/>
    <w:rsid w:val="7AAF98F6"/>
    <w:rsid w:val="7AB2644E"/>
    <w:rsid w:val="7AC10675"/>
    <w:rsid w:val="7ACC6E63"/>
    <w:rsid w:val="7ACE53F2"/>
    <w:rsid w:val="7AD5483A"/>
    <w:rsid w:val="7ADC15F9"/>
    <w:rsid w:val="7AEE23C7"/>
    <w:rsid w:val="7AF09245"/>
    <w:rsid w:val="7AF4EAF6"/>
    <w:rsid w:val="7B00D5ED"/>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941649"/>
    <w:rsid w:val="7B94BDF5"/>
    <w:rsid w:val="7B96C1F0"/>
    <w:rsid w:val="7B9F81A8"/>
    <w:rsid w:val="7BA56742"/>
    <w:rsid w:val="7BA7371F"/>
    <w:rsid w:val="7BAD03E1"/>
    <w:rsid w:val="7BADA8D7"/>
    <w:rsid w:val="7BC5235C"/>
    <w:rsid w:val="7BCC185F"/>
    <w:rsid w:val="7BCEF057"/>
    <w:rsid w:val="7BD5188E"/>
    <w:rsid w:val="7BE821D3"/>
    <w:rsid w:val="7BEAF2F9"/>
    <w:rsid w:val="7BF8FFBD"/>
    <w:rsid w:val="7C054548"/>
    <w:rsid w:val="7C145969"/>
    <w:rsid w:val="7C1D9AEF"/>
    <w:rsid w:val="7C1E591C"/>
    <w:rsid w:val="7C25573B"/>
    <w:rsid w:val="7C3643C4"/>
    <w:rsid w:val="7C38216F"/>
    <w:rsid w:val="7C45327B"/>
    <w:rsid w:val="7C486AA7"/>
    <w:rsid w:val="7C4C1985"/>
    <w:rsid w:val="7C4F7EB3"/>
    <w:rsid w:val="7C510FFA"/>
    <w:rsid w:val="7C5A331D"/>
    <w:rsid w:val="7C702D5E"/>
    <w:rsid w:val="7C718ACB"/>
    <w:rsid w:val="7C74CB56"/>
    <w:rsid w:val="7C785B7D"/>
    <w:rsid w:val="7C7A4761"/>
    <w:rsid w:val="7C916A20"/>
    <w:rsid w:val="7C954879"/>
    <w:rsid w:val="7CA28B60"/>
    <w:rsid w:val="7CA52AFE"/>
    <w:rsid w:val="7CAA95A2"/>
    <w:rsid w:val="7CB1F810"/>
    <w:rsid w:val="7CB32E4D"/>
    <w:rsid w:val="7CC2D95D"/>
    <w:rsid w:val="7CCFC3D3"/>
    <w:rsid w:val="7CD029DF"/>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72A076"/>
    <w:rsid w:val="7D7A9FC7"/>
    <w:rsid w:val="7D85D235"/>
    <w:rsid w:val="7D875589"/>
    <w:rsid w:val="7DAD09FA"/>
    <w:rsid w:val="7DB4F129"/>
    <w:rsid w:val="7DB71AEC"/>
    <w:rsid w:val="7DBAD763"/>
    <w:rsid w:val="7DBE8D50"/>
    <w:rsid w:val="7DC37FA2"/>
    <w:rsid w:val="7DC41DCA"/>
    <w:rsid w:val="7DC6593B"/>
    <w:rsid w:val="7DD53D7C"/>
    <w:rsid w:val="7DDA1659"/>
    <w:rsid w:val="7DE00093"/>
    <w:rsid w:val="7DE6008C"/>
    <w:rsid w:val="7E04DBEA"/>
    <w:rsid w:val="7E0F447B"/>
    <w:rsid w:val="7E0F5CD0"/>
    <w:rsid w:val="7E192C46"/>
    <w:rsid w:val="7E1DB876"/>
    <w:rsid w:val="7E21FC7C"/>
    <w:rsid w:val="7E221000"/>
    <w:rsid w:val="7E26BEED"/>
    <w:rsid w:val="7E2A4E14"/>
    <w:rsid w:val="7E30BC64"/>
    <w:rsid w:val="7E32E2AA"/>
    <w:rsid w:val="7E3480F2"/>
    <w:rsid w:val="7E34A375"/>
    <w:rsid w:val="7E34A659"/>
    <w:rsid w:val="7E3B69D8"/>
    <w:rsid w:val="7E4936DB"/>
    <w:rsid w:val="7E4A900F"/>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33440"/>
    <w:rsid w:val="7F246C29"/>
    <w:rsid w:val="7F24F213"/>
    <w:rsid w:val="7F318252"/>
    <w:rsid w:val="7F33832A"/>
    <w:rsid w:val="7F372D1E"/>
    <w:rsid w:val="7F41E44A"/>
    <w:rsid w:val="7F4511B2"/>
    <w:rsid w:val="7F481F8E"/>
    <w:rsid w:val="7F48BD3A"/>
    <w:rsid w:val="7F4CF642"/>
    <w:rsid w:val="7F4D95E3"/>
    <w:rsid w:val="7F5E8E47"/>
    <w:rsid w:val="7F71D32F"/>
    <w:rsid w:val="7F7A0EDE"/>
    <w:rsid w:val="7F844CB4"/>
    <w:rsid w:val="7F8BBDB8"/>
    <w:rsid w:val="7F97E185"/>
    <w:rsid w:val="7F98FC0D"/>
    <w:rsid w:val="7F9BC6B4"/>
    <w:rsid w:val="7F9DC474"/>
    <w:rsid w:val="7FA09EB5"/>
    <w:rsid w:val="7FAE60E8"/>
    <w:rsid w:val="7FB3B820"/>
    <w:rsid w:val="7FCB2730"/>
    <w:rsid w:val="7FCC3758"/>
    <w:rsid w:val="7FCD1DE9"/>
    <w:rsid w:val="7FD8AA9F"/>
    <w:rsid w:val="7FDC1BF2"/>
    <w:rsid w:val="7FE4C905"/>
    <w:rsid w:val="7FE7A2E4"/>
    <w:rsid w:val="7FEC3230"/>
    <w:rsid w:val="7FFD1E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24B14"/>
  <w15:chartTrackingRefBased/>
  <w15:docId w15:val="{B3AAB710-533C-4447-8D06-49588065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620"/>
    <w:rPr>
      <w:lang w:val="fr-FR"/>
    </w:rPr>
  </w:style>
  <w:style w:type="paragraph" w:styleId="Heading1">
    <w:name w:val="heading 1"/>
    <w:basedOn w:val="Normal"/>
    <w:next w:val="Normal"/>
    <w:link w:val="Heading1Char"/>
    <w:uiPriority w:val="9"/>
    <w:qFormat/>
    <w:rsid w:val="00D05C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22DB6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5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899"/>
    <w:pPr>
      <w:ind w:left="720"/>
      <w:contextualSpacing/>
    </w:pPr>
  </w:style>
  <w:style w:type="character" w:styleId="CommentReference">
    <w:name w:val="annotation reference"/>
    <w:basedOn w:val="DefaultParagraphFont"/>
    <w:uiPriority w:val="99"/>
    <w:semiHidden/>
    <w:unhideWhenUsed/>
    <w:rsid w:val="00577BC5"/>
    <w:rPr>
      <w:sz w:val="16"/>
      <w:szCs w:val="16"/>
    </w:rPr>
  </w:style>
  <w:style w:type="paragraph" w:styleId="CommentText">
    <w:name w:val="annotation text"/>
    <w:basedOn w:val="Normal"/>
    <w:link w:val="CommentTextChar"/>
    <w:uiPriority w:val="99"/>
    <w:unhideWhenUsed/>
    <w:rsid w:val="00577BC5"/>
    <w:pPr>
      <w:spacing w:line="240" w:lineRule="auto"/>
    </w:pPr>
    <w:rPr>
      <w:sz w:val="20"/>
      <w:szCs w:val="20"/>
    </w:rPr>
  </w:style>
  <w:style w:type="character" w:customStyle="1" w:styleId="CommentTextChar">
    <w:name w:val="Comment Text Char"/>
    <w:basedOn w:val="DefaultParagraphFont"/>
    <w:link w:val="CommentText"/>
    <w:uiPriority w:val="99"/>
    <w:rsid w:val="00577BC5"/>
    <w:rPr>
      <w:sz w:val="20"/>
      <w:szCs w:val="20"/>
      <w:lang w:val="fr-FR"/>
    </w:rPr>
  </w:style>
  <w:style w:type="paragraph" w:styleId="CommentSubject">
    <w:name w:val="annotation subject"/>
    <w:basedOn w:val="CommentText"/>
    <w:next w:val="CommentText"/>
    <w:link w:val="CommentSubjectChar"/>
    <w:uiPriority w:val="99"/>
    <w:semiHidden/>
    <w:unhideWhenUsed/>
    <w:rsid w:val="00577BC5"/>
    <w:rPr>
      <w:b/>
      <w:bCs/>
    </w:rPr>
  </w:style>
  <w:style w:type="character" w:customStyle="1" w:styleId="CommentSubjectChar">
    <w:name w:val="Comment Subject Char"/>
    <w:basedOn w:val="CommentTextChar"/>
    <w:link w:val="CommentSubject"/>
    <w:uiPriority w:val="99"/>
    <w:semiHidden/>
    <w:rsid w:val="00577BC5"/>
    <w:rPr>
      <w:b/>
      <w:bCs/>
      <w:sz w:val="20"/>
      <w:szCs w:val="20"/>
      <w:lang w:val="fr-FR"/>
    </w:rPr>
  </w:style>
  <w:style w:type="character" w:styleId="LineNumber">
    <w:name w:val="line number"/>
    <w:basedOn w:val="DefaultParagraphFont"/>
    <w:uiPriority w:val="99"/>
    <w:semiHidden/>
    <w:unhideWhenUsed/>
    <w:rsid w:val="00594D17"/>
  </w:style>
  <w:style w:type="character" w:styleId="PlaceholderText">
    <w:name w:val="Placeholder Text"/>
    <w:basedOn w:val="DefaultParagraphFont"/>
    <w:uiPriority w:val="99"/>
    <w:semiHidden/>
    <w:rsid w:val="00C26E36"/>
    <w:rPr>
      <w:color w:val="666666"/>
    </w:rPr>
  </w:style>
  <w:style w:type="paragraph" w:styleId="Header">
    <w:name w:val="header"/>
    <w:basedOn w:val="Normal"/>
    <w:link w:val="HeaderChar"/>
    <w:uiPriority w:val="99"/>
    <w:unhideWhenUsed/>
    <w:rsid w:val="00435E6B"/>
    <w:pPr>
      <w:tabs>
        <w:tab w:val="center" w:pos="4703"/>
        <w:tab w:val="right" w:pos="9406"/>
      </w:tabs>
      <w:spacing w:after="0" w:line="240" w:lineRule="auto"/>
    </w:pPr>
  </w:style>
  <w:style w:type="character" w:customStyle="1" w:styleId="HeaderChar">
    <w:name w:val="Header Char"/>
    <w:basedOn w:val="DefaultParagraphFont"/>
    <w:link w:val="Header"/>
    <w:uiPriority w:val="99"/>
    <w:rsid w:val="00435E6B"/>
    <w:rPr>
      <w:lang w:val="fr-FR"/>
    </w:rPr>
  </w:style>
  <w:style w:type="paragraph" w:styleId="Footer">
    <w:name w:val="footer"/>
    <w:basedOn w:val="Normal"/>
    <w:link w:val="FooterChar"/>
    <w:uiPriority w:val="99"/>
    <w:unhideWhenUsed/>
    <w:rsid w:val="00435E6B"/>
    <w:pPr>
      <w:tabs>
        <w:tab w:val="center" w:pos="4703"/>
        <w:tab w:val="right" w:pos="9406"/>
      </w:tabs>
      <w:spacing w:after="0" w:line="240" w:lineRule="auto"/>
    </w:pPr>
  </w:style>
  <w:style w:type="character" w:customStyle="1" w:styleId="FooterChar">
    <w:name w:val="Footer Char"/>
    <w:basedOn w:val="DefaultParagraphFont"/>
    <w:link w:val="Footer"/>
    <w:uiPriority w:val="99"/>
    <w:rsid w:val="00435E6B"/>
    <w:rPr>
      <w:lang w:val="fr-FR"/>
    </w:rPr>
  </w:style>
  <w:style w:type="table" w:styleId="TableGrid">
    <w:name w:val="Table Grid"/>
    <w:basedOn w:val="TableNormal"/>
    <w:uiPriority w:val="39"/>
    <w:rsid w:val="00375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7BE3"/>
    <w:rPr>
      <w:color w:val="0563C1" w:themeColor="hyperlink"/>
      <w:u w:val="single"/>
    </w:rPr>
  </w:style>
  <w:style w:type="character" w:customStyle="1" w:styleId="UnresolvedMention1">
    <w:name w:val="Unresolved Mention1"/>
    <w:basedOn w:val="DefaultParagraphFont"/>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D2629B"/>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D2629B"/>
  </w:style>
  <w:style w:type="character" w:customStyle="1" w:styleId="gnd-iwgdn2b">
    <w:name w:val="gnd-iwgdn2b"/>
    <w:basedOn w:val="DefaultParagraphFont"/>
    <w:rsid w:val="00D2629B"/>
  </w:style>
  <w:style w:type="character" w:customStyle="1" w:styleId="gnd-iwgdh3b">
    <w:name w:val="gnd-iwgdh3b"/>
    <w:basedOn w:val="DefaultParagraphFont"/>
    <w:rsid w:val="00D2629B"/>
  </w:style>
  <w:style w:type="character" w:customStyle="1" w:styleId="cf01">
    <w:name w:val="cf01"/>
    <w:basedOn w:val="DefaultParagraphFont"/>
    <w:rsid w:val="006D3B63"/>
    <w:rPr>
      <w:rFonts w:ascii="Segoe UI" w:hAnsi="Segoe UI" w:cs="Segoe UI" w:hint="default"/>
      <w:sz w:val="18"/>
      <w:szCs w:val="18"/>
    </w:rPr>
  </w:style>
  <w:style w:type="paragraph" w:styleId="Revision">
    <w:name w:val="Revision"/>
    <w:hidden/>
    <w:uiPriority w:val="99"/>
    <w:semiHidden/>
    <w:rsid w:val="00EC2A16"/>
    <w:pPr>
      <w:spacing w:after="0" w:line="240" w:lineRule="auto"/>
    </w:pPr>
    <w:rPr>
      <w:lang w:val="fr-FR"/>
    </w:rPr>
  </w:style>
  <w:style w:type="paragraph" w:styleId="Bibliography">
    <w:name w:val="Bibliography"/>
    <w:basedOn w:val="Normal"/>
    <w:next w:val="Normal"/>
    <w:uiPriority w:val="37"/>
    <w:unhideWhenUsed/>
    <w:rsid w:val="00C4712B"/>
    <w:pPr>
      <w:spacing w:after="240" w:line="240" w:lineRule="auto"/>
    </w:pPr>
  </w:style>
  <w:style w:type="character" w:customStyle="1" w:styleId="Heading3Char">
    <w:name w:val="Heading 3 Char"/>
    <w:basedOn w:val="DefaultParagraphFont"/>
    <w:link w:val="Heading3"/>
    <w:uiPriority w:val="9"/>
    <w:rsid w:val="002B05AB"/>
    <w:rPr>
      <w:rFonts w:asciiTheme="majorHAnsi" w:eastAsiaTheme="majorEastAsia" w:hAnsiTheme="majorHAnsi" w:cstheme="majorBidi"/>
      <w:color w:val="1F3763" w:themeColor="accent1" w:themeShade="7F"/>
      <w:sz w:val="24"/>
      <w:szCs w:val="24"/>
      <w:lang w:val="fr-FR"/>
    </w:rPr>
  </w:style>
  <w:style w:type="paragraph" w:customStyle="1" w:styleId="paragraph">
    <w:name w:val="paragraph"/>
    <w:basedOn w:val="Normal"/>
    <w:rsid w:val="00B923C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923C7"/>
  </w:style>
  <w:style w:type="character" w:customStyle="1" w:styleId="eop">
    <w:name w:val="eop"/>
    <w:basedOn w:val="DefaultParagraphFont"/>
    <w:rsid w:val="00B923C7"/>
  </w:style>
  <w:style w:type="character" w:styleId="FollowedHyperlink">
    <w:name w:val="FollowedHyperlink"/>
    <w:basedOn w:val="DefaultParagraphFont"/>
    <w:uiPriority w:val="99"/>
    <w:semiHidden/>
    <w:unhideWhenUsed/>
    <w:rsid w:val="003A358D"/>
    <w:rPr>
      <w:color w:val="954F72" w:themeColor="followedHyperlink"/>
      <w:u w:val="single"/>
    </w:rPr>
  </w:style>
  <w:style w:type="paragraph" w:customStyle="1" w:styleId="pf0">
    <w:name w:val="pf0"/>
    <w:basedOn w:val="Normal"/>
    <w:rsid w:val="002433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21">
    <w:name w:val="cf21"/>
    <w:basedOn w:val="DefaultParagraphFont"/>
    <w:rsid w:val="00F575F4"/>
    <w:rPr>
      <w:rFonts w:ascii="Segoe UI" w:hAnsi="Segoe UI" w:cs="Segoe UI" w:hint="default"/>
      <w:color w:val="FF0000"/>
      <w:sz w:val="18"/>
      <w:szCs w:val="18"/>
    </w:rPr>
  </w:style>
  <w:style w:type="character" w:customStyle="1" w:styleId="Heading1Char">
    <w:name w:val="Heading 1 Char"/>
    <w:basedOn w:val="DefaultParagraphFont"/>
    <w:link w:val="Heading1"/>
    <w:uiPriority w:val="9"/>
    <w:rsid w:val="00D05C3F"/>
    <w:rPr>
      <w:rFonts w:asciiTheme="majorHAnsi" w:eastAsiaTheme="majorEastAsia" w:hAnsiTheme="majorHAnsi" w:cstheme="majorBidi"/>
      <w:color w:val="2F5496" w:themeColor="accent1" w:themeShade="BF"/>
      <w:sz w:val="32"/>
      <w:szCs w:val="32"/>
      <w:lang w:val="fr-FR"/>
    </w:rPr>
  </w:style>
  <w:style w:type="paragraph" w:styleId="BalloonText">
    <w:name w:val="Balloon Text"/>
    <w:basedOn w:val="Normal"/>
    <w:link w:val="BalloonTextChar"/>
    <w:uiPriority w:val="99"/>
    <w:semiHidden/>
    <w:unhideWhenUsed/>
    <w:rsid w:val="00C35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514"/>
    <w:rPr>
      <w:rFonts w:ascii="Segoe UI" w:hAnsi="Segoe UI" w:cs="Segoe UI"/>
      <w:sz w:val="18"/>
      <w:szCs w:val="18"/>
      <w:lang w:val="fr-FR"/>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uiPriority w:val="10"/>
    <w:qFormat/>
    <w:rsid w:val="49CA8D22"/>
    <w:pPr>
      <w:spacing w:after="80" w:line="240" w:lineRule="auto"/>
      <w:contextualSpacing/>
    </w:pPr>
    <w:rPr>
      <w:rFonts w:asciiTheme="majorHAnsi" w:eastAsiaTheme="majorEastAsia" w:hAnsiTheme="majorHAnsi" w:cstheme="majorBidi"/>
      <w:sz w:val="56"/>
      <w:szCs w:val="56"/>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B1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onlinelibrary.wiley.com/doi/10.1111/gcb.16377" TargetMode="External"/><Relationship Id="rId2" Type="http://schemas.openxmlformats.org/officeDocument/2006/relationships/hyperlink" Target="https://www.nature.com/articles/s41558-019-0545-2" TargetMode="External"/><Relationship Id="rId1" Type="http://schemas.openxmlformats.org/officeDocument/2006/relationships/hyperlink" Target="https://www.nature.com/articles/ngeo2413"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CHEMGEO.2018.09.007" TargetMode="External"/><Relationship Id="rId26" Type="http://schemas.openxmlformats.org/officeDocument/2006/relationships/hyperlink" Target="https://doi.org/10.1007/978-3-642-38137-9_23" TargetMode="External"/><Relationship Id="rId21" Type="http://schemas.openxmlformats.org/officeDocument/2006/relationships/hyperlink" Target="https://doi.org/10.1111/btp.1251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dropbox.com/scl/fi/bngpdb6k66i9m203dtwf5/Supplementary-material.docx?rlkey=mdwjw15lb4d0b70pi1t1mogt8&amp;st=f0xmqczm&amp;dl=0" TargetMode="External"/><Relationship Id="rId25" Type="http://schemas.openxmlformats.org/officeDocument/2006/relationships/hyperlink" Target="https://doi.org/10.1371/JOURNAL.PONE.0047128"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890/14-0295.1" TargetMode="External"/><Relationship Id="rId29" Type="http://schemas.openxmlformats.org/officeDocument/2006/relationships/hyperlink" Target="https://doi.org/10.1111/NPH.12281;PAGE:STRING:ARTICLE/CHAP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3389/feart.2017.00027" TargetMode="External"/><Relationship Id="rId32" Type="http://schemas.openxmlformats.org/officeDocument/2006/relationships/hyperlink" Target="https://doi.org/10.1016/j.geoderma.2026.11769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38/S41559-018-0790-1" TargetMode="External"/><Relationship Id="rId28" Type="http://schemas.openxmlformats.org/officeDocument/2006/relationships/hyperlink" Target="https://doi.org/10.1186/S13717-024-00518-4/FIGURES/6" TargetMode="External"/><Relationship Id="rId36"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hyperlink" Target="https://doi.org/10.1111/gcb.13905" TargetMode="External"/><Relationship Id="rId31" Type="http://schemas.openxmlformats.org/officeDocument/2006/relationships/hyperlink" Target="https://doi.org/10.1071/BT1222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3389/feart.2016.00012" TargetMode="External"/><Relationship Id="rId27" Type="http://schemas.openxmlformats.org/officeDocument/2006/relationships/hyperlink" Target="https://doi.org/10.1007/978-3-642-38137-9_23" TargetMode="External"/><Relationship Id="rId30" Type="http://schemas.openxmlformats.org/officeDocument/2006/relationships/hyperlink" Target="https://doi.org/10.1111/GCB.14646;WEBSITE:WEBSITE:PERICLES;REQUESTEDJOURNAL:JOURNAL:13652486;JOURNAL:JOURNAL:13652486;WGROUP:STRING:PUBLICATION" TargetMode="External"/><Relationship Id="rId35"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09B817-0EE2-42D0-ADE9-36351D8E077E}"/>
      </w:docPartPr>
      <w:docPartBody>
        <w:p w:rsidR="00000000" w:rsidRDefault="00000000">
          <w:r w:rsidRPr="0E2CAB0E">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583B"/>
    <w:rsid w:val="0035583B"/>
    <w:rsid w:val="00CE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140f10-6989-4fb9-8043-19b48b733566">
  <we:reference id="WA104382081" version="1.55.1.0" store="en-US" storeType="omex"/>
  <we:alternateReferences>
    <we:reference id="WA104382081" version="1.55.1.0" store="en-U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a9d04849-d094-44a6-aecb-f776d71b2623&quot;,&quot;properties&quot;:{&quot;noteIndex&quot;:0},&quot;isEdited&quot;:false,&quot;manualOverride&quot;:{&quot;isManuallyOverridden&quot;:true,&quot;citeprocText&quot;:&quot;(Cárate-Tandalla et al., 2018)&quot;,&quot;manualOverrideText&quot;:&quot;Cárate-Tandalla et al., (2018)&quot;},&quot;citationTag&quot;:&quot;MENDELEY_CITATION_v3_eyJjaXRhdGlvbklEIjoiTUVOREVMRVlfQ0lUQVRJT05fYTlkMDQ4NDktZDA5NC00NGE2LWFlY2ItZjc3NmQ3MWIyNjIzIiwicHJvcGVydGllcyI6eyJub3RlSW5kZXgiOjB9LCJpc0VkaXRlZCI6ZmFsc2UsIm1hbnVhbE92ZXJyaWRlIjp7ImlzTWFudWFsbHlPdmVycmlkZGVuIjp0cnVlLCJjaXRlcHJvY1RleHQiOiIoQ8OhcmF0ZS1UYW5kYWxsYSBldCBhbC4sIDIwMTgpIiwibWFudWFsT3ZlcnJpZGVUZXh0IjoiQ8OhcmF0ZS1UYW5kYWxsYSBldCBhbC4sICgyMDE4KS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true,&quot;citeprocText&quot;:&quot;(Pérez-Harguindeguy et al., 2013)&quot;,&quot;manualOverrideText&quot;:&quot;Pérez-Harguindeguy et al., (2013)&quot;},&quot;citationTag&quot;:&quot;MENDELEY_CITATION_v3_eyJjaXRhdGlvbklEIjoiTUVOREVMRVlfQ0lUQVRJT05fOWVhMzFhNDQtNTg2MC00Y2M4LTljODYtMjk5YzUwZGIwZjc3IiwicHJvcGVydGllcyI6eyJub3RlSW5kZXgiOjB9LCJpc0VkaXRlZCI6ZmFsc2UsIm1hbnVhbE92ZXJyaWRlIjp7ImlzTWFudWFsbHlPdmVycmlkZGVuIjp0cnVlLCJjaXRlcHJvY1RleHQiOiIoUMOpcmV6LUhhcmd1aW5kZWd1eSBldCBhbC4sIDIwMTMpIiwibWFudWFsT3ZlcnJpZGVUZXh0IjoiUMOpcmV6LUhhcmd1aW5kZWd1eSBldCBhbC4sICgyMDEzKS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x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1]]},&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x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V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Z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V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2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V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l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x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1]]},&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7468961891"/>
  </we:properties>
  <we:bindings/>
  <we:snapshot xmlns:r="http://schemas.openxmlformats.org/officeDocument/2006/relationships"/>
</we:webextension>
</file>

<file path=word/webextensions/webextension2.xml><?xml version="1.0" encoding="utf-8"?>
<we:webextension xmlns:we="http://schemas.microsoft.com/office/webextensions/webextension/2010/11" id="8a65dcd6-2134-4e46-b024-9c5b23487c4a">
  <we:reference id="WA104382081" version="1.55.1.0" store="es-ES" storeType="omex"/>
  <we:alternateReferences>
    <we:reference id="WA104382081" version="1.55.1.0" store="es-E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container-title-short&quot;:&quot;Geoderma&quot;,&quot;accessed&quot;:{&quot;date-parts&quot;:[[2026,2,17]]},&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isTemporary&quot;:false}]},{&quot;citationID&quot;:&quot;MENDELEY_CITATION_a9d04849-d094-44a6-aecb-f776d71b2623&quot;,&quot;properties&quot;:{&quot;noteIndex&quot;:0},&quot;isEdited&quot;:false,&quot;manualOverride&quot;:{&quot;isManuallyOverridden&quot;:false,&quot;citeprocText&quot;:&quot;(Cárate-Tandalla et al., 2018)&quot;,&quot;manualOverrideText&quot;:&quot;&quot;},&quot;citationTag&quot;:&quot;MENDELEY_CITATION_v3_eyJjaXRhdGlvbklEIjoiTUVOREVMRVlfQ0lUQVRJT05fYTlkMDQ4NDktZDA5NC00NGE2LWFlY2ItZjc3NmQ3MWIyNjIzIiwicHJvcGVydGllcyI6eyJub3RlSW5kZXgiOjB9LCJpc0VkaXRlZCI6ZmFsc2UsIm1hbnVhbE92ZXJyaWRlIjp7ImlzTWFudWFsbHlPdmVycmlkZGVuIjpmYWxzZSwiY2l0ZXByb2NUZXh0IjoiKEPDoXJhdGUtVGFuZGFsbGEgZXQgYWwuLCAyMDE4KSIsIm1hbnVhbE92ZXJyaWRlVGV4dCI6Ii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false,&quot;citeprocText&quot;:&quot;(Pérez-Harguindeguy et al., 2013)&quot;,&quot;manualOverrideText&quot;:&quot;&quot;},&quot;citationTag&quot;:&quot;MENDELEY_CITATION_v3_eyJjaXRhdGlvbklEIjoiTUVOREVMRVlfQ0lUQVRJT05fOWVhMzFhNDQtNTg2MC00Y2M4LTljODYtMjk5YzUwZGIwZjc3IiwicHJvcGVydGllcyI6eyJub3RlSW5kZXgiOjB9LCJpc0VkaXRlZCI6ZmFsc2UsIm1hbnVhbE92ZXJyaWRlIjp7ImlzTWFudWFsbHlPdmVycmlkZGVuIjpmYWxzZSwiY2l0ZXByb2NUZXh0IjoiKFDDqXJlei1IYXJndWluZGVndXkgZXQgYWwuLCAyMDEzKSIsIm1hbnVhbE92ZXJyaWRlVGV4dCI6Ii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y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2]]},&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c6266bfb-3bc8-40e6-96c1-6c3f97e75912&quot;,&quot;properties&quot;:{&quot;noteIndex&quot;:0},&quot;isEdited&quot;:false,&quot;manualOverride&quot;:{&quot;isManuallyOverridden&quot;:false,&quot;citeprocText&quot;:&quot;(Andreu-Hayles et al., 2019)&quot;,&quot;manualOverrideText&quot;:&quot;&quot;},&quot;citationTag&quot;:&quot;MENDELEY_CITATION_v3_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&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2]]},&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y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l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l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3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Z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1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2]]},&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6]]},&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6]]},&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7]]},&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6]]},&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3]]},&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y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2]]},&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quot;citationID&quot;:&quot;MENDELEY_CITATION_b5b3e8c1-d56b-41fc-9c0f-dbcf27559619&quot;,&quot;properties&quot;:{&quot;noteIndex&quot;:0},&quot;isEdited&quot;:false,&quot;manualOverride&quot;:{&quot;isManuallyOverridden&quot;:false,&quot;citeprocText&quot;:&quot;(Reich, 2014)&quot;,&quot;manualOverrideText&quot;:&quot;&quot;},&quot;citationTag&quot;:&quot;MENDELEY_CITATION_v3_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&quot;,&quot;citationItems&quot;:[{&quot;id&quot;:&quot;4851520d-d8d9-3834-8469-0fd1bc9eb853&quot;,&quot;itemData&quot;:{&quot;type&quot;:&quot;article-journal&quot;,&quot;id&quot;:&quot;4851520d-d8d9-3834-8469-0fd1bc9eb853&quot;,&quot;title&quot;:&quot;The world-wide 'fast-slow' plant economics spectrum: A traits manifesto&quot;,&quot;author&quot;:[{&quot;family&quot;:&quot;Reich&quot;,&quot;given&quot;:&quot;Peter B.&quot;,&quot;parse-names&quot;:false,&quot;dropping-particle&quot;:&quot;&quot;,&quot;non-dropping-particle&quot;:&quot;&quot;}],&quot;container-title&quot;:&quot;Journal of Ecology&quot;,&quot;accessed&quot;:{&quot;date-parts&quot;:[[2026,3,26]]},&quot;DOI&quot;:&quot;10.1111/1365-2745.12211&quot;,&quot;ISSN&quot;:&quot;00220477&quot;,&quot;issued&quot;:{&quot;date-parts&quot;:[[2014,3]]},&quot;page&quot;:&quot;275-301&quot;,&quot;abstract&quot;:&quot;The leaf economics spectrum (LES) provides a useful framework for examining species strategies as shaped by their evolutionary history. However, that spectrum, as originally described, involved only two key resources (carbon and nutrients) and one of three economically important plant organs. Herein, I evaluate whether the economics spectrum idea can be broadly extended to water - the third key resource -stems, roots and entire plants and to individual, community and ecosystem scales. My overarching hypothesis is that strong selection along trait trade-off axes, in tandem with biophysical constraints, results in convergence for any taxon on a uniformly fast, medium or slow strategy (i.e. rates of resource acquisition and processing) for all organs and all resources. Evidence for economic trait spectra exists for stems and roots as well as leaves, and for traits related to water as well as carbon and nutrients. These apply generally within and across scales (within and across communities, climate zones, biomes and lineages). There are linkages across organs and coupling among resources, resulting in an integrated whole-plant economics spectrum. Species capable of moving water rapidly have low tissue density, short tissue life span and high rates of resource acquisition and flux at organ and individual scales. The reverse is true for species with the slow strategy. Different traits may be important in different conditions, but as being fast in one respect generally requires being fast in others, being fast or slow is a general feature of species. Economic traits influence performance and fitness consistent with trait-based theory about underlying adaptive mechanisms. Traits help explain differences in growth and survival across resource gradients and thus help explain the distribution of species and the assembly of communities across light, water and nutrient gradients. Traits scale up - fast traits are associated with faster rates of ecosystem processes such as decomposition or primary productivity, and slow traits with slow process rates. Synthesis. Traits matter. A single 'fast-slow' plant economics spectrum that integrates across leaves, stems and roots is a key feature of the plant universe and helps to explain individual ecological strategies, community assembly processes and the functioning of ecosystems. © 2014 British Ecological Society.&quot;,&quot;issue&quot;:&quot;2&quot;,&quot;volume&quot;:&quot;10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46896189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709BE-EAED-4230-B0CC-19D7EBA43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22</Pages>
  <Words>5419</Words>
  <Characters>30889</Characters>
  <Application>Microsoft Office Word</Application>
  <DocSecurity>0</DocSecurity>
  <Lines>257</Lines>
  <Paragraphs>72</Paragraphs>
  <ScaleCrop>false</ScaleCrop>
  <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Van de Velde</dc:creator>
  <cp:keywords/>
  <dc:description/>
  <cp:lastModifiedBy>Marijn Bauters</cp:lastModifiedBy>
  <cp:revision>10</cp:revision>
  <dcterms:created xsi:type="dcterms:W3CDTF">2026-06-11T10:54:00Z</dcterms:created>
  <dcterms:modified xsi:type="dcterms:W3CDTF">2026-06-11T12:55:00Z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