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webextensions/webextension3.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Pr="005160BB" w:rsidR="00C97AD5" w:rsidP="1823EB44" w:rsidRDefault="1E8DDC2E" w14:paraId="4A860096" w14:textId="710E8BF5">
      <w:pPr>
        <w:pStyle w:val="Heading1"/>
        <w:rPr>
          <w:lang w:val="en-US"/>
        </w:rPr>
      </w:pPr>
      <w:r w:rsidRPr="3F073C02">
        <w:rPr>
          <w:lang w:val="en-US"/>
        </w:rPr>
        <w:t xml:space="preserve">Title: Long-term nutrient addition in mature Andean tropical montane </w:t>
      </w:r>
      <w:r w:rsidRPr="3F073C02" w:rsidR="0792B0B9">
        <w:rPr>
          <w:lang w:val="en-US"/>
        </w:rPr>
        <w:t>trees</w:t>
      </w:r>
      <w:r w:rsidRPr="3F073C02">
        <w:rPr>
          <w:lang w:val="en-US"/>
        </w:rPr>
        <w:t xml:space="preserve"> changes foliar nutrient traits but does not alter isotope derived leaf-level intrinsic water-use efficiency</w:t>
      </w:r>
      <w:del w:author="Thomas Sibret" w:date="2026-08-18T08:09:00Z" w16du:dateUtc="2026-08-18T08:09:36Z" w:id="0">
        <w:r w:rsidRPr="3F073C02" w:rsidDel="1E8DDC2E">
          <w:rPr>
            <w:lang w:val="en-US"/>
          </w:rPr>
          <w:delText>.</w:delText>
        </w:r>
      </w:del>
    </w:p>
    <w:p w:rsidRPr="005160BB" w:rsidR="00FF5627" w:rsidP="00F85FC5" w:rsidRDefault="00FF5627" w14:paraId="781BCCB5" w14:textId="77777777">
      <w:pPr>
        <w:spacing w:line="480" w:lineRule="auto"/>
        <w:rPr>
          <w:rFonts w:cstheme="minorHAnsi"/>
          <w:b/>
          <w:bCs/>
          <w:lang w:val="en-US"/>
        </w:rPr>
      </w:pPr>
      <w:r w:rsidRPr="005160BB">
        <w:rPr>
          <w:rFonts w:cstheme="minorHAnsi"/>
          <w:b/>
          <w:bCs/>
          <w:lang w:val="en-US"/>
        </w:rPr>
        <w:t>Authors:</w:t>
      </w:r>
    </w:p>
    <w:p w:rsidRPr="00C540D5" w:rsidR="00FF5627" w:rsidP="6E51B7F6" w:rsidRDefault="6F649754" w14:paraId="5D892314" w14:textId="0796008D">
      <w:pPr>
        <w:pStyle w:val="Normal"/>
        <w:spacing w:line="480" w:lineRule="auto"/>
        <w:jc w:val="both"/>
        <w:rPr>
          <w:vertAlign w:val="superscript"/>
          <w:lang w:val="es-ES"/>
        </w:rPr>
      </w:pPr>
      <w:r w:rsidRPr="3909F7C4" w:rsidR="6F649754">
        <w:rPr>
          <w:lang w:val="es-ES"/>
        </w:rPr>
        <w:t xml:space="preserve">Andrea </w:t>
      </w:r>
      <w:commentRangeStart w:id="1"/>
      <w:commentRangeStart w:id="2"/>
      <w:r w:rsidRPr="3909F7C4" w:rsidR="6F649754">
        <w:rPr>
          <w:lang w:val="es-ES"/>
        </w:rPr>
        <w:t>Chávez-Pacheco</w:t>
      </w:r>
      <w:r w:rsidRPr="3909F7C4" w:rsidR="6F649754">
        <w:rPr>
          <w:vertAlign w:val="superscript"/>
          <w:lang w:val="es-ES"/>
        </w:rPr>
        <w:t>1</w:t>
      </w:r>
      <w:r w:rsidRPr="3909F7C4" w:rsidR="6F649754">
        <w:rPr>
          <w:lang w:val="es-ES"/>
        </w:rPr>
        <w:t>,</w:t>
      </w:r>
      <w:r w:rsidRPr="3909F7C4" w:rsidR="00C540D5">
        <w:rPr>
          <w:lang w:val="es-ES"/>
        </w:rPr>
        <w:t xml:space="preserve"> </w:t>
      </w:r>
      <w:commentRangeStart w:id="3"/>
      <w:r w:rsidRPr="3909F7C4" w:rsidR="00C540D5">
        <w:rPr>
          <w:lang w:val="es-ES"/>
        </w:rPr>
        <w:t xml:space="preserve"> </w:t>
      </w:r>
      <w:commentRangeStart w:id="5"/>
      <w:ins w:author="Andrea Chavez Pacheco" w:date="2026-08-18T03:51:00Z" w16du:dateUtc="2026-08-18T03:51:17Z" w:id="1640169959">
        <w:r w:rsidRPr="3909F7C4" w:rsidR="022E8F50">
          <w:rPr>
            <w:lang w:val="es-ES"/>
          </w:rPr>
          <w:t>Karina</w:t>
        </w:r>
        <w:r w:rsidRPr="3909F7C4" w:rsidR="022E8F50">
          <w:rPr>
            <w:lang w:val="es-ES"/>
          </w:rPr>
          <w:t xml:space="preserve"> </w:t>
        </w:r>
        <w:r w:rsidRPr="3909F7C4" w:rsidR="022E8F50">
          <w:rPr>
            <w:lang w:val="es-ES"/>
          </w:rPr>
          <w:t>Gonzalez</w:t>
        </w:r>
      </w:ins>
      <w:ins w:author="Andrea Chavez Pacheco" w:date="2026-08-31T02:55:00Z" w16du:dateUtc="2026-08-31T02:55:59Z" w:id="292084098">
        <w:r w:rsidRPr="3909F7C4" w:rsidR="63DAB63F">
          <w:rPr>
            <w:vertAlign w:val="superscript"/>
            <w:lang w:val="es-ES"/>
          </w:rPr>
          <w:t xml:space="preserve"> 2</w:t>
        </w:r>
      </w:ins>
      <w:ins w:author="Andrea Chavez Pacheco" w:date="2026-08-18T03:51:00Z" w16du:dateUtc="2026-08-18T03:51:17Z" w:id="2010456529">
        <w:r w:rsidRPr="3909F7C4" w:rsidR="022E8F50">
          <w:rPr>
            <w:lang w:val="es-ES"/>
          </w:rPr>
          <w:t>,</w:t>
        </w:r>
      </w:ins>
      <w:commentRangeEnd w:id="5"/>
      <w:r>
        <w:rPr>
          <w:rStyle w:val="CommentReference"/>
        </w:rPr>
        <w:commentReference w:id="5"/>
      </w:r>
      <w:ins w:author="Andrea Chavez Pacheco" w:date="2026-08-18T03:51:00Z" w16du:dateUtc="2026-08-18T03:51:17Z" w:id="1484800142">
        <w:r w:rsidRPr="3909F7C4" w:rsidR="022E8F50">
          <w:rPr>
            <w:lang w:val="es-ES"/>
          </w:rPr>
          <w:t xml:space="preserve"> </w:t>
        </w:r>
      </w:ins>
      <w:r w:rsidRPr="3909F7C4" w:rsidR="6F649754">
        <w:rPr>
          <w:lang w:val="es-ES"/>
        </w:rPr>
        <w:t>Selene Báez</w:t>
      </w:r>
      <w:r w:rsidRPr="3909F7C4" w:rsidR="6F649754">
        <w:rPr>
          <w:vertAlign w:val="superscript"/>
          <w:lang w:val="es-ES"/>
        </w:rPr>
        <w:t>2</w:t>
      </w:r>
      <w:r w:rsidRPr="3909F7C4" w:rsidR="6F649754">
        <w:rPr>
          <w:lang w:val="es-ES"/>
        </w:rPr>
        <w:t xml:space="preserve">, </w:t>
      </w:r>
      <w:ins w:author="Andrea Chavez Pacheco" w:date="2026-09-01T23:59:00.261Z" w16du:dateUtc="2026-09-01T23:59:00.261Z" w:id="840160399">
        <w:r w:rsidRPr="3909F7C4" w:rsidR="3CE44DD4">
          <w:rPr>
            <w:lang w:val="es-ES"/>
          </w:rPr>
          <w:t>Thomas Sibret</w:t>
        </w:r>
        <w:r w:rsidRPr="3909F7C4" w:rsidR="3CE44DD4">
          <w:rPr>
            <w:vertAlign w:val="superscript"/>
            <w:lang w:val="es-ES"/>
          </w:rPr>
          <w:t>1,5</w:t>
        </w:r>
        <w:r w:rsidRPr="3909F7C4" w:rsidR="3CE44DD4">
          <w:rPr>
            <w:lang w:val="es-ES"/>
          </w:rPr>
          <w:t xml:space="preserve"> </w:t>
        </w:r>
      </w:ins>
      <w:r w:rsidRPr="3909F7C4" w:rsidR="6F649754">
        <w:rPr>
          <w:lang w:val="es-ES"/>
        </w:rPr>
        <w:t>Susana León-Yánez</w:t>
      </w:r>
      <w:r w:rsidRPr="3909F7C4" w:rsidR="6F649754">
        <w:rPr>
          <w:vertAlign w:val="superscript"/>
          <w:lang w:val="es-ES"/>
        </w:rPr>
        <w:t>3</w:t>
      </w:r>
      <w:r w:rsidRPr="3909F7C4" w:rsidR="6F649754">
        <w:rPr>
          <w:lang w:val="es-ES"/>
        </w:rPr>
        <w:t>, Ximena Palomeque</w:t>
      </w:r>
      <w:r w:rsidRPr="3909F7C4" w:rsidR="6F649754">
        <w:rPr>
          <w:vertAlign w:val="superscript"/>
          <w:lang w:val="es-ES"/>
        </w:rPr>
        <w:t>4</w:t>
      </w:r>
      <w:r w:rsidRPr="3909F7C4" w:rsidR="6F649754">
        <w:rPr>
          <w:lang w:val="es-ES"/>
        </w:rPr>
        <w:t xml:space="preserve">,  </w:t>
      </w:r>
      <w:ins w:author="Andrea Chavez Pacheco" w:date="2026-09-01T23:58:25.743Z" w16du:dateUtc="2026-09-01T23:58:25.743Z" w:id="1022595346">
        <w:r w:rsidRPr="3909F7C4" w:rsidR="3E054551">
          <w:rPr>
            <w:rFonts w:ascii="Segoe UI" w:hAnsi="Segoe UI" w:eastAsia="Segoe UI" w:cs="Segoe UI"/>
            <w:b w:val="0"/>
            <w:bCs w:val="0"/>
            <w:i w:val="0"/>
            <w:iCs w:val="0"/>
            <w:caps w:val="0"/>
            <w:smallCaps w:val="0"/>
            <w:noProof w:val="0"/>
            <w:color w:val="242424"/>
            <w:sz w:val="21"/>
            <w:szCs w:val="21"/>
            <w:lang w:val="es-ES"/>
          </w:rPr>
          <w:t>Pascal</w:t>
        </w:r>
        <w:r w:rsidRPr="3909F7C4" w:rsidR="3E054551">
          <w:rPr>
            <w:rFonts w:ascii="Segoe UI" w:hAnsi="Segoe UI" w:eastAsia="Segoe UI" w:cs="Segoe UI"/>
            <w:b w:val="0"/>
            <w:bCs w:val="0"/>
            <w:i w:val="0"/>
            <w:iCs w:val="0"/>
            <w:caps w:val="0"/>
            <w:smallCaps w:val="0"/>
            <w:noProof w:val="0"/>
            <w:color w:val="242424"/>
            <w:sz w:val="21"/>
            <w:szCs w:val="21"/>
            <w:lang w:val="es-ES"/>
          </w:rPr>
          <w:t xml:space="preserve"> Boeckx</w:t>
        </w:r>
      </w:ins>
      <w:ins w:author="Andrea Chavez Pacheco" w:date="2026-09-01T23:59:30.358Z" w16du:dateUtc="2026-09-01T23:59:30.358Z" w:id="944687106">
        <w:r w:rsidRPr="3909F7C4" w:rsidR="79E9A33D">
          <w:rPr>
            <w:rFonts w:ascii="Segoe UI" w:hAnsi="Segoe UI" w:eastAsia="Segoe UI" w:cs="Segoe UI"/>
            <w:b w:val="0"/>
            <w:bCs w:val="0"/>
            <w:i w:val="0"/>
            <w:iCs w:val="0"/>
            <w:caps w:val="0"/>
            <w:smallCaps w:val="0"/>
            <w:noProof w:val="0"/>
            <w:color w:val="242424"/>
            <w:sz w:val="21"/>
            <w:szCs w:val="21"/>
            <w:vertAlign w:val="superscript"/>
            <w:lang w:val="es-ES"/>
            <w:rPrChange w:author="Andrea Chavez Pacheco" w:date="2026-09-01T23:59:55.057Z" w16du:dateUtc="2026-09-01T23:59:55.057Z" w:id="1283341329">
              <w:rPr>
                <w:rFonts w:ascii="Segoe UI" w:hAnsi="Segoe UI" w:eastAsia="Segoe UI" w:cs="Segoe UI"/>
                <w:b w:val="0"/>
                <w:bCs w:val="0"/>
                <w:i w:val="0"/>
                <w:iCs w:val="0"/>
                <w:caps w:val="0"/>
                <w:smallCaps w:val="0"/>
                <w:noProof w:val="0"/>
                <w:color w:val="242424"/>
                <w:sz w:val="21"/>
                <w:szCs w:val="21"/>
                <w:lang w:val="es-ES"/>
              </w:rPr>
            </w:rPrChange>
          </w:rPr>
          <w:t>1</w:t>
        </w:r>
      </w:ins>
      <w:ins w:author="Andrea Chavez Pacheco" w:date="2026-09-01T23:58:25.743Z" w16du:dateUtc="2026-09-01T23:58:25.743Z" w:id="614058442">
        <w:r w:rsidRPr="3909F7C4" w:rsidR="3E054551">
          <w:rPr>
            <w:rFonts w:ascii="Calibri" w:hAnsi="Calibri" w:eastAsia="Calibri" w:cs="Calibri"/>
            <w:noProof w:val="0"/>
            <w:sz w:val="22"/>
            <w:szCs w:val="22"/>
            <w:lang w:val="es-ES"/>
          </w:rPr>
          <w:t xml:space="preserve"> ,</w:t>
        </w:r>
      </w:ins>
      <w:r w:rsidRPr="3909F7C4" w:rsidR="6F649754">
        <w:rPr>
          <w:lang w:val="es-ES"/>
        </w:rPr>
        <w:t>Hans</w:t>
      </w:r>
      <w:r w:rsidRPr="3909F7C4" w:rsidR="6F649754">
        <w:rPr>
          <w:lang w:val="es-ES"/>
        </w:rPr>
        <w:t xml:space="preserve"> Verbeeck</w:t>
      </w:r>
      <w:r w:rsidRPr="3909F7C4" w:rsidR="6F649754">
        <w:rPr>
          <w:vertAlign w:val="superscript"/>
          <w:lang w:val="es-ES"/>
        </w:rPr>
        <w:t xml:space="preserve">1  </w:t>
      </w:r>
      <w:r w:rsidRPr="3909F7C4" w:rsidR="6F649754">
        <w:rPr>
          <w:lang w:val="es-ES"/>
        </w:rPr>
        <w:t>,</w:t>
      </w:r>
      <w:r w:rsidRPr="3909F7C4" w:rsidR="6F649754">
        <w:rPr>
          <w:lang w:val="es-ES"/>
        </w:rPr>
        <w:t xml:space="preserve"> </w:t>
      </w:r>
      <w:commentRangeEnd w:id="3"/>
      <w:r>
        <w:rPr>
          <w:rStyle w:val="CommentReference"/>
        </w:rPr>
        <w:commentReference w:id="3"/>
      </w:r>
      <w:r w:rsidRPr="3909F7C4" w:rsidR="6F649754">
        <w:rPr>
          <w:lang w:val="es-ES"/>
        </w:rPr>
        <w:t>Marijn Bauters</w:t>
      </w:r>
      <w:r w:rsidRPr="3909F7C4" w:rsidR="6F649754">
        <w:rPr>
          <w:vertAlign w:val="superscript"/>
          <w:lang w:val="es-ES"/>
        </w:rPr>
        <w:t>1</w:t>
      </w:r>
      <w:del w:author="Thomas Sibret" w:date="2026-08-18T08:09:00Z" w16du:dateUtc="2026-08-18T08:09:42Z" w:id="2044130417">
        <w:r w:rsidRPr="3909F7C4" w:rsidDel="6F649754">
          <w:rPr>
            <w:vertAlign w:val="superscript"/>
            <w:lang w:val="es-ES"/>
          </w:rPr>
          <w:delText>,</w:delText>
        </w:r>
        <w:r w:rsidRPr="3909F7C4" w:rsidDel="6F649754">
          <w:rPr>
            <w:vertAlign w:val="superscript"/>
            <w:lang w:val="es-ES"/>
          </w:rPr>
          <w:delText>5</w:delText>
        </w:r>
      </w:del>
      <w:r w:rsidRPr="3909F7C4" w:rsidR="6F649754">
        <w:rPr>
          <w:vertAlign w:val="superscript"/>
          <w:lang w:val="es-ES"/>
        </w:rPr>
        <w:t xml:space="preserve"> </w:t>
      </w:r>
      <w:r w:rsidRPr="3909F7C4" w:rsidR="6F649754">
        <w:rPr>
          <w:lang w:val="es-ES"/>
        </w:rPr>
        <w:t>,</w:t>
      </w:r>
      <w:r w:rsidRPr="3909F7C4" w:rsidR="6F649754">
        <w:rPr>
          <w:lang w:val="es-ES"/>
        </w:rPr>
        <w:t xml:space="preserve"> Jürgen </w:t>
      </w:r>
      <w:commentRangeEnd w:id="1"/>
      <w:r>
        <w:rPr>
          <w:rStyle w:val="CommentReference"/>
        </w:rPr>
        <w:commentReference w:id="1"/>
      </w:r>
      <w:commentRangeEnd w:id="2"/>
      <w:r>
        <w:rPr>
          <w:rStyle w:val="CommentReference"/>
        </w:rPr>
        <w:commentReference w:id="2"/>
      </w:r>
      <w:r w:rsidRPr="3909F7C4" w:rsidR="6F649754">
        <w:rPr>
          <w:lang w:val="es-ES"/>
        </w:rPr>
        <w:t>Homeier</w:t>
      </w:r>
      <w:r w:rsidRPr="3909F7C4" w:rsidR="6F649754">
        <w:rPr>
          <w:vertAlign w:val="superscript"/>
          <w:lang w:val="es-ES"/>
        </w:rPr>
        <w:t>6</w:t>
      </w:r>
    </w:p>
    <w:p w:rsidRPr="005160BB" w:rsidR="00FF5627" w:rsidP="38BF97BD" w:rsidRDefault="6F889634" w14:paraId="19550D69" w14:textId="32537E18">
      <w:pPr>
        <w:spacing w:line="480" w:lineRule="auto"/>
        <w:rPr>
          <w:lang w:val="en-US"/>
        </w:rPr>
      </w:pPr>
      <w:r w:rsidRPr="3909F7C4" w:rsidR="6F889634">
        <w:rPr>
          <w:vertAlign w:val="superscript"/>
          <w:lang w:val="en-US"/>
        </w:rPr>
        <w:t>,*</w:t>
      </w:r>
      <w:r w:rsidRPr="3909F7C4" w:rsidR="6F889634">
        <w:rPr>
          <w:lang w:val="en-US"/>
        </w:rPr>
        <w:t xml:space="preserve">Corresponding author: </w:t>
      </w:r>
      <w:hyperlink r:id="R873269bf434e4719">
        <w:r w:rsidRPr="3909F7C4" w:rsidR="6F889634">
          <w:rPr>
            <w:rStyle w:val="Hyperlink"/>
            <w:lang w:val="en-US"/>
          </w:rPr>
          <w:t>andrea.chavezpacheco@ugent.be</w:t>
        </w:r>
      </w:hyperlink>
      <w:r w:rsidRPr="3909F7C4" w:rsidR="6F889634">
        <w:rPr>
          <w:lang w:val="en-US"/>
        </w:rPr>
        <w:t>, Coupure Links 653, 9000 Gent, Belgium</w:t>
      </w:r>
    </w:p>
    <w:p w:rsidRPr="005160BB" w:rsidR="00FF5627" w:rsidP="00F85FC5" w:rsidRDefault="00FF5627" w14:paraId="6EF0361B" w14:textId="77777777">
      <w:pPr>
        <w:spacing w:line="480" w:lineRule="auto"/>
        <w:rPr>
          <w:rFonts w:cstheme="minorHAnsi"/>
          <w:b/>
          <w:bCs/>
          <w:lang w:val="en-US"/>
        </w:rPr>
      </w:pPr>
      <w:r w:rsidRPr="005160BB">
        <w:rPr>
          <w:rFonts w:cstheme="minorHAnsi"/>
          <w:b/>
          <w:bCs/>
          <w:lang w:val="en-US"/>
        </w:rPr>
        <w:t>Affiliations:</w:t>
      </w:r>
    </w:p>
    <w:p w:rsidR="00FF5627" w:rsidP="6F649754" w:rsidRDefault="6F649754" w14:paraId="3185492F" w14:textId="6EC053C0">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Q-ForestLab, Department of Environment, Ghent University, Coupure Links 653, 9000, Ghent, Belgium</w:t>
      </w:r>
    </w:p>
    <w:p w:rsidRPr="00912C86" w:rsidR="00912C86" w:rsidP="6F649754" w:rsidRDefault="6F649754" w14:paraId="42410476" w14:textId="00C84F5C">
      <w:pPr>
        <w:pStyle w:val="ListParagraph"/>
        <w:numPr>
          <w:ilvl w:val="0"/>
          <w:numId w:val="1"/>
        </w:numPr>
        <w:spacing w:line="480" w:lineRule="auto"/>
        <w:jc w:val="both"/>
        <w:rPr>
          <w:rFonts w:eastAsiaTheme="minorEastAsia"/>
          <w:i/>
          <w:iCs/>
          <w:sz w:val="20"/>
          <w:szCs w:val="20"/>
          <w:lang w:val="es-MX"/>
        </w:rPr>
      </w:pPr>
      <w:r w:rsidRPr="00C540D5">
        <w:rPr>
          <w:rFonts w:eastAsiaTheme="minorEastAsia"/>
          <w:i/>
          <w:iCs/>
          <w:sz w:val="20"/>
          <w:szCs w:val="20"/>
          <w:lang w:val="en-US"/>
        </w:rPr>
        <w:t xml:space="preserve"> </w:t>
      </w:r>
      <w:r w:rsidRPr="6F649754">
        <w:rPr>
          <w:rFonts w:eastAsiaTheme="minorEastAsia"/>
          <w:i/>
          <w:iCs/>
          <w:sz w:val="20"/>
          <w:szCs w:val="20"/>
          <w:lang w:val="es-MX"/>
        </w:rPr>
        <w:t>Departamento de Biología, Escuela Politécnica Nacional, Av. Ladrón de Guevara y Andalucía, Quito-Ecuador.</w:t>
      </w:r>
    </w:p>
    <w:p w:rsidR="54B00B19" w:rsidP="6F649754" w:rsidRDefault="6F649754" w14:paraId="5A946B48" w14:textId="2859F662">
      <w:pPr>
        <w:pStyle w:val="ListParagraph"/>
        <w:numPr>
          <w:ilvl w:val="0"/>
          <w:numId w:val="1"/>
        </w:numPr>
        <w:spacing w:line="480" w:lineRule="auto"/>
        <w:jc w:val="both"/>
        <w:rPr>
          <w:rFonts w:eastAsiaTheme="minorEastAsia"/>
          <w:i/>
          <w:iCs/>
          <w:sz w:val="20"/>
          <w:szCs w:val="20"/>
          <w:lang w:val="cs"/>
        </w:rPr>
      </w:pPr>
      <w:r w:rsidRPr="6F649754">
        <w:rPr>
          <w:rFonts w:eastAsiaTheme="minorEastAsia"/>
          <w:i/>
          <w:iCs/>
          <w:sz w:val="20"/>
          <w:szCs w:val="20"/>
          <w:lang w:val="cs"/>
        </w:rPr>
        <w:t>Pontificia Universidad Católica del Ecuador, Escuela de Ciencias Biológicas, Avenida 12 de Octubre 1076 y Vicente Ramón Roca,</w:t>
      </w:r>
      <w:r w:rsidRPr="6F649754">
        <w:rPr>
          <w:rFonts w:eastAsiaTheme="minorEastAsia"/>
          <w:i/>
          <w:iCs/>
          <w:color w:val="3D404C"/>
          <w:sz w:val="20"/>
          <w:szCs w:val="20"/>
          <w:lang w:val="cs"/>
        </w:rPr>
        <w:t xml:space="preserve"> </w:t>
      </w:r>
      <w:r w:rsidRPr="6F649754">
        <w:rPr>
          <w:rFonts w:eastAsiaTheme="minorEastAsia"/>
          <w:i/>
          <w:iCs/>
          <w:sz w:val="20"/>
          <w:szCs w:val="20"/>
          <w:lang w:val="cs"/>
        </w:rPr>
        <w:t>Quito, Ecuador</w:t>
      </w:r>
    </w:p>
    <w:p w:rsidR="54B00B19" w:rsidP="6F649754" w:rsidRDefault="6F649754" w14:paraId="36B29056" w14:textId="016FED90">
      <w:pPr>
        <w:pStyle w:val="ListParagraph"/>
        <w:numPr>
          <w:ilvl w:val="0"/>
          <w:numId w:val="1"/>
        </w:numPr>
        <w:spacing w:after="0"/>
        <w:jc w:val="both"/>
        <w:rPr>
          <w:rFonts w:eastAsiaTheme="minorEastAsia"/>
          <w:i/>
          <w:iCs/>
          <w:sz w:val="20"/>
          <w:szCs w:val="20"/>
          <w:lang w:val="es-ES"/>
        </w:rPr>
      </w:pPr>
      <w:r w:rsidRPr="6F649754">
        <w:rPr>
          <w:rFonts w:eastAsiaTheme="minorEastAsia"/>
          <w:i/>
          <w:iCs/>
          <w:sz w:val="20"/>
          <w:szCs w:val="20"/>
          <w:lang w:val="es-ES"/>
        </w:rPr>
        <w:t>Universidad de Cuenca,  Facultad de Ciencias Agropecuarias, Av. 12 de Abril y Agustín Cueva Cuenca, Ecuado</w:t>
      </w:r>
    </w:p>
    <w:p w:rsidRPr="00DF2437" w:rsidR="006C6532" w:rsidP="6F649754" w:rsidRDefault="6F649754" w14:paraId="671C03AF" w14:textId="15E760B5">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Isotope Bioscience Laboratory – ISOFYS, Department of Green Chemistry and Technology, 9000, Ghent University, Coupure Links 653, Ghent, Belgium</w:t>
      </w:r>
    </w:p>
    <w:p w:rsidR="5E22579B" w:rsidP="6F649754" w:rsidRDefault="6F649754" w14:paraId="03681F13" w14:textId="63F58773">
      <w:pPr>
        <w:pStyle w:val="ListParagraph"/>
        <w:numPr>
          <w:ilvl w:val="0"/>
          <w:numId w:val="1"/>
        </w:numPr>
        <w:spacing w:line="480" w:lineRule="auto"/>
        <w:jc w:val="both"/>
        <w:rPr>
          <w:rFonts w:eastAsiaTheme="minorEastAsia"/>
          <w:i/>
          <w:iCs/>
          <w:sz w:val="20"/>
          <w:szCs w:val="20"/>
          <w:lang w:val="en-US"/>
        </w:rPr>
      </w:pPr>
      <w:r w:rsidRPr="6F649754">
        <w:rPr>
          <w:rFonts w:eastAsiaTheme="minorEastAsia"/>
          <w:i/>
          <w:iCs/>
          <w:sz w:val="20"/>
          <w:szCs w:val="20"/>
          <w:lang w:val="en-US"/>
        </w:rPr>
        <w:t xml:space="preserve"> Conservation Biology, Department of Biology, Philipps-Universität Marburg, Marburg, Germany</w:t>
      </w:r>
    </w:p>
    <w:p w:rsidRPr="005160BB" w:rsidR="00BF0AEB" w:rsidP="00F85FC5" w:rsidRDefault="00BF0AEB" w14:paraId="3F94E2D1" w14:textId="3B15CCD6">
      <w:pPr>
        <w:spacing w:line="480" w:lineRule="auto"/>
        <w:rPr>
          <w:rFonts w:cstheme="minorHAnsi"/>
          <w:b/>
          <w:bCs/>
          <w:lang w:val="en-US"/>
        </w:rPr>
      </w:pPr>
      <w:r w:rsidRPr="005160BB">
        <w:rPr>
          <w:rFonts w:cstheme="minorHAnsi"/>
          <w:b/>
          <w:bCs/>
          <w:lang w:val="en-US"/>
        </w:rPr>
        <w:t xml:space="preserve">Keywords: </w:t>
      </w:r>
    </w:p>
    <w:p w:rsidRPr="00426FA2" w:rsidR="00807204" w:rsidP="6316C2CD" w:rsidRDefault="6316C2CD" w14:paraId="524DE21F" w14:textId="529B2A87">
      <w:pPr>
        <w:spacing w:line="480" w:lineRule="auto"/>
        <w:rPr>
          <w:lang w:val="en-US"/>
        </w:rPr>
      </w:pPr>
      <w:r w:rsidRPr="6316C2CD">
        <w:rPr>
          <w:lang w:val="en-US"/>
        </w:rPr>
        <w:t>Nutrient</w:t>
      </w:r>
      <w:r w:rsidR="00B0151B">
        <w:rPr>
          <w:lang w:val="en-US"/>
        </w:rPr>
        <w:t xml:space="preserve"> addition</w:t>
      </w:r>
      <w:r w:rsidRPr="6316C2CD">
        <w:rPr>
          <w:lang w:val="en-US"/>
        </w:rPr>
        <w:t xml:space="preserve"> experiment, tropical montan</w:t>
      </w:r>
      <w:r w:rsidR="00B0151B">
        <w:rPr>
          <w:lang w:val="en-US"/>
        </w:rPr>
        <w:t>e</w:t>
      </w:r>
      <w:r w:rsidRPr="6316C2CD">
        <w:rPr>
          <w:lang w:val="en-US"/>
        </w:rPr>
        <w:t xml:space="preserve"> forest, isotopes, water use efficiency, altitudinal gradient, Andes</w:t>
      </w:r>
    </w:p>
    <w:p w:rsidRPr="005160BB" w:rsidR="000B0EC4" w:rsidP="186FD771" w:rsidRDefault="000B0EC4" w14:paraId="34C3DBD1" w14:textId="189C0C22">
      <w:pPr>
        <w:spacing w:line="480" w:lineRule="auto"/>
        <w:rPr>
          <w:b/>
          <w:bCs/>
          <w:lang w:val="en-US"/>
        </w:rPr>
      </w:pPr>
    </w:p>
    <w:p w:rsidR="186FD771" w:rsidP="186FD771" w:rsidRDefault="186FD771" w14:paraId="72580DBD" w14:textId="04D995D1">
      <w:pPr>
        <w:spacing w:line="480" w:lineRule="auto"/>
        <w:rPr>
          <w:b/>
          <w:bCs/>
          <w:lang w:val="en-US"/>
        </w:rPr>
      </w:pPr>
    </w:p>
    <w:p w:rsidR="186FD771" w:rsidP="186FD771" w:rsidRDefault="186FD771" w14:paraId="067A12C3" w14:textId="146980C8">
      <w:pPr>
        <w:spacing w:line="480" w:lineRule="auto"/>
        <w:rPr>
          <w:b/>
          <w:bCs/>
          <w:lang w:val="en-US"/>
        </w:rPr>
      </w:pPr>
    </w:p>
    <w:p w:rsidR="186FD771" w:rsidP="186FD771" w:rsidRDefault="186FD771" w14:paraId="5E326D4D" w14:textId="6A48DA65">
      <w:pPr>
        <w:spacing w:line="480" w:lineRule="auto"/>
        <w:rPr>
          <w:b/>
          <w:bCs/>
          <w:lang w:val="en-US"/>
        </w:rPr>
      </w:pPr>
    </w:p>
    <w:p w:rsidRPr="005160BB" w:rsidR="006324E7" w:rsidP="186FD771" w:rsidRDefault="186FD771" w14:paraId="49F26368" w14:textId="2D7B1F37">
      <w:pPr>
        <w:spacing w:line="480" w:lineRule="auto"/>
        <w:rPr>
          <w:b/>
          <w:bCs/>
          <w:lang w:val="en-US"/>
        </w:rPr>
      </w:pPr>
      <w:r w:rsidRPr="186FD771">
        <w:rPr>
          <w:b/>
          <w:bCs/>
          <w:lang w:val="en-US"/>
        </w:rPr>
        <w:t>Abstract</w:t>
      </w:r>
    </w:p>
    <w:p w:rsidR="186FD771" w:rsidP="186FD771" w:rsidRDefault="186FD771" w14:paraId="412C6148" w14:textId="1CF8A93E">
      <w:pPr>
        <w:spacing w:line="480" w:lineRule="auto"/>
      </w:pPr>
      <w:commentRangeStart w:id="11"/>
      <w:commentRangeStart w:id="12"/>
      <w:r>
        <w:rPr>
          <w:noProof/>
        </w:rPr>
        <w:drawing>
          <wp:inline distT="0" distB="0" distL="0" distR="0" wp14:anchorId="03C25398" wp14:editId="0FD5E56D">
            <wp:extent cx="6083386" cy="3127005"/>
            <wp:effectExtent l="0" t="0" r="0" b="0"/>
            <wp:docPr id="114331823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3318237" name="Picture 1143318237"/>
                    <pic:cNvPicPr/>
                  </pic:nvPicPr>
                  <pic:blipFill>
                    <a:blip r:embed="rId13">
                      <a:extLst>
                        <a:ext uri="{28A0092B-C50C-407E-A947-70E740481C1C}">
                          <a14:useLocalDpi xmlns:a14="http://schemas.microsoft.com/office/drawing/2010/main"/>
                        </a:ext>
                      </a:extLst>
                    </a:blip>
                    <a:srcRect b="63636"/>
                    <a:stretch>
                      <a:fillRect/>
                    </a:stretch>
                  </pic:blipFill>
                  <pic:spPr>
                    <a:xfrm>
                      <a:off x="0" y="0"/>
                      <a:ext cx="6083386" cy="3127005"/>
                    </a:xfrm>
                    <a:prstGeom prst="rect">
                      <a:avLst/>
                    </a:prstGeom>
                  </pic:spPr>
                </pic:pic>
              </a:graphicData>
            </a:graphic>
          </wp:inline>
        </w:drawing>
      </w:r>
      <w:commentRangeEnd w:id="11"/>
      <w:r>
        <w:rPr>
          <w:rStyle w:val="CommentReference"/>
          <w:sz w:val="22"/>
          <w:szCs w:val="22"/>
        </w:rPr>
        <w:commentReference w:id="11"/>
      </w:r>
      <w:commentRangeEnd w:id="12"/>
      <w:r>
        <w:rPr>
          <w:rStyle w:val="CommentReference"/>
        </w:rPr>
        <w:commentReference w:id="12"/>
      </w:r>
    </w:p>
    <w:p w:rsidRPr="00DF2437" w:rsidR="00807204" w:rsidP="6316C2CD" w:rsidRDefault="2F66EE41" w14:paraId="18695900" w14:textId="4D8E12F1">
      <w:pPr>
        <w:spacing w:line="480" w:lineRule="auto"/>
        <w:jc w:val="both"/>
        <w:rPr>
          <w:lang w:val="en-US"/>
        </w:rPr>
      </w:pPr>
      <w:r w:rsidRPr="253B165C">
        <w:rPr>
          <w:lang w:val="en-US"/>
        </w:rPr>
        <w:br w:type="page"/>
      </w:r>
    </w:p>
    <w:p w:rsidR="11761C32" w:rsidP="11761C32" w:rsidRDefault="7954D173" w14:paraId="26EFCC9D" w14:textId="64CA635E">
      <w:pPr>
        <w:pStyle w:val="Heading1"/>
        <w:rPr>
          <w:rFonts w:cstheme="minorBidi"/>
          <w:b/>
          <w:bCs/>
          <w:lang w:val="en-US"/>
        </w:rPr>
      </w:pPr>
      <w:r w:rsidRPr="7954D173">
        <w:rPr>
          <w:lang w:val="en-US"/>
        </w:rPr>
        <w:t>INTRODUCTION</w:t>
      </w:r>
    </w:p>
    <w:p w:rsidR="519093BA" w:rsidP="096A350C" w:rsidRDefault="519093BA" w14:paraId="25DB7DD3" w14:textId="44C40F53">
      <w:pPr>
        <w:spacing w:line="480" w:lineRule="auto"/>
        <w:jc w:val="both"/>
        <w:rPr>
          <w:lang w:val="en-US"/>
        </w:rPr>
      </w:pPr>
    </w:p>
    <w:p w:rsidRPr="001D6548" w:rsidR="1AE4032E" w:rsidP="6E51B7F6" w:rsidRDefault="1B69B9DE" w14:paraId="579B392F" w14:textId="3A35DEB5">
      <w:pPr>
        <w:spacing w:before="240" w:after="240" w:line="480" w:lineRule="auto"/>
        <w:jc w:val="both"/>
        <w:rPr>
          <w:rFonts w:eastAsia="游明朝" w:eastAsiaTheme="minorEastAsia"/>
          <w:lang w:val="en-GB"/>
          <w:rPrChange w:author="Thomas Sibret [2]" w:date="2026-08-24T11:01:00Z" w16du:dateUtc="2026-08-24T09:01:00Z" w:id="1395665059">
            <w:rPr>
              <w:rFonts w:ascii="Calibri" w:hAnsi="Calibri" w:eastAsia="Calibri" w:cs="Calibri"/>
              <w:lang w:val="fr"/>
            </w:rPr>
          </w:rPrChange>
        </w:rPr>
      </w:pPr>
      <w:r w:rsidRPr="6E51B7F6" w:rsidR="1B69B9DE">
        <w:rPr>
          <w:rFonts w:ascii="Calibri" w:hAnsi="Calibri" w:eastAsia="Calibri" w:cs="Calibri"/>
          <w:lang w:val="en-US"/>
        </w:rPr>
        <w:t xml:space="preserve">Tropical montane forests (TMFs) cover </w:t>
      </w:r>
      <w:r w:rsidRPr="6E51B7F6" w:rsidR="72CA1E51">
        <w:rPr>
          <w:rFonts w:ascii="Calibri" w:hAnsi="Calibri" w:eastAsia="Calibri" w:cs="Calibri"/>
          <w:lang w:val="en-US"/>
        </w:rPr>
        <w:t>around 13% of the</w:t>
      </w:r>
      <w:r w:rsidRPr="6E51B7F6" w:rsidR="17967711">
        <w:rPr>
          <w:rFonts w:ascii="Calibri" w:hAnsi="Calibri" w:eastAsia="Calibri" w:cs="Calibri"/>
          <w:lang w:val="en-US"/>
        </w:rPr>
        <w:t xml:space="preserve"> global</w:t>
      </w:r>
      <w:r w:rsidRPr="6E51B7F6" w:rsidR="72CA1E51">
        <w:rPr>
          <w:rFonts w:ascii="Calibri" w:hAnsi="Calibri" w:eastAsia="Calibri" w:cs="Calibri"/>
          <w:lang w:val="en-US"/>
        </w:rPr>
        <w:t xml:space="preserve"> area of </w:t>
      </w:r>
      <w:r w:rsidRPr="6E51B7F6" w:rsidR="406BCB8B">
        <w:rPr>
          <w:rFonts w:ascii="Calibri" w:hAnsi="Calibri" w:eastAsia="Calibri" w:cs="Calibri"/>
          <w:lang w:val="en-US"/>
        </w:rPr>
        <w:t>tropical and subtropical forest</w:t>
      </w:r>
      <w:ins w:author="Thomas Sibret" w:date="2026-08-18T08:12:00Z" w16du:dateUtc="2026-08-18T08:12:05Z" w:id="537089101">
        <w:r w:rsidRPr="6E51B7F6" w:rsidR="12A3F8F5">
          <w:rPr>
            <w:rFonts w:ascii="Calibri" w:hAnsi="Calibri" w:eastAsia="Calibri" w:cs="Calibri"/>
            <w:lang w:val="en-US"/>
          </w:rPr>
          <w:t>s</w:t>
        </w:r>
      </w:ins>
      <w:r w:rsidRPr="6E51B7F6" w:rsidR="406BCB8B">
        <w:rPr>
          <w:rFonts w:ascii="Calibri" w:hAnsi="Calibri" w:eastAsia="Calibri" w:cs="Calibri"/>
          <w:lang w:val="en-US"/>
        </w:rPr>
        <w:t xml:space="preserve"> </w:t>
      </w:r>
      <w:sdt>
        <w:sdtPr>
          <w:id w:val="1581793670"/>
          <w:tag w:val="MENDELEY_CITATION_v3_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"/>
          <w:placeholder>
            <w:docPart w:val="DefaultPlaceholder_-1854013440"/>
          </w:placeholder>
        </w:sdtPr>
        <w:sdtContent>
          <w:r w:rsidRPr="6E51B7F6" w:rsidR="1823EB44">
            <w:rPr>
              <w:rFonts w:ascii="Calibri" w:hAnsi="Calibri" w:eastAsia="Calibri" w:cs="Calibri"/>
              <w:color w:val="000000" w:themeColor="text1" w:themeTint="FF" w:themeShade="FF"/>
              <w:lang w:val="en-US"/>
            </w:rPr>
            <w:t>(Salinas et al., 2021)</w:t>
          </w:r>
        </w:sdtContent>
      </w:sdt>
      <w:r w:rsidRPr="6E51B7F6" w:rsidR="49570F3E">
        <w:rPr>
          <w:lang w:val="en-GB"/>
          <w:rPrChange w:author="Thomas Sibret [2]" w:date="2026-08-24T11:01:00Z" w16du:dateUtc="2026-08-24T09:01:00Z" w:id="1984943777"/>
        </w:rPr>
        <w:t>.</w:t>
      </w:r>
      <w:r w:rsidRPr="6E51B7F6" w:rsidR="406BCB8B">
        <w:rPr>
          <w:lang w:val="en-GB"/>
          <w:rPrChange w:author="Thomas Sibret [2]" w:date="2026-08-24T11:01:00Z" w16du:dateUtc="2026-08-24T09:01:00Z" w:id="1062415315"/>
        </w:rPr>
        <w:t xml:space="preserve"> </w:t>
      </w:r>
      <w:r w:rsidRPr="6E51B7F6" w:rsidR="00F06231">
        <w:rPr>
          <w:lang w:val="en-GB"/>
        </w:rPr>
        <w:t>Although</w:t>
      </w:r>
      <w:r w:rsidRPr="6E51B7F6" w:rsidR="2C50038C">
        <w:rPr>
          <w:lang w:val="en-GB"/>
          <w:rPrChange w:author="Thomas Sibret [2]" w:date="2026-08-24T11:01:00Z" w16du:dateUtc="2026-08-24T09:01:00Z" w:id="930854514"/>
        </w:rPr>
        <w:t xml:space="preserve"> </w:t>
      </w:r>
      <w:r w:rsidRPr="6E51B7F6" w:rsidR="0730A9E8">
        <w:rPr>
          <w:rFonts w:ascii="Calibri" w:hAnsi="Calibri" w:eastAsia="Calibri" w:cs="Calibri"/>
          <w:lang w:val="en-US"/>
        </w:rPr>
        <w:t xml:space="preserve">relatively </w:t>
      </w:r>
      <w:r w:rsidRPr="6E51B7F6" w:rsidR="1B69B9DE">
        <w:rPr>
          <w:rFonts w:ascii="Calibri" w:hAnsi="Calibri" w:eastAsia="Calibri" w:cs="Calibri"/>
          <w:lang w:val="en-US"/>
        </w:rPr>
        <w:t xml:space="preserve">limited </w:t>
      </w:r>
      <w:r w:rsidRPr="6E51B7F6" w:rsidR="1108A3FB">
        <w:rPr>
          <w:rFonts w:ascii="Calibri" w:hAnsi="Calibri" w:eastAsia="Calibri" w:cs="Calibri"/>
          <w:lang w:val="en-US"/>
        </w:rPr>
        <w:t>in extent,</w:t>
      </w:r>
      <w:del w:author="Marijn Bauters" w:date="2026-09-01T13:15:00Z" w16du:dateUtc="2026-09-01T11:15:00Z" w:id="615323239">
        <w:r w:rsidRPr="6E51B7F6" w:rsidDel="1108A3FB">
          <w:rPr>
            <w:rFonts w:ascii="Calibri" w:hAnsi="Calibri" w:eastAsia="Calibri" w:cs="Calibri"/>
            <w:lang w:val="en-US"/>
          </w:rPr>
          <w:delText xml:space="preserve"> </w:delText>
        </w:r>
      </w:del>
      <w:r w:rsidRPr="6E51B7F6" w:rsidR="1B69B9DE">
        <w:rPr>
          <w:rFonts w:ascii="Calibri" w:hAnsi="Calibri" w:eastAsia="Calibri" w:cs="Calibri"/>
          <w:lang w:val="en-US"/>
        </w:rPr>
        <w:t xml:space="preserve"> </w:t>
      </w:r>
      <w:r w:rsidRPr="6E51B7F6" w:rsidR="108EE295">
        <w:rPr>
          <w:rFonts w:ascii="Calibri" w:hAnsi="Calibri" w:eastAsia="Calibri" w:cs="Calibri"/>
          <w:lang w:val="en-US"/>
        </w:rPr>
        <w:t>TMF</w:t>
      </w:r>
      <w:r w:rsidRPr="6E51B7F6" w:rsidR="0C6730D6">
        <w:rPr>
          <w:rFonts w:ascii="Calibri" w:hAnsi="Calibri" w:eastAsia="Calibri" w:cs="Calibri"/>
          <w:lang w:val="en-US"/>
        </w:rPr>
        <w:t>s</w:t>
      </w:r>
      <w:r w:rsidRPr="6E51B7F6" w:rsidR="1B69B9DE">
        <w:rPr>
          <w:rFonts w:ascii="Calibri" w:hAnsi="Calibri" w:eastAsia="Calibri" w:cs="Calibri"/>
          <w:lang w:val="en-US"/>
        </w:rPr>
        <w:t xml:space="preserve"> are among the most biodiverse terrestrial ecosystems </w:t>
      </w:r>
      <w:sdt>
        <w:sdtPr>
          <w:id w:val="1760172769"/>
          <w:tag w:val="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lang w:val="en-US"/>
            </w:rPr>
            <w:t>(</w:t>
          </w:r>
          <w:r w:rsidRPr="6E51B7F6" w:rsidR="1823EB44">
            <w:rPr>
              <w:rFonts w:ascii="Calibri" w:hAnsi="Calibri" w:eastAsia="Calibri" w:cs="Calibri"/>
              <w:color w:val="000000" w:themeColor="text1" w:themeTint="FF" w:themeShade="FF"/>
              <w:lang w:val="en-US"/>
            </w:rPr>
            <w:t>Mitchard</w:t>
          </w:r>
          <w:r w:rsidRPr="6E51B7F6" w:rsidR="1823EB44">
            <w:rPr>
              <w:rFonts w:ascii="Calibri" w:hAnsi="Calibri" w:eastAsia="Calibri" w:cs="Calibri"/>
              <w:color w:val="000000" w:themeColor="text1" w:themeTint="FF" w:themeShade="FF"/>
              <w:lang w:val="en-US"/>
            </w:rPr>
            <w:t>, 2018; Rahbek, Borregaard, Antonelli, et al., 2019; Rahbek, Borregaard, Colwell, et al., 2019)</w:t>
          </w:r>
        </w:sdtContent>
      </w:sdt>
      <w:r w:rsidRPr="6E51B7F6" w:rsidR="4E910159">
        <w:rPr>
          <w:lang w:val="en-GB"/>
        </w:rPr>
        <w:t xml:space="preserve"> </w:t>
      </w:r>
      <w:r w:rsidRPr="6E51B7F6" w:rsidR="1B69B9DE">
        <w:rPr>
          <w:lang w:val="en-GB"/>
        </w:rPr>
        <w:t xml:space="preserve">and provide key ecosystem services, including freshwater provisioning </w:t>
      </w:r>
      <w:sdt>
        <w:sdtPr>
          <w:id w:val="518024304"/>
          <w:tag w:val="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
          <w:placeholder>
            <w:docPart w:val="DefaultPlaceholder_-1854013440"/>
          </w:placeholder>
        </w:sdtPr>
        <w:sdtContent>
          <w:r w:rsidRPr="6E51B7F6" w:rsidR="1823EB44">
            <w:rPr>
              <w:rFonts w:ascii="Calibri" w:hAnsi="Calibri" w:eastAsia="Calibri" w:cs="Calibri"/>
              <w:color w:val="000000" w:themeColor="text1" w:themeTint="FF" w:themeShade="FF"/>
              <w:lang w:val="en-GB"/>
            </w:rPr>
            <w:t>(</w:t>
          </w:r>
          <w:r w:rsidRPr="6E51B7F6" w:rsidR="1823EB44">
            <w:rPr>
              <w:rFonts w:ascii="Calibri" w:hAnsi="Calibri" w:eastAsia="Calibri" w:cs="Calibri"/>
              <w:color w:val="000000" w:themeColor="text1" w:themeTint="FF" w:themeShade="FF"/>
              <w:lang w:val="en-GB"/>
            </w:rPr>
            <w:t>Bonnesoeur</w:t>
          </w:r>
          <w:r w:rsidRPr="6E51B7F6" w:rsidR="1823EB44">
            <w:rPr>
              <w:rFonts w:ascii="Calibri" w:hAnsi="Calibri" w:eastAsia="Calibri" w:cs="Calibri"/>
              <w:color w:val="000000" w:themeColor="text1" w:themeTint="FF" w:themeShade="FF"/>
              <w:lang w:val="en-GB"/>
            </w:rPr>
            <w:t xml:space="preserve"> et al., 2019; Bubb, 2004; Cuesta et al., 2009)</w:t>
          </w:r>
        </w:sdtContent>
      </w:sdt>
      <w:r w:rsidRPr="6E51B7F6" w:rsidR="1B69B9DE">
        <w:rPr>
          <w:lang w:val="en-GB"/>
        </w:rPr>
        <w:t xml:space="preserve"> and </w:t>
      </w:r>
      <w:r w:rsidRPr="6E51B7F6" w:rsidR="0DA14C51">
        <w:rPr>
          <w:lang w:val="en-GB"/>
        </w:rPr>
        <w:t>substantia</w:t>
      </w:r>
      <w:ins w:author="Andrea Chavez Pacheco" w:date="2026-09-02T00:09:13.577Z" w16du:dateUtc="2026-09-02T00:09:13.577Z" w:id="1901143118">
        <w:r w:rsidRPr="6E51B7F6" w:rsidR="0D6341C8">
          <w:rPr>
            <w:lang w:val="en-GB"/>
          </w:rPr>
          <w:t>l</w:t>
        </w:r>
      </w:ins>
      <w:del w:author="Andrea Chavez Pacheco" w:date="2026-09-02T00:09:11.922Z" w16du:dateUtc="2026-09-02T00:09:11.922Z" w:id="1379946332">
        <w:r w:rsidRPr="6E51B7F6" w:rsidDel="0DA14C51">
          <w:rPr>
            <w:lang w:val="en-GB"/>
          </w:rPr>
          <w:delText>l</w:delText>
        </w:r>
      </w:del>
      <w:r w:rsidRPr="6E51B7F6" w:rsidR="0DA14C51">
        <w:rPr>
          <w:lang w:val="en-GB"/>
        </w:rPr>
        <w:t xml:space="preserve"> </w:t>
      </w:r>
      <w:r w:rsidRPr="6E51B7F6" w:rsidR="1B69B9DE">
        <w:rPr>
          <w:lang w:val="en-GB"/>
        </w:rPr>
        <w:t>carbon storage (Cuni-Sanchez et al., 2021; Duque et al., 2021, de la Cruz-Amo et al., 2020</w:t>
      </w:r>
      <w:r w:rsidRPr="6E51B7F6" w:rsidR="0062FA76">
        <w:rPr>
          <w:lang w:val="en-GB"/>
        </w:rPr>
        <w:t>).</w:t>
      </w:r>
      <w:r w:rsidRPr="6E51B7F6" w:rsidR="1B69B9DE">
        <w:rPr>
          <w:lang w:val="en-GB"/>
        </w:rPr>
        <w:t xml:space="preserve"> </w:t>
      </w:r>
      <w:r w:rsidRPr="6E51B7F6" w:rsidR="00B0151B">
        <w:rPr>
          <w:highlight w:val="yellow"/>
          <w:lang w:val="en-GB"/>
          <w:rPrChange w:author="Thomas Sibret [2]" w:date="2026-08-24T11:01:00Z" w16du:dateUtc="2026-08-24T09:01:00Z" w:id="2069589989"/>
        </w:rPr>
        <w:t>Despite</w:t>
      </w:r>
      <w:r w:rsidRPr="6E51B7F6" w:rsidR="00B0151B">
        <w:rPr>
          <w:lang w:val="en-GB"/>
          <w:rPrChange w:author="Thomas Sibret [2]" w:date="2026-08-24T11:01:00Z" w16du:dateUtc="2026-08-24T09:01:00Z" w:id="1418947973"/>
        </w:rPr>
        <w:t xml:space="preserve"> their</w:t>
      </w:r>
      <w:r w:rsidRPr="6E51B7F6" w:rsidR="1B6E761D">
        <w:rPr>
          <w:lang w:val="en-GB"/>
          <w:rPrChange w:author="Thomas Sibret [2]" w:date="2026-08-24T11:01:00Z" w16du:dateUtc="2026-08-24T09:01:00Z" w:id="701845594"/>
        </w:rPr>
        <w:t xml:space="preserve"> </w:t>
      </w:r>
      <w:r w:rsidRPr="6E51B7F6" w:rsidR="754AD410">
        <w:rPr>
          <w:lang w:val="en-GB"/>
          <w:rPrChange w:author="Thomas Sibret [2]" w:date="2026-08-24T11:01:00Z" w16du:dateUtc="2026-08-24T09:01:00Z" w:id="2115991026"/>
        </w:rPr>
        <w:t xml:space="preserve">crucial </w:t>
      </w:r>
      <w:r w:rsidRPr="6E51B7F6" w:rsidR="00B0151B">
        <w:rPr>
          <w:lang w:val="en-GB"/>
          <w:rPrChange w:author="Thomas Sibret [2]" w:date="2026-08-24T11:01:00Z" w16du:dateUtc="2026-08-24T09:01:00Z" w:id="1236917929"/>
        </w:rPr>
        <w:t>role for</w:t>
      </w:r>
      <w:r w:rsidRPr="6E51B7F6" w:rsidR="1B69B9DE">
        <w:rPr>
          <w:lang w:val="en-GB"/>
          <w:rPrChange w:author="Thomas Sibret [2]" w:date="2026-08-24T11:01:00Z" w16du:dateUtc="2026-08-24T09:01:00Z" w:id="151005018"/>
        </w:rPr>
        <w:t xml:space="preserve"> regional </w:t>
      </w:r>
      <w:r w:rsidRPr="6E51B7F6" w:rsidR="00B0151B">
        <w:rPr>
          <w:lang w:val="en-GB"/>
          <w:rPrChange w:author="Thomas Sibret [2]" w:date="2026-08-24T11:01:00Z" w16du:dateUtc="2026-08-24T09:01:00Z" w:id="1740661144"/>
        </w:rPr>
        <w:t>water and</w:t>
      </w:r>
      <w:r w:rsidRPr="6E51B7F6" w:rsidR="1B69B9DE">
        <w:rPr>
          <w:lang w:val="en-GB"/>
          <w:rPrChange w:author="Thomas Sibret [2]" w:date="2026-08-24T11:01:00Z" w16du:dateUtc="2026-08-24T09:01:00Z" w:id="148870678"/>
        </w:rPr>
        <w:t xml:space="preserve"> carbon cycles</w:t>
      </w:r>
      <w:r w:rsidRPr="6E51B7F6" w:rsidR="00B0151B">
        <w:rPr>
          <w:lang w:val="en-GB"/>
          <w:rPrChange w:author="Thomas Sibret [2]" w:date="2026-08-24T11:01:00Z" w16du:dateUtc="2026-08-24T09:01:00Z" w:id="1113573871"/>
        </w:rPr>
        <w:t>,</w:t>
      </w:r>
      <w:r w:rsidRPr="6E51B7F6" w:rsidR="52A99CBD">
        <w:rPr>
          <w:lang w:val="en-GB"/>
          <w:rPrChange w:author="Thomas Sibret [2]" w:date="2026-08-24T11:01:00Z" w16du:dateUtc="2026-08-24T09:01:00Z" w:id="2135341085"/>
        </w:rPr>
        <w:t xml:space="preserve"> </w:t>
      </w:r>
      <w:r w:rsidRPr="6E51B7F6" w:rsidR="009E31FE">
        <w:rPr>
          <w:lang w:val="en-GB"/>
          <w:rPrChange w:author="Thomas Sibret [2]" w:date="2026-08-24T11:01:00Z" w16du:dateUtc="2026-08-24T09:01:00Z" w:id="1174831951"/>
        </w:rPr>
        <w:t xml:space="preserve">it </w:t>
      </w:r>
      <w:r w:rsidRPr="6E51B7F6" w:rsidR="3BD7BE7B">
        <w:rPr>
          <w:lang w:val="en-GB"/>
          <w:rPrChange w:author="Thomas Sibret [2]" w:date="2026-08-24T11:01:00Z" w16du:dateUtc="2026-08-24T09:01:00Z" w:id="49677099"/>
        </w:rPr>
        <w:t>remains</w:t>
      </w:r>
      <w:r w:rsidRPr="6E51B7F6" w:rsidR="3BD7BE7B">
        <w:rPr>
          <w:lang w:val="en-GB"/>
          <w:rPrChange w:author="Thomas Sibret [2]" w:date="2026-08-24T11:01:00Z" w16du:dateUtc="2026-08-24T09:01:00Z" w:id="741493796"/>
        </w:rPr>
        <w:t xml:space="preserve"> poorly </w:t>
      </w:r>
      <w:r w:rsidRPr="6E51B7F6" w:rsidR="3BD7BE7B">
        <w:rPr>
          <w:lang w:val="en-GB"/>
          <w:rPrChange w:author="Thomas Sibret [2]" w:date="2026-08-24T11:01:00Z" w16du:dateUtc="2026-08-24T09:01:00Z" w:id="1911048130"/>
        </w:rPr>
        <w:t>understood</w:t>
      </w:r>
      <w:del w:author="Marijn Bauters" w:date="2026-09-01T12:58:00Z" w16du:dateUtc="2026-09-01T10:58:00Z" w:id="654399273">
        <w:r w:rsidRPr="6E51B7F6" w:rsidDel="3BD7BE7B">
          <w:rPr>
            <w:lang w:val="en-GB"/>
            <w:rPrChange w:author="Thomas Sibret [2]" w:date="2026-08-24T11:01:00Z" w16du:dateUtc="2026-08-24T09:01:00Z" w:id="1587563260"/>
          </w:rPr>
          <w:delText xml:space="preserve"> </w:delText>
        </w:r>
      </w:del>
      <w:r w:rsidRPr="6E51B7F6" w:rsidR="009E31FE">
        <w:rPr>
          <w:lang w:val="en-GB"/>
          <w:rPrChange w:author="Thomas Sibret [2]" w:date="2026-08-24T11:01:00Z" w16du:dateUtc="2026-08-24T09:01:00Z" w:id="1638038132"/>
        </w:rPr>
        <w:t xml:space="preserve"> </w:t>
      </w:r>
      <w:r w:rsidRPr="6E51B7F6" w:rsidR="0051164F">
        <w:rPr>
          <w:lang w:val="en-GB"/>
        </w:rPr>
        <w:t>how</w:t>
      </w:r>
      <w:r w:rsidRPr="6E51B7F6" w:rsidR="0051164F">
        <w:rPr>
          <w:lang w:val="en-GB"/>
        </w:rPr>
        <w:t xml:space="preserve"> </w:t>
      </w:r>
      <w:r w:rsidRPr="6E51B7F6" w:rsidR="1B69B9DE">
        <w:rPr>
          <w:lang w:val="en-GB"/>
          <w:rPrChange w:author="Thomas Sibret [2]" w:date="2026-08-24T11:01:00Z" w16du:dateUtc="2026-08-24T09:01:00Z" w:id="1441004102"/>
        </w:rPr>
        <w:t xml:space="preserve">TMFs </w:t>
      </w:r>
      <w:r w:rsidRPr="6E51B7F6" w:rsidR="009E31FE">
        <w:rPr>
          <w:lang w:val="en-GB"/>
          <w:rPrChange w:author="Thomas Sibret [2]" w:date="2026-08-24T11:01:00Z" w16du:dateUtc="2026-08-24T09:01:00Z" w:id="1889841562"/>
        </w:rPr>
        <w:t>are responding to</w:t>
      </w:r>
      <w:r w:rsidRPr="6E51B7F6" w:rsidR="00B0151B">
        <w:rPr>
          <w:lang w:val="en-GB"/>
          <w:rPrChange w:author="Thomas Sibret [2]" w:date="2026-08-24T11:01:00Z" w16du:dateUtc="2026-08-24T09:01:00Z" w:id="38359036"/>
        </w:rPr>
        <w:t xml:space="preserve"> </w:t>
      </w:r>
      <w:r w:rsidRPr="6E51B7F6" w:rsidR="5C0BBC0A">
        <w:rPr>
          <w:lang w:val="en-GB"/>
          <w:rPrChange w:author="Thomas Sibret [2]" w:date="2026-08-24T11:01:00Z" w16du:dateUtc="2026-08-24T09:01:00Z" w:id="216821847"/>
        </w:rPr>
        <w:t xml:space="preserve">ongoing </w:t>
      </w:r>
      <w:r w:rsidRPr="6E51B7F6" w:rsidR="009E31FE">
        <w:rPr>
          <w:lang w:val="en-GB"/>
          <w:rPrChange w:author="Thomas Sibret [2]" w:date="2026-08-24T11:01:00Z" w16du:dateUtc="2026-08-24T09:01:00Z" w:id="2044781403"/>
        </w:rPr>
        <w:t xml:space="preserve">climate </w:t>
      </w:r>
      <w:r w:rsidRPr="6E51B7F6" w:rsidR="64D2D6A9">
        <w:rPr>
          <w:rFonts w:ascii="Calibri" w:hAnsi="Calibri" w:eastAsia="Calibri" w:cs="Calibri"/>
          <w:lang w:val="en-US"/>
        </w:rPr>
        <w:t>change</w:t>
      </w:r>
      <w:r w:rsidRPr="6E51B7F6" w:rsidR="00B0151B">
        <w:rPr>
          <w:lang w:val="en-GB"/>
          <w:rPrChange w:author="Thomas Sibret [2]" w:date="2026-08-24T11:01:00Z" w16du:dateUtc="2026-08-24T09:01:00Z" w:id="812039113"/>
        </w:rPr>
        <w:t xml:space="preserve">, </w:t>
      </w:r>
      <w:r w:rsidRPr="6E51B7F6" w:rsidR="65E08725">
        <w:rPr>
          <w:rFonts w:ascii="Calibri" w:hAnsi="Calibri" w:eastAsia="Calibri" w:cs="Calibri"/>
          <w:lang w:val="en-US"/>
        </w:rPr>
        <w:t>rising atmospheric</w:t>
      </w:r>
      <w:del w:author="Marijn Bauters" w:date="2026-09-01T12:58:00Z" w16du:dateUtc="2026-09-01T10:58:00Z" w:id="1734784057">
        <w:r w:rsidRPr="6E51B7F6" w:rsidDel="65E08725">
          <w:rPr>
            <w:rFonts w:ascii="Calibri" w:hAnsi="Calibri" w:eastAsia="Calibri" w:cs="Calibri"/>
            <w:lang w:val="en-US"/>
          </w:rPr>
          <w:delText xml:space="preserve"> </w:delText>
        </w:r>
      </w:del>
      <w:r w:rsidRPr="6E51B7F6" w:rsidR="009E31FE">
        <w:rPr>
          <w:lang w:val="en-GB"/>
          <w:rPrChange w:author="Thomas Sibret [2]" w:date="2026-08-24T11:01:00Z" w16du:dateUtc="2026-08-24T09:01:00Z" w:id="828794717"/>
        </w:rPr>
        <w:t xml:space="preserve"> </w:t>
      </w:r>
      <w:ins w:author="Thomas Sibret" w:date="2026-08-18T08:18:00Z" w16du:dateUtc="2026-08-18T08:18:26Z" w:id="1971036388">
        <w:r w:rsidRPr="6E51B7F6" w:rsidR="46765723">
          <w:rPr>
            <w:lang w:val="en-GB"/>
            <w:rPrChange w:author="Thomas Sibret [2]" w:date="2026-08-24T11:01:00Z" w16du:dateUtc="2026-08-24T09:01:00Z" w:id="1037292820"/>
          </w:rPr>
          <w:t>[</w:t>
        </w:r>
      </w:ins>
      <w:r w:rsidRPr="6E51B7F6" w:rsidR="009E31FE">
        <w:rPr>
          <w:lang w:val="en-GB"/>
          <w:rPrChange w:author="Thomas Sibret [2]" w:date="2026-08-24T11:01:00Z" w16du:dateUtc="2026-08-24T09:01:00Z" w:id="972649192"/>
        </w:rPr>
        <w:t>CO</w:t>
      </w:r>
      <w:r w:rsidRPr="6E51B7F6" w:rsidR="009E31FE">
        <w:rPr>
          <w:vertAlign w:val="subscript"/>
          <w:lang w:val="en-GB"/>
          <w:rPrChange w:author="Thomas Sibret [2]" w:date="2026-08-24T11:01:00Z" w16du:dateUtc="2026-08-24T09:01:00Z" w:id="1264136788"/>
        </w:rPr>
        <w:t>2</w:t>
      </w:r>
      <w:ins w:author="Thomas Sibret" w:date="2026-08-18T08:18:00Z" w16du:dateUtc="2026-08-18T08:18:28Z" w:id="1144810270">
        <w:r w:rsidRPr="6E51B7F6" w:rsidR="3F2E9A3A">
          <w:rPr>
            <w:lang w:val="en-GB"/>
            <w:rPrChange w:author="Thomas Sibret [2]" w:date="2026-08-24T11:01:00Z" w16du:dateUtc="2026-08-24T09:01:00Z" w:id="129681744"/>
          </w:rPr>
          <w:t>]</w:t>
        </w:r>
      </w:ins>
      <w:r w:rsidRPr="6E51B7F6" w:rsidR="009E31FE">
        <w:rPr>
          <w:lang w:val="en-GB"/>
          <w:rPrChange w:author="Thomas Sibret [2]" w:date="2026-08-24T11:01:00Z" w16du:dateUtc="2026-08-24T09:01:00Z" w:id="482539417"/>
        </w:rPr>
        <w:t xml:space="preserve">, and </w:t>
      </w:r>
      <w:r w:rsidRPr="6E51B7F6" w:rsidR="7BA8D4A0">
        <w:rPr>
          <w:rFonts w:ascii="Calibri" w:hAnsi="Calibri" w:eastAsia="Calibri" w:cs="Calibri"/>
          <w:lang w:val="en-US"/>
        </w:rPr>
        <w:t xml:space="preserve">increasing </w:t>
      </w:r>
      <w:r w:rsidRPr="6E51B7F6" w:rsidR="00B0151B">
        <w:rPr>
          <w:lang w:val="en-GB"/>
          <w:rPrChange w:author="Thomas Sibret [2]" w:date="2026-08-24T11:01:00Z" w16du:dateUtc="2026-08-24T09:01:00Z" w:id="560935168"/>
        </w:rPr>
        <w:t>nutrient deposition</w:t>
      </w:r>
      <w:r w:rsidRPr="6E51B7F6" w:rsidR="1B69B9DE">
        <w:rPr>
          <w:lang w:val="en-GB"/>
          <w:rPrChange w:author="Thomas Sibret [2]" w:date="2026-08-24T11:01:00Z" w16du:dateUtc="2026-08-24T09:01:00Z" w:id="1955305369"/>
        </w:rPr>
        <w:t xml:space="preserve"> </w:t>
      </w:r>
      <w:sdt>
        <w:sdtPr>
          <w:id w:val="1581626426"/>
          <w:tag w:val="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lang w:val="en-GB"/>
              <w:rPrChange w:author="Thomas Sibret [2]" w:date="2026-08-24T11:01:00Z" w16du:dateUtc="2026-08-24T09:01:00Z" w:id="1772295019">
                <w:rPr>
                  <w:rFonts w:ascii="Calibri" w:hAnsi="Calibri" w:eastAsia="Calibri" w:cs="Calibri"/>
                  <w:color w:val="000000" w:themeColor="text1" w:themeTint="FF" w:themeShade="FF"/>
                </w:rPr>
              </w:rPrChange>
            </w:rPr>
            <w:t>(Pounds et al., 1999; Still et al., 1999)</w:t>
          </w:r>
        </w:sdtContent>
      </w:sdt>
      <w:r w:rsidRPr="6E51B7F6" w:rsidR="1B69B9DE">
        <w:rPr>
          <w:lang w:val="en-GB"/>
          <w:rPrChange w:author="Thomas Sibret [2]" w:date="2026-08-24T11:01:00Z" w16du:dateUtc="2026-08-24T09:01:00Z" w:id="1108522672"/>
        </w:rPr>
        <w:t xml:space="preserve">. </w:t>
      </w:r>
      <w:commentRangeStart w:id="117"/>
      <w:commentRangeStart w:id="118"/>
      <w:r w:rsidRPr="6E51B7F6" w:rsidR="1B69B9DE">
        <w:rPr>
          <w:highlight w:val="yellow"/>
          <w:lang w:val="en-GB"/>
          <w:rPrChange w:author="Thomas Sibret [2]" w:date="2026-08-24T11:01:00Z" w16du:dateUtc="2026-08-24T09:01:00Z" w:id="1844149236"/>
        </w:rPr>
        <w:t>Projected</w:t>
      </w:r>
      <w:commentRangeEnd w:id="117"/>
      <w:r>
        <w:rPr>
          <w:rStyle w:val="CommentReference"/>
        </w:rPr>
        <w:commentReference w:id="117"/>
      </w:r>
      <w:commentRangeEnd w:id="118"/>
      <w:r>
        <w:rPr>
          <w:rStyle w:val="CommentReference"/>
        </w:rPr>
        <w:commentReference w:id="118"/>
      </w:r>
      <w:r w:rsidRPr="6E51B7F6" w:rsidR="1B69B9DE">
        <w:rPr>
          <w:highlight w:val="yellow"/>
          <w:lang w:val="en-GB"/>
          <w:rPrChange w:author="Thomas Sibret [2]" w:date="2026-08-24T11:01:00Z" w16du:dateUtc="2026-08-24T09:01:00Z" w:id="1166946489"/>
        </w:rPr>
        <w:t xml:space="preserve"> </w:t>
      </w:r>
      <w:r w:rsidRPr="6E51B7F6" w:rsidR="1B69B9DE">
        <w:rPr>
          <w:highlight w:val="yellow"/>
          <w:lang w:val="en-GB"/>
          <w:rPrChange w:author="Thomas Sibret [2]" w:date="2026-08-24T11:01:00Z" w16du:dateUtc="2026-08-24T09:01:00Z" w:id="1643703129"/>
        </w:rPr>
        <w:t>changes</w:t>
      </w:r>
      <w:r w:rsidRPr="6E51B7F6" w:rsidR="00855E74">
        <w:rPr>
          <w:highlight w:val="yellow"/>
          <w:lang w:val="en-GB"/>
          <w:rPrChange w:author="Andrea Chavez Pacheco" w:date="2026-09-02T00:14:35.441Z" w16du:dateUtc="2026-09-02T00:14:35.441Z" w:id="2122571934">
            <w:rPr>
              <w:lang w:val="en-GB"/>
            </w:rPr>
          </w:rPrChange>
        </w:rPr>
        <w:t xml:space="preserve"> for the Andes</w:t>
      </w:r>
      <w:r w:rsidRPr="6E51B7F6" w:rsidR="005132AC">
        <w:rPr>
          <w:highlight w:val="yellow"/>
          <w:lang w:val="en-GB"/>
          <w:rPrChange w:author="Andrea Chavez Pacheco" w:date="2026-09-02T00:14:35.442Z" w16du:dateUtc="2026-09-02T00:14:35.442Z" w:id="1873391896">
            <w:rPr>
              <w:lang w:val="en-GB"/>
            </w:rPr>
          </w:rPrChange>
        </w:rPr>
        <w:t xml:space="preserve">, one </w:t>
      </w:r>
      <w:r w:rsidRPr="6E51B7F6" w:rsidR="005132AC">
        <w:rPr>
          <w:highlight w:val="yellow"/>
          <w:lang w:val="en-GB"/>
          <w:rPrChange w:author="Andrea Chavez Pacheco" w:date="2026-09-02T00:14:35.443Z" w16du:dateUtc="2026-09-02T00:14:35.443Z" w:id="2125957539">
            <w:rPr>
              <w:lang w:val="en-GB"/>
            </w:rPr>
          </w:rPrChange>
        </w:rPr>
        <w:t xml:space="preserve">of </w:t>
      </w:r>
      <w:r w:rsidRPr="6E51B7F6" w:rsidR="005132AC">
        <w:rPr>
          <w:highlight w:val="yellow"/>
          <w:lang w:val="en-GB"/>
          <w:rPrChange w:author="Andrea Chavez Pacheco" w:date="2026-09-02T00:14:35.444Z" w16du:dateUtc="2026-09-02T00:14:35.444Z" w:id="1789813883">
            <w:rPr>
              <w:lang w:val="en-GB"/>
            </w:rPr>
          </w:rPrChange>
        </w:rPr>
        <w:t>the core regions on Earth with TMFs,</w:t>
      </w:r>
      <w:r w:rsidRPr="6E51B7F6" w:rsidR="1B69B9DE">
        <w:rPr>
          <w:highlight w:val="yellow"/>
          <w:lang w:val="en-GB"/>
          <w:rPrChange w:author="Thomas Sibret [2]" w:date="2026-08-24T11:01:00Z" w16du:dateUtc="2026-08-24T09:01:00Z" w:id="1484266344"/>
        </w:rPr>
        <w:t xml:space="preserve"> include shifts in cloud formation</w:t>
      </w:r>
      <w:ins w:author="Marijn Bauters" w:date="2026-09-01T13:00:00Z" w16du:dateUtc="2026-09-01T11:00:00Z" w:id="1068942162">
        <w:r w:rsidRPr="6E51B7F6" w:rsidR="00CB5980">
          <w:rPr>
            <w:highlight w:val="yellow"/>
            <w:lang w:val="en-GB"/>
            <w:rPrChange w:author="Andrea Chavez Pacheco" w:date="2026-09-02T00:14:35.447Z" w16du:dateUtc="2026-09-02T00:14:35.447Z" w:id="2120359563">
              <w:rPr>
                <w:lang w:val="en-GB"/>
              </w:rPr>
            </w:rPrChange>
          </w:rPr>
          <w:t xml:space="preserve"> </w:t>
        </w:r>
        <w:r w:rsidRPr="6E51B7F6" w:rsidR="00CB5980">
          <w:rPr>
            <w:highlight w:val="yellow"/>
            <w:lang w:val="en-GB"/>
            <w:rPrChange w:author="Marijn Bauters" w:date="2026-09-01T13:00:00Z" w16du:dateUtc="2026-09-01T11:00:00Z" w:id="758461534">
              <w:rPr>
                <w:lang w:val="en-GB"/>
              </w:rPr>
            </w:rPrChange>
          </w:rPr>
          <w:t>(add ref again</w:t>
        </w:r>
        <w:r w:rsidRPr="6E51B7F6" w:rsidR="00CB5980">
          <w:rPr>
            <w:highlight w:val="yellow"/>
            <w:lang w:val="en-GB"/>
            <w:rPrChange w:author="Andrea Chavez Pacheco" w:date="2026-09-02T00:14:35.45Z" w16du:dateUtc="2026-09-02T00:14:35.45Z" w:id="196091394">
              <w:rPr>
                <w:lang w:val="en-GB"/>
              </w:rPr>
            </w:rPrChange>
          </w:rPr>
          <w:t>)</w:t>
        </w:r>
      </w:ins>
      <w:del w:author="Marijn Bauters" w:date="2026-09-01T13:00:00Z" w16du:dateUtc="2026-09-01T11:00:00Z" w:id="1606794369">
        <w:r w:rsidRPr="6E51B7F6" w:rsidDel="1B69B9DE">
          <w:rPr>
            <w:highlight w:val="yellow"/>
            <w:lang w:val="en-GB"/>
            <w:rPrChange w:author="Thomas Sibret [2]" w:date="2026-08-24T11:01:00Z" w16du:dateUtc="2026-08-24T09:01:00Z" w:id="1493262577"/>
          </w:rPr>
          <w:delText xml:space="preserve"> with implications for </w:delText>
        </w:r>
        <w:r w:rsidRPr="6E51B7F6" w:rsidDel="1B69B9DE">
          <w:rPr>
            <w:highlight w:val="yellow"/>
            <w:lang w:val="en-GB"/>
            <w:rPrChange w:author="Thomas Sibret [2]" w:date="2026-08-24T11:01:00Z" w16du:dateUtc="2026-08-24T09:01:00Z" w:id="1193267262"/>
          </w:rPr>
          <w:delText>plant</w:delText>
        </w:r>
      </w:del>
      <w:del w:author="Marijn Bauters" w:date="2026-09-01T12:59:00Z" w16du:dateUtc="2026-09-01T10:59:00Z" w:id="1901781306">
        <w:r w:rsidRPr="6E51B7F6" w:rsidDel="1B69B9DE">
          <w:rPr>
            <w:highlight w:val="yellow"/>
            <w:lang w:val="en-GB"/>
            <w:rPrChange w:author="Thomas Sibret [2]" w:date="2026-08-24T11:01:00Z" w16du:dateUtc="2026-08-24T09:01:00Z" w:id="616362473"/>
          </w:rPr>
          <w:delText xml:space="preserve"> </w:delText>
        </w:r>
      </w:del>
      <w:del w:author="Marijn Bauters" w:date="2026-09-01T13:00:00Z" w16du:dateUtc="2026-09-01T11:00:00Z" w:id="1581364105">
        <w:r w:rsidRPr="6E51B7F6" w:rsidDel="1B69B9DE">
          <w:rPr>
            <w:highlight w:val="yellow"/>
            <w:lang w:val="en-GB"/>
            <w:rPrChange w:author="Thomas Sibret [2]" w:date="2026-08-24T11:01:00Z" w16du:dateUtc="2026-08-24T09:01:00Z" w:id="164909018"/>
          </w:rPr>
          <w:delText xml:space="preserve"> ecophysiology</w:delText>
        </w:r>
        <w:r w:rsidRPr="6E51B7F6" w:rsidDel="1B69B9DE">
          <w:rPr>
            <w:highlight w:val="yellow"/>
            <w:lang w:val="en-GB"/>
            <w:rPrChange w:author="Thomas Sibret [2]" w:date="2026-08-24T11:01:00Z" w16du:dateUtc="2026-08-24T09:01:00Z" w:id="1957132560"/>
          </w:rPr>
          <w:delText xml:space="preserve"> </w:delText>
        </w:r>
      </w:del>
      <w:customXmlDelRangeStart w:author="Marijn Bauters" w:date="2026-09-01T13:00:00Z" w:id="31981"/>
      <w:sdt>
        <w:sdtPr>
          <w:id w:val="2015465681"/>
          <w:tag w:val="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
          <w:placeholder>
            <w:docPart w:val="DefaultPlaceholder_-1854013440"/>
          </w:placeholder>
          <w:rPr>
            <w:rFonts w:ascii="Calibri" w:hAnsi="Calibri" w:eastAsia="Calibri" w:cs="Calibri"/>
            <w:color w:val="000000" w:themeColor="text1" w:themeTint="FF" w:themeShade="FF"/>
            <w:highlight w:val="yellow"/>
            <w:lang w:val="en-GB"/>
          </w:rPr>
        </w:sdtPr>
        <w:sdtContent>
          <w:customXmlDelRangeEnd w:id="31981"/>
          <w:del w:author="Marijn Bauters" w:date="2026-09-01T13:00:00Z" w16du:dateUtc="2026-09-01T11:00:00Z" w:id="568862578">
            <w:r w:rsidRPr="6E51B7F6" w:rsidDel="1823EB44">
              <w:rPr>
                <w:rFonts w:ascii="Calibri" w:hAnsi="Calibri" w:eastAsia="Calibri" w:cs="Calibri"/>
                <w:color w:val="000000" w:themeColor="text1" w:themeTint="FF" w:themeShade="FF"/>
                <w:highlight w:val="yellow"/>
                <w:lang w:val="en-GB"/>
                <w:rPrChange w:author="Thomas Sibret [2]" w:date="2026-08-24T11:01:00Z" w16du:dateUtc="2026-08-24T09:01:00Z" w:id="361884025">
                  <w:rPr>
                    <w:rFonts w:ascii="Calibri" w:hAnsi="Calibri" w:eastAsia="Calibri" w:cs="Calibri"/>
                    <w:color w:val="000000" w:themeColor="text1" w:themeTint="FF" w:themeShade="FF"/>
                  </w:rPr>
                </w:rPrChange>
              </w:rPr>
              <w:delText>(</w:delText>
            </w:r>
          </w:del>
          <w:del w:author="Marijn Bauters" w:date="2026-09-01T13:00:00Z" w16du:dateUtc="2026-09-01T11:00:00Z" w:id="504101028">
            <w:r w:rsidRPr="6E51B7F6" w:rsidDel="1823EB44">
              <w:rPr>
                <w:rFonts w:ascii="Calibri" w:hAnsi="Calibri" w:eastAsia="Calibri" w:cs="Calibri"/>
                <w:color w:val="000000" w:themeColor="text1" w:themeTint="FF" w:themeShade="FF"/>
                <w:highlight w:val="yellow"/>
                <w:lang w:val="en-GB"/>
                <w:rPrChange w:author="Thomas Sibret [2]" w:date="2026-08-24T11:01:00Z" w16du:dateUtc="2026-08-24T09:01:00Z" w:id="1892232889">
                  <w:rPr>
                    <w:rFonts w:ascii="Calibri" w:hAnsi="Calibri" w:eastAsia="Calibri" w:cs="Calibri"/>
                    <w:color w:val="000000" w:themeColor="text1" w:themeTint="FF" w:themeShade="FF"/>
                  </w:rPr>
                </w:rPrChange>
              </w:rPr>
              <w:delText>Crausbay</w:delText>
            </w:r>
          </w:del>
          <w:del w:author="Marijn Bauters" w:date="2026-09-01T13:00:00Z" w16du:dateUtc="2026-09-01T11:00:00Z" w:id="872898930">
            <w:r w:rsidRPr="6E51B7F6" w:rsidDel="1823EB44">
              <w:rPr>
                <w:rFonts w:ascii="Calibri" w:hAnsi="Calibri" w:eastAsia="Calibri" w:cs="Calibri"/>
                <w:color w:val="000000" w:themeColor="text1" w:themeTint="FF" w:themeShade="FF"/>
                <w:highlight w:val="yellow"/>
                <w:lang w:val="en-GB"/>
                <w:rPrChange w:author="Thomas Sibret [2]" w:date="2026-08-24T11:01:00Z" w16du:dateUtc="2026-08-24T09:01:00Z" w:id="1649829490">
                  <w:rPr>
                    <w:rFonts w:ascii="Calibri" w:hAnsi="Calibri" w:eastAsia="Calibri" w:cs="Calibri"/>
                    <w:color w:val="000000" w:themeColor="text1" w:themeTint="FF" w:themeShade="FF"/>
                  </w:rPr>
                </w:rPrChange>
              </w:rPr>
              <w:delText xml:space="preserve"> et al., 2015; Still et al., 1999)</w:delText>
            </w:r>
          </w:del>
          <w:customXmlDelRangeStart w:author="Marijn Bauters" w:date="2026-09-01T13:00:00Z" w:id="77"/>
        </w:sdtContent>
      </w:sdt>
      <w:customXmlDelRangeEnd w:id="77"/>
      <w:del w:author="Marijn Bauters" w:date="2026-09-01T13:00:00Z" w16du:dateUtc="2026-09-01T11:00:00Z" w:id="580108296">
        <w:r w:rsidRPr="6E51B7F6" w:rsidDel="1B69B9DE">
          <w:rPr>
            <w:highlight w:val="yellow"/>
            <w:lang w:val="en-GB"/>
            <w:rPrChange w:author="Thomas Sibret [2]" w:date="2026-08-24T11:01:00Z" w16du:dateUtc="2026-08-24T09:01:00Z" w:id="2082240288"/>
          </w:rPr>
          <w:delText>. In addition</w:delText>
        </w:r>
      </w:del>
      <w:r w:rsidRPr="6E51B7F6" w:rsidR="1B69B9DE">
        <w:rPr>
          <w:highlight w:val="yellow"/>
          <w:lang w:val="en-GB"/>
          <w:rPrChange w:author="Thomas Sibret [2]" w:date="2026-08-24T11:01:00Z" w16du:dateUtc="2026-08-24T09:01:00Z" w:id="234531273"/>
        </w:rPr>
        <w:t xml:space="preserve">, rising temperatures </w:t>
      </w:r>
      <w:r w:rsidRPr="6E51B7F6" w:rsidR="00CB5980">
        <w:rPr>
          <w:highlight w:val="yellow"/>
          <w:lang w:val="en-GB"/>
          <w:rPrChange w:author="Andrea Chavez Pacheco" w:date="2026-09-02T00:14:35.463Z" w16du:dateUtc="2026-09-02T00:14:35.463Z" w:id="731508243">
            <w:rPr>
              <w:lang w:val="en-GB"/>
            </w:rPr>
          </w:rPrChange>
        </w:rPr>
        <w:t>with</w:t>
      </w:r>
      <w:r w:rsidRPr="6E51B7F6" w:rsidR="1B69B9DE">
        <w:rPr>
          <w:highlight w:val="yellow"/>
          <w:lang w:val="en-GB"/>
          <w:rPrChange w:author="Thomas Sibret [2]" w:date="2026-08-24T11:01:00Z" w16du:dateUtc="2026-08-24T09:01:00Z" w:id="270021293"/>
        </w:rPr>
        <w:t xml:space="preserve"> </w:t>
      </w:r>
      <w:r w:rsidRPr="6E51B7F6" w:rsidR="00435B54">
        <w:rPr>
          <w:highlight w:val="yellow"/>
          <w:lang w:val="en-GB"/>
          <w:rPrChange w:author="Andrea Chavez Pacheco" w:date="2026-09-02T00:14:35.464Z" w16du:dateUtc="2026-09-02T00:14:35.464Z" w:id="2052355655">
            <w:rPr>
              <w:lang w:val="en-GB"/>
            </w:rPr>
          </w:rPrChange>
        </w:rPr>
        <w:t xml:space="preserve">coincident </w:t>
      </w:r>
      <w:r w:rsidRPr="6E51B7F6" w:rsidR="1B69B9DE">
        <w:rPr>
          <w:highlight w:val="yellow"/>
          <w:lang w:val="en-GB"/>
          <w:rPrChange w:author="Thomas Sibret [2]" w:date="2026-08-24T11:01:00Z" w16du:dateUtc="2026-08-24T09:01:00Z" w:id="1677715930"/>
        </w:rPr>
        <w:t>increase</w:t>
      </w:r>
      <w:r w:rsidRPr="6E51B7F6" w:rsidR="00435B54">
        <w:rPr>
          <w:highlight w:val="yellow"/>
          <w:lang w:val="en-GB"/>
          <w:rPrChange w:author="Andrea Chavez Pacheco" w:date="2026-09-02T00:14:35.466Z" w16du:dateUtc="2026-09-02T00:14:35.466Z" w:id="771694422">
            <w:rPr>
              <w:lang w:val="en-GB"/>
            </w:rPr>
          </w:rPrChange>
        </w:rPr>
        <w:t>s in</w:t>
      </w:r>
      <w:r w:rsidRPr="6E51B7F6" w:rsidR="1B69B9DE">
        <w:rPr>
          <w:highlight w:val="yellow"/>
          <w:lang w:val="en-GB"/>
          <w:rPrChange w:author="Thomas Sibret [2]" w:date="2026-08-24T11:01:00Z" w16du:dateUtc="2026-08-24T09:01:00Z" w:id="1521492847"/>
        </w:rPr>
        <w:t xml:space="preserve"> atmospheric water demand and </w:t>
      </w:r>
      <w:r w:rsidRPr="6E51B7F6" w:rsidR="00435B54">
        <w:rPr>
          <w:highlight w:val="yellow"/>
          <w:lang w:val="en-GB"/>
          <w:rPrChange w:author="Andrea Chavez Pacheco" w:date="2026-09-02T00:14:35.468Z" w16du:dateUtc="2026-09-02T00:14:35.468Z" w:id="1476376074">
            <w:rPr>
              <w:lang w:val="en-GB"/>
            </w:rPr>
          </w:rPrChange>
        </w:rPr>
        <w:t>reduced</w:t>
      </w:r>
      <w:r w:rsidRPr="6E51B7F6" w:rsidR="00435B54">
        <w:rPr>
          <w:highlight w:val="yellow"/>
          <w:lang w:val="en-GB"/>
          <w:rPrChange w:author="Thomas Sibret [2]" w:date="2026-08-24T11:01:00Z" w16du:dateUtc="2026-08-24T09:01:00Z" w:id="365833109"/>
        </w:rPr>
        <w:t xml:space="preserve"> </w:t>
      </w:r>
      <w:r w:rsidRPr="6E51B7F6" w:rsidR="1B69B9DE">
        <w:rPr>
          <w:highlight w:val="yellow"/>
          <w:lang w:val="en-GB"/>
          <w:rPrChange w:author="Thomas Sibret [2]" w:date="2026-08-24T11:01:00Z" w16du:dateUtc="2026-08-24T09:01:00Z" w:id="1098238566"/>
        </w:rPr>
        <w:t xml:space="preserve">soil water availability </w:t>
      </w:r>
      <w:sdt>
        <w:sdtPr>
          <w:id w:val="1115335562"/>
          <w:tag w:val="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
          <w:placeholder>
            <w:docPart w:val="DefaultPlaceholder_-1854013440"/>
          </w:placeholder>
          <w:rPr>
            <w:rFonts w:ascii="Calibri" w:hAnsi="Calibri" w:eastAsia="Calibri" w:cs="Calibri"/>
            <w:color w:val="000000" w:themeColor="text1" w:themeTint="FF" w:themeShade="FF"/>
            <w:highlight w:val="yellow"/>
            <w:lang w:val="en-GB"/>
          </w:rPr>
        </w:sdtPr>
        <w:sdtContent>
          <w:r w:rsidRPr="6E51B7F6" w:rsidR="1823EB44">
            <w:rPr>
              <w:rFonts w:ascii="Calibri" w:hAnsi="Calibri" w:eastAsia="Calibri" w:cs="Calibri"/>
              <w:color w:val="000000" w:themeColor="text1" w:themeTint="FF" w:themeShade="FF"/>
              <w:highlight w:val="yellow"/>
              <w:lang w:val="en-GB"/>
              <w:rPrChange w:author="Thomas Sibret [2]" w:date="2026-08-24T11:01:00Z" w16du:dateUtc="2026-08-24T09:01:00Z" w:id="190689013">
                <w:rPr>
                  <w:rFonts w:ascii="Calibri" w:hAnsi="Calibri" w:eastAsia="Calibri" w:cs="Calibri"/>
                  <w:color w:val="000000" w:themeColor="text1" w:themeTint="FF" w:themeShade="FF"/>
                </w:rPr>
              </w:rPrChange>
            </w:rPr>
            <w:t>(Brum et al., 2023; Oliveira et al., 2014)</w:t>
          </w:r>
        </w:sdtContent>
      </w:sdt>
      <w:sdt>
        <w:sdtPr>
          <w:id w:val="1814544733"/>
          <w:tag w:val="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
          <w:placeholder>
            <w:docPart w:val="DefaultPlaceholder_-1854013440"/>
          </w:placeholder>
          <w:rPr>
            <w:rFonts w:ascii="Calibri" w:hAnsi="Calibri" w:eastAsia="Calibri" w:cs="Calibri"/>
            <w:color w:val="000000" w:themeColor="text1" w:themeTint="FF" w:themeShade="FF"/>
            <w:highlight w:val="yellow"/>
            <w:lang w:val="en-GB"/>
          </w:rPr>
        </w:sdtPr>
        <w:sdtContent>
          <w:r w:rsidRPr="6E51B7F6" w:rsidR="1823EB44">
            <w:rPr>
              <w:rFonts w:ascii="Calibri" w:hAnsi="Calibri" w:eastAsia="Calibri" w:cs="Calibri"/>
              <w:color w:val="000000" w:themeColor="text1" w:themeTint="FF" w:themeShade="FF"/>
              <w:highlight w:val="yellow"/>
              <w:lang w:val="en-GB"/>
              <w:rPrChange w:author="Thomas Sibret [2]" w:date="2026-08-24T11:01:00Z" w16du:dateUtc="2026-08-24T09:01:00Z" w:id="2050188698">
                <w:rPr>
                  <w:rFonts w:ascii="Calibri" w:hAnsi="Calibri" w:eastAsia="Calibri" w:cs="Calibri"/>
                  <w:color w:val="000000" w:themeColor="text1" w:themeTint="FF" w:themeShade="FF"/>
                </w:rPr>
              </w:rPrChange>
            </w:rPr>
            <w:t>)</w:t>
          </w:r>
        </w:sdtContent>
      </w:sdt>
      <w:r w:rsidRPr="6E51B7F6" w:rsidR="1B69B9DE">
        <w:rPr>
          <w:highlight w:val="yellow"/>
          <w:lang w:val="en-GB"/>
          <w:rPrChange w:author="Thomas Sibret [2]" w:date="2026-08-24T11:01:00Z" w16du:dateUtc="2026-08-24T09:01:00Z" w:id="150772923"/>
        </w:rPr>
        <w:t>.</w:t>
      </w:r>
      <w:r w:rsidRPr="6E51B7F6" w:rsidR="1B69B9DE">
        <w:rPr>
          <w:lang w:val="en-GB"/>
          <w:rPrChange w:author="Thomas Sibret [2]" w:date="2026-08-24T11:01:00Z" w16du:dateUtc="2026-08-24T09:01:00Z" w:id="430063187"/>
        </w:rPr>
        <w:t xml:space="preserve"> These </w:t>
      </w:r>
      <w:r w:rsidRPr="6E51B7F6" w:rsidR="0063369C">
        <w:rPr>
          <w:lang w:val="en-GB"/>
          <w:rPrChange w:author="Thomas Sibret [2]" w:date="2026-08-24T11:01:00Z" w16du:dateUtc="2026-08-24T09:01:00Z" w:id="622688010"/>
        </w:rPr>
        <w:t xml:space="preserve">environmental </w:t>
      </w:r>
      <w:r w:rsidRPr="6E51B7F6" w:rsidR="1B69B9DE">
        <w:rPr>
          <w:lang w:val="en-GB"/>
          <w:rPrChange w:author="Thomas Sibret [2]" w:date="2026-08-24T11:01:00Z" w16du:dateUtc="2026-08-24T09:01:00Z" w:id="26684243"/>
        </w:rPr>
        <w:t xml:space="preserve">changes </w:t>
      </w:r>
      <w:r w:rsidRPr="6E51B7F6" w:rsidR="0063369C">
        <w:rPr>
          <w:lang w:val="en-GB"/>
          <w:rPrChange w:author="Thomas Sibret [2]" w:date="2026-08-24T11:01:00Z" w16du:dateUtc="2026-08-24T09:01:00Z" w:id="1335886948"/>
        </w:rPr>
        <w:t xml:space="preserve">are likely to </w:t>
      </w:r>
      <w:r w:rsidRPr="6E51B7F6" w:rsidR="0082220E">
        <w:rPr>
          <w:lang w:val="en-GB"/>
        </w:rPr>
        <w:t>affect</w:t>
      </w:r>
      <w:r w:rsidRPr="6E51B7F6" w:rsidR="0082220E">
        <w:rPr>
          <w:lang w:val="en-GB"/>
          <w:rPrChange w:author="Thomas Sibret [2]" w:date="2026-08-24T11:01:00Z" w16du:dateUtc="2026-08-24T09:01:00Z" w:id="1852489588"/>
        </w:rPr>
        <w:t xml:space="preserve"> </w:t>
      </w:r>
      <w:r w:rsidRPr="6E51B7F6" w:rsidR="0063369C">
        <w:rPr>
          <w:lang w:val="en-GB"/>
          <w:rPrChange w:author="Thomas Sibret [2]" w:date="2026-08-24T11:01:00Z" w16du:dateUtc="2026-08-24T09:01:00Z" w:id="721634270"/>
        </w:rPr>
        <w:t xml:space="preserve">plant </w:t>
      </w:r>
      <w:r w:rsidRPr="6E51B7F6" w:rsidR="00100DEF">
        <w:rPr>
          <w:lang w:val="en-GB"/>
        </w:rPr>
        <w:t>physiology,</w:t>
      </w:r>
      <w:r w:rsidRPr="6E51B7F6" w:rsidR="00100DEF">
        <w:rPr>
          <w:lang w:val="en-GB"/>
        </w:rPr>
        <w:t xml:space="preserve"> </w:t>
      </w:r>
      <w:r w:rsidRPr="6E51B7F6" w:rsidR="00100DEF">
        <w:rPr>
          <w:lang w:val="en-GB"/>
        </w:rPr>
        <w:t>y</w:t>
      </w:r>
      <w:r w:rsidRPr="6E51B7F6" w:rsidR="0063369C">
        <w:rPr>
          <w:lang w:val="en-GB"/>
          <w:rPrChange w:author="Thomas Sibret [2]" w:date="2026-08-24T11:01:00Z" w16du:dateUtc="2026-08-24T09:01:00Z" w:id="599459687"/>
        </w:rPr>
        <w:t>et,</w:t>
      </w:r>
      <w:r w:rsidRPr="6E51B7F6" w:rsidR="1B69B9DE">
        <w:rPr>
          <w:rFonts w:ascii="Calibri" w:hAnsi="Calibri" w:eastAsia="Calibri" w:cs="Calibri"/>
          <w:lang w:val="en-US"/>
        </w:rPr>
        <w:t xml:space="preserve"> </w:t>
      </w:r>
      <w:r w:rsidRPr="6E51B7F6" w:rsidR="1B69B9DE">
        <w:rPr>
          <w:rFonts w:ascii="Calibri" w:hAnsi="Calibri" w:eastAsia="Calibri" w:cs="Calibri"/>
          <w:lang w:val="en-GB"/>
          <w:rPrChange w:author="Thomas Sibret [2]" w:date="2026-08-24T11:01:00Z" w16du:dateUtc="2026-08-24T09:01:00Z" w:id="843132098">
            <w:rPr>
              <w:rFonts w:ascii="Calibri" w:hAnsi="Calibri" w:eastAsia="Calibri" w:cs="Calibri"/>
              <w:lang w:val="fr"/>
            </w:rPr>
          </w:rPrChange>
        </w:rPr>
        <w:t>ecophysiological</w:t>
      </w:r>
      <w:r w:rsidRPr="6E51B7F6" w:rsidR="1B69B9DE">
        <w:rPr>
          <w:rFonts w:ascii="Calibri" w:hAnsi="Calibri" w:eastAsia="Calibri" w:cs="Calibri"/>
          <w:lang w:val="en-GB"/>
          <w:rPrChange w:author="Thomas Sibret [2]" w:date="2026-08-24T11:01:00Z" w16du:dateUtc="2026-08-24T09:01:00Z" w:id="1269748511">
            <w:rPr>
              <w:rFonts w:ascii="Calibri" w:hAnsi="Calibri" w:eastAsia="Calibri" w:cs="Calibri"/>
              <w:lang w:val="fr"/>
            </w:rPr>
          </w:rPrChange>
        </w:rPr>
        <w:t xml:space="preserve"> responses </w:t>
      </w:r>
      <w:r w:rsidRPr="6E51B7F6" w:rsidR="0063369C">
        <w:rPr>
          <w:rFonts w:ascii="Calibri" w:hAnsi="Calibri" w:eastAsia="Calibri" w:cs="Calibri"/>
          <w:lang w:val="en-GB"/>
          <w:rPrChange w:author="Thomas Sibret [2]" w:date="2026-08-24T11:01:00Z" w16du:dateUtc="2026-08-24T09:01:00Z" w:id="1696318517">
            <w:rPr>
              <w:rFonts w:ascii="Calibri" w:hAnsi="Calibri" w:eastAsia="Calibri" w:cs="Calibri"/>
              <w:lang w:val="fr"/>
            </w:rPr>
          </w:rPrChange>
        </w:rPr>
        <w:t xml:space="preserve">of </w:t>
      </w:r>
      <w:r w:rsidRPr="6E51B7F6" w:rsidR="00100DEF">
        <w:rPr>
          <w:rFonts w:ascii="Calibri" w:hAnsi="Calibri" w:eastAsia="Calibri" w:cs="Calibri"/>
          <w:lang w:val="en-GB"/>
        </w:rPr>
        <w:t>TMF</w:t>
      </w:r>
      <w:r w:rsidRPr="6E51B7F6" w:rsidR="005132AC">
        <w:rPr>
          <w:rFonts w:ascii="Calibri" w:hAnsi="Calibri" w:eastAsia="Calibri" w:cs="Calibri"/>
          <w:lang w:val="en-GB"/>
        </w:rPr>
        <w:t xml:space="preserve"> trees</w:t>
      </w:r>
      <w:r w:rsidRPr="6E51B7F6" w:rsidR="0063369C">
        <w:rPr>
          <w:rFonts w:ascii="Calibri" w:hAnsi="Calibri" w:eastAsia="Calibri" w:cs="Calibri"/>
          <w:lang w:val="en-GB"/>
          <w:rPrChange w:author="Thomas Sibret [2]" w:date="2026-08-24T11:01:00Z" w16du:dateUtc="2026-08-24T09:01:00Z" w:id="795039409">
            <w:rPr>
              <w:rFonts w:ascii="Calibri" w:hAnsi="Calibri" w:eastAsia="Calibri" w:cs="Calibri"/>
              <w:lang w:val="fr"/>
            </w:rPr>
          </w:rPrChange>
        </w:rPr>
        <w:t xml:space="preserve"> </w:t>
      </w:r>
      <w:r w:rsidRPr="6E51B7F6" w:rsidR="1B69B9DE">
        <w:rPr>
          <w:rFonts w:ascii="Calibri" w:hAnsi="Calibri" w:eastAsia="Calibri" w:cs="Calibri"/>
          <w:lang w:val="en-GB"/>
          <w:rPrChange w:author="Thomas Sibret [2]" w:date="2026-08-24T11:01:00Z" w16du:dateUtc="2026-08-24T09:01:00Z" w:id="2128892381">
            <w:rPr>
              <w:rFonts w:ascii="Calibri" w:hAnsi="Calibri" w:eastAsia="Calibri" w:cs="Calibri"/>
              <w:lang w:val="fr"/>
            </w:rPr>
          </w:rPrChange>
        </w:rPr>
        <w:t>remain</w:t>
      </w:r>
      <w:r w:rsidRPr="6E51B7F6" w:rsidR="1B69B9DE">
        <w:rPr>
          <w:rFonts w:ascii="Calibri" w:hAnsi="Calibri" w:eastAsia="Calibri" w:cs="Calibri"/>
          <w:lang w:val="en-GB"/>
          <w:rPrChange w:author="Thomas Sibret [2]" w:date="2026-08-24T11:01:00Z" w16du:dateUtc="2026-08-24T09:01:00Z" w:id="1107848669">
            <w:rPr>
              <w:rFonts w:ascii="Calibri" w:hAnsi="Calibri" w:eastAsia="Calibri" w:cs="Calibri"/>
              <w:lang w:val="fr"/>
            </w:rPr>
          </w:rPrChange>
        </w:rPr>
        <w:t xml:space="preserve"> poorly understood compared to their lowland counterparts</w:t>
      </w:r>
      <w:r w:rsidRPr="6E51B7F6" w:rsidR="0063369C">
        <w:rPr>
          <w:rFonts w:ascii="Calibri" w:hAnsi="Calibri" w:eastAsia="Calibri" w:cs="Calibri"/>
          <w:lang w:val="en-GB"/>
          <w:rPrChange w:author="Thomas Sibret [2]" w:date="2026-08-24T11:01:00Z" w16du:dateUtc="2026-08-24T09:01:00Z" w:id="1587708717">
            <w:rPr>
              <w:rFonts w:ascii="Calibri" w:hAnsi="Calibri" w:eastAsia="Calibri" w:cs="Calibri"/>
              <w:lang w:val="fr"/>
            </w:rPr>
          </w:rPrChange>
        </w:rPr>
        <w:t>.</w:t>
      </w:r>
      <w:customXmlDelRangeStart w:author="Marijn Bauters" w:date="2026-09-01T13:00:00Z" w:id="139"/>
      <w:customXmlDelRangeEnd w:id="139"/>
      <w:customXmlDelRangeStart w:author="Marijn Bauters" w:date="2026-09-01T13:00:00Z" w:id="142"/>
      <w:customXmlDelRangeEnd w:id="142"/>
    </w:p>
    <w:p w:rsidRPr="001D6548" w:rsidR="0D853390" w:rsidDel="00563E93" w:rsidP="6A819AF7" w:rsidRDefault="00160F31" w14:paraId="7180E7C1" w14:textId="6BC01090">
      <w:pPr>
        <w:spacing w:line="480" w:lineRule="auto"/>
        <w:jc w:val="both"/>
        <w:rPr>
          <w:del w:author="Marijn Bauters" w:date="2026-09-01T13:11:00Z" w16du:dateUtc="2026-09-01T11:11:00Z" w:id="1991839123"/>
          <w:rFonts w:ascii="Calibri" w:hAnsi="Calibri" w:eastAsia="Calibri" w:cs="Calibri"/>
          <w:lang w:val="en-GB"/>
          <w:rPrChange w:author="Thomas Sibret [2]" w:date="2026-08-24T11:01:00Z" w16du:dateUtc="2026-08-24T09:01:00Z" w:id="1542395487">
            <w:rPr>
              <w:del w:author="Marijn Bauters" w:date="2026-09-01T13:11:00Z" w16du:dateUtc="2026-09-01T11:11:00Z" w:id="532636716"/>
              <w:rFonts w:ascii="Calibri" w:hAnsi="Calibri" w:eastAsia="Calibri" w:cs="Calibri"/>
            </w:rPr>
          </w:rPrChange>
        </w:rPr>
      </w:pPr>
      <w:ins w:author="Marijn Bauters" w:date="2026-09-01T13:19:00Z" w16du:dateUtc="2026-09-01T13:19:00Z" w:id="1638214534">
        <w:r w:rsidRPr="6E51B7F6" w:rsidR="00160F31">
          <w:rPr>
            <w:rFonts w:ascii="Calibri" w:hAnsi="Calibri" w:eastAsia="Calibri" w:cs="Calibri"/>
          </w:rPr>
          <w:t xml:space="preserve">Rising </w:t>
        </w:r>
        <w:r w:rsidRPr="6E51B7F6" w:rsidR="00160F31">
          <w:rPr>
            <w:rFonts w:ascii="Calibri" w:hAnsi="Calibri" w:eastAsia="Calibri" w:cs="Calibri"/>
          </w:rPr>
          <w:t>atmospheric</w:t>
        </w:r>
        <w:r w:rsidRPr="6E51B7F6" w:rsidR="00160F31">
          <w:rPr>
            <w:rFonts w:ascii="Calibri" w:hAnsi="Calibri" w:eastAsia="Calibri" w:cs="Calibri"/>
          </w:rPr>
          <w:t xml:space="preserve"> [CO2] </w:t>
        </w:r>
        <w:r w:rsidRPr="6E51B7F6" w:rsidR="00160F31">
          <w:rPr>
            <w:rFonts w:ascii="Calibri" w:hAnsi="Calibri" w:eastAsia="Calibri" w:cs="Calibri"/>
          </w:rPr>
          <w:t>is</w:t>
        </w:r>
        <w:r w:rsidRPr="6E51B7F6" w:rsidR="00160F31">
          <w:rPr>
            <w:rFonts w:ascii="Calibri" w:hAnsi="Calibri" w:eastAsia="Calibri" w:cs="Calibri"/>
          </w:rPr>
          <w:t xml:space="preserve"> one </w:t>
        </w:r>
        <w:r w:rsidRPr="6E51B7F6" w:rsidR="00160F31">
          <w:rPr>
            <w:rFonts w:ascii="Calibri" w:hAnsi="Calibri" w:eastAsia="Calibri" w:cs="Calibri"/>
          </w:rPr>
          <w:t>such</w:t>
        </w:r>
        <w:r w:rsidRPr="6E51B7F6" w:rsidR="00160F31">
          <w:rPr>
            <w:rFonts w:ascii="Calibri" w:hAnsi="Calibri" w:eastAsia="Calibri" w:cs="Calibri"/>
          </w:rPr>
          <w:t xml:space="preserve"> driver </w:t>
        </w:r>
        <w:r w:rsidRPr="6E51B7F6" w:rsidR="00160F31">
          <w:rPr>
            <w:rFonts w:ascii="Calibri" w:hAnsi="Calibri" w:eastAsia="Calibri" w:cs="Calibri"/>
          </w:rPr>
          <w:t>whose</w:t>
        </w:r>
        <w:r w:rsidRPr="6E51B7F6" w:rsidR="00160F31">
          <w:rPr>
            <w:rFonts w:ascii="Calibri" w:hAnsi="Calibri" w:eastAsia="Calibri" w:cs="Calibri"/>
          </w:rPr>
          <w:t xml:space="preserve"> </w:t>
        </w:r>
        <w:r w:rsidRPr="6E51B7F6" w:rsidR="00160F31">
          <w:rPr>
            <w:rFonts w:ascii="Calibri" w:hAnsi="Calibri" w:eastAsia="Calibri" w:cs="Calibri"/>
          </w:rPr>
          <w:t>consequences</w:t>
        </w:r>
        <w:r w:rsidRPr="6E51B7F6" w:rsidR="00160F31">
          <w:rPr>
            <w:rFonts w:ascii="Calibri" w:hAnsi="Calibri" w:eastAsia="Calibri" w:cs="Calibri"/>
          </w:rPr>
          <w:t xml:space="preserve"> for TMF </w:t>
        </w:r>
        <w:r w:rsidRPr="6E51B7F6" w:rsidR="00160F31">
          <w:rPr>
            <w:rFonts w:ascii="Calibri" w:hAnsi="Calibri" w:eastAsia="Calibri" w:cs="Calibri"/>
          </w:rPr>
          <w:t>carbon</w:t>
        </w:r>
        <w:r w:rsidRPr="6E51B7F6" w:rsidR="00160F31">
          <w:rPr>
            <w:rFonts w:ascii="Calibri" w:hAnsi="Calibri" w:eastAsia="Calibri" w:cs="Calibri"/>
          </w:rPr>
          <w:t xml:space="preserve"> </w:t>
        </w:r>
        <w:r w:rsidRPr="6E51B7F6" w:rsidR="00160F31">
          <w:rPr>
            <w:rFonts w:ascii="Calibri" w:hAnsi="Calibri" w:eastAsia="Calibri" w:cs="Calibri"/>
          </w:rPr>
          <w:t>dynamics</w:t>
        </w:r>
        <w:r w:rsidRPr="6E51B7F6" w:rsidR="00160F31">
          <w:rPr>
            <w:rFonts w:ascii="Calibri" w:hAnsi="Calibri" w:eastAsia="Calibri" w:cs="Calibri"/>
          </w:rPr>
          <w:t xml:space="preserve"> are </w:t>
        </w:r>
        <w:r w:rsidRPr="6E51B7F6" w:rsidR="00160F31">
          <w:rPr>
            <w:rFonts w:ascii="Calibri" w:hAnsi="Calibri" w:eastAsia="Calibri" w:cs="Calibri"/>
          </w:rPr>
          <w:t>still</w:t>
        </w:r>
        <w:r w:rsidRPr="6E51B7F6" w:rsidR="00160F31">
          <w:rPr>
            <w:rFonts w:ascii="Calibri" w:hAnsi="Calibri" w:eastAsia="Calibri" w:cs="Calibri"/>
          </w:rPr>
          <w:t xml:space="preserve"> </w:t>
        </w:r>
        <w:r w:rsidRPr="6E51B7F6" w:rsidR="00160F31">
          <w:rPr>
            <w:rFonts w:ascii="Calibri" w:hAnsi="Calibri" w:eastAsia="Calibri" w:cs="Calibri"/>
          </w:rPr>
          <w:t>unclear</w:t>
        </w:r>
        <w:r w:rsidRPr="6E51B7F6" w:rsidR="00160F31">
          <w:rPr>
            <w:rFonts w:ascii="Calibri" w:hAnsi="Calibri" w:eastAsia="Calibri" w:cs="Calibri"/>
          </w:rPr>
          <w:t>.</w:t>
        </w:r>
        <w:r w:rsidRPr="6E51B7F6" w:rsidR="00160F31">
          <w:rPr>
            <w:rFonts w:ascii="Calibri" w:hAnsi="Calibri" w:eastAsia="Calibri" w:cs="Calibri"/>
          </w:rPr>
          <w:t xml:space="preserve"> </w:t>
        </w:r>
      </w:ins>
      <w:del w:author="Marijn Bauters" w:date="2026-09-01T13:02:00Z" w16du:dateUtc="2026-09-01T11:02:00Z" w:id="1437406829">
        <w:r w:rsidRPr="6E51B7F6" w:rsidDel="74172685">
          <w:rPr>
            <w:rFonts w:ascii="Calibri" w:hAnsi="Calibri" w:eastAsia="Calibri" w:cs="Calibri"/>
            <w:lang w:val="en-US"/>
          </w:rPr>
          <w:delText>An open challenge in understanding the capacity of TMFs to respond to global environmental change</w:delText>
        </w:r>
        <w:r w:rsidRPr="6E51B7F6" w:rsidDel="00242240">
          <w:rPr>
            <w:rFonts w:ascii="Calibri" w:hAnsi="Calibri" w:eastAsia="Calibri" w:cs="Calibri"/>
            <w:lang w:val="en-US"/>
          </w:rPr>
          <w:delText xml:space="preserve"> lies in</w:delText>
        </w:r>
        <w:r w:rsidRPr="6E51B7F6" w:rsidDel="74172685">
          <w:rPr>
            <w:rFonts w:ascii="Calibri" w:hAnsi="Calibri" w:eastAsia="Calibri" w:cs="Calibri"/>
            <w:lang w:val="en-US"/>
          </w:rPr>
          <w:delText xml:space="preserve"> determining </w:delText>
        </w:r>
        <w:r w:rsidRPr="6E51B7F6" w:rsidDel="02238EBA">
          <w:rPr>
            <w:rFonts w:ascii="Calibri" w:hAnsi="Calibri" w:eastAsia="Calibri" w:cs="Calibri"/>
            <w:lang w:val="en-US"/>
          </w:rPr>
          <w:delText>h</w:delText>
        </w:r>
      </w:del>
      <w:del w:author="Marijn Bauters" w:date="2026-09-01T13:06:00Z" w16du:dateUtc="2026-09-01T11:06:00Z" w:id="190540098">
        <w:r w:rsidRPr="6E51B7F6" w:rsidDel="02238EBA">
          <w:rPr>
            <w:rFonts w:ascii="Calibri" w:hAnsi="Calibri" w:eastAsia="Calibri" w:cs="Calibri"/>
            <w:lang w:val="en-US"/>
          </w:rPr>
          <w:delText xml:space="preserve">ow </w:delText>
        </w:r>
        <w:r w:rsidRPr="6E51B7F6" w:rsidDel="74172685">
          <w:rPr>
            <w:rFonts w:ascii="Calibri" w:hAnsi="Calibri" w:eastAsia="Calibri" w:cs="Calibri"/>
            <w:lang w:val="en-US"/>
          </w:rPr>
          <w:delText xml:space="preserve">role of nutrient availability </w:delText>
        </w:r>
      </w:del>
      <w:del w:author="Marijn Bauters" w:date="2026-09-01T13:03:00Z" w16du:dateUtc="2026-09-01T11:03:00Z" w:id="1717644866">
        <w:r w:rsidRPr="6E51B7F6" w:rsidDel="74172685">
          <w:rPr>
            <w:rFonts w:ascii="Calibri" w:hAnsi="Calibri" w:eastAsia="Calibri" w:cs="Calibri"/>
            <w:lang w:val="en-US"/>
          </w:rPr>
          <w:delText>to constrain</w:delText>
        </w:r>
      </w:del>
      <w:ins w:author="Thomas Sibret" w:date="2026-08-20T11:02:00Z" w16du:dateUtc="2026-08-20T11:02:50Z" w:id="146421641">
        <w:del w:author="Marijn Bauters" w:date="2026-09-01T13:03:00Z" w16du:dateUtc="2026-09-01T11:03:00Z" w:id="1739796651">
          <w:r w:rsidRPr="6E51B7F6" w:rsidDel="087DF193">
            <w:rPr>
              <w:rFonts w:ascii="Calibri" w:hAnsi="Calibri" w:eastAsia="Calibri" w:cs="Calibri"/>
              <w:lang w:val="en-US"/>
            </w:rPr>
            <w:delText>s</w:delText>
          </w:r>
        </w:del>
      </w:ins>
      <w:del w:author="Marijn Bauters" w:date="2026-09-01T13:03:00Z" w16du:dateUtc="2026-09-01T11:03:00Z" w:id="101954891">
        <w:r w:rsidRPr="6E51B7F6" w:rsidDel="74172685">
          <w:rPr>
            <w:rFonts w:ascii="Calibri" w:hAnsi="Calibri" w:eastAsia="Calibri" w:cs="Calibri"/>
            <w:lang w:val="en-US"/>
          </w:rPr>
          <w:delText xml:space="preserve"> their carbon sink potential under </w:delText>
        </w:r>
      </w:del>
      <w:ins w:author="Thomas Sibret" w:date="2026-08-20T11:03:00Z" w16du:dateUtc="2026-08-20T11:03:10Z" w:id="229166041">
        <w:del w:author="Marijn Bauters" w:date="2026-09-01T13:02:00Z" w16du:dateUtc="2026-09-01T11:02:00Z" w:id="1068655252">
          <w:r w:rsidRPr="6E51B7F6" w:rsidDel="56750B46">
            <w:rPr>
              <w:rFonts w:ascii="Calibri" w:hAnsi="Calibri" w:eastAsia="Calibri" w:cs="Calibri"/>
              <w:lang w:val="en-US"/>
            </w:rPr>
            <w:delText xml:space="preserve">atmospheric </w:delText>
          </w:r>
        </w:del>
      </w:ins>
      <w:del w:author="Marijn Bauters" w:date="2026-09-01T13:02:00Z" w16du:dateUtc="2026-09-01T11:02:00Z" w:id="1332673194">
        <w:r w:rsidRPr="6E51B7F6" w:rsidDel="74172685">
          <w:rPr>
            <w:rFonts w:ascii="Calibri" w:hAnsi="Calibri" w:eastAsia="Calibri" w:cs="Calibri"/>
            <w:lang w:val="en-US"/>
          </w:rPr>
          <w:delText>rising</w:delText>
        </w:r>
      </w:del>
      <w:del w:author="Marijn Bauters" w:date="2026-09-01T13:03:00Z" w16du:dateUtc="2026-09-01T11:03:00Z" w:id="1562006962">
        <w:r w:rsidRPr="6E51B7F6" w:rsidDel="74172685">
          <w:rPr>
            <w:rFonts w:ascii="Calibri" w:hAnsi="Calibri" w:eastAsia="Calibri" w:cs="Calibri"/>
            <w:lang w:val="en-US"/>
          </w:rPr>
          <w:delText xml:space="preserve"> CO</w:delText>
        </w:r>
        <w:r w:rsidRPr="6E51B7F6" w:rsidDel="74172685">
          <w:rPr>
            <w:rFonts w:ascii="Calibri" w:hAnsi="Calibri" w:eastAsia="Calibri" w:cs="Calibri"/>
            <w:vertAlign w:val="subscript"/>
            <w:lang w:val="en-US"/>
            <w:rPrChange w:author="Thomas Sibret" w:date="2026-08-20T11:03:00Z" w16du:dateUtc="2026-08-20T11:03:27Z" w:id="1147896340">
              <w:rPr>
                <w:rFonts w:ascii="Calibri" w:hAnsi="Calibri" w:eastAsia="Calibri" w:cs="Calibri"/>
                <w:lang w:val="en-US"/>
              </w:rPr>
            </w:rPrChange>
          </w:rPr>
          <w:delText>2</w:delText>
        </w:r>
      </w:del>
      <w:ins w:author="Thomas Sibret" w:date="2026-08-20T11:03:00Z" w16du:dateUtc="2026-08-20T11:03:15Z" w:id="2131217236">
        <w:del w:author="Marijn Bauters" w:date="2026-09-01T13:03:00Z" w16du:dateUtc="2026-09-01T11:03:00Z" w:id="1767138529">
          <w:r w:rsidRPr="6E51B7F6" w:rsidDel="658071E2">
            <w:rPr>
              <w:rFonts w:ascii="Calibri" w:hAnsi="Calibri" w:eastAsia="Calibri" w:cs="Calibri"/>
              <w:vertAlign w:val="subscript"/>
              <w:lang w:val="en-US"/>
              <w:rPrChange w:author="Thomas Sibret" w:date="2026-08-20T11:03:00Z" w16du:dateUtc="2026-08-20T11:03:27Z" w:id="2074340062">
                <w:rPr>
                  <w:rFonts w:ascii="Calibri" w:hAnsi="Calibri" w:eastAsia="Calibri" w:cs="Calibri"/>
                  <w:lang w:val="en-US"/>
                </w:rPr>
              </w:rPrChange>
            </w:rPr>
            <w:delText xml:space="preserve"> </w:delText>
          </w:r>
          <w:r w:rsidRPr="6E51B7F6" w:rsidDel="658071E2">
            <w:rPr>
              <w:rFonts w:ascii="Calibri" w:hAnsi="Calibri" w:eastAsia="Calibri" w:cs="Calibri"/>
              <w:lang w:val="en-US"/>
            </w:rPr>
            <w:delText>concentrations</w:delText>
          </w:r>
        </w:del>
      </w:ins>
      <w:del w:author="Marijn Bauters" w:date="2026-09-01T13:06:00Z" w16du:dateUtc="2026-09-01T11:06:00Z" w:id="1549045998">
        <w:r w:rsidRPr="6E51B7F6" w:rsidDel="74172685">
          <w:rPr>
            <w:rFonts w:ascii="Calibri" w:hAnsi="Calibri" w:eastAsia="Calibri" w:cs="Calibri"/>
            <w:lang w:val="en-US"/>
          </w:rPr>
          <w:delText xml:space="preserve">. </w:delText>
        </w:r>
        <w:r w:rsidRPr="6E51B7F6" w:rsidDel="000A6A58">
          <w:rPr>
            <w:rFonts w:ascii="Calibri" w:hAnsi="Calibri" w:eastAsia="Calibri" w:cs="Calibri"/>
            <w:lang w:val="en-US"/>
          </w:rPr>
          <w:delText>T</w:delText>
        </w:r>
      </w:del>
      <w:del w:author="Marijn Bauters" w:date="2026-09-01T13:07:00Z" w16du:dateUtc="2026-09-01T11:07:00Z" w:id="1201507307">
        <w:r w:rsidRPr="6E51B7F6" w:rsidDel="000A6A58">
          <w:rPr>
            <w:rFonts w:ascii="Calibri" w:hAnsi="Calibri" w:eastAsia="Calibri" w:cs="Calibri"/>
            <w:lang w:val="en-US"/>
          </w:rPr>
          <w:delText>emperature has increased at an average rate of xx degrees per decade in Neotropical montane forests</w:delText>
        </w:r>
        <w:r w:rsidRPr="6E51B7F6" w:rsidDel="000E2895">
          <w:rPr>
            <w:rFonts w:ascii="Calibri" w:hAnsi="Calibri" w:eastAsia="Calibri" w:cs="Calibri"/>
            <w:lang w:val="en-US"/>
          </w:rPr>
          <w:delText>, causing xx tree responses</w:delText>
        </w:r>
        <w:r w:rsidRPr="6E51B7F6" w:rsidDel="000A6A58">
          <w:rPr>
            <w:rFonts w:ascii="Calibri" w:hAnsi="Calibri" w:eastAsia="Calibri" w:cs="Calibri"/>
            <w:lang w:val="en-US"/>
          </w:rPr>
          <w:delText xml:space="preserve">. </w:delText>
        </w:r>
      </w:del>
      <w:r w:rsidRPr="6E51B7F6" w:rsidR="74172685">
        <w:rPr>
          <w:rFonts w:ascii="Calibri" w:hAnsi="Calibri" w:eastAsia="Calibri" w:cs="Calibri"/>
          <w:lang w:val="en-US"/>
        </w:rPr>
        <w:t xml:space="preserve">Although elevated CO₂ can stimulate photosynthesis and carbon assimilation </w:t>
      </w:r>
      <w:sdt>
        <w:sdtPr>
          <w:id w:val="1000247646"/>
          <w:tag w:val="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
          <w:placeholder>
            <w:docPart w:val="DefaultPlaceholder_-1854013440"/>
          </w:placeholder>
          <w:rPr>
            <w:rFonts w:ascii="Calibri" w:hAnsi="Calibri" w:eastAsia="Calibri" w:cs="Calibri"/>
            <w:color w:val="000000" w:themeColor="text1" w:themeTint="FF" w:themeShade="FF"/>
            <w:lang w:val="en-US"/>
          </w:rPr>
        </w:sdtPr>
        <w:sdtContent>
          <w:r w:rsidRPr="6E51B7F6" w:rsidR="6B6852D1">
            <w:rPr>
              <w:rFonts w:ascii="Calibri" w:hAnsi="Calibri" w:eastAsia="Calibri" w:cs="Calibri"/>
              <w:color w:val="000000" w:themeColor="text1" w:themeTint="FF" w:themeShade="FF"/>
              <w:lang w:val="en-US"/>
            </w:rPr>
            <w:t xml:space="preserve">(Mathias &amp; Thomas, 2021; </w:t>
          </w:r>
          <w:r w:rsidRPr="6E51B7F6" w:rsidR="6B6852D1">
            <w:rPr>
              <w:rFonts w:ascii="Calibri" w:hAnsi="Calibri" w:eastAsia="Calibri" w:cs="Calibri"/>
              <w:color w:val="000000" w:themeColor="text1" w:themeTint="FF" w:themeShade="FF"/>
              <w:lang w:val="en-US"/>
            </w:rPr>
            <w:t>Pernicová</w:t>
          </w:r>
          <w:r w:rsidRPr="6E51B7F6" w:rsidR="6B6852D1">
            <w:rPr>
              <w:rFonts w:ascii="Calibri" w:hAnsi="Calibri" w:eastAsia="Calibri" w:cs="Calibri"/>
              <w:color w:val="000000" w:themeColor="text1" w:themeTint="FF" w:themeShade="FF"/>
              <w:lang w:val="en-US"/>
            </w:rPr>
            <w:t xml:space="preserve"> et al., 2024; Rahman et al., 2019; Yan et al., 2014)</w:t>
          </w:r>
        </w:sdtContent>
        <w:sdtEndPr>
          <w:rPr>
            <w:rFonts w:ascii="Calibri" w:hAnsi="Calibri" w:eastAsia="Calibri" w:cs="Calibri"/>
            <w:color w:val="000000" w:themeColor="text1" w:themeTint="FF" w:themeShade="FF"/>
            <w:lang w:val="en-US"/>
          </w:rPr>
        </w:sdtEndPr>
      </w:sdt>
      <w:r w:rsidRPr="6E51B7F6" w:rsidR="74172685">
        <w:rPr>
          <w:lang w:val="en-GB"/>
          <w:rPrChange w:author="Thomas Sibret [2]" w:date="2026-08-24T11:01:00Z" w16du:dateUtc="2026-08-24T09:01:00Z" w:id="1488412958"/>
        </w:rPr>
        <w:t>, the persistence of this fertilization effect depends on the availability of essential nutrients</w:t>
      </w:r>
      <w:r w:rsidRPr="6E51B7F6" w:rsidR="000A6A58">
        <w:rPr>
          <w:lang w:val="en-GB"/>
          <w:rPrChange w:author="Thomas Sibret [2]" w:date="2026-08-24T11:01:00Z" w16du:dateUtc="2026-08-24T09:01:00Z" w:id="611702331"/>
        </w:rPr>
        <w:t xml:space="preserve"> for tree growth</w:t>
      </w:r>
      <w:r w:rsidRPr="6E51B7F6" w:rsidR="74172685">
        <w:rPr>
          <w:lang w:val="en-GB"/>
          <w:rPrChange w:author="Thomas Sibret [2]" w:date="2026-08-24T11:01:00Z" w16du:dateUtc="2026-08-24T09:01:00Z" w:id="1663778083"/>
        </w:rPr>
        <w:t xml:space="preserve"> </w:t>
      </w:r>
      <w:sdt>
        <w:sdtPr>
          <w:id w:val="1779489236"/>
          <w:tag w:val="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
          <w:placeholder>
            <w:docPart w:val="DefaultPlaceholder_-1854013440"/>
          </w:placeholder>
          <w:rPr>
            <w:rFonts w:ascii="Calibri" w:hAnsi="Calibri" w:eastAsia="Calibri" w:cs="Calibri"/>
            <w:color w:val="000000" w:themeColor="text1" w:themeTint="FF" w:themeShade="FF"/>
          </w:rPr>
        </w:sdtPr>
        <w:sdtContent>
          <w:r w:rsidRPr="6E51B7F6" w:rsidR="6B6852D1">
            <w:rPr>
              <w:rFonts w:ascii="Calibri" w:hAnsi="Calibri" w:eastAsia="Calibri" w:cs="Calibri"/>
              <w:color w:val="000000" w:themeColor="text1" w:themeTint="FF" w:themeShade="FF"/>
              <w:lang w:val="en-GB"/>
              <w:rPrChange w:author="Thomas Sibret [2]" w:date="2026-08-24T11:01:00Z" w16du:dateUtc="2026-08-24T09:01:00Z" w:id="2005128838">
                <w:rPr>
                  <w:rFonts w:ascii="Calibri" w:hAnsi="Calibri" w:eastAsia="Calibri" w:cs="Calibri"/>
                  <w:color w:val="000000" w:themeColor="text1" w:themeTint="FF" w:themeShade="FF"/>
                </w:rPr>
              </w:rPrChange>
            </w:rPr>
            <w:t xml:space="preserve">(Fleischer &amp; </w:t>
          </w:r>
          <w:r w:rsidRPr="6E51B7F6" w:rsidR="6B6852D1">
            <w:rPr>
              <w:rFonts w:ascii="Calibri" w:hAnsi="Calibri" w:eastAsia="Calibri" w:cs="Calibri"/>
              <w:color w:val="000000" w:themeColor="text1" w:themeTint="FF" w:themeShade="FF"/>
              <w:lang w:val="en-GB"/>
              <w:rPrChange w:author="Thomas Sibret [2]" w:date="2026-08-24T11:01:00Z" w16du:dateUtc="2026-08-24T09:01:00Z" w:id="1459056067">
                <w:rPr>
                  <w:rFonts w:ascii="Calibri" w:hAnsi="Calibri" w:eastAsia="Calibri" w:cs="Calibri"/>
                  <w:color w:val="000000" w:themeColor="text1" w:themeTint="FF" w:themeShade="FF"/>
                </w:rPr>
              </w:rPrChange>
            </w:rPr>
            <w:t>Terrer</w:t>
          </w:r>
          <w:r w:rsidRPr="6E51B7F6" w:rsidR="6B6852D1">
            <w:rPr>
              <w:rFonts w:ascii="Calibri" w:hAnsi="Calibri" w:eastAsia="Calibri" w:cs="Calibri"/>
              <w:color w:val="000000" w:themeColor="text1" w:themeTint="FF" w:themeShade="FF"/>
              <w:lang w:val="en-GB"/>
              <w:rPrChange w:author="Thomas Sibret [2]" w:date="2026-08-24T11:01:00Z" w16du:dateUtc="2026-08-24T09:01:00Z" w:id="666887234">
                <w:rPr>
                  <w:rFonts w:ascii="Calibri" w:hAnsi="Calibri" w:eastAsia="Calibri" w:cs="Calibri"/>
                  <w:color w:val="000000" w:themeColor="text1" w:themeTint="FF" w:themeShade="FF"/>
                </w:rPr>
              </w:rPrChange>
            </w:rPr>
            <w:t xml:space="preserve">, 2022; </w:t>
          </w:r>
          <w:r w:rsidRPr="6E51B7F6" w:rsidR="6B6852D1">
            <w:rPr>
              <w:rFonts w:ascii="Calibri" w:hAnsi="Calibri" w:eastAsia="Calibri" w:cs="Calibri"/>
              <w:color w:val="000000" w:themeColor="text1" w:themeTint="FF" w:themeShade="FF"/>
              <w:lang w:val="en-GB"/>
              <w:rPrChange w:author="Thomas Sibret [2]" w:date="2026-08-24T11:01:00Z" w16du:dateUtc="2026-08-24T09:01:00Z" w:id="490918173">
                <w:rPr>
                  <w:rFonts w:ascii="Calibri" w:hAnsi="Calibri" w:eastAsia="Calibri" w:cs="Calibri"/>
                  <w:color w:val="000000" w:themeColor="text1" w:themeTint="FF" w:themeShade="FF"/>
                </w:rPr>
              </w:rPrChange>
            </w:rPr>
            <w:t>Terrer</w:t>
          </w:r>
          <w:r w:rsidRPr="6E51B7F6" w:rsidR="6B6852D1">
            <w:rPr>
              <w:rFonts w:ascii="Calibri" w:hAnsi="Calibri" w:eastAsia="Calibri" w:cs="Calibri"/>
              <w:color w:val="000000" w:themeColor="text1" w:themeTint="FF" w:themeShade="FF"/>
              <w:lang w:val="en-GB"/>
              <w:rPrChange w:author="Thomas Sibret [2]" w:date="2026-08-24T11:01:00Z" w16du:dateUtc="2026-08-24T09:01:00Z" w:id="1482417469">
                <w:rPr>
                  <w:rFonts w:ascii="Calibri" w:hAnsi="Calibri" w:eastAsia="Calibri" w:cs="Calibri"/>
                  <w:color w:val="000000" w:themeColor="text1" w:themeTint="FF" w:themeShade="FF"/>
                </w:rPr>
              </w:rPrChange>
            </w:rPr>
            <w:t xml:space="preserve"> et al., 2019; Van Sundert et al., 2023)</w:t>
          </w:r>
        </w:sdtContent>
        <w:sdtEndPr>
          <w:rPr>
            <w:rFonts w:ascii="Calibri" w:hAnsi="Calibri" w:eastAsia="Calibri" w:cs="Calibri"/>
            <w:color w:val="000000" w:themeColor="text1" w:themeTint="FF" w:themeShade="FF"/>
          </w:rPr>
        </w:sdtEndPr>
      </w:sdt>
      <w:r w:rsidRPr="6E51B7F6" w:rsidR="000A6A58">
        <w:rPr>
          <w:lang w:val="en-GB"/>
          <w:rPrChange w:author="Thomas Sibret [2]" w:date="2026-08-24T11:01:00Z" w16du:dateUtc="2026-08-24T09:01:00Z" w:id="1155283305"/>
        </w:rPr>
        <w:t>.</w:t>
      </w:r>
      <w:r w:rsidRPr="6E51B7F6" w:rsidR="74172685">
        <w:rPr>
          <w:lang w:val="en-GB"/>
          <w:rPrChange w:author="Thomas Sibret [2]" w:date="2026-08-24T11:01:00Z" w16du:dateUtc="2026-08-24T09:01:00Z" w:id="1934516365"/>
        </w:rPr>
        <w:t xml:space="preserve"> </w:t>
      </w:r>
      <w:commentRangeStart w:id="222"/>
      <w:commentRangeStart w:id="223"/>
      <w:del w:author="Andrea Chavez Pacheco" w:date="2026-09-02T00:17:33.792Z" w16du:dateUtc="2026-09-02T00:17:33.792Z" w:id="1474055707">
        <w:r w:rsidRPr="6E51B7F6" w:rsidDel="000A6A58">
          <w:rPr>
            <w:lang w:val="en-GB"/>
            <w:rPrChange w:author="Thomas Sibret [2]" w:date="2026-08-24T11:01:00Z" w16du:dateUtc="2026-08-24T09:01:00Z" w:id="887418419"/>
          </w:rPr>
          <w:delText>N</w:delText>
        </w:r>
        <w:r w:rsidRPr="6E51B7F6" w:rsidDel="74172685">
          <w:rPr>
            <w:lang w:val="en-GB"/>
            <w:rPrChange w:author="Thomas Sibret [2]" w:date="2026-08-24T11:01:00Z" w16du:dateUtc="2026-08-24T09:01:00Z" w:id="294914412"/>
          </w:rPr>
          <w:delText>itrogen</w:delText>
        </w:r>
      </w:del>
      <w:commentRangeEnd w:id="222"/>
      <w:r>
        <w:rPr>
          <w:rStyle w:val="CommentReference"/>
        </w:rPr>
        <w:commentReference w:id="222"/>
      </w:r>
      <w:commentRangeEnd w:id="223"/>
      <w:r>
        <w:rPr>
          <w:rStyle w:val="CommentReference"/>
        </w:rPr>
        <w:commentReference w:id="223"/>
      </w:r>
      <w:del w:author="Andrea Chavez Pacheco" w:date="2026-09-02T00:17:33.792Z" w16du:dateUtc="2026-09-02T00:17:33.792Z" w:id="123841290">
        <w:r w:rsidRPr="6E51B7F6" w:rsidDel="74172685">
          <w:rPr>
            <w:lang w:val="en-GB"/>
            <w:rPrChange w:author="Thomas Sibret [2]" w:date="2026-08-24T11:01:00Z" w16du:dateUtc="2026-08-24T09:01:00Z" w:id="1431582969"/>
          </w:rPr>
          <w:delText xml:space="preserve"> (N) and phosphorus (P)</w:delText>
        </w:r>
        <w:r w:rsidRPr="6E51B7F6" w:rsidDel="000A6A58">
          <w:rPr>
            <w:lang w:val="en-GB"/>
            <w:rPrChange w:author="Thomas Sibret [2]" w:date="2026-08-24T11:01:00Z" w16du:dateUtc="2026-08-24T09:01:00Z" w:id="1071059142"/>
          </w:rPr>
          <w:delText xml:space="preserve"> </w:delText>
        </w:r>
        <w:r w:rsidRPr="6E51B7F6" w:rsidDel="74172685">
          <w:rPr>
            <w:lang w:val="en-GB"/>
            <w:rPrChange w:author="Thomas Sibret [2]" w:date="2026-08-24T11:01:00Z" w16du:dateUtc="2026-08-24T09:01:00Z" w:id="1272086284"/>
          </w:rPr>
          <w:delText>are required for the synthesis of photosynthetic enzymes, proteins, nucleic acids</w:delText>
        </w:r>
      </w:del>
      <w:ins w:author="Marijn Bauters" w:date="2026-09-01T13:07:00Z" w16du:dateUtc="2026-09-01T11:07:00Z" w:id="1371433203">
        <w:del w:author="Andrea Chavez Pacheco" w:date="2026-09-02T00:17:33.792Z" w16du:dateUtc="2026-09-02T00:17:33.792Z" w:id="124139668">
          <w:r w:rsidRPr="6E51B7F6" w:rsidDel="00297CA5">
            <w:rPr>
              <w:lang w:val="en-GB"/>
            </w:rPr>
            <w:delText>,</w:delText>
          </w:r>
        </w:del>
      </w:ins>
      <w:del w:author="Andrea Chavez Pacheco" w:date="2026-09-02T00:17:33.792Z" w16du:dateUtc="2026-09-02T00:17:33.792Z" w:id="1597007920">
        <w:r w:rsidRPr="6E51B7F6" w:rsidDel="74172685">
          <w:rPr>
            <w:lang w:val="en-GB"/>
            <w:rPrChange w:author="Thomas Sibret [2]" w:date="2026-08-24T11:01:00Z" w16du:dateUtc="2026-08-24T09:01:00Z" w:id="428618063"/>
          </w:rPr>
          <w:delText xml:space="preserve"> and other compounds involved in carbon fixation and biomass production </w:delText>
        </w:r>
      </w:del>
      <w:customXmlDelRangeStart w:author="Andrea Chavez Pacheco" w:date="2026-09-02T00:17:33.791Z" w:id="12561"/>
      <w:sdt>
        <w:sdtPr>
          <w:id w:val="1823849488"/>
          <w:tag w:val="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
          <w:placeholder>
            <w:docPart w:val="DefaultPlaceholder_-1854013440"/>
          </w:placeholder>
        </w:sdtPr>
        <w:sdtContent>
          <w:customXmlDelRangeEnd w:id="12561"/>
          <w:del w:author="Andrea Chavez Pacheco" w:date="2026-09-02T00:17:33.792Z" w16du:dateUtc="2026-09-02T00:17:33.792Z" w:id="1615682086">
            <w:r w:rsidRPr="6E51B7F6" w:rsidDel="6B6852D1">
              <w:rPr>
                <w:rFonts w:ascii="Calibri" w:hAnsi="Calibri" w:eastAsia="Calibri" w:cs="Calibri"/>
                <w:color w:val="000000" w:themeColor="text1" w:themeTint="FF" w:themeShade="FF"/>
                <w:lang w:val="en-GB"/>
                <w:rPrChange w:author="Thomas Sibret [2]" w:date="2026-08-24T11:01:00Z" w16du:dateUtc="2026-08-24T09:01:00Z" w:id="1827562848">
                  <w:rPr>
                    <w:rFonts w:ascii="Calibri" w:hAnsi="Calibri" w:eastAsia="Calibri" w:cs="Calibri"/>
                    <w:color w:val="000000" w:themeColor="text1" w:themeTint="FF" w:themeShade="FF"/>
                  </w:rPr>
                </w:rPrChange>
              </w:rPr>
              <w:delText>(Ellsworth et al., 2022; Evans &amp; Clarke, 2019; J.R. &amp; J.R., 1989; Peng et al., 2021; Vitousek et al., 2010)</w:delText>
            </w:r>
          </w:del>
          <w:customXmlDelRangeStart w:author="Andrea Chavez Pacheco" w:date="2026-09-02T00:17:33.791Z" w:id="1763"/>
        </w:sdtContent>
      </w:sdt>
      <w:customXmlDelRangeEnd w:id="1763"/>
      <w:del w:author="Andrea Chavez Pacheco" w:date="2026-09-02T00:17:33.792Z" w16du:dateUtc="2026-09-02T00:17:33.792Z" w:id="1858858450">
        <w:r w:rsidRPr="6E51B7F6" w:rsidDel="74172685">
          <w:rPr>
            <w:lang w:val="en-GB"/>
            <w:rPrChange w:author="Thomas Sibret [2]" w:date="2026-08-24T11:01:00Z" w16du:dateUtc="2026-08-24T09:01:00Z" w:id="1705518325"/>
          </w:rPr>
          <w:delText>.</w:delText>
        </w:r>
      </w:del>
      <w:ins w:author="Marijn Bauters" w:date="2026-09-01T13:19:00Z" w16du:dateUtc="2026-09-01T11:19:00Z" w:id="1913789013">
        <w:r w:rsidRPr="6E51B7F6" w:rsidR="00514EC3">
          <w:rPr>
            <w:rFonts w:ascii="Calibri" w:hAnsi="Calibri" w:eastAsia="Calibri" w:cs="Calibri"/>
            <w:sz w:val="24"/>
            <w:szCs w:val="24"/>
            <w:lang w:val="en-US"/>
          </w:rPr>
          <w:t xml:space="preserve"> </w:t>
        </w:r>
      </w:ins>
      <w:del w:author="Marijn Bauters" w:date="2026-09-01T13:19:00Z" w16du:dateUtc="2026-09-01T11:19:00Z" w:id="323173952">
        <w:r w:rsidRPr="6E51B7F6" w:rsidDel="74172685">
          <w:rPr>
            <w:rFonts w:ascii="Calibri" w:hAnsi="Calibri" w:eastAsia="Calibri" w:cs="Calibri"/>
            <w:sz w:val="24"/>
            <w:szCs w:val="24"/>
            <w:lang w:val="en-US"/>
          </w:rPr>
          <w:delText xml:space="preserve">  </w:delText>
        </w:r>
      </w:del>
      <w:del w:author="Marijn Bauters" w:date="2026-09-01T13:08:00Z" w16du:dateUtc="2026-09-01T11:08:00Z" w:id="1838072978">
        <w:r w:rsidRPr="6E51B7F6" w:rsidDel="74172685">
          <w:rPr>
            <w:rFonts w:ascii="Calibri" w:hAnsi="Calibri" w:eastAsia="Calibri" w:cs="Calibri"/>
            <w:sz w:val="24"/>
            <w:szCs w:val="24"/>
            <w:lang w:val="en-US"/>
          </w:rPr>
          <w:delText>At the same time</w:delText>
        </w:r>
      </w:del>
      <w:del w:author="Marijn Bauters" w:date="2026-09-01T13:20:00Z" w16du:dateUtc="2026-09-01T11:20:00Z" w:id="1042483676">
        <w:r w:rsidRPr="6E51B7F6" w:rsidDel="74172685">
          <w:rPr>
            <w:rFonts w:ascii="Calibri" w:hAnsi="Calibri" w:eastAsia="Calibri" w:cs="Calibri"/>
            <w:sz w:val="24"/>
            <w:szCs w:val="24"/>
            <w:lang w:val="en-US"/>
          </w:rPr>
          <w:delText xml:space="preserve">, anthropogenic activities have substantially increased atmospheric N deposition in tropical regions, with inputs estimated to be approximately 3.5-fold higher than pre-industrial </w:delText>
        </w:r>
        <w:r w:rsidRPr="6E51B7F6" w:rsidDel="000A6A58">
          <w:rPr>
            <w:rFonts w:ascii="Calibri" w:hAnsi="Calibri" w:eastAsia="Calibri" w:cs="Calibri"/>
            <w:sz w:val="24"/>
            <w:szCs w:val="24"/>
            <w:lang w:val="en-US"/>
          </w:rPr>
          <w:delText xml:space="preserve">rates </w:delText>
        </w:r>
      </w:del>
      <w:customXmlDelRangeStart w:author="Marijn Bauters" w:date="2026-09-01T13:20:00Z" w:id="16027"/>
      <w:sdt>
        <w:sdtPr>
          <w:id w:val="1452042407"/>
          <w:tag w:val="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
          <w:placeholder>
            <w:docPart w:val="DefaultPlaceholder_-1854013440"/>
          </w:placeholder>
        </w:sdtPr>
        <w:sdtContent>
          <w:customXmlDelRangeEnd w:id="16027"/>
          <w:del w:author="Marijn Bauters" w:date="2026-09-01T13:20:00Z" w16du:dateUtc="2026-09-01T11:20:00Z" w:id="1604528892">
            <w:r w:rsidRPr="6E51B7F6" w:rsidDel="1823EB44">
              <w:rPr>
                <w:rFonts w:ascii="Calibri" w:hAnsi="Calibri" w:eastAsia="Calibri" w:cs="Calibri"/>
                <w:color w:val="000000" w:themeColor="text1" w:themeTint="FF" w:themeShade="FF"/>
                <w:sz w:val="24"/>
                <w:szCs w:val="24"/>
                <w:lang w:val="en-US"/>
              </w:rPr>
              <w:delText>(Bejarano-Castillo et al., 2015)</w:delText>
            </w:r>
          </w:del>
          <w:del w:author="Marijn Bauters" w:date="2026-09-01T13:20:00Z" w16du:dateUtc="2026-09-01T11:20:00Z" w:id="637264843">
            <w:r w:rsidRPr="6E51B7F6" w:rsidDel="000E2895">
              <w:rPr>
                <w:rFonts w:ascii="Calibri" w:hAnsi="Calibri" w:eastAsia="Calibri" w:cs="Calibri"/>
                <w:color w:val="000000" w:themeColor="text1" w:themeTint="FF" w:themeShade="FF"/>
                <w:sz w:val="24"/>
                <w:szCs w:val="24"/>
                <w:lang w:val="en-US"/>
              </w:rPr>
              <w:delText>,</w:delText>
            </w:r>
          </w:del>
          <w:customXmlDelRangeStart w:author="Marijn Bauters" w:date="2026-09-01T13:20:00Z" w:id="3020"/>
        </w:sdtContent>
      </w:sdt>
      <w:customXmlDelRangeEnd w:id="3020"/>
      <w:del w:author="Marijn Bauters" w:date="2026-09-01T13:20:00Z" w16du:dateUtc="2026-09-01T11:20:00Z" w:id="375693527">
        <w:r w:rsidRPr="6E51B7F6" w:rsidDel="74172685">
          <w:rPr>
            <w:rFonts w:ascii="Calibri" w:hAnsi="Calibri" w:eastAsia="Calibri" w:cs="Calibri"/>
            <w:sz w:val="24"/>
            <w:szCs w:val="24"/>
            <w:lang w:val="en-US"/>
          </w:rPr>
          <w:delText xml:space="preserve"> while </w:delText>
        </w:r>
      </w:del>
      <w:ins w:author="Thomas Sibret" w:date="2026-08-20T11:06:00Z" w16du:dateUtc="2026-08-20T11:06:29Z" w:id="714492487">
        <w:del w:author="Marijn Bauters" w:date="2026-09-01T13:20:00Z" w16du:dateUtc="2026-09-01T11:20:00Z" w:id="23399238">
          <w:r w:rsidRPr="6E51B7F6" w:rsidDel="6B20D2B2">
            <w:rPr>
              <w:rFonts w:ascii="Calibri" w:hAnsi="Calibri" w:eastAsia="Calibri" w:cs="Calibri"/>
              <w:lang w:val="en-US"/>
            </w:rPr>
            <w:delText xml:space="preserve">and </w:delText>
          </w:r>
        </w:del>
      </w:ins>
      <w:del w:author="Marijn Bauters" w:date="2026-09-01T13:20:00Z" w16du:dateUtc="2026-09-01T11:20:00Z" w:id="301991026">
        <w:r w:rsidRPr="6E51B7F6" w:rsidDel="74172685">
          <w:rPr>
            <w:rFonts w:ascii="Calibri" w:hAnsi="Calibri" w:eastAsia="Calibri" w:cs="Calibri"/>
            <w:sz w:val="24"/>
            <w:szCs w:val="24"/>
            <w:lang w:val="en-US"/>
          </w:rPr>
          <w:delText xml:space="preserve">atmospheric P deposition </w:delText>
        </w:r>
        <w:r w:rsidRPr="6E51B7F6" w:rsidDel="000A6A58">
          <w:rPr>
            <w:rFonts w:ascii="Calibri" w:hAnsi="Calibri" w:eastAsia="Calibri" w:cs="Calibri"/>
            <w:sz w:val="24"/>
            <w:szCs w:val="24"/>
            <w:lang w:val="en-US"/>
          </w:rPr>
          <w:delText>has</w:delText>
        </w:r>
      </w:del>
      <w:ins w:author="Thomas Sibret" w:date="2026-08-20T11:06:00Z" w16du:dateUtc="2026-08-20T11:06:37Z" w:id="2067595896">
        <w:del w:author="Marijn Bauters" w:date="2026-09-01T13:20:00Z" w16du:dateUtc="2026-09-01T11:20:00Z" w:id="1951402747">
          <w:r w:rsidRPr="6E51B7F6" w:rsidDel="2340CF45">
            <w:rPr>
              <w:rFonts w:ascii="Calibri" w:hAnsi="Calibri" w:eastAsia="Calibri" w:cs="Calibri"/>
              <w:sz w:val="24"/>
              <w:szCs w:val="24"/>
              <w:lang w:val="en-US"/>
            </w:rPr>
            <w:delText xml:space="preserve"> also</w:delText>
          </w:r>
        </w:del>
      </w:ins>
      <w:del w:author="Marijn Bauters" w:date="2026-09-01T13:20:00Z" w16du:dateUtc="2026-09-01T11:20:00Z" w:id="1034272919">
        <w:r w:rsidRPr="6E51B7F6" w:rsidDel="000A6A58">
          <w:rPr>
            <w:rFonts w:ascii="Calibri" w:hAnsi="Calibri" w:eastAsia="Calibri" w:cs="Calibri"/>
            <w:sz w:val="24"/>
            <w:szCs w:val="24"/>
            <w:lang w:val="en-US"/>
          </w:rPr>
          <w:delText xml:space="preserve"> increased</w:delText>
        </w:r>
        <w:r w:rsidRPr="6E51B7F6" w:rsidDel="74172685">
          <w:rPr>
            <w:rFonts w:ascii="Calibri" w:hAnsi="Calibri" w:eastAsia="Calibri" w:cs="Calibri"/>
            <w:sz w:val="24"/>
            <w:szCs w:val="24"/>
            <w:lang w:val="en-US"/>
          </w:rPr>
          <w:delText xml:space="preserve"> </w:delText>
        </w:r>
        <w:r w:rsidRPr="6E51B7F6" w:rsidDel="000A6A58">
          <w:rPr>
            <w:rFonts w:ascii="Calibri" w:hAnsi="Calibri" w:eastAsia="Calibri" w:cs="Calibri"/>
            <w:sz w:val="24"/>
            <w:szCs w:val="24"/>
            <w:lang w:val="en-US"/>
          </w:rPr>
          <w:delText xml:space="preserve"> </w:delText>
        </w:r>
        <w:r w:rsidRPr="6E51B7F6" w:rsidDel="74172685">
          <w:rPr>
            <w:rFonts w:ascii="Calibri" w:hAnsi="Calibri" w:eastAsia="Calibri" w:cs="Calibri"/>
            <w:sz w:val="24"/>
            <w:szCs w:val="24"/>
            <w:lang w:val="en-US"/>
          </w:rPr>
          <w:delText xml:space="preserve">compared </w:delText>
        </w:r>
      </w:del>
      <w:ins w:author="Thomas Sibret" w:date="2026-08-20T11:06:00Z" w16du:dateUtc="2026-08-20T11:06:45Z" w:id="2005750576">
        <w:del w:author="Marijn Bauters" w:date="2026-09-01T13:20:00Z" w16du:dateUtc="2026-09-01T11:20:00Z" w:id="1826225543">
          <w:r w:rsidRPr="6E51B7F6" w:rsidDel="3403E6B1">
            <w:rPr>
              <w:rFonts w:ascii="Calibri" w:hAnsi="Calibri" w:eastAsia="Calibri" w:cs="Calibri"/>
              <w:lang w:val="en-US"/>
            </w:rPr>
            <w:delText xml:space="preserve">relative </w:delText>
          </w:r>
        </w:del>
      </w:ins>
      <w:del w:author="Marijn Bauters" w:date="2026-09-01T13:20:00Z" w16du:dateUtc="2026-09-01T11:20:00Z" w:id="1235446411">
        <w:r w:rsidRPr="6E51B7F6" w:rsidDel="000A6A58">
          <w:rPr>
            <w:rFonts w:ascii="Calibri" w:hAnsi="Calibri" w:eastAsia="Calibri" w:cs="Calibri"/>
            <w:sz w:val="24"/>
            <w:szCs w:val="24"/>
            <w:lang w:val="en-US"/>
          </w:rPr>
          <w:delText>to pre</w:delText>
        </w:r>
      </w:del>
      <w:ins w:author="Thomas Sibret" w:date="2026-08-20T11:06:00Z" w16du:dateUtc="2026-08-20T11:06:48Z" w:id="445581316">
        <w:del w:author="Marijn Bauters" w:date="2026-09-01T13:20:00Z" w16du:dateUtc="2026-09-01T11:20:00Z" w:id="902641297">
          <w:r w:rsidRPr="6E51B7F6" w:rsidDel="4DB941AA">
            <w:rPr>
              <w:rFonts w:ascii="Calibri" w:hAnsi="Calibri" w:eastAsia="Calibri" w:cs="Calibri"/>
              <w:sz w:val="24"/>
              <w:szCs w:val="24"/>
              <w:lang w:val="en-US"/>
            </w:rPr>
            <w:delText>-</w:delText>
          </w:r>
        </w:del>
      </w:ins>
      <w:del w:author="Marijn Bauters" w:date="2026-09-01T13:20:00Z" w16du:dateUtc="2026-09-01T11:20:00Z" w:id="1121107570">
        <w:r w:rsidRPr="6E51B7F6" w:rsidDel="000A6A58">
          <w:rPr>
            <w:rFonts w:ascii="Calibri" w:hAnsi="Calibri" w:eastAsia="Calibri" w:cs="Calibri"/>
            <w:sz w:val="24"/>
            <w:szCs w:val="24"/>
            <w:lang w:val="en-US"/>
          </w:rPr>
          <w:delText xml:space="preserve">industrial </w:delText>
        </w:r>
        <w:r w:rsidRPr="6E51B7F6" w:rsidDel="74172685">
          <w:rPr>
            <w:rFonts w:ascii="Calibri" w:hAnsi="Calibri" w:eastAsia="Calibri" w:cs="Calibri"/>
            <w:sz w:val="24"/>
            <w:szCs w:val="24"/>
            <w:lang w:val="en-US"/>
          </w:rPr>
          <w:delText xml:space="preserve">rates </w:delText>
        </w:r>
      </w:del>
      <w:ins w:author="Thomas Sibret" w:date="2026-08-20T11:06:00Z" w16du:dateUtc="2026-08-20T11:06:55Z" w:id="1675252949">
        <w:del w:author="Marijn Bauters" w:date="2026-09-01T13:20:00Z" w16du:dateUtc="2026-09-01T11:20:00Z" w:id="179423396">
          <w:r w:rsidRPr="6E51B7F6" w:rsidDel="706EE54A">
            <w:rPr>
              <w:rFonts w:ascii="Calibri" w:hAnsi="Calibri" w:eastAsia="Calibri" w:cs="Calibri"/>
              <w:lang w:val="en-US"/>
            </w:rPr>
            <w:delText xml:space="preserve">levels </w:delText>
          </w:r>
        </w:del>
      </w:ins>
      <w:customXmlDelRangeStart w:author="Marijn Bauters" w:date="2026-09-01T13:20:00Z" w:id="13125"/>
      <w:sdt>
        <w:sdtPr>
          <w:id w:val="868207422"/>
          <w:tag w:val="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
          <w:placeholder>
            <w:docPart w:val="DefaultPlaceholder_-1854013440"/>
          </w:placeholder>
        </w:sdtPr>
        <w:sdtContent>
          <w:customXmlDelRangeEnd w:id="13125"/>
          <w:del w:author="Marijn Bauters" w:date="2026-09-01T13:20:00Z" w16du:dateUtc="2026-09-01T11:20:00Z" w:id="1572806182">
            <w:r w:rsidRPr="6E51B7F6" w:rsidDel="1823EB44">
              <w:rPr>
                <w:rFonts w:ascii="Calibri" w:hAnsi="Calibri" w:eastAsia="Calibri" w:cs="Calibri"/>
                <w:color w:val="000000" w:themeColor="text1" w:themeTint="FF" w:themeShade="FF"/>
                <w:lang w:val="en-US"/>
              </w:rPr>
              <w:delText>(Rastetter et al., 2022; Wilcke et al., 2019).</w:delText>
            </w:r>
          </w:del>
          <w:customXmlDelRangeStart w:author="Marijn Bauters" w:date="2026-09-01T13:20:00Z" w:id="5834"/>
        </w:sdtContent>
      </w:sdt>
      <w:customXmlDelRangeEnd w:id="5834"/>
      <w:del w:author="Marijn Bauters" w:date="2026-09-01T13:20:00Z" w16du:dateUtc="2026-09-01T11:20:00Z" w:id="113195852">
        <w:r w:rsidRPr="6E51B7F6" w:rsidDel="74172685">
          <w:rPr>
            <w:lang w:val="en-GB"/>
            <w:rPrChange w:author="Thomas Sibret [2]" w:date="2026-08-24T11:01:00Z" w16du:dateUtc="2026-08-24T09:01:00Z" w:id="757248027"/>
          </w:rPr>
          <w:delText xml:space="preserve">  </w:delText>
        </w:r>
      </w:del>
      <w:del w:author="Marijn Bauters" w:date="2026-09-01T13:09:00Z" w16du:dateUtc="2026-09-01T11:09:00Z" w:id="745597868">
        <w:r w:rsidRPr="6E51B7F6" w:rsidDel="74172685">
          <w:rPr>
            <w:lang w:val="en-GB"/>
            <w:rPrChange w:author="Thomas Sibret [2]" w:date="2026-08-24T11:01:00Z" w16du:dateUtc="2026-08-24T09:01:00Z" w:id="470069265"/>
          </w:rPr>
          <w:delText xml:space="preserve">These changes have the potential to modify vegetation responses </w:delText>
        </w:r>
        <w:r w:rsidRPr="6E51B7F6" w:rsidDel="74172685">
          <w:rPr>
            <w:lang w:val="en-GB"/>
            <w:rPrChange w:author="Thomas Sibret [2]" w:date="2026-08-24T11:01:00Z" w16du:dateUtc="2026-08-24T09:01:00Z" w:id="1307409173"/>
          </w:rPr>
          <w:delText>and it is particularly relevant in TMFs, where</w:delText>
        </w:r>
        <w:r w:rsidRPr="6E51B7F6" w:rsidDel="74172685">
          <w:rPr>
            <w:lang w:val="en-US"/>
          </w:rPr>
          <w:delText xml:space="preserve"> biomes are described as N limited or N and P colimited </w:delText>
        </w:r>
      </w:del>
      <w:customXmlDelRangeStart w:author="Marijn Bauters" w:date="2026-09-01T13:09:00Z" w:id="11942"/>
      <w:sdt>
        <w:sdtPr>
          <w:id w:val="1750135149"/>
          <w:tag w:val="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
          <w:placeholder>
            <w:docPart w:val="DefaultPlaceholder_-1854013440"/>
          </w:placeholder>
        </w:sdtPr>
        <w:sdtContent>
          <w:customXmlDelRangeEnd w:id="11942"/>
          <w:del w:author="Marijn Bauters" w:date="2026-09-01T13:09:00Z" w16du:dateUtc="2026-09-01T11:09:00Z" w:id="997776605">
            <w:r w:rsidRPr="6E51B7F6" w:rsidDel="6B6852D1">
              <w:rPr>
                <w:rFonts w:ascii="Calibri" w:hAnsi="Calibri" w:eastAsia="Calibri" w:cs="Calibri"/>
                <w:color w:val="000000" w:themeColor="text1" w:themeTint="FF" w:themeShade="FF"/>
                <w:lang w:val="en-US"/>
              </w:rPr>
              <w:delText>(Fisher et al., 2012; Homeier &amp; Leuschner, 2021)</w:delText>
            </w:r>
          </w:del>
          <w:customXmlDelRangeStart w:author="Marijn Bauters" w:date="2026-09-01T13:09:00Z" w:id="16338"/>
        </w:sdtContent>
      </w:sdt>
      <w:customXmlDelRangeEnd w:id="16338"/>
      <w:del w:author="Marijn Bauters" w:date="2026-09-01T13:09:00Z" w16du:dateUtc="2026-09-01T11:09:00Z" w:id="1466450516">
        <w:r w:rsidRPr="6E51B7F6" w:rsidDel="74172685">
          <w:rPr>
            <w:lang w:val="en-US"/>
          </w:rPr>
          <w:delText xml:space="preserve"> and p</w:delText>
        </w:r>
        <w:r w:rsidRPr="6E51B7F6" w:rsidDel="74172685">
          <w:rPr>
            <w:rFonts w:ascii="Calibri" w:hAnsi="Calibri" w:eastAsia="Calibri" w:cs="Calibri"/>
            <w:lang w:val="en-GB"/>
            <w:rPrChange w:author="Thomas Sibret [2]" w:date="2026-08-24T11:01:00Z" w16du:dateUtc="2026-08-24T09:01:00Z" w:id="729516286">
              <w:rPr>
                <w:rFonts w:ascii="Calibri" w:hAnsi="Calibri" w:eastAsia="Calibri" w:cs="Calibri"/>
              </w:rPr>
            </w:rPrChange>
          </w:rPr>
          <w:delText xml:space="preserve">lant physiological responses to nutrient enrichment also appear to be highly species-specific </w:delText>
        </w:r>
      </w:del>
      <w:customXmlDelRangeStart w:author="Marijn Bauters" w:date="2026-09-01T13:09:00Z" w:id="11274"/>
      <w:sdt>
        <w:sdtPr>
          <w:id w:val="1191576"/>
          <w:tag w:val="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
          <w:placeholder>
            <w:docPart w:val="DefaultPlaceholder_-1854013440"/>
          </w:placeholder>
        </w:sdtPr>
        <w:sdtContent>
          <w:customXmlDelRangeEnd w:id="11274"/>
          <w:del w:author="Marijn Bauters" w:date="2026-09-01T13:09:00Z" w16du:dateUtc="2026-09-01T11:09:00Z" w:id="1222864009">
            <w:r w:rsidRPr="6E51B7F6" w:rsidDel="6B6852D1">
              <w:rPr>
                <w:rFonts w:ascii="Calibri" w:hAnsi="Calibri" w:eastAsia="Calibri" w:cs="Calibri"/>
                <w:color w:val="000000" w:themeColor="text1" w:themeTint="FF" w:themeShade="FF"/>
                <w:lang w:val="en-GB"/>
                <w:rPrChange w:author="Thomas Sibret [2]" w:date="2026-08-24T11:01:00Z" w16du:dateUtc="2026-08-24T09:01:00Z" w:id="1855712322">
                  <w:rPr>
                    <w:rFonts w:ascii="Calibri" w:hAnsi="Calibri" w:eastAsia="Calibri" w:cs="Calibri"/>
                    <w:color w:val="000000" w:themeColor="text1" w:themeTint="FF" w:themeShade="FF"/>
                  </w:rPr>
                </w:rPrChange>
              </w:rPr>
              <w:delText>(Baez &amp; Homeier, 2018; Cárate-Tandalla et al., 2018a; Mayor et al., 2014)</w:delText>
            </w:r>
          </w:del>
          <w:customXmlDelRangeStart w:author="Marijn Bauters" w:date="2026-09-01T13:09:00Z" w:id="3966"/>
        </w:sdtContent>
      </w:sdt>
      <w:customXmlDelRangeEnd w:id="3966"/>
      <w:del w:author="Marijn Bauters" w:date="2026-09-01T13:09:00Z" w16du:dateUtc="2026-09-01T11:09:00Z" w:id="1396530483">
        <w:r w:rsidRPr="6E51B7F6" w:rsidDel="74172685">
          <w:rPr>
            <w:lang w:val="en-US"/>
          </w:rPr>
          <w:delText xml:space="preserve">. </w:delText>
        </w:r>
      </w:del>
      <w:r w:rsidRPr="6E51B7F6" w:rsidR="74172685">
        <w:rPr>
          <w:lang w:val="en-US"/>
        </w:rPr>
        <w:t xml:space="preserve">As a consequence, shifting nutrient availability has the potential to </w:t>
      </w:r>
      <w:ins w:author="Marijn Bauters" w:date="2026-09-01T13:10:00Z" w16du:dateUtc="2026-09-01T11:10:00Z" w:id="720347048">
        <w:r w:rsidRPr="6E51B7F6" w:rsidR="00246906">
          <w:rPr>
            <w:lang w:val="en-US"/>
          </w:rPr>
          <w:t xml:space="preserve">either </w:t>
        </w:r>
      </w:ins>
      <w:r w:rsidRPr="6E51B7F6" w:rsidR="74172685">
        <w:rPr>
          <w:lang w:val="en-US"/>
        </w:rPr>
        <w:t xml:space="preserve">stimulate </w:t>
      </w:r>
      <w:ins w:author="Marijn Bauters" w:date="2026-09-01T13:09:00Z" w16du:dateUtc="2026-09-01T11:09:00Z" w:id="1084288819">
        <w:r w:rsidRPr="6E51B7F6" w:rsidR="00246906">
          <w:rPr>
            <w:lang w:val="en-US"/>
          </w:rPr>
          <w:t>or limit</w:t>
        </w:r>
      </w:ins>
      <w:del w:author="Marijn Bauters" w:date="2026-09-01T13:09:00Z" w16du:dateUtc="2026-09-01T11:09:00Z" w:id="995139630">
        <w:r w:rsidRPr="6E51B7F6" w:rsidDel="008113F8">
          <w:rPr>
            <w:lang w:val="en-US"/>
          </w:rPr>
          <w:delText>tree growth and</w:delText>
        </w:r>
      </w:del>
      <w:r w:rsidRPr="6E51B7F6" w:rsidR="008113F8">
        <w:rPr>
          <w:lang w:val="en-US"/>
        </w:rPr>
        <w:t xml:space="preserve"> forest </w:t>
      </w:r>
      <w:r w:rsidRPr="6E51B7F6" w:rsidR="74172685">
        <w:rPr>
          <w:lang w:val="en-US"/>
        </w:rPr>
        <w:t>productivity</w:t>
      </w:r>
      <w:del w:author="Marijn Bauters" w:date="2026-09-01T13:20:00Z" w16du:dateUtc="2026-09-01T11:20:00Z" w:id="1001157282">
        <w:r w:rsidRPr="6E51B7F6" w:rsidDel="74172685">
          <w:rPr>
            <w:lang w:val="en-US"/>
          </w:rPr>
          <w:delText xml:space="preserve"> while modifying species interactions</w:delText>
        </w:r>
      </w:del>
      <w:r w:rsidRPr="6E51B7F6" w:rsidR="74172685">
        <w:rPr>
          <w:lang w:val="en-US"/>
        </w:rPr>
        <w:t xml:space="preserve">, with important implications for the </w:t>
      </w:r>
      <w:commentRangeStart w:id="279"/>
      <w:r w:rsidRPr="6E51B7F6" w:rsidR="74172685">
        <w:rPr>
          <w:lang w:val="en-US"/>
        </w:rPr>
        <w:t xml:space="preserve">conservation </w:t>
      </w:r>
      <w:commentRangeEnd w:id="279"/>
      <w:r>
        <w:rPr>
          <w:rStyle w:val="CommentReference"/>
        </w:rPr>
        <w:commentReference w:id="279"/>
      </w:r>
      <w:r w:rsidRPr="6E51B7F6" w:rsidR="74172685">
        <w:rPr>
          <w:lang w:val="en-US"/>
        </w:rPr>
        <w:t xml:space="preserve">of these highly diverse ecosystems </w:t>
      </w:r>
      <w:sdt>
        <w:sdtPr>
          <w:id w:val="1717615138"/>
          <w:tag w:val="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lang w:val="en-US"/>
            </w:rPr>
            <w:t xml:space="preserve">(Sala et al., </w:t>
          </w:r>
          <w:commentRangeStart w:id="280"/>
          <w:r w:rsidRPr="6E51B7F6" w:rsidR="1823EB44">
            <w:rPr>
              <w:rFonts w:ascii="Calibri" w:hAnsi="Calibri" w:eastAsia="Calibri" w:cs="Calibri"/>
              <w:color w:val="000000" w:themeColor="text1" w:themeTint="FF" w:themeShade="FF"/>
              <w:lang w:val="en-US"/>
            </w:rPr>
            <w:t>2000</w:t>
          </w:r>
          <w:commentRangeEnd w:id="280"/>
          <w:r>
            <w:rPr>
              <w:rStyle w:val="CommentReference"/>
            </w:rPr>
            <w:commentReference w:id="280"/>
          </w:r>
          <w:commentRangeStart w:id="281"/>
          <w:r w:rsidRPr="6E51B7F6" w:rsidR="1823EB44">
            <w:rPr>
              <w:rFonts w:ascii="Calibri" w:hAnsi="Calibri" w:eastAsia="Calibri" w:cs="Calibri"/>
              <w:color w:val="000000" w:themeColor="text1" w:themeTint="FF" w:themeShade="FF"/>
              <w:lang w:val="en-US"/>
            </w:rPr>
            <w:t>)</w:t>
          </w:r>
          <w:commentRangeEnd w:id="281"/>
          <w:r>
            <w:rPr>
              <w:rStyle w:val="CommentReference"/>
            </w:rPr>
            <w:commentReference w:id="281"/>
          </w:r>
        </w:sdtContent>
      </w:sdt>
      <w:r w:rsidRPr="6E51B7F6" w:rsidR="74172685">
        <w:rPr>
          <w:lang w:val="en-GB"/>
          <w:rPrChange w:author="Thomas Sibret [2]" w:date="2026-08-24T11:01:00Z" w16du:dateUtc="2026-08-24T09:01:00Z" w:id="2080732965"/>
        </w:rPr>
        <w:t xml:space="preserve">. </w:t>
      </w:r>
      <w:ins w:author="Marijn Bauters" w:date="2026-09-01T13:11:00Z" w16du:dateUtc="2026-09-01T11:11:00Z" w:id="222393418">
        <w:r w:rsidRPr="6E51B7F6" w:rsidR="00563E93">
          <w:rPr>
            <w:lang w:val="en-GB"/>
          </w:rPr>
          <w:t xml:space="preserve"> </w:t>
        </w:r>
      </w:ins>
      <w:customXmlDelRangeStart w:author="Marijn Bauters" w:date="2026-09-01T13:20:00Z" w:id="239"/>
      <w:customXmlDelRangeEnd w:id="239"/>
      <w:customXmlDelRangeStart w:author="Marijn Bauters" w:date="2026-09-01T13:20:00Z" w:id="241"/>
      <w:customXmlDelRangeEnd w:id="241"/>
      <w:customXmlDelRangeStart w:author="Marijn Bauters" w:date="2026-09-01T13:20:00Z" w:id="257"/>
      <w:customXmlDelRangeEnd w:id="257"/>
      <w:customXmlDelRangeStart w:author="Marijn Bauters" w:date="2026-09-01T13:20:00Z" w:id="259"/>
      <w:customXmlDelRangeEnd w:id="259"/>
      <w:customXmlDelRangeStart w:author="Marijn Bauters" w:date="2026-09-01T13:09:00Z" w:id="265"/>
      <w:customXmlDelRangeEnd w:id="265"/>
      <w:customXmlDelRangeStart w:author="Marijn Bauters" w:date="2026-09-01T13:09:00Z" w:id="267"/>
      <w:customXmlDelRangeEnd w:id="267"/>
      <w:customXmlDelRangeStart w:author="Marijn Bauters" w:date="2026-09-01T13:09:00Z" w:id="270"/>
      <w:customXmlDelRangeEnd w:id="270"/>
      <w:customXmlDelRangeStart w:author="Marijn Bauters" w:date="2026-09-01T13:09:00Z" w:id="273"/>
      <w:customXmlDelRangeEnd w:id="273"/>
    </w:p>
    <w:p w:rsidRPr="001D6548" w:rsidR="27F8813D" w:rsidDel="00262D96" w:rsidP="6E51B7F6" w:rsidRDefault="60E0656E" w14:paraId="09DA43DA" w14:textId="19FFC7B4">
      <w:pPr>
        <w:spacing w:line="480" w:lineRule="auto"/>
        <w:jc w:val="both"/>
        <w:rPr>
          <w:ins w:author="Andrea Chavez Pacheco" w:date="2026-09-02T00:18:51.529Z" w16du:dateUtc="2026-09-02T00:18:51.529Z" w:id="1413813555"/>
          <w:rPrChange w:author="" w16du:dateUtc="2026-08-24T09:01:00Z" w:id="1156806377"/>
        </w:rPr>
        <w:pPrChange w:author="Marijn Bauters" w:date="2026-09-01T13:11:00Z" w16du:dateUtc="2026-09-01T11:11:00Z" w:id="287">
          <w:pPr>
            <w:spacing w:before="240" w:after="240" w:line="480" w:lineRule="auto"/>
            <w:jc w:val="both"/>
          </w:pPr>
        </w:pPrChange>
      </w:pPr>
      <w:del w:author="Marijn Bauters" w:date="2026-09-01T13:11:00Z" w16du:dateUtc="2026-09-01T11:11:00Z" w:id="1860052911">
        <w:r w:rsidRPr="6E51B7F6" w:rsidDel="60E0656E">
          <w:rPr>
            <w:rFonts w:ascii="Calibri" w:hAnsi="Calibri" w:eastAsia="Calibri" w:cs="Calibri"/>
            <w:lang w:val="en-US"/>
          </w:rPr>
          <w:delText>Because tropical forests exchange enormous amounts of carbon with the atmosphere each year, small changes in</w:delText>
        </w:r>
      </w:del>
      <w:del w:author="Marijn Bauters" w:date="2026-09-01T13:20:00Z" w16du:dateUtc="2026-09-01T11:20:00Z" w:id="61898117">
        <w:r w:rsidRPr="6E51B7F6" w:rsidDel="60E0656E">
          <w:rPr>
            <w:rFonts w:ascii="Calibri" w:hAnsi="Calibri" w:eastAsia="Calibri" w:cs="Calibri"/>
            <w:lang w:val="en-US"/>
          </w:rPr>
          <w:delText xml:space="preserve"> leaf-level physiological processes can scale up to influence ecosystem carbon cycling and climate feedback </w:delText>
        </w:r>
      </w:del>
      <w:customXmlDelRangeStart w:author="Marijn Bauters" w:date="2026-09-01T13:20:00Z" w:id="3406"/>
      <w:sdt>
        <w:sdtPr>
          <w:id w:val="826933517"/>
          <w:tag w:val="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
          <w:placeholder>
            <w:docPart w:val="DefaultPlaceholder_-1854013440"/>
          </w:placeholder>
        </w:sdtPr>
        <w:sdtContent>
          <w:customXmlDelRangeEnd w:id="3406"/>
          <w:del w:author="Marijn Bauters" w:date="2026-09-01T13:20:00Z" w16du:dateUtc="2026-09-01T11:20:00Z" w:id="898749557">
            <w:r w:rsidRPr="6E51B7F6" w:rsidDel="1823EB44">
              <w:rPr>
                <w:rFonts w:ascii="Calibri" w:hAnsi="Calibri" w:eastAsia="Calibri" w:cs="Calibri"/>
                <w:color w:val="000000" w:themeColor="text1" w:themeTint="FF" w:themeShade="FF"/>
                <w:lang w:val="en-US"/>
              </w:rPr>
              <w:delText>(Beer et al., 2010; Bonan, 2008; Pan et al., 2011)</w:delText>
            </w:r>
          </w:del>
          <w:customXmlDelRangeStart w:author="Marijn Bauters" w:date="2026-09-01T13:20:00Z" w:id="21236"/>
        </w:sdtContent>
      </w:sdt>
      <w:customXmlDelRangeEnd w:id="21236"/>
      <w:del w:author="Marijn Bauters" w:date="2026-09-01T13:20:00Z" w16du:dateUtc="2026-09-01T11:20:00Z" w:id="1332879086">
        <w:r w:rsidRPr="6E51B7F6" w:rsidDel="60E0656E">
          <w:rPr>
            <w:lang w:val="en-GB"/>
            <w:rPrChange w:author="Thomas Sibret [2]" w:date="2026-08-24T11:01:00Z" w16du:dateUtc="2026-08-24T09:01:00Z" w:id="1948333983"/>
          </w:rPr>
          <w:delText xml:space="preserve">.  </w:delText>
        </w:r>
      </w:del>
      <w:del w:author="Marijn Bauters" w:date="2026-09-01T13:10:00Z" w16du:dateUtc="2026-09-01T11:10:00Z" w:id="622788772">
        <w:r w:rsidRPr="6E51B7F6" w:rsidDel="04841DF1">
          <w:rPr>
            <w:lang w:val="en-GB"/>
            <w:rPrChange w:author="Thomas Sibret [2]" w:date="2026-08-24T11:01:00Z" w16du:dateUtc="2026-08-24T09:01:00Z" w:id="1586600748"/>
          </w:rPr>
          <w:delText>Nevertheless</w:delText>
        </w:r>
        <w:r w:rsidRPr="6E51B7F6" w:rsidDel="60E0656E">
          <w:rPr>
            <w:lang w:val="en-GB"/>
            <w:rPrChange w:author="Thomas Sibret [2]" w:date="2026-08-24T11:01:00Z" w16du:dateUtc="2026-08-24T09:01:00Z" w:id="1867585043"/>
          </w:rPr>
          <w:delText xml:space="preserve">, the photosynthetic and hydraulic functioning in TMFs is poorly understood </w:delText>
        </w:r>
      </w:del>
      <w:customXmlDelRangeStart w:author="Marijn Bauters" w:date="2026-09-01T13:10:00Z" w:id="1028"/>
      <w:sdt>
        <w:sdtPr>
          <w:id w:val="1055757055"/>
          <w:tag w:val="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
          <w:placeholder>
            <w:docPart w:val="DefaultPlaceholder_-1854013440"/>
          </w:placeholder>
        </w:sdtPr>
        <w:sdtContent>
          <w:customXmlDelRangeEnd w:id="1028"/>
          <w:del w:author="Marijn Bauters" w:date="2026-09-01T13:10:00Z" w16du:dateUtc="2026-09-01T11:10:00Z" w:id="863266729">
            <w:r w:rsidRPr="6E51B7F6" w:rsidDel="1823EB44">
              <w:rPr>
                <w:rFonts w:ascii="Calibri" w:hAnsi="Calibri" w:eastAsia="Calibri" w:cs="Calibri"/>
                <w:color w:val="000000" w:themeColor="text1" w:themeTint="FF" w:themeShade="FF"/>
                <w:lang w:val="en-GB"/>
                <w:rPrChange w:author="Thomas Sibret [2]" w:date="2026-08-24T11:01:00Z" w16du:dateUtc="2026-08-24T09:01:00Z" w:id="1776234149">
                  <w:rPr>
                    <w:rFonts w:ascii="Calibri" w:hAnsi="Calibri" w:eastAsia="Calibri" w:cs="Calibri"/>
                    <w:color w:val="000000" w:themeColor="text1" w:themeTint="FF" w:themeShade="FF"/>
                  </w:rPr>
                </w:rPrChange>
              </w:rPr>
              <w:delText>(Eller et al., 2020)</w:delText>
            </w:r>
          </w:del>
          <w:customXmlDelRangeStart w:author="Marijn Bauters" w:date="2026-09-01T13:10:00Z" w:id="14140"/>
        </w:sdtContent>
      </w:sdt>
      <w:customXmlDelRangeEnd w:id="14140"/>
      <w:del w:author="Marijn Bauters" w:date="2026-09-01T13:10:00Z" w16du:dateUtc="2026-09-01T11:10:00Z" w:id="1857984797">
        <w:r w:rsidRPr="6E51B7F6" w:rsidDel="60E0656E">
          <w:rPr>
            <w:lang w:val="en-GB"/>
            <w:rPrChange w:author="Thomas Sibret [2]" w:date="2026-08-24T11:01:00Z" w16du:dateUtc="2026-08-24T09:01:00Z" w:id="950420534"/>
          </w:rPr>
          <w:delText xml:space="preserve">. </w:delText>
        </w:r>
      </w:del>
      <w:del w:author="Marijn Bauters" w:date="2026-09-01T13:12:00Z" w16du:dateUtc="2026-09-01T11:12:00Z" w:id="1774203027">
        <w:r w:rsidRPr="6E51B7F6" w:rsidDel="60E0656E">
          <w:rPr>
            <w:rFonts w:ascii="Calibri" w:hAnsi="Calibri" w:eastAsia="Calibri" w:cs="Calibri"/>
            <w:lang w:val="en-GB"/>
            <w:rPrChange w:author="Thomas Sibret [2]" w:date="2026-08-24T11:01:00Z" w16du:dateUtc="2026-08-24T09:01:00Z" w:id="1878011261">
              <w:rPr>
                <w:rFonts w:ascii="Calibri" w:hAnsi="Calibri" w:eastAsia="Calibri" w:cs="Calibri"/>
              </w:rPr>
            </w:rPrChange>
          </w:rPr>
          <w:delText xml:space="preserve">TMFs nutrient limitation report contrasting effects of nutrient availability on photosynthetic traits, </w:delText>
        </w:r>
        <w:r w:rsidRPr="6E51B7F6" w:rsidDel="60E0656E">
          <w:rPr>
            <w:rFonts w:ascii="Calibri" w:hAnsi="Calibri" w:eastAsia="Calibri" w:cs="Calibri"/>
            <w:highlight w:val="yellow"/>
            <w:lang w:val="en-GB"/>
            <w:rPrChange w:author="Thomas Sibret [2]" w:date="2026-08-24T11:01:00Z" w16du:dateUtc="2026-08-24T09:01:00Z" w:id="1500810292">
              <w:rPr>
                <w:rFonts w:ascii="Calibri" w:hAnsi="Calibri" w:eastAsia="Calibri" w:cs="Calibri"/>
                <w:highlight w:val="yellow"/>
              </w:rPr>
            </w:rPrChange>
          </w:rPr>
          <w:delText>partly because responses depend on whether traits are expressed on an area- or mass-basis</w:delText>
        </w:r>
        <w:r w:rsidRPr="6E51B7F6" w:rsidDel="60E0656E">
          <w:rPr>
            <w:rFonts w:ascii="Calibri" w:hAnsi="Calibri" w:eastAsia="Calibri" w:cs="Calibri"/>
            <w:lang w:val="en-GB"/>
            <w:rPrChange w:author="Thomas Sibret [2]" w:date="2026-08-24T11:01:00Z" w16du:dateUtc="2026-08-24T09:01:00Z" w:id="634867746">
              <w:rPr>
                <w:rFonts w:ascii="Calibri" w:hAnsi="Calibri" w:eastAsia="Calibri" w:cs="Calibri"/>
              </w:rPr>
            </w:rPrChange>
          </w:rPr>
          <w:delText xml:space="preserve"> (Gotsch et al., 2016; Wittich et al., 2012).</w:delText>
        </w:r>
        <w:r w:rsidRPr="6E51B7F6" w:rsidDel="60E0656E">
          <w:rPr>
            <w:rFonts w:ascii="Calibri" w:hAnsi="Calibri" w:eastAsia="Calibri" w:cs="Calibri"/>
            <w:sz w:val="24"/>
            <w:szCs w:val="24"/>
            <w:lang w:val="en-US"/>
          </w:rPr>
          <w:delText xml:space="preserve"> Here, </w:delText>
        </w:r>
      </w:del>
      <w:del w:author="Andrea Chavez Pacheco" w:date="2026-09-02T00:18:37.949Z" w16du:dateUtc="2026-09-02T00:18:37.949Z" w:id="952207825">
        <w:r w:rsidRPr="6E51B7F6" w:rsidDel="00B141F9">
          <w:rPr>
            <w:rFonts w:ascii="Calibri" w:hAnsi="Calibri" w:eastAsia="Calibri" w:cs="Calibri"/>
            <w:sz w:val="24"/>
            <w:szCs w:val="24"/>
            <w:lang w:val="en-US"/>
          </w:rPr>
          <w:delText>eco</w:delText>
        </w:r>
      </w:del>
      <w:del w:author="Marijn Bauters" w:date="2026-09-01T13:12:00Z" w16du:dateUtc="2026-09-01T11:12:00Z" w:id="1756541621">
        <w:r w:rsidRPr="6E51B7F6" w:rsidDel="60E0656E">
          <w:rPr>
            <w:rFonts w:ascii="Calibri" w:hAnsi="Calibri" w:eastAsia="Calibri" w:cs="Calibri"/>
            <w:sz w:val="24"/>
            <w:szCs w:val="24"/>
            <w:lang w:val="en-US"/>
          </w:rPr>
          <w:delText xml:space="preserve">-evolutionary optimality theory provides a framework asserting that plants allocate nutrients and water to enzymes and structures that maximize carbon gain </w:delText>
        </w:r>
      </w:del>
      <w:del w:author="Andrea Chavez Pacheco" w:date="2026-09-02T00:18:37.949Z" w16du:dateUtc="2026-09-02T00:18:37.949Z" w:id="637518138">
        <w:r w:rsidRPr="6E51B7F6" w:rsidDel="004F429D">
          <w:rPr>
            <w:rFonts w:ascii="Calibri" w:hAnsi="Calibri" w:eastAsia="Calibri" w:cs="Calibri"/>
            <w:sz w:val="24"/>
            <w:szCs w:val="24"/>
            <w:lang w:val="en-US"/>
          </w:rPr>
          <w:delText xml:space="preserve">while </w:delText>
        </w:r>
      </w:del>
      <w:del w:author="Marijn Bauters" w:date="2026-09-01T13:12:00Z" w16du:dateUtc="2026-09-01T11:12:00Z" w:id="1913003125">
        <w:r w:rsidRPr="6E51B7F6" w:rsidDel="60E0656E">
          <w:rPr>
            <w:rFonts w:ascii="Calibri" w:hAnsi="Calibri" w:eastAsia="Calibri" w:cs="Calibri"/>
            <w:sz w:val="24"/>
            <w:szCs w:val="24"/>
            <w:lang w:val="en-US"/>
          </w:rPr>
          <w:delText>maintaining</w:delText>
        </w:r>
      </w:del>
      <w:del w:author="Andrea Chavez Pacheco" w:date="2026-09-02T00:18:37.949Z" w16du:dateUtc="2026-09-02T00:18:37.949Z" w:id="288056039">
        <w:r w:rsidRPr="6E51B7F6" w:rsidDel="004F429D">
          <w:rPr>
            <w:rFonts w:ascii="Calibri" w:hAnsi="Calibri" w:eastAsia="Calibri" w:cs="Calibri"/>
            <w:sz w:val="24"/>
            <w:szCs w:val="24"/>
            <w:lang w:val="en-US"/>
          </w:rPr>
          <w:delText xml:space="preserve"> costs at the lowest possible levels </w:delText>
        </w:r>
      </w:del>
      <w:del w:author="Marijn Bauters" w:date="2026-09-01T13:12:00Z" w16du:dateUtc="2026-09-01T11:12:00Z" w:id="699816297">
        <w:r w:rsidRPr="6E51B7F6" w:rsidDel="60E0656E">
          <w:rPr>
            <w:rFonts w:ascii="Calibri" w:hAnsi="Calibri" w:eastAsia="Calibri" w:cs="Calibri"/>
            <w:sz w:val="24"/>
            <w:szCs w:val="24"/>
            <w:lang w:val="en-US"/>
          </w:rPr>
          <w:delText xml:space="preserve">(Lankhorst et al., 2025; Stocker et al., 2025; Wright et al., 2003). For example, </w:delText>
        </w:r>
      </w:del>
      <w:del w:author="Marijn Bauters" w:date="2026-09-01T13:20:00Z" w16du:dateUtc="2026-09-01T11:20:00Z" w:id="2041116912">
        <w:r w:rsidRPr="6E51B7F6" w:rsidDel="60E0656E">
          <w:rPr>
            <w:rFonts w:ascii="Calibri" w:hAnsi="Calibri" w:eastAsia="Calibri" w:cs="Calibri"/>
            <w:sz w:val="24"/>
            <w:szCs w:val="24"/>
            <w:lang w:val="en-US"/>
          </w:rPr>
          <w:delText xml:space="preserve">an </w:delText>
        </w:r>
      </w:del>
      <w:del w:author="Marijn Bauters" w:date="2026-09-01T13:22:00Z" w16du:dateUtc="2026-09-01T11:22:00Z" w:id="24884715">
        <w:r w:rsidRPr="6E51B7F6" w:rsidDel="60E0656E">
          <w:rPr>
            <w:rFonts w:ascii="Calibri" w:hAnsi="Calibri" w:eastAsia="Calibri" w:cs="Calibri"/>
            <w:sz w:val="24"/>
            <w:szCs w:val="24"/>
            <w:lang w:val="en-US"/>
          </w:rPr>
          <w:delText xml:space="preserve">increase in soil nutrient availability should reduce the cost of acquiring and using nutrients (Cheaib, 2025; Perkowski, 2021), which </w:delText>
        </w:r>
        <w:r w:rsidRPr="6E51B7F6" w:rsidDel="006E3109">
          <w:rPr>
            <w:rFonts w:ascii="Calibri" w:hAnsi="Calibri" w:eastAsia="Calibri" w:cs="Calibri"/>
            <w:sz w:val="24"/>
            <w:szCs w:val="24"/>
            <w:lang w:val="en-US"/>
          </w:rPr>
          <w:delText xml:space="preserve">would </w:delText>
        </w:r>
        <w:r w:rsidRPr="6E51B7F6" w:rsidDel="60E0656E">
          <w:rPr>
            <w:rFonts w:ascii="Calibri" w:hAnsi="Calibri" w:eastAsia="Calibri" w:cs="Calibri"/>
            <w:sz w:val="24"/>
            <w:szCs w:val="24"/>
            <w:lang w:val="en-US"/>
          </w:rPr>
          <w:delText>increase leaf nutrient investment in photosynthetic proteins, allowing plants to achieve similar photosynthetic rates with greater water-use efficiency (Perkowski, 2025).</w:delText>
        </w:r>
      </w:del>
      <w:customXmlDelRangeStart w:author="Marijn Bauters" w:date="2026-09-01T13:20:00Z" w:id="290"/>
      <w:customXmlDelRangeEnd w:id="290"/>
      <w:customXmlDelRangeStart w:author="Marijn Bauters" w:date="2026-09-01T13:20:00Z" w:id="292"/>
      <w:customXmlDelRangeEnd w:id="292"/>
      <w:customXmlDelRangeStart w:author="Marijn Bauters" w:date="2026-09-01T13:10:00Z" w:id="298"/>
      <w:customXmlDelRangeEnd w:id="298"/>
      <w:customXmlDelRangeStart w:author="Marijn Bauters" w:date="2026-09-01T13:10:00Z" w:id="301"/>
      <w:customXmlDelRangeEnd w:id="301"/>
    </w:p>
    <w:p w:rsidRPr="001D6548" w:rsidR="27F8813D" w:rsidDel="00262D96" w:rsidP="6E51B7F6" w:rsidRDefault="60E0656E" w14:paraId="23D357F8" w14:textId="17C7D4D1">
      <w:pPr>
        <w:spacing w:line="480" w:lineRule="auto"/>
        <w:jc w:val="both"/>
        <w:rPr>
          <w:rFonts w:ascii="Calibri" w:hAnsi="Calibri" w:eastAsia="Calibri" w:cs="Calibri"/>
          <w:highlight w:val="yellow"/>
          <w:lang w:val="en-GB"/>
          <w:rPrChange w:author="Thomas Sibret [2]" w:date="2026-08-24T11:01:00Z" w16du:dateUtc="2026-08-24T09:01:00Z" w:id="985345297">
            <w:rPr>
              <w:rFonts w:ascii="Calibri" w:hAnsi="Calibri" w:eastAsia="Calibri" w:cs="Calibri"/>
              <w:highlight w:val="yellow"/>
            </w:rPr>
          </w:rPrChange>
        </w:rPr>
      </w:pPr>
      <w:r w:rsidRPr="6E51B7F6" w:rsidR="60E0656E">
        <w:rPr>
          <w:rFonts w:ascii="Calibri" w:hAnsi="Calibri" w:eastAsia="Calibri" w:cs="Calibri"/>
          <w:sz w:val="24"/>
          <w:szCs w:val="24"/>
          <w:lang w:val="en-US"/>
        </w:rPr>
        <w:t xml:space="preserve"> </w:t>
      </w:r>
      <w:r w:rsidRPr="6E51B7F6" w:rsidR="60E0656E">
        <w:rPr>
          <w:rFonts w:ascii="Calibri" w:hAnsi="Calibri" w:eastAsia="Calibri" w:cs="Calibri" w:asciiTheme="minorAscii" w:hAnsiTheme="minorAscii" w:eastAsiaTheme="minorAscii" w:cstheme="minorAscii"/>
          <w:sz w:val="24"/>
          <w:szCs w:val="24"/>
          <w:lang w:val="en-US"/>
          <w:rPrChange w:author="Andrea Chavez Pacheco" w:date="2026-09-02T00:23:29.638Z" w16du:dateUtc="2026-09-02T00:23:29.638Z" w:id="1239085308">
            <w:rPr>
              <w:rFonts w:ascii="system-ui" w:hAnsi="system-ui" w:eastAsia="system-ui" w:cs="system-ui"/>
              <w:sz w:val="24"/>
              <w:szCs w:val="24"/>
              <w:lang w:val="en-US"/>
            </w:rPr>
          </w:rPrChange>
        </w:rPr>
        <w:t>Specially</w:t>
      </w:r>
      <w:r w:rsidRPr="6E51B7F6" w:rsidR="60E0656E">
        <w:rPr>
          <w:rFonts w:ascii="Calibri" w:hAnsi="Calibri" w:eastAsia="Calibri" w:cs="Calibri" w:asciiTheme="minorAscii" w:hAnsiTheme="minorAscii" w:eastAsiaTheme="minorAscii" w:cstheme="minorAscii"/>
          <w:sz w:val="24"/>
          <w:szCs w:val="24"/>
          <w:lang w:val="en-US"/>
          <w:rPrChange w:author="Andrea Chavez Pacheco" w:date="2026-09-02T00:23:29.639Z" w16du:dateUtc="2026-09-02T00:23:29.639Z" w:id="1228141980">
            <w:rPr>
              <w:rFonts w:ascii="system-ui" w:hAnsi="system-ui" w:eastAsia="system-ui" w:cs="system-ui"/>
              <w:sz w:val="24"/>
              <w:szCs w:val="24"/>
              <w:lang w:val="en-US"/>
            </w:rPr>
          </w:rPrChange>
        </w:rPr>
        <w:t xml:space="preserve">, nutrient </w:t>
      </w:r>
      <w:r w:rsidRPr="6E51B7F6" w:rsidR="006E3109">
        <w:rPr>
          <w:rFonts w:ascii="Calibri" w:hAnsi="Calibri" w:eastAsia="Calibri" w:cs="Calibri" w:asciiTheme="minorAscii" w:hAnsiTheme="minorAscii" w:eastAsiaTheme="minorAscii" w:cstheme="minorAscii"/>
          <w:sz w:val="24"/>
          <w:szCs w:val="24"/>
          <w:lang w:val="en-US"/>
          <w:rPrChange w:author="Andrea Chavez Pacheco" w:date="2026-09-02T00:23:29.639Z" w16du:dateUtc="2026-09-02T00:23:29.639Z" w:id="23463912">
            <w:rPr>
              <w:rFonts w:ascii="system-ui" w:hAnsi="system-ui" w:eastAsia="system-ui" w:cs="system-ui"/>
              <w:sz w:val="24"/>
              <w:szCs w:val="24"/>
              <w:lang w:val="en-US"/>
            </w:rPr>
          </w:rPrChange>
        </w:rPr>
        <w:t xml:space="preserve">addition </w:t>
      </w:r>
      <w:r w:rsidRPr="6E51B7F6" w:rsidR="008113F8">
        <w:rPr>
          <w:rFonts w:ascii="Calibri" w:hAnsi="Calibri" w:eastAsia="Calibri" w:cs="Calibri" w:asciiTheme="minorAscii" w:hAnsiTheme="minorAscii" w:eastAsiaTheme="minorAscii" w:cstheme="minorAscii"/>
          <w:sz w:val="24"/>
          <w:szCs w:val="24"/>
          <w:lang w:val="en-US"/>
          <w:rPrChange w:author="Andrea Chavez Pacheco" w:date="2026-09-02T00:23:29.64Z" w16du:dateUtc="2026-09-02T00:23:29.64Z" w:id="1408061847">
            <w:rPr>
              <w:rFonts w:ascii="system-ui" w:hAnsi="system-ui" w:eastAsia="system-ui" w:cs="system-ui"/>
              <w:sz w:val="24"/>
              <w:szCs w:val="24"/>
              <w:lang w:val="en-US"/>
            </w:rPr>
          </w:rPrChange>
        </w:rPr>
        <w:t xml:space="preserve">would be expected to </w:t>
      </w:r>
      <w:r w:rsidRPr="6E51B7F6" w:rsidR="60E0656E">
        <w:rPr>
          <w:rFonts w:ascii="Calibri" w:hAnsi="Calibri" w:eastAsia="Calibri" w:cs="Calibri" w:asciiTheme="minorAscii" w:hAnsiTheme="minorAscii" w:eastAsiaTheme="minorAscii" w:cstheme="minorAscii"/>
          <w:sz w:val="24"/>
          <w:szCs w:val="24"/>
          <w:lang w:val="en-US"/>
          <w:rPrChange w:author="Andrea Chavez Pacheco" w:date="2026-09-02T00:23:29.641Z" w16du:dateUtc="2026-09-02T00:23:29.641Z" w:id="212683048">
            <w:rPr>
              <w:rFonts w:ascii="system-ui" w:hAnsi="system-ui" w:eastAsia="system-ui" w:cs="system-ui"/>
              <w:sz w:val="24"/>
              <w:szCs w:val="24"/>
              <w:lang w:val="en-US"/>
            </w:rPr>
          </w:rPrChange>
        </w:rPr>
        <w:t>stimulate physiological performance in nutrient-limited species</w:t>
      </w:r>
      <w:r w:rsidRPr="6E51B7F6" w:rsidR="60E0656E">
        <w:rPr>
          <w:rFonts w:ascii="Calibri" w:hAnsi="Calibri" w:eastAsia="Calibri" w:cs="Calibri" w:asciiTheme="minorAscii" w:hAnsiTheme="minorAscii" w:eastAsiaTheme="minorAscii" w:cstheme="minorAscii"/>
          <w:sz w:val="24"/>
          <w:szCs w:val="24"/>
          <w:lang w:val="en-US"/>
          <w:rPrChange w:author="Andrea Chavez Pacheco" w:date="2026-09-02T00:23:29.641Z" w16du:dateUtc="2026-09-02T00:23:29.641Z" w:id="1975465614">
            <w:rPr>
              <w:rFonts w:ascii="Calibri" w:hAnsi="Calibri" w:eastAsia="Calibri" w:cs="Calibri"/>
              <w:sz w:val="24"/>
              <w:szCs w:val="24"/>
              <w:lang w:val="en-US"/>
            </w:rPr>
          </w:rPrChange>
        </w:rPr>
        <w:t xml:space="preserve"> (Huang et al., 2016; Lu et al., 2018; Ostertag, 2010; Tanner et al., 1998). How</w:t>
      </w:r>
      <w:r w:rsidRPr="6E51B7F6" w:rsidR="60E0656E">
        <w:rPr>
          <w:rFonts w:ascii="Calibri" w:hAnsi="Calibri" w:eastAsia="Calibri" w:cs="Calibri"/>
          <w:sz w:val="24"/>
          <w:szCs w:val="24"/>
          <w:lang w:val="en-US"/>
        </w:rPr>
        <w:t>ever, there is a lack of agreed-upon principles governing plant responses to nutrient availability and limitation (Liang et al., 2020; Stocker et al., 2025), and further experimentation is needed to understand how photosynthetic traits respond to nutrient availability.</w:t>
      </w:r>
    </w:p>
    <w:p w:rsidRPr="001D6548" w:rsidR="27F8813D" w:rsidP="7F623B6A" w:rsidRDefault="27F8813D" w14:paraId="1660BDD3" w14:textId="141B998D">
      <w:pPr>
        <w:spacing w:line="480" w:lineRule="auto"/>
        <w:jc w:val="both"/>
        <w:rPr>
          <w:rFonts w:ascii="Calibri" w:hAnsi="Calibri" w:eastAsia="Calibri" w:cs="Calibri"/>
          <w:lang w:val="en-GB"/>
          <w:rPrChange w:author="Thomas Sibret [2]" w:date="2026-08-24T11:01:00Z" w16du:dateUtc="2026-08-24T09:01:00Z" w:id="312">
            <w:rPr>
              <w:rFonts w:ascii="Calibri" w:hAnsi="Calibri" w:eastAsia="Calibri" w:cs="Calibri"/>
            </w:rPr>
          </w:rPrChange>
        </w:rPr>
      </w:pPr>
    </w:p>
    <w:p w:rsidRPr="001D6548" w:rsidR="27F8813D" w:rsidP="1823EB44" w:rsidRDefault="781056D1" w14:paraId="40948F41" w14:textId="5548196E">
      <w:pPr>
        <w:spacing w:line="480" w:lineRule="auto"/>
        <w:jc w:val="both"/>
        <w:rPr>
          <w:rFonts w:ascii="Calibri" w:hAnsi="Calibri" w:eastAsia="Calibri" w:cs="Calibri"/>
          <w:lang w:val="en-GB"/>
          <w:rPrChange w:author="Thomas Sibret [2]" w:date="2026-08-24T11:01:00Z" w16du:dateUtc="2026-08-24T09:01:00Z" w:id="313">
            <w:rPr>
              <w:rFonts w:ascii="Calibri" w:hAnsi="Calibri" w:eastAsia="Calibri" w:cs="Calibri"/>
            </w:rPr>
          </w:rPrChange>
        </w:rPr>
      </w:pPr>
      <w:r w:rsidRPr="001D6548">
        <w:rPr>
          <w:lang w:val="en-GB"/>
          <w:rPrChange w:author="Thomas Sibret [2]" w:date="2026-08-24T11:01:00Z" w16du:dateUtc="2026-08-24T09:01:00Z" w:id="314">
            <w:rPr/>
          </w:rPrChange>
        </w:rPr>
        <w:t xml:space="preserve"> Intrinsic water-use efficiency (</w:t>
      </w:r>
      <w:r w:rsidRPr="6C22F0B7">
        <w:rPr>
          <w:rFonts w:ascii="Calibri" w:hAnsi="Calibri" w:eastAsia="Calibri" w:cs="Calibri"/>
          <w:lang w:val="en-US"/>
        </w:rPr>
        <w:t xml:space="preserve">iWUE), defined as the ratio of photosynthetic carbon assimilation and stomatal conductance, is an integrative measure of the balance between carbon gain and water loss, and is therefore a useful tool to assess how trees adjust </w:t>
      </w:r>
      <w:r w:rsidRPr="6C22F0B7" w:rsidR="008113F8">
        <w:rPr>
          <w:rFonts w:ascii="Calibri" w:hAnsi="Calibri" w:eastAsia="Calibri" w:cs="Calibri"/>
          <w:lang w:val="en-US"/>
        </w:rPr>
        <w:t xml:space="preserve">their physiology </w:t>
      </w:r>
      <w:r w:rsidRPr="6C22F0B7">
        <w:rPr>
          <w:rFonts w:ascii="Calibri" w:hAnsi="Calibri" w:eastAsia="Calibri" w:cs="Calibri"/>
          <w:lang w:val="en-US"/>
        </w:rPr>
        <w:t xml:space="preserve">under changing environmental conditions </w:t>
      </w:r>
      <w:sdt>
        <w:sdtPr>
          <w:tag w:val="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
          <w:id w:val="746798311"/>
          <w:placeholder>
            <w:docPart w:val="DefaultPlaceholder_-1854013440"/>
          </w:placeholder>
        </w:sdtPr>
        <w:sdtContent>
          <w:r w:rsidRPr="6C22F0B7" w:rsidR="6B6852D1">
            <w:rPr>
              <w:rFonts w:ascii="Calibri" w:hAnsi="Calibri" w:eastAsia="Calibri" w:cs="Calibri"/>
              <w:color w:val="000000" w:themeColor="text1"/>
              <w:lang w:val="en-US"/>
            </w:rPr>
            <w:t>(Cernusak et al., 2009, 2013a; Hatfield &amp; Dold, 2019; Lavergne et al., 2019)</w:t>
          </w:r>
        </w:sdtContent>
      </w:sdt>
      <w:r w:rsidRPr="001D6548">
        <w:rPr>
          <w:lang w:val="en-GB"/>
          <w:rPrChange w:author="Thomas Sibret [2]" w:date="2026-08-24T11:01:00Z" w16du:dateUtc="2026-08-24T09:01:00Z" w:id="315">
            <w:rPr/>
          </w:rPrChange>
        </w:rPr>
        <w:t>. Because leaf carbon isotope composition (</w:t>
      </w:r>
      <w:r>
        <w:t>δ</w:t>
      </w:r>
      <w:r w:rsidRPr="001D6548">
        <w:rPr>
          <w:lang w:val="en-GB"/>
          <w:rPrChange w:author="Thomas Sibret [2]" w:date="2026-08-24T11:01:00Z" w16du:dateUtc="2026-08-24T09:01:00Z" w:id="316">
            <w:rPr/>
          </w:rPrChange>
        </w:rPr>
        <w:t xml:space="preserve">¹³C) integrates </w:t>
      </w:r>
      <w:r w:rsidRPr="001D6548">
        <w:rPr>
          <w:highlight w:val="yellow"/>
          <w:lang w:val="en-GB"/>
          <w:rPrChange w:author="Thomas Sibret [2]" w:date="2026-08-24T11:01:00Z" w16du:dateUtc="2026-08-24T09:01:00Z" w:id="317">
            <w:rPr/>
          </w:rPrChange>
        </w:rPr>
        <w:t>long-term variation</w:t>
      </w:r>
      <w:r w:rsidRPr="001D6548">
        <w:rPr>
          <w:lang w:val="en-GB"/>
          <w:rPrChange w:author="Thomas Sibret [2]" w:date="2026-08-24T11:01:00Z" w16du:dateUtc="2026-08-24T09:01:00Z" w:id="318">
            <w:rPr/>
          </w:rPrChange>
        </w:rPr>
        <w:t xml:space="preserve"> in the ratio of intercellular to atmospheric CO₂ concentration (Ci/Ca), it provides a proxy to infer </w:t>
      </w:r>
      <w:r w:rsidRPr="001D6548">
        <w:rPr>
          <w:highlight w:val="yellow"/>
          <w:lang w:val="en-GB"/>
          <w:rPrChange w:author="Thomas Sibret [2]" w:date="2026-08-24T11:01:00Z" w16du:dateUtc="2026-08-24T09:01:00Z" w:id="319">
            <w:rPr/>
          </w:rPrChange>
        </w:rPr>
        <w:t>long-term variation in</w:t>
      </w:r>
      <w:r w:rsidRPr="001D6548">
        <w:rPr>
          <w:lang w:val="en-GB"/>
          <w:rPrChange w:author="Thomas Sibret [2]" w:date="2026-08-24T11:01:00Z" w16du:dateUtc="2026-08-24T09:01:00Z" w:id="320">
            <w:rPr/>
          </w:rPrChange>
        </w:rPr>
        <w:t xml:space="preserve"> </w:t>
      </w:r>
      <w:r w:rsidRPr="6C22F0B7">
        <w:rPr>
          <w:rFonts w:ascii="Calibri" w:hAnsi="Calibri" w:eastAsia="Calibri" w:cs="Calibri"/>
          <w:lang w:val="en-US"/>
        </w:rPr>
        <w:t xml:space="preserve">iWUE in tropical systems  </w:t>
      </w:r>
      <w:sdt>
        <w:sdtPr>
          <w:rPr>
            <w:rFonts w:ascii="Calibri" w:hAnsi="Calibri" w:eastAsia="Calibri" w:cs="Calibri"/>
            <w:color w:val="000000" w:themeColor="text1"/>
            <w:lang w:val="en-US"/>
          </w:rPr>
          <w:tag w:val="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
          <w:id w:val="1741411045"/>
          <w:placeholder>
            <w:docPart w:val="DefaultPlaceholder_-1854013440"/>
          </w:placeholder>
        </w:sdtPr>
        <w:sdtContent>
          <w:r w:rsidRPr="6C22F0B7" w:rsidR="1823EB44">
            <w:rPr>
              <w:rFonts w:ascii="Calibri" w:hAnsi="Calibri" w:eastAsia="Calibri" w:cs="Calibri"/>
              <w:color w:val="000000" w:themeColor="text1"/>
              <w:lang w:val="en-US"/>
            </w:rPr>
            <w:t>(Bauters et al., 2020; Bonal et al., 2000, 2011)</w:t>
          </w:r>
        </w:sdtContent>
      </w:sdt>
      <w:r w:rsidRPr="6C22F0B7">
        <w:rPr>
          <w:rFonts w:ascii="Calibri" w:hAnsi="Calibri" w:eastAsia="Calibri" w:cs="Calibri"/>
          <w:color w:val="000000" w:themeColor="text1"/>
          <w:lang w:val="en-US"/>
        </w:rPr>
        <w:t xml:space="preserve"> and for comparing different </w:t>
      </w:r>
      <w:r w:rsidRPr="6C22F0B7" w:rsidR="006E3109">
        <w:rPr>
          <w:rFonts w:ascii="Calibri" w:hAnsi="Calibri" w:eastAsia="Calibri" w:cs="Calibri"/>
          <w:color w:val="000000" w:themeColor="text1"/>
          <w:lang w:val="en-US"/>
        </w:rPr>
        <w:t xml:space="preserve">plant </w:t>
      </w:r>
      <w:r w:rsidRPr="6C22F0B7">
        <w:rPr>
          <w:rFonts w:ascii="Calibri" w:hAnsi="Calibri" w:eastAsia="Calibri" w:cs="Calibri"/>
          <w:color w:val="000000" w:themeColor="text1"/>
          <w:lang w:val="en-US"/>
        </w:rPr>
        <w:t xml:space="preserve">strategies </w:t>
      </w:r>
      <w:r w:rsidRPr="6C22F0B7" w:rsidR="00D44273">
        <w:rPr>
          <w:rFonts w:ascii="Calibri" w:hAnsi="Calibri" w:eastAsia="Calibri" w:cs="Calibri"/>
          <w:color w:val="000000" w:themeColor="text1"/>
          <w:lang w:val="en-US"/>
        </w:rPr>
        <w:t xml:space="preserve">of growth and </w:t>
      </w:r>
      <w:r w:rsidRPr="6C22F0B7">
        <w:rPr>
          <w:rFonts w:ascii="Calibri" w:hAnsi="Calibri" w:eastAsia="Calibri" w:cs="Calibri"/>
          <w:color w:val="000000" w:themeColor="text1"/>
          <w:lang w:val="en-US"/>
        </w:rPr>
        <w:t xml:space="preserve">adaptation </w:t>
      </w:r>
      <w:sdt>
        <w:sdtPr>
          <w:tag w:val="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
          <w:id w:val="1915206369"/>
          <w:placeholder>
            <w:docPart w:val="DefaultPlaceholder_-1854013440"/>
          </w:placeholder>
        </w:sdtPr>
        <w:sdtContent>
          <w:r w:rsidRPr="6C22F0B7" w:rsidR="1823EB44">
            <w:rPr>
              <w:rFonts w:ascii="Calibri" w:hAnsi="Calibri" w:eastAsia="Calibri" w:cs="Calibri"/>
              <w:color w:val="000000" w:themeColor="text1"/>
              <w:lang w:val="en-US"/>
            </w:rPr>
            <w:t>(Mumbanza et al., 2021)</w:t>
          </w:r>
        </w:sdtContent>
      </w:sdt>
      <w:del w:author="Marijn Bauters" w:date="2026-09-01T13:24:00Z" w16du:dateUtc="2026-09-01T11:24:00Z" w:id="321">
        <w:r w:rsidRPr="001D6548" w:rsidDel="006F4991">
          <w:rPr>
            <w:lang w:val="en-GB"/>
            <w:rPrChange w:author="Thomas Sibret [2]" w:date="2026-08-24T11:01:00Z" w16du:dateUtc="2026-08-24T09:01:00Z" w:id="322">
              <w:rPr/>
            </w:rPrChange>
          </w:rPr>
          <w:delText xml:space="preserve"> </w:delText>
        </w:r>
      </w:del>
      <w:r w:rsidRPr="001D6548">
        <w:rPr>
          <w:lang w:val="en-GB"/>
          <w:rPrChange w:author="Thomas Sibret [2]" w:date="2026-08-24T11:01:00Z" w16du:dateUtc="2026-08-24T09:01:00Z" w:id="323">
            <w:rPr/>
          </w:rPrChange>
        </w:rPr>
        <w:t>.</w:t>
      </w:r>
      <w:r w:rsidRPr="001D6548">
        <w:rPr>
          <w:rFonts w:ascii="Calibri" w:hAnsi="Calibri" w:eastAsia="Calibri" w:cs="Calibri"/>
          <w:b/>
          <w:bCs/>
          <w:lang w:val="en-GB"/>
          <w:rPrChange w:author="Thomas Sibret [2]" w:date="2026-08-24T11:01:00Z" w16du:dateUtc="2026-08-24T09:01:00Z" w:id="324">
            <w:rPr>
              <w:rFonts w:ascii="Calibri" w:hAnsi="Calibri" w:eastAsia="Calibri" w:cs="Calibri"/>
              <w:b/>
              <w:bCs/>
            </w:rPr>
          </w:rPrChange>
        </w:rPr>
        <w:t xml:space="preserve"> </w:t>
      </w:r>
      <w:r w:rsidRPr="6C22F0B7">
        <w:rPr>
          <w:rFonts w:ascii="Calibri" w:hAnsi="Calibri" w:eastAsia="Calibri" w:cs="Calibri"/>
          <w:sz w:val="24"/>
          <w:szCs w:val="24"/>
          <w:lang w:val="en-US"/>
        </w:rPr>
        <w:t xml:space="preserve">Most studies on the effect of nutrients </w:t>
      </w:r>
      <w:ins w:author="Marijn Bauters" w:date="2026-09-01T13:24:00Z" w16du:dateUtc="2026-09-01T11:24:00Z" w:id="325">
        <w:r w:rsidR="006F4991">
          <w:rPr>
            <w:rFonts w:ascii="Calibri" w:hAnsi="Calibri" w:eastAsia="Calibri" w:cs="Calibri"/>
            <w:sz w:val="24"/>
            <w:szCs w:val="24"/>
            <w:lang w:val="en-US"/>
          </w:rPr>
          <w:t xml:space="preserve">on iWUE </w:t>
        </w:r>
      </w:ins>
      <w:r w:rsidRPr="6C22F0B7">
        <w:rPr>
          <w:rFonts w:ascii="Calibri" w:hAnsi="Calibri" w:eastAsia="Calibri" w:cs="Calibri"/>
          <w:sz w:val="24"/>
          <w:szCs w:val="24"/>
          <w:lang w:val="en-US"/>
        </w:rPr>
        <w:t xml:space="preserve">have been conducted </w:t>
      </w:r>
      <w:ins w:author="Marijn Bauters" w:date="2026-09-01T13:24:00Z" w16du:dateUtc="2026-09-01T11:24:00Z" w:id="326">
        <w:r w:rsidR="006F4991">
          <w:rPr>
            <w:rFonts w:ascii="Calibri" w:hAnsi="Calibri" w:eastAsia="Calibri" w:cs="Calibri"/>
            <w:sz w:val="24"/>
            <w:szCs w:val="24"/>
            <w:lang w:val="en-US"/>
          </w:rPr>
          <w:t>o</w:t>
        </w:r>
      </w:ins>
      <w:del w:author="Marijn Bauters" w:date="2026-09-01T13:24:00Z" w16du:dateUtc="2026-09-01T11:24:00Z" w:id="327">
        <w:r w:rsidRPr="6C22F0B7" w:rsidDel="006F4991">
          <w:rPr>
            <w:rFonts w:ascii="Calibri" w:hAnsi="Calibri" w:eastAsia="Calibri" w:cs="Calibri"/>
            <w:sz w:val="24"/>
            <w:szCs w:val="24"/>
            <w:lang w:val="en-US"/>
          </w:rPr>
          <w:delText>i</w:delText>
        </w:r>
      </w:del>
      <w:r w:rsidRPr="6C22F0B7">
        <w:rPr>
          <w:rFonts w:ascii="Calibri" w:hAnsi="Calibri" w:eastAsia="Calibri" w:cs="Calibri"/>
          <w:sz w:val="24"/>
          <w:szCs w:val="24"/>
          <w:lang w:val="en-US"/>
        </w:rPr>
        <w:t xml:space="preserve">n </w:t>
      </w:r>
      <w:del w:author="Marijn Bauters" w:date="2026-09-01T13:24:00Z" w16du:dateUtc="2026-09-01T11:24:00Z" w:id="328">
        <w:r w:rsidRPr="6C22F0B7" w:rsidDel="006F4991" w:rsidR="008113F8">
          <w:rPr>
            <w:rFonts w:ascii="Calibri" w:hAnsi="Calibri" w:eastAsia="Calibri" w:cs="Calibri"/>
            <w:sz w:val="24"/>
            <w:szCs w:val="24"/>
            <w:lang w:val="en-US"/>
          </w:rPr>
          <w:delText xml:space="preserve">species of </w:delText>
        </w:r>
      </w:del>
      <w:r w:rsidRPr="6C22F0B7">
        <w:rPr>
          <w:rFonts w:ascii="Calibri" w:hAnsi="Calibri" w:eastAsia="Calibri" w:cs="Calibri"/>
          <w:sz w:val="24"/>
          <w:szCs w:val="24"/>
          <w:lang w:val="en-US"/>
        </w:rPr>
        <w:t>temperate forest</w:t>
      </w:r>
      <w:ins w:author="Marijn Bauters" w:date="2026-09-01T13:24:00Z" w16du:dateUtc="2026-09-01T11:24:00Z" w:id="329">
        <w:r w:rsidR="006F4991">
          <w:rPr>
            <w:rFonts w:ascii="Calibri" w:hAnsi="Calibri" w:eastAsia="Calibri" w:cs="Calibri"/>
            <w:sz w:val="24"/>
            <w:szCs w:val="24"/>
            <w:lang w:val="en-US"/>
          </w:rPr>
          <w:t xml:space="preserve"> trees</w:t>
        </w:r>
      </w:ins>
      <w:r w:rsidRPr="6C22F0B7">
        <w:rPr>
          <w:rFonts w:ascii="Calibri" w:hAnsi="Calibri" w:eastAsia="Calibri" w:cs="Calibri"/>
          <w:sz w:val="24"/>
          <w:szCs w:val="24"/>
          <w:lang w:val="en-US"/>
        </w:rPr>
        <w:t>, w</w:t>
      </w:r>
      <w:r w:rsidRPr="6C22F0B7" w:rsidR="7A53E70E">
        <w:rPr>
          <w:rFonts w:ascii="Calibri" w:hAnsi="Calibri" w:eastAsia="Calibri" w:cs="Calibri"/>
          <w:sz w:val="24"/>
          <w:szCs w:val="24"/>
          <w:lang w:val="en-US"/>
        </w:rPr>
        <w:t xml:space="preserve">ith contrasting responses. For instance, increased </w:t>
      </w:r>
      <w:r w:rsidRPr="6C22F0B7">
        <w:rPr>
          <w:rFonts w:ascii="Calibri" w:hAnsi="Calibri" w:eastAsia="Calibri" w:cs="Calibri"/>
          <w:sz w:val="24"/>
          <w:szCs w:val="24"/>
          <w:lang w:val="en-US"/>
        </w:rPr>
        <w:t>iWUE following N addition</w:t>
      </w:r>
      <w:r w:rsidRPr="6C22F0B7" w:rsidR="4F206177">
        <w:rPr>
          <w:rFonts w:ascii="Calibri" w:hAnsi="Calibri" w:eastAsia="Calibri" w:cs="Calibri"/>
          <w:sz w:val="24"/>
          <w:szCs w:val="24"/>
          <w:lang w:val="en-US"/>
        </w:rPr>
        <w:t xml:space="preserve"> have found in </w:t>
      </w:r>
      <w:r w:rsidRPr="6C22F0B7" w:rsidR="4F206177">
        <w:rPr>
          <w:rFonts w:ascii="Calibri" w:hAnsi="Calibri" w:eastAsia="Calibri" w:cs="Calibri"/>
          <w:i/>
          <w:iCs/>
          <w:sz w:val="24"/>
          <w:szCs w:val="24"/>
          <w:lang w:val="en-US"/>
        </w:rPr>
        <w:t>Quercus</w:t>
      </w:r>
      <w:r w:rsidRPr="6C22F0B7" w:rsidR="4F206177">
        <w:rPr>
          <w:rFonts w:ascii="Calibri" w:hAnsi="Calibri" w:eastAsia="Calibri" w:cs="Calibri"/>
          <w:sz w:val="24"/>
          <w:szCs w:val="24"/>
          <w:lang w:val="en-US"/>
        </w:rPr>
        <w:t xml:space="preserve"> </w:t>
      </w:r>
      <w:r w:rsidRPr="6C22F0B7" w:rsidR="5AF0E49C">
        <w:rPr>
          <w:rFonts w:ascii="Calibri" w:hAnsi="Calibri" w:eastAsia="Calibri" w:cs="Calibri"/>
          <w:i/>
          <w:iCs/>
          <w:sz w:val="24"/>
          <w:szCs w:val="24"/>
          <w:lang w:val="en-US"/>
        </w:rPr>
        <w:t>velutiana</w:t>
      </w:r>
      <w:r w:rsidRPr="6C22F0B7" w:rsidR="144317DE">
        <w:rPr>
          <w:rFonts w:ascii="Calibri" w:hAnsi="Calibri" w:eastAsia="Calibri" w:cs="Calibri"/>
          <w:i/>
          <w:iCs/>
          <w:sz w:val="24"/>
          <w:szCs w:val="24"/>
          <w:lang w:val="en-US"/>
        </w:rPr>
        <w:t xml:space="preserve"> </w:t>
      </w:r>
      <w:sdt>
        <w:sdtPr>
          <w:tag w:val="MENDELEY_CITATION_v3_eyJjaXRhdGlvbklEIjoiTUVOREVMRVlfQ0lUQVRJT05fOTEzZmM3MjUtZmEwNC00ZDdlLTlmMWYtMzQ0N2ZiMDQ0N2E5IiwicHJvcGVydGllcyI6eyJub3RlSW5kZXgiOjB9LCJpc0VkaXRlZCI6ZmFsc2UsIm1hbnVhbE92ZXJyaWRlIjp7ImlzTWFudWFsbHlPdmVycmlkZGVuIjpmYWxzZSwiY2l0ZXByb2NUZXh0IjoiKEplbm5pbmdzIGV0IGFsLiwgMjAxNikiLCJtYW51YWxPdmVycmlkZVRleHQiOiIifSwiY2l0YXRpb25JdGVtcyI6W3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
          <w:id w:val="424623621"/>
          <w:placeholder>
            <w:docPart w:val="DefaultPlaceholder_-1854013440"/>
          </w:placeholder>
        </w:sdtPr>
        <w:sdtContent>
          <w:r w:rsidRPr="6C22F0B7" w:rsidR="1823EB44">
            <w:rPr>
              <w:rFonts w:ascii="Calibri" w:hAnsi="Calibri" w:eastAsia="Calibri" w:cs="Calibri"/>
              <w:color w:val="000000" w:themeColor="text1"/>
              <w:sz w:val="24"/>
              <w:szCs w:val="24"/>
              <w:lang w:val="en-US"/>
            </w:rPr>
            <w:t>(Jennings et al., 2016)</w:t>
          </w:r>
        </w:sdtContent>
      </w:sdt>
      <w:r w:rsidRPr="001D6548" w:rsidR="006D2921">
        <w:rPr>
          <w:lang w:val="en-GB"/>
          <w:rPrChange w:author="Thomas Sibret [2]" w:date="2026-08-24T11:01:00Z" w16du:dateUtc="2026-08-24T09:01:00Z" w:id="330">
            <w:rPr/>
          </w:rPrChange>
        </w:rPr>
        <w:t xml:space="preserve"> </w:t>
      </w:r>
      <w:r w:rsidRPr="001D6548" w:rsidR="4F206177">
        <w:rPr>
          <w:lang w:val="en-GB"/>
          <w:rPrChange w:author="Thomas Sibret [2]" w:date="2026-08-24T11:01:00Z" w16du:dateUtc="2026-08-24T09:01:00Z" w:id="331">
            <w:rPr/>
          </w:rPrChange>
        </w:rPr>
        <w:t xml:space="preserve">and mature </w:t>
      </w:r>
      <w:r w:rsidRPr="6C22F0B7" w:rsidR="4F206177">
        <w:rPr>
          <w:rFonts w:ascii="Calibri" w:hAnsi="Calibri" w:eastAsia="Calibri" w:cs="Calibri"/>
          <w:i/>
          <w:iCs/>
          <w:sz w:val="24"/>
          <w:szCs w:val="24"/>
          <w:lang w:val="en-US"/>
        </w:rPr>
        <w:t>Acer saccharum</w:t>
      </w:r>
      <w:r w:rsidRPr="6C22F0B7">
        <w:rPr>
          <w:rFonts w:ascii="Calibri" w:hAnsi="Calibri" w:eastAsia="Calibri" w:cs="Calibri"/>
          <w:sz w:val="24"/>
          <w:szCs w:val="24"/>
          <w:lang w:val="en-US"/>
        </w:rPr>
        <w:t xml:space="preserve"> (</w:t>
      </w:r>
      <w:sdt>
        <w:sdtPr>
          <w:tag w:val="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
          <w:id w:val="1651627640"/>
          <w:placeholder>
            <w:docPart w:val="DefaultPlaceholder_-1854013440"/>
          </w:placeholder>
        </w:sdtPr>
        <w:sdtContent>
          <w:r w:rsidRPr="6C22F0B7" w:rsidR="1823EB44">
            <w:rPr>
              <w:rFonts w:ascii="Calibri" w:hAnsi="Calibri" w:eastAsia="Calibri" w:cs="Calibri"/>
              <w:color w:val="000000" w:themeColor="text1"/>
              <w:sz w:val="24"/>
              <w:szCs w:val="24"/>
              <w:lang w:val="en-US"/>
            </w:rPr>
            <w:t>Jennings et al., 2016; Perkowski et al., 2025)</w:t>
          </w:r>
        </w:sdtContent>
      </w:sdt>
      <w:r w:rsidRPr="6C22F0B7" w:rsidR="42E1A698">
        <w:rPr>
          <w:rFonts w:ascii="Calibri" w:hAnsi="Calibri" w:eastAsia="Calibri" w:cs="Calibri"/>
          <w:color w:val="000000" w:themeColor="text1"/>
          <w:sz w:val="24"/>
          <w:szCs w:val="24"/>
          <w:lang w:val="en-US"/>
        </w:rPr>
        <w:t>;</w:t>
      </w:r>
      <w:r w:rsidRPr="6C22F0B7">
        <w:rPr>
          <w:rFonts w:ascii="Calibri" w:hAnsi="Calibri" w:eastAsia="Calibri" w:cs="Calibri"/>
          <w:color w:val="000000" w:themeColor="text1"/>
          <w:sz w:val="24"/>
          <w:szCs w:val="24"/>
          <w:lang w:val="en-US"/>
        </w:rPr>
        <w:t xml:space="preserve"> </w:t>
      </w:r>
      <w:r w:rsidRPr="6C22F0B7" w:rsidR="006D2921">
        <w:rPr>
          <w:rFonts w:ascii="Calibri" w:hAnsi="Calibri" w:eastAsia="Calibri" w:cs="Calibri"/>
          <w:color w:val="000000" w:themeColor="text1"/>
          <w:sz w:val="24"/>
          <w:szCs w:val="24"/>
          <w:lang w:val="en-US"/>
        </w:rPr>
        <w:t>but not in other tree species</w:t>
      </w:r>
      <w:r w:rsidRPr="6C22F0B7">
        <w:rPr>
          <w:rFonts w:ascii="Calibri" w:hAnsi="Calibri" w:eastAsia="Calibri" w:cs="Calibri"/>
          <w:color w:val="000000" w:themeColor="text1"/>
          <w:sz w:val="24"/>
          <w:szCs w:val="24"/>
          <w:lang w:val="en-US"/>
        </w:rPr>
        <w:t xml:space="preserve"> </w:t>
      </w:r>
      <w:sdt>
        <w:sdtPr>
          <w:tag w:val="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
          <w:id w:val="1567648809"/>
          <w:placeholder>
            <w:docPart w:val="DefaultPlaceholder_-1854013440"/>
          </w:placeholder>
        </w:sdtPr>
        <w:sdtContent>
          <w:r w:rsidRPr="6C22F0B7" w:rsidR="1823EB44">
            <w:rPr>
              <w:rFonts w:ascii="Calibri" w:hAnsi="Calibri" w:eastAsia="Calibri" w:cs="Calibri"/>
              <w:color w:val="000000" w:themeColor="text1"/>
              <w:sz w:val="24"/>
              <w:szCs w:val="24"/>
              <w:lang w:val="en-US"/>
            </w:rPr>
            <w:t>(Giammarchi et al., 2019; Li et al., 2015; Mo et al., 2021)</w:t>
          </w:r>
        </w:sdtContent>
      </w:sdt>
      <w:r w:rsidRPr="001D6548" w:rsidR="006D2921">
        <w:rPr>
          <w:lang w:val="en-GB"/>
          <w:rPrChange w:author="Thomas Sibret [2]" w:date="2026-08-24T11:01:00Z" w16du:dateUtc="2026-08-24T09:01:00Z" w:id="332">
            <w:rPr/>
          </w:rPrChange>
        </w:rPr>
        <w:t xml:space="preserve">. Furthermore, </w:t>
      </w:r>
      <w:r w:rsidRPr="001D6548" w:rsidR="00EF5A1D">
        <w:rPr>
          <w:lang w:val="en-GB"/>
          <w:rPrChange w:author="Thomas Sibret [2]" w:date="2026-08-24T11:01:00Z" w16du:dateUtc="2026-08-24T09:01:00Z" w:id="333">
            <w:rPr/>
          </w:rPrChange>
        </w:rPr>
        <w:t>decreased iWUE has been reported under increased</w:t>
      </w:r>
      <w:r w:rsidRPr="001D6548">
        <w:rPr>
          <w:lang w:val="en-GB"/>
          <w:rPrChange w:author="Thomas Sibret [2]" w:date="2026-08-24T11:01:00Z" w16du:dateUtc="2026-08-24T09:01:00Z" w:id="334">
            <w:rPr/>
          </w:rPrChange>
        </w:rPr>
        <w:t xml:space="preserve"> N</w:t>
      </w:r>
      <w:r w:rsidRPr="001D6548" w:rsidR="00EF5A1D">
        <w:rPr>
          <w:lang w:val="en-GB"/>
          <w:rPrChange w:author="Thomas Sibret [2]" w:date="2026-08-24T11:01:00Z" w16du:dateUtc="2026-08-24T09:01:00Z" w:id="335">
            <w:rPr/>
          </w:rPrChange>
        </w:rPr>
        <w:t xml:space="preserve"> availability related to</w:t>
      </w:r>
      <w:r w:rsidRPr="001D6548">
        <w:rPr>
          <w:lang w:val="en-GB"/>
          <w:rPrChange w:author="Thomas Sibret [2]" w:date="2026-08-24T11:01:00Z" w16du:dateUtc="2026-08-24T09:01:00Z" w:id="336">
            <w:rPr/>
          </w:rPrChange>
        </w:rPr>
        <w:t xml:space="preserve"> pollution </w:t>
      </w:r>
      <w:sdt>
        <w:sdtPr>
          <w:tag w:val="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
          <w:id w:val="1070347842"/>
          <w:placeholder>
            <w:docPart w:val="DefaultPlaceholder_-1854013440"/>
          </w:placeholder>
        </w:sdtPr>
        <w:sdtContent>
          <w:r w:rsidRPr="001D6548" w:rsidR="1823EB44">
            <w:rPr>
              <w:rFonts w:ascii="Calibri" w:hAnsi="Calibri" w:eastAsia="Calibri" w:cs="Calibri"/>
              <w:color w:val="000000" w:themeColor="text1"/>
              <w:lang w:val="en-GB"/>
              <w:rPrChange w:author="Thomas Sibret [2]" w:date="2026-08-24T11:01:00Z" w16du:dateUtc="2026-08-24T09:01:00Z" w:id="337">
                <w:rPr>
                  <w:rFonts w:ascii="Calibri" w:hAnsi="Calibri" w:eastAsia="Calibri" w:cs="Calibri"/>
                  <w:color w:val="000000" w:themeColor="text1"/>
                </w:rPr>
              </w:rPrChange>
            </w:rPr>
            <w:t>(Huang et al., 2016)</w:t>
          </w:r>
        </w:sdtContent>
      </w:sdt>
      <w:r w:rsidRPr="001D6548">
        <w:rPr>
          <w:lang w:val="en-GB"/>
          <w:rPrChange w:author="Thomas Sibret [2]" w:date="2026-08-24T11:01:00Z" w16du:dateUtc="2026-08-24T09:01:00Z" w:id="338">
            <w:rPr/>
          </w:rPrChange>
        </w:rPr>
        <w:t xml:space="preserve">. </w:t>
      </w:r>
      <w:r w:rsidRPr="6C22F0B7">
        <w:rPr>
          <w:rFonts w:ascii="Calibri" w:hAnsi="Calibri" w:eastAsia="Calibri" w:cs="Calibri"/>
          <w:lang w:val="en-US"/>
        </w:rPr>
        <w:t>Consequently, it remains unclear whether increas</w:t>
      </w:r>
      <w:r w:rsidRPr="6C22F0B7" w:rsidR="00EF5A1D">
        <w:rPr>
          <w:rFonts w:ascii="Calibri" w:hAnsi="Calibri" w:eastAsia="Calibri" w:cs="Calibri"/>
          <w:lang w:val="en-US"/>
        </w:rPr>
        <w:t>ed</w:t>
      </w:r>
      <w:r w:rsidRPr="6C22F0B7">
        <w:rPr>
          <w:rFonts w:ascii="Calibri" w:hAnsi="Calibri" w:eastAsia="Calibri" w:cs="Calibri"/>
          <w:lang w:val="en-US"/>
        </w:rPr>
        <w:t xml:space="preserve"> nutrient availability consistently alters </w:t>
      </w:r>
      <w:del w:author="Marijn Bauters" w:date="2026-09-01T13:24:00Z" w16du:dateUtc="2026-09-01T11:24:00Z" w:id="339">
        <w:r w:rsidRPr="6C22F0B7" w:rsidDel="004A150B">
          <w:rPr>
            <w:rFonts w:ascii="Calibri" w:hAnsi="Calibri" w:eastAsia="Calibri" w:cs="Calibri"/>
            <w:lang w:val="en-US"/>
          </w:rPr>
          <w:delText xml:space="preserve"> </w:delText>
        </w:r>
      </w:del>
      <w:r w:rsidRPr="6C22F0B7">
        <w:rPr>
          <w:rFonts w:ascii="Calibri" w:hAnsi="Calibri" w:eastAsia="Calibri" w:cs="Calibri"/>
          <w:lang w:val="en-US"/>
        </w:rPr>
        <w:t>iWUE</w:t>
      </w:r>
      <w:r w:rsidRPr="6C22F0B7" w:rsidR="00D44273">
        <w:rPr>
          <w:rFonts w:ascii="Calibri" w:hAnsi="Calibri" w:eastAsia="Calibri" w:cs="Calibri"/>
          <w:lang w:val="en-US"/>
        </w:rPr>
        <w:t>, particularly</w:t>
      </w:r>
      <w:r w:rsidRPr="6C22F0B7">
        <w:rPr>
          <w:rFonts w:ascii="Calibri" w:hAnsi="Calibri" w:eastAsia="Calibri" w:cs="Calibri"/>
          <w:lang w:val="en-US"/>
        </w:rPr>
        <w:t xml:space="preserve"> in species-rich TMFs across elevational gradients.</w:t>
      </w:r>
    </w:p>
    <w:p w:rsidR="00D63781" w:rsidP="6E51B7F6" w:rsidRDefault="6A4A4D2B" w14:paraId="2E7A11A8" w14:textId="7FA77F40">
      <w:pPr>
        <w:pStyle w:val="Normal"/>
        <w:spacing w:before="240" w:after="240" w:line="480" w:lineRule="auto"/>
        <w:jc w:val="both"/>
        <w:rPr>
          <w:ins w:author="Marijn Bauters" w:date="2026-09-01T13:27:00Z" w16du:dateUtc="2026-09-01T11:27:00Z" w:id="42220899"/>
          <w:rFonts w:ascii="Calibri" w:hAnsi="Calibri" w:eastAsia="Calibri" w:cs="Calibri"/>
          <w:sz w:val="24"/>
          <w:szCs w:val="24"/>
          <w:lang w:val="en-US"/>
        </w:rPr>
      </w:pPr>
      <w:r w:rsidRPr="6E51B7F6" w:rsidR="6A4A4D2B">
        <w:rPr>
          <w:rFonts w:ascii="Calibri" w:hAnsi="Calibri" w:eastAsia="Calibri" w:cs="Calibri"/>
          <w:sz w:val="24"/>
          <w:szCs w:val="24"/>
          <w:lang w:val="en-US"/>
        </w:rPr>
        <w:t xml:space="preserve">In this study, we investigated how long-term nutrient addition influences leaf nutrient </w:t>
      </w:r>
      <w:r w:rsidRPr="6E51B7F6" w:rsidR="008113F8">
        <w:rPr>
          <w:rFonts w:ascii="Calibri" w:hAnsi="Calibri" w:eastAsia="Calibri" w:cs="Calibri"/>
          <w:sz w:val="24"/>
          <w:szCs w:val="24"/>
          <w:lang w:val="en-US"/>
        </w:rPr>
        <w:t xml:space="preserve">concentrations </w:t>
      </w:r>
      <w:r w:rsidRPr="6E51B7F6" w:rsidR="6A4A4D2B">
        <w:rPr>
          <w:rFonts w:ascii="Calibri" w:hAnsi="Calibri" w:eastAsia="Calibri" w:cs="Calibri"/>
          <w:sz w:val="24"/>
          <w:szCs w:val="24"/>
          <w:lang w:val="en-US"/>
        </w:rPr>
        <w:t xml:space="preserve">and </w:t>
      </w:r>
      <w:r w:rsidRPr="6E51B7F6" w:rsidR="6A4A4D2B">
        <w:rPr>
          <w:rFonts w:ascii="Calibri" w:hAnsi="Calibri" w:eastAsia="Calibri" w:cs="Calibri"/>
          <w:sz w:val="24"/>
          <w:szCs w:val="24"/>
          <w:lang w:val="en-US"/>
        </w:rPr>
        <w:t>iWUE</w:t>
      </w:r>
      <w:r w:rsidRPr="6E51B7F6" w:rsidR="6A4A4D2B">
        <w:rPr>
          <w:rFonts w:ascii="Calibri" w:hAnsi="Calibri" w:eastAsia="Calibri" w:cs="Calibri"/>
          <w:sz w:val="24"/>
          <w:szCs w:val="24"/>
          <w:lang w:val="en-US"/>
        </w:rPr>
        <w:t xml:space="preserve"> across an elevational gradient in the Nutrient Manipulation Experiment (NUMEX) in Ecuadorian </w:t>
      </w:r>
      <w:commentRangeStart w:id="346"/>
      <w:r w:rsidRPr="6E51B7F6" w:rsidR="6A4A4D2B">
        <w:rPr>
          <w:rFonts w:ascii="Calibri" w:hAnsi="Calibri" w:eastAsia="Calibri" w:cs="Calibri"/>
          <w:sz w:val="24"/>
          <w:szCs w:val="24"/>
          <w:lang w:val="en-US"/>
        </w:rPr>
        <w:t>TMFs</w:t>
      </w:r>
      <w:commentRangeEnd w:id="346"/>
      <w:r>
        <w:rPr>
          <w:rStyle w:val="CommentReference"/>
        </w:rPr>
        <w:commentReference w:id="346"/>
      </w:r>
      <w:r w:rsidRPr="6E51B7F6" w:rsidR="6A4A4D2B">
        <w:rPr>
          <w:rFonts w:ascii="Calibri" w:hAnsi="Calibri" w:eastAsia="Calibri" w:cs="Calibri"/>
          <w:sz w:val="24"/>
          <w:szCs w:val="24"/>
          <w:lang w:val="en-US"/>
        </w:rPr>
        <w:t xml:space="preserve">. </w:t>
      </w:r>
      <w:ins w:author="Marijn Bauters" w:date="2026-09-01T13:26:00Z" w16du:dateUtc="2026-09-01T11:26:00Z" w:id="430142965">
        <w:r w:rsidRPr="6E51B7F6" w:rsidR="005C63DA">
          <w:rPr>
            <w:rFonts w:ascii="Calibri" w:hAnsi="Calibri" w:eastAsia="Calibri" w:cs="Calibri"/>
            <w:sz w:val="24"/>
            <w:szCs w:val="24"/>
            <w:lang w:val="en-US"/>
          </w:rPr>
          <w:t xml:space="preserve">The Nutrient Manipulation Experiment (NUMEX) was </w:t>
        </w:r>
        <w:r w:rsidRPr="6E51B7F6" w:rsidR="005C63DA">
          <w:rPr>
            <w:rFonts w:ascii="Calibri" w:hAnsi="Calibri" w:eastAsia="Calibri" w:cs="Calibri"/>
            <w:sz w:val="24"/>
            <w:szCs w:val="24"/>
            <w:lang w:val="en-US"/>
          </w:rPr>
          <w:t>established</w:t>
        </w:r>
        <w:r w:rsidRPr="6E51B7F6" w:rsidR="005C63DA">
          <w:rPr>
            <w:rFonts w:ascii="Calibri" w:hAnsi="Calibri" w:eastAsia="Calibri" w:cs="Calibri"/>
            <w:sz w:val="24"/>
            <w:szCs w:val="24"/>
            <w:lang w:val="en-US"/>
          </w:rPr>
          <w:t xml:space="preserve"> in 2009 in mature tropical montane forest in southern Ecuador to investigate the long-</w:t>
        </w:r>
      </w:ins>
      <w:commentRangeStart w:id="348"/>
      <w:commentRangeStart w:id="349"/>
      <w:ins w:author="Marijn Bauters" w:date="2026-09-01T13:26:00Z" w16du:dateUtc="2026-09-01T11:26:00Z" w:id="161234757">
        <w:r w:rsidRPr="6E51B7F6" w:rsidR="005C63DA">
          <w:rPr>
            <w:rFonts w:ascii="Calibri" w:hAnsi="Calibri" w:eastAsia="Calibri" w:cs="Calibri"/>
            <w:sz w:val="24"/>
            <w:szCs w:val="24"/>
            <w:lang w:val="en-US"/>
          </w:rPr>
          <w:t>term consequences of nutrient enrichment</w:t>
        </w:r>
      </w:ins>
      <w:commentRangeEnd w:id="348"/>
      <w:r>
        <w:rPr>
          <w:rStyle w:val="CommentReference"/>
        </w:rPr>
        <w:commentReference w:id="348"/>
      </w:r>
      <w:commentRangeEnd w:id="349"/>
      <w:r>
        <w:rPr>
          <w:rStyle w:val="CommentReference"/>
        </w:rPr>
        <w:commentReference w:id="349"/>
      </w:r>
      <w:ins w:author="Marijn Bauters" w:date="2026-09-01T13:26:00Z" w16du:dateUtc="2026-09-01T11:26:00Z" w:id="1285221661">
        <w:r w:rsidRPr="6E51B7F6" w:rsidR="005C63DA">
          <w:rPr>
            <w:rFonts w:ascii="Calibri" w:hAnsi="Calibri" w:eastAsia="Calibri" w:cs="Calibri"/>
            <w:sz w:val="24"/>
            <w:szCs w:val="24"/>
            <w:lang w:val="en-US"/>
          </w:rPr>
          <w:t>.</w:t>
        </w:r>
        <w:r w:rsidRPr="6E51B7F6" w:rsidR="00D63781">
          <w:rPr>
            <w:rFonts w:ascii="Calibri" w:hAnsi="Calibri" w:eastAsia="Calibri" w:cs="Calibri"/>
            <w:sz w:val="24"/>
            <w:szCs w:val="24"/>
            <w:lang w:val="en-US"/>
          </w:rPr>
          <w:t xml:space="preserve"> </w:t>
        </w:r>
      </w:ins>
      <w:ins w:author="Marijn Bauters" w:date="2026-09-01T13:27:00Z" w16du:dateUtc="2026-09-01T11:27:00Z" w:id="1647234456">
        <w:r w:rsidRPr="6E51B7F6" w:rsidR="00D63781">
          <w:rPr>
            <w:rFonts w:ascii="Calibri" w:hAnsi="Calibri" w:eastAsia="Calibri" w:cs="Calibri"/>
            <w:sz w:val="24"/>
            <w:szCs w:val="24"/>
            <w:lang w:val="en-US"/>
          </w:rPr>
          <w:t xml:space="preserve"> NUMEX has a full factorial nutrient addition design at three sites: 1000 m, 2000 and 3000 m in elevation. Along this gradient, there is co-limitation by nitrogen (N) and phosphorus (P) at low and middle elevations, with N limitation at 3000 m </w:t>
        </w:r>
      </w:ins>
      <w:commentRangeStart w:id="352"/>
      <w:ins w:author="Marijn Bauters" w:date="2026-09-01T13:27:00Z" w16du:dateUtc="2026-09-01T11:27:00Z" w:id="1194944333">
        <w:r w:rsidRPr="6E51B7F6" w:rsidR="00D63781">
          <w:rPr>
            <w:rFonts w:ascii="Calibri" w:hAnsi="Calibri" w:eastAsia="Calibri" w:cs="Calibri"/>
            <w:sz w:val="24"/>
            <w:szCs w:val="24"/>
            <w:lang w:val="en-US"/>
          </w:rPr>
          <w:t>(Camenzind et al., 2019)</w:t>
        </w:r>
        <w:r w:rsidRPr="6E51B7F6" w:rsidR="00D63781">
          <w:rPr>
            <w:rFonts w:ascii="Calibri" w:hAnsi="Calibri" w:eastAsia="Calibri" w:cs="Calibri"/>
            <w:sz w:val="24"/>
            <w:szCs w:val="24"/>
            <w:lang w:val="en-US"/>
          </w:rPr>
          <w:t xml:space="preserve">. </w:t>
        </w:r>
      </w:ins>
      <w:commentRangeEnd w:id="352"/>
      <w:r>
        <w:rPr>
          <w:rStyle w:val="CommentReference"/>
        </w:rPr>
        <w:commentReference w:id="352"/>
      </w:r>
      <w:ins w:author="Marijn Bauters" w:date="2026-09-01T13:27:00Z" w16du:dateUtc="2026-09-01T11:27:00Z" w:id="568267646">
        <w:r w:rsidRPr="6E51B7F6" w:rsidR="00D63781">
          <w:rPr>
            <w:rFonts w:ascii="Calibri" w:hAnsi="Calibri" w:eastAsia="Calibri" w:cs="Calibri"/>
            <w:sz w:val="24"/>
            <w:szCs w:val="24"/>
            <w:lang w:val="en-US"/>
          </w:rPr>
          <w:t xml:space="preserve"> </w:t>
        </w:r>
        <w:r w:rsidRPr="6E51B7F6" w:rsidR="00D63781">
          <w:rPr>
            <w:rFonts w:ascii="Calibri" w:hAnsi="Calibri" w:eastAsia="Calibri" w:cs="Calibri"/>
            <w:sz w:val="24"/>
            <w:szCs w:val="24"/>
            <w:lang w:val="en-US"/>
          </w:rPr>
          <w:t>Previous</w:t>
        </w:r>
        <w:r w:rsidRPr="6E51B7F6" w:rsidR="00D63781">
          <w:rPr>
            <w:rFonts w:ascii="Calibri" w:hAnsi="Calibri" w:eastAsia="Calibri" w:cs="Calibri"/>
            <w:sz w:val="24"/>
            <w:szCs w:val="24"/>
            <w:lang w:val="en-US"/>
          </w:rPr>
          <w:t xml:space="preserve"> studies have shown that N+P addition rapidly increases tree growth rates </w:t>
        </w:r>
      </w:ins>
      <w:commentRangeStart w:id="354"/>
      <w:ins w:author="Marijn Bauters" w:date="2026-09-01T13:27:00Z" w16du:dateUtc="2026-09-01T11:27:00Z" w:id="568620811">
        <w:r w:rsidRPr="6E51B7F6" w:rsidR="00D63781">
          <w:rPr>
            <w:rFonts w:ascii="Calibri" w:hAnsi="Calibri" w:eastAsia="Calibri" w:cs="Calibri"/>
            <w:sz w:val="24"/>
            <w:szCs w:val="24"/>
            <w:lang w:val="en-US"/>
          </w:rPr>
          <w:t>(Homeier et al., 2011</w:t>
        </w:r>
        <w:r w:rsidRPr="6E51B7F6" w:rsidR="00D63781">
          <w:rPr>
            <w:rFonts w:ascii="Calibri" w:hAnsi="Calibri" w:eastAsia="Calibri" w:cs="Calibri"/>
            <w:sz w:val="24"/>
            <w:szCs w:val="24"/>
            <w:lang w:val="en-US"/>
          </w:rPr>
          <w:t>),</w:t>
        </w:r>
      </w:ins>
      <w:commentRangeEnd w:id="354"/>
      <w:r>
        <w:rPr>
          <w:rStyle w:val="CommentReference"/>
        </w:rPr>
        <w:commentReference w:id="354"/>
      </w:r>
      <w:ins w:author="Marijn Bauters" w:date="2026-09-01T13:27:00Z" w16du:dateUtc="2026-09-01T11:27:00Z" w:id="1497642823">
        <w:r w:rsidRPr="6E51B7F6" w:rsidR="00D63781">
          <w:rPr>
            <w:rFonts w:ascii="Calibri" w:hAnsi="Calibri" w:eastAsia="Calibri" w:cs="Calibri"/>
            <w:sz w:val="24"/>
            <w:szCs w:val="24"/>
            <w:lang w:val="en-US"/>
          </w:rPr>
          <w:t xml:space="preserve"> and</w:t>
        </w:r>
        <w:r w:rsidRPr="6E51B7F6" w:rsidR="00D63781">
          <w:rPr>
            <w:rFonts w:ascii="Calibri" w:hAnsi="Calibri" w:eastAsia="Calibri" w:cs="Calibri"/>
            <w:sz w:val="24"/>
            <w:szCs w:val="24"/>
            <w:lang w:val="en-US"/>
          </w:rPr>
          <w:t xml:space="preserve"> stimulates growth of tree </w:t>
        </w:r>
        <w:r w:rsidRPr="6E51B7F6" w:rsidR="00D63781">
          <w:rPr>
            <w:rFonts w:ascii="Calibri" w:hAnsi="Calibri" w:eastAsia="Calibri" w:cs="Calibri"/>
            <w:sz w:val="24"/>
            <w:szCs w:val="24"/>
            <w:lang w:val="en-US"/>
          </w:rPr>
          <w:t xml:space="preserve">species with acquisitive resource-use strategies </w:t>
        </w:r>
        <w:r w:rsidRPr="6E51B7F6" w:rsidR="00D63781">
          <w:rPr>
            <w:rFonts w:ascii="Calibri" w:hAnsi="Calibri" w:eastAsia="Calibri" w:cs="Calibri"/>
            <w:sz w:val="24"/>
            <w:szCs w:val="24"/>
            <w:lang w:val="en-US"/>
          </w:rPr>
          <w:t>relative</w:t>
        </w:r>
        <w:r w:rsidRPr="6E51B7F6" w:rsidR="00D63781">
          <w:rPr>
            <w:rFonts w:ascii="Calibri" w:hAnsi="Calibri" w:eastAsia="Calibri" w:cs="Calibri"/>
            <w:sz w:val="24"/>
            <w:szCs w:val="24"/>
            <w:lang w:val="en-US"/>
          </w:rPr>
          <w:t xml:space="preserve"> to more conservative species (Báez &amp; Homeier, 2018). </w:t>
        </w:r>
      </w:ins>
    </w:p>
    <w:p w:rsidR="3885586B" w:rsidP="7569ADDF" w:rsidRDefault="6A4A4D2B" w14:paraId="6296B782" w14:textId="1AB15A7D">
      <w:pPr>
        <w:spacing w:before="240" w:after="240" w:line="480" w:lineRule="auto"/>
        <w:jc w:val="both"/>
        <w:rPr>
          <w:rFonts w:ascii="Calibri" w:hAnsi="Calibri" w:eastAsia="Calibri" w:cs="Calibri"/>
          <w:sz w:val="24"/>
          <w:szCs w:val="24"/>
          <w:lang w:val="en-US"/>
        </w:rPr>
      </w:pPr>
      <w:r w:rsidRPr="6E51B7F6" w:rsidR="6A4A4D2B">
        <w:rPr>
          <w:rFonts w:ascii="Calibri" w:hAnsi="Calibri" w:eastAsia="Calibri" w:cs="Calibri"/>
          <w:sz w:val="24"/>
          <w:szCs w:val="24"/>
          <w:lang w:val="en-US"/>
        </w:rPr>
        <w:t xml:space="preserve">By focusing on common tree species occurring at three elevations and combining foliar nutrient measurements with δ¹³C-derived estimates of </w:t>
      </w:r>
      <w:r w:rsidRPr="6E51B7F6" w:rsidR="6A4A4D2B">
        <w:rPr>
          <w:rFonts w:ascii="Calibri" w:hAnsi="Calibri" w:eastAsia="Calibri" w:cs="Calibri"/>
          <w:sz w:val="24"/>
          <w:szCs w:val="24"/>
          <w:lang w:val="en-US"/>
        </w:rPr>
        <w:t>iWUE</w:t>
      </w:r>
      <w:r w:rsidRPr="6E51B7F6" w:rsidR="6A4A4D2B">
        <w:rPr>
          <w:rFonts w:ascii="Calibri" w:hAnsi="Calibri" w:eastAsia="Calibri" w:cs="Calibri"/>
          <w:sz w:val="24"/>
          <w:szCs w:val="24"/>
          <w:lang w:val="en-US"/>
        </w:rPr>
        <w:t xml:space="preserve">, we addressed the following questions: (1) </w:t>
      </w:r>
      <w:commentRangeStart w:id="356"/>
      <w:r w:rsidRPr="6E51B7F6" w:rsidR="6A4A4D2B">
        <w:rPr>
          <w:rFonts w:ascii="Calibri" w:hAnsi="Calibri" w:eastAsia="Calibri" w:cs="Calibri"/>
          <w:b w:val="1"/>
          <w:bCs w:val="1"/>
          <w:sz w:val="24"/>
          <w:szCs w:val="24"/>
          <w:lang w:val="en-US"/>
        </w:rPr>
        <w:t>How</w:t>
      </w:r>
      <w:commentRangeEnd w:id="356"/>
      <w:r>
        <w:rPr>
          <w:rStyle w:val="CommentReference"/>
        </w:rPr>
        <w:commentReference w:id="356"/>
      </w:r>
      <w:r w:rsidRPr="6E51B7F6" w:rsidR="6A4A4D2B">
        <w:rPr>
          <w:rFonts w:ascii="Calibri" w:hAnsi="Calibri" w:eastAsia="Calibri" w:cs="Calibri"/>
          <w:b w:val="1"/>
          <w:bCs w:val="1"/>
          <w:sz w:val="24"/>
          <w:szCs w:val="24"/>
          <w:lang w:val="en-US"/>
        </w:rPr>
        <w:t xml:space="preserve"> does long-term nutrient addition affect foliar nutrient concentrations and nutrient </w:t>
      </w:r>
      <w:commentRangeStart w:id="357"/>
      <w:r w:rsidRPr="6E51B7F6" w:rsidR="6A4A4D2B">
        <w:rPr>
          <w:rFonts w:ascii="Calibri" w:hAnsi="Calibri" w:eastAsia="Calibri" w:cs="Calibri"/>
          <w:b w:val="1"/>
          <w:bCs w:val="1"/>
          <w:sz w:val="24"/>
          <w:szCs w:val="24"/>
          <w:lang w:val="en-US"/>
        </w:rPr>
        <w:t>stoichiometry</w:t>
      </w:r>
      <w:commentRangeEnd w:id="357"/>
      <w:r>
        <w:rPr>
          <w:rStyle w:val="CommentReference"/>
        </w:rPr>
        <w:commentReference w:id="357"/>
      </w:r>
      <w:r w:rsidRPr="6E51B7F6" w:rsidR="6A4A4D2B">
        <w:rPr>
          <w:rFonts w:ascii="Calibri" w:hAnsi="Calibri" w:eastAsia="Calibri" w:cs="Calibri"/>
          <w:b w:val="1"/>
          <w:bCs w:val="1"/>
          <w:sz w:val="24"/>
          <w:szCs w:val="24"/>
          <w:lang w:val="en-US"/>
        </w:rPr>
        <w:t>?</w:t>
      </w:r>
      <w:r w:rsidRPr="6E51B7F6" w:rsidR="6A4A4D2B">
        <w:rPr>
          <w:rFonts w:ascii="Calibri" w:hAnsi="Calibri" w:eastAsia="Calibri" w:cs="Calibri"/>
          <w:sz w:val="24"/>
          <w:szCs w:val="24"/>
          <w:lang w:val="en-US"/>
        </w:rPr>
        <w:t xml:space="preserve"> Based on </w:t>
      </w:r>
      <w:r w:rsidRPr="6E51B7F6" w:rsidR="6A4A4D2B">
        <w:rPr>
          <w:rFonts w:ascii="Calibri" w:hAnsi="Calibri" w:eastAsia="Calibri" w:cs="Calibri"/>
          <w:sz w:val="24"/>
          <w:szCs w:val="24"/>
          <w:lang w:val="en-US"/>
        </w:rPr>
        <w:t>previous</w:t>
      </w:r>
      <w:r w:rsidRPr="6E51B7F6" w:rsidR="6A4A4D2B">
        <w:rPr>
          <w:rFonts w:ascii="Calibri" w:hAnsi="Calibri" w:eastAsia="Calibri" w:cs="Calibri"/>
          <w:sz w:val="24"/>
          <w:szCs w:val="24"/>
          <w:lang w:val="en-US"/>
        </w:rPr>
        <w:t xml:space="preserve"> studies conducted within the NUMEX experiment, we expected nutrient addition</w:t>
      </w:r>
      <w:del w:author="Marijn Bauters" w:date="2026-09-01T13:27:00Z" w16du:dateUtc="2026-09-01T11:27:00Z" w:id="1762324206">
        <w:r w:rsidRPr="6E51B7F6" w:rsidDel="6A4A4D2B">
          <w:rPr>
            <w:rFonts w:ascii="Calibri" w:hAnsi="Calibri" w:eastAsia="Calibri" w:cs="Calibri"/>
            <w:sz w:val="24"/>
            <w:szCs w:val="24"/>
            <w:lang w:val="en-US"/>
          </w:rPr>
          <w:delText>,</w:delText>
        </w:r>
      </w:del>
      <w:r w:rsidRPr="6E51B7F6" w:rsidR="6A4A4D2B">
        <w:rPr>
          <w:rFonts w:ascii="Calibri" w:hAnsi="Calibri" w:eastAsia="Calibri" w:cs="Calibri"/>
          <w:sz w:val="24"/>
          <w:szCs w:val="24"/>
          <w:lang w:val="en-US"/>
        </w:rPr>
        <w:t xml:space="preserve"> to increase foliar nutrient concentrations </w:t>
      </w:r>
      <w:r w:rsidRPr="6E51B7F6" w:rsidR="6A4A4D2B">
        <w:rPr>
          <w:rFonts w:ascii="Calibri" w:hAnsi="Calibri" w:eastAsia="Calibri" w:cs="Calibri"/>
          <w:sz w:val="24"/>
          <w:szCs w:val="24"/>
          <w:lang w:val="en-US"/>
        </w:rPr>
        <w:t>relative</w:t>
      </w:r>
      <w:r w:rsidRPr="6E51B7F6" w:rsidR="6A4A4D2B">
        <w:rPr>
          <w:rFonts w:ascii="Calibri" w:hAnsi="Calibri" w:eastAsia="Calibri" w:cs="Calibri"/>
          <w:sz w:val="24"/>
          <w:szCs w:val="24"/>
          <w:lang w:val="en-US"/>
        </w:rPr>
        <w:t xml:space="preserve"> to control plots and alter leaf nutrient stoichiometry (Homeier et al., 2012; Cárate-Tandalla et al., 2018). (2) </w:t>
      </w:r>
      <w:r w:rsidRPr="6E51B7F6" w:rsidR="001A6CB0">
        <w:rPr>
          <w:rFonts w:ascii="Calibri" w:hAnsi="Calibri" w:eastAsia="Calibri" w:cs="Calibri"/>
          <w:b w:val="1"/>
          <w:bCs w:val="1"/>
          <w:sz w:val="24"/>
          <w:szCs w:val="24"/>
          <w:lang w:val="en-US"/>
        </w:rPr>
        <w:t>How does</w:t>
      </w:r>
      <w:r w:rsidRPr="6E51B7F6" w:rsidR="001A6CB0">
        <w:rPr>
          <w:rFonts w:ascii="Calibri" w:hAnsi="Calibri" w:eastAsia="Calibri" w:cs="Calibri"/>
          <w:b w:val="1"/>
          <w:bCs w:val="1"/>
          <w:sz w:val="24"/>
          <w:szCs w:val="24"/>
          <w:lang w:val="en-US"/>
        </w:rPr>
        <w:t xml:space="preserve"> </w:t>
      </w:r>
      <w:r w:rsidRPr="6E51B7F6" w:rsidR="6A4A4D2B">
        <w:rPr>
          <w:rFonts w:ascii="Calibri" w:hAnsi="Calibri" w:eastAsia="Calibri" w:cs="Calibri"/>
          <w:b w:val="1"/>
          <w:bCs w:val="1"/>
          <w:sz w:val="24"/>
          <w:szCs w:val="24"/>
          <w:lang w:val="en-US"/>
        </w:rPr>
        <w:t xml:space="preserve">increased nutrient availability </w:t>
      </w:r>
      <w:r w:rsidRPr="6E51B7F6" w:rsidR="001A6CB0">
        <w:rPr>
          <w:rFonts w:ascii="Calibri" w:hAnsi="Calibri" w:eastAsia="Calibri" w:cs="Calibri"/>
          <w:b w:val="1"/>
          <w:bCs w:val="1"/>
          <w:sz w:val="24"/>
          <w:szCs w:val="24"/>
          <w:lang w:val="en-US"/>
        </w:rPr>
        <w:t>affect</w:t>
      </w:r>
      <w:r w:rsidRPr="6E51B7F6" w:rsidR="001A6CB0">
        <w:rPr>
          <w:rFonts w:ascii="Calibri" w:hAnsi="Calibri" w:eastAsia="Calibri" w:cs="Calibri"/>
          <w:b w:val="1"/>
          <w:bCs w:val="1"/>
          <w:sz w:val="24"/>
          <w:szCs w:val="24"/>
          <w:lang w:val="en-US"/>
        </w:rPr>
        <w:t xml:space="preserve"> </w:t>
      </w:r>
      <w:r w:rsidRPr="6E51B7F6" w:rsidR="6A4A4D2B">
        <w:rPr>
          <w:rFonts w:ascii="Calibri" w:hAnsi="Calibri" w:eastAsia="Calibri" w:cs="Calibri"/>
          <w:b w:val="1"/>
          <w:bCs w:val="1"/>
          <w:sz w:val="24"/>
          <w:szCs w:val="24"/>
          <w:lang w:val="en-US"/>
        </w:rPr>
        <w:t>intrinsic water-use efficiency (iWUE)?</w:t>
      </w:r>
      <w:r w:rsidRPr="6E51B7F6" w:rsidR="6A4A4D2B">
        <w:rPr>
          <w:rFonts w:ascii="Calibri" w:hAnsi="Calibri" w:eastAsia="Calibri" w:cs="Calibri"/>
          <w:sz w:val="24"/>
          <w:szCs w:val="24"/>
          <w:lang w:val="en-US"/>
        </w:rPr>
        <w:t xml:space="preserve"> </w:t>
      </w:r>
      <w:commentRangeStart w:id="363"/>
      <w:r w:rsidRPr="6E51B7F6" w:rsidR="6A4A4D2B">
        <w:rPr>
          <w:rFonts w:ascii="Calibri" w:hAnsi="Calibri" w:eastAsia="Calibri" w:cs="Calibri"/>
          <w:sz w:val="24"/>
          <w:szCs w:val="24"/>
          <w:lang w:val="en-US"/>
        </w:rPr>
        <w:t xml:space="preserve">According to eco-evolutionary optimality theory, greater nutrient availability should promote higher photosynthetic capacity, thereby altering the balance between carbon assimilation and stomatal conductance (Prentice et al., 2014; Wang et al., 2017; Harrison et al., 2021). Consequently, we expected nutrient addition to modify </w:t>
      </w:r>
      <w:r w:rsidRPr="6E51B7F6" w:rsidR="6A4A4D2B">
        <w:rPr>
          <w:rFonts w:ascii="Calibri" w:hAnsi="Calibri" w:eastAsia="Calibri" w:cs="Calibri"/>
          <w:sz w:val="24"/>
          <w:szCs w:val="24"/>
          <w:lang w:val="en-US"/>
        </w:rPr>
        <w:t>iWUE</w:t>
      </w:r>
      <w:r w:rsidRPr="6E51B7F6" w:rsidR="6A4A4D2B">
        <w:rPr>
          <w:rFonts w:ascii="Calibri" w:hAnsi="Calibri" w:eastAsia="Calibri" w:cs="Calibri"/>
          <w:sz w:val="24"/>
          <w:szCs w:val="24"/>
          <w:lang w:val="en-US"/>
        </w:rPr>
        <w:t xml:space="preserve">, although both the </w:t>
      </w:r>
      <w:r w:rsidRPr="6E51B7F6" w:rsidR="6A4A4D2B">
        <w:rPr>
          <w:rFonts w:ascii="Calibri" w:hAnsi="Calibri" w:eastAsia="Calibri" w:cs="Calibri"/>
          <w:sz w:val="24"/>
          <w:szCs w:val="24"/>
          <w:lang w:val="en-US"/>
        </w:rPr>
        <w:t>magnitude</w:t>
      </w:r>
      <w:r w:rsidRPr="6E51B7F6" w:rsidR="6A4A4D2B">
        <w:rPr>
          <w:rFonts w:ascii="Calibri" w:hAnsi="Calibri" w:eastAsia="Calibri" w:cs="Calibri"/>
          <w:sz w:val="24"/>
          <w:szCs w:val="24"/>
          <w:lang w:val="en-US"/>
        </w:rPr>
        <w:t xml:space="preserve"> and direction of the response were expected to vary among species and across elevations because of differences in environmental conditions and species-specific resource-use strategies (</w:t>
      </w:r>
      <w:r w:rsidRPr="6E51B7F6" w:rsidR="6A4A4D2B">
        <w:rPr>
          <w:rFonts w:ascii="Calibri" w:hAnsi="Calibri" w:eastAsia="Calibri" w:cs="Calibri"/>
          <w:sz w:val="24"/>
          <w:szCs w:val="24"/>
          <w:lang w:val="en-US"/>
        </w:rPr>
        <w:t>Mumbaza</w:t>
      </w:r>
      <w:r w:rsidRPr="6E51B7F6" w:rsidR="6A4A4D2B">
        <w:rPr>
          <w:rFonts w:ascii="Calibri" w:hAnsi="Calibri" w:eastAsia="Calibri" w:cs="Calibri"/>
          <w:sz w:val="24"/>
          <w:szCs w:val="24"/>
          <w:lang w:val="en-US"/>
        </w:rPr>
        <w:t xml:space="preserve"> et al., 2021). </w:t>
      </w:r>
      <w:commentRangeEnd w:id="363"/>
      <w:r>
        <w:rPr>
          <w:rStyle w:val="CommentReference"/>
        </w:rPr>
        <w:commentReference w:id="363"/>
      </w:r>
      <w:r w:rsidRPr="6E51B7F6" w:rsidR="6A4A4D2B">
        <w:rPr>
          <w:rFonts w:ascii="Calibri" w:hAnsi="Calibri" w:eastAsia="Calibri" w:cs="Calibri"/>
          <w:sz w:val="24"/>
          <w:szCs w:val="24"/>
          <w:lang w:val="en-US"/>
        </w:rPr>
        <w:t xml:space="preserve">(3) </w:t>
      </w:r>
      <w:r w:rsidRPr="6E51B7F6" w:rsidR="6A4A4D2B">
        <w:rPr>
          <w:rFonts w:ascii="Calibri" w:hAnsi="Calibri" w:eastAsia="Calibri" w:cs="Calibri"/>
          <w:b w:val="1"/>
          <w:bCs w:val="1"/>
          <w:sz w:val="24"/>
          <w:szCs w:val="24"/>
          <w:lang w:val="en-US"/>
        </w:rPr>
        <w:t xml:space="preserve">How are foliar nutrient </w:t>
      </w:r>
      <w:r w:rsidRPr="6E51B7F6" w:rsidR="008113F8">
        <w:rPr>
          <w:rFonts w:ascii="Calibri" w:hAnsi="Calibri" w:eastAsia="Calibri" w:cs="Calibri"/>
          <w:b w:val="1"/>
          <w:bCs w:val="1"/>
          <w:sz w:val="24"/>
          <w:szCs w:val="24"/>
          <w:lang w:val="en-US"/>
        </w:rPr>
        <w:t xml:space="preserve">concentrations </w:t>
      </w:r>
      <w:r w:rsidRPr="6E51B7F6" w:rsidR="6A4A4D2B">
        <w:rPr>
          <w:rFonts w:ascii="Calibri" w:hAnsi="Calibri" w:eastAsia="Calibri" w:cs="Calibri"/>
          <w:b w:val="1"/>
          <w:bCs w:val="1"/>
          <w:sz w:val="24"/>
          <w:szCs w:val="24"/>
          <w:lang w:val="en-US"/>
        </w:rPr>
        <w:t xml:space="preserve">related to </w:t>
      </w:r>
      <w:del w:author="Marijn Bauters" w:date="2026-09-01T13:28:00Z" w16du:dateUtc="2026-09-01T11:28:00Z" w:id="1707481818">
        <w:r w:rsidRPr="6E51B7F6" w:rsidDel="6A4A4D2B">
          <w:rPr>
            <w:rFonts w:ascii="Calibri" w:hAnsi="Calibri" w:eastAsia="Calibri" w:cs="Calibri"/>
            <w:b w:val="1"/>
            <w:bCs w:val="1"/>
            <w:sz w:val="24"/>
            <w:szCs w:val="24"/>
            <w:lang w:val="en-US"/>
          </w:rPr>
          <w:delText>δ¹³C and</w:delText>
        </w:r>
      </w:del>
      <w:r w:rsidRPr="6E51B7F6" w:rsidR="6A4A4D2B">
        <w:rPr>
          <w:rFonts w:ascii="Calibri" w:hAnsi="Calibri" w:eastAsia="Calibri" w:cs="Calibri"/>
          <w:b w:val="1"/>
          <w:bCs w:val="1"/>
          <w:sz w:val="24"/>
          <w:szCs w:val="24"/>
          <w:lang w:val="en-US"/>
        </w:rPr>
        <w:t xml:space="preserve"> </w:t>
      </w:r>
      <w:r w:rsidRPr="6E51B7F6" w:rsidR="6A4A4D2B">
        <w:rPr>
          <w:rFonts w:ascii="Calibri" w:hAnsi="Calibri" w:eastAsia="Calibri" w:cs="Calibri"/>
          <w:b w:val="1"/>
          <w:bCs w:val="1"/>
          <w:sz w:val="24"/>
          <w:szCs w:val="24"/>
          <w:lang w:val="en-US"/>
        </w:rPr>
        <w:t>iWUE</w:t>
      </w:r>
      <w:r w:rsidRPr="6E51B7F6" w:rsidR="6A4A4D2B">
        <w:rPr>
          <w:rFonts w:ascii="Calibri" w:hAnsi="Calibri" w:eastAsia="Calibri" w:cs="Calibri"/>
          <w:b w:val="1"/>
          <w:bCs w:val="1"/>
          <w:sz w:val="24"/>
          <w:szCs w:val="24"/>
          <w:lang w:val="en-US"/>
        </w:rPr>
        <w:t>?</w:t>
      </w:r>
      <w:r w:rsidRPr="6E51B7F6" w:rsidR="6A4A4D2B">
        <w:rPr>
          <w:rFonts w:ascii="Calibri" w:hAnsi="Calibri" w:eastAsia="Calibri" w:cs="Calibri"/>
          <w:sz w:val="24"/>
          <w:szCs w:val="24"/>
          <w:lang w:val="en-US"/>
        </w:rPr>
        <w:t xml:space="preserve"> We expected trees with greater foliar nutrient concentrations, particularly </w:t>
      </w:r>
      <w:r w:rsidRPr="6E51B7F6" w:rsidR="008113F8">
        <w:rPr>
          <w:rFonts w:ascii="Calibri" w:hAnsi="Calibri" w:eastAsia="Calibri" w:cs="Calibri"/>
          <w:sz w:val="24"/>
          <w:szCs w:val="24"/>
          <w:lang w:val="en-US"/>
        </w:rPr>
        <w:t xml:space="preserve">N </w:t>
      </w:r>
      <w:r w:rsidRPr="6E51B7F6" w:rsidR="6A4A4D2B">
        <w:rPr>
          <w:rFonts w:ascii="Calibri" w:hAnsi="Calibri" w:eastAsia="Calibri" w:cs="Calibri"/>
          <w:sz w:val="24"/>
          <w:szCs w:val="24"/>
          <w:lang w:val="en-US"/>
        </w:rPr>
        <w:t xml:space="preserve">and </w:t>
      </w:r>
      <w:r w:rsidRPr="6E51B7F6" w:rsidR="008113F8">
        <w:rPr>
          <w:rFonts w:ascii="Calibri" w:hAnsi="Calibri" w:eastAsia="Calibri" w:cs="Calibri"/>
          <w:sz w:val="24"/>
          <w:szCs w:val="24"/>
          <w:lang w:val="en-US"/>
        </w:rPr>
        <w:t>P</w:t>
      </w:r>
      <w:r w:rsidRPr="6E51B7F6" w:rsidR="6A4A4D2B">
        <w:rPr>
          <w:rFonts w:ascii="Calibri" w:hAnsi="Calibri" w:eastAsia="Calibri" w:cs="Calibri"/>
          <w:sz w:val="24"/>
          <w:szCs w:val="24"/>
          <w:lang w:val="en-US"/>
        </w:rPr>
        <w:t xml:space="preserve">, to </w:t>
      </w:r>
      <w:r w:rsidRPr="6E51B7F6" w:rsidR="6A4A4D2B">
        <w:rPr>
          <w:rFonts w:ascii="Calibri" w:hAnsi="Calibri" w:eastAsia="Calibri" w:cs="Calibri"/>
          <w:sz w:val="24"/>
          <w:szCs w:val="24"/>
          <w:lang w:val="en-US"/>
        </w:rPr>
        <w:t>exhibit</w:t>
      </w:r>
      <w:r w:rsidRPr="6E51B7F6" w:rsidR="6A4A4D2B">
        <w:rPr>
          <w:rFonts w:ascii="Calibri" w:hAnsi="Calibri" w:eastAsia="Calibri" w:cs="Calibri"/>
          <w:sz w:val="24"/>
          <w:szCs w:val="24"/>
          <w:lang w:val="en-US"/>
        </w:rPr>
        <w:t xml:space="preserve"> higher photosynthetic capacity </w:t>
      </w:r>
      <w:commentRangeStart w:id="365"/>
      <w:r w:rsidRPr="6E51B7F6" w:rsidR="6A4A4D2B">
        <w:rPr>
          <w:rFonts w:ascii="Calibri" w:hAnsi="Calibri" w:eastAsia="Calibri" w:cs="Calibri"/>
          <w:sz w:val="24"/>
          <w:szCs w:val="24"/>
          <w:lang w:val="en-US"/>
        </w:rPr>
        <w:t xml:space="preserve">and </w:t>
      </w:r>
      <w:r w:rsidRPr="6E51B7F6" w:rsidR="6A4A4D2B">
        <w:rPr>
          <w:rFonts w:ascii="Calibri" w:hAnsi="Calibri" w:eastAsia="Calibri" w:cs="Calibri"/>
          <w:sz w:val="24"/>
          <w:szCs w:val="24"/>
          <w:lang w:val="en-US"/>
        </w:rPr>
        <w:t>consequently</w:t>
      </w:r>
      <w:r w:rsidRPr="6E51B7F6" w:rsidR="6A4A4D2B">
        <w:rPr>
          <w:rFonts w:ascii="Calibri" w:hAnsi="Calibri" w:eastAsia="Calibri" w:cs="Calibri"/>
          <w:sz w:val="24"/>
          <w:szCs w:val="24"/>
          <w:lang w:val="en-US"/>
        </w:rPr>
        <w:t xml:space="preserve"> higher </w:t>
      </w:r>
      <w:r w:rsidRPr="6E51B7F6" w:rsidR="6A4A4D2B">
        <w:rPr>
          <w:rFonts w:ascii="Calibri" w:hAnsi="Calibri" w:eastAsia="Calibri" w:cs="Calibri"/>
          <w:sz w:val="24"/>
          <w:szCs w:val="24"/>
          <w:lang w:val="en-US"/>
        </w:rPr>
        <w:t>iWUE</w:t>
      </w:r>
      <w:r w:rsidRPr="6E51B7F6" w:rsidR="6A4A4D2B">
        <w:rPr>
          <w:rFonts w:ascii="Calibri" w:hAnsi="Calibri" w:eastAsia="Calibri" w:cs="Calibri"/>
          <w:sz w:val="24"/>
          <w:szCs w:val="24"/>
          <w:lang w:val="en-US"/>
        </w:rPr>
        <w:t>, reflected by less negative δ¹³C values</w:t>
      </w:r>
      <w:commentRangeEnd w:id="365"/>
      <w:r>
        <w:rPr>
          <w:rStyle w:val="CommentReference"/>
        </w:rPr>
        <w:commentReference w:id="365"/>
      </w:r>
      <w:r w:rsidRPr="6E51B7F6" w:rsidR="6A4A4D2B">
        <w:rPr>
          <w:rFonts w:ascii="Calibri" w:hAnsi="Calibri" w:eastAsia="Calibri" w:cs="Calibri"/>
          <w:sz w:val="24"/>
          <w:szCs w:val="24"/>
          <w:lang w:val="en-US"/>
        </w:rPr>
        <w:t xml:space="preserve"> </w:t>
      </w:r>
      <w:sdt>
        <w:sdtPr>
          <w:id w:val="631582193"/>
          <w:tag w:val="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sz w:val="24"/>
              <w:szCs w:val="24"/>
              <w:lang w:val="en-US"/>
            </w:rPr>
            <w:t>(</w:t>
          </w:r>
          <w:r w:rsidRPr="6E51B7F6" w:rsidR="1823EB44">
            <w:rPr>
              <w:rFonts w:ascii="Calibri" w:hAnsi="Calibri" w:eastAsia="Calibri" w:cs="Calibri"/>
              <w:color w:val="000000" w:themeColor="text1" w:themeTint="FF" w:themeShade="FF"/>
              <w:sz w:val="24"/>
              <w:szCs w:val="24"/>
              <w:lang w:val="en-US"/>
            </w:rPr>
            <w:t>Cernusak</w:t>
          </w:r>
          <w:r w:rsidRPr="6E51B7F6" w:rsidR="1823EB44">
            <w:rPr>
              <w:rFonts w:ascii="Calibri" w:hAnsi="Calibri" w:eastAsia="Calibri" w:cs="Calibri"/>
              <w:color w:val="000000" w:themeColor="text1" w:themeTint="FF" w:themeShade="FF"/>
              <w:sz w:val="24"/>
              <w:szCs w:val="24"/>
              <w:lang w:val="en-US"/>
            </w:rPr>
            <w:t xml:space="preserve"> et al., 2013b).</w:t>
          </w:r>
        </w:sdtContent>
      </w:sdt>
      <w:r w:rsidRPr="6E51B7F6" w:rsidR="6A4A4D2B">
        <w:rPr>
          <w:lang w:val="en-GB"/>
          <w:rPrChange w:author="Thomas Sibret [2]" w:date="2026-08-24T11:01:00Z" w16du:dateUtc="2026-08-24T09:01:00Z" w:id="1940620085"/>
        </w:rPr>
        <w:t xml:space="preserve">  By addressing these questions, our study </w:t>
      </w:r>
      <w:r w:rsidRPr="6E51B7F6" w:rsidR="6A4A4D2B">
        <w:rPr>
          <w:lang w:val="en-GB"/>
          <w:rPrChange w:author="Thomas Sibret [2]" w:date="2026-08-24T11:01:00Z" w16du:dateUtc="2026-08-24T09:01:00Z" w:id="1238100460"/>
        </w:rPr>
        <w:t>provides</w:t>
      </w:r>
      <w:r w:rsidRPr="6E51B7F6" w:rsidR="6A4A4D2B">
        <w:rPr>
          <w:lang w:val="en-GB"/>
          <w:rPrChange w:author="Thomas Sibret [2]" w:date="2026-08-24T11:01:00Z" w16du:dateUtc="2026-08-24T09:01:00Z" w:id="409933223"/>
        </w:rPr>
        <w:t xml:space="preserve"> new insights into how long-term nutrient enrichment influences leaf nutrient </w:t>
      </w:r>
      <w:r w:rsidRPr="6E51B7F6" w:rsidR="008113F8">
        <w:rPr>
          <w:lang w:val="en-GB"/>
          <w:rPrChange w:author="Thomas Sibret [2]" w:date="2026-08-24T11:01:00Z" w16du:dateUtc="2026-08-24T09:01:00Z" w:id="1486921614"/>
        </w:rPr>
        <w:t xml:space="preserve">concentrations </w:t>
      </w:r>
      <w:r w:rsidRPr="6E51B7F6" w:rsidR="6A4A4D2B">
        <w:rPr>
          <w:lang w:val="en-GB"/>
          <w:rPrChange w:author="Thomas Sibret [2]" w:date="2026-08-24T11:01:00Z" w16du:dateUtc="2026-08-24T09:01:00Z" w:id="1750181397"/>
        </w:rPr>
        <w:t>and the coordination between nutrient availability, and water-use efficiency in tropical montane forests under global change.</w:t>
      </w:r>
    </w:p>
    <w:p w:rsidRPr="005160BB" w:rsidR="00B372A5" w:rsidDel="00912C86" w:rsidP="22DB630D" w:rsidRDefault="47B5C891" w14:paraId="117520F5" w14:textId="7C821593">
      <w:pPr>
        <w:pStyle w:val="Heading1"/>
        <w:rPr>
          <w:rFonts w:cstheme="minorBidi"/>
          <w:b/>
          <w:bCs/>
          <w:lang w:val="en-US"/>
        </w:rPr>
      </w:pPr>
      <w:r w:rsidRPr="47B5C891">
        <w:rPr>
          <w:lang w:val="en-US"/>
        </w:rPr>
        <w:t>MATERIALS AND METHODS</w:t>
      </w:r>
    </w:p>
    <w:p w:rsidR="00912C86" w:rsidP="22DB630D" w:rsidRDefault="22DB630D" w14:paraId="7C4E70E9" w14:textId="7E7C909A">
      <w:pPr>
        <w:pStyle w:val="Heading2"/>
        <w:spacing w:line="480" w:lineRule="auto"/>
        <w:rPr>
          <w:rFonts w:cstheme="minorBidi"/>
          <w:lang w:val="en-US"/>
        </w:rPr>
      </w:pPr>
      <w:r w:rsidRPr="22DB630D">
        <w:rPr>
          <w:lang w:val="en-US"/>
        </w:rPr>
        <w:t>Site description</w:t>
      </w:r>
    </w:p>
    <w:p w:rsidR="0000302E" w:rsidP="1823EB44" w:rsidRDefault="60E0656E" w14:paraId="2D4BFFC7" w14:textId="7525FDB6">
      <w:pPr>
        <w:spacing w:line="480" w:lineRule="auto"/>
        <w:jc w:val="both"/>
        <w:rPr>
          <w:highlight w:val="yellow"/>
          <w:lang w:val="en-US"/>
        </w:rPr>
      </w:pPr>
      <w:r w:rsidRPr="6A819AF7">
        <w:rPr>
          <w:lang w:val="en-US"/>
        </w:rPr>
        <w:t xml:space="preserve">The present study was conducted at the </w:t>
      </w:r>
      <w:commentRangeStart w:id="369"/>
      <w:r w:rsidRPr="6A819AF7">
        <w:rPr>
          <w:lang w:val="en-US"/>
        </w:rPr>
        <w:t>Nutrient</w:t>
      </w:r>
      <w:commentRangeEnd w:id="369"/>
      <w:r w:rsidRPr="6A819AF7">
        <w:rPr>
          <w:rStyle w:val="CommentReference"/>
          <w:sz w:val="22"/>
          <w:szCs w:val="22"/>
          <w:lang w:val="en-US"/>
        </w:rPr>
        <w:commentReference w:id="369"/>
      </w:r>
      <w:r w:rsidRPr="6A819AF7">
        <w:rPr>
          <w:lang w:val="en-US"/>
        </w:rPr>
        <w:t xml:space="preserve"> Manipulation Experiment (NUMEX) sites, in the Podocarpus National Park and the San Francisco Reserve (SRF) located in the southern Andes of Ecuador. The experiment was established across a 2000 m elevation gradient with research sites at 1000 m, 2000 m and 3000 m. All sites are evergreen old-growth forests located in protected forest areas with noticeable differences (Homeier et al., 2013). The environmental conditions shared at the three sites are a tropical humid climate with a wet season from April to July and a less humid period from September to December </w:t>
      </w:r>
      <w:sdt>
        <w:sdtPr>
          <w:tag w:val="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
          <w:id w:val="98293235"/>
          <w:placeholder>
            <w:docPart w:val="DefaultPlaceholder_-1854013440"/>
          </w:placeholder>
        </w:sdtPr>
        <w:sdtContent>
          <w:r w:rsidRPr="6A819AF7" w:rsidR="1823EB44">
            <w:rPr>
              <w:rFonts w:ascii="Calibri" w:hAnsi="Calibri" w:eastAsia="Calibri" w:cs="Calibri"/>
              <w:color w:val="000000" w:themeColor="text1"/>
              <w:lang w:val="en-US"/>
            </w:rPr>
            <w:t>(Velescu et al., 2026)</w:t>
          </w:r>
        </w:sdtContent>
      </w:sdt>
      <w:r w:rsidRPr="001D6548">
        <w:rPr>
          <w:lang w:val="en-GB"/>
          <w:rPrChange w:author="Thomas Sibret [2]" w:date="2026-08-24T11:01:00Z" w16du:dateUtc="2026-08-24T09:01:00Z" w:id="370">
            <w:rPr/>
          </w:rPrChange>
        </w:rPr>
        <w:t>.</w:t>
      </w:r>
      <w:r w:rsidRPr="6A819AF7">
        <w:rPr>
          <w:lang w:val="en-US"/>
        </w:rPr>
        <w:t xml:space="preserve"> The study sites are characterized by relatively nutrient-poor soils on granodiorite (1000 m), phyllites and metasandstones (2000 m) or semipelites and black phyllites (3000 m) </w:t>
      </w:r>
      <w:sdt>
        <w:sdtPr>
          <w:tag w:val="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
          <w:id w:val="886828081"/>
          <w:placeholder>
            <w:docPart w:val="DefaultPlaceholder_-1854013440"/>
          </w:placeholder>
        </w:sdtPr>
        <w:sdtContent>
          <w:r w:rsidRPr="6A819AF7" w:rsidR="1823EB44">
            <w:rPr>
              <w:rFonts w:ascii="Calibri" w:hAnsi="Calibri" w:eastAsia="Calibri" w:cs="Calibri"/>
              <w:color w:val="000000" w:themeColor="text1"/>
              <w:lang w:val="en-US"/>
            </w:rPr>
            <w:t>(Pierick et al., 2024)</w:t>
          </w:r>
        </w:sdtContent>
      </w:sdt>
      <w:r w:rsidRPr="001D6548">
        <w:rPr>
          <w:lang w:val="en-GB"/>
          <w:rPrChange w:author="Thomas Sibret [2]" w:date="2026-08-24T11:01:00Z" w16du:dateUtc="2026-08-24T09:01:00Z" w:id="371">
            <w:rPr/>
          </w:rPrChange>
        </w:rPr>
        <w:t xml:space="preserve">. There is a </w:t>
      </w:r>
      <w:commentRangeStart w:id="372"/>
      <w:r w:rsidRPr="001D6548">
        <w:rPr>
          <w:lang w:val="en-GB"/>
          <w:rPrChange w:author="Thomas Sibret [2]" w:date="2026-08-24T11:01:00Z" w16du:dateUtc="2026-08-24T09:01:00Z" w:id="373">
            <w:rPr/>
          </w:rPrChange>
        </w:rPr>
        <w:t xml:space="preserve">decrease </w:t>
      </w:r>
      <w:ins w:author="Thomas Sibret" w:date="2026-08-21T10:54:00Z" w16du:dateUtc="2026-08-21T10:54:19Z" w:id="374">
        <w:r w:rsidRPr="001D6548" w:rsidR="7C1659C7">
          <w:rPr>
            <w:lang w:val="en-GB"/>
            <w:rPrChange w:author="Thomas Sibret [2]" w:date="2026-08-24T11:01:00Z" w16du:dateUtc="2026-08-24T09:01:00Z" w:id="375">
              <w:rPr/>
            </w:rPrChange>
          </w:rPr>
          <w:t>in soil</w:t>
        </w:r>
      </w:ins>
      <w:del w:author="Thomas Sibret" w:date="2026-08-21T10:54:00Z" w16du:dateUtc="2026-08-21T10:54:16Z" w:id="376">
        <w:r w:rsidRPr="001D6548" w:rsidDel="60E0656E">
          <w:rPr>
            <w:lang w:val="en-GB"/>
            <w:rPrChange w:author="Thomas Sibret [2]" w:date="2026-08-24T11:01:00Z" w16du:dateUtc="2026-08-24T09:01:00Z" w:id="377">
              <w:rPr/>
            </w:rPrChange>
          </w:rPr>
          <w:delText>of</w:delText>
        </w:r>
      </w:del>
      <w:r w:rsidRPr="001D6548">
        <w:rPr>
          <w:lang w:val="en-GB"/>
          <w:rPrChange w:author="Thomas Sibret [2]" w:date="2026-08-24T11:01:00Z" w16du:dateUtc="2026-08-24T09:01:00Z" w:id="378">
            <w:rPr/>
          </w:rPrChange>
        </w:rPr>
        <w:t xml:space="preserve"> N</w:t>
      </w:r>
      <w:ins w:author="Thomas Sibret" w:date="2026-08-21T10:54:00Z" w16du:dateUtc="2026-08-21T10:54:24Z" w:id="379">
        <w:r w:rsidRPr="001D6548" w:rsidR="3E603432">
          <w:rPr>
            <w:lang w:val="en-GB"/>
            <w:rPrChange w:author="Thomas Sibret [2]" w:date="2026-08-24T11:01:00Z" w16du:dateUtc="2026-08-24T09:01:00Z" w:id="380">
              <w:rPr/>
            </w:rPrChange>
          </w:rPr>
          <w:t xml:space="preserve"> availability?</w:t>
        </w:r>
      </w:ins>
      <w:r w:rsidRPr="001D6548">
        <w:rPr>
          <w:lang w:val="en-GB"/>
          <w:rPrChange w:author="Thomas Sibret [2]" w:date="2026-08-24T11:01:00Z" w16du:dateUtc="2026-08-24T09:01:00Z" w:id="381">
            <w:rPr/>
          </w:rPrChange>
        </w:rPr>
        <w:t xml:space="preserve"> with elevation, which is reflected by decreasing </w:t>
      </w:r>
      <w:ins w:author="Thomas Sibret" w:date="2026-08-21T10:54:00Z" w16du:dateUtc="2026-08-21T10:54:59Z" w:id="382">
        <w:r w:rsidRPr="001D6548" w:rsidR="29DCB849">
          <w:rPr>
            <w:lang w:val="en-GB"/>
            <w:rPrChange w:author="Thomas Sibret [2]" w:date="2026-08-24T11:01:00Z" w16du:dateUtc="2026-08-24T09:01:00Z" w:id="383">
              <w:rPr/>
            </w:rPrChange>
          </w:rPr>
          <w:t xml:space="preserve">forest? </w:t>
        </w:r>
      </w:ins>
      <w:r w:rsidRPr="001D6548">
        <w:rPr>
          <w:lang w:val="en-GB"/>
          <w:rPrChange w:author="Thomas Sibret [2]" w:date="2026-08-24T11:01:00Z" w16du:dateUtc="2026-08-24T09:01:00Z" w:id="384">
            <w:rPr/>
          </w:rPrChange>
        </w:rPr>
        <w:t>biomass and pro</w:t>
      </w:r>
      <w:commentRangeEnd w:id="372"/>
      <w:r w:rsidRPr="001D6548" w:rsidR="00070112">
        <w:rPr>
          <w:rStyle w:val="CommentReference"/>
          <w:sz w:val="22"/>
          <w:szCs w:val="22"/>
          <w:lang w:val="en-GB"/>
          <w:rPrChange w:author="Thomas Sibret [2]" w:date="2026-08-24T11:01:00Z" w16du:dateUtc="2026-08-24T09:01:00Z" w:id="385">
            <w:rPr>
              <w:rStyle w:val="CommentReference"/>
              <w:sz w:val="22"/>
              <w:szCs w:val="22"/>
            </w:rPr>
          </w:rPrChange>
        </w:rPr>
        <w:commentReference w:id="372"/>
      </w:r>
      <w:r w:rsidRPr="001D6548">
        <w:rPr>
          <w:lang w:val="en-GB"/>
          <w:rPrChange w:author="Thomas Sibret [2]" w:date="2026-08-24T11:01:00Z" w16du:dateUtc="2026-08-24T09:01:00Z" w:id="386">
            <w:rPr/>
          </w:rPrChange>
        </w:rPr>
        <w:t>ductivity</w:t>
      </w:r>
      <w:del w:author="Thomas Sibret" w:date="2026-08-21T10:54:00Z" w16du:dateUtc="2026-08-21T10:54:46Z" w:id="387">
        <w:r w:rsidRPr="001D6548" w:rsidDel="60E0656E">
          <w:rPr>
            <w:lang w:val="en-GB"/>
            <w:rPrChange w:author="Thomas Sibret [2]" w:date="2026-08-24T11:01:00Z" w16du:dateUtc="2026-08-24T09:01:00Z" w:id="388">
              <w:rPr/>
            </w:rPrChange>
          </w:rPr>
          <w:delText xml:space="preserve"> in the gradient</w:delText>
        </w:r>
      </w:del>
      <w:r w:rsidRPr="001D6548">
        <w:rPr>
          <w:lang w:val="en-GB"/>
          <w:rPrChange w:author="Thomas Sibret [2]" w:date="2026-08-24T11:01:00Z" w16du:dateUtc="2026-08-24T09:01:00Z" w:id="389">
            <w:rPr/>
          </w:rPrChange>
        </w:rPr>
        <w:t xml:space="preserve"> (</w:t>
      </w:r>
      <w:sdt>
        <w:sdtPr>
          <w:tag w:val="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
          <w:id w:val="520036960"/>
          <w:placeholder>
            <w:docPart w:val="DefaultPlaceholder_-1854013440"/>
          </w:placeholder>
        </w:sdtPr>
        <w:sdtContent>
          <w:r w:rsidRPr="001D6548" w:rsidR="6B6852D1">
            <w:rPr>
              <w:rFonts w:ascii="Calibri" w:hAnsi="Calibri" w:eastAsia="Calibri" w:cs="Calibri"/>
              <w:color w:val="000000" w:themeColor="text1"/>
              <w:lang w:val="en-GB"/>
              <w:rPrChange w:author="Thomas Sibret [2]" w:date="2026-08-24T11:01:00Z" w16du:dateUtc="2026-08-24T09:01:00Z" w:id="390">
                <w:rPr>
                  <w:rFonts w:ascii="Calibri" w:hAnsi="Calibri" w:eastAsia="Calibri" w:cs="Calibri"/>
                  <w:color w:val="000000" w:themeColor="text1"/>
                </w:rPr>
              </w:rPrChange>
            </w:rPr>
            <w:t>Homeier &amp; Leuschner, 2021a; Wilcke et al., 2009)</w:t>
          </w:r>
        </w:sdtContent>
      </w:sdt>
      <w:r w:rsidRPr="001D6548">
        <w:rPr>
          <w:lang w:val="en-GB"/>
          <w:rPrChange w:author="Thomas Sibret [2]" w:date="2026-08-24T11:01:00Z" w16du:dateUtc="2026-08-24T09:01:00Z" w:id="391">
            <w:rPr/>
          </w:rPrChange>
        </w:rPr>
        <w:t>. Mean annual temperature decreases with elevation, and annual precipitation increases with elevation</w:t>
      </w:r>
      <w:ins w:author="Thomas Sibret" w:date="2026-08-21T10:55:00Z" w16du:dateUtc="2026-08-21T10:55:17Z" w:id="392">
        <w:r w:rsidRPr="001D6548" w:rsidR="4EFD143E">
          <w:rPr>
            <w:lang w:val="en-GB"/>
            <w:rPrChange w:author="Thomas Sibret [2]" w:date="2026-08-24T11:01:00Z" w16du:dateUtc="2026-08-24T09:01:00Z" w:id="393">
              <w:rPr/>
            </w:rPrChange>
          </w:rPr>
          <w:t xml:space="preserve"> (Table 1)</w:t>
        </w:r>
      </w:ins>
      <w:del w:author="Thomas Sibret" w:date="2026-08-21T10:55:00Z" w16du:dateUtc="2026-08-21T10:55:22Z" w:id="394">
        <w:r w:rsidRPr="001D6548" w:rsidDel="60E0656E">
          <w:rPr>
            <w:lang w:val="en-GB"/>
            <w:rPrChange w:author="Thomas Sibret [2]" w:date="2026-08-24T11:01:00Z" w16du:dateUtc="2026-08-24T09:01:00Z" w:id="395">
              <w:rPr/>
            </w:rPrChange>
          </w:rPr>
          <w:delText xml:space="preserve">; </w:delText>
        </w:r>
        <w:r w:rsidRPr="00AF0BCD" w:rsidDel="60E0656E">
          <w:rPr>
            <w:highlight w:val="yellow"/>
            <w:lang w:val="en-GB"/>
            <w:rPrChange w:author="Thomas Sibret [2]" w:date="2026-08-24T11:24:00Z" w16du:dateUtc="2026-08-24T09:24:00Z" w:id="396">
              <w:rPr/>
            </w:rPrChange>
          </w:rPr>
          <w:delText>see Table S1 for site characteristics</w:delText>
        </w:r>
      </w:del>
      <w:r w:rsidRPr="00AF0BCD">
        <w:rPr>
          <w:highlight w:val="yellow"/>
          <w:lang w:val="en-GB"/>
          <w:rPrChange w:author="Thomas Sibret [2]" w:date="2026-08-24T11:24:00Z" w16du:dateUtc="2026-08-24T09:24:00Z" w:id="397">
            <w:rPr/>
          </w:rPrChange>
        </w:rPr>
        <w:t>.</w:t>
      </w:r>
    </w:p>
    <w:p w:rsidR="4C9C2999" w:rsidP="3FB7E809" w:rsidRDefault="3FB7E809" w14:paraId="3EB3A9E6" w14:textId="4ED926A6">
      <w:pPr>
        <w:pStyle w:val="Heading2"/>
        <w:rPr>
          <w:rFonts w:cstheme="minorBidi"/>
          <w:lang w:val="en-US"/>
        </w:rPr>
      </w:pPr>
      <w:r w:rsidRPr="3FB7E809">
        <w:rPr>
          <w:lang w:val="en-US"/>
        </w:rPr>
        <w:t xml:space="preserve">Experimental design </w:t>
      </w:r>
    </w:p>
    <w:p w:rsidR="4C9C2999" w:rsidP="47B5C891" w:rsidRDefault="002C7C2B" w14:paraId="3F4CDAE2" w14:textId="4C14F61A">
      <w:pPr>
        <w:spacing w:line="480" w:lineRule="auto"/>
        <w:rPr>
          <w:lang w:val="en-US"/>
        </w:rPr>
      </w:pPr>
      <w:r w:rsidRPr="6A819AF7">
        <w:rPr>
          <w:lang w:val="en-US"/>
        </w:rPr>
        <w:t xml:space="preserve">The </w:t>
      </w:r>
      <w:r w:rsidRPr="6A819AF7" w:rsidR="60E0656E">
        <w:rPr>
          <w:lang w:val="en-US"/>
        </w:rPr>
        <w:t xml:space="preserve">NUMEX </w:t>
      </w:r>
      <w:r w:rsidRPr="6A819AF7" w:rsidR="00E7792F">
        <w:rPr>
          <w:lang w:val="en-US"/>
        </w:rPr>
        <w:t xml:space="preserve">nutrient addition experiment was </w:t>
      </w:r>
      <w:r w:rsidRPr="6A819AF7" w:rsidR="60E0656E">
        <w:rPr>
          <w:lang w:val="en-US"/>
        </w:rPr>
        <w:t xml:space="preserve">established </w:t>
      </w:r>
      <w:r w:rsidRPr="6A819AF7" w:rsidR="00E7792F">
        <w:rPr>
          <w:lang w:val="en-US"/>
        </w:rPr>
        <w:t xml:space="preserve">in </w:t>
      </w:r>
      <w:commentRangeStart w:id="398"/>
      <w:r w:rsidRPr="6A819AF7" w:rsidR="00E7792F">
        <w:rPr>
          <w:lang w:val="en-US"/>
        </w:rPr>
        <w:t xml:space="preserve">200 </w:t>
      </w:r>
      <w:commentRangeEnd w:id="398"/>
      <w:r w:rsidRPr="6A819AF7">
        <w:rPr>
          <w:rStyle w:val="CommentReference"/>
          <w:sz w:val="22"/>
          <w:szCs w:val="22"/>
          <w:lang w:val="en-US"/>
        </w:rPr>
        <w:commentReference w:id="398"/>
      </w:r>
      <w:r w:rsidRPr="6A819AF7" w:rsidR="60E0656E">
        <w:rPr>
          <w:lang w:val="en-US"/>
        </w:rPr>
        <w:t xml:space="preserve">to explore the effects of </w:t>
      </w:r>
      <w:r w:rsidRPr="6A819AF7" w:rsidR="00E7792F">
        <w:rPr>
          <w:lang w:val="en-US"/>
        </w:rPr>
        <w:t xml:space="preserve">increased N and P </w:t>
      </w:r>
      <w:r w:rsidRPr="6A819AF7" w:rsidR="60E0656E">
        <w:rPr>
          <w:lang w:val="en-US"/>
        </w:rPr>
        <w:t>availability on TMF</w:t>
      </w:r>
      <w:ins w:author="Thomas Sibret" w:date="2026-08-21T10:57:00Z" w16du:dateUtc="2026-08-21T10:57:03Z" w:id="399">
        <w:r w:rsidRPr="6A819AF7" w:rsidR="71FD0210">
          <w:rPr>
            <w:lang w:val="en-US"/>
          </w:rPr>
          <w:t>s</w:t>
        </w:r>
      </w:ins>
      <w:commentRangeStart w:id="400"/>
      <w:commentRangeStart w:id="401"/>
      <w:commentRangeStart w:id="402"/>
      <w:r w:rsidRPr="6A819AF7" w:rsidR="60E0656E">
        <w:rPr>
          <w:lang w:val="en-US"/>
        </w:rPr>
        <w:t>.</w:t>
      </w:r>
      <w:commentRangeEnd w:id="400"/>
      <w:r w:rsidRPr="6A819AF7">
        <w:rPr>
          <w:rStyle w:val="CommentReference"/>
          <w:sz w:val="22"/>
          <w:szCs w:val="22"/>
          <w:lang w:val="en-US"/>
        </w:rPr>
        <w:commentReference w:id="400"/>
      </w:r>
      <w:commentRangeEnd w:id="401"/>
      <w:r>
        <w:rPr>
          <w:rStyle w:val="CommentReference"/>
        </w:rPr>
        <w:commentReference w:id="401"/>
      </w:r>
      <w:commentRangeEnd w:id="402"/>
      <w:r>
        <w:rPr>
          <w:rStyle w:val="CommentReference"/>
        </w:rPr>
        <w:commentReference w:id="402"/>
      </w:r>
      <w:r w:rsidRPr="6A819AF7" w:rsidR="60E0656E">
        <w:rPr>
          <w:lang w:val="en-US"/>
        </w:rPr>
        <w:t xml:space="preserve"> The plots were established inside a protected area</w:t>
      </w:r>
      <w:ins w:author="Thomas Sibret" w:date="2026-08-21T10:57:00Z" w16du:dateUtc="2026-08-21T10:57:55Z" w:id="403">
        <w:r w:rsidRPr="6A819AF7" w:rsidR="167B8A0D">
          <w:rPr>
            <w:lang w:val="en-US"/>
          </w:rPr>
          <w:t xml:space="preserve"> </w:t>
        </w:r>
        <w:commentRangeStart w:id="404"/>
        <w:del w:author="Marijn Bauters" w:date="2026-09-01T13:29:00Z" w16du:dateUtc="2026-09-01T11:29:00Z" w:id="405">
          <w:r w:rsidRPr="6A819AF7" w:rsidDel="00070112" w:rsidR="167B8A0D">
            <w:rPr>
              <w:lang w:val="en-US"/>
            </w:rPr>
            <w:delText>in</w:delText>
          </w:r>
        </w:del>
      </w:ins>
      <w:del w:author="Marijn Bauters" w:date="2026-09-01T13:29:00Z" w16du:dateUtc="2026-09-01T11:29:00Z" w:id="406">
        <w:r w:rsidRPr="6A819AF7" w:rsidDel="00070112">
          <w:rPr>
            <w:lang w:val="en-US"/>
          </w:rPr>
          <w:delText xml:space="preserve">, </w:delText>
        </w:r>
        <w:r w:rsidRPr="6A819AF7" w:rsidDel="00070112" w:rsidR="60E0656E">
          <w:rPr>
            <w:lang w:val="en-US"/>
          </w:rPr>
          <w:delText>closed</w:delText>
        </w:r>
      </w:del>
      <w:ins w:author="Marijn Bauters" w:date="2026-09-01T13:29:00Z" w16du:dateUtc="2026-09-01T11:29:00Z" w:id="407">
        <w:r w:rsidRPr="6A819AF7" w:rsidR="00070112">
          <w:rPr>
            <w:lang w:val="en-US"/>
          </w:rPr>
          <w:t>enclosed</w:t>
        </w:r>
      </w:ins>
      <w:r w:rsidRPr="6A819AF7" w:rsidR="60E0656E">
        <w:rPr>
          <w:lang w:val="en-US"/>
        </w:rPr>
        <w:t xml:space="preserve">-canopy stands without </w:t>
      </w:r>
      <w:commentRangeEnd w:id="404"/>
      <w:r w:rsidRPr="6A819AF7" w:rsidR="00070112">
        <w:rPr>
          <w:rStyle w:val="CommentReference"/>
          <w:sz w:val="22"/>
          <w:szCs w:val="22"/>
          <w:lang w:val="en-US"/>
        </w:rPr>
        <w:commentReference w:id="404"/>
      </w:r>
      <w:r w:rsidRPr="6A819AF7" w:rsidR="60E0656E">
        <w:rPr>
          <w:lang w:val="en-US"/>
        </w:rPr>
        <w:t>signs of disturbance</w:t>
      </w:r>
      <w:del w:author="Thomas Sibret" w:date="2026-08-21T10:58:00Z" w16du:dateUtc="2026-08-21T10:58:03Z" w:id="408">
        <w:r w:rsidRPr="6A819AF7" w:rsidDel="60E0656E">
          <w:rPr>
            <w:lang w:val="en-US"/>
          </w:rPr>
          <w:delText>,</w:delText>
        </w:r>
      </w:del>
      <w:r w:rsidRPr="6A819AF7" w:rsidR="60E0656E">
        <w:rPr>
          <w:lang w:val="en-US"/>
        </w:rPr>
        <w:t xml:space="preserve"> and </w:t>
      </w:r>
      <w:ins w:author="Thomas Sibret" w:date="2026-08-21T10:58:00Z" w16du:dateUtc="2026-08-21T10:58:13Z" w:id="409">
        <w:r w:rsidRPr="6A819AF7" w:rsidR="2ABE8D66">
          <w:rPr>
            <w:lang w:val="en-US"/>
          </w:rPr>
          <w:t xml:space="preserve">were located </w:t>
        </w:r>
      </w:ins>
      <w:del w:author="Thomas Sibret" w:date="2026-08-21T10:58:00Z" w16du:dateUtc="2026-08-21T10:58:15Z" w:id="410">
        <w:r w:rsidRPr="6A819AF7" w:rsidDel="60E0656E">
          <w:rPr>
            <w:lang w:val="en-US"/>
          </w:rPr>
          <w:delText>distributed</w:delText>
        </w:r>
      </w:del>
      <w:r w:rsidRPr="6A819AF7" w:rsidR="60E0656E">
        <w:rPr>
          <w:lang w:val="en-US"/>
        </w:rPr>
        <w:t xml:space="preserve"> at least 10 m apart from each other </w:t>
      </w:r>
      <w:ins w:author="Thomas Sibret" w:date="2026-08-21T10:58:00Z" w16du:dateUtc="2026-08-21T10:58:22Z" w:id="411">
        <w:r w:rsidRPr="6A819AF7" w:rsidR="4C115A8B">
          <w:rPr>
            <w:lang w:val="en-US"/>
          </w:rPr>
          <w:t xml:space="preserve"> (</w:t>
        </w:r>
      </w:ins>
      <w:sdt>
        <w:sdtPr>
          <w:tag w:val="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1790306683"/>
          <w:placeholder>
            <w:docPart w:val="DefaultPlaceholder_-1854013440"/>
          </w:placeholder>
        </w:sdtPr>
        <w:sdtContent>
          <w:r w:rsidRPr="6A819AF7" w:rsidR="1823EB44">
            <w:rPr>
              <w:rFonts w:ascii="Calibri" w:hAnsi="Calibri" w:eastAsia="Calibri" w:cs="Calibri"/>
              <w:color w:val="000000" w:themeColor="text1"/>
              <w:lang w:val="en-US"/>
            </w:rPr>
            <w:t>Homeier et al., 2013a)</w:t>
          </w:r>
        </w:sdtContent>
      </w:sdt>
      <w:r w:rsidRPr="001D6548" w:rsidR="60E0656E">
        <w:rPr>
          <w:lang w:val="en-GB"/>
          <w:rPrChange w:author="Thomas Sibret [2]" w:date="2026-08-24T11:01:00Z" w16du:dateUtc="2026-08-24T09:01:00Z" w:id="412">
            <w:rPr/>
          </w:rPrChange>
        </w:rPr>
        <w:t xml:space="preserve">. </w:t>
      </w:r>
      <w:commentRangeStart w:id="413"/>
      <w:r w:rsidRPr="001D6548" w:rsidR="60E0656E">
        <w:rPr>
          <w:lang w:val="en-GB"/>
          <w:rPrChange w:author="Thomas Sibret [2]" w:date="2026-08-24T11:01:00Z" w16du:dateUtc="2026-08-24T09:01:00Z" w:id="414">
            <w:rPr/>
          </w:rPrChange>
        </w:rPr>
        <w:t xml:space="preserve">The experiment had a full factorial experimental design with four blocks per site. Each block four (20 x 20 m) treatments  </w:t>
      </w:r>
      <w:r w:rsidRPr="6A819AF7" w:rsidR="60E0656E">
        <w:rPr>
          <w:lang w:val="en-US"/>
        </w:rPr>
        <w:t xml:space="preserve">(N, P, N+P, control).  </w:t>
      </w:r>
      <w:commentRangeEnd w:id="413"/>
      <w:r w:rsidRPr="6A819AF7">
        <w:rPr>
          <w:rStyle w:val="CommentReference"/>
          <w:sz w:val="22"/>
          <w:szCs w:val="22"/>
          <w:lang w:val="en-US"/>
        </w:rPr>
        <w:commentReference w:id="413"/>
      </w:r>
      <w:r w:rsidRPr="6A819AF7" w:rsidR="60E0656E">
        <w:rPr>
          <w:lang w:val="en-US"/>
        </w:rPr>
        <w:t xml:space="preserve">Since 2008, N and P were added to the plots at an annual rate of 50 </w:t>
      </w:r>
      <w:r w:rsidRPr="6A819AF7" w:rsidR="60E0656E">
        <w:rPr>
          <w:rFonts w:ascii="Calibri" w:hAnsi="Calibri" w:eastAsia="Calibri" w:cs="Calibri"/>
          <w:lang w:val="en-US"/>
        </w:rPr>
        <w:t>kgha</w:t>
      </w:r>
      <w:r w:rsidRPr="6A819AF7" w:rsidR="60E0656E">
        <w:rPr>
          <w:rFonts w:ascii="Calibri" w:hAnsi="Calibri" w:eastAsia="Calibri" w:cs="Calibri"/>
          <w:vertAlign w:val="superscript"/>
          <w:lang w:val="en-US"/>
        </w:rPr>
        <w:t>-1</w:t>
      </w:r>
      <w:r w:rsidRPr="6A819AF7" w:rsidR="60E0656E">
        <w:rPr>
          <w:rFonts w:ascii="Calibri" w:hAnsi="Calibri" w:eastAsia="Calibri" w:cs="Calibri"/>
          <w:lang w:val="en-US"/>
        </w:rPr>
        <w:t xml:space="preserve"> </w:t>
      </w:r>
      <w:r w:rsidRPr="6A819AF7" w:rsidR="60E0656E">
        <w:rPr>
          <w:lang w:val="en-US"/>
        </w:rPr>
        <w:t xml:space="preserve"> (as urea ((NH</w:t>
      </w:r>
      <w:r w:rsidRPr="6A819AF7" w:rsidR="60E0656E">
        <w:rPr>
          <w:vertAlign w:val="subscript"/>
          <w:lang w:val="en-US"/>
        </w:rPr>
        <w:t>2</w:t>
      </w:r>
      <w:r w:rsidRPr="6A819AF7" w:rsidR="60E0656E">
        <w:rPr>
          <w:lang w:val="en-US"/>
        </w:rPr>
        <w:t>)</w:t>
      </w:r>
      <w:r w:rsidRPr="6A819AF7" w:rsidR="60E0656E">
        <w:rPr>
          <w:vertAlign w:val="subscript"/>
          <w:lang w:val="en-US"/>
        </w:rPr>
        <w:t>2</w:t>
      </w:r>
      <w:r w:rsidRPr="6A819AF7" w:rsidR="60E0656E">
        <w:rPr>
          <w:lang w:val="en-US"/>
        </w:rPr>
        <w:t>CO)) and 10 kg P/ha (as monosodium phosphate (NaH</w:t>
      </w:r>
      <w:r w:rsidRPr="6A819AF7" w:rsidR="60E0656E">
        <w:rPr>
          <w:vertAlign w:val="subscript"/>
          <w:lang w:val="en-US"/>
        </w:rPr>
        <w:t>2</w:t>
      </w:r>
      <w:r w:rsidRPr="6A819AF7" w:rsidR="60E0656E">
        <w:rPr>
          <w:lang w:val="en-US"/>
        </w:rPr>
        <w:t>PO</w:t>
      </w:r>
      <w:r w:rsidRPr="6A819AF7" w:rsidR="60E0656E">
        <w:rPr>
          <w:vertAlign w:val="subscript"/>
          <w:lang w:val="en-US"/>
        </w:rPr>
        <w:t>4</w:t>
      </w:r>
      <w:r w:rsidRPr="6A819AF7" w:rsidR="60E0656E">
        <w:rPr>
          <w:lang w:val="en-US"/>
        </w:rPr>
        <w:t xml:space="preserve">)). The nutrients were dispersed across the plots on two application dates per year </w:t>
      </w:r>
      <w:sdt>
        <w:sdtPr>
          <w:tag w:val="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
          <w:id w:val="218734673"/>
          <w:placeholder>
            <w:docPart w:val="DefaultPlaceholder_-1854013440"/>
          </w:placeholder>
        </w:sdtPr>
        <w:sdtContent>
          <w:r w:rsidRPr="6A819AF7" w:rsidR="1823EB44">
            <w:rPr>
              <w:rFonts w:ascii="Calibri" w:hAnsi="Calibri" w:eastAsia="Calibri" w:cs="Calibri"/>
              <w:color w:val="000000" w:themeColor="text1"/>
              <w:lang w:val="en-US"/>
            </w:rPr>
            <w:t>(Homeier et al., 2013a)</w:t>
          </w:r>
        </w:sdtContent>
      </w:sdt>
      <w:r w:rsidRPr="001D6548" w:rsidR="60E0656E">
        <w:rPr>
          <w:lang w:val="en-GB"/>
          <w:rPrChange w:author="Thomas Sibret [2]" w:date="2026-08-24T11:01:00Z" w16du:dateUtc="2026-08-24T09:01:00Z" w:id="415">
            <w:rPr/>
          </w:rPrChange>
        </w:rPr>
        <w:t>.</w:t>
      </w:r>
    </w:p>
    <w:p w:rsidRPr="001D6548" w:rsidR="2AFFC0BC" w:rsidP="529DB70F" w:rsidRDefault="47B5C891" w14:paraId="278E2442" w14:textId="35CC314A">
      <w:pPr>
        <w:spacing w:before="240" w:after="240" w:line="480" w:lineRule="auto"/>
        <w:jc w:val="both"/>
        <w:rPr>
          <w:lang w:val="en-GB"/>
          <w:rPrChange w:author="Thomas Sibret [2]" w:date="2026-08-24T11:01:00Z" w16du:dateUtc="2026-08-24T09:01:00Z" w:id="416">
            <w:rPr/>
          </w:rPrChange>
        </w:rPr>
      </w:pPr>
      <w:r w:rsidRPr="6C22F0B7">
        <w:rPr>
          <w:rFonts w:ascii="Calibri" w:hAnsi="Calibri" w:eastAsia="Calibri" w:cs="Calibri"/>
          <w:lang w:val="en-US"/>
        </w:rPr>
        <w:t xml:space="preserve">We collected data on commonly occurring species at each elevation, which have been monitored since the beginning of the experiment. Additional characteristics of the species </w:t>
      </w:r>
      <w:r w:rsidRPr="00AF0BCD">
        <w:rPr>
          <w:rFonts w:ascii="Calibri" w:hAnsi="Calibri" w:eastAsia="Calibri" w:cs="Calibri"/>
          <w:highlight w:val="yellow"/>
          <w:lang w:val="en-US"/>
          <w:rPrChange w:author="Thomas Sibret [2]" w:date="2026-08-24T11:24:00Z" w16du:dateUtc="2026-08-24T09:24:00Z" w:id="417">
            <w:rPr>
              <w:rFonts w:ascii="Calibri" w:hAnsi="Calibri" w:eastAsia="Calibri" w:cs="Calibri"/>
              <w:lang w:val="en-US"/>
            </w:rPr>
          </w:rPrChange>
        </w:rPr>
        <w:t>are described in Table S2.</w:t>
      </w:r>
      <w:r w:rsidRPr="6C22F0B7">
        <w:rPr>
          <w:rFonts w:ascii="Calibri" w:hAnsi="Calibri" w:eastAsia="Calibri" w:cs="Calibri"/>
          <w:lang w:val="en-US"/>
        </w:rPr>
        <w:t xml:space="preserve"> </w:t>
      </w:r>
      <w:r w:rsidRPr="6C22F0B7">
        <w:rPr>
          <w:rFonts w:ascii="Calibri" w:hAnsi="Calibri" w:eastAsia="Calibri" w:cs="Calibri"/>
          <w:lang w:val="en-US"/>
        </w:rPr>
        <w:t xml:space="preserve">Species are not shared across elevations; therefore, elevation and species identity are partially confounded. Sampling at 1000 and 3000 m took place in November 2024, while samples at 2000 m  were collected in November 2023. </w:t>
      </w:r>
      <w:r w:rsidRPr="6C22F0B7" w:rsidR="002C7C2B">
        <w:rPr>
          <w:rFonts w:ascii="Calibri" w:hAnsi="Calibri" w:eastAsia="Calibri" w:cs="Calibri"/>
          <w:lang w:val="en-US"/>
        </w:rPr>
        <w:t>S</w:t>
      </w:r>
      <w:r w:rsidRPr="6C22F0B7">
        <w:rPr>
          <w:rFonts w:ascii="Calibri" w:hAnsi="Calibri" w:eastAsia="Calibri" w:cs="Calibri"/>
          <w:lang w:val="en-US"/>
        </w:rPr>
        <w:t xml:space="preserve">ampled </w:t>
      </w:r>
      <w:r w:rsidRPr="6C22F0B7" w:rsidR="002C7C2B">
        <w:rPr>
          <w:rFonts w:ascii="Calibri" w:hAnsi="Calibri" w:eastAsia="Calibri" w:cs="Calibri"/>
          <w:lang w:val="en-US"/>
        </w:rPr>
        <w:t xml:space="preserve">trees </w:t>
      </w:r>
      <w:r w:rsidRPr="6C22F0B7">
        <w:rPr>
          <w:rFonts w:ascii="Calibri" w:hAnsi="Calibri" w:eastAsia="Calibri" w:cs="Calibri"/>
          <w:lang w:val="en-US"/>
        </w:rPr>
        <w:t xml:space="preserve">had a diameter at breast height (DBH) </w:t>
      </w:r>
      <w:r w:rsidRPr="6C22F0B7" w:rsidR="002C7C2B">
        <w:rPr>
          <w:rFonts w:ascii="Calibri" w:hAnsi="Calibri" w:eastAsia="Calibri" w:cs="Calibri"/>
          <w:lang w:val="en-US"/>
        </w:rPr>
        <w:t xml:space="preserve">&gt; </w:t>
      </w:r>
      <w:r w:rsidRPr="6C22F0B7">
        <w:rPr>
          <w:rFonts w:ascii="Calibri" w:hAnsi="Calibri" w:eastAsia="Calibri" w:cs="Calibri"/>
          <w:lang w:val="en-US"/>
        </w:rPr>
        <w:t xml:space="preserve">10 cm, except for </w:t>
      </w:r>
      <w:r w:rsidRPr="001D6548" w:rsidR="002C7C2B">
        <w:rPr>
          <w:rFonts w:ascii="Times New Roman" w:hAnsi="Times New Roman" w:eastAsia="Times New Roman" w:cs="Times New Roman"/>
          <w:i/>
          <w:iCs/>
          <w:sz w:val="20"/>
          <w:szCs w:val="20"/>
          <w:lang w:val="en-GB"/>
          <w:rPrChange w:author="Thomas Sibret [2]" w:date="2026-08-24T11:01:00Z" w16du:dateUtc="2026-08-24T09:01:00Z" w:id="418">
            <w:rPr>
              <w:rFonts w:ascii="Times New Roman" w:hAnsi="Times New Roman" w:eastAsia="Times New Roman" w:cs="Times New Roman"/>
              <w:i/>
              <w:iCs/>
              <w:sz w:val="20"/>
              <w:szCs w:val="20"/>
            </w:rPr>
          </w:rPrChange>
        </w:rPr>
        <w:t>Hedyosmum</w:t>
      </w:r>
      <w:r w:rsidRPr="6C22F0B7" w:rsidR="2A1502FC">
        <w:rPr>
          <w:rFonts w:ascii="Calibri" w:hAnsi="Calibri" w:eastAsia="Calibri" w:cs="Calibri"/>
          <w:i/>
          <w:iCs/>
          <w:lang w:val="en-US"/>
        </w:rPr>
        <w:t xml:space="preserve"> </w:t>
      </w:r>
      <w:r w:rsidRPr="6C22F0B7">
        <w:rPr>
          <w:rFonts w:ascii="Calibri" w:hAnsi="Calibri" w:eastAsia="Calibri" w:cs="Calibri"/>
          <w:i/>
          <w:iCs/>
          <w:lang w:val="en-US"/>
        </w:rPr>
        <w:t>purpurascens</w:t>
      </w:r>
      <w:r w:rsidRPr="6C22F0B7">
        <w:rPr>
          <w:rFonts w:ascii="Calibri" w:hAnsi="Calibri" w:eastAsia="Calibri" w:cs="Calibri"/>
          <w:lang w:val="en-US"/>
        </w:rPr>
        <w:t xml:space="preserve"> </w:t>
      </w:r>
      <w:r w:rsidRPr="6C22F0B7" w:rsidR="002C7C2B">
        <w:rPr>
          <w:rFonts w:ascii="Calibri" w:hAnsi="Calibri" w:eastAsia="Calibri" w:cs="Calibri"/>
          <w:lang w:val="en-US"/>
        </w:rPr>
        <w:t xml:space="preserve">that </w:t>
      </w:r>
      <w:r w:rsidRPr="6C22F0B7">
        <w:rPr>
          <w:rFonts w:ascii="Calibri" w:hAnsi="Calibri" w:eastAsia="Calibri" w:cs="Calibri"/>
          <w:lang w:val="en-US"/>
        </w:rPr>
        <w:t>ranged between 5 and 10 cm</w:t>
      </w:r>
      <w:r w:rsidRPr="6C22F0B7" w:rsidR="002C7C2B">
        <w:rPr>
          <w:rFonts w:ascii="Calibri" w:hAnsi="Calibri" w:eastAsia="Calibri" w:cs="Calibri"/>
          <w:lang w:val="en-US"/>
        </w:rPr>
        <w:t xml:space="preserve"> DBH</w:t>
      </w:r>
      <w:r w:rsidRPr="6C22F0B7">
        <w:rPr>
          <w:rFonts w:ascii="Calibri" w:hAnsi="Calibri" w:eastAsia="Calibri" w:cs="Calibri"/>
          <w:lang w:val="en-US"/>
        </w:rPr>
        <w:t xml:space="preserve">. </w:t>
      </w:r>
      <w:commentRangeStart w:id="419"/>
      <w:commentRangeStart w:id="420"/>
      <w:r w:rsidRPr="00AF0BCD">
        <w:rPr>
          <w:rFonts w:ascii="Calibri" w:hAnsi="Calibri" w:eastAsia="Calibri" w:cs="Calibri"/>
          <w:highlight w:val="yellow"/>
          <w:lang w:val="en-US"/>
          <w:rPrChange w:author="Thomas Sibret [2]" w:date="2026-08-24T11:24:00Z" w16du:dateUtc="2026-08-24T09:24:00Z" w:id="421">
            <w:rPr>
              <w:rFonts w:ascii="Calibri" w:hAnsi="Calibri" w:eastAsia="Calibri" w:cs="Calibri"/>
              <w:lang w:val="en-US"/>
            </w:rPr>
          </w:rPrChange>
        </w:rPr>
        <w:t>Details on the number of replicates for each plot at the corresponding elevation levels are provided in Table 2.</w:t>
      </w:r>
      <w:commentRangeEnd w:id="419"/>
      <w:r w:rsidRPr="001D6548" w:rsidR="00206BD6">
        <w:rPr>
          <w:rStyle w:val="CommentReference"/>
          <w:sz w:val="22"/>
          <w:szCs w:val="22"/>
          <w:lang w:val="en-GB"/>
          <w:rPrChange w:author="Thomas Sibret [2]" w:date="2026-08-24T11:01:00Z" w16du:dateUtc="2026-08-24T09:01:00Z" w:id="422">
            <w:rPr>
              <w:rStyle w:val="CommentReference"/>
              <w:sz w:val="22"/>
              <w:szCs w:val="22"/>
            </w:rPr>
          </w:rPrChange>
        </w:rPr>
        <w:commentReference w:id="419"/>
      </w:r>
      <w:commentRangeEnd w:id="420"/>
      <w:r>
        <w:rPr>
          <w:rStyle w:val="CommentReference"/>
        </w:rPr>
        <w:commentReference w:id="420"/>
      </w:r>
    </w:p>
    <w:tbl>
      <w:tblPr>
        <w:tblStyle w:val="PlainTable2"/>
        <w:tblW w:w="8490" w:type="dxa"/>
        <w:tblLook w:val="0600" w:firstRow="0" w:lastRow="0" w:firstColumn="0" w:lastColumn="0" w:noHBand="1" w:noVBand="1"/>
      </w:tblPr>
      <w:tblGrid>
        <w:gridCol w:w="1028"/>
        <w:gridCol w:w="1220"/>
        <w:gridCol w:w="1164"/>
        <w:gridCol w:w="1505"/>
        <w:gridCol w:w="1305"/>
        <w:gridCol w:w="879"/>
        <w:gridCol w:w="416"/>
        <w:gridCol w:w="416"/>
        <w:gridCol w:w="597"/>
      </w:tblGrid>
      <w:tr w:rsidR="020A4E66" w:rsidTr="551BEDB7" w14:paraId="1148E015" w14:textId="77777777">
        <w:trPr>
          <w:trHeight w:val="300"/>
        </w:trPr>
        <w:tc>
          <w:tcPr>
            <w:tcW w:w="1095"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529BD273" w14:textId="4678B9BC">
            <w:r w:rsidRPr="020A4E66">
              <w:rPr>
                <w:rFonts w:ascii="Times New Roman" w:hAnsi="Times New Roman" w:eastAsia="Times New Roman" w:cs="Times New Roman"/>
                <w:b/>
                <w:bCs/>
                <w:sz w:val="20"/>
                <w:szCs w:val="20"/>
              </w:rPr>
              <w:t>Elevation (m)</w:t>
            </w:r>
          </w:p>
        </w:tc>
        <w:tc>
          <w:tcPr>
            <w:tcW w:w="1095"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5ED62512" w14:textId="6847879B">
            <w:pPr>
              <w:rPr>
                <w:rFonts w:ascii="Times New Roman" w:hAnsi="Times New Roman" w:eastAsia="Times New Roman" w:cs="Times New Roman"/>
                <w:b/>
                <w:bCs/>
                <w:sz w:val="20"/>
                <w:szCs w:val="20"/>
              </w:rPr>
            </w:pPr>
            <w:r w:rsidRPr="020A4E66">
              <w:rPr>
                <w:rFonts w:ascii="Times New Roman" w:hAnsi="Times New Roman" w:eastAsia="Times New Roman" w:cs="Times New Roman"/>
                <w:b/>
                <w:bCs/>
                <w:sz w:val="20"/>
                <w:szCs w:val="20"/>
              </w:rPr>
              <w:t>Site</w:t>
            </w:r>
          </w:p>
        </w:tc>
        <w:tc>
          <w:tcPr>
            <w:tcW w:w="1440"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0E578763" w14:textId="11BD9547">
            <w:r w:rsidRPr="020A4E66">
              <w:rPr>
                <w:rFonts w:ascii="Times New Roman" w:hAnsi="Times New Roman" w:eastAsia="Times New Roman" w:cs="Times New Roman"/>
                <w:b/>
                <w:bCs/>
                <w:sz w:val="20"/>
                <w:szCs w:val="20"/>
              </w:rPr>
              <w:t>Vegetation Type</w:t>
            </w:r>
          </w:p>
        </w:tc>
        <w:tc>
          <w:tcPr>
            <w:tcW w:w="1350"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702709B3" w14:textId="433E0E25">
            <w:r w:rsidRPr="020A4E66">
              <w:rPr>
                <w:rFonts w:ascii="Times New Roman" w:hAnsi="Times New Roman" w:eastAsia="Times New Roman" w:cs="Times New Roman"/>
                <w:b/>
                <w:bCs/>
                <w:sz w:val="20"/>
                <w:szCs w:val="20"/>
              </w:rPr>
              <w:t>Familiy</w:t>
            </w:r>
          </w:p>
        </w:tc>
        <w:tc>
          <w:tcPr>
            <w:tcW w:w="1275" w:type="dxa"/>
            <w:tcBorders>
              <w:top w:val="single" w:color="7F7F7F" w:themeColor="text1" w:themeTint="80" w:sz="8" w:space="0"/>
              <w:left w:val="nil"/>
              <w:bottom w:val="single" w:color="auto" w:sz="8" w:space="0"/>
            </w:tcBorders>
            <w:tcMar>
              <w:left w:w="108" w:type="dxa"/>
              <w:right w:w="108" w:type="dxa"/>
            </w:tcMar>
          </w:tcPr>
          <w:p w:rsidR="020A4E66" w:rsidP="020A4E66" w:rsidRDefault="020A4E66" w14:paraId="755779D7" w14:textId="6CDCD35E">
            <w:pPr>
              <w:rPr>
                <w:rFonts w:ascii="Times New Roman" w:hAnsi="Times New Roman" w:eastAsia="Times New Roman" w:cs="Times New Roman"/>
                <w:b/>
                <w:bCs/>
                <w:sz w:val="20"/>
                <w:szCs w:val="20"/>
              </w:rPr>
            </w:pPr>
            <w:r w:rsidRPr="020A4E66">
              <w:rPr>
                <w:rFonts w:ascii="Times New Roman" w:hAnsi="Times New Roman" w:eastAsia="Times New Roman" w:cs="Times New Roman"/>
                <w:b/>
                <w:bCs/>
                <w:sz w:val="20"/>
                <w:szCs w:val="20"/>
              </w:rPr>
              <w:t>Species</w:t>
            </w:r>
          </w:p>
        </w:tc>
        <w:tc>
          <w:tcPr>
            <w:tcW w:w="2235" w:type="dxa"/>
            <w:gridSpan w:val="4"/>
            <w:tcBorders>
              <w:top w:val="single" w:color="7F7F7F" w:themeColor="text1" w:themeTint="80" w:sz="8" w:space="0"/>
              <w:left w:val="nil"/>
              <w:bottom w:val="single" w:color="000000" w:themeColor="text1" w:sz="8" w:space="0"/>
            </w:tcBorders>
            <w:tcMar>
              <w:left w:w="108" w:type="dxa"/>
              <w:right w:w="108" w:type="dxa"/>
            </w:tcMar>
          </w:tcPr>
          <w:p w:rsidR="020A4E66" w:rsidP="020A4E66" w:rsidRDefault="020A4E66" w14:paraId="0C7C4C1A" w14:textId="0715650D">
            <w:pPr>
              <w:rPr>
                <w:rFonts w:ascii="Times New Roman" w:hAnsi="Times New Roman" w:eastAsia="Times New Roman" w:cs="Times New Roman"/>
                <w:b/>
                <w:bCs/>
                <w:sz w:val="20"/>
                <w:szCs w:val="20"/>
              </w:rPr>
            </w:pPr>
            <w:r w:rsidRPr="020A4E66">
              <w:rPr>
                <w:rFonts w:ascii="Times New Roman" w:hAnsi="Times New Roman" w:eastAsia="Times New Roman" w:cs="Times New Roman"/>
                <w:b/>
                <w:bCs/>
                <w:sz w:val="20"/>
                <w:szCs w:val="20"/>
              </w:rPr>
              <w:t>Nutrient addition Treatment</w:t>
            </w:r>
          </w:p>
        </w:tc>
      </w:tr>
      <w:tr w:rsidR="091B3756" w:rsidTr="551BEDB7" w14:paraId="233F821A" w14:textId="77777777">
        <w:trPr>
          <w:trHeight w:val="300"/>
        </w:trPr>
        <w:tc>
          <w:tcPr>
            <w:tcW w:w="1095" w:type="dxa"/>
            <w:tcBorders>
              <w:top w:val="single" w:color="7F7F7F" w:themeColor="text1" w:themeTint="80" w:sz="8" w:space="0"/>
              <w:left w:val="nil"/>
              <w:bottom w:val="single" w:color="auto" w:sz="8" w:space="0"/>
              <w:right w:val="nil"/>
            </w:tcBorders>
            <w:tcMar>
              <w:left w:w="108" w:type="dxa"/>
              <w:right w:w="108" w:type="dxa"/>
            </w:tcMar>
          </w:tcPr>
          <w:p w:rsidR="091B3756" w:rsidP="020A4E66" w:rsidRDefault="091B3756" w14:paraId="6B1212ED" w14:textId="2D85BB22">
            <w:pPr>
              <w:rPr>
                <w:rFonts w:ascii="Times New Roman" w:hAnsi="Times New Roman" w:eastAsia="Times New Roman" w:cs="Times New Roman"/>
                <w:b/>
                <w:bCs/>
                <w:sz w:val="20"/>
                <w:szCs w:val="20"/>
              </w:rPr>
            </w:pPr>
          </w:p>
        </w:tc>
        <w:tc>
          <w:tcPr>
            <w:tcW w:w="1095"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6AC8352E" w14:textId="5B97071D">
            <w:pPr>
              <w:rPr>
                <w:rFonts w:ascii="Times New Roman" w:hAnsi="Times New Roman" w:eastAsia="Times New Roman" w:cs="Times New Roman"/>
                <w:b/>
                <w:bCs/>
                <w:sz w:val="20"/>
                <w:szCs w:val="20"/>
              </w:rPr>
            </w:pPr>
          </w:p>
        </w:tc>
        <w:tc>
          <w:tcPr>
            <w:tcW w:w="1440" w:type="dxa"/>
            <w:tcBorders>
              <w:top w:val="single" w:color="7F7F7F" w:themeColor="text1" w:themeTint="80" w:sz="8" w:space="0"/>
              <w:left w:val="nil"/>
              <w:bottom w:val="single" w:color="auto" w:sz="8" w:space="0"/>
              <w:right w:val="nil"/>
            </w:tcBorders>
            <w:tcMar>
              <w:left w:w="108" w:type="dxa"/>
              <w:right w:w="108" w:type="dxa"/>
            </w:tcMar>
          </w:tcPr>
          <w:p w:rsidR="091B3756" w:rsidP="020A4E66" w:rsidRDefault="091B3756" w14:paraId="4F6997AC" w14:textId="07831CA9">
            <w:pPr>
              <w:rPr>
                <w:rFonts w:ascii="Times New Roman" w:hAnsi="Times New Roman" w:eastAsia="Times New Roman" w:cs="Times New Roman"/>
                <w:b/>
                <w:bCs/>
                <w:sz w:val="20"/>
                <w:szCs w:val="20"/>
              </w:rPr>
            </w:pPr>
          </w:p>
        </w:tc>
        <w:tc>
          <w:tcPr>
            <w:tcW w:w="1350" w:type="dxa"/>
            <w:tcBorders>
              <w:top w:val="single" w:color="7F7F7F" w:themeColor="text1" w:themeTint="80" w:sz="8" w:space="0"/>
              <w:left w:val="nil"/>
              <w:bottom w:val="single" w:color="auto" w:sz="8" w:space="0"/>
              <w:right w:val="nil"/>
            </w:tcBorders>
            <w:tcMar>
              <w:left w:w="108" w:type="dxa"/>
              <w:right w:w="108" w:type="dxa"/>
            </w:tcMar>
          </w:tcPr>
          <w:p w:rsidR="091B3756" w:rsidP="020A4E66" w:rsidRDefault="091B3756" w14:paraId="571A82CA" w14:textId="6E7123B8">
            <w:pPr>
              <w:rPr>
                <w:rFonts w:ascii="Times New Roman" w:hAnsi="Times New Roman" w:eastAsia="Times New Roman" w:cs="Times New Roman"/>
                <w:b/>
                <w:bCs/>
                <w:sz w:val="20"/>
                <w:szCs w:val="20"/>
              </w:rPr>
            </w:pPr>
          </w:p>
        </w:tc>
        <w:tc>
          <w:tcPr>
            <w:tcW w:w="1275" w:type="dxa"/>
            <w:tcBorders>
              <w:top w:val="single" w:color="7F7F7F" w:themeColor="text1" w:themeTint="80" w:sz="8" w:space="0"/>
              <w:left w:val="nil"/>
              <w:bottom w:val="single" w:color="auto" w:sz="8" w:space="0"/>
              <w:right w:val="nil"/>
            </w:tcBorders>
            <w:tcMar>
              <w:left w:w="108" w:type="dxa"/>
              <w:right w:w="108" w:type="dxa"/>
            </w:tcMar>
          </w:tcPr>
          <w:p w:rsidR="091B3756" w:rsidP="5913250C" w:rsidRDefault="091B3756" w14:paraId="294902CE" w14:textId="16B2A5A8">
            <w:pPr>
              <w:rPr>
                <w:rFonts w:ascii="Times New Roman" w:hAnsi="Times New Roman" w:eastAsia="Times New Roman" w:cs="Times New Roman"/>
                <w:b/>
                <w:bCs/>
                <w:sz w:val="20"/>
                <w:szCs w:val="20"/>
              </w:rPr>
            </w:pPr>
          </w:p>
        </w:tc>
        <w:tc>
          <w:tcPr>
            <w:tcW w:w="615" w:type="dxa"/>
            <w:tcBorders>
              <w:top w:val="single" w:color="7F7F7F" w:themeColor="text1" w:themeTint="80" w:sz="8" w:space="0"/>
              <w:left w:val="nil"/>
              <w:bottom w:val="single" w:color="auto" w:sz="8" w:space="0"/>
              <w:right w:val="nil"/>
            </w:tcBorders>
            <w:tcMar>
              <w:left w:w="108" w:type="dxa"/>
              <w:right w:w="108" w:type="dxa"/>
            </w:tcMar>
          </w:tcPr>
          <w:p w:rsidR="091B3756" w:rsidP="091B3756" w:rsidRDefault="020A4E66" w14:paraId="264473BC" w14:textId="331F4CCD">
            <w:r w:rsidRPr="020A4E66">
              <w:rPr>
                <w:rFonts w:ascii="Times New Roman" w:hAnsi="Times New Roman" w:eastAsia="Times New Roman" w:cs="Times New Roman"/>
                <w:b/>
                <w:bCs/>
                <w:sz w:val="20"/>
                <w:szCs w:val="20"/>
              </w:rPr>
              <w:t>Control</w:t>
            </w:r>
          </w:p>
        </w:tc>
        <w:tc>
          <w:tcPr>
            <w:tcW w:w="450" w:type="dxa"/>
            <w:tcBorders>
              <w:top w:val="single" w:color="7F7F7F" w:themeColor="text1" w:themeTint="80" w:sz="8" w:space="0"/>
              <w:left w:val="nil"/>
              <w:bottom w:val="single" w:color="auto" w:sz="8" w:space="0"/>
              <w:right w:val="nil"/>
            </w:tcBorders>
            <w:tcMar>
              <w:left w:w="108" w:type="dxa"/>
              <w:right w:w="108" w:type="dxa"/>
            </w:tcMar>
          </w:tcPr>
          <w:p w:rsidR="091B3756" w:rsidP="091B3756" w:rsidRDefault="091B3756" w14:paraId="0F442574" w14:textId="1D481ED5">
            <w:r w:rsidRPr="091B3756">
              <w:rPr>
                <w:rFonts w:ascii="Times New Roman" w:hAnsi="Times New Roman" w:eastAsia="Times New Roman" w:cs="Times New Roman"/>
                <w:b/>
                <w:bCs/>
                <w:sz w:val="20"/>
                <w:szCs w:val="20"/>
              </w:rPr>
              <w:t>N</w:t>
            </w:r>
          </w:p>
        </w:tc>
        <w:tc>
          <w:tcPr>
            <w:tcW w:w="450" w:type="dxa"/>
            <w:tcBorders>
              <w:top w:val="single" w:color="7F7F7F" w:themeColor="text1" w:themeTint="80" w:sz="8" w:space="0"/>
              <w:left w:val="nil"/>
              <w:bottom w:val="single" w:color="auto" w:sz="8" w:space="0"/>
              <w:right w:val="nil"/>
            </w:tcBorders>
            <w:tcMar>
              <w:left w:w="108" w:type="dxa"/>
              <w:right w:w="108" w:type="dxa"/>
            </w:tcMar>
          </w:tcPr>
          <w:p w:rsidR="020A4E66" w:rsidP="020A4E66" w:rsidRDefault="020A4E66" w14:paraId="4DCB21CA" w14:textId="3BB56147">
            <w:r w:rsidRPr="020A4E66">
              <w:rPr>
                <w:rFonts w:ascii="Times New Roman" w:hAnsi="Times New Roman" w:eastAsia="Times New Roman" w:cs="Times New Roman"/>
                <w:b/>
                <w:bCs/>
                <w:sz w:val="20"/>
                <w:szCs w:val="20"/>
              </w:rPr>
              <w:t>P</w:t>
            </w:r>
          </w:p>
        </w:tc>
        <w:tc>
          <w:tcPr>
            <w:tcW w:w="720" w:type="dxa"/>
            <w:tcBorders>
              <w:top w:val="single" w:color="7F7F7F" w:themeColor="text1" w:themeTint="80" w:sz="8" w:space="0"/>
              <w:left w:val="nil"/>
              <w:bottom w:val="single" w:color="auto" w:sz="8" w:space="0"/>
              <w:right w:val="nil"/>
            </w:tcBorders>
            <w:tcMar>
              <w:left w:w="108" w:type="dxa"/>
              <w:right w:w="108" w:type="dxa"/>
            </w:tcMar>
          </w:tcPr>
          <w:p w:rsidR="091B3756" w:rsidP="091B3756" w:rsidRDefault="091B3756" w14:paraId="74938B81" w14:textId="6D33A45C">
            <w:r w:rsidRPr="091B3756">
              <w:rPr>
                <w:rFonts w:ascii="Times New Roman" w:hAnsi="Times New Roman" w:eastAsia="Times New Roman" w:cs="Times New Roman"/>
                <w:b/>
                <w:bCs/>
                <w:sz w:val="20"/>
                <w:szCs w:val="20"/>
              </w:rPr>
              <w:t>N+P</w:t>
            </w:r>
          </w:p>
        </w:tc>
      </w:tr>
      <w:tr w:rsidR="091B3756" w:rsidTr="551BEDB7" w14:paraId="593B9524" w14:textId="77777777">
        <w:trPr>
          <w:trHeight w:val="300"/>
        </w:trPr>
        <w:tc>
          <w:tcPr>
            <w:tcW w:w="1095" w:type="dxa"/>
            <w:vMerge w:val="restart"/>
            <w:tcBorders>
              <w:top w:val="single" w:color="auto" w:sz="8" w:space="0"/>
              <w:left w:val="nil"/>
              <w:bottom w:val="single" w:color="auto" w:sz="8" w:space="0"/>
            </w:tcBorders>
            <w:tcMar>
              <w:left w:w="108" w:type="dxa"/>
              <w:right w:w="108" w:type="dxa"/>
            </w:tcMar>
          </w:tcPr>
          <w:p w:rsidR="091B3756" w:rsidP="091B3756" w:rsidRDefault="091B3756" w14:paraId="7B13D24E" w14:textId="0588957C">
            <w:r w:rsidRPr="091B3756">
              <w:rPr>
                <w:rFonts w:ascii="Times New Roman" w:hAnsi="Times New Roman" w:eastAsia="Times New Roman" w:cs="Times New Roman"/>
                <w:sz w:val="20"/>
                <w:szCs w:val="20"/>
              </w:rPr>
              <w:t>1000</w:t>
            </w:r>
          </w:p>
        </w:tc>
        <w:tc>
          <w:tcPr>
            <w:tcW w:w="1095" w:type="dxa"/>
            <w:vMerge w:val="restart"/>
            <w:tcBorders>
              <w:top w:val="single" w:color="auto" w:sz="8" w:space="0"/>
              <w:left w:val="nil"/>
              <w:bottom w:val="single" w:color="000000" w:themeColor="text1" w:sz="8" w:space="0"/>
            </w:tcBorders>
            <w:tcMar>
              <w:left w:w="108" w:type="dxa"/>
              <w:right w:w="108" w:type="dxa"/>
            </w:tcMar>
          </w:tcPr>
          <w:p w:rsidR="020A4E66" w:rsidP="020A4E66" w:rsidRDefault="020A4E66" w14:paraId="5FDCD5E9" w14:textId="4CDB960C">
            <w:pPr>
              <w:rPr>
                <w:rFonts w:ascii="Times New Roman" w:hAnsi="Times New Roman" w:eastAsia="Times New Roman" w:cs="Times New Roman"/>
                <w:i/>
                <w:iCs/>
                <w:sz w:val="20"/>
                <w:szCs w:val="20"/>
              </w:rPr>
            </w:pPr>
            <w:r w:rsidRPr="020A4E66">
              <w:rPr>
                <w:rFonts w:ascii="Times New Roman" w:hAnsi="Times New Roman" w:eastAsia="Times New Roman" w:cs="Times New Roman"/>
                <w:i/>
                <w:iCs/>
                <w:sz w:val="20"/>
                <w:szCs w:val="20"/>
              </w:rPr>
              <w:t>Bombuscaro</w:t>
            </w:r>
          </w:p>
        </w:tc>
        <w:tc>
          <w:tcPr>
            <w:tcW w:w="1440" w:type="dxa"/>
            <w:tcBorders>
              <w:top w:val="single" w:color="auto" w:sz="8" w:space="0"/>
              <w:left w:val="nil"/>
              <w:bottom w:val="single" w:color="auto" w:sz="8" w:space="0"/>
              <w:right w:val="nil"/>
            </w:tcBorders>
            <w:tcMar>
              <w:left w:w="108" w:type="dxa"/>
              <w:right w:w="108" w:type="dxa"/>
            </w:tcMar>
          </w:tcPr>
          <w:p w:rsidR="091B3756" w:rsidP="091B3756" w:rsidRDefault="091B3756" w14:paraId="7BB4DE2D" w14:textId="48E45E61">
            <w:r w:rsidRPr="091B3756">
              <w:rPr>
                <w:rFonts w:ascii="Times New Roman" w:hAnsi="Times New Roman" w:eastAsia="Times New Roman" w:cs="Times New Roman"/>
                <w:i/>
                <w:iCs/>
                <w:sz w:val="20"/>
                <w:szCs w:val="20"/>
              </w:rPr>
              <w:t>Evergreen premontane forest</w:t>
            </w:r>
          </w:p>
        </w:tc>
        <w:tc>
          <w:tcPr>
            <w:tcW w:w="1350" w:type="dxa"/>
            <w:tcBorders>
              <w:top w:val="single" w:color="auto" w:sz="8" w:space="0"/>
              <w:left w:val="nil"/>
              <w:bottom w:val="single" w:color="auto" w:sz="8" w:space="0"/>
              <w:right w:val="nil"/>
            </w:tcBorders>
            <w:tcMar>
              <w:left w:w="108" w:type="dxa"/>
              <w:right w:w="108" w:type="dxa"/>
            </w:tcMar>
          </w:tcPr>
          <w:p w:rsidR="091B3756" w:rsidP="091B3756" w:rsidRDefault="091B3756" w14:paraId="0824D89D" w14:textId="2B689CEF">
            <w:r w:rsidRPr="091B3756">
              <w:rPr>
                <w:rFonts w:ascii="Times New Roman" w:hAnsi="Times New Roman" w:eastAsia="Times New Roman" w:cs="Times New Roman"/>
                <w:i/>
                <w:iCs/>
                <w:sz w:val="20"/>
                <w:szCs w:val="20"/>
              </w:rPr>
              <w:t>Moraceae</w:t>
            </w:r>
          </w:p>
        </w:tc>
        <w:tc>
          <w:tcPr>
            <w:tcW w:w="1275" w:type="dxa"/>
            <w:tcBorders>
              <w:top w:val="single" w:color="auto" w:sz="8" w:space="0"/>
              <w:left w:val="nil"/>
              <w:bottom w:val="single" w:color="auto" w:sz="8" w:space="0"/>
              <w:right w:val="nil"/>
            </w:tcBorders>
            <w:tcMar>
              <w:left w:w="108" w:type="dxa"/>
              <w:right w:w="108" w:type="dxa"/>
            </w:tcMar>
          </w:tcPr>
          <w:p w:rsidR="091B3756" w:rsidP="091B3756" w:rsidRDefault="091B3756" w14:paraId="29DD2FB7" w14:textId="17391F7B">
            <w:r w:rsidRPr="091B3756">
              <w:rPr>
                <w:rFonts w:ascii="Times New Roman" w:hAnsi="Times New Roman" w:eastAsia="Times New Roman" w:cs="Times New Roman"/>
                <w:i/>
                <w:iCs/>
                <w:sz w:val="20"/>
                <w:szCs w:val="20"/>
              </w:rPr>
              <w:t xml:space="preserve">Clarisia racemosa </w:t>
            </w:r>
            <w:r w:rsidRPr="091B3756">
              <w:rPr>
                <w:rFonts w:ascii="Times New Roman" w:hAnsi="Times New Roman" w:eastAsia="Times New Roman" w:cs="Times New Roman"/>
                <w:sz w:val="20"/>
                <w:szCs w:val="20"/>
              </w:rPr>
              <w:t>Ruiz &amp; Pav</w:t>
            </w:r>
          </w:p>
        </w:tc>
        <w:tc>
          <w:tcPr>
            <w:tcW w:w="615" w:type="dxa"/>
            <w:tcBorders>
              <w:top w:val="single" w:color="auto" w:sz="8" w:space="0"/>
              <w:left w:val="nil"/>
              <w:bottom w:val="single" w:color="auto" w:sz="8" w:space="0"/>
              <w:right w:val="nil"/>
            </w:tcBorders>
            <w:tcMar>
              <w:left w:w="108" w:type="dxa"/>
              <w:right w:w="108" w:type="dxa"/>
            </w:tcMar>
          </w:tcPr>
          <w:p w:rsidR="091B3756" w:rsidP="091B3756" w:rsidRDefault="091B3756" w14:paraId="442D34E7" w14:textId="117E2322">
            <w:r w:rsidRPr="091B3756">
              <w:rPr>
                <w:rFonts w:ascii="Times New Roman" w:hAnsi="Times New Roman" w:eastAsia="Times New Roman" w:cs="Times New Roman"/>
                <w:sz w:val="20"/>
                <w:szCs w:val="20"/>
              </w:rPr>
              <w:t>3</w:t>
            </w:r>
          </w:p>
        </w:tc>
        <w:tc>
          <w:tcPr>
            <w:tcW w:w="450" w:type="dxa"/>
            <w:tcBorders>
              <w:top w:val="single" w:color="auto" w:sz="8" w:space="0"/>
              <w:left w:val="nil"/>
              <w:bottom w:val="single" w:color="auto" w:sz="8" w:space="0"/>
              <w:right w:val="nil"/>
            </w:tcBorders>
            <w:tcMar>
              <w:left w:w="108" w:type="dxa"/>
              <w:right w:w="108" w:type="dxa"/>
            </w:tcMar>
          </w:tcPr>
          <w:p w:rsidR="091B3756" w:rsidP="091B3756" w:rsidRDefault="091B3756" w14:paraId="0F141465" w14:textId="40172CE2">
            <w:r w:rsidRPr="091B3756">
              <w:rPr>
                <w:rFonts w:ascii="Times New Roman" w:hAnsi="Times New Roman" w:eastAsia="Times New Roman" w:cs="Times New Roman"/>
                <w:sz w:val="20"/>
                <w:szCs w:val="20"/>
              </w:rPr>
              <w:t>1</w:t>
            </w:r>
          </w:p>
        </w:tc>
        <w:tc>
          <w:tcPr>
            <w:tcW w:w="450" w:type="dxa"/>
            <w:tcBorders>
              <w:top w:val="single" w:color="auto" w:sz="8" w:space="0"/>
              <w:left w:val="nil"/>
              <w:bottom w:val="single" w:color="auto" w:sz="8" w:space="0"/>
              <w:right w:val="nil"/>
            </w:tcBorders>
            <w:tcMar>
              <w:left w:w="108" w:type="dxa"/>
              <w:right w:w="108" w:type="dxa"/>
            </w:tcMar>
          </w:tcPr>
          <w:p w:rsidR="020A4E66" w:rsidP="020A4E66" w:rsidRDefault="020A4E66" w14:paraId="61AFC346" w14:textId="38DFB940">
            <w:r w:rsidRPr="020A4E66">
              <w:rPr>
                <w:rFonts w:ascii="Times New Roman" w:hAnsi="Times New Roman" w:eastAsia="Times New Roman" w:cs="Times New Roman"/>
                <w:sz w:val="20"/>
                <w:szCs w:val="20"/>
              </w:rPr>
              <w:t>4</w:t>
            </w:r>
          </w:p>
        </w:tc>
        <w:tc>
          <w:tcPr>
            <w:tcW w:w="720" w:type="dxa"/>
            <w:tcBorders>
              <w:top w:val="single" w:color="auto" w:sz="8" w:space="0"/>
              <w:left w:val="nil"/>
              <w:bottom w:val="single" w:color="auto" w:sz="8" w:space="0"/>
              <w:right w:val="nil"/>
            </w:tcBorders>
            <w:tcMar>
              <w:left w:w="108" w:type="dxa"/>
              <w:right w:w="108" w:type="dxa"/>
            </w:tcMar>
          </w:tcPr>
          <w:p w:rsidR="091B3756" w:rsidP="091B3756" w:rsidRDefault="091B3756" w14:paraId="1B4B5C6D" w14:textId="2BC744C5">
            <w:r w:rsidRPr="091B3756">
              <w:rPr>
                <w:rFonts w:ascii="Times New Roman" w:hAnsi="Times New Roman" w:eastAsia="Times New Roman" w:cs="Times New Roman"/>
                <w:sz w:val="20"/>
                <w:szCs w:val="20"/>
              </w:rPr>
              <w:t>4</w:t>
            </w:r>
          </w:p>
        </w:tc>
      </w:tr>
      <w:tr w:rsidR="091B3756" w:rsidTr="551BEDB7" w14:paraId="5925EA37" w14:textId="77777777">
        <w:trPr>
          <w:trHeight w:val="300"/>
        </w:trPr>
        <w:tc>
          <w:tcPr>
            <w:tcW w:w="1095" w:type="dxa"/>
            <w:vMerge/>
            <w:vAlign w:val="center"/>
          </w:tcPr>
          <w:p w:rsidR="007F1CA0" w:rsidRDefault="007F1CA0" w14:paraId="49F04141" w14:textId="77777777"/>
        </w:tc>
        <w:tc>
          <w:tcPr>
            <w:tcW w:w="1095" w:type="dxa"/>
            <w:vMerge/>
            <w:tcMar>
              <w:left w:w="108" w:type="dxa"/>
              <w:right w:w="108" w:type="dxa"/>
            </w:tcMar>
          </w:tcPr>
          <w:p w:rsidR="007F1CA0" w:rsidRDefault="007F1CA0" w14:paraId="089B4C55" w14:textId="77777777"/>
        </w:tc>
        <w:tc>
          <w:tcPr>
            <w:tcW w:w="1440" w:type="dxa"/>
            <w:tcBorders>
              <w:top w:val="single" w:color="auto" w:sz="8" w:space="0"/>
              <w:left w:val="nil"/>
              <w:bottom w:val="single" w:color="auto" w:sz="8" w:space="0"/>
              <w:right w:val="nil"/>
            </w:tcBorders>
            <w:tcMar>
              <w:left w:w="108" w:type="dxa"/>
              <w:right w:w="108" w:type="dxa"/>
            </w:tcMar>
          </w:tcPr>
          <w:p w:rsidR="091B3756" w:rsidP="091B3756" w:rsidRDefault="091B3756" w14:paraId="49371C16" w14:textId="033EDDDC">
            <w:r w:rsidRPr="091B3756">
              <w:rPr>
                <w:rFonts w:ascii="Times New Roman" w:hAnsi="Times New Roman" w:eastAsia="Times New Roman" w:cs="Times New Roman"/>
                <w:i/>
                <w:iCs/>
                <w:sz w:val="20"/>
                <w:szCs w:val="20"/>
              </w:rPr>
              <w:t xml:space="preserve"> </w:t>
            </w:r>
          </w:p>
        </w:tc>
        <w:tc>
          <w:tcPr>
            <w:tcW w:w="1350" w:type="dxa"/>
            <w:tcBorders>
              <w:top w:val="single" w:color="auto" w:sz="8" w:space="0"/>
              <w:left w:val="nil"/>
              <w:bottom w:val="single" w:color="auto" w:sz="8" w:space="0"/>
              <w:right w:val="nil"/>
            </w:tcBorders>
            <w:tcMar>
              <w:left w:w="108" w:type="dxa"/>
              <w:right w:w="108" w:type="dxa"/>
            </w:tcMar>
          </w:tcPr>
          <w:p w:rsidR="091B3756" w:rsidP="091B3756" w:rsidRDefault="091B3756" w14:paraId="11E144ED" w14:textId="324A45EB">
            <w:r w:rsidRPr="091B3756">
              <w:rPr>
                <w:rFonts w:ascii="Times New Roman" w:hAnsi="Times New Roman" w:eastAsia="Times New Roman" w:cs="Times New Roman"/>
                <w:i/>
                <w:iCs/>
                <w:sz w:val="20"/>
                <w:szCs w:val="20"/>
              </w:rPr>
              <w:t>Sapotaceae</w:t>
            </w:r>
          </w:p>
        </w:tc>
        <w:tc>
          <w:tcPr>
            <w:tcW w:w="1275" w:type="dxa"/>
            <w:tcBorders>
              <w:top w:val="single" w:color="auto" w:sz="8" w:space="0"/>
              <w:left w:val="nil"/>
              <w:bottom w:val="single" w:color="auto" w:sz="8" w:space="0"/>
              <w:right w:val="nil"/>
            </w:tcBorders>
            <w:tcMar>
              <w:left w:w="108" w:type="dxa"/>
              <w:right w:w="108" w:type="dxa"/>
            </w:tcMar>
          </w:tcPr>
          <w:p w:rsidR="091B3756" w:rsidP="091B3756" w:rsidRDefault="091B3756" w14:paraId="0B19075A" w14:textId="7B69B44D">
            <w:r w:rsidRPr="091B3756">
              <w:rPr>
                <w:rFonts w:ascii="Times New Roman" w:hAnsi="Times New Roman" w:eastAsia="Times New Roman" w:cs="Times New Roman"/>
                <w:i/>
                <w:iCs/>
                <w:sz w:val="20"/>
                <w:szCs w:val="20"/>
              </w:rPr>
              <w:t xml:space="preserve">Pouteria torta (Mart.) </w:t>
            </w:r>
            <w:r w:rsidRPr="091B3756">
              <w:rPr>
                <w:rFonts w:ascii="Times New Roman" w:hAnsi="Times New Roman" w:eastAsia="Times New Roman" w:cs="Times New Roman"/>
                <w:sz w:val="20"/>
                <w:szCs w:val="20"/>
              </w:rPr>
              <w:t>Radlk</w:t>
            </w:r>
          </w:p>
        </w:tc>
        <w:tc>
          <w:tcPr>
            <w:tcW w:w="615" w:type="dxa"/>
            <w:tcBorders>
              <w:top w:val="single" w:color="auto" w:sz="8" w:space="0"/>
              <w:left w:val="nil"/>
              <w:bottom w:val="single" w:color="auto" w:sz="8" w:space="0"/>
              <w:right w:val="nil"/>
            </w:tcBorders>
            <w:tcMar>
              <w:left w:w="108" w:type="dxa"/>
              <w:right w:w="108" w:type="dxa"/>
            </w:tcMar>
          </w:tcPr>
          <w:p w:rsidR="091B3756" w:rsidP="3019BE10" w:rsidRDefault="3019BE10" w14:paraId="411555E3" w14:textId="38185575">
            <w:pPr>
              <w:rPr>
                <w:rFonts w:ascii="Times New Roman" w:hAnsi="Times New Roman" w:eastAsia="Times New Roman" w:cs="Times New Roman"/>
                <w:sz w:val="20"/>
                <w:szCs w:val="20"/>
              </w:rPr>
            </w:pPr>
            <w:r w:rsidRPr="3019BE10">
              <w:rPr>
                <w:rFonts w:ascii="Times New Roman" w:hAnsi="Times New Roman" w:eastAsia="Times New Roman" w:cs="Times New Roman"/>
                <w:sz w:val="20"/>
                <w:szCs w:val="20"/>
              </w:rPr>
              <w:t>9</w:t>
            </w:r>
          </w:p>
        </w:tc>
        <w:tc>
          <w:tcPr>
            <w:tcW w:w="450" w:type="dxa"/>
            <w:tcBorders>
              <w:top w:val="single" w:color="auto" w:sz="8" w:space="0"/>
              <w:left w:val="nil"/>
              <w:bottom w:val="single" w:color="auto" w:sz="8" w:space="0"/>
              <w:right w:val="nil"/>
            </w:tcBorders>
            <w:tcMar>
              <w:left w:w="108" w:type="dxa"/>
              <w:right w:w="108" w:type="dxa"/>
            </w:tcMar>
          </w:tcPr>
          <w:p w:rsidR="091B3756" w:rsidP="3019BE10" w:rsidRDefault="3019BE10" w14:paraId="4CFAEE49" w14:textId="436E17F8">
            <w:pPr>
              <w:rPr>
                <w:rFonts w:ascii="Times New Roman" w:hAnsi="Times New Roman" w:eastAsia="Times New Roman" w:cs="Times New Roman"/>
                <w:sz w:val="20"/>
                <w:szCs w:val="20"/>
              </w:rPr>
            </w:pPr>
            <w:r w:rsidRPr="3019BE10">
              <w:rPr>
                <w:rFonts w:ascii="Times New Roman" w:hAnsi="Times New Roman" w:eastAsia="Times New Roman" w:cs="Times New Roman"/>
                <w:sz w:val="20"/>
                <w:szCs w:val="20"/>
              </w:rPr>
              <w:t>9</w:t>
            </w:r>
          </w:p>
        </w:tc>
        <w:tc>
          <w:tcPr>
            <w:tcW w:w="450" w:type="dxa"/>
            <w:tcBorders>
              <w:top w:val="single" w:color="auto" w:sz="8" w:space="0"/>
              <w:left w:val="nil"/>
              <w:bottom w:val="single" w:color="auto" w:sz="8" w:space="0"/>
              <w:right w:val="nil"/>
            </w:tcBorders>
            <w:tcMar>
              <w:left w:w="108" w:type="dxa"/>
              <w:right w:w="108" w:type="dxa"/>
            </w:tcMar>
          </w:tcPr>
          <w:p w:rsidR="020A4E66" w:rsidP="3019BE10" w:rsidRDefault="3019BE10" w14:paraId="459E7950" w14:textId="6239F175">
            <w:pPr>
              <w:rPr>
                <w:rFonts w:ascii="Times New Roman" w:hAnsi="Times New Roman" w:eastAsia="Times New Roman" w:cs="Times New Roman"/>
                <w:sz w:val="20"/>
                <w:szCs w:val="20"/>
              </w:rPr>
            </w:pPr>
            <w:r w:rsidRPr="3019BE10">
              <w:rPr>
                <w:rFonts w:ascii="Times New Roman" w:hAnsi="Times New Roman" w:eastAsia="Times New Roman" w:cs="Times New Roman"/>
                <w:sz w:val="20"/>
                <w:szCs w:val="20"/>
              </w:rPr>
              <w:t>8</w:t>
            </w:r>
          </w:p>
        </w:tc>
        <w:tc>
          <w:tcPr>
            <w:tcW w:w="720" w:type="dxa"/>
            <w:tcBorders>
              <w:top w:val="single" w:color="auto" w:sz="8" w:space="0"/>
              <w:left w:val="nil"/>
              <w:bottom w:val="single" w:color="auto" w:sz="8" w:space="0"/>
              <w:right w:val="nil"/>
            </w:tcBorders>
            <w:tcMar>
              <w:left w:w="108" w:type="dxa"/>
              <w:right w:w="108" w:type="dxa"/>
            </w:tcMar>
          </w:tcPr>
          <w:p w:rsidR="091B3756" w:rsidP="3019BE10" w:rsidRDefault="3019BE10" w14:paraId="3CF63DCB" w14:textId="0BEAAF04">
            <w:pPr>
              <w:rPr>
                <w:rFonts w:ascii="Times New Roman" w:hAnsi="Times New Roman" w:eastAsia="Times New Roman" w:cs="Times New Roman"/>
                <w:sz w:val="20"/>
                <w:szCs w:val="20"/>
              </w:rPr>
            </w:pPr>
            <w:r w:rsidRPr="3019BE10">
              <w:rPr>
                <w:rFonts w:ascii="Times New Roman" w:hAnsi="Times New Roman" w:eastAsia="Times New Roman" w:cs="Times New Roman"/>
                <w:sz w:val="20"/>
                <w:szCs w:val="20"/>
              </w:rPr>
              <w:t>6</w:t>
            </w:r>
          </w:p>
        </w:tc>
      </w:tr>
      <w:tr w:rsidR="091B3756" w:rsidTr="551BEDB7" w14:paraId="25E10C3C" w14:textId="77777777">
        <w:trPr>
          <w:trHeight w:val="300"/>
        </w:trPr>
        <w:tc>
          <w:tcPr>
            <w:tcW w:w="1095" w:type="dxa"/>
            <w:vMerge w:val="restart"/>
            <w:tcBorders>
              <w:top w:val="nil"/>
              <w:left w:val="nil"/>
              <w:bottom w:val="single" w:color="auto" w:sz="8" w:space="0"/>
            </w:tcBorders>
            <w:tcMar>
              <w:left w:w="108" w:type="dxa"/>
              <w:right w:w="108" w:type="dxa"/>
            </w:tcMar>
          </w:tcPr>
          <w:p w:rsidR="091B3756" w:rsidP="091B3756" w:rsidRDefault="091B3756" w14:paraId="143213EA" w14:textId="4A632B5C">
            <w:r w:rsidRPr="091B3756">
              <w:rPr>
                <w:rFonts w:ascii="Times New Roman" w:hAnsi="Times New Roman" w:eastAsia="Times New Roman" w:cs="Times New Roman"/>
                <w:sz w:val="20"/>
                <w:szCs w:val="20"/>
              </w:rPr>
              <w:t>2000</w:t>
            </w:r>
          </w:p>
        </w:tc>
        <w:tc>
          <w:tcPr>
            <w:tcW w:w="1095" w:type="dxa"/>
            <w:vMerge w:val="restart"/>
            <w:tcBorders>
              <w:top w:val="single" w:color="auto" w:sz="8" w:space="0"/>
              <w:left w:val="nil"/>
              <w:bottom w:val="single" w:color="000000" w:themeColor="text1" w:sz="8" w:space="0"/>
            </w:tcBorders>
            <w:tcMar>
              <w:left w:w="108" w:type="dxa"/>
              <w:right w:w="108" w:type="dxa"/>
            </w:tcMar>
          </w:tcPr>
          <w:p w:rsidR="020A4E66" w:rsidP="020A4E66" w:rsidRDefault="020A4E66" w14:paraId="648DCACE" w14:textId="09F3D5B2">
            <w:pPr>
              <w:rPr>
                <w:rFonts w:ascii="Times New Roman" w:hAnsi="Times New Roman" w:eastAsia="Times New Roman" w:cs="Times New Roman"/>
                <w:i/>
                <w:iCs/>
                <w:sz w:val="20"/>
                <w:szCs w:val="20"/>
              </w:rPr>
            </w:pPr>
            <w:r w:rsidRPr="020A4E66">
              <w:rPr>
                <w:rFonts w:ascii="Times New Roman" w:hAnsi="Times New Roman" w:eastAsia="Times New Roman" w:cs="Times New Roman"/>
                <w:i/>
                <w:iCs/>
                <w:sz w:val="20"/>
                <w:szCs w:val="20"/>
              </w:rPr>
              <w:t>San Francisco</w:t>
            </w:r>
          </w:p>
        </w:tc>
        <w:tc>
          <w:tcPr>
            <w:tcW w:w="1440" w:type="dxa"/>
            <w:tcBorders>
              <w:top w:val="single" w:color="auto" w:sz="8" w:space="0"/>
              <w:left w:val="nil"/>
              <w:bottom w:val="single" w:color="auto" w:sz="8" w:space="0"/>
              <w:right w:val="nil"/>
            </w:tcBorders>
            <w:tcMar>
              <w:left w:w="108" w:type="dxa"/>
              <w:right w:w="108" w:type="dxa"/>
            </w:tcMar>
          </w:tcPr>
          <w:p w:rsidR="091B3756" w:rsidP="091B3756" w:rsidRDefault="091B3756" w14:paraId="58E3A137" w14:textId="66327893">
            <w:r w:rsidRPr="091B3756">
              <w:rPr>
                <w:rFonts w:ascii="Times New Roman" w:hAnsi="Times New Roman" w:eastAsia="Times New Roman" w:cs="Times New Roman"/>
                <w:i/>
                <w:iCs/>
                <w:sz w:val="20"/>
                <w:szCs w:val="20"/>
              </w:rPr>
              <w:t>Evergreen lower montane forest</w:t>
            </w:r>
          </w:p>
        </w:tc>
        <w:tc>
          <w:tcPr>
            <w:tcW w:w="1350" w:type="dxa"/>
            <w:tcBorders>
              <w:top w:val="single" w:color="auto" w:sz="8" w:space="0"/>
              <w:left w:val="nil"/>
              <w:bottom w:val="single" w:color="auto" w:sz="8" w:space="0"/>
              <w:right w:val="nil"/>
            </w:tcBorders>
            <w:tcMar>
              <w:left w:w="108" w:type="dxa"/>
              <w:right w:w="108" w:type="dxa"/>
            </w:tcMar>
          </w:tcPr>
          <w:p w:rsidR="091B3756" w:rsidP="091B3756" w:rsidRDefault="091B3756" w14:paraId="5EAC7930" w14:textId="491CE8CD">
            <w:r w:rsidRPr="091B3756">
              <w:rPr>
                <w:rFonts w:ascii="Times New Roman" w:hAnsi="Times New Roman" w:eastAsia="Times New Roman" w:cs="Times New Roman"/>
                <w:i/>
                <w:iCs/>
                <w:sz w:val="20"/>
                <w:szCs w:val="20"/>
              </w:rPr>
              <w:t>Euphorbiaceae</w:t>
            </w:r>
          </w:p>
        </w:tc>
        <w:tc>
          <w:tcPr>
            <w:tcW w:w="1275" w:type="dxa"/>
            <w:tcBorders>
              <w:top w:val="single" w:color="auto" w:sz="8" w:space="0"/>
              <w:left w:val="nil"/>
              <w:bottom w:val="single" w:color="auto" w:sz="8" w:space="0"/>
              <w:right w:val="nil"/>
            </w:tcBorders>
            <w:tcMar>
              <w:left w:w="108" w:type="dxa"/>
              <w:right w:w="108" w:type="dxa"/>
            </w:tcMar>
          </w:tcPr>
          <w:p w:rsidR="091B3756" w:rsidP="091B3756" w:rsidRDefault="091B3756" w14:paraId="36D645FF" w14:textId="7147E029">
            <w:r w:rsidRPr="091B3756">
              <w:rPr>
                <w:rFonts w:ascii="Times New Roman" w:hAnsi="Times New Roman" w:eastAsia="Times New Roman" w:cs="Times New Roman"/>
                <w:i/>
                <w:iCs/>
                <w:sz w:val="20"/>
                <w:szCs w:val="20"/>
              </w:rPr>
              <w:t xml:space="preserve">Alchornea lojaensis </w:t>
            </w:r>
            <w:r w:rsidRPr="091B3756">
              <w:rPr>
                <w:rFonts w:ascii="Times New Roman" w:hAnsi="Times New Roman" w:eastAsia="Times New Roman" w:cs="Times New Roman"/>
                <w:sz w:val="20"/>
                <w:szCs w:val="20"/>
              </w:rPr>
              <w:t>Secco</w:t>
            </w:r>
          </w:p>
        </w:tc>
        <w:tc>
          <w:tcPr>
            <w:tcW w:w="615" w:type="dxa"/>
            <w:tcBorders>
              <w:top w:val="single" w:color="auto" w:sz="8" w:space="0"/>
              <w:left w:val="nil"/>
              <w:bottom w:val="single" w:color="auto" w:sz="8" w:space="0"/>
              <w:right w:val="nil"/>
            </w:tcBorders>
            <w:tcMar>
              <w:left w:w="108" w:type="dxa"/>
              <w:right w:w="108" w:type="dxa"/>
            </w:tcMar>
          </w:tcPr>
          <w:p w:rsidR="091B3756" w:rsidP="091B3756" w:rsidRDefault="091B3756" w14:paraId="51E8B999" w14:textId="31C43605">
            <w:r w:rsidRPr="091B3756">
              <w:rPr>
                <w:rFonts w:ascii="Times New Roman" w:hAnsi="Times New Roman" w:eastAsia="Times New Roman" w:cs="Times New Roman"/>
                <w:sz w:val="20"/>
                <w:szCs w:val="20"/>
              </w:rPr>
              <w:t>12</w:t>
            </w:r>
          </w:p>
        </w:tc>
        <w:tc>
          <w:tcPr>
            <w:tcW w:w="450" w:type="dxa"/>
            <w:tcBorders>
              <w:top w:val="single" w:color="auto" w:sz="8" w:space="0"/>
              <w:left w:val="nil"/>
              <w:bottom w:val="single" w:color="auto" w:sz="8" w:space="0"/>
              <w:right w:val="nil"/>
            </w:tcBorders>
            <w:tcMar>
              <w:left w:w="108" w:type="dxa"/>
              <w:right w:w="108" w:type="dxa"/>
            </w:tcMar>
          </w:tcPr>
          <w:p w:rsidR="091B3756" w:rsidP="551BEDB7" w:rsidRDefault="551BEDB7" w14:paraId="2A7CB9BD" w14:textId="4BD8BE47">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10</w:t>
            </w:r>
          </w:p>
        </w:tc>
        <w:tc>
          <w:tcPr>
            <w:tcW w:w="450" w:type="dxa"/>
            <w:tcBorders>
              <w:top w:val="single" w:color="auto" w:sz="8" w:space="0"/>
              <w:left w:val="nil"/>
              <w:bottom w:val="single" w:color="auto" w:sz="8" w:space="0"/>
              <w:right w:val="nil"/>
            </w:tcBorders>
            <w:tcMar>
              <w:left w:w="108" w:type="dxa"/>
              <w:right w:w="108" w:type="dxa"/>
            </w:tcMar>
          </w:tcPr>
          <w:p w:rsidR="020A4E66" w:rsidP="020A4E66" w:rsidRDefault="551BEDB7" w14:paraId="030A6F71" w14:textId="51AC0408">
            <w:r w:rsidRPr="551BEDB7">
              <w:rPr>
                <w:rFonts w:ascii="Times New Roman" w:hAnsi="Times New Roman" w:eastAsia="Times New Roman" w:cs="Times New Roman"/>
                <w:sz w:val="20"/>
                <w:szCs w:val="20"/>
              </w:rPr>
              <w:t>12</w:t>
            </w:r>
          </w:p>
        </w:tc>
        <w:tc>
          <w:tcPr>
            <w:tcW w:w="720" w:type="dxa"/>
            <w:tcBorders>
              <w:top w:val="single" w:color="auto" w:sz="8" w:space="0"/>
              <w:left w:val="nil"/>
              <w:bottom w:val="single" w:color="auto" w:sz="8" w:space="0"/>
              <w:right w:val="nil"/>
            </w:tcBorders>
            <w:tcMar>
              <w:left w:w="108" w:type="dxa"/>
              <w:right w:w="108" w:type="dxa"/>
            </w:tcMar>
          </w:tcPr>
          <w:p w:rsidR="091B3756" w:rsidP="091B3756" w:rsidRDefault="091B3756" w14:paraId="386E7E2C" w14:textId="2D1ED31B">
            <w:r w:rsidRPr="091B3756">
              <w:rPr>
                <w:rFonts w:ascii="Times New Roman" w:hAnsi="Times New Roman" w:eastAsia="Times New Roman" w:cs="Times New Roman"/>
                <w:sz w:val="20"/>
                <w:szCs w:val="20"/>
              </w:rPr>
              <w:t>8</w:t>
            </w:r>
          </w:p>
        </w:tc>
      </w:tr>
      <w:tr w:rsidR="091B3756" w:rsidTr="551BEDB7" w14:paraId="0A35477E" w14:textId="77777777">
        <w:trPr>
          <w:trHeight w:val="300"/>
        </w:trPr>
        <w:tc>
          <w:tcPr>
            <w:tcW w:w="1095" w:type="dxa"/>
            <w:vMerge/>
            <w:vAlign w:val="center"/>
          </w:tcPr>
          <w:p w:rsidR="007F1CA0" w:rsidRDefault="007F1CA0" w14:paraId="1A79C5E3" w14:textId="77777777"/>
        </w:tc>
        <w:tc>
          <w:tcPr>
            <w:tcW w:w="1095" w:type="dxa"/>
            <w:vMerge/>
            <w:tcMar>
              <w:left w:w="108" w:type="dxa"/>
              <w:right w:w="108" w:type="dxa"/>
            </w:tcMar>
          </w:tcPr>
          <w:p w:rsidR="007F1CA0" w:rsidRDefault="007F1CA0" w14:paraId="302E2AB7" w14:textId="77777777"/>
        </w:tc>
        <w:tc>
          <w:tcPr>
            <w:tcW w:w="1440" w:type="dxa"/>
            <w:tcBorders>
              <w:top w:val="single" w:color="auto" w:sz="8" w:space="0"/>
              <w:left w:val="nil"/>
              <w:bottom w:val="single" w:color="auto" w:sz="8" w:space="0"/>
              <w:right w:val="nil"/>
            </w:tcBorders>
            <w:tcMar>
              <w:left w:w="108" w:type="dxa"/>
              <w:right w:w="108" w:type="dxa"/>
            </w:tcMar>
          </w:tcPr>
          <w:p w:rsidR="091B3756" w:rsidP="091B3756" w:rsidRDefault="091B3756" w14:paraId="0C5C2AD3" w14:textId="23BD000E">
            <w:r w:rsidRPr="091B3756">
              <w:rPr>
                <w:rFonts w:ascii="Times New Roman" w:hAnsi="Times New Roman" w:eastAsia="Times New Roman" w:cs="Times New Roman"/>
                <w:i/>
                <w:iCs/>
                <w:sz w:val="20"/>
                <w:szCs w:val="20"/>
              </w:rPr>
              <w:t xml:space="preserve"> </w:t>
            </w:r>
          </w:p>
        </w:tc>
        <w:tc>
          <w:tcPr>
            <w:tcW w:w="1350" w:type="dxa"/>
            <w:tcBorders>
              <w:top w:val="single" w:color="auto" w:sz="8" w:space="0"/>
              <w:left w:val="nil"/>
              <w:bottom w:val="single" w:color="auto" w:sz="8" w:space="0"/>
              <w:right w:val="nil"/>
            </w:tcBorders>
            <w:tcMar>
              <w:left w:w="108" w:type="dxa"/>
              <w:right w:w="108" w:type="dxa"/>
            </w:tcMar>
          </w:tcPr>
          <w:p w:rsidR="091B3756" w:rsidP="091B3756" w:rsidRDefault="091B3756" w14:paraId="2B6FD13E" w14:textId="09514907">
            <w:r w:rsidRPr="091B3756">
              <w:rPr>
                <w:rFonts w:ascii="Times New Roman" w:hAnsi="Times New Roman" w:eastAsia="Times New Roman" w:cs="Times New Roman"/>
                <w:i/>
                <w:iCs/>
                <w:sz w:val="20"/>
                <w:szCs w:val="20"/>
              </w:rPr>
              <w:t>Myrtaceae</w:t>
            </w:r>
          </w:p>
        </w:tc>
        <w:tc>
          <w:tcPr>
            <w:tcW w:w="1275" w:type="dxa"/>
            <w:tcBorders>
              <w:top w:val="single" w:color="auto" w:sz="8" w:space="0"/>
              <w:left w:val="nil"/>
              <w:bottom w:val="single" w:color="auto" w:sz="8" w:space="0"/>
              <w:right w:val="nil"/>
            </w:tcBorders>
            <w:tcMar>
              <w:left w:w="108" w:type="dxa"/>
              <w:right w:w="108" w:type="dxa"/>
            </w:tcMar>
          </w:tcPr>
          <w:p w:rsidR="091B3756" w:rsidP="091B3756" w:rsidRDefault="091B3756" w14:paraId="178B120F" w14:textId="6169480E">
            <w:r w:rsidRPr="091B3756">
              <w:rPr>
                <w:rFonts w:ascii="Times New Roman" w:hAnsi="Times New Roman" w:eastAsia="Times New Roman" w:cs="Times New Roman"/>
                <w:i/>
                <w:iCs/>
                <w:sz w:val="20"/>
                <w:szCs w:val="20"/>
              </w:rPr>
              <w:t>Myrcia sp nov</w:t>
            </w:r>
          </w:p>
        </w:tc>
        <w:tc>
          <w:tcPr>
            <w:tcW w:w="615" w:type="dxa"/>
            <w:tcBorders>
              <w:top w:val="single" w:color="auto" w:sz="8" w:space="0"/>
              <w:left w:val="nil"/>
              <w:bottom w:val="single" w:color="auto" w:sz="8" w:space="0"/>
              <w:right w:val="nil"/>
            </w:tcBorders>
            <w:tcMar>
              <w:left w:w="108" w:type="dxa"/>
              <w:right w:w="108" w:type="dxa"/>
            </w:tcMar>
          </w:tcPr>
          <w:p w:rsidR="091B3756" w:rsidP="091B3756" w:rsidRDefault="091B3756" w14:paraId="55731E4A" w14:textId="61943A76">
            <w:r w:rsidRPr="091B3756">
              <w:rPr>
                <w:rFonts w:ascii="Times New Roman" w:hAnsi="Times New Roman" w:eastAsia="Times New Roman" w:cs="Times New Roman"/>
                <w:sz w:val="20"/>
                <w:szCs w:val="20"/>
              </w:rPr>
              <w:t>15</w:t>
            </w:r>
          </w:p>
        </w:tc>
        <w:tc>
          <w:tcPr>
            <w:tcW w:w="450" w:type="dxa"/>
            <w:tcBorders>
              <w:top w:val="single" w:color="auto" w:sz="8" w:space="0"/>
              <w:left w:val="nil"/>
              <w:bottom w:val="single" w:color="auto" w:sz="8" w:space="0"/>
              <w:right w:val="nil"/>
            </w:tcBorders>
            <w:tcMar>
              <w:left w:w="108" w:type="dxa"/>
              <w:right w:w="108" w:type="dxa"/>
            </w:tcMar>
          </w:tcPr>
          <w:p w:rsidR="091B3756" w:rsidP="091B3756" w:rsidRDefault="091B3756" w14:paraId="5B311C84" w14:textId="16BFB891">
            <w:r w:rsidRPr="091B3756">
              <w:rPr>
                <w:rFonts w:ascii="Times New Roman" w:hAnsi="Times New Roman" w:eastAsia="Times New Roman" w:cs="Times New Roman"/>
                <w:sz w:val="20"/>
                <w:szCs w:val="20"/>
              </w:rPr>
              <w:t>10</w:t>
            </w:r>
          </w:p>
        </w:tc>
        <w:tc>
          <w:tcPr>
            <w:tcW w:w="450" w:type="dxa"/>
            <w:tcBorders>
              <w:top w:val="single" w:color="auto" w:sz="8" w:space="0"/>
              <w:left w:val="nil"/>
              <w:bottom w:val="single" w:color="auto" w:sz="8" w:space="0"/>
              <w:right w:val="nil"/>
            </w:tcBorders>
            <w:tcMar>
              <w:left w:w="108" w:type="dxa"/>
              <w:right w:w="108" w:type="dxa"/>
            </w:tcMar>
          </w:tcPr>
          <w:p w:rsidR="020A4E66" w:rsidP="020A4E66" w:rsidRDefault="551BEDB7" w14:paraId="04003881" w14:textId="753F5619">
            <w:r w:rsidRPr="551BEDB7">
              <w:rPr>
                <w:rFonts w:ascii="Times New Roman" w:hAnsi="Times New Roman" w:eastAsia="Times New Roman" w:cs="Times New Roman"/>
                <w:sz w:val="20"/>
                <w:szCs w:val="20"/>
              </w:rPr>
              <w:t>12</w:t>
            </w:r>
          </w:p>
        </w:tc>
        <w:tc>
          <w:tcPr>
            <w:tcW w:w="720" w:type="dxa"/>
            <w:tcBorders>
              <w:top w:val="single" w:color="auto" w:sz="8" w:space="0"/>
              <w:left w:val="nil"/>
              <w:bottom w:val="single" w:color="auto" w:sz="8" w:space="0"/>
              <w:right w:val="nil"/>
            </w:tcBorders>
            <w:tcMar>
              <w:left w:w="108" w:type="dxa"/>
              <w:right w:w="108" w:type="dxa"/>
            </w:tcMar>
          </w:tcPr>
          <w:p w:rsidR="091B3756" w:rsidP="091B3756" w:rsidRDefault="551BEDB7" w14:paraId="608FFF8A" w14:textId="05550270">
            <w:r w:rsidRPr="551BEDB7">
              <w:rPr>
                <w:rFonts w:ascii="Times New Roman" w:hAnsi="Times New Roman" w:eastAsia="Times New Roman" w:cs="Times New Roman"/>
                <w:sz w:val="20"/>
                <w:szCs w:val="20"/>
              </w:rPr>
              <w:t>12</w:t>
            </w:r>
          </w:p>
        </w:tc>
      </w:tr>
      <w:tr w:rsidR="091B3756" w:rsidTr="551BEDB7" w14:paraId="5FF628E8" w14:textId="77777777">
        <w:trPr>
          <w:trHeight w:val="300"/>
        </w:trPr>
        <w:tc>
          <w:tcPr>
            <w:tcW w:w="1095" w:type="dxa"/>
            <w:vMerge w:val="restart"/>
            <w:tcBorders>
              <w:top w:val="nil"/>
              <w:left w:val="nil"/>
              <w:bottom w:val="single" w:color="7F7F7F" w:themeColor="text1" w:themeTint="80" w:sz="8" w:space="0"/>
            </w:tcBorders>
            <w:tcMar>
              <w:left w:w="108" w:type="dxa"/>
              <w:right w:w="108" w:type="dxa"/>
            </w:tcMar>
          </w:tcPr>
          <w:p w:rsidR="091B3756" w:rsidP="091B3756" w:rsidRDefault="091B3756" w14:paraId="2056177E" w14:textId="45E266E0">
            <w:r w:rsidRPr="091B3756">
              <w:rPr>
                <w:rFonts w:ascii="Times New Roman" w:hAnsi="Times New Roman" w:eastAsia="Times New Roman" w:cs="Times New Roman"/>
                <w:sz w:val="20"/>
                <w:szCs w:val="20"/>
              </w:rPr>
              <w:t>3000</w:t>
            </w:r>
          </w:p>
        </w:tc>
        <w:tc>
          <w:tcPr>
            <w:tcW w:w="1095" w:type="dxa"/>
            <w:vMerge w:val="restart"/>
            <w:tcBorders>
              <w:top w:val="single" w:color="auto" w:sz="8" w:space="0"/>
              <w:left w:val="nil"/>
              <w:bottom w:val="single" w:color="7F7F7F" w:themeColor="text1" w:themeTint="80" w:sz="8" w:space="0"/>
            </w:tcBorders>
            <w:tcMar>
              <w:left w:w="108" w:type="dxa"/>
              <w:right w:w="108" w:type="dxa"/>
            </w:tcMar>
          </w:tcPr>
          <w:p w:rsidR="020A4E66" w:rsidP="020A4E66" w:rsidRDefault="020A4E66" w14:paraId="69006586" w14:textId="1A0F0CCA">
            <w:pPr>
              <w:rPr>
                <w:rFonts w:ascii="Times New Roman" w:hAnsi="Times New Roman" w:eastAsia="Times New Roman" w:cs="Times New Roman"/>
                <w:i/>
                <w:iCs/>
                <w:sz w:val="20"/>
                <w:szCs w:val="20"/>
              </w:rPr>
            </w:pPr>
            <w:r w:rsidRPr="020A4E66">
              <w:rPr>
                <w:rFonts w:ascii="Times New Roman" w:hAnsi="Times New Roman" w:eastAsia="Times New Roman" w:cs="Times New Roman"/>
                <w:i/>
                <w:iCs/>
                <w:sz w:val="20"/>
                <w:szCs w:val="20"/>
              </w:rPr>
              <w:t>Cajanuma</w:t>
            </w:r>
          </w:p>
        </w:tc>
        <w:tc>
          <w:tcPr>
            <w:tcW w:w="1440" w:type="dxa"/>
            <w:tcBorders>
              <w:top w:val="single" w:color="auto" w:sz="8" w:space="0"/>
              <w:left w:val="nil"/>
              <w:bottom w:val="single" w:color="auto" w:sz="8" w:space="0"/>
              <w:right w:val="nil"/>
            </w:tcBorders>
            <w:tcMar>
              <w:left w:w="108" w:type="dxa"/>
              <w:right w:w="108" w:type="dxa"/>
            </w:tcMar>
          </w:tcPr>
          <w:p w:rsidR="091B3756" w:rsidP="091B3756" w:rsidRDefault="091B3756" w14:paraId="3E3C4F7F" w14:textId="2A91E3E2">
            <w:r w:rsidRPr="091B3756">
              <w:rPr>
                <w:rFonts w:ascii="Times New Roman" w:hAnsi="Times New Roman" w:eastAsia="Times New Roman" w:cs="Times New Roman"/>
                <w:i/>
                <w:iCs/>
                <w:sz w:val="20"/>
                <w:szCs w:val="20"/>
              </w:rPr>
              <w:t>Evergreen upper montane forest</w:t>
            </w:r>
          </w:p>
        </w:tc>
        <w:tc>
          <w:tcPr>
            <w:tcW w:w="1350" w:type="dxa"/>
            <w:tcBorders>
              <w:top w:val="single" w:color="auto" w:sz="8" w:space="0"/>
              <w:left w:val="nil"/>
              <w:bottom w:val="single" w:color="auto" w:sz="8" w:space="0"/>
              <w:right w:val="nil"/>
            </w:tcBorders>
            <w:tcMar>
              <w:left w:w="108" w:type="dxa"/>
              <w:right w:w="108" w:type="dxa"/>
            </w:tcMar>
          </w:tcPr>
          <w:p w:rsidR="091B3756" w:rsidP="091B3756" w:rsidRDefault="091B3756" w14:paraId="10797100" w14:textId="7FF98516">
            <w:r w:rsidRPr="091B3756">
              <w:rPr>
                <w:rFonts w:ascii="Times New Roman" w:hAnsi="Times New Roman" w:eastAsia="Times New Roman" w:cs="Times New Roman"/>
                <w:i/>
                <w:iCs/>
                <w:sz w:val="20"/>
                <w:szCs w:val="20"/>
              </w:rPr>
              <w:t>Chloranthaceae</w:t>
            </w:r>
          </w:p>
        </w:tc>
        <w:tc>
          <w:tcPr>
            <w:tcW w:w="1275" w:type="dxa"/>
            <w:tcBorders>
              <w:top w:val="single" w:color="auto" w:sz="8" w:space="0"/>
              <w:left w:val="nil"/>
              <w:bottom w:val="single" w:color="auto" w:sz="8" w:space="0"/>
              <w:right w:val="nil"/>
            </w:tcBorders>
            <w:tcMar>
              <w:left w:w="108" w:type="dxa"/>
              <w:right w:w="108" w:type="dxa"/>
            </w:tcMar>
          </w:tcPr>
          <w:p w:rsidR="091B3756" w:rsidP="091B3756" w:rsidRDefault="091B3756" w14:paraId="11264F1F" w14:textId="18AE459E">
            <w:r w:rsidRPr="091B3756">
              <w:rPr>
                <w:rFonts w:ascii="Times New Roman" w:hAnsi="Times New Roman" w:eastAsia="Times New Roman" w:cs="Times New Roman"/>
                <w:i/>
                <w:iCs/>
                <w:sz w:val="20"/>
                <w:szCs w:val="20"/>
              </w:rPr>
              <w:t>Hedyosmu</w:t>
            </w:r>
            <w:r w:rsidR="002C7C2B">
              <w:rPr>
                <w:rFonts w:ascii="Times New Roman" w:hAnsi="Times New Roman" w:eastAsia="Times New Roman" w:cs="Times New Roman"/>
                <w:i/>
                <w:iCs/>
                <w:sz w:val="20"/>
                <w:szCs w:val="20"/>
              </w:rPr>
              <w:t>m</w:t>
            </w:r>
            <w:r w:rsidRPr="091B3756">
              <w:rPr>
                <w:rFonts w:ascii="Times New Roman" w:hAnsi="Times New Roman" w:eastAsia="Times New Roman" w:cs="Times New Roman"/>
                <w:i/>
                <w:iCs/>
                <w:sz w:val="20"/>
                <w:szCs w:val="20"/>
              </w:rPr>
              <w:t xml:space="preserve"> purpurascens </w:t>
            </w:r>
            <w:r w:rsidRPr="091B3756">
              <w:rPr>
                <w:rFonts w:ascii="Times New Roman" w:hAnsi="Times New Roman" w:eastAsia="Times New Roman" w:cs="Times New Roman"/>
                <w:sz w:val="20"/>
                <w:szCs w:val="20"/>
              </w:rPr>
              <w:t>Todzia</w:t>
            </w:r>
          </w:p>
        </w:tc>
        <w:tc>
          <w:tcPr>
            <w:tcW w:w="615" w:type="dxa"/>
            <w:tcBorders>
              <w:top w:val="single" w:color="auto" w:sz="8" w:space="0"/>
              <w:left w:val="nil"/>
              <w:bottom w:val="single" w:color="auto" w:sz="8" w:space="0"/>
              <w:right w:val="nil"/>
            </w:tcBorders>
            <w:tcMar>
              <w:left w:w="108" w:type="dxa"/>
              <w:right w:w="108" w:type="dxa"/>
            </w:tcMar>
          </w:tcPr>
          <w:p w:rsidR="091B3756" w:rsidP="091B3756" w:rsidRDefault="091B3756" w14:paraId="36F30714" w14:textId="7EFFB045">
            <w:r w:rsidRPr="091B3756">
              <w:rPr>
                <w:rFonts w:ascii="Times New Roman" w:hAnsi="Times New Roman" w:eastAsia="Times New Roman" w:cs="Times New Roman"/>
                <w:sz w:val="20"/>
                <w:szCs w:val="20"/>
              </w:rPr>
              <w:t>5</w:t>
            </w:r>
          </w:p>
        </w:tc>
        <w:tc>
          <w:tcPr>
            <w:tcW w:w="450" w:type="dxa"/>
            <w:tcBorders>
              <w:top w:val="single" w:color="auto" w:sz="8" w:space="0"/>
              <w:left w:val="nil"/>
              <w:bottom w:val="single" w:color="auto" w:sz="8" w:space="0"/>
              <w:right w:val="nil"/>
            </w:tcBorders>
            <w:tcMar>
              <w:left w:w="108" w:type="dxa"/>
              <w:right w:w="108" w:type="dxa"/>
            </w:tcMar>
          </w:tcPr>
          <w:p w:rsidR="091B3756" w:rsidP="551BEDB7" w:rsidRDefault="551BEDB7" w14:paraId="72671334" w14:textId="7BCD8DFD">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7</w:t>
            </w:r>
          </w:p>
        </w:tc>
        <w:tc>
          <w:tcPr>
            <w:tcW w:w="450" w:type="dxa"/>
            <w:tcBorders>
              <w:top w:val="single" w:color="auto" w:sz="8" w:space="0"/>
              <w:left w:val="nil"/>
              <w:bottom w:val="single" w:color="auto" w:sz="8" w:space="0"/>
              <w:right w:val="nil"/>
            </w:tcBorders>
            <w:tcMar>
              <w:left w:w="108" w:type="dxa"/>
              <w:right w:w="108" w:type="dxa"/>
            </w:tcMar>
          </w:tcPr>
          <w:p w:rsidR="020A4E66" w:rsidP="551BEDB7" w:rsidRDefault="551BEDB7" w14:paraId="232A4C1B" w14:textId="2657B4A3">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3</w:t>
            </w:r>
          </w:p>
        </w:tc>
        <w:tc>
          <w:tcPr>
            <w:tcW w:w="720" w:type="dxa"/>
            <w:tcBorders>
              <w:top w:val="single" w:color="auto" w:sz="8" w:space="0"/>
              <w:left w:val="nil"/>
              <w:bottom w:val="single" w:color="auto" w:sz="8" w:space="0"/>
              <w:right w:val="nil"/>
            </w:tcBorders>
            <w:tcMar>
              <w:left w:w="108" w:type="dxa"/>
              <w:right w:w="108" w:type="dxa"/>
            </w:tcMar>
          </w:tcPr>
          <w:p w:rsidR="091B3756" w:rsidP="551BEDB7" w:rsidRDefault="551BEDB7" w14:paraId="0CF89B4C" w14:textId="2ACDE448">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6</w:t>
            </w:r>
          </w:p>
        </w:tc>
      </w:tr>
      <w:tr w:rsidR="091B3756" w:rsidTr="551BEDB7" w14:paraId="653CF8E1" w14:textId="77777777">
        <w:trPr>
          <w:trHeight w:val="300"/>
        </w:trPr>
        <w:tc>
          <w:tcPr>
            <w:tcW w:w="1095" w:type="dxa"/>
            <w:vMerge/>
            <w:vAlign w:val="center"/>
          </w:tcPr>
          <w:p w:rsidR="007F1CA0" w:rsidRDefault="007F1CA0" w14:paraId="65348E42" w14:textId="77777777"/>
        </w:tc>
        <w:tc>
          <w:tcPr>
            <w:tcW w:w="1095" w:type="dxa"/>
            <w:vMerge/>
            <w:tcMar>
              <w:left w:w="108" w:type="dxa"/>
              <w:right w:w="108" w:type="dxa"/>
            </w:tcMar>
          </w:tcPr>
          <w:p w:rsidR="007F1CA0" w:rsidRDefault="007F1CA0" w14:paraId="6E8E0E39" w14:textId="77777777"/>
        </w:tc>
        <w:tc>
          <w:tcPr>
            <w:tcW w:w="1440" w:type="dxa"/>
            <w:tcBorders>
              <w:top w:val="single" w:color="auto" w:sz="8" w:space="0"/>
              <w:left w:val="nil"/>
              <w:bottom w:val="single" w:color="7F7F7F" w:themeColor="text1" w:themeTint="80" w:sz="8" w:space="0"/>
              <w:right w:val="nil"/>
            </w:tcBorders>
            <w:tcMar>
              <w:left w:w="108" w:type="dxa"/>
              <w:right w:w="108" w:type="dxa"/>
            </w:tcMar>
          </w:tcPr>
          <w:p w:rsidR="091B3756" w:rsidP="091B3756" w:rsidRDefault="091B3756" w14:paraId="37E3344B" w14:textId="04B3B5B0">
            <w:r w:rsidRPr="091B3756">
              <w:rPr>
                <w:rFonts w:ascii="Times New Roman" w:hAnsi="Times New Roman" w:eastAsia="Times New Roman" w:cs="Times New Roman"/>
                <w:i/>
                <w:iCs/>
                <w:sz w:val="20"/>
                <w:szCs w:val="20"/>
              </w:rPr>
              <w:t xml:space="preserve"> </w:t>
            </w:r>
          </w:p>
        </w:tc>
        <w:tc>
          <w:tcPr>
            <w:tcW w:w="1350" w:type="dxa"/>
            <w:tcBorders>
              <w:top w:val="single" w:color="auto" w:sz="8" w:space="0"/>
              <w:left w:val="nil"/>
              <w:bottom w:val="single" w:color="7F7F7F" w:themeColor="text1" w:themeTint="80" w:sz="8" w:space="0"/>
              <w:right w:val="nil"/>
            </w:tcBorders>
            <w:tcMar>
              <w:left w:w="108" w:type="dxa"/>
              <w:right w:w="108" w:type="dxa"/>
            </w:tcMar>
          </w:tcPr>
          <w:p w:rsidR="091B3756" w:rsidP="091B3756" w:rsidRDefault="091B3756" w14:paraId="19155EC7" w14:textId="51495F86">
            <w:r w:rsidRPr="091B3756">
              <w:rPr>
                <w:rFonts w:ascii="Times New Roman" w:hAnsi="Times New Roman" w:eastAsia="Times New Roman" w:cs="Times New Roman"/>
                <w:i/>
                <w:iCs/>
                <w:sz w:val="20"/>
                <w:szCs w:val="20"/>
              </w:rPr>
              <w:t>Cunoniaceae</w:t>
            </w:r>
          </w:p>
        </w:tc>
        <w:tc>
          <w:tcPr>
            <w:tcW w:w="1275" w:type="dxa"/>
            <w:tcBorders>
              <w:top w:val="single" w:color="auto" w:sz="8" w:space="0"/>
              <w:left w:val="nil"/>
              <w:bottom w:val="single" w:color="7F7F7F" w:themeColor="text1" w:themeTint="80" w:sz="8" w:space="0"/>
              <w:right w:val="nil"/>
            </w:tcBorders>
            <w:tcMar>
              <w:left w:w="108" w:type="dxa"/>
              <w:right w:w="108" w:type="dxa"/>
            </w:tcMar>
          </w:tcPr>
          <w:p w:rsidR="091B3756" w:rsidP="091B3756" w:rsidRDefault="091B3756" w14:paraId="59719CC9" w14:textId="5D76FBA5">
            <w:r w:rsidRPr="091B3756">
              <w:rPr>
                <w:rFonts w:ascii="Times New Roman" w:hAnsi="Times New Roman" w:eastAsia="Times New Roman" w:cs="Times New Roman"/>
                <w:i/>
                <w:iCs/>
                <w:sz w:val="20"/>
                <w:szCs w:val="20"/>
              </w:rPr>
              <w:t>Weinmania loxensis</w:t>
            </w:r>
          </w:p>
          <w:p w:rsidR="091B3756" w:rsidP="091B3756" w:rsidRDefault="091B3756" w14:paraId="237DFF42" w14:textId="7DC2FDF5">
            <w:r w:rsidRPr="091B3756">
              <w:rPr>
                <w:rFonts w:ascii="Times New Roman" w:hAnsi="Times New Roman" w:eastAsia="Times New Roman" w:cs="Times New Roman"/>
                <w:sz w:val="20"/>
                <w:szCs w:val="20"/>
              </w:rPr>
              <w:t>Harling</w:t>
            </w:r>
          </w:p>
        </w:tc>
        <w:tc>
          <w:tcPr>
            <w:tcW w:w="615" w:type="dxa"/>
            <w:tcBorders>
              <w:top w:val="single" w:color="auto" w:sz="8" w:space="0"/>
              <w:left w:val="nil"/>
              <w:bottom w:val="single" w:color="7F7F7F" w:themeColor="text1" w:themeTint="80" w:sz="8" w:space="0"/>
              <w:right w:val="nil"/>
            </w:tcBorders>
            <w:tcMar>
              <w:left w:w="108" w:type="dxa"/>
              <w:right w:w="108" w:type="dxa"/>
            </w:tcMar>
          </w:tcPr>
          <w:p w:rsidR="091B3756" w:rsidP="091B3756" w:rsidRDefault="091B3756" w14:paraId="4E7AADCE" w14:textId="3104FDE1">
            <w:r w:rsidRPr="091B3756">
              <w:rPr>
                <w:rFonts w:ascii="Times New Roman" w:hAnsi="Times New Roman" w:eastAsia="Times New Roman" w:cs="Times New Roman"/>
                <w:sz w:val="20"/>
                <w:szCs w:val="20"/>
              </w:rPr>
              <w:t>5</w:t>
            </w:r>
          </w:p>
        </w:tc>
        <w:tc>
          <w:tcPr>
            <w:tcW w:w="450" w:type="dxa"/>
            <w:tcBorders>
              <w:top w:val="single" w:color="auto" w:sz="8" w:space="0"/>
              <w:left w:val="nil"/>
              <w:bottom w:val="single" w:color="7F7F7F" w:themeColor="text1" w:themeTint="80" w:sz="8" w:space="0"/>
              <w:right w:val="nil"/>
            </w:tcBorders>
            <w:tcMar>
              <w:left w:w="108" w:type="dxa"/>
              <w:right w:w="108" w:type="dxa"/>
            </w:tcMar>
          </w:tcPr>
          <w:p w:rsidR="091B3756" w:rsidP="091B3756" w:rsidRDefault="091B3756" w14:paraId="36A0ED1F" w14:textId="7414F33D">
            <w:r w:rsidRPr="091B3756">
              <w:rPr>
                <w:rFonts w:ascii="Times New Roman" w:hAnsi="Times New Roman" w:eastAsia="Times New Roman" w:cs="Times New Roman"/>
                <w:sz w:val="20"/>
                <w:szCs w:val="20"/>
              </w:rPr>
              <w:t>5</w:t>
            </w:r>
          </w:p>
        </w:tc>
        <w:tc>
          <w:tcPr>
            <w:tcW w:w="450" w:type="dxa"/>
            <w:tcBorders>
              <w:top w:val="single" w:color="auto" w:sz="8" w:space="0"/>
              <w:left w:val="nil"/>
              <w:bottom w:val="single" w:color="7F7F7F" w:themeColor="text1" w:themeTint="80" w:sz="8" w:space="0"/>
              <w:right w:val="nil"/>
            </w:tcBorders>
            <w:tcMar>
              <w:left w:w="108" w:type="dxa"/>
              <w:right w:w="108" w:type="dxa"/>
            </w:tcMar>
          </w:tcPr>
          <w:p w:rsidR="020A4E66" w:rsidP="551BEDB7" w:rsidRDefault="551BEDB7" w14:paraId="0C6DF939" w14:textId="7008B627">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2</w:t>
            </w:r>
          </w:p>
        </w:tc>
        <w:tc>
          <w:tcPr>
            <w:tcW w:w="720" w:type="dxa"/>
            <w:tcBorders>
              <w:top w:val="single" w:color="auto" w:sz="8" w:space="0"/>
              <w:left w:val="nil"/>
              <w:bottom w:val="single" w:color="7F7F7F" w:themeColor="text1" w:themeTint="80" w:sz="8" w:space="0"/>
              <w:right w:val="nil"/>
            </w:tcBorders>
            <w:tcMar>
              <w:left w:w="108" w:type="dxa"/>
              <w:right w:w="108" w:type="dxa"/>
            </w:tcMar>
          </w:tcPr>
          <w:p w:rsidR="091B3756" w:rsidP="551BEDB7" w:rsidRDefault="551BEDB7" w14:paraId="0B2AF315" w14:textId="7D60C1B9">
            <w:pPr>
              <w:rPr>
                <w:rFonts w:ascii="Times New Roman" w:hAnsi="Times New Roman" w:eastAsia="Times New Roman" w:cs="Times New Roman"/>
                <w:sz w:val="20"/>
                <w:szCs w:val="20"/>
              </w:rPr>
            </w:pPr>
            <w:r w:rsidRPr="551BEDB7">
              <w:rPr>
                <w:rFonts w:ascii="Times New Roman" w:hAnsi="Times New Roman" w:eastAsia="Times New Roman" w:cs="Times New Roman"/>
                <w:sz w:val="20"/>
                <w:szCs w:val="20"/>
              </w:rPr>
              <w:t>6</w:t>
            </w:r>
          </w:p>
        </w:tc>
      </w:tr>
    </w:tbl>
    <w:p w:rsidR="2AFFC0BC" w:rsidP="253B165C" w:rsidRDefault="020A4E66" w14:paraId="3D5500AD" w14:textId="6AE1198C">
      <w:pPr>
        <w:spacing w:line="480" w:lineRule="auto"/>
        <w:rPr>
          <w:lang w:val="en-US"/>
        </w:rPr>
      </w:pPr>
      <w:r w:rsidRPr="020A4E66">
        <w:rPr>
          <w:b/>
          <w:bCs/>
          <w:lang w:val="en-US"/>
        </w:rPr>
        <w:t xml:space="preserve">Table 2. </w:t>
      </w:r>
      <w:r w:rsidRPr="020A4E66">
        <w:rPr>
          <w:rFonts w:ascii="Calibri" w:hAnsi="Calibri" w:eastAsia="Calibri" w:cs="Calibri"/>
          <w:lang w:val="en-US"/>
        </w:rPr>
        <w:t>Overview of experimental design of this study. Figures under nutrient addition treatments indicate the number of trees sampled.</w:t>
      </w:r>
    </w:p>
    <w:p w:rsidR="2AFFC0BC" w:rsidP="1E8DDC2E" w:rsidRDefault="1E8DDC2E" w14:paraId="6780C4B8" w14:textId="2DB964C9">
      <w:pPr>
        <w:pStyle w:val="Heading2"/>
        <w:rPr>
          <w:rFonts w:cstheme="minorBidi"/>
          <w:i/>
          <w:iCs/>
          <w:lang w:val="en-US"/>
        </w:rPr>
      </w:pPr>
      <w:r w:rsidRPr="1E8DDC2E">
        <w:rPr>
          <w:lang w:val="en-US"/>
        </w:rPr>
        <w:t>Leaf morphology</w:t>
      </w:r>
    </w:p>
    <w:p w:rsidR="2AFFC0BC" w:rsidP="5A406B5B" w:rsidRDefault="39DAAFB9" w14:paraId="253C8E1C" w14:textId="0F6A6EB2">
      <w:pPr>
        <w:spacing w:line="480" w:lineRule="auto"/>
        <w:jc w:val="both"/>
        <w:rPr>
          <w:lang w:val="en-US"/>
        </w:rPr>
      </w:pPr>
      <w:r w:rsidRPr="39DAAFB9">
        <w:rPr>
          <w:lang w:val="en-US"/>
        </w:rPr>
        <w:t xml:space="preserve">The guidelines from </w:t>
      </w:r>
      <w:r w:rsidRPr="39DAAFB9">
        <w:rPr>
          <w:rFonts w:ascii="Calibri" w:hAnsi="Calibri" w:eastAsia="Calibri" w:cs="Calibri"/>
          <w:color w:val="000000" w:themeColor="text1"/>
          <w:lang w:val="en-US"/>
        </w:rPr>
        <w:t>Pérez-Harguindeguy et al., (2013)</w:t>
      </w:r>
      <w:r w:rsidRPr="39DAAFB9">
        <w:rPr>
          <w:rFonts w:ascii="Calibri" w:hAnsi="Calibri" w:eastAsia="Calibri" w:cs="Calibri"/>
          <w:lang w:val="en-US"/>
        </w:rPr>
        <w:t xml:space="preserve"> were followed to measure leaf traits.</w:t>
      </w:r>
      <w:r w:rsidR="00E7792F">
        <w:rPr>
          <w:rFonts w:ascii="Calibri" w:hAnsi="Calibri" w:eastAsia="Calibri" w:cs="Calibri"/>
          <w:lang w:val="en-US"/>
        </w:rPr>
        <w:t xml:space="preserve"> </w:t>
      </w:r>
      <w:r w:rsidRPr="39DAAFB9">
        <w:rPr>
          <w:rFonts w:ascii="Calibri" w:hAnsi="Calibri" w:eastAsia="Calibri" w:cs="Calibri"/>
          <w:lang w:val="en-US"/>
        </w:rPr>
        <w:t>Sun-exposed leaves were collected, and leaf functional traits were measured: leaf area (LA), thickness, force to punch, and specific leaf area (SLA)</w:t>
      </w:r>
      <w:r w:rsidRPr="001D6548">
        <w:rPr>
          <w:lang w:val="en-GB"/>
          <w:rPrChange w:author="Thomas Sibret [2]" w:date="2026-08-24T11:01:00Z" w16du:dateUtc="2026-08-24T09:01:00Z" w:id="424">
            <w:rPr/>
          </w:rPrChange>
        </w:rPr>
        <w:t>. For thickness and force to punch, thr</w:t>
      </w:r>
      <w:r w:rsidRPr="39DAAFB9">
        <w:rPr>
          <w:lang w:val="en-US"/>
        </w:rPr>
        <w:t xml:space="preserve">ee randomly selected leaves per plant were assessed at two points per leaf, avoiding veins. </w:t>
      </w:r>
      <w:r w:rsidRPr="39DAAFB9">
        <w:rPr>
          <w:rFonts w:ascii="Calibri" w:hAnsi="Calibri" w:eastAsia="Calibri" w:cs="Calibri"/>
          <w:lang w:val="en-US"/>
        </w:rPr>
        <w:t xml:space="preserve">Plant-level measures were calculated by averaging leaf scale measures, and then averaging among leaves. </w:t>
      </w:r>
      <w:r w:rsidRPr="39DAAFB9">
        <w:rPr>
          <w:lang w:val="en-US"/>
        </w:rPr>
        <w:t xml:space="preserve">  For each tree, 15-20 fresh leaves were scanned using a flat bed scanner (EPSON V39 II MODEL J371B). The images were analyzed with ImageJ software for calculation of leaf area. Leaves were dried in a stove 72° hours at 70°C. Specific leaf </w:t>
      </w:r>
      <w:r w:rsidRPr="39DAAFB9">
        <w:rPr>
          <w:lang w:val="en-US"/>
        </w:rPr>
        <w:t xml:space="preserve">area (SLA) was estimated as the ratio of </w:t>
      </w:r>
      <w:commentRangeStart w:id="425"/>
      <w:r w:rsidRPr="39DAAFB9">
        <w:rPr>
          <w:lang w:val="en-US"/>
        </w:rPr>
        <w:t>leaf a leaf dry weight</w:t>
      </w:r>
      <w:commentRangeEnd w:id="425"/>
      <w:r w:rsidRPr="39DAAFB9" w:rsidR="00A900AE">
        <w:rPr>
          <w:rStyle w:val="CommentReference"/>
          <w:sz w:val="22"/>
          <w:szCs w:val="22"/>
          <w:lang w:val="en-US"/>
        </w:rPr>
        <w:commentReference w:id="425"/>
      </w:r>
      <w:r w:rsidRPr="39DAAFB9">
        <w:rPr>
          <w:lang w:val="en-US"/>
        </w:rPr>
        <w:t>. Dry samples were milled using a centrifugal mill (ZM 200, Retsch, Haan, Germany; 0.25 mm sieve).</w:t>
      </w:r>
    </w:p>
    <w:p w:rsidR="2AFFC0BC" w:rsidP="1E8DDC2E" w:rsidRDefault="1E8DDC2E" w14:paraId="52FC1472" w14:textId="5802B3F2">
      <w:pPr>
        <w:pStyle w:val="Heading2"/>
        <w:rPr>
          <w:i/>
          <w:iCs/>
          <w:lang w:val="en-US"/>
        </w:rPr>
      </w:pPr>
      <w:commentRangeStart w:id="426"/>
      <w:r w:rsidRPr="6C22F0B7">
        <w:rPr>
          <w:lang w:val="en-US"/>
        </w:rPr>
        <w:t>Leaf</w:t>
      </w:r>
      <w:commentRangeEnd w:id="426"/>
      <w:r w:rsidRPr="6C22F0B7">
        <w:rPr>
          <w:rStyle w:val="CommentReference"/>
          <w:sz w:val="32"/>
          <w:szCs w:val="32"/>
          <w:lang w:val="en-US"/>
        </w:rPr>
        <w:commentReference w:id="426"/>
      </w:r>
      <w:r w:rsidRPr="6C22F0B7">
        <w:rPr>
          <w:lang w:val="en-US"/>
        </w:rPr>
        <w:t xml:space="preserve"> stoichimetry and isotopic composition</w:t>
      </w:r>
    </w:p>
    <w:p w:rsidR="000A4C4A" w:rsidDel="000A4C4A" w:rsidP="6E51B7F6" w:rsidRDefault="60E0656E" w14:paraId="565C3E50" w14:textId="2C484910">
      <w:pPr>
        <w:pStyle w:val="Normal"/>
        <w:spacing w:line="480" w:lineRule="auto"/>
        <w:jc w:val="both"/>
        <w:rPr>
          <w:del w:author="Marijn Bauters" w:date="2026-09-01T13:31:00Z" w16du:dateUtc="2026-09-01T11:31:00Z" w:id="76529253"/>
          <w:ins w:author="Marijn Bauters" w:date="2026-09-01T13:31:00Z" w16du:dateUtc="2026-09-01T11:31:00Z" w:id="428"/>
          <w:lang w:val="en-US"/>
        </w:rPr>
      </w:pPr>
      <w:r w:rsidRPr="6E51B7F6" w:rsidR="60E0656E">
        <w:rPr>
          <w:rFonts w:ascii="Calibri" w:hAnsi="Calibri" w:eastAsia="Calibri" w:cs="Calibri"/>
          <w:lang w:val="en-US"/>
        </w:rPr>
        <w:t xml:space="preserve">Leaf carbon content (LCC), leaf nitrogen content (LNC), and δ13C (‰ </w:t>
      </w:r>
      <w:r w:rsidRPr="6E51B7F6" w:rsidR="60E0656E">
        <w:rPr>
          <w:rFonts w:ascii="Calibri" w:hAnsi="Calibri" w:eastAsia="Calibri" w:cs="Calibri"/>
          <w:lang w:val="en-US"/>
        </w:rPr>
        <w:t>v.s.V</w:t>
      </w:r>
      <w:r w:rsidRPr="6E51B7F6" w:rsidR="60E0656E">
        <w:rPr>
          <w:rFonts w:ascii="Calibri" w:hAnsi="Calibri" w:eastAsia="Calibri" w:cs="Calibri"/>
          <w:lang w:val="en-US"/>
        </w:rPr>
        <w:t xml:space="preserve">-PDB) of the bulk were </w:t>
      </w:r>
      <w:r w:rsidRPr="6E51B7F6" w:rsidR="00E7792F">
        <w:rPr>
          <w:rFonts w:ascii="Calibri" w:hAnsi="Calibri" w:eastAsia="Calibri" w:cs="Calibri"/>
          <w:lang w:val="en-US"/>
        </w:rPr>
        <w:t>measured</w:t>
      </w:r>
      <w:r w:rsidRPr="6E51B7F6" w:rsidR="00E7792F">
        <w:rPr>
          <w:rFonts w:ascii="Calibri" w:hAnsi="Calibri" w:eastAsia="Calibri" w:cs="Calibri"/>
          <w:lang w:val="en-US"/>
        </w:rPr>
        <w:t xml:space="preserve"> </w:t>
      </w:r>
      <w:r w:rsidRPr="6E51B7F6" w:rsidR="60E0656E">
        <w:rPr>
          <w:rFonts w:ascii="Calibri" w:hAnsi="Calibri" w:eastAsia="Calibri" w:cs="Calibri"/>
          <w:lang w:val="en-US"/>
        </w:rPr>
        <w:t xml:space="preserve">using an elemental analyzer </w:t>
      </w:r>
      <w:r w:rsidRPr="6E51B7F6" w:rsidR="1A6468D7">
        <w:rPr>
          <w:rFonts w:ascii="Aptos" w:hAnsi="Aptos" w:eastAsia="Aptos" w:cs="Aptos"/>
          <w:noProof w:val="0"/>
          <w:color w:val="000000" w:themeColor="text1" w:themeTint="FF" w:themeShade="FF"/>
          <w:sz w:val="24"/>
          <w:szCs w:val="24"/>
          <w:lang w:val="en-US"/>
        </w:rPr>
        <w:t xml:space="preserve">EA-IRMS (EA </w:t>
      </w:r>
      <w:r w:rsidRPr="6E51B7F6" w:rsidR="1A6468D7">
        <w:rPr>
          <w:rFonts w:ascii="Aptos" w:hAnsi="Aptos" w:eastAsia="Aptos" w:cs="Aptos"/>
          <w:noProof w:val="0"/>
          <w:color w:val="000000" w:themeColor="text1" w:themeTint="FF" w:themeShade="FF"/>
          <w:sz w:val="24"/>
          <w:szCs w:val="24"/>
          <w:lang w:val="en-US"/>
        </w:rPr>
        <w:t>IsoLink</w:t>
      </w:r>
      <w:r w:rsidRPr="6E51B7F6" w:rsidR="1A6468D7">
        <w:rPr>
          <w:rFonts w:ascii="Aptos" w:hAnsi="Aptos" w:eastAsia="Aptos" w:cs="Aptos"/>
          <w:noProof w:val="0"/>
          <w:color w:val="000000" w:themeColor="text1" w:themeTint="FF" w:themeShade="FF"/>
          <w:sz w:val="24"/>
          <w:szCs w:val="24"/>
          <w:lang w:val="en-US"/>
        </w:rPr>
        <w:t xml:space="preserve"> interfaced through a </w:t>
      </w:r>
      <w:r w:rsidRPr="6E51B7F6" w:rsidR="1A6468D7">
        <w:rPr>
          <w:rFonts w:ascii="Aptos" w:hAnsi="Aptos" w:eastAsia="Aptos" w:cs="Aptos"/>
          <w:noProof w:val="0"/>
          <w:color w:val="000000" w:themeColor="text1" w:themeTint="FF" w:themeShade="FF"/>
          <w:sz w:val="24"/>
          <w:szCs w:val="24"/>
          <w:lang w:val="en-US"/>
        </w:rPr>
        <w:t>ConFlo</w:t>
      </w:r>
      <w:r w:rsidRPr="6E51B7F6" w:rsidR="1A6468D7">
        <w:rPr>
          <w:rFonts w:ascii="Aptos" w:hAnsi="Aptos" w:eastAsia="Aptos" w:cs="Aptos"/>
          <w:noProof w:val="0"/>
          <w:color w:val="000000" w:themeColor="text1" w:themeTint="FF" w:themeShade="FF"/>
          <w:sz w:val="24"/>
          <w:szCs w:val="24"/>
          <w:lang w:val="en-US"/>
        </w:rPr>
        <w:t xml:space="preserve"> IV to a delta Q of </w:t>
      </w:r>
      <w:r w:rsidRPr="6E51B7F6" w:rsidR="1A6468D7">
        <w:rPr>
          <w:rFonts w:ascii="Aptos" w:hAnsi="Aptos" w:eastAsia="Aptos" w:cs="Aptos"/>
          <w:noProof w:val="0"/>
          <w:color w:val="000000" w:themeColor="text1" w:themeTint="FF" w:themeShade="FF"/>
          <w:sz w:val="24"/>
          <w:szCs w:val="24"/>
          <w:lang w:val="en-US"/>
        </w:rPr>
        <w:t>Thermo</w:t>
      </w:r>
      <w:r w:rsidRPr="6E51B7F6" w:rsidR="1A6468D7">
        <w:rPr>
          <w:rFonts w:ascii="Aptos" w:hAnsi="Aptos" w:eastAsia="Aptos" w:cs="Aptos"/>
          <w:noProof w:val="0"/>
          <w:color w:val="000000" w:themeColor="text1" w:themeTint="FF" w:themeShade="FF"/>
          <w:sz w:val="24"/>
          <w:szCs w:val="24"/>
          <w:lang w:val="en-US"/>
        </w:rPr>
        <w:t xml:space="preserve"> Scientific, Bremen)</w:t>
      </w:r>
      <w:ins w:author="Andrea Chavez Pacheco" w:date="2026-09-02T00:29:34.672Z" w16du:dateUtc="2026-09-02T00:29:34.672Z" w:id="570827857">
        <w:r w:rsidRPr="6E51B7F6" w:rsidR="1A6468D7">
          <w:rPr>
            <w:rFonts w:ascii="Aptos" w:hAnsi="Aptos" w:eastAsia="Aptos" w:cs="Aptos"/>
            <w:noProof w:val="0"/>
            <w:color w:val="000000" w:themeColor="text1" w:themeTint="FF" w:themeShade="FF"/>
            <w:sz w:val="24"/>
            <w:szCs w:val="24"/>
            <w:lang w:val="en-US"/>
          </w:rPr>
          <w:t>.</w:t>
        </w:r>
      </w:ins>
      <w:del w:author="Andrea Chavez Pacheco" w:date="2026-09-02T00:29:34.276Z" w16du:dateUtc="2026-09-02T00:29:34.276Z" w:id="338027274">
        <w:r w:rsidRPr="6E51B7F6" w:rsidDel="1A6468D7">
          <w:rPr>
            <w:rFonts w:ascii="Aptos" w:hAnsi="Aptos" w:eastAsia="Aptos" w:cs="Aptos"/>
            <w:noProof w:val="0"/>
            <w:color w:val="000000" w:themeColor="text1" w:themeTint="FF" w:themeShade="FF"/>
            <w:sz w:val="24"/>
            <w:szCs w:val="24"/>
            <w:lang w:val="en-US"/>
          </w:rPr>
          <w:delText xml:space="preserve"> </w:delText>
        </w:r>
      </w:del>
      <w:r w:rsidRPr="6E51B7F6" w:rsidR="1A6468D7">
        <w:rPr>
          <w:rFonts w:ascii="Calibri" w:hAnsi="Calibri" w:eastAsia="Calibri" w:cs="Calibri"/>
          <w:noProof w:val="0"/>
          <w:sz w:val="22"/>
          <w:szCs w:val="22"/>
          <w:lang w:val="en-US"/>
        </w:rPr>
        <w:t xml:space="preserve"> </w:t>
      </w:r>
      <w:r w:rsidRPr="6E51B7F6" w:rsidR="00E7792F">
        <w:rPr>
          <w:lang w:val="en-US"/>
        </w:rPr>
        <w:t xml:space="preserve"> </w:t>
      </w:r>
      <w:ins w:author="Marijn Bauters" w:date="2026-09-01T13:31:00Z" w16du:dateUtc="2026-09-01T11:31:00Z" w:id="823879002">
        <w:r w:rsidRPr="6E51B7F6" w:rsidR="000A4C4A">
          <w:rPr>
            <w:lang w:val="en-US"/>
          </w:rPr>
          <w:t>In addition,</w:t>
        </w:r>
      </w:ins>
      <w:commentRangeStart w:id="432"/>
      <w:ins w:author="Marijn Bauters" w:date="2026-09-01T13:31:00Z" w16du:dateUtc="2026-09-01T11:31:00Z" w:id="143569486">
        <w:r w:rsidRPr="6E51B7F6" w:rsidR="000A4C4A">
          <w:rPr>
            <w:lang w:val="en-US"/>
          </w:rPr>
          <w:t xml:space="preserve"> leaf phosphorus content (LPC)</w:t>
        </w:r>
      </w:ins>
      <w:commentRangeEnd w:id="432"/>
      <w:r>
        <w:rPr>
          <w:rStyle w:val="CommentReference"/>
        </w:rPr>
        <w:commentReference w:id="432"/>
      </w:r>
      <w:ins w:author="Marijn Bauters" w:date="2026-09-01T13:31:00Z" w16du:dateUtc="2026-09-01T11:31:00Z" w:id="1195207336">
        <w:r w:rsidRPr="6E51B7F6" w:rsidR="000A4C4A">
          <w:rPr>
            <w:lang w:val="en-US"/>
          </w:rPr>
          <w:t xml:space="preserve"> was analyzed using an Inductively Coupled Plasma Analyzer (Optima 5300DV ICP-OES, Perkin Elmer) after digesting the samples with concentrated HNO3. Stoichiometric ratios C: N, N: </w:t>
        </w:r>
        <w:r w:rsidRPr="6E51B7F6" w:rsidR="000A4C4A">
          <w:rPr>
            <w:lang w:val="en-US"/>
          </w:rPr>
          <w:t>P,  were</w:t>
        </w:r>
        <w:r w:rsidRPr="6E51B7F6" w:rsidR="000A4C4A">
          <w:rPr>
            <w:lang w:val="en-US"/>
          </w:rPr>
          <w:t xml:space="preserve"> calculated </w:t>
        </w:r>
        <w:del w:author="Marijn Bauters" w:date="2026-09-01T13:31:00Z" w16du:dateUtc="2026-09-01T11:31:00Z" w:id="942098837">
          <w:r w:rsidRPr="6E51B7F6" w:rsidDel="000A4C4A">
            <w:rPr>
              <w:highlight w:val="yellow"/>
              <w:lang w:val="en-US"/>
            </w:rPr>
            <w:delText>at all</w:delText>
          </w:r>
        </w:del>
        <w:r w:rsidRPr="6E51B7F6" w:rsidR="000A4C4A">
          <w:rPr>
            <w:highlight w:val="yellow"/>
            <w:lang w:val="en-US"/>
          </w:rPr>
          <w:t>as</w:t>
        </w:r>
        <w:r w:rsidRPr="6E51B7F6" w:rsidR="000A4C4A">
          <w:rPr>
            <w:highlight w:val="yellow"/>
            <w:lang w:val="en-US"/>
          </w:rPr>
          <w:t xml:space="preserve"> mass ratios</w:t>
        </w:r>
        <w:r w:rsidRPr="6E51B7F6" w:rsidR="000A4C4A">
          <w:rPr>
            <w:lang w:val="en-US"/>
          </w:rPr>
          <w:t>.</w:t>
        </w:r>
      </w:ins>
    </w:p>
    <w:p w:rsidRPr="00FC0D63" w:rsidR="002C5114" w:rsidP="689C7C4D" w:rsidRDefault="60E0656E" w14:paraId="66BF663D" w14:textId="6E03BFFE">
      <w:pPr>
        <w:spacing w:line="480" w:lineRule="auto"/>
        <w:jc w:val="both"/>
        <w:rPr>
          <w:rFonts w:ascii="Calibri" w:hAnsi="Calibri" w:eastAsia="Calibri" w:cs="Calibri"/>
          <w:lang w:val="en-US"/>
        </w:rPr>
      </w:pPr>
      <w:ins w:author="Marijn Bauters" w:date="2026-09-01T13:31:00Z" w16du:dateUtc="2026-09-01T11:31:00Z" w:id="288146363">
        <w:r w:rsidRPr="6E51B7F6" w:rsidR="000A4C4A">
          <w:rPr>
            <w:lang w:val="en-US"/>
          </w:rPr>
          <w:t xml:space="preserve"> </w:t>
        </w:r>
      </w:ins>
      <w:r w:rsidRPr="6E51B7F6" w:rsidR="00E7792F">
        <w:rPr>
          <w:lang w:val="en-US"/>
        </w:rPr>
        <w:t>W</w:t>
      </w:r>
      <w:r w:rsidRPr="6E51B7F6" w:rsidR="60E0656E">
        <w:rPr>
          <w:lang w:val="en-US"/>
        </w:rPr>
        <w:t xml:space="preserve">e also </w:t>
      </w:r>
      <w:r w:rsidRPr="6E51B7F6" w:rsidR="000A4C4A">
        <w:rPr>
          <w:lang w:val="en-US"/>
        </w:rPr>
        <w:t>analyzed the</w:t>
      </w:r>
      <w:r w:rsidRPr="6E51B7F6" w:rsidR="000A4C4A">
        <w:rPr>
          <w:lang w:val="en-US"/>
        </w:rPr>
        <w:t xml:space="preserve"> </w:t>
      </w:r>
      <w:r w:rsidRPr="6E51B7F6" w:rsidR="00E7792F">
        <w:rPr>
          <w:lang w:val="en-US"/>
        </w:rPr>
        <w:t>N</w:t>
      </w:r>
      <w:r w:rsidRPr="6E51B7F6" w:rsidR="00E7792F">
        <w:rPr>
          <w:lang w:val="en-US"/>
        </w:rPr>
        <w:t xml:space="preserve"> </w:t>
      </w:r>
      <w:r w:rsidRPr="6E51B7F6" w:rsidR="60E0656E">
        <w:rPr>
          <w:lang w:val="en-US"/>
        </w:rPr>
        <w:t xml:space="preserve">and </w:t>
      </w:r>
      <w:r w:rsidRPr="6E51B7F6" w:rsidR="00E7792F">
        <w:rPr>
          <w:lang w:val="en-US"/>
        </w:rPr>
        <w:t>P</w:t>
      </w:r>
      <w:r w:rsidRPr="6E51B7F6" w:rsidR="00E7792F">
        <w:rPr>
          <w:lang w:val="en-US"/>
        </w:rPr>
        <w:t xml:space="preserve"> </w:t>
      </w:r>
      <w:r w:rsidRPr="6E51B7F6" w:rsidR="00E7792F">
        <w:rPr>
          <w:lang w:val="en-US"/>
        </w:rPr>
        <w:t xml:space="preserve">content </w:t>
      </w:r>
      <w:r w:rsidRPr="6E51B7F6" w:rsidR="60E0656E">
        <w:rPr>
          <w:lang w:val="en-US"/>
        </w:rPr>
        <w:t xml:space="preserve">per </w:t>
      </w:r>
      <w:commentRangeStart w:id="440"/>
      <w:r w:rsidRPr="6E51B7F6" w:rsidR="60E0656E">
        <w:rPr>
          <w:lang w:val="en-US"/>
        </w:rPr>
        <w:t xml:space="preserve">foliar area, as this parameter allows us to assess photosynthesis-nutrient relationships and give complementary insights </w:t>
      </w:r>
      <w:sdt>
        <w:sdtPr>
          <w:id w:val="1498434689"/>
          <w:tag w:val="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lang w:val="en-US"/>
            </w:rPr>
            <w:t>(Lloyd et al., 2013)</w:t>
          </w:r>
        </w:sdtContent>
      </w:sdt>
      <w:commentRangeEnd w:id="440"/>
      <w:r>
        <w:rPr>
          <w:rStyle w:val="CommentReference"/>
        </w:rPr>
        <w:commentReference w:id="440"/>
      </w:r>
      <w:r w:rsidRPr="6E51B7F6" w:rsidR="60E0656E">
        <w:rPr>
          <w:rFonts w:ascii="Calibri" w:hAnsi="Calibri" w:eastAsia="Calibri" w:cs="Calibri"/>
          <w:color w:val="000000" w:themeColor="text1" w:themeTint="FF" w:themeShade="FF"/>
          <w:lang w:val="en-US"/>
        </w:rPr>
        <w:t xml:space="preserve">. </w:t>
      </w:r>
      <w:commentRangeStart w:id="444"/>
      <w:r w:rsidRPr="6E51B7F6" w:rsidR="60E0656E">
        <w:rPr>
          <w:lang w:val="en-US"/>
        </w:rPr>
        <w:t xml:space="preserve">Foliar α-cellulose extraction was performed following the method described by </w:t>
      </w:r>
      <w:sdt>
        <w:sdtPr>
          <w:id w:val="1022994661"/>
          <w:tag w:val="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
          <w:placeholder>
            <w:docPart w:val="DefaultPlaceholder_-1854013440"/>
          </w:placeholder>
        </w:sdtPr>
        <w:sdtContent>
          <w:r w:rsidRPr="6E51B7F6" w:rsidR="1823EB44">
            <w:rPr>
              <w:rFonts w:ascii="Calibri" w:hAnsi="Calibri" w:eastAsia="Calibri" w:cs="Calibri"/>
              <w:color w:val="000000" w:themeColor="text1" w:themeTint="FF" w:themeShade="FF"/>
              <w:lang w:val="en-US"/>
            </w:rPr>
            <w:t>Andreu-Hayles et al. (2019)</w:t>
          </w:r>
        </w:sdtContent>
      </w:sdt>
      <w:r w:rsidRPr="6E51B7F6" w:rsidR="60E0656E">
        <w:rPr>
          <w:lang w:val="en-US"/>
        </w:rPr>
        <w:t xml:space="preserve">: </w:t>
      </w:r>
      <w:commentRangeEnd w:id="444"/>
      <w:r>
        <w:rPr>
          <w:rStyle w:val="CommentReference"/>
        </w:rPr>
        <w:commentReference w:id="444"/>
      </w:r>
      <w:r w:rsidRPr="6E51B7F6" w:rsidR="60E0656E">
        <w:rPr>
          <w:lang w:val="en-US"/>
        </w:rPr>
        <w:t xml:space="preserve">30 mg of pulverized sample was added to each glass filter, and then the chemical extractions for the analysis of </w:t>
      </w:r>
      <w:del w:author="Thomas Sibret [2]" w:date="2026-08-24T11:29:00Z" w16du:dateUtc="2026-08-24T09:29:00Z" w:id="465867925">
        <w:r w:rsidRPr="6E51B7F6" w:rsidDel="60E0656E">
          <w:rPr>
            <w:lang w:val="en-US"/>
          </w:rPr>
          <w:delText xml:space="preserve">carbon </w:delText>
        </w:r>
        <w:r w:rsidRPr="6E51B7F6" w:rsidDel="60E0656E">
          <w:rPr>
            <w:lang w:val="en-US"/>
          </w:rPr>
          <w:delText xml:space="preserve">( </w:delText>
        </w:r>
      </w:del>
      <w:r w:rsidRPr="6E51B7F6" w:rsidR="60E0656E">
        <w:rPr>
          <w:rFonts w:ascii="Georgia" w:hAnsi="Georgia" w:eastAsia="Georgia" w:cs="Georgia"/>
          <w:color w:val="1F1F1F"/>
          <w:sz w:val="24"/>
          <w:szCs w:val="24"/>
          <w:lang w:val="en-US"/>
        </w:rPr>
        <w:t>δ</w:t>
      </w:r>
      <w:r w:rsidRPr="6E51B7F6" w:rsidR="60E0656E">
        <w:rPr>
          <w:rFonts w:ascii="Georgia" w:hAnsi="Georgia" w:eastAsia="Georgia" w:cs="Georgia"/>
          <w:color w:val="1F1F1F"/>
          <w:sz w:val="18"/>
          <w:szCs w:val="18"/>
          <w:vertAlign w:val="superscript"/>
          <w:lang w:val="en-US"/>
        </w:rPr>
        <w:t>13</w:t>
      </w:r>
      <w:r w:rsidRPr="6E51B7F6" w:rsidR="60E0656E">
        <w:rPr>
          <w:rFonts w:ascii="Georgia" w:hAnsi="Georgia" w:eastAsia="Georgia" w:cs="Georgia"/>
          <w:color w:val="1F1F1F"/>
          <w:sz w:val="24"/>
          <w:szCs w:val="24"/>
          <w:lang w:val="en-US"/>
        </w:rPr>
        <w:t>C</w:t>
      </w:r>
      <w:del w:author="Thomas Sibret [2]" w:date="2026-08-24T11:29:00Z" w16du:dateUtc="2026-08-24T09:29:00Z" w:id="223249390">
        <w:r w:rsidRPr="6E51B7F6" w:rsidDel="60E0656E">
          <w:rPr>
            <w:rFonts w:ascii="Calibri" w:hAnsi="Calibri" w:eastAsia="Calibri" w:cs="Calibri"/>
            <w:lang w:val="en-US"/>
          </w:rPr>
          <w:delText xml:space="preserve"> )</w:delText>
        </w:r>
      </w:del>
      <w:r w:rsidRPr="6E51B7F6" w:rsidR="60E0656E">
        <w:rPr>
          <w:rFonts w:ascii="Calibri" w:hAnsi="Calibri" w:eastAsia="Calibri" w:cs="Calibri"/>
          <w:lang w:val="en-US"/>
        </w:rPr>
        <w:t xml:space="preserve"> </w:t>
      </w:r>
      <w:r w:rsidRPr="6E51B7F6" w:rsidR="60E0656E">
        <w:rPr>
          <w:rFonts w:ascii="Calibri" w:hAnsi="Calibri" w:eastAsia="Calibri" w:cs="Calibri"/>
          <w:lang w:val="en-US"/>
        </w:rPr>
        <w:t>was</w:t>
      </w:r>
      <w:r w:rsidRPr="6E51B7F6" w:rsidR="60E0656E">
        <w:rPr>
          <w:lang w:val="en-US"/>
        </w:rPr>
        <w:t xml:space="preserve"> performed. The samples were bleached with a sodium chlorite concentration of 1.5%, followed by a 10% NaOH wash at 70°, and a 17% NaOH 17% wash to ensure </w:t>
      </w:r>
      <w:r w:rsidRPr="6E51B7F6" w:rsidR="60E0656E">
        <w:rPr>
          <w:lang w:val="en-US"/>
        </w:rPr>
        <w:t>a-cellulose</w:t>
      </w:r>
      <w:r w:rsidRPr="6E51B7F6" w:rsidR="60E0656E">
        <w:rPr>
          <w:lang w:val="en-US"/>
        </w:rPr>
        <w:t xml:space="preserve"> is extracted</w:t>
      </w:r>
      <w:r w:rsidRPr="6E51B7F6" w:rsidR="60E0656E">
        <w:rPr>
          <w:lang w:val="en-US"/>
        </w:rPr>
        <w:t xml:space="preserve">.  </w:t>
      </w:r>
      <w:r w:rsidRPr="6E51B7F6" w:rsidR="60E0656E">
        <w:rPr>
          <w:lang w:val="en-US"/>
        </w:rPr>
        <w:t>0.4 mg of α-</w:t>
      </w:r>
      <w:r w:rsidRPr="6E51B7F6" w:rsidR="60E0656E">
        <w:rPr>
          <w:rFonts w:ascii="Calibri" w:hAnsi="Calibri" w:eastAsia="Calibri" w:cs="Calibri"/>
          <w:lang w:val="en-US"/>
        </w:rPr>
        <w:t xml:space="preserve">cellulose was weighed into tin capsules to </w:t>
      </w:r>
      <w:r w:rsidRPr="6E51B7F6" w:rsidR="60E0656E">
        <w:rPr>
          <w:rFonts w:ascii="Calibri" w:hAnsi="Calibri" w:eastAsia="Calibri" w:cs="Calibri"/>
          <w:lang w:val="en-US"/>
        </w:rPr>
        <w:t>determine</w:t>
      </w:r>
      <w:r w:rsidRPr="6E51B7F6" w:rsidR="60E0656E">
        <w:rPr>
          <w:rFonts w:ascii="Calibri" w:hAnsi="Calibri" w:eastAsia="Calibri" w:cs="Calibri"/>
          <w:lang w:val="en-US"/>
        </w:rPr>
        <w:t xml:space="preserve"> the isotopic composition of (C </w:t>
      </w:r>
      <w:r w:rsidRPr="6E51B7F6" w:rsidR="60E0656E">
        <w:rPr>
          <w:vertAlign w:val="superscript"/>
          <w:lang w:val="en-US"/>
        </w:rPr>
        <w:t>13</w:t>
      </w:r>
      <w:r w:rsidRPr="6E51B7F6" w:rsidR="60E0656E">
        <w:rPr>
          <w:lang w:val="en-US"/>
        </w:rPr>
        <w:t>/</w:t>
      </w:r>
      <w:r w:rsidRPr="6E51B7F6" w:rsidR="60E0656E">
        <w:rPr>
          <w:vertAlign w:val="superscript"/>
          <w:lang w:val="en-US"/>
        </w:rPr>
        <w:t>12</w:t>
      </w:r>
      <w:r w:rsidRPr="6E51B7F6" w:rsidR="60E0656E">
        <w:rPr>
          <w:lang w:val="en-US"/>
        </w:rPr>
        <w:t>C) on an elemental analyzer (EA) coupled with an isotope ratio mass spectrometer described previously.</w:t>
      </w:r>
    </w:p>
    <w:p w:rsidRPr="005160BB" w:rsidR="006324E7" w:rsidP="6E51B7F6" w:rsidRDefault="1E8DDC2E" w14:paraId="3A0A2AEA" w14:textId="36CC6C47">
      <w:pPr>
        <w:pStyle w:val="Heading2"/>
        <w:rPr>
          <w:lang w:val="en-US"/>
        </w:rPr>
      </w:pPr>
      <w:r w:rsidRPr="6E51B7F6" w:rsidR="1E8DDC2E">
        <w:rPr>
          <w:lang w:val="en-US"/>
        </w:rPr>
        <w:t xml:space="preserve">Calculations </w:t>
      </w:r>
    </w:p>
    <w:p w:rsidR="689C7C4D" w:rsidP="0E1CD4D5" w:rsidRDefault="689C7C4D" w14:paraId="1814E6B4" w14:textId="7E65C1EA">
      <w:pPr>
        <w:spacing w:line="480" w:lineRule="auto"/>
        <w:jc w:val="both"/>
        <w:rPr>
          <w:rFonts w:ascii="Arial" w:hAnsi="Arial" w:eastAsia="Arial" w:cs="Arial"/>
          <w:lang w:val="en-US"/>
        </w:rPr>
      </w:pPr>
      <w:r w:rsidRPr="0E1CD4D5">
        <w:rPr>
          <w:rFonts w:ascii="Arial" w:hAnsi="Arial" w:eastAsia="Arial" w:cs="Arial"/>
          <w:lang w:val="en-US"/>
        </w:rPr>
        <w:t xml:space="preserve">The classic model of C isotope discrimination during photosynthesis </w:t>
      </w:r>
      <m:oMath>
        <m:sSup>
          <m:sSupPr>
            <m:ctrlPr>
              <w:rPr>
                <w:rFonts w:ascii="Cambria Math" w:hAnsi="Cambria Math"/>
              </w:rPr>
            </m:ctrlPr>
          </m:sSupPr>
          <m:e>
            <m:r>
              <w:rPr>
                <w:rFonts w:ascii="Cambria Math" w:hAnsi="Cambria Math"/>
                <w:lang w:val="en-GB"/>
                <w:rPrChange w:author="Thomas Sibret [2]" w:date="2026-08-24T11:01:00Z" w16du:dateUtc="2026-08-24T09:01:00Z" w:id="448">
                  <w:rPr>
                    <w:rFonts w:ascii="Cambria Math" w:hAnsi="Cambria Math"/>
                  </w:rPr>
                </w:rPrChange>
              </w:rPr>
              <m:t>∆</m:t>
            </m:r>
          </m:e>
          <m:sup>
            <m:r>
              <w:rPr>
                <w:rFonts w:ascii="Cambria Math" w:hAnsi="Cambria Math"/>
                <w:lang w:val="en-GB"/>
                <w:rPrChange w:author="Thomas Sibret [2]" w:date="2026-08-24T11:01:00Z" w16du:dateUtc="2026-08-24T09:01:00Z" w:id="449">
                  <w:rPr>
                    <w:rFonts w:ascii="Cambria Math" w:hAnsi="Cambria Math"/>
                  </w:rPr>
                </w:rPrChange>
              </w:rPr>
              <m:t>13</m:t>
            </m:r>
          </m:sup>
        </m:sSup>
        <m:r>
          <w:rPr>
            <w:rFonts w:ascii="Cambria Math" w:hAnsi="Cambria Math"/>
          </w:rPr>
          <m:t>C</m:t>
        </m:r>
      </m:oMath>
      <w:r w:rsidRPr="0E1CD4D5">
        <w:rPr>
          <w:rFonts w:ascii="Arial" w:hAnsi="Arial" w:eastAsia="Arial" w:cs="Arial"/>
          <w:lang w:val="en-US"/>
        </w:rPr>
        <w:t xml:space="preserve"> </w:t>
      </w:r>
      <w:del w:author="Marijn Bauters" w:date="2026-09-01T13:32:00Z" w16du:dateUtc="2026-09-01T11:32:00Z" w:id="450">
        <w:r w:rsidRPr="0E1CD4D5" w:rsidDel="000B1540">
          <w:rPr>
            <w:rFonts w:ascii="Arial" w:hAnsi="Arial" w:eastAsia="Arial" w:cs="Arial"/>
            <w:lang w:val="en-US"/>
          </w:rPr>
          <w:delText xml:space="preserve">        </w:delText>
        </w:r>
      </w:del>
      <w:r w:rsidRPr="0E1CD4D5">
        <w:rPr>
          <w:rFonts w:ascii="Arial" w:hAnsi="Arial" w:eastAsia="Arial" w:cs="Arial"/>
          <w:lang w:val="en-US"/>
        </w:rPr>
        <w:t xml:space="preserve">by Farquhar et al., 1982 was </w:t>
      </w:r>
      <w:r w:rsidRPr="00A01A7B">
        <w:rPr>
          <w:rFonts w:ascii="Arial" w:hAnsi="Arial" w:eastAsia="Arial" w:cs="Arial"/>
          <w:lang w:val="en-US"/>
          <w:rPrChange w:author="Thomas Sibret [2]" w:date="2026-08-24T11:35:00Z" w16du:dateUtc="2026-08-24T09:35:00Z" w:id="451">
            <w:rPr>
              <w:rFonts w:ascii="Arial" w:hAnsi="Arial" w:eastAsia="Arial" w:cs="Arial"/>
              <w:highlight w:val="yellow"/>
              <w:lang w:val="en-US"/>
            </w:rPr>
          </w:rPrChange>
        </w:rPr>
        <w:t>used using</w:t>
      </w:r>
      <w:r w:rsidRPr="0E1CD4D5">
        <w:rPr>
          <w:rFonts w:ascii="Arial" w:hAnsi="Arial" w:eastAsia="Arial" w:cs="Arial"/>
          <w:lang w:val="en-US"/>
        </w:rPr>
        <w:t xml:space="preserve"> the </w:t>
      </w:r>
      <w:r w:rsidRPr="00B956C9">
        <w:rPr>
          <w:rFonts w:ascii="Arial" w:hAnsi="Arial" w:eastAsia="Arial" w:cs="Arial"/>
          <w:highlight w:val="yellow"/>
          <w:lang w:val="en-US"/>
          <w:rPrChange w:author="Thomas Sibret [2]" w:date="2026-08-24T11:35:00Z" w16du:dateUtc="2026-08-24T09:35:00Z" w:id="452">
            <w:rPr>
              <w:rFonts w:ascii="Arial" w:hAnsi="Arial" w:eastAsia="Arial" w:cs="Arial"/>
              <w:lang w:val="en-US"/>
            </w:rPr>
          </w:rPrChange>
        </w:rPr>
        <w:t>cellulose derived delta13C.</w:t>
      </w:r>
    </w:p>
    <w:p w:rsidRPr="001D6548" w:rsidR="6D278649" w:rsidP="6A31E28F" w:rsidRDefault="00000000" w14:paraId="7DFEE84C" w14:textId="220E96E4">
      <w:pPr>
        <w:spacing w:line="480" w:lineRule="auto"/>
        <w:jc w:val="both"/>
        <w:rPr>
          <w:rFonts w:ascii="Arial" w:hAnsi="Arial" w:eastAsia="Arial" w:cs="Arial"/>
          <w:lang w:val="en-US"/>
          <w:rPrChange w:author="Thomas Sibret [2]" w:date="2026-08-24T11:01:00Z" w16du:dateUtc="2026-08-24T09:01:00Z" w:id="453">
            <w:rPr>
              <w:rFonts w:ascii="Arial" w:hAnsi="Arial" w:eastAsia="Arial" w:cs="Arial"/>
            </w:rPr>
          </w:rPrChange>
        </w:rPr>
      </w:pPr>
      <m:oMath>
        <m:sSup>
          <m:sSupPr>
            <m:ctrlPr>
              <w:rPr>
                <w:rFonts w:ascii="Cambria Math" w:hAnsi="Cambria Math"/>
              </w:rPr>
            </m:ctrlPr>
          </m:sSupPr>
          <m:e>
            <m:r>
              <w:rPr>
                <w:rFonts w:ascii="Cambria Math" w:hAnsi="Cambria Math"/>
                <w:lang w:val="en-US"/>
                <w:rPrChange w:author="Thomas Sibret [2]" w:date="2026-08-24T11:01:00Z" w16du:dateUtc="2026-08-24T09:01:00Z" w:id="454">
                  <w:rPr>
                    <w:rFonts w:ascii="Cambria Math" w:hAnsi="Cambria Math"/>
                  </w:rPr>
                </w:rPrChange>
              </w:rPr>
              <m:t>∆</m:t>
            </m:r>
          </m:e>
          <m:sup>
            <m:r>
              <w:rPr>
                <w:rFonts w:ascii="Cambria Math" w:hAnsi="Cambria Math"/>
                <w:lang w:val="en-US"/>
                <w:rPrChange w:author="Thomas Sibret [2]" w:date="2026-08-24T11:01:00Z" w16du:dateUtc="2026-08-24T09:01:00Z" w:id="455">
                  <w:rPr>
                    <w:rFonts w:ascii="Cambria Math" w:hAnsi="Cambria Math"/>
                  </w:rPr>
                </w:rPrChange>
              </w:rPr>
              <m:t>13</m:t>
            </m:r>
          </m:sup>
        </m:sSup>
        <m:sSub>
          <m:sSubPr>
            <m:ctrlPr>
              <w:rPr>
                <w:rFonts w:ascii="Cambria Math" w:hAnsi="Cambria Math"/>
              </w:rPr>
            </m:ctrlPr>
          </m:sSubPr>
          <m:e>
            <m:r>
              <w:rPr>
                <w:rFonts w:ascii="Cambria Math" w:hAnsi="Cambria Math"/>
              </w:rPr>
              <m:t>C</m:t>
            </m:r>
          </m:e>
          <m:sub>
            <m:r>
              <w:rPr>
                <w:rFonts w:ascii="Cambria Math" w:hAnsi="Cambria Math"/>
              </w:rPr>
              <m:t>i</m:t>
            </m:r>
          </m:sub>
        </m:sSub>
        <m:r>
          <w:rPr>
            <w:rFonts w:ascii="Cambria Math" w:hAnsi="Cambria Math"/>
            <w:lang w:val="en-US"/>
            <w:rPrChange w:author="Thomas Sibret [2]" w:date="2026-08-24T11:01:00Z" w16du:dateUtc="2026-08-24T09:01:00Z" w:id="456">
              <w:rPr>
                <w:rFonts w:ascii="Cambria Math" w:hAnsi="Cambria Math"/>
              </w:rPr>
            </w:rPrChange>
          </w:rPr>
          <m:t>=</m:t>
        </m:r>
        <m:f>
          <m:fPr>
            <m:ctrlPr>
              <w:rPr>
                <w:rFonts w:ascii="Cambria Math" w:hAnsi="Cambria Math"/>
              </w:rPr>
            </m:ctrlPr>
          </m:fPr>
          <m:num>
            <m:sSup>
              <m:sSupPr>
                <m:ctrlPr>
                  <w:rPr>
                    <w:rFonts w:ascii="Cambria Math" w:hAnsi="Cambria Math"/>
                  </w:rPr>
                </m:ctrlPr>
              </m:sSupPr>
              <m:e>
                <m:r>
                  <w:rPr>
                    <w:rFonts w:ascii="Cambria Math" w:hAnsi="Cambria Math"/>
                  </w:rPr>
                  <m:t>δ</m:t>
                </m:r>
              </m:e>
              <m:sup>
                <m:r>
                  <w:rPr>
                    <w:rFonts w:ascii="Cambria Math" w:hAnsi="Cambria Math"/>
                    <w:lang w:val="en-US"/>
                    <w:rPrChange w:author="Thomas Sibret [2]" w:date="2026-08-24T11:01:00Z" w16du:dateUtc="2026-08-24T09:01:00Z" w:id="457">
                      <w:rPr>
                        <w:rFonts w:ascii="Cambria Math" w:hAnsi="Cambria Math"/>
                      </w:rPr>
                    </w:rPrChange>
                  </w:rPr>
                  <m:t>13</m:t>
                </m:r>
              </m:sup>
            </m:sSup>
            <m:sSub>
              <m:sSubPr>
                <m:ctrlPr>
                  <w:rPr>
                    <w:rFonts w:ascii="Cambria Math" w:hAnsi="Cambria Math"/>
                  </w:rPr>
                </m:ctrlPr>
              </m:sSubPr>
              <m:e>
                <m:r>
                  <w:rPr>
                    <w:rFonts w:ascii="Cambria Math" w:hAnsi="Cambria Math"/>
                  </w:rPr>
                  <m:t>C</m:t>
                </m:r>
              </m:e>
              <m:sub>
                <m:r>
                  <w:rPr>
                    <w:rFonts w:ascii="Cambria Math" w:hAnsi="Cambria Math"/>
                  </w:rPr>
                  <m:t>air</m:t>
                </m:r>
              </m:sub>
            </m:sSub>
            <m:r>
              <w:rPr>
                <w:rFonts w:ascii="Cambria Math" w:hAnsi="Cambria Math"/>
                <w:lang w:val="en-US"/>
                <w:rPrChange w:author="Thomas Sibret [2]" w:date="2026-08-24T11:01:00Z" w16du:dateUtc="2026-08-24T09:01:00Z" w:id="458">
                  <w:rPr>
                    <w:rFonts w:ascii="Cambria Math" w:hAnsi="Cambria Math"/>
                  </w:rPr>
                </w:rPrChange>
              </w:rPr>
              <m:t>-</m:t>
            </m:r>
            <m:sSup>
              <m:sSupPr>
                <m:ctrlPr>
                  <w:rPr>
                    <w:rFonts w:ascii="Cambria Math" w:hAnsi="Cambria Math"/>
                  </w:rPr>
                </m:ctrlPr>
              </m:sSupPr>
              <m:e>
                <m:r>
                  <w:rPr>
                    <w:rFonts w:ascii="Cambria Math" w:hAnsi="Cambria Math"/>
                  </w:rPr>
                  <m:t>δ</m:t>
                </m:r>
              </m:e>
              <m:sup>
                <m:r>
                  <w:rPr>
                    <w:rFonts w:ascii="Cambria Math" w:hAnsi="Cambria Math"/>
                    <w:lang w:val="en-US"/>
                    <w:rPrChange w:author="Thomas Sibret [2]" w:date="2026-08-24T11:01:00Z" w16du:dateUtc="2026-08-24T09:01:00Z" w:id="459">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author="Thomas Sibret [2]" w:date="2026-08-24T11:35:00Z" w16du:dateUtc="2026-08-24T09:35:00Z" w:id="460">
                      <w:rPr>
                        <w:rFonts w:ascii="Cambria Math" w:hAnsi="Cambria Math"/>
                      </w:rPr>
                    </w:rPrChange>
                  </w:rPr>
                  <m:t>C</m:t>
                </m:r>
              </m:e>
              <m:sub>
                <m:r>
                  <w:rPr>
                    <w:rFonts w:ascii="Cambria Math" w:hAnsi="Cambria Math"/>
                    <w:highlight w:val="yellow"/>
                    <w:rPrChange w:author="Thomas Sibret [2]" w:date="2026-08-24T11:35:00Z" w16du:dateUtc="2026-08-24T09:35:00Z" w:id="461">
                      <w:rPr>
                        <w:rFonts w:ascii="Cambria Math" w:hAnsi="Cambria Math"/>
                      </w:rPr>
                    </w:rPrChange>
                  </w:rPr>
                  <m:t>i</m:t>
                </m:r>
              </m:sub>
            </m:sSub>
          </m:num>
          <m:den>
            <m:r>
              <w:rPr>
                <w:rFonts w:ascii="Cambria Math" w:hAnsi="Cambria Math"/>
                <w:lang w:val="en-US"/>
                <w:rPrChange w:author="Thomas Sibret [2]" w:date="2026-08-24T11:01:00Z" w16du:dateUtc="2026-08-24T09:01:00Z" w:id="462">
                  <w:rPr>
                    <w:rFonts w:ascii="Cambria Math" w:hAnsi="Cambria Math"/>
                  </w:rPr>
                </w:rPrChange>
              </w:rPr>
              <m:t>1+</m:t>
            </m:r>
            <m:sSup>
              <m:sSupPr>
                <m:ctrlPr>
                  <w:rPr>
                    <w:rFonts w:ascii="Cambria Math" w:hAnsi="Cambria Math"/>
                  </w:rPr>
                </m:ctrlPr>
              </m:sSupPr>
              <m:e>
                <m:r>
                  <w:rPr>
                    <w:rFonts w:ascii="Cambria Math" w:hAnsi="Cambria Math"/>
                  </w:rPr>
                  <m:t>δ</m:t>
                </m:r>
              </m:e>
              <m:sup>
                <m:r>
                  <w:rPr>
                    <w:rFonts w:ascii="Cambria Math" w:hAnsi="Cambria Math"/>
                    <w:lang w:val="en-US"/>
                    <w:rPrChange w:author="Thomas Sibret [2]" w:date="2026-08-24T11:01:00Z" w16du:dateUtc="2026-08-24T09:01:00Z" w:id="463">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author="Thomas Sibret [2]" w:date="2026-08-24T11:35:00Z" w16du:dateUtc="2026-08-24T09:35:00Z" w:id="464">
                      <w:rPr>
                        <w:rFonts w:ascii="Cambria Math" w:hAnsi="Cambria Math"/>
                      </w:rPr>
                    </w:rPrChange>
                  </w:rPr>
                  <m:t>C</m:t>
                </m:r>
              </m:e>
              <m:sub>
                <m:r>
                  <w:rPr>
                    <w:rFonts w:ascii="Cambria Math" w:hAnsi="Cambria Math"/>
                    <w:highlight w:val="yellow"/>
                    <w:rPrChange w:author="Thomas Sibret [2]" w:date="2026-08-24T11:35:00Z" w16du:dateUtc="2026-08-24T09:35:00Z" w:id="465">
                      <w:rPr>
                        <w:rFonts w:ascii="Cambria Math" w:hAnsi="Cambria Math"/>
                      </w:rPr>
                    </w:rPrChange>
                  </w:rPr>
                  <m:t>i</m:t>
                </m:r>
              </m:sub>
            </m:sSub>
          </m:den>
        </m:f>
      </m:oMath>
      <w:r w:rsidRPr="001D6548" w:rsidR="484AE6CF">
        <w:rPr>
          <w:rFonts w:ascii="Arial" w:hAnsi="Arial" w:eastAsia="Arial" w:cs="Arial"/>
          <w:lang w:val="en-US"/>
          <w:rPrChange w:author="Thomas Sibret [2]" w:date="2026-08-24T11:01:00Z" w16du:dateUtc="2026-08-24T09:01:00Z" w:id="466">
            <w:rPr>
              <w:rFonts w:ascii="Arial" w:hAnsi="Arial" w:eastAsia="Arial" w:cs="Arial"/>
            </w:rPr>
          </w:rPrChange>
        </w:rPr>
        <w:t xml:space="preserve">                                                  (1)</w:t>
      </w:r>
    </w:p>
    <w:p w:rsidR="4F716314" w:rsidP="6A31E28F" w:rsidRDefault="6A31E28F" w14:paraId="57C05EC4" w14:textId="0D423A2E">
      <w:pPr>
        <w:spacing w:line="480" w:lineRule="auto"/>
        <w:jc w:val="both"/>
        <w:rPr>
          <w:rFonts w:ascii="Arial" w:hAnsi="Arial" w:eastAsia="Arial" w:cs="Arial"/>
          <w:lang w:val="en-US"/>
        </w:rPr>
      </w:pPr>
      <w:r w:rsidRPr="6A31E28F">
        <w:rPr>
          <w:rFonts w:ascii="Arial" w:hAnsi="Arial" w:eastAsia="Arial" w:cs="Arial"/>
          <w:lang w:val="en-US"/>
        </w:rPr>
        <w:t xml:space="preserve"> </w:t>
      </w:r>
      <w:commentRangeStart w:id="467"/>
      <w:commentRangeStart w:id="468"/>
      <w:r w:rsidRPr="6A31E28F">
        <w:rPr>
          <w:rFonts w:ascii="Arial" w:hAnsi="Arial" w:eastAsia="Arial" w:cs="Arial"/>
          <w:lang w:val="en-US"/>
        </w:rPr>
        <w:t>If re</w:t>
      </w:r>
      <w:commentRangeEnd w:id="467"/>
      <w:r w:rsidRPr="6A31E28F" w:rsidR="00EC29C4">
        <w:rPr>
          <w:rStyle w:val="CommentReference"/>
          <w:rFonts w:ascii="Arial" w:hAnsi="Arial" w:eastAsia="Arial" w:cs="Arial"/>
          <w:sz w:val="22"/>
          <w:szCs w:val="22"/>
          <w:lang w:val="en-US"/>
        </w:rPr>
        <w:commentReference w:id="467"/>
      </w:r>
      <w:commentRangeEnd w:id="468"/>
      <w:r>
        <w:rPr>
          <w:rStyle w:val="CommentReference"/>
        </w:rPr>
        <w:commentReference w:id="468"/>
      </w:r>
      <w:r w:rsidRPr="6A31E28F">
        <w:rPr>
          <w:rFonts w:ascii="Arial" w:hAnsi="Arial" w:eastAsia="Arial" w:cs="Arial"/>
          <w:lang w:val="en-US"/>
        </w:rPr>
        <w:t>spiration-related fractionation, carbon isotope can be describe</w:t>
      </w:r>
      <w:r w:rsidR="00E7792F">
        <w:rPr>
          <w:rFonts w:ascii="Arial" w:hAnsi="Arial" w:eastAsia="Arial" w:cs="Arial"/>
          <w:lang w:val="en-US"/>
        </w:rPr>
        <w:t>d</w:t>
      </w:r>
      <w:r w:rsidRPr="6A31E28F">
        <w:rPr>
          <w:rFonts w:ascii="Arial" w:hAnsi="Arial" w:eastAsia="Arial" w:cs="Arial"/>
          <w:lang w:val="en-US"/>
        </w:rPr>
        <w:t xml:space="preserve"> as: </w:t>
      </w:r>
    </w:p>
    <w:p w:rsidRPr="001D6548" w:rsidR="4F716314" w:rsidP="6A31E28F" w:rsidRDefault="00000000" w14:paraId="38A8F8E5" w14:textId="4144BC32">
      <w:pPr>
        <w:spacing w:line="480" w:lineRule="auto"/>
        <w:jc w:val="both"/>
        <w:rPr>
          <w:rFonts w:ascii="Arial" w:hAnsi="Arial" w:eastAsia="Arial" w:cs="Arial"/>
          <w:lang w:val="en-US"/>
          <w:rPrChange w:author="Thomas Sibret [2]" w:date="2026-08-24T11:01:00Z" w16du:dateUtc="2026-08-24T09:01:00Z" w:id="469">
            <w:rPr>
              <w:rFonts w:ascii="Arial" w:hAnsi="Arial" w:eastAsia="Arial" w:cs="Arial"/>
            </w:rPr>
          </w:rPrChange>
        </w:rPr>
      </w:pPr>
      <m:oMath>
        <m:sSup>
          <m:sSupPr>
            <m:ctrlPr>
              <w:rPr>
                <w:rFonts w:ascii="Cambria Math" w:hAnsi="Cambria Math"/>
              </w:rPr>
            </m:ctrlPr>
          </m:sSupPr>
          <m:e>
            <m:r>
              <w:rPr>
                <w:rFonts w:ascii="Cambria Math" w:hAnsi="Cambria Math"/>
                <w:lang w:val="en-US"/>
                <w:rPrChange w:author="Thomas Sibret [2]" w:date="2026-08-24T11:01:00Z" w16du:dateUtc="2026-08-24T09:01:00Z" w:id="470">
                  <w:rPr>
                    <w:rFonts w:ascii="Cambria Math" w:hAnsi="Cambria Math"/>
                  </w:rPr>
                </w:rPrChange>
              </w:rPr>
              <m:t>∆</m:t>
            </m:r>
          </m:e>
          <m:sup>
            <m:r>
              <w:rPr>
                <w:rFonts w:ascii="Cambria Math" w:hAnsi="Cambria Math"/>
                <w:lang w:val="en-US"/>
                <w:rPrChange w:author="Thomas Sibret [2]" w:date="2026-08-24T11:01:00Z" w16du:dateUtc="2026-08-24T09:01:00Z" w:id="471">
                  <w:rPr>
                    <w:rFonts w:ascii="Cambria Math" w:hAnsi="Cambria Math"/>
                  </w:rPr>
                </w:rPrChange>
              </w:rPr>
              <m:t>13</m:t>
            </m:r>
          </m:sup>
        </m:sSup>
        <m:sSub>
          <m:sSubPr>
            <m:ctrlPr>
              <w:rPr>
                <w:rFonts w:ascii="Cambria Math" w:hAnsi="Cambria Math"/>
                <w:highlight w:val="yellow"/>
              </w:rPr>
            </m:ctrlPr>
          </m:sSubPr>
          <m:e>
            <m:r>
              <w:rPr>
                <w:rFonts w:ascii="Cambria Math" w:hAnsi="Cambria Math"/>
                <w:highlight w:val="yellow"/>
                <w:rPrChange w:author="Thomas Sibret [2]" w:date="2026-08-24T11:35:00Z" w16du:dateUtc="2026-08-24T09:35:00Z" w:id="472">
                  <w:rPr>
                    <w:rFonts w:ascii="Cambria Math" w:hAnsi="Cambria Math"/>
                  </w:rPr>
                </w:rPrChange>
              </w:rPr>
              <m:t>C</m:t>
            </m:r>
          </m:e>
          <m:sub>
            <m:r>
              <w:rPr>
                <w:rFonts w:ascii="Cambria Math" w:hAnsi="Cambria Math"/>
                <w:highlight w:val="yellow"/>
                <w:rPrChange w:author="Thomas Sibret [2]" w:date="2026-08-24T11:35:00Z" w16du:dateUtc="2026-08-24T09:35:00Z" w:id="473">
                  <w:rPr>
                    <w:rFonts w:ascii="Cambria Math" w:hAnsi="Cambria Math"/>
                  </w:rPr>
                </w:rPrChange>
              </w:rPr>
              <m:t>i</m:t>
            </m:r>
          </m:sub>
        </m:sSub>
        <m:r>
          <w:rPr>
            <w:rFonts w:ascii="Cambria Math" w:hAnsi="Cambria Math"/>
            <w:lang w:val="en-US"/>
            <w:rPrChange w:author="Thomas Sibret [2]" w:date="2026-08-24T11:01:00Z" w16du:dateUtc="2026-08-24T09:01:00Z" w:id="474">
              <w:rPr>
                <w:rFonts w:ascii="Cambria Math" w:hAnsi="Cambria Math"/>
              </w:rPr>
            </w:rPrChange>
          </w:rPr>
          <m:t>=</m:t>
        </m:r>
        <m:r>
          <w:rPr>
            <w:rFonts w:ascii="Cambria Math" w:hAnsi="Cambria Math"/>
          </w:rPr>
          <m:t>a</m:t>
        </m:r>
        <m:r>
          <w:rPr>
            <w:rFonts w:ascii="Cambria Math" w:hAnsi="Cambria Math"/>
            <w:lang w:val="en-US"/>
            <w:rPrChange w:author="Thomas Sibret [2]" w:date="2026-08-24T11:01:00Z" w16du:dateUtc="2026-08-24T09:01:00Z" w:id="475">
              <w:rPr>
                <w:rFonts w:ascii="Cambria Math" w:hAnsi="Cambria Math"/>
              </w:rPr>
            </w:rPrChange>
          </w:rPr>
          <m:t>+</m:t>
        </m:r>
        <m:d>
          <m:dPr>
            <m:ctrlPr>
              <w:rPr>
                <w:rFonts w:ascii="Cambria Math" w:hAnsi="Cambria Math"/>
              </w:rPr>
            </m:ctrlPr>
          </m:dPr>
          <m:e>
            <m:r>
              <w:rPr>
                <w:rFonts w:ascii="Cambria Math" w:hAnsi="Cambria Math"/>
              </w:rPr>
              <m:t>b</m:t>
            </m:r>
            <m:r>
              <w:rPr>
                <w:rFonts w:ascii="Cambria Math" w:hAnsi="Cambria Math"/>
                <w:lang w:val="en-US"/>
                <w:rPrChange w:author="Thomas Sibret [2]" w:date="2026-08-24T11:01:00Z" w16du:dateUtc="2026-08-24T09:01:00Z" w:id="476">
                  <w:rPr>
                    <w:rFonts w:ascii="Cambria Math" w:hAnsi="Cambria Math"/>
                  </w:rPr>
                </w:rPrChange>
              </w:rPr>
              <m:t>-</m:t>
            </m:r>
            <m:r>
              <w:rPr>
                <w:rFonts w:ascii="Cambria Math" w:hAnsi="Cambria Math"/>
              </w:rPr>
              <m:t>a</m:t>
            </m:r>
          </m:e>
        </m:d>
        <m:f>
          <m:fPr>
            <m:ctrlPr>
              <w:rPr>
                <w:rFonts w:ascii="Cambria Math" w:hAnsi="Cambria Math"/>
              </w:rPr>
            </m:ctrlPr>
          </m:fPr>
          <m:num>
            <m:sSub>
              <m:sSubPr>
                <m:ctrlPr>
                  <w:rPr>
                    <w:rFonts w:ascii="Cambria Math" w:hAnsi="Cambria Math"/>
                  </w:rPr>
                </m:ctrlPr>
              </m:sSubPr>
              <m:e>
                <m:r>
                  <w:rPr>
                    <w:rFonts w:ascii="Cambria Math" w:hAnsi="Cambria Math"/>
                  </w:rPr>
                  <m:t>C</m:t>
                </m:r>
              </m:e>
              <m:sub>
                <m:sSub>
                  <m:sSubPr>
                    <m:ctrlPr>
                      <w:rPr>
                        <w:rFonts w:ascii="Cambria Math" w:hAnsi="Cambria Math"/>
                      </w:rPr>
                    </m:ctrlPr>
                  </m:sSubPr>
                  <m:e>
                    <m:r>
                      <w:rPr>
                        <w:rFonts w:ascii="Cambria Math" w:hAnsi="Cambria Math"/>
                      </w:rPr>
                      <m:t>i</m:t>
                    </m:r>
                  </m:e>
                  <m:sub/>
                </m:sSub>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r>
          <w:rPr>
            <w:rFonts w:ascii="Cambria Math" w:hAnsi="Cambria Math"/>
            <w:lang w:val="en-US"/>
            <w:rPrChange w:author="Thomas Sibret [2]" w:date="2026-08-24T11:01:00Z" w16du:dateUtc="2026-08-24T09:01:00Z" w:id="477">
              <w:rPr>
                <w:rFonts w:ascii="Cambria Math" w:hAnsi="Cambria Math"/>
              </w:rPr>
            </w:rPrChange>
          </w:rPr>
          <m:t>-</m:t>
        </m:r>
        <m:f>
          <m:fPr>
            <m:ctrlPr>
              <w:rPr>
                <w:rFonts w:ascii="Cambria Math" w:hAnsi="Cambria Math"/>
              </w:rPr>
            </m:ctrlPr>
          </m:fPr>
          <m:num>
            <m:r>
              <w:rPr>
                <w:rFonts w:ascii="Cambria Math" w:hAnsi="Cambria Math"/>
              </w:rPr>
              <m:t>f</m:t>
            </m:r>
            <m:r>
              <m:rPr>
                <m:sty m:val="p"/>
              </m:rPr>
              <w:rPr>
                <w:rFonts w:ascii="Cambria Math" w:hAnsi="Cambria Math"/>
              </w:rPr>
              <m:t>Γ</m:t>
            </m:r>
            <m:r>
              <w:rPr>
                <w:rFonts w:ascii="Cambria Math" w:hAnsi="Cambria Math"/>
                <w:lang w:val="en-US"/>
                <w:rPrChange w:author="Thomas Sibret [2]" w:date="2026-08-24T11:01:00Z" w16du:dateUtc="2026-08-24T09:01:00Z" w:id="478">
                  <w:rPr>
                    <w:rFonts w:ascii="Cambria Math" w:hAnsi="Cambria Math"/>
                  </w:rPr>
                </w:rPrChange>
              </w:rPr>
              <m:t>⋅</m:t>
            </m:r>
          </m:num>
          <m:den>
            <m:sSub>
              <m:sSubPr>
                <m:ctrlPr>
                  <w:rPr>
                    <w:rFonts w:ascii="Cambria Math" w:hAnsi="Cambria Math"/>
                  </w:rPr>
                </m:ctrlPr>
              </m:sSubPr>
              <m:e>
                <m:r>
                  <w:rPr>
                    <w:rFonts w:ascii="Cambria Math" w:hAnsi="Cambria Math"/>
                  </w:rPr>
                  <m:t>C</m:t>
                </m:r>
              </m:e>
              <m:sub>
                <m:r>
                  <w:rPr>
                    <w:rFonts w:ascii="Cambria Math" w:hAnsi="Cambria Math"/>
                  </w:rPr>
                  <m:t>a</m:t>
                </m:r>
              </m:sub>
            </m:sSub>
          </m:den>
        </m:f>
      </m:oMath>
      <w:r w:rsidRPr="001D6548" w:rsidR="0E1CD4D5">
        <w:rPr>
          <w:rFonts w:ascii="Arial" w:hAnsi="Arial" w:eastAsia="Arial" w:cs="Arial"/>
          <w:lang w:val="en-US"/>
          <w:rPrChange w:author="Thomas Sibret [2]" w:date="2026-08-24T11:01:00Z" w16du:dateUtc="2026-08-24T09:01:00Z" w:id="479">
            <w:rPr>
              <w:rFonts w:ascii="Arial" w:hAnsi="Arial" w:eastAsia="Arial" w:cs="Arial"/>
            </w:rPr>
          </w:rPrChange>
        </w:rPr>
        <w:t xml:space="preserve">                                                   (2)</w:t>
      </w:r>
    </w:p>
    <w:p w:rsidRPr="001D6548" w:rsidR="4F716314" w:rsidP="6A819AF7" w:rsidRDefault="60E0656E" w14:paraId="4BD7B83E" w14:textId="3F1D7E5E">
      <w:pPr>
        <w:spacing w:line="480" w:lineRule="auto"/>
        <w:rPr>
          <w:rFonts w:eastAsiaTheme="minorEastAsia"/>
          <w:color w:val="000000" w:themeColor="text1"/>
          <w:lang w:val="en-GB"/>
          <w:rPrChange w:author="Thomas Sibret [2]" w:date="2026-08-24T11:01:00Z" w16du:dateUtc="2026-08-24T09:01:00Z" w:id="480">
            <w:rPr>
              <w:rFonts w:eastAsiaTheme="minorEastAsia"/>
              <w:color w:val="000000" w:themeColor="text1"/>
            </w:rPr>
          </w:rPrChange>
        </w:rPr>
      </w:pPr>
      <w:r w:rsidRPr="001D6548">
        <w:rPr>
          <w:rFonts w:eastAsiaTheme="minorEastAsia"/>
          <w:color w:val="000000" w:themeColor="text1"/>
          <w:lang w:val="en-GB"/>
          <w:rPrChange w:author="Thomas Sibret [2]" w:date="2026-08-24T11:01:00Z" w16du:dateUtc="2026-08-24T09:01:00Z" w:id="481">
            <w:rPr>
              <w:rFonts w:eastAsiaTheme="minorEastAsia"/>
              <w:color w:val="000000" w:themeColor="text1"/>
            </w:rPr>
          </w:rPrChange>
        </w:rPr>
        <w:t xml:space="preserve">The parameter </w:t>
      </w:r>
      <w:r w:rsidRPr="001D6548">
        <w:rPr>
          <w:rFonts w:eastAsiaTheme="minorEastAsia"/>
          <w:i/>
          <w:iCs/>
          <w:color w:val="000000" w:themeColor="text1"/>
          <w:lang w:val="en-GB"/>
          <w:rPrChange w:author="Thomas Sibret [2]" w:date="2026-08-24T11:01:00Z" w16du:dateUtc="2026-08-24T09:01:00Z" w:id="482">
            <w:rPr>
              <w:rFonts w:eastAsiaTheme="minorEastAsia"/>
              <w:i/>
              <w:iCs/>
              <w:color w:val="000000" w:themeColor="text1"/>
            </w:rPr>
          </w:rPrChange>
        </w:rPr>
        <w:t>a</w:t>
      </w:r>
      <w:r w:rsidRPr="001D6548">
        <w:rPr>
          <w:rFonts w:eastAsiaTheme="minorEastAsia"/>
          <w:color w:val="000000" w:themeColor="text1"/>
          <w:lang w:val="en-GB"/>
          <w:rPrChange w:author="Thomas Sibret [2]" w:date="2026-08-24T11:01:00Z" w16du:dateUtc="2026-08-24T09:01:00Z" w:id="483">
            <w:rPr>
              <w:rFonts w:eastAsiaTheme="minorEastAsia"/>
              <w:color w:val="000000" w:themeColor="text1"/>
            </w:rPr>
          </w:rPrChange>
        </w:rPr>
        <w:t xml:space="preserve"> represents fractionation during CO₂ diffusion through the stomata (a = 4.4‰ </w:t>
      </w:r>
      <w:sdt>
        <w:sdtPr>
          <w:rPr>
            <w:rFonts w:eastAsiaTheme="minorEastAsia"/>
            <w:color w:val="000000" w:themeColor="text1"/>
          </w:rPr>
          <w:tag w:val="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
          <w:id w:val="1528562151"/>
          <w:placeholder>
            <w:docPart w:val="DefaultPlaceholder_-1854013440"/>
          </w:placeholder>
        </w:sdtPr>
        <w:sdtContent>
          <w:r w:rsidRPr="001D6548" w:rsidR="1823EB44">
            <w:rPr>
              <w:rFonts w:ascii="Calibri" w:hAnsi="Calibri" w:eastAsia="Calibri" w:cs="Calibri"/>
              <w:color w:val="000000" w:themeColor="text1"/>
              <w:lang w:val="en-GB"/>
              <w:rPrChange w:author="Thomas Sibret [2]" w:date="2026-08-24T11:01:00Z" w16du:dateUtc="2026-08-24T09:01:00Z" w:id="484">
                <w:rPr>
                  <w:rFonts w:ascii="Calibri" w:hAnsi="Calibri" w:eastAsia="Calibri" w:cs="Calibri"/>
                  <w:color w:val="000000" w:themeColor="text1"/>
                </w:rPr>
              </w:rPrChange>
            </w:rPr>
            <w:t>(O’Leary, 1981)</w:t>
          </w:r>
        </w:sdtContent>
      </w:sdt>
      <w:r w:rsidRPr="001D6548">
        <w:rPr>
          <w:rFonts w:eastAsiaTheme="minorEastAsia"/>
          <w:lang w:val="en-GB"/>
          <w:rPrChange w:author="Thomas Sibret [2]" w:date="2026-08-24T11:01:00Z" w16du:dateUtc="2026-08-24T09:01:00Z" w:id="485">
            <w:rPr>
              <w:rFonts w:eastAsiaTheme="minorEastAsia"/>
            </w:rPr>
          </w:rPrChange>
        </w:rPr>
        <w:t xml:space="preserve">, while </w:t>
      </w:r>
      <w:r w:rsidRPr="001D6548">
        <w:rPr>
          <w:rFonts w:eastAsiaTheme="minorEastAsia"/>
          <w:i/>
          <w:iCs/>
          <w:color w:val="000000" w:themeColor="text1"/>
          <w:lang w:val="en-GB"/>
          <w:rPrChange w:author="Thomas Sibret [2]" w:date="2026-08-24T11:01:00Z" w16du:dateUtc="2026-08-24T09:01:00Z" w:id="486">
            <w:rPr>
              <w:rFonts w:eastAsiaTheme="minorEastAsia"/>
              <w:i/>
              <w:iCs/>
              <w:color w:val="000000" w:themeColor="text1"/>
            </w:rPr>
          </w:rPrChange>
        </w:rPr>
        <w:t>b</w:t>
      </w:r>
      <w:r w:rsidRPr="001D6548">
        <w:rPr>
          <w:rFonts w:eastAsiaTheme="minorEastAsia"/>
          <w:color w:val="000000" w:themeColor="text1"/>
          <w:lang w:val="en-GB"/>
          <w:rPrChange w:author="Thomas Sibret [2]" w:date="2026-08-24T11:01:00Z" w16du:dateUtc="2026-08-24T09:01:00Z" w:id="487">
            <w:rPr>
              <w:rFonts w:eastAsiaTheme="minorEastAsia"/>
              <w:color w:val="000000" w:themeColor="text1"/>
            </w:rPr>
          </w:rPrChange>
        </w:rPr>
        <w:t xml:space="preserve"> corresponds to fractionation associated with carboxylation by Rubisco and PE</w:t>
      </w:r>
      <w:r w:rsidRPr="001D6548">
        <w:rPr>
          <w:rFonts w:eastAsiaTheme="minorEastAsia"/>
          <w:lang w:val="en-GB"/>
          <w:rPrChange w:author="Thomas Sibret [2]" w:date="2026-08-24T11:01:00Z" w16du:dateUtc="2026-08-24T09:01:00Z" w:id="488">
            <w:rPr>
              <w:rFonts w:eastAsiaTheme="minorEastAsia"/>
            </w:rPr>
          </w:rPrChange>
        </w:rPr>
        <w:t>carboxylase (b = 27‰</w:t>
      </w:r>
      <w:sdt>
        <w:sdtPr>
          <w:rPr>
            <w:rFonts w:eastAsiaTheme="minorEastAsia"/>
            <w:color w:val="000000" w:themeColor="text1"/>
          </w:rPr>
          <w:tag w:val="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
          <w:id w:val="1236969615"/>
          <w:placeholder>
            <w:docPart w:val="DefaultPlaceholder_-1854013440"/>
          </w:placeholder>
        </w:sdtPr>
        <w:sdtContent>
          <w:r w:rsidRPr="001D6548" w:rsidR="6B6852D1">
            <w:rPr>
              <w:rFonts w:ascii="Calibri" w:hAnsi="Calibri" w:eastAsia="Calibri" w:cs="Calibri"/>
              <w:color w:val="000000" w:themeColor="text1"/>
              <w:lang w:val="en-GB"/>
              <w:rPrChange w:author="Thomas Sibret [2]" w:date="2026-08-24T11:01:00Z" w16du:dateUtc="2026-08-24T09:01:00Z" w:id="489">
                <w:rPr>
                  <w:rFonts w:ascii="Calibri" w:hAnsi="Calibri" w:eastAsia="Calibri" w:cs="Calibri"/>
                  <w:color w:val="000000" w:themeColor="text1"/>
                </w:rPr>
              </w:rPrChange>
            </w:rPr>
            <w:t>(G. D. Farquhar &amp; Richards, 1984)</w:t>
          </w:r>
        </w:sdtContent>
      </w:sdt>
      <w:r w:rsidRPr="001D6548">
        <w:rPr>
          <w:rFonts w:eastAsiaTheme="minorEastAsia"/>
          <w:lang w:val="en-GB"/>
          <w:rPrChange w:author="Thomas Sibret [2]" w:date="2026-08-24T11:01:00Z" w16du:dateUtc="2026-08-24T09:01:00Z" w:id="490">
            <w:rPr>
              <w:rFonts w:eastAsiaTheme="minorEastAsia"/>
            </w:rPr>
          </w:rPrChange>
        </w:rPr>
        <w:t>). An additional term accounts for fractionation during photorespiration (</w:t>
      </w:r>
      <w:r w:rsidRPr="001D6548">
        <w:rPr>
          <w:rFonts w:eastAsiaTheme="minorEastAsia"/>
          <w:i/>
          <w:iCs/>
          <w:color w:val="000000" w:themeColor="text1"/>
          <w:lang w:val="en-GB"/>
          <w:rPrChange w:author="Thomas Sibret [2]" w:date="2026-08-24T11:01:00Z" w16du:dateUtc="2026-08-24T09:01:00Z" w:id="491">
            <w:rPr>
              <w:rFonts w:eastAsiaTheme="minorEastAsia"/>
              <w:i/>
              <w:iCs/>
              <w:color w:val="000000" w:themeColor="text1"/>
            </w:rPr>
          </w:rPrChange>
        </w:rPr>
        <w:t>f</w:t>
      </w:r>
      <w:r w:rsidRPr="001D6548">
        <w:rPr>
          <w:rFonts w:eastAsiaTheme="minorEastAsia"/>
          <w:color w:val="000000" w:themeColor="text1"/>
          <w:lang w:val="en-GB"/>
          <w:rPrChange w:author="Thomas Sibret [2]" w:date="2026-08-24T11:01:00Z" w16du:dateUtc="2026-08-24T09:01:00Z" w:id="492">
            <w:rPr>
              <w:rFonts w:eastAsiaTheme="minorEastAsia"/>
              <w:color w:val="000000" w:themeColor="text1"/>
            </w:rPr>
          </w:rPrChange>
        </w:rPr>
        <w:t xml:space="preserve"> = 12‰), where </w:t>
      </w:r>
      <w:r w:rsidRPr="6A819AF7">
        <w:rPr>
          <w:rFonts w:eastAsiaTheme="minorEastAsia"/>
          <w:color w:val="000000" w:themeColor="text1"/>
          <w:lang w:val="es-MX"/>
        </w:rPr>
        <w:t>Γ</w:t>
      </w:r>
      <w:r w:rsidRPr="001D6548">
        <w:rPr>
          <w:rFonts w:eastAsiaTheme="minorEastAsia"/>
          <w:color w:val="000000" w:themeColor="text1"/>
          <w:lang w:val="en-GB"/>
          <w:rPrChange w:author="Thomas Sibret [2]" w:date="2026-08-24T11:01:00Z" w16du:dateUtc="2026-08-24T09:01:00Z" w:id="493">
            <w:rPr>
              <w:rFonts w:eastAsiaTheme="minorEastAsia"/>
              <w:color w:val="000000" w:themeColor="text1"/>
            </w:rPr>
          </w:rPrChange>
        </w:rPr>
        <w:t xml:space="preserve">* denotes the CO₂ compensation point in the absence of day respiration (≈ 40 ppmv) </w:t>
      </w:r>
      <w:sdt>
        <w:sdtPr>
          <w:rPr>
            <w:rFonts w:eastAsiaTheme="minorEastAsia"/>
            <w:color w:val="000000" w:themeColor="text1"/>
          </w:rPr>
          <w:tag w:val="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
          <w:id w:val="1452990395"/>
          <w:placeholder>
            <w:docPart w:val="DefaultPlaceholder_-1854013440"/>
          </w:placeholder>
        </w:sdtPr>
        <w:sdtContent>
          <w:r w:rsidRPr="001D6548" w:rsidR="1823EB44">
            <w:rPr>
              <w:rFonts w:ascii="Calibri" w:hAnsi="Calibri" w:eastAsia="Calibri" w:cs="Calibri"/>
              <w:color w:val="000000" w:themeColor="text1"/>
              <w:lang w:val="en-GB"/>
              <w:rPrChange w:author="Thomas Sibret [2]" w:date="2026-08-24T11:01:00Z" w16du:dateUtc="2026-08-24T09:01:00Z" w:id="494">
                <w:rPr>
                  <w:rFonts w:ascii="Calibri" w:hAnsi="Calibri" w:eastAsia="Calibri" w:cs="Calibri"/>
                  <w:color w:val="000000" w:themeColor="text1"/>
                </w:rPr>
              </w:rPrChange>
            </w:rPr>
            <w:t>(Bauters et al., 2020; G. Farquhar et al., 1982; Keeling et al., 2017; Lavergne et al., 2019)</w:t>
          </w:r>
        </w:sdtContent>
      </w:sdt>
      <w:r w:rsidRPr="001D6548">
        <w:rPr>
          <w:rFonts w:eastAsiaTheme="minorEastAsia"/>
          <w:lang w:val="en-GB"/>
          <w:rPrChange w:author="Thomas Sibret [2]" w:date="2026-08-24T11:01:00Z" w16du:dateUtc="2026-08-24T09:01:00Z" w:id="495">
            <w:rPr>
              <w:rFonts w:eastAsiaTheme="minorEastAsia"/>
            </w:rPr>
          </w:rPrChange>
        </w:rPr>
        <w:t xml:space="preserve">. </w:t>
      </w:r>
    </w:p>
    <w:p w:rsidRPr="001D6548" w:rsidR="4F716314" w:rsidP="67539EFF" w:rsidRDefault="4F716314" w14:paraId="5AA5EF20" w14:textId="1C23B440">
      <w:pPr>
        <w:shd w:val="clear" w:color="auto" w:fill="FFFFFF" w:themeFill="background1"/>
        <w:spacing w:after="0" w:line="480" w:lineRule="auto"/>
        <w:jc w:val="both"/>
        <w:rPr>
          <w:rFonts w:ascii="Calibri" w:hAnsi="Calibri" w:eastAsia="Calibri" w:cs="Calibri"/>
          <w:color w:val="000000" w:themeColor="text1"/>
          <w:lang w:val="en-GB"/>
          <w:rPrChange w:author="Thomas Sibret [2]" w:date="2026-08-24T11:01:00Z" w16du:dateUtc="2026-08-24T09:01:00Z" w:id="496">
            <w:rPr>
              <w:rFonts w:ascii="Calibri" w:hAnsi="Calibri" w:eastAsia="Calibri" w:cs="Calibri"/>
              <w:color w:val="000000" w:themeColor="text1"/>
            </w:rPr>
          </w:rPrChange>
        </w:rPr>
      </w:pPr>
      <m:oMath>
        <m:r>
          <w:rPr>
            <w:rFonts w:ascii="Cambria Math" w:hAnsi="Cambria Math"/>
          </w:rPr>
          <m:t>Ci</m:t>
        </m:r>
        <m:r>
          <w:rPr>
            <w:rFonts w:ascii="Cambria Math" w:hAnsi="Cambria Math"/>
            <w:lang w:val="en-GB"/>
            <w:rPrChange w:author="Thomas Sibret [2]" w:date="2026-08-24T11:01:00Z" w16du:dateUtc="2026-08-24T09:01:00Z" w:id="497">
              <w:rPr>
                <w:rFonts w:ascii="Cambria Math" w:hAnsi="Cambria Math"/>
              </w:rPr>
            </w:rPrChange>
          </w:rPr>
          <m:t>=</m:t>
        </m:r>
        <m:f>
          <m:fPr>
            <m:ctrlPr>
              <w:rPr>
                <w:rFonts w:ascii="Cambria Math" w:hAnsi="Cambria Math"/>
              </w:rPr>
            </m:ctrlPr>
          </m:fPr>
          <m:num>
            <m:r>
              <w:rPr>
                <w:rFonts w:ascii="Cambria Math" w:hAnsi="Cambria Math"/>
              </w:rPr>
              <m:t>Ca</m:t>
            </m:r>
            <m:d>
              <m:dPr>
                <m:ctrlPr>
                  <w:rPr>
                    <w:rFonts w:ascii="Cambria Math" w:hAnsi="Cambria Math"/>
                  </w:rPr>
                </m:ctrlPr>
              </m:dPr>
              <m:e>
                <m:r>
                  <m:rPr>
                    <m:sty m:val="p"/>
                  </m:rPr>
                  <w:rPr>
                    <w:rFonts w:ascii="Cambria Math" w:hAnsi="Cambria Math"/>
                  </w:rPr>
                  <m:t>Δ</m:t>
                </m:r>
                <m:r>
                  <w:rPr>
                    <w:rFonts w:ascii="Cambria Math" w:hAnsi="Cambria Math"/>
                    <w:lang w:val="en-GB"/>
                    <w:rPrChange w:author="Thomas Sibret [2]" w:date="2026-08-24T11:01:00Z" w16du:dateUtc="2026-08-24T09:01:00Z" w:id="498">
                      <w:rPr>
                        <w:rFonts w:ascii="Cambria Math" w:hAnsi="Cambria Math"/>
                      </w:rPr>
                    </w:rPrChange>
                  </w:rPr>
                  <m:t>13</m:t>
                </m:r>
                <m:r>
                  <w:rPr>
                    <w:rFonts w:ascii="Cambria Math" w:hAnsi="Cambria Math"/>
                  </w:rPr>
                  <m:t>Ccell</m:t>
                </m:r>
                <m:r>
                  <w:rPr>
                    <w:rFonts w:ascii="Cambria Math" w:hAnsi="Cambria Math"/>
                    <w:lang w:val="en-GB"/>
                    <w:rPrChange w:author="Thomas Sibret [2]" w:date="2026-08-24T11:01:00Z" w16du:dateUtc="2026-08-24T09:01:00Z" w:id="499">
                      <w:rPr>
                        <w:rFonts w:ascii="Cambria Math" w:hAnsi="Cambria Math"/>
                      </w:rPr>
                    </w:rPrChange>
                  </w:rPr>
                  <m:t>-</m:t>
                </m:r>
                <m:r>
                  <w:rPr>
                    <w:rFonts w:ascii="Cambria Math" w:hAnsi="Cambria Math"/>
                  </w:rPr>
                  <m:t>a</m:t>
                </m:r>
              </m:e>
            </m:d>
            <m:r>
              <w:rPr>
                <w:rFonts w:ascii="Cambria Math" w:hAnsi="Cambria Math"/>
                <w:lang w:val="en-GB"/>
                <w:rPrChange w:author="Thomas Sibret [2]" w:date="2026-08-24T11:01:00Z" w16du:dateUtc="2026-08-24T09:01:00Z" w:id="500">
                  <w:rPr>
                    <w:rFonts w:ascii="Cambria Math" w:hAnsi="Cambria Math"/>
                  </w:rPr>
                </w:rPrChange>
              </w:rPr>
              <m:t>+</m:t>
            </m:r>
            <m:r>
              <w:rPr>
                <w:rFonts w:ascii="Cambria Math" w:hAnsi="Cambria Math"/>
              </w:rPr>
              <m:t>f</m:t>
            </m:r>
            <m:r>
              <w:ins w:author="Thomas Sibret [2]" w:date="2026-08-24T11:33:00Z" w16du:dateUtc="2026-08-24T09:33:00Z" w:id="501">
                <m:rPr>
                  <m:sty m:val="p"/>
                </m:rPr>
                <w:rPr>
                  <w:rFonts w:ascii="Cambria Math" w:hAnsi="Cambria Math"/>
                </w:rPr>
                <m:t>Γ</m:t>
              </w:ins>
            </m:r>
            <m:sSup>
              <m:sSupPr>
                <m:ctrlPr>
                  <w:del w:author="Thomas Sibret [2]" w:date="2026-08-24T11:33:00Z" w16du:dateUtc="2026-08-24T09:33:00Z" w:id="502">
                    <w:rPr>
                      <w:rFonts w:ascii="Cambria Math" w:hAnsi="Cambria Math"/>
                    </w:rPr>
                  </w:del>
                </m:ctrlPr>
              </m:sSupPr>
              <m:e>
                <m:r>
                  <w:del w:author="Thomas Sibret [2]" w:date="2026-08-24T11:33:00Z" w16du:dateUtc="2026-08-24T09:33:00Z" w:id="503">
                    <w:rPr>
                      <w:rFonts w:ascii="Cambria Math" w:hAnsi="Cambria Math"/>
                    </w:rPr>
                    <m:t>τ</m:t>
                  </w:del>
                </m:r>
              </m:e>
              <m:sup>
                <m:r>
                  <w:del w:author="Thomas Sibret [2]" w:date="2026-08-24T11:33:00Z" w16du:dateUtc="2026-08-24T09:33:00Z" w:id="504">
                    <w:rPr>
                      <w:rFonts w:ascii="Cambria Math" w:hAnsi="Cambria Math"/>
                      <w:lang w:val="en-GB"/>
                      <w:rPrChange w:author="Thomas Sibret [2]" w:date="2026-08-24T11:01:00Z" w16du:dateUtc="2026-08-24T09:01:00Z" w:id="505">
                        <w:rPr>
                          <w:rFonts w:ascii="Cambria Math" w:hAnsi="Cambria Math"/>
                        </w:rPr>
                      </w:rPrChange>
                    </w:rPr>
                    <m:t>⋅</m:t>
                  </w:del>
                </m:r>
              </m:sup>
            </m:sSup>
          </m:num>
          <m:den>
            <m:r>
              <w:rPr>
                <w:rFonts w:ascii="Cambria Math" w:hAnsi="Cambria Math"/>
              </w:rPr>
              <m:t>b</m:t>
            </m:r>
            <m:r>
              <w:rPr>
                <w:rFonts w:ascii="Cambria Math" w:hAnsi="Cambria Math"/>
                <w:lang w:val="en-GB"/>
                <w:rPrChange w:author="Thomas Sibret [2]" w:date="2026-08-24T11:01:00Z" w16du:dateUtc="2026-08-24T09:01:00Z" w:id="506">
                  <w:rPr>
                    <w:rFonts w:ascii="Cambria Math" w:hAnsi="Cambria Math"/>
                  </w:rPr>
                </w:rPrChange>
              </w:rPr>
              <m:t>-</m:t>
            </m:r>
            <m:r>
              <w:rPr>
                <w:rFonts w:ascii="Cambria Math" w:hAnsi="Cambria Math"/>
              </w:rPr>
              <m:t>a</m:t>
            </m:r>
          </m:den>
        </m:f>
      </m:oMath>
      <w:r w:rsidRPr="001D6548" w:rsidR="67539EFF">
        <w:rPr>
          <w:rFonts w:ascii="MathJax_Math-italic" w:hAnsi="MathJax_Math-italic" w:eastAsia="MathJax_Math-italic" w:cs="MathJax_Math-italic"/>
          <w:color w:val="000000" w:themeColor="text1"/>
          <w:lang w:val="en-GB"/>
          <w:rPrChange w:author="Thomas Sibret [2]" w:date="2026-08-24T11:01:00Z" w16du:dateUtc="2026-08-24T09:01:00Z" w:id="507">
            <w:rPr>
              <w:rFonts w:ascii="MathJax_Math-italic" w:hAnsi="MathJax_Math-italic" w:eastAsia="MathJax_Math-italic" w:cs="MathJax_Math-italic"/>
              <w:color w:val="000000" w:themeColor="text1"/>
            </w:rPr>
          </w:rPrChange>
        </w:rPr>
        <w:t xml:space="preserve">                                                              (3)</w:t>
      </w:r>
    </w:p>
    <w:p w:rsidRPr="001D6548" w:rsidR="4F716314" w:rsidP="6A31E28F" w:rsidRDefault="6A31E28F" w14:paraId="6F2E9FD6" w14:textId="4D0DC84F">
      <w:pPr>
        <w:spacing w:line="480" w:lineRule="auto"/>
        <w:jc w:val="both"/>
        <w:rPr>
          <w:lang w:val="en-GB"/>
          <w:rPrChange w:author="Thomas Sibret [2]" w:date="2026-08-24T11:01:00Z" w16du:dateUtc="2026-08-24T09:01:00Z" w:id="508">
            <w:rPr/>
          </w:rPrChange>
        </w:rPr>
      </w:pPr>
      <w:r w:rsidRPr="001D6548">
        <w:rPr>
          <w:rFonts w:ascii="Calibri" w:hAnsi="Calibri" w:eastAsia="Calibri" w:cs="Calibri"/>
          <w:lang w:val="en-GB"/>
          <w:rPrChange w:author="Thomas Sibret [2]" w:date="2026-08-24T11:01:00Z" w16du:dateUtc="2026-08-24T09:01:00Z" w:id="509">
            <w:rPr>
              <w:rFonts w:ascii="Calibri" w:hAnsi="Calibri" w:eastAsia="Calibri" w:cs="Calibri"/>
            </w:rPr>
          </w:rPrChange>
        </w:rPr>
        <w:t>Photosynthetic rate (</w:t>
      </w:r>
      <w:r w:rsidRPr="001D6548">
        <w:rPr>
          <w:rFonts w:ascii="Calibri" w:hAnsi="Calibri" w:eastAsia="Calibri" w:cs="Calibri"/>
          <w:i/>
          <w:iCs/>
          <w:lang w:val="en-GB"/>
          <w:rPrChange w:author="Thomas Sibret [2]" w:date="2026-08-24T11:01:00Z" w16du:dateUtc="2026-08-24T09:01:00Z" w:id="510">
            <w:rPr>
              <w:rFonts w:ascii="Calibri" w:hAnsi="Calibri" w:eastAsia="Calibri" w:cs="Calibri"/>
              <w:i/>
              <w:iCs/>
            </w:rPr>
          </w:rPrChange>
        </w:rPr>
        <w:t>A</w:t>
      </w:r>
      <w:r w:rsidRPr="001D6548">
        <w:rPr>
          <w:rFonts w:ascii="Calibri" w:hAnsi="Calibri" w:eastAsia="Calibri" w:cs="Calibri"/>
          <w:lang w:val="en-GB"/>
          <w:rPrChange w:author="Thomas Sibret [2]" w:date="2026-08-24T11:01:00Z" w16du:dateUtc="2026-08-24T09:01:00Z" w:id="511">
            <w:rPr>
              <w:rFonts w:ascii="Calibri" w:hAnsi="Calibri" w:eastAsia="Calibri" w:cs="Calibri"/>
            </w:rPr>
          </w:rPrChange>
        </w:rPr>
        <w:t>) and stomatal conductance (</w:t>
      </w:r>
      <w:r w:rsidRPr="001D6548">
        <w:rPr>
          <w:rFonts w:ascii="Calibri" w:hAnsi="Calibri" w:eastAsia="Calibri" w:cs="Calibri"/>
          <w:i/>
          <w:iCs/>
          <w:lang w:val="en-GB"/>
          <w:rPrChange w:author="Thomas Sibret [2]" w:date="2026-08-24T11:01:00Z" w16du:dateUtc="2026-08-24T09:01:00Z" w:id="512">
            <w:rPr>
              <w:rFonts w:ascii="Calibri" w:hAnsi="Calibri" w:eastAsia="Calibri" w:cs="Calibri"/>
              <w:i/>
              <w:iCs/>
            </w:rPr>
          </w:rPrChange>
        </w:rPr>
        <w:t>g</w:t>
      </w:r>
      <w:r w:rsidRPr="001D6548">
        <w:rPr>
          <w:rFonts w:ascii="Cambria Math" w:hAnsi="Cambria Math" w:eastAsia="Cambria Math" w:cs="Cambria Math"/>
          <w:i/>
          <w:iCs/>
          <w:lang w:val="en-GB"/>
          <w:rPrChange w:author="Thomas Sibret [2]" w:date="2026-08-24T11:01:00Z" w16du:dateUtc="2026-08-24T09:01:00Z" w:id="513">
            <w:rPr>
              <w:rFonts w:ascii="Cambria Math" w:hAnsi="Cambria Math" w:eastAsia="Cambria Math" w:cs="Cambria Math"/>
              <w:i/>
              <w:iCs/>
            </w:rPr>
          </w:rPrChange>
        </w:rPr>
        <w:t>ₛ</w:t>
      </w:r>
      <w:r w:rsidRPr="001D6548">
        <w:rPr>
          <w:rFonts w:ascii="Calibri" w:hAnsi="Calibri" w:eastAsia="Calibri" w:cs="Calibri"/>
          <w:lang w:val="en-GB"/>
          <w:rPrChange w:author="Thomas Sibret [2]" w:date="2026-08-24T11:01:00Z" w16du:dateUtc="2026-08-24T09:01:00Z" w:id="514">
            <w:rPr>
              <w:rFonts w:ascii="Calibri" w:hAnsi="Calibri" w:eastAsia="Calibri" w:cs="Calibri"/>
            </w:rPr>
          </w:rPrChange>
        </w:rPr>
        <w:t>) regulate  CO₂ concentration in the stomatal cavity (</w:t>
      </w:r>
      <w:r w:rsidRPr="001D6548">
        <w:rPr>
          <w:rFonts w:ascii="Calibri" w:hAnsi="Calibri" w:eastAsia="Calibri" w:cs="Calibri"/>
          <w:i/>
          <w:iCs/>
          <w:lang w:val="en-GB"/>
          <w:rPrChange w:author="Thomas Sibret [2]" w:date="2026-08-24T11:01:00Z" w16du:dateUtc="2026-08-24T09:01:00Z" w:id="515">
            <w:rPr>
              <w:rFonts w:ascii="Calibri" w:hAnsi="Calibri" w:eastAsia="Calibri" w:cs="Calibri"/>
              <w:i/>
              <w:iCs/>
            </w:rPr>
          </w:rPrChange>
        </w:rPr>
        <w:t>C</w:t>
      </w:r>
      <w:r w:rsidRPr="6A31E28F">
        <w:rPr>
          <w:rFonts w:ascii="Calibri" w:hAnsi="Calibri" w:eastAsia="Calibri" w:cs="Calibri"/>
          <w:i/>
          <w:iCs/>
          <w:lang w:val="es-MX"/>
        </w:rPr>
        <w:t>ᵢ</w:t>
      </w:r>
      <w:r w:rsidRPr="001D6548">
        <w:rPr>
          <w:rFonts w:ascii="Calibri" w:hAnsi="Calibri" w:eastAsia="Calibri" w:cs="Calibri"/>
          <w:lang w:val="en-GB"/>
          <w:rPrChange w:author="Thomas Sibret [2]" w:date="2026-08-24T11:01:00Z" w16du:dateUtc="2026-08-24T09:01:00Z" w:id="516">
            <w:rPr>
              <w:rFonts w:ascii="Calibri" w:hAnsi="Calibri" w:eastAsia="Calibri" w:cs="Calibri"/>
            </w:rPr>
          </w:rPrChange>
        </w:rPr>
        <w:t xml:space="preserve">), while atmospheric CO₂ concentration is represented by </w:t>
      </w:r>
      <w:r w:rsidRPr="001D6548">
        <w:rPr>
          <w:rFonts w:ascii="Calibri" w:hAnsi="Calibri" w:eastAsia="Calibri" w:cs="Calibri"/>
          <w:i/>
          <w:iCs/>
          <w:lang w:val="en-GB"/>
          <w:rPrChange w:author="Thomas Sibret [2]" w:date="2026-08-24T11:01:00Z" w16du:dateUtc="2026-08-24T09:01:00Z" w:id="517">
            <w:rPr>
              <w:rFonts w:ascii="Calibri" w:hAnsi="Calibri" w:eastAsia="Calibri" w:cs="Calibri"/>
              <w:i/>
              <w:iCs/>
            </w:rPr>
          </w:rPrChange>
        </w:rPr>
        <w:t>Cₐ</w:t>
      </w:r>
      <w:r w:rsidRPr="001D6548">
        <w:rPr>
          <w:rFonts w:ascii="Calibri" w:hAnsi="Calibri" w:eastAsia="Calibri" w:cs="Calibri"/>
          <w:lang w:val="en-GB"/>
          <w:rPrChange w:author="Thomas Sibret [2]" w:date="2026-08-24T11:01:00Z" w16du:dateUtc="2026-08-24T09:01:00Z" w:id="518">
            <w:rPr>
              <w:rFonts w:ascii="Calibri" w:hAnsi="Calibri" w:eastAsia="Calibri" w:cs="Calibri"/>
            </w:rPr>
          </w:rPrChange>
        </w:rPr>
        <w:t>.</w:t>
      </w:r>
    </w:p>
    <w:p w:rsidRPr="001D6548" w:rsidR="3945D156" w:rsidP="3945D156" w:rsidRDefault="3945D156" w14:paraId="0941D8E2" w14:textId="12F65360">
      <w:pPr>
        <w:spacing w:line="480" w:lineRule="auto"/>
        <w:jc w:val="both"/>
        <w:rPr>
          <w:lang w:val="en-GB"/>
          <w:rPrChange w:author="Thomas Sibret [2]" w:date="2026-08-24T11:01:00Z" w16du:dateUtc="2026-08-24T09:01:00Z" w:id="519">
            <w:rPr/>
          </w:rPrChange>
        </w:rPr>
      </w:pPr>
      <m:oMath>
        <m:r>
          <w:rPr>
            <w:rFonts w:ascii="Cambria Math" w:hAnsi="Cambria Math"/>
          </w:rPr>
          <m:t>WUE</m:t>
        </m:r>
        <m:r>
          <w:rPr>
            <w:rFonts w:ascii="Cambria Math" w:hAnsi="Cambria Math"/>
            <w:lang w:val="en-GB"/>
            <w:rPrChange w:author="Thomas Sibret [2]" w:date="2026-08-24T11:01:00Z" w16du:dateUtc="2026-08-24T09:01:00Z" w:id="520">
              <w:rPr>
                <w:rFonts w:ascii="Cambria Math" w:hAnsi="Cambria Math"/>
              </w:rPr>
            </w:rPrChange>
          </w:rPr>
          <m:t>=</m:t>
        </m:r>
        <m:f>
          <m:fPr>
            <m:ctrlPr>
              <w:rPr>
                <w:rFonts w:ascii="Cambria Math" w:hAnsi="Cambria Math"/>
              </w:rPr>
            </m:ctrlPr>
          </m:fPr>
          <m:num>
            <m:r>
              <w:rPr>
                <w:rFonts w:ascii="Cambria Math" w:hAnsi="Cambria Math"/>
              </w:rPr>
              <m:t>A</m:t>
            </m:r>
          </m:num>
          <m:den>
            <m:r>
              <w:rPr>
                <w:rFonts w:ascii="Cambria Math" w:hAnsi="Cambria Math"/>
              </w:rPr>
              <m:t>gs</m:t>
            </m:r>
          </m:den>
        </m:f>
        <m:r>
          <w:rPr>
            <w:rFonts w:ascii="Cambria Math" w:hAnsi="Cambria Math"/>
            <w:lang w:val="en-GB"/>
            <w:rPrChange w:author="Thomas Sibret [2]" w:date="2026-08-24T11:01:00Z" w16du:dateUtc="2026-08-24T09:01:00Z" w:id="521">
              <w:rPr>
                <w:rFonts w:ascii="Cambria Math" w:hAnsi="Cambria Math"/>
              </w:rPr>
            </w:rPrChange>
          </w:rPr>
          <m:t>=</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a</m:t>
                </m:r>
              </m:sub>
            </m:sSub>
          </m:num>
          <m:den>
            <m:r>
              <w:rPr>
                <w:rFonts w:ascii="Cambria Math" w:hAnsi="Cambria Math"/>
                <w:lang w:val="en-GB"/>
                <w:rPrChange w:author="Thomas Sibret [2]" w:date="2026-08-24T11:01:00Z" w16du:dateUtc="2026-08-24T09:01:00Z" w:id="522">
                  <w:rPr>
                    <w:rFonts w:ascii="Cambria Math" w:hAnsi="Cambria Math"/>
                  </w:rPr>
                </w:rPrChange>
              </w:rPr>
              <m:t>1.6</m:t>
            </m:r>
          </m:den>
        </m:f>
        <m:d>
          <m:dPr>
            <m:ctrlPr>
              <w:rPr>
                <w:rFonts w:ascii="Cambria Math" w:hAnsi="Cambria Math"/>
              </w:rPr>
            </m:ctrlPr>
          </m:dPr>
          <m:e>
            <m:r>
              <w:rPr>
                <w:rFonts w:ascii="Cambria Math" w:hAnsi="Cambria Math"/>
                <w:lang w:val="en-GB"/>
                <w:rPrChange w:author="Thomas Sibret [2]" w:date="2026-08-24T11:01:00Z" w16du:dateUtc="2026-08-24T09:01:00Z" w:id="523">
                  <w:rPr>
                    <w:rFonts w:ascii="Cambria Math" w:hAnsi="Cambria Math"/>
                  </w:rPr>
                </w:rPrChange>
              </w:rPr>
              <m:t>1-</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i</m:t>
                    </m:r>
                  </m:sub>
                </m:sSub>
              </m:num>
              <m:den>
                <m:sSub>
                  <m:sSubPr>
                    <m:ctrlPr>
                      <w:rPr>
                        <w:rFonts w:ascii="Cambria Math" w:hAnsi="Cambria Math"/>
                      </w:rPr>
                    </m:ctrlPr>
                  </m:sSubPr>
                  <m:e>
                    <m:r>
                      <w:rPr>
                        <w:rFonts w:ascii="Cambria Math" w:hAnsi="Cambria Math"/>
                      </w:rPr>
                      <m:t>C</m:t>
                    </m:r>
                  </m:e>
                  <m:sub>
                    <m:r>
                      <w:rPr>
                        <w:rFonts w:ascii="Cambria Math" w:hAnsi="Cambria Math"/>
                      </w:rPr>
                      <m:t>a</m:t>
                    </m:r>
                  </m:sub>
                </m:sSub>
              </m:den>
            </m:f>
          </m:e>
        </m:d>
      </m:oMath>
      <w:r w:rsidRPr="001D6548" w:rsidR="0E1CD4D5">
        <w:rPr>
          <w:lang w:val="en-GB"/>
          <w:rPrChange w:author="Thomas Sibret [2]" w:date="2026-08-24T11:01:00Z" w16du:dateUtc="2026-08-24T09:01:00Z" w:id="524">
            <w:rPr/>
          </w:rPrChange>
        </w:rPr>
        <w:t xml:space="preserve">                                                             </w:t>
      </w:r>
      <w:r w:rsidRPr="001D6548" w:rsidR="0E1CD4D5">
        <w:rPr>
          <w:sz w:val="24"/>
          <w:szCs w:val="24"/>
          <w:lang w:val="en-GB"/>
          <w:rPrChange w:author="Thomas Sibret [2]" w:date="2026-08-24T11:01:00Z" w16du:dateUtc="2026-08-24T09:01:00Z" w:id="525">
            <w:rPr>
              <w:sz w:val="24"/>
              <w:szCs w:val="24"/>
            </w:rPr>
          </w:rPrChange>
        </w:rPr>
        <w:t xml:space="preserve">     (4)</w:t>
      </w:r>
    </w:p>
    <w:p w:rsidRPr="001D6548" w:rsidR="1A9B8BB1" w:rsidP="1A9B8BB1" w:rsidRDefault="067C9663" w14:paraId="095274AB" w14:textId="1D5228DF">
      <w:pPr>
        <w:spacing w:line="480" w:lineRule="auto"/>
        <w:jc w:val="both"/>
        <w:rPr>
          <w:lang w:val="en-GB"/>
          <w:rPrChange w:author="Thomas Sibret [2]" w:date="2026-08-24T11:01:00Z" w16du:dateUtc="2026-08-24T09:01:00Z" w:id="526">
            <w:rPr/>
          </w:rPrChange>
        </w:rPr>
      </w:pPr>
      <w:r w:rsidRPr="6A819AF7">
        <w:rPr>
          <w:rFonts w:ascii="Calibri" w:hAnsi="Calibri" w:eastAsia="Calibri" w:cs="Calibri"/>
          <w:lang w:val="en-US"/>
        </w:rPr>
        <w:t>We used annual atmospheric CO₂ concentrations of 421.08 ppm for 2023 and 424.61 ppm for 2024, together with mean annual atmospheric δ¹³C values of −8.6</w:t>
      </w:r>
      <w:ins w:author="Thomas Sibret" w:date="2026-08-21T11:04:00Z" w16du:dateUtc="2026-08-21T11:04:32Z" w:id="527">
        <w:r w:rsidRPr="6A819AF7" w:rsidR="342A0A4F">
          <w:rPr>
            <w:rFonts w:ascii="Calibri" w:hAnsi="Calibri" w:eastAsia="Calibri" w:cs="Calibri"/>
            <w:lang w:val="en-US"/>
          </w:rPr>
          <w:t>5</w:t>
        </w:r>
      </w:ins>
      <w:del w:author="Thomas Sibret" w:date="2026-08-21T11:04:00Z" w16du:dateUtc="2026-08-21T11:04:31Z" w:id="528">
        <w:r w:rsidRPr="6A819AF7" w:rsidDel="067C9663">
          <w:rPr>
            <w:rFonts w:ascii="Calibri" w:hAnsi="Calibri" w:eastAsia="Calibri" w:cs="Calibri"/>
            <w:lang w:val="en-US"/>
          </w:rPr>
          <w:delText>475</w:delText>
        </w:r>
      </w:del>
      <w:r w:rsidRPr="6A819AF7">
        <w:rPr>
          <w:rFonts w:ascii="Calibri" w:hAnsi="Calibri" w:eastAsia="Calibri" w:cs="Calibri"/>
          <w:lang w:val="en-US"/>
        </w:rPr>
        <w:t>‰ and −8.7</w:t>
      </w:r>
      <w:ins w:author="Thomas Sibret" w:date="2026-08-21T11:04:00Z" w16du:dateUtc="2026-08-21T11:04:35Z" w:id="529">
        <w:r w:rsidRPr="6A819AF7" w:rsidR="5DD2545F">
          <w:rPr>
            <w:rFonts w:ascii="Calibri" w:hAnsi="Calibri" w:eastAsia="Calibri" w:cs="Calibri"/>
            <w:lang w:val="en-US"/>
          </w:rPr>
          <w:t>2</w:t>
        </w:r>
      </w:ins>
      <w:del w:author="Thomas Sibret" w:date="2026-08-21T11:04:00Z" w16du:dateUtc="2026-08-21T11:04:36Z" w:id="530">
        <w:r w:rsidRPr="6A819AF7" w:rsidDel="067C9663">
          <w:rPr>
            <w:rFonts w:ascii="Calibri" w:hAnsi="Calibri" w:eastAsia="Calibri" w:cs="Calibri"/>
            <w:lang w:val="en-US"/>
          </w:rPr>
          <w:delText>1916</w:delText>
        </w:r>
      </w:del>
      <w:r w:rsidRPr="6A819AF7">
        <w:rPr>
          <w:rFonts w:ascii="Calibri" w:hAnsi="Calibri" w:eastAsia="Calibri" w:cs="Calibri"/>
          <w:lang w:val="en-US"/>
        </w:rPr>
        <w:t xml:space="preserve">‰, respectively, derived from global observatory records from Scripps CO2 Program (http://scrippsco2.ucsd.edu). Atmospheric </w:t>
      </w:r>
      <w:del w:author="Marijn Bauters" w:date="2026-09-01T13:33:00Z" w16du:dateUtc="2026-09-01T11:33:00Z" w:id="531">
        <w:r w:rsidRPr="6A819AF7" w:rsidDel="00C70DAF">
          <w:rPr>
            <w:rFonts w:ascii="Calibri" w:hAnsi="Calibri" w:eastAsia="Calibri" w:cs="Calibri"/>
            <w:lang w:val="en-US"/>
          </w:rPr>
          <w:delText xml:space="preserve">flask </w:delText>
        </w:r>
      </w:del>
      <w:r w:rsidRPr="6A819AF7">
        <w:rPr>
          <w:rFonts w:ascii="Calibri" w:hAnsi="Calibri" w:eastAsia="Calibri" w:cs="Calibri"/>
          <w:lang w:val="en-US"/>
        </w:rPr>
        <w:t>samples were collected</w:t>
      </w:r>
      <w:ins w:author="Marijn Bauters" w:date="2026-09-01T13:33:00Z" w16du:dateUtc="2026-09-01T11:33:00Z" w:id="532">
        <w:r w:rsidR="00C70DAF">
          <w:rPr>
            <w:rFonts w:ascii="Calibri" w:hAnsi="Calibri" w:eastAsia="Calibri" w:cs="Calibri"/>
            <w:lang w:val="en-US"/>
          </w:rPr>
          <w:t xml:space="preserve"> in exetainers</w:t>
        </w:r>
      </w:ins>
      <w:r w:rsidRPr="6A819AF7">
        <w:rPr>
          <w:rFonts w:ascii="Calibri" w:hAnsi="Calibri" w:eastAsia="Calibri" w:cs="Calibri"/>
          <w:lang w:val="en-US"/>
        </w:rPr>
        <w:t xml:space="preserve"> along the elevational gradient to assess potential local variation in delta13C, showing </w:t>
      </w:r>
      <w:del w:author="Marijn Bauters" w:date="2026-09-01T13:33:00Z" w16du:dateUtc="2026-09-01T11:33:00Z" w:id="533">
        <w:r w:rsidRPr="6A819AF7" w:rsidDel="00C70DAF">
          <w:rPr>
            <w:rFonts w:ascii="Calibri" w:hAnsi="Calibri" w:eastAsia="Calibri" w:cs="Calibri"/>
            <w:lang w:val="en-US"/>
          </w:rPr>
          <w:delText xml:space="preserve">no </w:delText>
        </w:r>
      </w:del>
      <w:ins w:author="Marijn Bauters" w:date="2026-09-01T13:33:00Z" w16du:dateUtc="2026-09-01T11:33:00Z" w:id="534">
        <w:r w:rsidR="00C70DAF">
          <w:rPr>
            <w:rFonts w:ascii="Calibri" w:hAnsi="Calibri" w:eastAsia="Calibri" w:cs="Calibri"/>
            <w:lang w:val="en-US"/>
          </w:rPr>
          <w:t>little structured variation along elevation</w:t>
        </w:r>
      </w:ins>
      <w:del w:author="Marijn Bauters" w:date="2026-09-01T13:33:00Z" w16du:dateUtc="2026-09-01T11:33:00Z" w:id="535">
        <w:r w:rsidRPr="6A819AF7" w:rsidDel="00C70DAF">
          <w:rPr>
            <w:rFonts w:ascii="Calibri" w:hAnsi="Calibri" w:eastAsia="Calibri" w:cs="Calibri"/>
            <w:lang w:val="en-US"/>
          </w:rPr>
          <w:delText xml:space="preserve">differences </w:delText>
        </w:r>
      </w:del>
      <w:ins w:author="Marijn Bauters" w:date="2026-09-01T13:33:00Z" w16du:dateUtc="2026-09-01T11:33:00Z" w:id="536">
        <w:r w:rsidR="00C70DAF">
          <w:rPr>
            <w:rFonts w:ascii="Calibri" w:hAnsi="Calibri" w:eastAsia="Calibri" w:cs="Calibri"/>
            <w:lang w:val="en-US"/>
          </w:rPr>
          <w:t xml:space="preserve"> </w:t>
        </w:r>
      </w:ins>
      <w:r w:rsidRPr="6A819AF7">
        <w:rPr>
          <w:rFonts w:ascii="Calibri" w:hAnsi="Calibri" w:eastAsia="Calibri" w:cs="Calibri"/>
          <w:lang w:val="en-US"/>
        </w:rPr>
        <w:t>(Figure S2</w:t>
      </w:r>
      <w:commentRangeStart w:id="537"/>
      <w:r w:rsidRPr="6A819AF7">
        <w:rPr>
          <w:rFonts w:ascii="Calibri" w:hAnsi="Calibri" w:eastAsia="Calibri" w:cs="Calibri"/>
          <w:lang w:val="en-US"/>
        </w:rPr>
        <w:t>).</w:t>
      </w:r>
      <w:commentRangeEnd w:id="537"/>
      <w:r w:rsidRPr="6A819AF7">
        <w:rPr>
          <w:rStyle w:val="CommentReference"/>
          <w:rFonts w:ascii="Calibri" w:hAnsi="Calibri" w:eastAsia="Calibri" w:cs="Calibri"/>
          <w:sz w:val="22"/>
          <w:szCs w:val="22"/>
          <w:lang w:val="en-US"/>
        </w:rPr>
        <w:commentReference w:id="537"/>
      </w:r>
      <w:r w:rsidRPr="6A819AF7">
        <w:rPr>
          <w:rFonts w:ascii="Calibri" w:hAnsi="Calibri" w:eastAsia="Calibri" w:cs="Calibri"/>
          <w:lang w:val="en-US"/>
        </w:rPr>
        <w:t xml:space="preserve"> We therefore</w:t>
      </w:r>
      <w:del w:author="Marijn Bauters" w:date="2026-09-01T13:32:00Z" w16du:dateUtc="2026-09-01T11:32:00Z" w:id="538">
        <w:r w:rsidRPr="6A819AF7" w:rsidDel="000B1540">
          <w:rPr>
            <w:rFonts w:ascii="Calibri" w:hAnsi="Calibri" w:eastAsia="Calibri" w:cs="Calibri"/>
            <w:lang w:val="en-US"/>
          </w:rPr>
          <w:delText>,</w:delText>
        </w:r>
      </w:del>
      <w:r w:rsidRPr="6A819AF7">
        <w:rPr>
          <w:rFonts w:ascii="Calibri" w:hAnsi="Calibri" w:eastAsia="Calibri" w:cs="Calibri"/>
          <w:lang w:val="en-US"/>
        </w:rPr>
        <w:t xml:space="preserve"> considered globally standardized atmospheric records to provide a more robust and consistent baseline for intrinsic water-use efficiency (iWUE) calculations.</w:t>
      </w:r>
    </w:p>
    <w:p w:rsidRPr="005160BB" w:rsidR="003E5E50" w:rsidP="6A4A4D2B" w:rsidRDefault="3A26AFC1" w14:paraId="1F56AFA0" w14:textId="56C1DE09">
      <w:pPr>
        <w:pStyle w:val="Heading2"/>
        <w:rPr>
          <w:rFonts w:cstheme="minorBidi"/>
          <w:i/>
          <w:iCs/>
          <w:lang w:val="en-US"/>
        </w:rPr>
      </w:pPr>
      <w:r w:rsidRPr="3A26AFC1">
        <w:rPr>
          <w:lang w:val="en-US"/>
        </w:rPr>
        <w:t>Statistical analyses</w:t>
      </w:r>
    </w:p>
    <w:p w:rsidR="3A26AFC1" w:rsidP="6C22F0B7" w:rsidRDefault="00CC146A" w14:paraId="4DA746BA" w14:textId="08EA856B">
      <w:pPr>
        <w:spacing w:line="480" w:lineRule="auto"/>
        <w:jc w:val="both"/>
        <w:rPr>
          <w:rFonts w:eastAsiaTheme="minorEastAsia"/>
          <w:lang w:val="en-US"/>
        </w:rPr>
      </w:pPr>
      <w:r w:rsidRPr="6C22F0B7">
        <w:rPr>
          <w:rFonts w:eastAsiaTheme="minorEastAsia"/>
          <w:lang w:val="en-US"/>
        </w:rPr>
        <w:t>W</w:t>
      </w:r>
      <w:r w:rsidRPr="6C22F0B7" w:rsidR="3A26AFC1">
        <w:rPr>
          <w:rFonts w:eastAsiaTheme="minorEastAsia"/>
          <w:lang w:val="en-US"/>
        </w:rPr>
        <w:t>e</w:t>
      </w:r>
      <w:r w:rsidRPr="6C22F0B7">
        <w:rPr>
          <w:rFonts w:eastAsiaTheme="minorEastAsia"/>
          <w:lang w:val="en-US"/>
        </w:rPr>
        <w:t xml:space="preserve"> first</w:t>
      </w:r>
      <w:r w:rsidRPr="6C22F0B7" w:rsidR="3A26AFC1">
        <w:rPr>
          <w:rFonts w:eastAsiaTheme="minorEastAsia"/>
          <w:lang w:val="en-US"/>
        </w:rPr>
        <w:t xml:space="preserve"> tested whether the six </w:t>
      </w:r>
      <w:r w:rsidRPr="6C22F0B7">
        <w:rPr>
          <w:rFonts w:eastAsiaTheme="minorEastAsia"/>
          <w:lang w:val="en-US"/>
        </w:rPr>
        <w:t xml:space="preserve">tree </w:t>
      </w:r>
      <w:r w:rsidRPr="6C22F0B7" w:rsidR="3A26AFC1">
        <w:rPr>
          <w:rFonts w:eastAsiaTheme="minorEastAsia"/>
          <w:lang w:val="en-US"/>
        </w:rPr>
        <w:t xml:space="preserve">species </w:t>
      </w:r>
      <w:r w:rsidRPr="6C22F0B7">
        <w:rPr>
          <w:rFonts w:eastAsiaTheme="minorEastAsia"/>
          <w:lang w:val="en-US"/>
        </w:rPr>
        <w:t>had significan</w:t>
      </w:r>
      <w:ins w:author="Thomas Sibret [2]" w:date="2026-08-24T11:36:00Z" w16du:dateUtc="2026-08-24T09:36:00Z" w:id="539">
        <w:r w:rsidR="00A006D3">
          <w:rPr>
            <w:rFonts w:eastAsiaTheme="minorEastAsia"/>
            <w:lang w:val="en-US"/>
          </w:rPr>
          <w:t>t</w:t>
        </w:r>
      </w:ins>
      <w:r w:rsidRPr="6C22F0B7">
        <w:rPr>
          <w:rFonts w:eastAsiaTheme="minorEastAsia"/>
          <w:lang w:val="en-US"/>
        </w:rPr>
        <w:t xml:space="preserve"> differences </w:t>
      </w:r>
      <w:r w:rsidRPr="6C22F0B7" w:rsidR="3A26AFC1">
        <w:rPr>
          <w:rFonts w:eastAsiaTheme="minorEastAsia"/>
          <w:lang w:val="en-US"/>
        </w:rPr>
        <w:t>in</w:t>
      </w:r>
      <w:r w:rsidRPr="6C22F0B7">
        <w:rPr>
          <w:rFonts w:eastAsiaTheme="minorEastAsia"/>
          <w:lang w:val="en-US"/>
        </w:rPr>
        <w:t xml:space="preserve"> nutrient concentrations under field conditions not subjected to nutrient addition. To do so, we tested for differences in leaf nutrient concentrations among the six specie</w:t>
      </w:r>
      <w:r w:rsidRPr="6C22F0B7" w:rsidR="002E1004">
        <w:rPr>
          <w:rFonts w:eastAsiaTheme="minorEastAsia"/>
          <w:lang w:val="en-US"/>
        </w:rPr>
        <w:t xml:space="preserve">s </w:t>
      </w:r>
      <w:r w:rsidRPr="6C22F0B7" w:rsidR="460AA363">
        <w:rPr>
          <w:rFonts w:eastAsiaTheme="minorEastAsia"/>
          <w:lang w:val="en-US"/>
        </w:rPr>
        <w:t>growing in</w:t>
      </w:r>
      <w:r w:rsidRPr="6C22F0B7" w:rsidR="002E1004">
        <w:rPr>
          <w:rFonts w:eastAsiaTheme="minorEastAsia"/>
          <w:lang w:val="en-US"/>
        </w:rPr>
        <w:t xml:space="preserve"> the </w:t>
      </w:r>
      <w:r w:rsidRPr="6C22F0B7" w:rsidR="3A26AFC1">
        <w:rPr>
          <w:rFonts w:eastAsiaTheme="minorEastAsia"/>
          <w:lang w:val="en-US"/>
        </w:rPr>
        <w:t xml:space="preserve">control-plot </w:t>
      </w:r>
      <w:r w:rsidRPr="6C22F0B7" w:rsidR="002E1004">
        <w:rPr>
          <w:rFonts w:eastAsiaTheme="minorEastAsia"/>
          <w:lang w:val="en-US"/>
        </w:rPr>
        <w:t xml:space="preserve">of the experiment. We </w:t>
      </w:r>
      <w:r w:rsidRPr="6C22F0B7" w:rsidR="26563C4B">
        <w:rPr>
          <w:rFonts w:eastAsiaTheme="minorEastAsia"/>
          <w:lang w:val="en-US"/>
        </w:rPr>
        <w:t xml:space="preserve">used </w:t>
      </w:r>
      <w:r w:rsidRPr="6C22F0B7" w:rsidR="002E1004">
        <w:rPr>
          <w:rFonts w:eastAsiaTheme="minorEastAsia"/>
          <w:lang w:val="en-US"/>
        </w:rPr>
        <w:t xml:space="preserve">a </w:t>
      </w:r>
      <w:r w:rsidRPr="6C22F0B7" w:rsidR="3A26AFC1">
        <w:rPr>
          <w:rFonts w:eastAsiaTheme="minorEastAsia"/>
          <w:lang w:val="en-US"/>
        </w:rPr>
        <w:t xml:space="preserve">one-way ANOVA with species identity as the factor, followed by Tukey HSD </w:t>
      </w:r>
      <w:r w:rsidRPr="6C22F0B7" w:rsidR="3A26AFC1">
        <w:rPr>
          <w:rFonts w:eastAsiaTheme="minorEastAsia"/>
          <w:i/>
          <w:iCs/>
          <w:lang w:val="en-US"/>
        </w:rPr>
        <w:t>post-hoc</w:t>
      </w:r>
      <w:r w:rsidRPr="6C22F0B7" w:rsidR="3A26AFC1">
        <w:rPr>
          <w:rFonts w:eastAsiaTheme="minorEastAsia"/>
          <w:lang w:val="en-US"/>
        </w:rPr>
        <w:t xml:space="preserve"> comparisons.</w:t>
      </w:r>
    </w:p>
    <w:p w:rsidRPr="005160BB" w:rsidR="00046029" w:rsidP="140BE2E6" w:rsidRDefault="3A26AFC1" w14:paraId="2105409E" w14:textId="45D9107F">
      <w:pPr>
        <w:spacing w:line="480" w:lineRule="auto"/>
        <w:jc w:val="both"/>
        <w:rPr>
          <w:rFonts w:eastAsiaTheme="minorEastAsia"/>
          <w:lang w:val="en-US"/>
        </w:rPr>
      </w:pPr>
      <w:commentRangeStart w:id="540"/>
      <w:r w:rsidRPr="140BE2E6">
        <w:rPr>
          <w:rFonts w:eastAsiaTheme="minorEastAsia"/>
          <w:lang w:val="en-US"/>
        </w:rPr>
        <w:t>For</w:t>
      </w:r>
      <w:commentRangeEnd w:id="540"/>
      <w:r w:rsidRPr="140BE2E6">
        <w:rPr>
          <w:rStyle w:val="CommentReference"/>
          <w:rFonts w:eastAsiaTheme="minorEastAsia"/>
          <w:sz w:val="22"/>
          <w:szCs w:val="22"/>
          <w:lang w:val="en-US"/>
        </w:rPr>
        <w:commentReference w:id="540"/>
      </w:r>
      <w:r w:rsidRPr="140BE2E6">
        <w:rPr>
          <w:rFonts w:eastAsiaTheme="minorEastAsia"/>
          <w:lang w:val="en-US"/>
        </w:rPr>
        <w:t xml:space="preserve"> each response variable (physiological, </w:t>
      </w:r>
      <w:del w:author="Marijn Bauters" w:date="2026-09-01T13:34:00Z" w16du:dateUtc="2026-09-01T11:34:00Z" w:id="541">
        <w:r w:rsidRPr="140BE2E6" w:rsidDel="00614FBC">
          <w:rPr>
            <w:rFonts w:eastAsiaTheme="minorEastAsia"/>
            <w:lang w:val="en-US"/>
          </w:rPr>
          <w:delText>nutritional</w:delText>
        </w:r>
      </w:del>
      <w:ins w:author="Marijn Bauters" w:date="2026-09-01T13:34:00Z" w16du:dateUtc="2026-09-01T11:34:00Z" w:id="542">
        <w:r w:rsidR="00614FBC">
          <w:rPr>
            <w:rFonts w:eastAsiaTheme="minorEastAsia"/>
            <w:lang w:val="en-US"/>
          </w:rPr>
          <w:t>nutrient-related</w:t>
        </w:r>
      </w:ins>
      <w:r w:rsidRPr="140BE2E6">
        <w:rPr>
          <w:rFonts w:eastAsiaTheme="minorEastAsia"/>
          <w:lang w:val="en-US"/>
        </w:rPr>
        <w:t xml:space="preserve">, and morphological) and for each species separately, </w:t>
      </w:r>
      <w:r w:rsidRPr="140BE2E6" w:rsidR="00E7792F">
        <w:rPr>
          <w:rFonts w:eastAsiaTheme="minorEastAsia"/>
          <w:lang w:val="en-US"/>
        </w:rPr>
        <w:t xml:space="preserve">we fitted </w:t>
      </w:r>
      <w:r w:rsidRPr="140BE2E6">
        <w:rPr>
          <w:rFonts w:eastAsiaTheme="minorEastAsia"/>
          <w:lang w:val="en-US"/>
        </w:rPr>
        <w:t>linear mixed-effects models (LMM) with the structure</w:t>
      </w:r>
      <w:r w:rsidRPr="140BE2E6" w:rsidR="00E7792F">
        <w:rPr>
          <w:rFonts w:eastAsiaTheme="minorEastAsia"/>
          <w:lang w:val="en-US"/>
        </w:rPr>
        <w:t>:</w:t>
      </w:r>
      <w:r w:rsidRPr="140BE2E6">
        <w:rPr>
          <w:rFonts w:eastAsiaTheme="minorEastAsia"/>
          <w:lang w:val="en-US"/>
        </w:rPr>
        <w:t xml:space="preserve"> </w:t>
      </w:r>
      <w:r w:rsidRPr="140BE2E6">
        <w:rPr>
          <w:rFonts w:eastAsiaTheme="minorEastAsia"/>
          <w:i/>
          <w:iCs/>
          <w:lang w:val="en-US"/>
        </w:rPr>
        <w:t>Variable</w:t>
      </w:r>
      <w:r w:rsidRPr="140BE2E6">
        <w:rPr>
          <w:rFonts w:eastAsiaTheme="minorEastAsia"/>
          <w:lang w:val="en-US"/>
        </w:rPr>
        <w:t xml:space="preserve"> ~ N × P + (1 | </w:t>
      </w:r>
      <w:r w:rsidRPr="140BE2E6">
        <w:rPr>
          <w:rFonts w:eastAsiaTheme="minorEastAsia"/>
          <w:lang w:val="en-US"/>
        </w:rPr>
        <w:t xml:space="preserve">Block), including experimental block as a random intercept. </w:t>
      </w:r>
      <w:r w:rsidRPr="140BE2E6">
        <w:rPr>
          <w:rFonts w:eastAsiaTheme="minorEastAsia"/>
          <w:lang w:val="en-GB"/>
          <w:rPrChange w:author="Thomas Sibret [2]" w:date="2026-08-24T11:01:00Z" w16du:dateUtc="2026-08-24T09:01:00Z" w:id="543">
            <w:rPr>
              <w:rFonts w:eastAsiaTheme="minorEastAsia"/>
            </w:rPr>
          </w:rPrChange>
        </w:rPr>
        <w:t>N and P were included as binary fixed-effect predictors indicating nutrient addition (1) or no addition (0).</w:t>
      </w:r>
      <w:r w:rsidRPr="140BE2E6">
        <w:rPr>
          <w:rFonts w:eastAsiaTheme="minorEastAsia"/>
          <w:lang w:val="en-US"/>
        </w:rPr>
        <w:t xml:space="preserve"> </w:t>
      </w:r>
      <w:commentRangeStart w:id="544"/>
      <w:commentRangeStart w:id="545"/>
      <w:r w:rsidRPr="140BE2E6">
        <w:rPr>
          <w:rFonts w:eastAsiaTheme="minorEastAsia"/>
          <w:lang w:val="en-US"/>
        </w:rPr>
        <w:t>To</w:t>
      </w:r>
      <w:commentRangeEnd w:id="545"/>
      <w:r w:rsidRPr="140BE2E6">
        <w:rPr>
          <w:rStyle w:val="CommentReference"/>
          <w:rFonts w:eastAsiaTheme="minorEastAsia"/>
          <w:sz w:val="22"/>
          <w:szCs w:val="22"/>
          <w:lang w:val="en-US"/>
        </w:rPr>
        <w:commentReference w:id="545"/>
      </w:r>
      <w:r w:rsidRPr="140BE2E6">
        <w:rPr>
          <w:rFonts w:eastAsiaTheme="minorEastAsia"/>
          <w:lang w:val="en-US"/>
        </w:rPr>
        <w:t xml:space="preserve"> assess whether the effect of </w:t>
      </w:r>
      <w:r w:rsidRPr="140BE2E6" w:rsidR="00E7792F">
        <w:rPr>
          <w:rFonts w:eastAsiaTheme="minorEastAsia"/>
          <w:lang w:val="en-US"/>
        </w:rPr>
        <w:t>N</w:t>
      </w:r>
      <w:r w:rsidRPr="140BE2E6">
        <w:rPr>
          <w:rFonts w:eastAsiaTheme="minorEastAsia"/>
          <w:lang w:val="en-US"/>
        </w:rPr>
        <w:t xml:space="preserve"> fertilization depended on </w:t>
      </w:r>
      <w:r w:rsidRPr="140BE2E6" w:rsidR="00E7792F">
        <w:rPr>
          <w:rFonts w:eastAsiaTheme="minorEastAsia"/>
          <w:lang w:val="en-US"/>
        </w:rPr>
        <w:t>P</w:t>
      </w:r>
      <w:r w:rsidRPr="140BE2E6">
        <w:rPr>
          <w:rFonts w:eastAsiaTheme="minorEastAsia"/>
          <w:lang w:val="en-US"/>
        </w:rPr>
        <w:t xml:space="preserve"> availability, or vice versa, this interaction model was compared against an equivalent additive model, </w:t>
      </w:r>
      <w:r w:rsidRPr="140BE2E6">
        <w:rPr>
          <w:rFonts w:eastAsiaTheme="minorEastAsia"/>
          <w:i/>
          <w:iCs/>
          <w:lang w:val="en-US"/>
        </w:rPr>
        <w:t>Variable</w:t>
      </w:r>
      <w:r w:rsidRPr="140BE2E6">
        <w:rPr>
          <w:rFonts w:eastAsiaTheme="minorEastAsia"/>
          <w:lang w:val="en-US"/>
        </w:rPr>
        <w:t xml:space="preserve"> ~ N + P + (1 | Block), using a likelihood ratio test. Both models were fitted by maximum likelihood (ML) to allow valid comparison</w:t>
      </w:r>
      <w:ins w:author="Andrea Chavez Pacheco" w:date="2026-08-31T03:05:00Z" w16du:dateUtc="2026-08-31T03:05:59Z" w:id="546">
        <w:r w:rsidRPr="140BE2E6" w:rsidR="64328730">
          <w:rPr>
            <w:rFonts w:eastAsiaTheme="minorEastAsia"/>
            <w:lang w:val="en-US"/>
          </w:rPr>
          <w:t xml:space="preserve"> between the interaction ( N x P ) and additive model ( N</w:t>
        </w:r>
      </w:ins>
      <w:ins w:author="Andrea Chavez Pacheco" w:date="2026-08-31T03:06:00Z" w16du:dateUtc="2026-08-31T03:06:03Z" w:id="547">
        <w:r w:rsidRPr="140BE2E6" w:rsidR="64328730">
          <w:rPr>
            <w:rFonts w:eastAsiaTheme="minorEastAsia"/>
            <w:lang w:val="en-US"/>
          </w:rPr>
          <w:t xml:space="preserve"> + P)</w:t>
        </w:r>
      </w:ins>
      <w:r w:rsidRPr="140BE2E6">
        <w:rPr>
          <w:rFonts w:eastAsiaTheme="minorEastAsia"/>
          <w:lang w:val="en-US"/>
        </w:rPr>
        <w:t>. The interaction model was retained when the LRT was significant (p &lt; 0.05)</w:t>
      </w:r>
      <w:ins w:author="Andrea Chavez Pacheco" w:date="2026-08-31T03:06:00Z" w16du:dateUtc="2026-08-31T03:06:12Z" w:id="548">
        <w:r w:rsidRPr="140BE2E6" w:rsidR="2B33F9E3">
          <w:rPr>
            <w:rFonts w:eastAsiaTheme="minorEastAsia"/>
            <w:lang w:val="en-US"/>
          </w:rPr>
          <w:t>.</w:t>
        </w:r>
      </w:ins>
      <w:del w:author="Andrea Chavez Pacheco" w:date="2026-08-31T03:06:00Z" w16du:dateUtc="2026-08-31T03:06:09Z" w:id="549">
        <w:r w:rsidRPr="140BE2E6" w:rsidDel="3A26AFC1">
          <w:rPr>
            <w:rFonts w:eastAsiaTheme="minorEastAsia"/>
            <w:lang w:val="en-US"/>
          </w:rPr>
          <w:delText xml:space="preserve">; otherwise, the more parsimonious additive model was </w:delText>
        </w:r>
        <w:r w:rsidRPr="140BE2E6" w:rsidDel="0047389E">
          <w:rPr>
            <w:rFonts w:eastAsiaTheme="minorEastAsia"/>
            <w:lang w:val="en-US"/>
          </w:rPr>
          <w:delText>kept for results interpretation</w:delText>
        </w:r>
      </w:del>
      <w:r w:rsidRPr="140BE2E6">
        <w:rPr>
          <w:rFonts w:eastAsiaTheme="minorEastAsia"/>
          <w:lang w:val="en-US"/>
        </w:rPr>
        <w:t xml:space="preserve">. </w:t>
      </w:r>
      <w:commentRangeEnd w:id="544"/>
      <w:r w:rsidRPr="140BE2E6">
        <w:rPr>
          <w:rStyle w:val="CommentReference"/>
          <w:rFonts w:eastAsiaTheme="minorEastAsia"/>
          <w:sz w:val="22"/>
          <w:szCs w:val="22"/>
          <w:lang w:val="en-US"/>
        </w:rPr>
        <w:commentReference w:id="544"/>
      </w:r>
      <w:r w:rsidRPr="140BE2E6">
        <w:rPr>
          <w:rFonts w:eastAsiaTheme="minorEastAsia"/>
          <w:lang w:val="en-US"/>
        </w:rPr>
        <w:t xml:space="preserve">Estimated marginal means (EMMs) were subsequently calculated from the fitted models to compare treatment responses. </w:t>
      </w:r>
      <w:r w:rsidRPr="140BE2E6" w:rsidR="0047389E">
        <w:rPr>
          <w:rFonts w:eastAsiaTheme="minorEastAsia"/>
          <w:lang w:val="en-US"/>
        </w:rPr>
        <w:t>Leaf nutrient concentrations</w:t>
      </w:r>
      <w:r w:rsidRPr="140BE2E6">
        <w:rPr>
          <w:rFonts w:eastAsiaTheme="minorEastAsia"/>
          <w:lang w:val="en-US"/>
        </w:rPr>
        <w:t xml:space="preserve"> were log-transformed to </w:t>
      </w:r>
      <w:r w:rsidRPr="140BE2E6" w:rsidR="0047389E">
        <w:rPr>
          <w:rFonts w:eastAsiaTheme="minorEastAsia"/>
          <w:lang w:val="en-US"/>
        </w:rPr>
        <w:t>improve models fit</w:t>
      </w:r>
      <w:r w:rsidRPr="140BE2E6">
        <w:rPr>
          <w:rFonts w:eastAsiaTheme="minorEastAsia"/>
          <w:lang w:val="en-US"/>
        </w:rPr>
        <w:t xml:space="preserve">. For all models, normality and homoskedasticity of the residuals were checked visually using, respectively, normal QQ plots and plots of the residuals as a function of the fitted values.  </w:t>
      </w:r>
      <w:r w:rsidRPr="140BE2E6" w:rsidR="0047389E">
        <w:rPr>
          <w:rFonts w:eastAsiaTheme="minorEastAsia"/>
          <w:lang w:val="en-US"/>
        </w:rPr>
        <w:t xml:space="preserve">Models were fitted using the “lme4” package in R </w:t>
      </w:r>
      <w:sdt>
        <w:sdtPr>
          <w:rPr>
            <w:rFonts w:eastAsiaTheme="minorEastAsia"/>
            <w:color w:val="000000" w:themeColor="text1"/>
            <w:sz w:val="20"/>
            <w:szCs w:val="20"/>
            <w:lang w:val="en-US"/>
          </w:rPr>
          <w:tag w:val="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
          <w:id w:val="-1377229429"/>
          <w:placeholder>
            <w:docPart w:val="262EBDEE10E27140A5AA7CB2E2B21508"/>
          </w:placeholder>
        </w:sdtPr>
        <w:sdtContent>
          <w:r w:rsidRPr="140BE2E6" w:rsidR="0047389E">
            <w:rPr>
              <w:rFonts w:ascii="Calibri" w:hAnsi="Calibri" w:eastAsia="Calibri" w:cs="Calibri"/>
              <w:color w:val="000000" w:themeColor="text1"/>
              <w:lang w:val="en-US"/>
            </w:rPr>
            <w:t>(Bates et al., 2015).</w:t>
          </w:r>
        </w:sdtContent>
      </w:sdt>
      <w:r w:rsidRPr="140BE2E6" w:rsidR="0047389E">
        <w:rPr>
          <w:rFonts w:eastAsiaTheme="minorEastAsia"/>
          <w:lang w:val="en-US"/>
        </w:rPr>
        <w:t xml:space="preserve"> </w:t>
      </w:r>
      <w:r w:rsidRPr="140BE2E6">
        <w:rPr>
          <w:rFonts w:eastAsiaTheme="minorEastAsia"/>
          <w:lang w:val="en-US"/>
        </w:rPr>
        <w:t xml:space="preserve">All data and statistical analyses were carried out using RStudio </w:t>
      </w:r>
      <w:commentRangeStart w:id="550"/>
      <w:r w:rsidRPr="140BE2E6">
        <w:rPr>
          <w:lang w:val="en-US"/>
        </w:rPr>
        <w:fldChar w:fldCharType="begin"/>
      </w:r>
      <w:r w:rsidRPr="140BE2E6">
        <w:rPr>
          <w:lang w:val="en-US"/>
        </w:rPr>
        <w:instrText xml:space="preserve"> ADDIN ZOTERO_ITEM CSL_CITATION {"citationID":"nErCnZT1","properties":{"formattedCitation":"(RStudio Team, 2020)","plainCitation":"(RStudio Team, 2020)","noteIndex":0},"citationItems":[{"id":791,"uris":["http://zotero.org/users/13671732/items/ZSL88V3V"],"itemData":{"id":791,"type":"standard","authority":"RStudio","event-place":"Boston, MA","publisher":"PBC","publisher-place":"Boston, MA","title":"RStudio: Integrated Development for R","URL":"http://www.rstudio.com/","author":[{"family":"RStudio Team","given":""}],"issued":{"date-parts":[["2020"]]}}}],"schema":"https://github.com/citation-style-language/schema/raw/master/csl-citation.json"} </w:instrText>
      </w:r>
      <w:r w:rsidRPr="140BE2E6">
        <w:rPr>
          <w:lang w:val="en-US"/>
        </w:rPr>
        <w:fldChar w:fldCharType="separate"/>
      </w:r>
      <w:r w:rsidRPr="140BE2E6">
        <w:rPr>
          <w:rFonts w:eastAsiaTheme="minorEastAsia"/>
          <w:lang w:val="en-US"/>
        </w:rPr>
        <w:t>(version 4</w:t>
      </w:r>
      <w:r w:rsidRPr="140BE2E6">
        <w:rPr>
          <w:rFonts w:eastAsiaTheme="minorEastAsia"/>
          <w:highlight w:val="yellow"/>
          <w:lang w:val="en-US"/>
        </w:rPr>
        <w:t>.5.2</w:t>
      </w:r>
      <w:r w:rsidRPr="140BE2E6">
        <w:rPr>
          <w:rFonts w:eastAsiaTheme="minorEastAsia"/>
          <w:lang w:val="en-US"/>
        </w:rPr>
        <w:t xml:space="preserve"> RStudio Team, 2020)</w:t>
      </w:r>
      <w:r w:rsidRPr="140BE2E6">
        <w:rPr>
          <w:lang w:val="en-US"/>
        </w:rPr>
        <w:fldChar w:fldCharType="end"/>
      </w:r>
      <w:commentRangeEnd w:id="550"/>
      <w:r w:rsidRPr="140BE2E6">
        <w:rPr>
          <w:rStyle w:val="CommentReference"/>
          <w:rFonts w:eastAsiaTheme="minorEastAsia"/>
          <w:sz w:val="22"/>
          <w:szCs w:val="22"/>
          <w:lang w:val="en-US"/>
        </w:rPr>
        <w:commentReference w:id="550"/>
      </w:r>
      <w:r w:rsidRPr="140BE2E6">
        <w:rPr>
          <w:rFonts w:eastAsiaTheme="minorEastAsia"/>
          <w:lang w:val="en-US"/>
        </w:rPr>
        <w:t xml:space="preserve">. </w:t>
      </w:r>
    </w:p>
    <w:p w:rsidRPr="00C540D5" w:rsidR="00046029" w:rsidP="6E51B7F6" w:rsidRDefault="0047389E" w14:paraId="78BE430A" w14:textId="48B6E131">
      <w:pPr>
        <w:spacing w:after="200" w:line="480" w:lineRule="auto"/>
        <w:jc w:val="both"/>
        <w:rPr>
          <w:rFonts w:eastAsia="游明朝" w:eastAsiaTheme="minorEastAsia"/>
          <w:color w:val="000000" w:themeColor="text1"/>
          <w:lang w:val="en-US"/>
        </w:rPr>
      </w:pPr>
      <w:commentRangeStart w:id="551"/>
      <w:r w:rsidRPr="6E51B7F6" w:rsidR="0047389E">
        <w:rPr>
          <w:rFonts w:eastAsia="游明朝" w:eastAsiaTheme="minorEastAsia"/>
          <w:lang w:val="en-US"/>
        </w:rPr>
        <w:t>We</w:t>
      </w:r>
      <w:commentRangeEnd w:id="551"/>
      <w:r>
        <w:rPr>
          <w:rStyle w:val="CommentReference"/>
        </w:rPr>
        <w:commentReference w:id="551"/>
      </w:r>
      <w:r w:rsidRPr="6E51B7F6" w:rsidR="0047389E">
        <w:rPr>
          <w:rFonts w:eastAsia="游明朝" w:eastAsiaTheme="minorEastAsia"/>
          <w:lang w:val="en-US"/>
        </w:rPr>
        <w:t xml:space="preserve"> calculated</w:t>
      </w:r>
      <w:r w:rsidRPr="6E51B7F6" w:rsidR="3A26AFC1">
        <w:rPr>
          <w:rFonts w:eastAsia="游明朝" w:eastAsiaTheme="minorEastAsia"/>
          <w:lang w:val="en-US"/>
        </w:rPr>
        <w:t xml:space="preserve"> scaling</w:t>
      </w:r>
      <w:r w:rsidRPr="6E51B7F6" w:rsidR="3A26AFC1">
        <w:rPr>
          <w:rFonts w:eastAsia="游明朝" w:eastAsiaTheme="minorEastAsia"/>
          <w:color w:val="000000" w:themeColor="text1" w:themeTint="FF" w:themeShade="FF"/>
          <w:lang w:val="en-US"/>
        </w:rPr>
        <w:t xml:space="preserve"> relationships between iWUE and </w:t>
      </w:r>
      <w:r w:rsidRPr="6E51B7F6" w:rsidR="3A26AFC1">
        <w:rPr>
          <w:rFonts w:eastAsia="游明朝" w:eastAsiaTheme="minorEastAsia"/>
          <w:lang w:val="en-US"/>
        </w:rPr>
        <w:t>N</w:t>
      </w:r>
      <w:r w:rsidRPr="6E51B7F6" w:rsidR="3A26AFC1">
        <w:rPr>
          <w:rFonts w:eastAsia="游明朝" w:eastAsiaTheme="minorEastAsia"/>
          <w:vertAlign w:val="subscript"/>
          <w:lang w:val="en-US"/>
          <w:rPrChange w:author="Thomas Sibret [2]" w:date="2026-08-24T11:37:00Z" w16du:dateUtc="2026-08-24T09:37:00Z" w:id="1544611848">
            <w:rPr>
              <w:rFonts w:eastAsia="游明朝" w:eastAsiaTheme="minorEastAsia"/>
              <w:lang w:val="en-US"/>
            </w:rPr>
          </w:rPrChange>
        </w:rPr>
        <w:t>area</w:t>
      </w:r>
      <w:r w:rsidRPr="6E51B7F6" w:rsidR="3A26AFC1">
        <w:rPr>
          <w:rFonts w:eastAsia="游明朝" w:eastAsiaTheme="minorEastAsia"/>
          <w:lang w:val="en-US"/>
        </w:rPr>
        <w:t>, specific leaf area (SLA), and phosphorus per unit leaf area (P</w:t>
      </w:r>
      <w:r w:rsidRPr="6E51B7F6" w:rsidR="3A26AFC1">
        <w:rPr>
          <w:rFonts w:eastAsia="游明朝" w:eastAsiaTheme="minorEastAsia"/>
          <w:vertAlign w:val="subscript"/>
          <w:lang w:val="en-US"/>
          <w:rPrChange w:author="Thomas Sibret [2]" w:date="2026-08-24T11:37:00Z" w16du:dateUtc="2026-08-24T09:37:00Z" w:id="2013431189">
            <w:rPr>
              <w:rFonts w:eastAsia="游明朝" w:eastAsiaTheme="minorEastAsia"/>
              <w:lang w:val="en-US"/>
            </w:rPr>
          </w:rPrChange>
        </w:rPr>
        <w:t>area</w:t>
      </w:r>
      <w:r w:rsidRPr="6E51B7F6" w:rsidR="3A26AFC1">
        <w:rPr>
          <w:rFonts w:eastAsia="游明朝" w:eastAsiaTheme="minorEastAsia"/>
          <w:lang w:val="en-US"/>
        </w:rPr>
        <w:t>)</w:t>
      </w:r>
      <w:r w:rsidRPr="6E51B7F6" w:rsidR="3A26AFC1">
        <w:rPr>
          <w:rFonts w:eastAsia="游明朝" w:eastAsiaTheme="minorEastAsia"/>
          <w:color w:val="000000" w:themeColor="text1" w:themeTint="FF" w:themeShade="FF"/>
          <w:lang w:val="en-US"/>
        </w:rPr>
        <w:t xml:space="preserve"> using standardized major axis (SMA) </w:t>
      </w:r>
      <w:r w:rsidRPr="6E51B7F6" w:rsidR="0047389E">
        <w:rPr>
          <w:rFonts w:eastAsia="游明朝" w:eastAsiaTheme="minorEastAsia"/>
          <w:color w:val="000000" w:themeColor="text1" w:themeTint="FF" w:themeShade="FF"/>
          <w:lang w:val="en-US"/>
        </w:rPr>
        <w:t xml:space="preserve">in a </w:t>
      </w:r>
      <w:r w:rsidRPr="6E51B7F6" w:rsidR="3A26AFC1">
        <w:rPr>
          <w:rFonts w:eastAsia="游明朝" w:eastAsiaTheme="minorEastAsia"/>
          <w:color w:val="000000" w:themeColor="text1" w:themeTint="FF" w:themeShade="FF"/>
          <w:lang w:val="en-US"/>
        </w:rPr>
        <w:t>regression</w:t>
      </w:r>
      <w:r w:rsidRPr="6E51B7F6" w:rsidR="0047389E">
        <w:rPr>
          <w:rFonts w:eastAsia="游明朝" w:eastAsiaTheme="minorEastAsia"/>
          <w:color w:val="000000" w:themeColor="text1" w:themeTint="FF" w:themeShade="FF"/>
          <w:lang w:val="en-US"/>
        </w:rPr>
        <w:t xml:space="preserve"> analyses</w:t>
      </w:r>
      <w:r w:rsidRPr="6E51B7F6" w:rsidR="3A26AFC1">
        <w:rPr>
          <w:rFonts w:eastAsia="游明朝" w:eastAsiaTheme="minorEastAsia"/>
          <w:color w:val="000000" w:themeColor="text1" w:themeTint="FF" w:themeShade="FF"/>
          <w:lang w:val="en-US"/>
        </w:rPr>
        <w:t xml:space="preserve"> (Wright et al. 2004; Warton et al. 2006; Mantlana et al. 2008).</w:t>
      </w:r>
      <w:r w:rsidRPr="6E51B7F6" w:rsidR="3A26AFC1">
        <w:rPr>
          <w:rFonts w:eastAsia="游明朝" w:eastAsiaTheme="minorEastAsia"/>
          <w:lang w:val="en-US"/>
        </w:rPr>
        <w:t xml:space="preserve"> </w:t>
      </w:r>
      <w:r w:rsidRPr="6E51B7F6" w:rsidR="3A26AFC1">
        <w:rPr>
          <w:rFonts w:eastAsia="游明朝" w:eastAsiaTheme="minorEastAsia"/>
          <w:lang w:val="en-US"/>
        </w:rPr>
        <w:t>This</w:t>
      </w:r>
      <w:r w:rsidRPr="6E51B7F6" w:rsidR="3A26AFC1">
        <w:rPr>
          <w:rFonts w:eastAsia="游明朝" w:eastAsiaTheme="minorEastAsia"/>
          <w:lang w:val="en-US"/>
        </w:rPr>
        <w:t xml:space="preserve"> analysis aim</w:t>
      </w:r>
      <w:ins w:author="Thomas Sibret [2]" w:date="2026-08-24T11:37:00Z" w16du:dateUtc="2026-08-24T09:37:00Z" w:id="48660811">
        <w:r w:rsidRPr="6E51B7F6" w:rsidR="008A409F">
          <w:rPr>
            <w:rFonts w:eastAsia="游明朝" w:eastAsiaTheme="minorEastAsia"/>
            <w:lang w:val="en-US"/>
          </w:rPr>
          <w:t>s</w:t>
        </w:r>
      </w:ins>
      <w:r w:rsidRPr="6E51B7F6" w:rsidR="3A26AFC1">
        <w:rPr>
          <w:rFonts w:eastAsia="游明朝" w:eastAsiaTheme="minorEastAsia"/>
          <w:lang w:val="en-US"/>
        </w:rPr>
        <w:t xml:space="preserve"> to explore whether iWUE covaries with these traits across the natural range of variation present in the dataset, irrespective of treatment.</w:t>
      </w:r>
      <w:r w:rsidRPr="6E51B7F6" w:rsidR="3A26AFC1">
        <w:rPr>
          <w:rFonts w:eastAsia="游明朝" w:eastAsiaTheme="minorEastAsia"/>
          <w:color w:val="000000" w:themeColor="text1" w:themeTint="FF" w:themeShade="FF"/>
          <w:lang w:val="en-US"/>
        </w:rPr>
        <w:t xml:space="preserve"> SMA </w:t>
      </w:r>
      <w:r w:rsidRPr="6E51B7F6" w:rsidR="3A26AFC1">
        <w:rPr>
          <w:rFonts w:eastAsia="游明朝" w:eastAsiaTheme="minorEastAsia"/>
          <w:color w:val="000000" w:themeColor="text1" w:themeTint="FF" w:themeShade="FF"/>
          <w:highlight w:val="yellow"/>
          <w:lang w:val="en-US"/>
        </w:rPr>
        <w:t>regression is a regression method preferred used when the true</w:t>
      </w:r>
      <w:r w:rsidRPr="6E51B7F6" w:rsidR="3A26AFC1">
        <w:rPr>
          <w:rFonts w:eastAsia="游明朝" w:eastAsiaTheme="minorEastAsia"/>
          <w:color w:val="000000" w:themeColor="text1" w:themeTint="FF" w:themeShade="FF"/>
          <w:lang w:val="en-US"/>
        </w:rPr>
        <w:t xml:space="preserve"> slope of a relationship needs to be analyzed, rather than predicting values for a dependent variable from a predictor variable. It is thus commonly used to establish allometric scaling relationships, especially when the two variables are not measured on comparable scales (Warton et al. 2006).</w:t>
      </w:r>
    </w:p>
    <w:p w:rsidRPr="005160BB" w:rsidR="00046029" w:rsidP="3945D156" w:rsidRDefault="36985DF5" w14:paraId="0370E045" w14:textId="1CE36BCF">
      <w:pPr>
        <w:spacing w:line="480" w:lineRule="auto"/>
        <w:jc w:val="both"/>
        <w:rPr>
          <w:lang w:val="en-US"/>
        </w:rPr>
      </w:pPr>
      <w:r w:rsidRPr="3945D156">
        <w:rPr>
          <w:b/>
          <w:bCs/>
          <w:lang w:val="en-US"/>
        </w:rPr>
        <w:br w:type="page"/>
      </w:r>
    </w:p>
    <w:p w:rsidRPr="005160BB" w:rsidR="005952B1" w:rsidP="5114B5A8" w:rsidRDefault="7954D173" w14:paraId="492425E5" w14:textId="3D92B8D1">
      <w:pPr>
        <w:pStyle w:val="Heading1"/>
        <w:rPr>
          <w:rFonts w:cstheme="minorBidi"/>
          <w:b/>
          <w:bCs/>
          <w:lang w:val="en-US"/>
        </w:rPr>
      </w:pPr>
      <w:r w:rsidRPr="7954D173">
        <w:rPr>
          <w:lang w:val="en-US"/>
        </w:rPr>
        <w:t>RESULTS</w:t>
      </w:r>
    </w:p>
    <w:p w:rsidR="29A7DD8A" w:rsidP="29A7DD8A" w:rsidRDefault="29A7DD8A" w14:paraId="25C76C78" w14:textId="5F80FAD1">
      <w:pPr>
        <w:spacing w:line="480" w:lineRule="auto"/>
        <w:jc w:val="both"/>
        <w:rPr>
          <w:rFonts w:ascii="Calibri" w:hAnsi="Calibri" w:eastAsia="Calibri" w:cs="Calibri"/>
          <w:lang w:val="en-US"/>
        </w:rPr>
      </w:pPr>
      <w:r w:rsidRPr="6E51B7F6" w:rsidR="29A7DD8A">
        <w:rPr>
          <w:i w:val="1"/>
          <w:iCs w:val="1"/>
          <w:lang w:val="en-US"/>
        </w:rPr>
        <w:t>Overview</w:t>
      </w:r>
      <w:r w:rsidRPr="6E51B7F6" w:rsidR="29A7DD8A">
        <w:rPr>
          <w:lang w:val="en-US"/>
        </w:rPr>
        <w:t xml:space="preserve"> – </w:t>
      </w:r>
      <w:commentRangeStart w:id="556"/>
      <w:r w:rsidRPr="6E51B7F6" w:rsidR="29A7DD8A">
        <w:rPr>
          <w:lang w:val="en-US"/>
        </w:rPr>
        <w:t>The</w:t>
      </w:r>
      <w:commentRangeEnd w:id="556"/>
      <w:r>
        <w:rPr>
          <w:rStyle w:val="CommentReference"/>
        </w:rPr>
        <w:commentReference w:id="556"/>
      </w:r>
      <w:r w:rsidRPr="6E51B7F6" w:rsidR="29A7DD8A">
        <w:rPr>
          <w:lang w:val="en-US"/>
        </w:rPr>
        <w:t xml:space="preserve"> foliar nutrient</w:t>
      </w:r>
      <w:r w:rsidRPr="6E51B7F6" w:rsidR="0047389E">
        <w:rPr>
          <w:lang w:val="en-US"/>
        </w:rPr>
        <w:t xml:space="preserve"> content</w:t>
      </w:r>
      <w:r w:rsidRPr="6E51B7F6" w:rsidR="29A7DD8A">
        <w:rPr>
          <w:lang w:val="en-US"/>
        </w:rPr>
        <w:t xml:space="preserve"> </w:t>
      </w:r>
      <w:r w:rsidRPr="6E51B7F6" w:rsidR="00F35832">
        <w:rPr>
          <w:lang w:val="en-US"/>
        </w:rPr>
        <w:t xml:space="preserve">was </w:t>
      </w:r>
      <w:r w:rsidRPr="6E51B7F6" w:rsidR="008F746F">
        <w:rPr>
          <w:lang w:val="en-US"/>
        </w:rPr>
        <w:t>altered by</w:t>
      </w:r>
      <w:r w:rsidRPr="6E51B7F6" w:rsidR="008F746F">
        <w:rPr>
          <w:lang w:val="en-US"/>
        </w:rPr>
        <w:t xml:space="preserve"> </w:t>
      </w:r>
      <w:r w:rsidRPr="6E51B7F6" w:rsidR="29A7DD8A">
        <w:rPr>
          <w:lang w:val="en-US"/>
        </w:rPr>
        <w:t>nutrient addition</w:t>
      </w:r>
      <w:r w:rsidRPr="6E51B7F6" w:rsidR="0047389E">
        <w:rPr>
          <w:lang w:val="en-US"/>
        </w:rPr>
        <w:t xml:space="preserve"> treatments</w:t>
      </w:r>
      <w:r w:rsidRPr="6E51B7F6" w:rsidR="29A7DD8A">
        <w:rPr>
          <w:lang w:val="en-US"/>
        </w:rPr>
        <w:t>, while the physiological parameters examined here, namely intrinsic water use efficiency (</w:t>
      </w:r>
      <w:r w:rsidRPr="6E51B7F6" w:rsidR="29A7DD8A">
        <w:rPr>
          <w:lang w:val="en-US"/>
        </w:rPr>
        <w:t>iWUE</w:t>
      </w:r>
      <w:r w:rsidRPr="6E51B7F6" w:rsidR="29A7DD8A">
        <w:rPr>
          <w:lang w:val="en-US"/>
        </w:rPr>
        <w:t xml:space="preserve">), foliar  </w:t>
      </w:r>
      <w:r w:rsidRPr="6E51B7F6" w:rsidR="29A7DD8A">
        <w:rPr>
          <w:rFonts w:ascii="Calibri" w:hAnsi="Calibri" w:eastAsia="Calibri" w:cs="Calibri"/>
          <w:b w:val="1"/>
          <w:bCs w:val="1"/>
          <w:sz w:val="18"/>
          <w:szCs w:val="18"/>
          <w:lang w:val="fr"/>
        </w:rPr>
        <w:t>δ</w:t>
      </w:r>
      <w:r w:rsidRPr="6E51B7F6" w:rsidR="29A7DD8A">
        <w:rPr>
          <w:rFonts w:ascii="Calibri" w:hAnsi="Calibri" w:eastAsia="Calibri" w:cs="Calibri"/>
          <w:b w:val="1"/>
          <w:bCs w:val="1"/>
          <w:sz w:val="18"/>
          <w:szCs w:val="18"/>
          <w:lang w:val="en-GB"/>
          <w:rPrChange w:author="Thomas Sibret [2]" w:date="2026-08-24T11:01:00Z" w16du:dateUtc="2026-08-24T09:01:00Z" w:id="2094741151">
            <w:rPr>
              <w:rFonts w:ascii="Calibri" w:hAnsi="Calibri" w:eastAsia="Calibri" w:cs="Calibri"/>
              <w:b w:val="1"/>
              <w:bCs w:val="1"/>
              <w:sz w:val="18"/>
              <w:szCs w:val="18"/>
              <w:lang w:val="fr"/>
            </w:rPr>
          </w:rPrChange>
        </w:rPr>
        <w:t xml:space="preserve">13C, Ci/Ca </w:t>
      </w:r>
      <w:r w:rsidRPr="6E51B7F6" w:rsidR="29A7DD8A">
        <w:rPr>
          <w:lang w:val="en-US"/>
        </w:rPr>
        <w:t>did not show a consistent response across the species</w:t>
      </w:r>
      <w:ins w:author="Marijn Bauters" w:date="2026-09-01T13:41:00Z" w16du:dateUtc="2026-09-01T11:41:00Z" w:id="1752146551">
        <w:r w:rsidRPr="6E51B7F6" w:rsidR="008F746F">
          <w:rPr>
            <w:lang w:val="en-US"/>
          </w:rPr>
          <w:t>,</w:t>
        </w:r>
      </w:ins>
      <w:r w:rsidRPr="6E51B7F6" w:rsidR="29A7DD8A">
        <w:rPr>
          <w:lang w:val="en-US"/>
        </w:rPr>
        <w:t xml:space="preserve"> </w:t>
      </w:r>
      <w:r w:rsidRPr="6E51B7F6" w:rsidR="29A7DD8A">
        <w:rPr>
          <w:lang w:val="en-US"/>
        </w:rPr>
        <w:t>with the exception of</w:t>
      </w:r>
      <w:r w:rsidRPr="6E51B7F6" w:rsidR="29A7DD8A">
        <w:rPr>
          <w:lang w:val="en-US"/>
        </w:rPr>
        <w:t xml:space="preserve"> </w:t>
      </w:r>
      <w:r w:rsidRPr="6E51B7F6" w:rsidR="29A7DD8A">
        <w:rPr>
          <w:i w:val="1"/>
          <w:iCs w:val="1"/>
          <w:lang w:val="en-US"/>
        </w:rPr>
        <w:t>P. torta</w:t>
      </w:r>
      <w:r w:rsidRPr="6E51B7F6" w:rsidR="29A7DD8A">
        <w:rPr>
          <w:lang w:val="en-US"/>
        </w:rPr>
        <w:t xml:space="preserve">. In general, responses from 2000 m and 3000 m were more similar in </w:t>
      </w:r>
      <w:r w:rsidRPr="6E51B7F6" w:rsidR="29A7DD8A">
        <w:rPr>
          <w:lang w:val="en-US"/>
        </w:rPr>
        <w:t>magnitude</w:t>
      </w:r>
      <w:r w:rsidRPr="6E51B7F6" w:rsidR="29A7DD8A">
        <w:rPr>
          <w:lang w:val="en-US"/>
        </w:rPr>
        <w:t xml:space="preserve"> than in those from the lower montane (1000 m) site. </w:t>
      </w:r>
    </w:p>
    <w:p w:rsidR="3F786F8F" w:rsidP="1E8DDC2E" w:rsidRDefault="1E8DDC2E" w14:paraId="23C12B14" w14:textId="6BAB7A84">
      <w:pPr>
        <w:pStyle w:val="Heading2"/>
        <w:rPr>
          <w:rFonts w:cstheme="minorBidi"/>
          <w:lang w:val="en-US"/>
        </w:rPr>
      </w:pPr>
      <w:r w:rsidRPr="1E8DDC2E">
        <w:rPr>
          <w:lang w:val="en-US"/>
        </w:rPr>
        <w:t xml:space="preserve">Foliar nutrients </w:t>
      </w:r>
      <w:commentRangeStart w:id="563"/>
      <w:r w:rsidRPr="1E8DDC2E">
        <w:rPr>
          <w:lang w:val="en-US"/>
        </w:rPr>
        <w:t xml:space="preserve">and morphological traits </w:t>
      </w:r>
      <w:commentRangeEnd w:id="563"/>
      <w:r w:rsidRPr="1E8DDC2E" w:rsidR="004D1A76">
        <w:rPr>
          <w:rStyle w:val="CommentReference"/>
          <w:sz w:val="32"/>
          <w:szCs w:val="32"/>
          <w:lang w:val="en-US"/>
        </w:rPr>
        <w:commentReference w:id="563"/>
      </w:r>
      <w:r w:rsidRPr="1E8DDC2E">
        <w:rPr>
          <w:lang w:val="en-US"/>
        </w:rPr>
        <w:t>-</w:t>
      </w:r>
    </w:p>
    <w:p w:rsidR="7DB71AEC" w:rsidP="7057FD7E" w:rsidRDefault="7057FD7E" w14:paraId="7EE102D8" w14:textId="05ECD790">
      <w:pPr>
        <w:spacing w:line="480" w:lineRule="auto"/>
        <w:jc w:val="both"/>
        <w:rPr>
          <w:lang w:val="en-US"/>
        </w:rPr>
      </w:pPr>
      <w:commentRangeStart w:id="564"/>
      <w:r w:rsidRPr="6C22F0B7">
        <w:rPr>
          <w:lang w:val="en-US"/>
        </w:rPr>
        <w:t>In</w:t>
      </w:r>
      <w:commentRangeEnd w:id="564"/>
      <w:r w:rsidRPr="6C22F0B7">
        <w:rPr>
          <w:rStyle w:val="CommentReference"/>
          <w:sz w:val="22"/>
          <w:szCs w:val="22"/>
          <w:lang w:val="en-US"/>
        </w:rPr>
        <w:commentReference w:id="564"/>
      </w:r>
      <w:r w:rsidRPr="6C22F0B7">
        <w:rPr>
          <w:lang w:val="en-US"/>
        </w:rPr>
        <w:t xml:space="preserve"> the control </w:t>
      </w:r>
      <w:r w:rsidRPr="6C22F0B7" w:rsidR="00AE312A">
        <w:rPr>
          <w:lang w:val="en-US"/>
        </w:rPr>
        <w:t>plants</w:t>
      </w:r>
      <w:r w:rsidRPr="6C22F0B7">
        <w:rPr>
          <w:lang w:val="en-US"/>
        </w:rPr>
        <w:t xml:space="preserve">, leaf nitrogen concentration (LNC) was </w:t>
      </w:r>
      <w:r w:rsidRPr="6C22F0B7" w:rsidR="00AE312A">
        <w:rPr>
          <w:lang w:val="en-US"/>
        </w:rPr>
        <w:t xml:space="preserve">significantly </w:t>
      </w:r>
      <w:r w:rsidRPr="6C22F0B7">
        <w:rPr>
          <w:lang w:val="en-US"/>
        </w:rPr>
        <w:t>highe</w:t>
      </w:r>
      <w:r w:rsidRPr="6C22F0B7" w:rsidR="00C540D5">
        <w:rPr>
          <w:lang w:val="en-US"/>
        </w:rPr>
        <w:t>r</w:t>
      </w:r>
      <w:r w:rsidRPr="6C22F0B7">
        <w:rPr>
          <w:lang w:val="en-US"/>
        </w:rPr>
        <w:t xml:space="preserve"> in the two species </w:t>
      </w:r>
      <w:r w:rsidRPr="6C22F0B7" w:rsidR="00AE312A">
        <w:rPr>
          <w:lang w:val="en-US"/>
        </w:rPr>
        <w:t>occurring</w:t>
      </w:r>
      <w:r w:rsidRPr="6C22F0B7">
        <w:rPr>
          <w:lang w:val="en-US"/>
        </w:rPr>
        <w:t xml:space="preserve"> at 1000 m, in </w:t>
      </w:r>
      <w:r w:rsidRPr="6C22F0B7">
        <w:rPr>
          <w:i/>
          <w:iCs/>
          <w:lang w:val="en-US"/>
        </w:rPr>
        <w:t xml:space="preserve">C. racemosa </w:t>
      </w:r>
      <w:r w:rsidRPr="6C22F0B7">
        <w:rPr>
          <w:lang w:val="en-US"/>
        </w:rPr>
        <w:t xml:space="preserve">(mean = 17.29 </w:t>
      </w:r>
      <w:r w:rsidRPr="6C22F0B7">
        <w:rPr>
          <w:rFonts w:ascii="Times New Roman" w:hAnsi="Times New Roman" w:eastAsia="Times New Roman" w:cs="Times New Roman"/>
          <w:lang w:val="en-US"/>
        </w:rPr>
        <w:t xml:space="preserve">± 2.56 </w:t>
      </w:r>
      <w:r w:rsidRPr="6C22F0B7">
        <w:rPr>
          <w:rFonts w:ascii="Calibri" w:hAnsi="Calibri" w:eastAsia="Calibri" w:cs="Calibri"/>
          <w:lang w:val="en-US"/>
        </w:rPr>
        <w:t xml:space="preserve">mg g⁻¹ </w:t>
      </w:r>
      <w:r w:rsidRPr="6C22F0B7">
        <w:rPr>
          <w:lang w:val="en-US"/>
        </w:rPr>
        <w:t>)</w:t>
      </w:r>
      <w:r w:rsidRPr="6C22F0B7">
        <w:rPr>
          <w:i/>
          <w:iCs/>
          <w:lang w:val="en-US"/>
        </w:rPr>
        <w:t xml:space="preserve"> </w:t>
      </w:r>
      <w:r w:rsidRPr="6C22F0B7">
        <w:rPr>
          <w:lang w:val="en-US"/>
        </w:rPr>
        <w:t xml:space="preserve">and </w:t>
      </w:r>
      <w:r w:rsidRPr="6C22F0B7">
        <w:rPr>
          <w:i/>
          <w:iCs/>
          <w:lang w:val="en-US"/>
        </w:rPr>
        <w:t>P. torta</w:t>
      </w:r>
      <w:r w:rsidRPr="6C22F0B7">
        <w:rPr>
          <w:lang w:val="en-US"/>
        </w:rPr>
        <w:t xml:space="preserve"> (mean= 15.20 </w:t>
      </w:r>
      <w:r w:rsidRPr="6C22F0B7">
        <w:rPr>
          <w:rFonts w:ascii="Times New Roman" w:hAnsi="Times New Roman" w:eastAsia="Times New Roman" w:cs="Times New Roman"/>
          <w:lang w:val="en-US"/>
        </w:rPr>
        <w:t>± 1.36</w:t>
      </w:r>
      <w:r w:rsidRPr="6C22F0B7">
        <w:rPr>
          <w:lang w:val="en-US"/>
        </w:rPr>
        <w:t xml:space="preserve"> </w:t>
      </w:r>
      <w:r w:rsidRPr="6C22F0B7">
        <w:rPr>
          <w:rFonts w:ascii="Calibri" w:hAnsi="Calibri" w:eastAsia="Calibri" w:cs="Calibri"/>
          <w:lang w:val="en-US"/>
        </w:rPr>
        <w:t>mg g⁻¹</w:t>
      </w:r>
      <w:r w:rsidRPr="6C22F0B7">
        <w:rPr>
          <w:lang w:val="en-US"/>
        </w:rPr>
        <w:t xml:space="preserve">).  Species at 2000 m and 3000 m showed comparable, generally lower LNC: </w:t>
      </w:r>
      <w:r w:rsidRPr="6C22F0B7">
        <w:rPr>
          <w:i/>
          <w:iCs/>
          <w:lang w:val="en-US"/>
        </w:rPr>
        <w:t xml:space="preserve">Myrcia </w:t>
      </w:r>
      <w:r w:rsidRPr="6C22F0B7">
        <w:rPr>
          <w:lang w:val="en-US"/>
        </w:rPr>
        <w:t xml:space="preserve">sp. </w:t>
      </w:r>
      <w:r w:rsidRPr="6C22F0B7" w:rsidR="00AE312A">
        <w:rPr>
          <w:lang w:val="en-US"/>
        </w:rPr>
        <w:t xml:space="preserve">nov </w:t>
      </w:r>
      <w:r w:rsidRPr="6C22F0B7">
        <w:rPr>
          <w:lang w:val="en-US"/>
        </w:rPr>
        <w:t xml:space="preserve">(mean = 8.82 </w:t>
      </w:r>
      <w:r w:rsidRPr="6C22F0B7">
        <w:rPr>
          <w:rFonts w:ascii="Times New Roman" w:hAnsi="Times New Roman" w:eastAsia="Times New Roman" w:cs="Times New Roman"/>
          <w:lang w:val="en-US"/>
        </w:rPr>
        <w:t>± 1.17</w:t>
      </w:r>
      <w:r w:rsidRPr="6C22F0B7">
        <w:rPr>
          <w:lang w:val="en-US"/>
        </w:rPr>
        <w:t xml:space="preserve"> </w:t>
      </w:r>
      <w:r w:rsidRPr="6C22F0B7">
        <w:rPr>
          <w:rFonts w:ascii="Calibri" w:hAnsi="Calibri" w:eastAsia="Calibri" w:cs="Calibri"/>
          <w:lang w:val="en-US"/>
        </w:rPr>
        <w:t>mg g⁻¹</w:t>
      </w:r>
      <w:r w:rsidRPr="6C22F0B7">
        <w:rPr>
          <w:lang w:val="en-US"/>
        </w:rPr>
        <w:t xml:space="preserve">) and </w:t>
      </w:r>
      <w:r w:rsidRPr="6C22F0B7">
        <w:rPr>
          <w:i/>
          <w:iCs/>
          <w:lang w:val="en-US"/>
        </w:rPr>
        <w:t>A. lojaensis</w:t>
      </w:r>
      <w:r w:rsidRPr="6C22F0B7">
        <w:rPr>
          <w:lang w:val="en-US"/>
        </w:rPr>
        <w:t xml:space="preserve"> (mean = 11.61 </w:t>
      </w:r>
      <w:r w:rsidRPr="6C22F0B7">
        <w:rPr>
          <w:rFonts w:ascii="Times New Roman" w:hAnsi="Times New Roman" w:eastAsia="Times New Roman" w:cs="Times New Roman"/>
          <w:lang w:val="en-US"/>
        </w:rPr>
        <w:t xml:space="preserve">± 1.50 </w:t>
      </w:r>
      <w:r w:rsidRPr="6C22F0B7">
        <w:rPr>
          <w:rFonts w:ascii="Calibri" w:hAnsi="Calibri" w:eastAsia="Calibri" w:cs="Calibri"/>
          <w:lang w:val="en-US"/>
        </w:rPr>
        <w:t>mg g⁻¹</w:t>
      </w:r>
      <w:r w:rsidRPr="6C22F0B7">
        <w:rPr>
          <w:lang w:val="en-US"/>
        </w:rPr>
        <w:t xml:space="preserve">) at 2000 m;  </w:t>
      </w:r>
      <w:r w:rsidRPr="6C22F0B7">
        <w:rPr>
          <w:i/>
          <w:iCs/>
          <w:lang w:val="en-US"/>
        </w:rPr>
        <w:t>H. purpurascens</w:t>
      </w:r>
      <w:r w:rsidRPr="6C22F0B7">
        <w:rPr>
          <w:lang w:val="en-US"/>
        </w:rPr>
        <w:t xml:space="preserve"> (mean = 14.31 </w:t>
      </w:r>
      <w:r w:rsidRPr="6C22F0B7">
        <w:rPr>
          <w:rFonts w:ascii="Times New Roman" w:hAnsi="Times New Roman" w:eastAsia="Times New Roman" w:cs="Times New Roman"/>
          <w:lang w:val="en-US"/>
        </w:rPr>
        <w:t>± 1.09</w:t>
      </w:r>
      <w:r w:rsidRPr="6C22F0B7">
        <w:rPr>
          <w:lang w:val="en-US"/>
        </w:rPr>
        <w:t xml:space="preserve"> </w:t>
      </w:r>
      <w:r w:rsidRPr="6C22F0B7">
        <w:rPr>
          <w:rFonts w:ascii="Calibri" w:hAnsi="Calibri" w:eastAsia="Calibri" w:cs="Calibri"/>
          <w:lang w:val="en-US"/>
        </w:rPr>
        <w:t>mg g⁻¹</w:t>
      </w:r>
      <w:r w:rsidRPr="6C22F0B7">
        <w:rPr>
          <w:lang w:val="en-US"/>
        </w:rPr>
        <w:t xml:space="preserve">), </w:t>
      </w:r>
      <w:r w:rsidRPr="6C22F0B7">
        <w:rPr>
          <w:i/>
          <w:iCs/>
          <w:lang w:val="en-US"/>
        </w:rPr>
        <w:t>W. loxensis</w:t>
      </w:r>
      <w:r w:rsidRPr="6C22F0B7">
        <w:rPr>
          <w:lang w:val="en-US"/>
        </w:rPr>
        <w:t xml:space="preserve"> (mean = 10.43 </w:t>
      </w:r>
      <w:r w:rsidRPr="6C22F0B7">
        <w:rPr>
          <w:rFonts w:ascii="Times New Roman" w:hAnsi="Times New Roman" w:eastAsia="Times New Roman" w:cs="Times New Roman"/>
          <w:lang w:val="en-US"/>
        </w:rPr>
        <w:t>± 1.34</w:t>
      </w:r>
      <w:r w:rsidRPr="6C22F0B7">
        <w:rPr>
          <w:lang w:val="en-US"/>
        </w:rPr>
        <w:t xml:space="preserve"> </w:t>
      </w:r>
      <w:r w:rsidRPr="6C22F0B7">
        <w:rPr>
          <w:rFonts w:ascii="Calibri" w:hAnsi="Calibri" w:eastAsia="Calibri" w:cs="Calibri"/>
          <w:lang w:val="en-US"/>
        </w:rPr>
        <w:t>mg g⁻¹</w:t>
      </w:r>
      <w:r w:rsidRPr="6C22F0B7">
        <w:rPr>
          <w:lang w:val="en-US"/>
        </w:rPr>
        <w:t>) at 3000 m</w:t>
      </w:r>
      <w:r w:rsidRPr="6C22F0B7" w:rsidR="02D003F5">
        <w:rPr>
          <w:lang w:val="en-US"/>
        </w:rPr>
        <w:t xml:space="preserve"> (</w:t>
      </w:r>
      <w:r w:rsidRPr="6C22F0B7" w:rsidR="18C01A23">
        <w:rPr>
          <w:lang w:val="en-US"/>
        </w:rPr>
        <w:t xml:space="preserve">Table S4, </w:t>
      </w:r>
      <w:r w:rsidRPr="6C22F0B7" w:rsidR="02D003F5">
        <w:rPr>
          <w:lang w:val="en-US"/>
        </w:rPr>
        <w:t>Figure S3)</w:t>
      </w:r>
      <w:r w:rsidRPr="6C22F0B7">
        <w:rPr>
          <w:lang w:val="en-US"/>
        </w:rPr>
        <w:t xml:space="preserve">. </w:t>
      </w:r>
    </w:p>
    <w:p w:rsidR="7DB71AEC" w:rsidP="6665E2FA" w:rsidRDefault="1E3C9E3A" w14:paraId="2DD0B968" w14:textId="0A84A196">
      <w:pPr>
        <w:spacing w:line="480" w:lineRule="auto"/>
        <w:jc w:val="both"/>
        <w:rPr>
          <w:lang w:val="en-US"/>
        </w:rPr>
      </w:pPr>
      <w:r w:rsidRPr="1E3C9E3A">
        <w:rPr>
          <w:lang w:val="en-US"/>
        </w:rPr>
        <w:t xml:space="preserve">Nitrogen addition increased LNC in four of the six species with the exception of </w:t>
      </w:r>
      <w:r w:rsidRPr="1E3C9E3A">
        <w:rPr>
          <w:i/>
          <w:iCs/>
          <w:lang w:val="en-US"/>
        </w:rPr>
        <w:t>P. torta</w:t>
      </w:r>
      <w:r w:rsidRPr="1E3C9E3A">
        <w:rPr>
          <w:lang w:val="en-US"/>
        </w:rPr>
        <w:t xml:space="preserve"> </w:t>
      </w:r>
      <w:r w:rsidRPr="1E3C9E3A">
        <w:rPr>
          <w:i/>
          <w:iCs/>
          <w:lang w:val="en-US"/>
        </w:rPr>
        <w:t>( p = 0.86)</w:t>
      </w:r>
      <w:r w:rsidRPr="1E3C9E3A">
        <w:rPr>
          <w:lang w:val="en-US"/>
        </w:rPr>
        <w:t xml:space="preserve"> and </w:t>
      </w:r>
      <w:r w:rsidRPr="1E3C9E3A">
        <w:rPr>
          <w:i/>
          <w:iCs/>
          <w:lang w:val="en-US"/>
        </w:rPr>
        <w:t>W</w:t>
      </w:r>
      <w:r w:rsidRPr="1E3C9E3A">
        <w:rPr>
          <w:lang w:val="en-US"/>
        </w:rPr>
        <w:t xml:space="preserve">. </w:t>
      </w:r>
      <w:r w:rsidRPr="1E3C9E3A">
        <w:rPr>
          <w:i/>
          <w:iCs/>
          <w:lang w:val="en-US"/>
        </w:rPr>
        <w:t xml:space="preserve">loxensis </w:t>
      </w:r>
      <w:r w:rsidRPr="1E3C9E3A">
        <w:rPr>
          <w:lang w:val="en-US"/>
        </w:rPr>
        <w:t>(p = 0.30)</w:t>
      </w:r>
      <w:r w:rsidRPr="1E3C9E3A">
        <w:rPr>
          <w:i/>
          <w:iCs/>
          <w:lang w:val="en-US"/>
        </w:rPr>
        <w:t>.</w:t>
      </w:r>
      <w:r w:rsidRPr="1E3C9E3A">
        <w:rPr>
          <w:lang w:val="en-US"/>
        </w:rPr>
        <w:t xml:space="preserve"> Interestingly,</w:t>
      </w:r>
      <w:r w:rsidRPr="1E3C9E3A">
        <w:rPr>
          <w:i/>
          <w:iCs/>
          <w:lang w:val="en-US"/>
        </w:rPr>
        <w:t xml:space="preserve"> P. torta </w:t>
      </w:r>
      <w:r w:rsidRPr="1E3C9E3A">
        <w:rPr>
          <w:lang w:val="en-US"/>
        </w:rPr>
        <w:t>(p = 0.07)</w:t>
      </w:r>
      <w:r w:rsidRPr="1E3C9E3A">
        <w:rPr>
          <w:i/>
          <w:iCs/>
          <w:lang w:val="en-US"/>
        </w:rPr>
        <w:t xml:space="preserve"> and C. racemosa (p = 0.09) </w:t>
      </w:r>
      <w:r w:rsidRPr="1E3C9E3A">
        <w:rPr>
          <w:lang w:val="en-US"/>
        </w:rPr>
        <w:t>showed a marginal</w:t>
      </w:r>
      <w:r w:rsidR="00AE312A">
        <w:rPr>
          <w:lang w:val="en-US"/>
        </w:rPr>
        <w:t>?</w:t>
      </w:r>
      <w:r w:rsidRPr="1E3C9E3A">
        <w:rPr>
          <w:lang w:val="en-US"/>
        </w:rPr>
        <w:t xml:space="preserve"> increase in </w:t>
      </w:r>
      <w:commentRangeStart w:id="565"/>
      <w:r w:rsidRPr="1E3C9E3A">
        <w:rPr>
          <w:lang w:val="en-US"/>
        </w:rPr>
        <w:t xml:space="preserve">N acquisiton </w:t>
      </w:r>
      <w:r w:rsidR="000F73E5">
        <w:rPr>
          <w:lang w:val="en-US"/>
        </w:rPr>
        <w:t>in</w:t>
      </w:r>
      <w:r w:rsidRPr="1E3C9E3A" w:rsidR="000F73E5">
        <w:rPr>
          <w:lang w:val="en-US"/>
        </w:rPr>
        <w:t xml:space="preserve">  </w:t>
      </w:r>
      <w:r w:rsidRPr="1E3C9E3A">
        <w:rPr>
          <w:lang w:val="en-US"/>
        </w:rPr>
        <w:t>P addition instead .</w:t>
      </w:r>
      <w:commentRangeEnd w:id="565"/>
      <w:r w:rsidR="00D90D9E">
        <w:rPr>
          <w:rStyle w:val="CommentReference"/>
          <w:sz w:val="22"/>
          <w:szCs w:val="22"/>
          <w:lang w:val="en-US"/>
        </w:rPr>
        <w:commentReference w:id="565"/>
      </w:r>
    </w:p>
    <w:p w:rsidR="506858AF" w:rsidP="7057FD7E" w:rsidRDefault="1E3C9E3A" w14:paraId="49C8422E" w14:textId="631653F4">
      <w:pPr>
        <w:spacing w:before="240" w:after="240" w:line="480" w:lineRule="auto"/>
        <w:jc w:val="both"/>
        <w:rPr>
          <w:rFonts w:eastAsiaTheme="minorEastAsia"/>
          <w:lang w:val="en-US"/>
        </w:rPr>
      </w:pPr>
      <w:r w:rsidRPr="1823EB44">
        <w:rPr>
          <w:rFonts w:eastAsiaTheme="minorEastAsia"/>
          <w:lang w:val="en-US"/>
        </w:rPr>
        <w:t>Nitrogen per unit leaf area (N</w:t>
      </w:r>
      <w:r w:rsidRPr="1823EB44">
        <w:rPr>
          <w:rFonts w:eastAsiaTheme="minorEastAsia"/>
          <w:vertAlign w:val="subscript"/>
          <w:lang w:val="en-US"/>
        </w:rPr>
        <w:t>area</w:t>
      </w:r>
      <w:r w:rsidRPr="1823EB44">
        <w:rPr>
          <w:rFonts w:eastAsiaTheme="minorEastAsia"/>
          <w:lang w:val="en-US"/>
        </w:rPr>
        <w:t xml:space="preserve">) followed a similar elevational patter to LNC, with the highest control-plot values recorded in the two species at 2000 m, </w:t>
      </w:r>
      <w:r w:rsidRPr="1823EB44">
        <w:rPr>
          <w:rFonts w:eastAsiaTheme="minorEastAsia"/>
          <w:i/>
          <w:iCs/>
          <w:lang w:val="en-US"/>
        </w:rPr>
        <w:t>Myrcia sp. nov</w:t>
      </w:r>
      <w:r w:rsidRPr="1823EB44">
        <w:rPr>
          <w:rFonts w:eastAsiaTheme="minorEastAsia"/>
          <w:lang w:val="en-US"/>
        </w:rPr>
        <w:t xml:space="preserve">. (2.43 ± 0.31 g m⁻²) and </w:t>
      </w:r>
      <w:r w:rsidRPr="1823EB44">
        <w:rPr>
          <w:rFonts w:eastAsiaTheme="minorEastAsia"/>
          <w:i/>
          <w:iCs/>
          <w:lang w:val="en-US"/>
        </w:rPr>
        <w:t>A. lojaensis</w:t>
      </w:r>
      <w:r w:rsidRPr="1823EB44">
        <w:rPr>
          <w:rFonts w:eastAsiaTheme="minorEastAsia"/>
          <w:lang w:val="en-US"/>
        </w:rPr>
        <w:t xml:space="preserve"> (3.27 ± 0.41 g m⁻²). Nitrogen addition significantly increased Narea in three of six especies </w:t>
      </w:r>
      <w:r w:rsidRPr="1823EB44">
        <w:rPr>
          <w:rFonts w:ascii="Times New Roman" w:hAnsi="Times New Roman" w:eastAsia="Times New Roman" w:cs="Times New Roman"/>
          <w:i/>
          <w:iCs/>
          <w:lang w:val="en-US"/>
        </w:rPr>
        <w:t>A. lojaensis</w:t>
      </w:r>
      <w:r w:rsidRPr="1823EB44">
        <w:rPr>
          <w:rFonts w:ascii="Times New Roman" w:hAnsi="Times New Roman" w:eastAsia="Times New Roman" w:cs="Times New Roman"/>
          <w:lang w:val="en-US"/>
        </w:rPr>
        <w:t xml:space="preserve"> (est. </w:t>
      </w:r>
      <w:r w:rsidRPr="00A04FC2">
        <w:rPr>
          <w:rFonts w:ascii="Times New Roman" w:hAnsi="Times New Roman" w:eastAsia="Times New Roman" w:cs="Times New Roman"/>
          <w:rPrChange w:author="Thomas Sibret [2]" w:date="2026-08-24T11:01:00Z" w16du:dateUtc="2026-08-24T09:01:00Z" w:id="566">
            <w:rPr>
              <w:rFonts w:ascii="Times New Roman" w:hAnsi="Times New Roman" w:eastAsia="Times New Roman" w:cs="Times New Roman"/>
              <w:lang w:val="en-US"/>
            </w:rPr>
          </w:rPrChange>
        </w:rPr>
        <w:t xml:space="preserve">= 0.35 ± 0.17, p = 0.05), Myrcia sp. nov. (est. = 0.36 ± 0.07, p &lt; 0.01), and H. purpurascens (est. </w:t>
      </w:r>
      <w:r w:rsidRPr="1823EB44">
        <w:rPr>
          <w:rFonts w:ascii="Times New Roman" w:hAnsi="Times New Roman" w:eastAsia="Times New Roman" w:cs="Times New Roman"/>
          <w:lang w:val="en-US"/>
        </w:rPr>
        <w:t>= 0.59 ± 0.16, p &lt; 0.01).</w:t>
      </w:r>
      <w:r w:rsidRPr="1823EB44">
        <w:rPr>
          <w:rFonts w:eastAsiaTheme="minorEastAsia"/>
          <w:lang w:val="en-US"/>
        </w:rPr>
        <w:t xml:space="preserve"> — indicating a consistent capacity for nitrogen accumulation per unit leaf area at higher elevations. In </w:t>
      </w:r>
      <w:r w:rsidRPr="1823EB44">
        <w:rPr>
          <w:rFonts w:eastAsiaTheme="minorEastAsia"/>
          <w:i/>
          <w:iCs/>
          <w:lang w:val="en-US"/>
        </w:rPr>
        <w:t>P. torta,</w:t>
      </w:r>
      <w:r w:rsidRPr="1823EB44">
        <w:rPr>
          <w:rFonts w:eastAsiaTheme="minorEastAsia"/>
          <w:lang w:val="en-US"/>
        </w:rPr>
        <w:t xml:space="preserve"> phosphorus addition produced a marginal increase in Narea (est.</w:t>
      </w:r>
      <w:r w:rsidRPr="1823EB44">
        <w:rPr>
          <w:rFonts w:ascii="Times New Roman" w:hAnsi="Times New Roman" w:eastAsia="Times New Roman" w:cs="Times New Roman"/>
          <w:lang w:val="en-US"/>
        </w:rPr>
        <w:t xml:space="preserve"> = 0.23 ± 0.12, </w:t>
      </w:r>
      <w:r w:rsidRPr="1823EB44">
        <w:rPr>
          <w:rFonts w:eastAsiaTheme="minorEastAsia"/>
          <w:lang w:val="en-US"/>
        </w:rPr>
        <w:t xml:space="preserve">p = 0.09). </w:t>
      </w:r>
      <w:r w:rsidRPr="1823EB44" w:rsidR="6A14DBF6">
        <w:rPr>
          <w:rFonts w:eastAsiaTheme="minorEastAsia"/>
          <w:lang w:val="en-US"/>
        </w:rPr>
        <w:t xml:space="preserve"> (Table S6).</w:t>
      </w:r>
    </w:p>
    <w:p w:rsidR="1E3C9E3A" w:rsidP="1823EB44" w:rsidRDefault="1E3C9E3A" w14:paraId="126C7DB4" w14:textId="6C6F628E">
      <w:pPr>
        <w:spacing w:after="200" w:line="288" w:lineRule="auto"/>
        <w:jc w:val="both"/>
        <w:rPr>
          <w:rFonts w:eastAsiaTheme="minorEastAsia"/>
          <w:lang w:val="en-US"/>
        </w:rPr>
      </w:pPr>
      <w:r w:rsidRPr="1823EB44">
        <w:rPr>
          <w:rFonts w:eastAsiaTheme="minorEastAsia"/>
          <w:lang w:val="en-US"/>
        </w:rPr>
        <w:t xml:space="preserve">Leaf phosphorus concentration (LPC) showed no clear elevational pattern, and control-plot values were broadly comparable across species: P. torta (0.64 ± 0.14 mg g⁻¹), </w:t>
      </w:r>
      <w:r w:rsidRPr="1823EB44">
        <w:rPr>
          <w:rFonts w:eastAsiaTheme="minorEastAsia"/>
          <w:i/>
          <w:iCs/>
          <w:lang w:val="en-US"/>
        </w:rPr>
        <w:t>C. racemosa</w:t>
      </w:r>
      <w:r w:rsidRPr="1823EB44">
        <w:rPr>
          <w:rFonts w:eastAsiaTheme="minorEastAsia"/>
          <w:lang w:val="en-US"/>
        </w:rPr>
        <w:t xml:space="preserve"> (0.79 ± 0.05 mg g⁻¹), </w:t>
      </w:r>
      <w:r w:rsidRPr="1823EB44">
        <w:rPr>
          <w:rFonts w:eastAsiaTheme="minorEastAsia"/>
          <w:i/>
          <w:iCs/>
          <w:lang w:val="en-US"/>
        </w:rPr>
        <w:t>A. lojaensis</w:t>
      </w:r>
      <w:r w:rsidRPr="1823EB44">
        <w:rPr>
          <w:rFonts w:eastAsiaTheme="minorEastAsia"/>
          <w:lang w:val="en-US"/>
        </w:rPr>
        <w:t xml:space="preserve"> (0.78 ± 0.12 mg g⁻¹), H. purpurascens (0.84 ± 0.08 mg g⁻¹), and </w:t>
      </w:r>
      <w:r w:rsidRPr="1823EB44">
        <w:rPr>
          <w:rFonts w:eastAsiaTheme="minorEastAsia"/>
          <w:i/>
          <w:iCs/>
          <w:lang w:val="en-US"/>
        </w:rPr>
        <w:t xml:space="preserve">W. loxensis </w:t>
      </w:r>
      <w:r w:rsidRPr="1823EB44">
        <w:rPr>
          <w:rFonts w:eastAsiaTheme="minorEastAsia"/>
          <w:lang w:val="en-US"/>
        </w:rPr>
        <w:t>(0.56 ± 0.05 mg g⁻¹)</w:t>
      </w:r>
      <w:r w:rsidRPr="1823EB44" w:rsidR="007D4709">
        <w:rPr>
          <w:rFonts w:eastAsiaTheme="minorEastAsia"/>
          <w:lang w:val="en-US"/>
        </w:rPr>
        <w:t xml:space="preserve"> </w:t>
      </w:r>
      <w:r w:rsidRPr="1823EB44" w:rsidR="007D4709">
        <w:rPr>
          <w:lang w:val="en-US"/>
        </w:rPr>
        <w:t>(Table S4, Figure S3).</w:t>
      </w:r>
      <w:r w:rsidRPr="1823EB44">
        <w:rPr>
          <w:rFonts w:eastAsiaTheme="minorEastAsia"/>
          <w:lang w:val="en-US"/>
        </w:rPr>
        <w:t xml:space="preserve">. </w:t>
      </w:r>
    </w:p>
    <w:p w:rsidR="1E3C9E3A" w:rsidP="6E51B7F6" w:rsidRDefault="4C1A0692" w14:paraId="7BC107C4" w14:textId="6DA1F695">
      <w:pPr>
        <w:spacing w:after="200" w:line="480" w:lineRule="auto"/>
        <w:jc w:val="both"/>
        <w:rPr>
          <w:rFonts w:eastAsia="游明朝" w:eastAsiaTheme="minorEastAsia"/>
          <w:lang w:val="en-US"/>
        </w:rPr>
      </w:pPr>
      <w:r w:rsidRPr="6E51B7F6" w:rsidR="4C1A0692">
        <w:rPr>
          <w:rFonts w:eastAsia="游明朝" w:eastAsiaTheme="minorEastAsia"/>
          <w:lang w:val="en-US"/>
        </w:rPr>
        <w:t>By contrast, phosphorus addition produced a consistent and significant increase in LPC in five of the six species: C</w:t>
      </w:r>
      <w:r w:rsidRPr="6E51B7F6" w:rsidR="4C1A0692">
        <w:rPr>
          <w:rFonts w:eastAsia="游明朝" w:eastAsiaTheme="minorEastAsia"/>
          <w:i w:val="1"/>
          <w:iCs w:val="1"/>
          <w:lang w:val="en-US"/>
        </w:rPr>
        <w:t>. racemosa</w:t>
      </w:r>
      <w:r w:rsidRPr="6E51B7F6" w:rsidR="4C1A0692">
        <w:rPr>
          <w:rFonts w:eastAsia="游明朝" w:eastAsiaTheme="minorEastAsia"/>
          <w:lang w:val="en-US"/>
        </w:rPr>
        <w:t xml:space="preserve"> (β = 0.32 ± 0.09 mg g⁻¹, p &lt; 0.01), </w:t>
      </w:r>
      <w:r w:rsidRPr="6E51B7F6" w:rsidR="4C1A0692">
        <w:rPr>
          <w:rFonts w:eastAsia="游明朝" w:eastAsiaTheme="minorEastAsia"/>
          <w:i w:val="1"/>
          <w:iCs w:val="1"/>
          <w:lang w:val="en-US"/>
        </w:rPr>
        <w:t xml:space="preserve">A. </w:t>
      </w:r>
      <w:r w:rsidRPr="6E51B7F6" w:rsidR="4C1A0692">
        <w:rPr>
          <w:rFonts w:eastAsia="游明朝" w:eastAsiaTheme="minorEastAsia"/>
          <w:i w:val="1"/>
          <w:iCs w:val="1"/>
          <w:lang w:val="en-US"/>
        </w:rPr>
        <w:t>lojaensis</w:t>
      </w:r>
      <w:r w:rsidRPr="6E51B7F6" w:rsidR="4C1A0692">
        <w:rPr>
          <w:rFonts w:eastAsia="游明朝" w:eastAsiaTheme="minorEastAsia"/>
          <w:i w:val="1"/>
          <w:iCs w:val="1"/>
          <w:lang w:val="en-US"/>
        </w:rPr>
        <w:t xml:space="preserve"> </w:t>
      </w:r>
      <w:r w:rsidRPr="6E51B7F6" w:rsidR="4C1A0692">
        <w:rPr>
          <w:rFonts w:eastAsia="游明朝" w:eastAsiaTheme="minorEastAsia"/>
          <w:lang w:val="en-US"/>
        </w:rPr>
        <w:t xml:space="preserve">(β = 0.48 ± 0.07, p &lt; 0.01), Myrcia sp. </w:t>
      </w:r>
      <w:r w:rsidRPr="6E51B7F6" w:rsidR="4C1A0692">
        <w:rPr>
          <w:rFonts w:eastAsia="游明朝" w:eastAsiaTheme="minorEastAsia"/>
          <w:lang w:val="en-US"/>
        </w:rPr>
        <w:t>nov.</w:t>
      </w:r>
      <w:r w:rsidRPr="6E51B7F6" w:rsidR="4C1A0692">
        <w:rPr>
          <w:rFonts w:eastAsia="游明朝" w:eastAsiaTheme="minorEastAsia"/>
          <w:lang w:val="en-US"/>
        </w:rPr>
        <w:t xml:space="preserve"> (β = 1.26 ± 0.15, p &lt; 0.01), H. purpurascens (β = 0.50 ± 0.10, p &lt; 0.01), and </w:t>
      </w:r>
      <w:r w:rsidRPr="6E51B7F6" w:rsidR="4C1A0692">
        <w:rPr>
          <w:rFonts w:eastAsia="游明朝" w:eastAsiaTheme="minorEastAsia"/>
          <w:i w:val="1"/>
          <w:iCs w:val="1"/>
          <w:lang w:val="en-US"/>
        </w:rPr>
        <w:t xml:space="preserve">W. </w:t>
      </w:r>
      <w:r w:rsidRPr="6E51B7F6" w:rsidR="4C1A0692">
        <w:rPr>
          <w:rFonts w:eastAsia="游明朝" w:eastAsiaTheme="minorEastAsia"/>
          <w:i w:val="1"/>
          <w:iCs w:val="1"/>
          <w:lang w:val="en-US"/>
        </w:rPr>
        <w:t>loxensis</w:t>
      </w:r>
      <w:r w:rsidRPr="6E51B7F6" w:rsidR="4C1A0692">
        <w:rPr>
          <w:rFonts w:eastAsia="游明朝" w:eastAsiaTheme="minorEastAsia"/>
          <w:lang w:val="en-US"/>
        </w:rPr>
        <w:t xml:space="preserve"> (β = 1.08 ± 0.16, p &lt; 0.01). In </w:t>
      </w:r>
      <w:r w:rsidRPr="6E51B7F6" w:rsidR="4C1A0692">
        <w:rPr>
          <w:rFonts w:eastAsia="游明朝" w:eastAsiaTheme="minorEastAsia"/>
          <w:i w:val="1"/>
          <w:iCs w:val="1"/>
          <w:lang w:val="en-US"/>
        </w:rPr>
        <w:t xml:space="preserve">P. </w:t>
      </w:r>
      <w:r w:rsidRPr="6E51B7F6" w:rsidR="4C1A0692">
        <w:rPr>
          <w:rFonts w:eastAsia="游明朝" w:eastAsiaTheme="minorEastAsia"/>
          <w:i w:val="1"/>
          <w:iCs w:val="1"/>
          <w:lang w:val="en-US"/>
        </w:rPr>
        <w:t>torta</w:t>
      </w:r>
      <w:r w:rsidRPr="6E51B7F6" w:rsidR="4C1A0692">
        <w:rPr>
          <w:rFonts w:eastAsia="游明朝" w:eastAsiaTheme="minorEastAsia"/>
          <w:i w:val="1"/>
          <w:iCs w:val="1"/>
          <w:lang w:val="en-US"/>
        </w:rPr>
        <w:t xml:space="preserve"> </w:t>
      </w:r>
      <w:r w:rsidRPr="6E51B7F6" w:rsidR="4C1A0692">
        <w:rPr>
          <w:rFonts w:eastAsia="游明朝" w:eastAsiaTheme="minorEastAsia"/>
          <w:lang w:val="en-US"/>
        </w:rPr>
        <w:t>the response was marginal</w:t>
      </w:r>
      <w:r w:rsidRPr="6E51B7F6" w:rsidR="00AE312A">
        <w:rPr>
          <w:rFonts w:eastAsia="游明朝" w:eastAsiaTheme="minorEastAsia"/>
          <w:lang w:val="en-US"/>
        </w:rPr>
        <w:t>ly non-significant</w:t>
      </w:r>
      <w:r w:rsidRPr="6E51B7F6" w:rsidR="4C1A0692">
        <w:rPr>
          <w:rFonts w:eastAsia="游明朝" w:eastAsiaTheme="minorEastAsia"/>
          <w:lang w:val="en-US"/>
        </w:rPr>
        <w:t xml:space="preserve"> </w:t>
      </w:r>
      <w:commentRangeStart w:id="567"/>
      <w:commentRangeStart w:id="568"/>
      <w:r w:rsidRPr="6E51B7F6" w:rsidR="4C1A0692">
        <w:rPr>
          <w:rFonts w:eastAsia="游明朝" w:eastAsiaTheme="minorEastAsia"/>
          <w:lang w:val="en-US"/>
        </w:rPr>
        <w:t>(p = 0.08</w:t>
      </w:r>
      <w:del w:author="Andrea Chavez Pacheco" w:date="2026-09-02T00:33:06.661Z" w16du:dateUtc="2026-09-02T00:33:06.661Z" w:id="583616068">
        <w:r w:rsidRPr="6E51B7F6" w:rsidDel="4C1A0692">
          <w:rPr>
            <w:rFonts w:eastAsia="游明朝" w:eastAsiaTheme="minorEastAsia"/>
            <w:lang w:val="en-US"/>
          </w:rPr>
          <w:delText xml:space="preserve"> on </w:delText>
        </w:r>
      </w:del>
      <w:commentRangeEnd w:id="567"/>
      <w:r>
        <w:rPr>
          <w:rStyle w:val="CommentReference"/>
        </w:rPr>
        <w:commentReference w:id="567"/>
      </w:r>
      <w:commentRangeEnd w:id="568"/>
      <w:r>
        <w:rPr>
          <w:rStyle w:val="CommentReference"/>
        </w:rPr>
        <w:commentReference w:id="568"/>
      </w:r>
      <w:commentRangeStart w:id="569"/>
      <w:del w:author="Andrea Chavez Pacheco" w:date="2026-09-02T00:33:06.661Z" w16du:dateUtc="2026-09-02T00:33:06.661Z" w:id="291250041">
        <w:r w:rsidRPr="6E51B7F6" w:rsidDel="4C1A0692">
          <w:rPr>
            <w:rFonts w:eastAsia="游明朝" w:eastAsiaTheme="minorEastAsia"/>
            <w:lang w:val="en-US"/>
          </w:rPr>
          <w:delText>the log-transformed scale</w:delText>
        </w:r>
      </w:del>
      <w:commentRangeEnd w:id="569"/>
      <w:r>
        <w:rPr>
          <w:rStyle w:val="CommentReference"/>
        </w:rPr>
        <w:commentReference w:id="569"/>
      </w:r>
      <w:r w:rsidRPr="6E51B7F6" w:rsidR="4C1A0692">
        <w:rPr>
          <w:rFonts w:eastAsia="游明朝" w:eastAsiaTheme="minorEastAsia"/>
          <w:lang w:val="en-US"/>
        </w:rPr>
        <w:t>), the weakest phosphorus response of the six species. Phosphorus per unit leaf area (</w:t>
      </w:r>
      <w:r w:rsidRPr="6E51B7F6" w:rsidR="4C1A0692">
        <w:rPr>
          <w:rFonts w:eastAsia="游明朝" w:eastAsiaTheme="minorEastAsia"/>
          <w:lang w:val="en-US"/>
        </w:rPr>
        <w:t>Parea</w:t>
      </w:r>
      <w:r w:rsidRPr="6E51B7F6" w:rsidR="4C1A0692">
        <w:rPr>
          <w:rFonts w:eastAsia="游明朝" w:eastAsiaTheme="minorEastAsia"/>
          <w:lang w:val="en-US"/>
        </w:rPr>
        <w:t xml:space="preserve">) mirrored this pattern </w:t>
      </w:r>
      <w:r w:rsidRPr="6E51B7F6" w:rsidR="4C1A0692">
        <w:rPr>
          <w:rFonts w:eastAsia="游明朝" w:eastAsiaTheme="minorEastAsia"/>
          <w:lang w:val="en-US"/>
        </w:rPr>
        <w:t>almost exactly</w:t>
      </w:r>
      <w:r w:rsidRPr="6E51B7F6" w:rsidR="4C1A0692">
        <w:rPr>
          <w:rFonts w:eastAsia="游明朝" w:eastAsiaTheme="minorEastAsia"/>
          <w:lang w:val="en-US"/>
        </w:rPr>
        <w:t>, increasing significantly with phosphorus addition in all six species, including P. torta (β = 0.01 ± 0.00, p = 0.02).</w:t>
      </w:r>
      <w:r w:rsidRPr="6E51B7F6" w:rsidR="0E164EA5">
        <w:rPr>
          <w:rFonts w:eastAsia="游明朝" w:eastAsiaTheme="minorEastAsia"/>
          <w:lang w:val="en-US"/>
        </w:rPr>
        <w:t xml:space="preserve"> (Table </w:t>
      </w:r>
      <w:r w:rsidRPr="6E51B7F6" w:rsidR="0E164EA5">
        <w:rPr>
          <w:rFonts w:eastAsia="游明朝" w:eastAsiaTheme="minorEastAsia"/>
          <w:lang w:val="en-US"/>
        </w:rPr>
        <w:t>S6).</w:t>
      </w:r>
    </w:p>
    <w:p w:rsidR="203B2397" w:rsidP="1823EB44" w:rsidRDefault="21263D00" w14:paraId="43FD920C" w14:textId="13157466">
      <w:pPr>
        <w:spacing w:after="200" w:line="480" w:lineRule="auto"/>
        <w:jc w:val="both"/>
        <w:rPr>
          <w:rFonts w:eastAsiaTheme="minorEastAsia"/>
          <w:lang w:val="en-US"/>
        </w:rPr>
      </w:pPr>
      <w:r w:rsidRPr="1823EB44">
        <w:rPr>
          <w:rFonts w:eastAsiaTheme="minorEastAsia"/>
          <w:lang w:val="en-US"/>
        </w:rPr>
        <w:t>For LPC, the best-supported models for</w:t>
      </w:r>
      <w:r w:rsidRPr="1823EB44">
        <w:rPr>
          <w:rFonts w:eastAsiaTheme="minorEastAsia"/>
          <w:i/>
          <w:iCs/>
          <w:lang w:val="en-US"/>
        </w:rPr>
        <w:t xml:space="preserve"> Myrcia sp. nov.</w:t>
      </w:r>
      <w:r w:rsidRPr="1823EB44">
        <w:rPr>
          <w:rFonts w:eastAsiaTheme="minorEastAsia"/>
          <w:lang w:val="en-US"/>
        </w:rPr>
        <w:t xml:space="preserve"> and </w:t>
      </w:r>
      <w:r w:rsidRPr="1823EB44">
        <w:rPr>
          <w:rFonts w:eastAsiaTheme="minorEastAsia"/>
          <w:i/>
          <w:iCs/>
          <w:lang w:val="en-US"/>
        </w:rPr>
        <w:t>W. loxensis</w:t>
      </w:r>
      <w:r w:rsidRPr="1823EB44">
        <w:rPr>
          <w:rFonts w:eastAsiaTheme="minorEastAsia"/>
          <w:lang w:val="en-US"/>
        </w:rPr>
        <w:t xml:space="preserve"> retained a significant nitrogen × phosphorus interaction, and in both cases the interaction was negative — opposite in sign to the main phosphorus effect (</w:t>
      </w:r>
      <w:r w:rsidRPr="1823EB44">
        <w:rPr>
          <w:rFonts w:eastAsiaTheme="minorEastAsia"/>
          <w:i/>
          <w:iCs/>
          <w:lang w:val="en-US"/>
        </w:rPr>
        <w:t>Myrcia</w:t>
      </w:r>
      <w:r w:rsidRPr="1823EB44">
        <w:rPr>
          <w:rFonts w:eastAsiaTheme="minorEastAsia"/>
          <w:lang w:val="en-US"/>
        </w:rPr>
        <w:t xml:space="preserve">: est. = −0.79 ± 0.22, p &lt; 0.01; </w:t>
      </w:r>
      <w:r w:rsidRPr="1823EB44">
        <w:rPr>
          <w:rFonts w:eastAsiaTheme="minorEastAsia"/>
          <w:i/>
          <w:iCs/>
          <w:lang w:val="en-US"/>
        </w:rPr>
        <w:t xml:space="preserve">W. loxensis: </w:t>
      </w:r>
      <w:r w:rsidRPr="1823EB44">
        <w:rPr>
          <w:rFonts w:eastAsiaTheme="minorEastAsia"/>
          <w:lang w:val="en-US"/>
        </w:rPr>
        <w:t xml:space="preserve">est. = −0.96 ± 0.27, p &lt; 0.01). This is an antagonistic interaction: the combined N+P treatment raised LPC by less than the sum of the individual nitrogen and phosphorus effects would predict. </w:t>
      </w:r>
      <w:r w:rsidRPr="1823EB44">
        <w:rPr>
          <w:rFonts w:eastAsiaTheme="minorEastAsia"/>
          <w:i/>
          <w:iCs/>
          <w:lang w:val="en-US"/>
        </w:rPr>
        <w:t>H. purpurascens</w:t>
      </w:r>
      <w:r w:rsidRPr="1823EB44">
        <w:rPr>
          <w:rFonts w:eastAsiaTheme="minorEastAsia"/>
          <w:lang w:val="en-US"/>
        </w:rPr>
        <w:t xml:space="preserve"> additionally showed a marginal decline in LPC under nitrogen addition alone (Est. = −0.20 ± 0.10, p = 0.06).</w:t>
      </w:r>
    </w:p>
    <w:p w:rsidR="0D86A802" w:rsidP="05FC6515" w:rsidRDefault="4C1A0692" w14:paraId="5074FBAE" w14:textId="5BE6CA7F">
      <w:pPr>
        <w:spacing w:before="240" w:after="240" w:line="480" w:lineRule="auto"/>
        <w:jc w:val="both"/>
        <w:rPr>
          <w:rFonts w:ascii="Calibri" w:hAnsi="Calibri" w:eastAsia="Calibri" w:cs="Calibri"/>
          <w:lang w:val="en-US"/>
        </w:rPr>
      </w:pPr>
      <w:r w:rsidRPr="1823EB44">
        <w:rPr>
          <w:rFonts w:ascii="Calibri" w:hAnsi="Calibri" w:eastAsia="Calibri" w:cs="Calibri"/>
          <w:lang w:val="en-US"/>
        </w:rPr>
        <w:t xml:space="preserve">In the control plots, foliar N:P ratios above 20 were registered in </w:t>
      </w:r>
      <w:r w:rsidRPr="1823EB44">
        <w:rPr>
          <w:rFonts w:ascii="Calibri" w:hAnsi="Calibri" w:eastAsia="Calibri" w:cs="Calibri"/>
          <w:i/>
          <w:iCs/>
          <w:lang w:val="en-US"/>
        </w:rPr>
        <w:t>P. torta</w:t>
      </w:r>
      <w:r w:rsidRPr="1823EB44">
        <w:rPr>
          <w:rFonts w:ascii="Calibri" w:hAnsi="Calibri" w:eastAsia="Calibri" w:cs="Calibri"/>
          <w:lang w:val="en-US"/>
        </w:rPr>
        <w:t xml:space="preserve"> (24.4 ± 5.2), </w:t>
      </w:r>
      <w:r w:rsidRPr="1823EB44">
        <w:rPr>
          <w:rFonts w:ascii="Calibri" w:hAnsi="Calibri" w:eastAsia="Calibri" w:cs="Calibri"/>
          <w:i/>
          <w:iCs/>
          <w:lang w:val="en-US"/>
        </w:rPr>
        <w:t>C. racemosa</w:t>
      </w:r>
      <w:r w:rsidRPr="1823EB44">
        <w:rPr>
          <w:rFonts w:ascii="Calibri" w:hAnsi="Calibri" w:eastAsia="Calibri" w:cs="Calibri"/>
          <w:lang w:val="en-US"/>
        </w:rPr>
        <w:t xml:space="preserve"> (21.9 ± 2.2), both occurring at 1000 m, and </w:t>
      </w:r>
      <w:r w:rsidRPr="1823EB44">
        <w:rPr>
          <w:rFonts w:ascii="Calibri" w:hAnsi="Calibri" w:eastAsia="Calibri" w:cs="Calibri"/>
          <w:i/>
          <w:iCs/>
          <w:lang w:val="en-US"/>
        </w:rPr>
        <w:t>Myrcia</w:t>
      </w:r>
      <w:r w:rsidRPr="1823EB44">
        <w:rPr>
          <w:rFonts w:ascii="Calibri" w:hAnsi="Calibri" w:eastAsia="Calibri" w:cs="Calibri"/>
          <w:lang w:val="en-US"/>
        </w:rPr>
        <w:t xml:space="preserve"> sp. nov. (22.9 ± 4.0) at 2000 m. In contrast, lower N:P ratios were observed in </w:t>
      </w:r>
      <w:r w:rsidRPr="1823EB44">
        <w:rPr>
          <w:rFonts w:ascii="Calibri" w:hAnsi="Calibri" w:eastAsia="Calibri" w:cs="Calibri"/>
          <w:i/>
          <w:iCs/>
          <w:lang w:val="en-US"/>
        </w:rPr>
        <w:t>A. lojaensis</w:t>
      </w:r>
      <w:r w:rsidRPr="1823EB44">
        <w:rPr>
          <w:rFonts w:ascii="Calibri" w:hAnsi="Calibri" w:eastAsia="Calibri" w:cs="Calibri"/>
          <w:lang w:val="en-US"/>
        </w:rPr>
        <w:t xml:space="preserve"> (15.1 ± 2.2), </w:t>
      </w:r>
      <w:r w:rsidRPr="1823EB44">
        <w:rPr>
          <w:rFonts w:ascii="Calibri" w:hAnsi="Calibri" w:eastAsia="Calibri" w:cs="Calibri"/>
          <w:i/>
          <w:iCs/>
          <w:lang w:val="en-US"/>
        </w:rPr>
        <w:t>H. purpurascens (</w:t>
      </w:r>
      <w:r w:rsidRPr="1823EB44">
        <w:rPr>
          <w:rFonts w:ascii="Calibri" w:hAnsi="Calibri" w:eastAsia="Calibri" w:cs="Calibri"/>
          <w:lang w:val="en-US"/>
        </w:rPr>
        <w:t>17.2 ± 1.0</w:t>
      </w:r>
      <w:r w:rsidRPr="1823EB44">
        <w:rPr>
          <w:rFonts w:ascii="Calibri" w:hAnsi="Calibri" w:eastAsia="Calibri" w:cs="Calibri"/>
          <w:i/>
          <w:iCs/>
          <w:lang w:val="en-US"/>
        </w:rPr>
        <w:t>)</w:t>
      </w:r>
      <w:r w:rsidRPr="1823EB44">
        <w:rPr>
          <w:rFonts w:ascii="Calibri" w:hAnsi="Calibri" w:eastAsia="Calibri" w:cs="Calibri"/>
          <w:lang w:val="en-US"/>
        </w:rPr>
        <w:t xml:space="preserve">, and </w:t>
      </w:r>
      <w:r w:rsidRPr="1823EB44">
        <w:rPr>
          <w:rFonts w:ascii="Calibri" w:hAnsi="Calibri" w:eastAsia="Calibri" w:cs="Calibri"/>
          <w:i/>
          <w:iCs/>
          <w:lang w:val="en-US"/>
        </w:rPr>
        <w:t>W. loxensis</w:t>
      </w:r>
      <w:r w:rsidRPr="1823EB44">
        <w:rPr>
          <w:rFonts w:ascii="Calibri" w:hAnsi="Calibri" w:eastAsia="Calibri" w:cs="Calibri"/>
          <w:lang w:val="en-US"/>
        </w:rPr>
        <w:t xml:space="preserve"> (18.6 ± 1.7). </w:t>
      </w:r>
      <w:r w:rsidRPr="1823EB44">
        <w:rPr>
          <w:rFonts w:ascii="Times New Roman" w:hAnsi="Times New Roman" w:eastAsia="Times New Roman" w:cs="Times New Roman"/>
          <w:lang w:val="en-US"/>
        </w:rPr>
        <w:t>Nitrogen addition alone increased N:P ratios in A. lojaensis (marginal, Est. = 1.18 ± 0.66, p = 0.08) and, more strongly, in H. purpurascens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4.61 ± 1.11, p &lt; 0.01), consistent with the Nmass results above. In </w:t>
      </w:r>
      <w:r w:rsidRPr="1823EB44">
        <w:rPr>
          <w:rFonts w:ascii="Times New Roman" w:hAnsi="Times New Roman" w:eastAsia="Times New Roman" w:cs="Times New Roman"/>
          <w:i/>
          <w:iCs/>
          <w:lang w:val="en-US"/>
        </w:rPr>
        <w:t>P. torta and C. racemosa</w:t>
      </w:r>
      <w:r w:rsidRPr="1823EB44">
        <w:rPr>
          <w:rFonts w:ascii="Times New Roman" w:hAnsi="Times New Roman" w:eastAsia="Times New Roman" w:cs="Times New Roman"/>
          <w:lang w:val="en-US"/>
        </w:rPr>
        <w:t>, neither nutrient produced a significant change in N:P (all p &gt; 0.10), though C. racemosa showed a marginal decline under phosphorus (</w:t>
      </w:r>
      <w:r w:rsidRPr="1823EB44">
        <w:rPr>
          <w:rFonts w:ascii="Calibri" w:hAnsi="Calibri" w:eastAsia="Calibri" w:cs="Calibri"/>
          <w:lang w:val="en-US"/>
        </w:rPr>
        <w:t>β</w:t>
      </w:r>
      <w:r w:rsidRPr="1823EB44">
        <w:rPr>
          <w:rFonts w:ascii="Times New Roman" w:hAnsi="Times New Roman" w:eastAsia="Times New Roman" w:cs="Times New Roman"/>
          <w:lang w:val="en-US"/>
        </w:rPr>
        <w:t>. = −3.31 ± 1.74, p = 0.10). Because phosphorus addition consistently raised LPC while having little effect on Nmass, foliar N:P ratios declined under phosphorus-containing treatments in most species. The strongest and most consistent phosphorus effects were in</w:t>
      </w:r>
      <w:r w:rsidRPr="1823EB44">
        <w:rPr>
          <w:rFonts w:ascii="Times New Roman" w:hAnsi="Times New Roman" w:eastAsia="Times New Roman" w:cs="Times New Roman"/>
          <w:i/>
          <w:iCs/>
          <w:lang w:val="en-US"/>
        </w:rPr>
        <w:t xml:space="preserve"> A. lojaensis</w:t>
      </w:r>
      <w:r w:rsidRPr="1823EB44">
        <w:rPr>
          <w:rFonts w:ascii="Times New Roman" w:hAnsi="Times New Roman" w:eastAsia="Times New Roman" w:cs="Times New Roman"/>
          <w:lang w:val="en-US"/>
        </w:rPr>
        <w:t xml:space="preserve">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−6.30 ± 0.65, p &lt; 0.01), H. purpurascens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−5.98 ± 1.14, p &lt; 0.01), Myrcia sp. nov.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−16.58 ± 1.54, p &lt; 0.01), and W. loxensis (</w:t>
      </w:r>
      <w:r w:rsidRPr="1823EB44">
        <w:rPr>
          <w:rFonts w:ascii="Calibri" w:hAnsi="Calibri" w:eastAsia="Calibri" w:cs="Calibri"/>
          <w:lang w:val="en-US"/>
        </w:rPr>
        <w:t xml:space="preserve">β </w:t>
      </w:r>
      <w:r w:rsidRPr="1823EB44">
        <w:rPr>
          <w:rFonts w:ascii="Times New Roman" w:hAnsi="Times New Roman" w:eastAsia="Times New Roman" w:cs="Times New Roman"/>
          <w:lang w:val="en-US"/>
        </w:rPr>
        <w:t>= −11.34 ± 1.51, p &lt; 0.01).</w:t>
      </w:r>
    </w:p>
    <w:p w:rsidRPr="00A04FC2" w:rsidR="21263D00" w:rsidP="1823EB44" w:rsidRDefault="4C1A0692" w14:paraId="36600C61" w14:textId="594E8473">
      <w:pPr>
        <w:spacing w:after="200" w:line="480" w:lineRule="auto"/>
        <w:jc w:val="both"/>
        <w:rPr>
          <w:lang w:val="en-GB"/>
          <w:rPrChange w:author="Thomas Sibret [2]" w:date="2026-08-24T11:01:00Z" w16du:dateUtc="2026-08-24T09:01:00Z" w:id="570">
            <w:rPr/>
          </w:rPrChange>
        </w:rPr>
      </w:pPr>
      <w:r w:rsidRPr="1823EB44">
        <w:rPr>
          <w:rFonts w:ascii="Times New Roman" w:hAnsi="Times New Roman" w:eastAsia="Times New Roman" w:cs="Times New Roman"/>
          <w:lang w:val="en-US"/>
        </w:rPr>
        <w:t>The N:P models for</w:t>
      </w:r>
      <w:r w:rsidRPr="1823EB44">
        <w:rPr>
          <w:rFonts w:ascii="Times New Roman" w:hAnsi="Times New Roman" w:eastAsia="Times New Roman" w:cs="Times New Roman"/>
          <w:i/>
          <w:iCs/>
          <w:lang w:val="en-US"/>
        </w:rPr>
        <w:t xml:space="preserve"> Myrcia sp. nov. </w:t>
      </w:r>
      <w:r w:rsidRPr="1823EB44">
        <w:rPr>
          <w:rFonts w:ascii="Times New Roman" w:hAnsi="Times New Roman" w:eastAsia="Times New Roman" w:cs="Times New Roman"/>
          <w:lang w:val="en-US"/>
        </w:rPr>
        <w:t xml:space="preserve">and </w:t>
      </w:r>
      <w:r w:rsidRPr="1823EB44">
        <w:rPr>
          <w:rFonts w:ascii="Times New Roman" w:hAnsi="Times New Roman" w:eastAsia="Times New Roman" w:cs="Times New Roman"/>
          <w:i/>
          <w:iCs/>
          <w:lang w:val="en-US"/>
        </w:rPr>
        <w:t xml:space="preserve">W. loxensis </w:t>
      </w:r>
      <w:r w:rsidRPr="1823EB44">
        <w:rPr>
          <w:rFonts w:ascii="Times New Roman" w:hAnsi="Times New Roman" w:eastAsia="Times New Roman" w:cs="Times New Roman"/>
          <w:lang w:val="en-US"/>
        </w:rPr>
        <w:t>again retained significant, positive nitrogen × phosphorus interaction terms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5.22 ± 2.28, p = 0.03; </w:t>
      </w:r>
      <w:r w:rsidRPr="1823EB44">
        <w:rPr>
          <w:rFonts w:ascii="Calibri" w:hAnsi="Calibri" w:eastAsia="Calibri" w:cs="Calibri"/>
          <w:lang w:val="en-US"/>
        </w:rPr>
        <w:t>β</w:t>
      </w:r>
      <w:r w:rsidRPr="1823EB44">
        <w:rPr>
          <w:rFonts w:ascii="Times New Roman" w:hAnsi="Times New Roman" w:eastAsia="Times New Roman" w:cs="Times New Roman"/>
          <w:lang w:val="en-US"/>
        </w:rPr>
        <w:t xml:space="preserve"> = 8.03 ± 2.58, p &lt; 0.01, respectively)</w:t>
      </w:r>
      <w:r w:rsidRPr="1823EB44" w:rsidR="7D8A78A6">
        <w:rPr>
          <w:rFonts w:ascii="Times New Roman" w:hAnsi="Times New Roman" w:eastAsia="Times New Roman" w:cs="Times New Roman"/>
          <w:lang w:val="en-US"/>
        </w:rPr>
        <w:t>,</w:t>
      </w:r>
      <w:r w:rsidRPr="1823EB44">
        <w:rPr>
          <w:rFonts w:ascii="Times New Roman" w:hAnsi="Times New Roman" w:eastAsia="Times New Roman" w:cs="Times New Roman"/>
          <w:lang w:val="en-US"/>
        </w:rPr>
        <w:t xml:space="preserve"> the mirror image of the antagonistic LPC interaction described above.</w:t>
      </w:r>
    </w:p>
    <w:p w:rsidRPr="00A04FC2" w:rsidR="38084088" w:rsidP="461431FB" w:rsidRDefault="4C1A0692" w14:paraId="60160E47" w14:textId="5A0BBD3C">
      <w:pPr>
        <w:spacing w:before="240" w:after="240" w:line="480" w:lineRule="auto"/>
        <w:jc w:val="both"/>
        <w:rPr>
          <w:lang w:val="en-GB"/>
          <w:rPrChange w:author="Thomas Sibret [2]" w:date="2026-08-24T11:01:00Z" w16du:dateUtc="2026-08-24T09:01:00Z" w:id="571">
            <w:rPr/>
          </w:rPrChange>
        </w:rPr>
      </w:pPr>
      <w:r w:rsidRPr="6C22F0B7">
        <w:rPr>
          <w:rFonts w:ascii="Times New Roman" w:hAnsi="Times New Roman" w:eastAsia="Times New Roman" w:cs="Times New Roman"/>
          <w:lang w:val="en-US"/>
        </w:rPr>
        <w:t>Leaf morphological traits (SLA, thickness, toughness, leaf area, and dry matter content) were the least responsive trait group</w:t>
      </w:r>
      <w:r w:rsidRPr="6C22F0B7" w:rsidR="0108BC99">
        <w:rPr>
          <w:rFonts w:ascii="Times New Roman" w:hAnsi="Times New Roman" w:eastAsia="Times New Roman" w:cs="Times New Roman"/>
          <w:lang w:val="en-US"/>
        </w:rPr>
        <w:t xml:space="preserve"> (Table S10)</w:t>
      </w:r>
      <w:r w:rsidRPr="6C22F0B7">
        <w:rPr>
          <w:rFonts w:ascii="Times New Roman" w:hAnsi="Times New Roman" w:eastAsia="Times New Roman" w:cs="Times New Roman"/>
          <w:lang w:val="en-US"/>
        </w:rPr>
        <w:t>. Across 60 species × nutrient coefficients (5 traits × 6 species × 2 nutrients), only three reached significance at p &lt; 0.05: an increase in SLA in C. racemosa under nitrogen addition (</w:t>
      </w:r>
      <w:r w:rsidRPr="6C22F0B7">
        <w:rPr>
          <w:rFonts w:ascii="Calibri" w:hAnsi="Calibri" w:eastAsia="Calibri" w:cs="Calibri"/>
          <w:lang w:val="en-US"/>
        </w:rPr>
        <w:t>β</w:t>
      </w:r>
      <w:r w:rsidRPr="6C22F0B7">
        <w:rPr>
          <w:rFonts w:ascii="Times New Roman" w:hAnsi="Times New Roman" w:eastAsia="Times New Roman" w:cs="Times New Roman"/>
          <w:lang w:val="en-US"/>
        </w:rPr>
        <w:t xml:space="preserve"> = 13.58 ± 4.75, p = 0.02), a decrease in leaf area in </w:t>
      </w:r>
      <w:r w:rsidRPr="6C22F0B7">
        <w:rPr>
          <w:rFonts w:ascii="Times New Roman" w:hAnsi="Times New Roman" w:eastAsia="Times New Roman" w:cs="Times New Roman"/>
          <w:i/>
          <w:iCs/>
          <w:lang w:val="en-US"/>
        </w:rPr>
        <w:t xml:space="preserve">A. lojaensis </w:t>
      </w:r>
      <w:r w:rsidRPr="6C22F0B7">
        <w:rPr>
          <w:rFonts w:ascii="Times New Roman" w:hAnsi="Times New Roman" w:eastAsia="Times New Roman" w:cs="Times New Roman"/>
          <w:lang w:val="en-US"/>
        </w:rPr>
        <w:t xml:space="preserve">under nitrogen addition (Est. = −5.87 ± 2.65, p = 0.03), and a decrease in dry matter content in </w:t>
      </w:r>
      <w:r w:rsidRPr="6C22F0B7">
        <w:rPr>
          <w:rFonts w:ascii="Times New Roman" w:hAnsi="Times New Roman" w:eastAsia="Times New Roman" w:cs="Times New Roman"/>
          <w:i/>
          <w:iCs/>
          <w:lang w:val="en-US"/>
        </w:rPr>
        <w:t>H. purpurascens</w:t>
      </w:r>
      <w:r w:rsidRPr="6C22F0B7">
        <w:rPr>
          <w:rFonts w:ascii="Times New Roman" w:hAnsi="Times New Roman" w:eastAsia="Times New Roman" w:cs="Times New Roman"/>
          <w:lang w:val="en-US"/>
        </w:rPr>
        <w:t xml:space="preserve"> under phosphorus addition (</w:t>
      </w:r>
      <w:r w:rsidRPr="6C22F0B7">
        <w:rPr>
          <w:rFonts w:ascii="Calibri" w:hAnsi="Calibri" w:eastAsia="Calibri" w:cs="Calibri"/>
          <w:lang w:val="en-US"/>
        </w:rPr>
        <w:t>β</w:t>
      </w:r>
      <w:r w:rsidRPr="6C22F0B7">
        <w:rPr>
          <w:rFonts w:ascii="Times New Roman" w:hAnsi="Times New Roman" w:eastAsia="Times New Roman" w:cs="Times New Roman"/>
          <w:lang w:val="en-US"/>
        </w:rPr>
        <w:t xml:space="preserve"> = −32.37 ± 11.87, p = 0.01). A further four coefficients were marginal</w:t>
      </w:r>
      <w:r w:rsidRPr="6C22F0B7" w:rsidR="00CF0B44">
        <w:rPr>
          <w:rFonts w:ascii="Times New Roman" w:hAnsi="Times New Roman" w:eastAsia="Times New Roman" w:cs="Times New Roman"/>
          <w:lang w:val="en-US"/>
        </w:rPr>
        <w:t>ly non-significant</w:t>
      </w:r>
      <w:r w:rsidRPr="6C22F0B7">
        <w:rPr>
          <w:rFonts w:ascii="Times New Roman" w:hAnsi="Times New Roman" w:eastAsia="Times New Roman" w:cs="Times New Roman"/>
          <w:lang w:val="en-US"/>
        </w:rPr>
        <w:t xml:space="preserve"> (0.05 &lt; p &lt; 0.10): leaf thickness and dry matter content in C. racemosa, toughness in A. lojaensis, and leaf area in H. purpurascens. </w:t>
      </w:r>
      <w:commentRangeStart w:id="572"/>
      <w:r w:rsidRPr="6C22F0B7" w:rsidR="00CF0B44">
        <w:rPr>
          <w:rFonts w:ascii="Times New Roman" w:hAnsi="Times New Roman" w:eastAsia="Times New Roman" w:cs="Times New Roman"/>
          <w:lang w:val="en-US"/>
        </w:rPr>
        <w:t>None</w:t>
      </w:r>
      <w:commentRangeEnd w:id="572"/>
      <w:r w:rsidRPr="6C22F0B7">
        <w:rPr>
          <w:rStyle w:val="CommentReference"/>
          <w:rFonts w:ascii="Times New Roman" w:hAnsi="Times New Roman" w:eastAsia="Times New Roman" w:cs="Times New Roman"/>
          <w:sz w:val="22"/>
          <w:szCs w:val="22"/>
          <w:lang w:val="en-US"/>
        </w:rPr>
        <w:commentReference w:id="572"/>
      </w:r>
      <w:r w:rsidRPr="6C22F0B7" w:rsidR="00CF0B44">
        <w:rPr>
          <w:rFonts w:ascii="Times New Roman" w:hAnsi="Times New Roman" w:eastAsia="Times New Roman" w:cs="Times New Roman"/>
          <w:lang w:val="en-US"/>
        </w:rPr>
        <w:t xml:space="preserve"> of the investigated </w:t>
      </w:r>
      <w:r w:rsidRPr="6C22F0B7">
        <w:rPr>
          <w:rFonts w:ascii="Times New Roman" w:hAnsi="Times New Roman" w:eastAsia="Times New Roman" w:cs="Times New Roman"/>
          <w:lang w:val="en-US"/>
        </w:rPr>
        <w:t>trait</w:t>
      </w:r>
      <w:r w:rsidRPr="6C22F0B7" w:rsidR="00CF0B44">
        <w:rPr>
          <w:rFonts w:ascii="Times New Roman" w:hAnsi="Times New Roman" w:eastAsia="Times New Roman" w:cs="Times New Roman"/>
          <w:lang w:val="en-US"/>
        </w:rPr>
        <w:t>s</w:t>
      </w:r>
      <w:r w:rsidRPr="6C22F0B7">
        <w:rPr>
          <w:rFonts w:ascii="Times New Roman" w:hAnsi="Times New Roman" w:eastAsia="Times New Roman" w:cs="Times New Roman"/>
          <w:lang w:val="en-US"/>
        </w:rPr>
        <w:t xml:space="preserve"> showed a consistent direction of response across species, and no nitrogen × phosphorus interaction was retained in any of the best-supported morphology models.</w:t>
      </w:r>
    </w:p>
    <w:p w:rsidR="23677985" w:rsidP="1823EB44" w:rsidRDefault="23677985" w14:paraId="09A0B453" w14:textId="1A10A629">
      <w:pPr>
        <w:spacing w:before="240" w:after="240" w:line="480" w:lineRule="auto"/>
        <w:jc w:val="both"/>
        <w:rPr>
          <w:rFonts w:ascii="Times New Roman" w:hAnsi="Times New Roman" w:eastAsia="Times New Roman" w:cs="Times New Roman"/>
          <w:lang w:val="en-US"/>
        </w:rPr>
      </w:pPr>
      <w:commentRangeStart w:id="573"/>
      <w:commentRangeStart w:id="574"/>
      <w:commentRangeStart w:id="575"/>
      <w:commentRangeStart w:id="1333641614"/>
      <w:r>
        <w:rPr>
          <w:noProof/>
          <w:lang w:val="en-US"/>
        </w:rPr>
        <w:drawing>
          <wp:inline distT="0" distB="0" distL="0" distR="0" wp14:anchorId="4D216511" wp14:editId="13EDB92A">
            <wp:extent cx="5707380" cy="6667529"/>
            <wp:effectExtent l="0" t="0" r="0" b="0"/>
            <wp:docPr id="152253361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533618" name="Picture 1522533618"/>
                    <pic:cNvPicPr/>
                  </pic:nvPicPr>
                  <pic:blipFill>
                    <a:blip r:embed="rId14">
                      <a:extLst>
                        <a:ext uri="{28A0092B-C50C-407E-A947-70E740481C1C}">
                          <a14:useLocalDpi xmlns:a14="http://schemas.microsoft.com/office/drawing/2010/main"/>
                        </a:ext>
                      </a:extLst>
                    </a:blip>
                    <a:srcRect b="17355"/>
                    <a:stretch>
                      <a:fillRect/>
                    </a:stretch>
                  </pic:blipFill>
                  <pic:spPr>
                    <a:xfrm>
                      <a:off x="0" y="0"/>
                      <a:ext cx="5707380" cy="6667529"/>
                    </a:xfrm>
                    <a:prstGeom prst="rect">
                      <a:avLst/>
                    </a:prstGeom>
                  </pic:spPr>
                </pic:pic>
              </a:graphicData>
            </a:graphic>
          </wp:inline>
        </w:drawing>
      </w:r>
      <w:commentRangeEnd w:id="574"/>
      <w:r w:rsidR="005F73D8">
        <w:rPr>
          <w:rStyle w:val="CommentReference"/>
          <w:rFonts w:ascii="Times New Roman" w:hAnsi="Times New Roman" w:eastAsia="Times New Roman" w:cs="Times New Roman"/>
          <w:sz w:val="22"/>
          <w:szCs w:val="22"/>
          <w:lang w:val="en-US"/>
        </w:rPr>
        <w:commentReference w:id="574"/>
      </w:r>
      <w:commentRangeEnd w:id="575"/>
      <w:r>
        <w:rPr>
          <w:rStyle w:val="CommentReference"/>
        </w:rPr>
        <w:commentReference w:id="575"/>
      </w:r>
      <w:commentRangeEnd w:id="1333641614"/>
      <w:r>
        <w:rPr>
          <w:rStyle w:val="CommentReference"/>
        </w:rPr>
        <w:commentReference w:id="1333641614"/>
      </w:r>
      <w:commentRangeEnd w:id="573"/>
      <w:r w:rsidR="00737FC5">
        <w:rPr>
          <w:rStyle w:val="CommentReference"/>
          <w:rFonts w:ascii="Times New Roman" w:hAnsi="Times New Roman" w:eastAsia="Times New Roman" w:cs="Times New Roman"/>
          <w:sz w:val="22"/>
          <w:szCs w:val="22"/>
          <w:lang w:val="en-US"/>
        </w:rPr>
        <w:commentReference w:id="573"/>
      </w:r>
    </w:p>
    <w:p w:rsidR="0D86A802" w:rsidP="74172685" w:rsidRDefault="3A26AFC1" w14:paraId="216CD1A8" w14:textId="0BC122D8">
      <w:pPr>
        <w:spacing w:before="240" w:after="240" w:line="480" w:lineRule="auto"/>
        <w:jc w:val="center"/>
        <w:rPr>
          <w:rFonts w:ascii="Calibri" w:hAnsi="Calibri" w:eastAsia="Calibri" w:cs="Calibri"/>
          <w:lang w:val="en-US"/>
        </w:rPr>
      </w:pPr>
      <w:r w:rsidRPr="1823EB44">
        <w:rPr>
          <w:rFonts w:ascii="Calibri" w:hAnsi="Calibri" w:eastAsia="Calibri" w:cs="Calibri"/>
          <w:b/>
          <w:bCs/>
          <w:lang w:val="en-US"/>
        </w:rPr>
        <w:t>Figure 1.</w:t>
      </w:r>
      <w:r w:rsidRPr="1823EB44">
        <w:rPr>
          <w:rFonts w:ascii="Calibri" w:hAnsi="Calibri" w:eastAsia="Calibri" w:cs="Calibri"/>
          <w:lang w:val="en-US"/>
        </w:rPr>
        <w:t xml:space="preserve"> Estimated marginal means (± 95% confidence intervals) for intrinsic water use efficiency (iWUE)</w:t>
      </w:r>
      <w:r w:rsidRPr="1823EB44" w:rsidR="63176F49">
        <w:rPr>
          <w:rFonts w:ascii="Calibri" w:hAnsi="Calibri" w:eastAsia="Calibri" w:cs="Calibri"/>
          <w:lang w:val="en-US"/>
        </w:rPr>
        <w:t>,</w:t>
      </w:r>
      <w:r w:rsidRPr="1823EB44">
        <w:rPr>
          <w:rFonts w:ascii="Calibri" w:hAnsi="Calibri" w:eastAsia="Calibri" w:cs="Calibri"/>
          <w:lang w:val="en-US"/>
        </w:rPr>
        <w:t xml:space="preserve"> leaf nutrients content log-transformed, Nitrogen per area foliar, ratio N/P, and specific leaf area (SLA) across nutrient addition treatments (Control, N, P, and N + P), obtained from linear mixed-effects models with block as a random effect. Dashed lines indicate the estimated mean of the control treatment. Asterisks denote significant treatment effects (</w:t>
      </w:r>
      <w:r w:rsidRPr="1823EB44">
        <w:rPr>
          <w:rFonts w:ascii="Calibri" w:hAnsi="Calibri" w:eastAsia="Calibri" w:cs="Calibri"/>
          <w:i/>
          <w:iCs/>
          <w:lang w:val="en-US"/>
        </w:rPr>
        <w:t>P</w:t>
      </w:r>
      <w:r w:rsidRPr="1823EB44">
        <w:rPr>
          <w:rFonts w:ascii="Calibri" w:hAnsi="Calibri" w:eastAsia="Calibri" w:cs="Calibri"/>
          <w:lang w:val="en-US"/>
        </w:rPr>
        <w:t xml:space="preserve"> &lt; 0.05).</w:t>
      </w:r>
      <w:r w:rsidRPr="1823EB44">
        <w:rPr>
          <w:rFonts w:ascii="Calibri" w:hAnsi="Calibri" w:eastAsia="Calibri" w:cs="Calibri"/>
          <w:b/>
          <w:bCs/>
          <w:lang w:val="en-US"/>
        </w:rPr>
        <w:t xml:space="preserve"> </w:t>
      </w:r>
    </w:p>
    <w:p w:rsidR="60AF5C88" w:rsidP="1E8DDC2E" w:rsidRDefault="4C1A0692" w14:paraId="470B5AE2" w14:textId="20FEF0F4">
      <w:pPr>
        <w:pStyle w:val="Heading2"/>
        <w:rPr>
          <w:rFonts w:ascii="Calibri" w:hAnsi="Calibri" w:eastAsia="Calibri" w:cs="Calibri"/>
          <w:sz w:val="22"/>
          <w:szCs w:val="22"/>
          <w:lang w:val="en-US"/>
        </w:rPr>
      </w:pPr>
      <w:r w:rsidRPr="4C1A0692">
        <w:rPr>
          <w:lang w:val="en-US"/>
        </w:rPr>
        <w:t>Intrinsic Water-Use Efficiency (iWUE) and δ¹³C</w:t>
      </w:r>
    </w:p>
    <w:p w:rsidRPr="00A04FC2" w:rsidR="60AF5C88" w:rsidP="3F786F8F" w:rsidRDefault="0A9E1E9B" w14:paraId="62A34A6C" w14:textId="4696FC84">
      <w:pPr>
        <w:spacing w:before="240" w:after="240" w:line="480" w:lineRule="auto"/>
        <w:jc w:val="both"/>
        <w:rPr>
          <w:lang w:val="en-GB"/>
          <w:rPrChange w:author="Thomas Sibret [2]" w:date="2026-08-24T11:01:00Z" w16du:dateUtc="2026-08-24T09:01:00Z" w:id="576">
            <w:rPr/>
          </w:rPrChange>
        </w:rPr>
      </w:pPr>
      <w:commentRangeStart w:id="577"/>
      <w:commentRangeStart w:id="578"/>
      <w:r w:rsidRPr="1823EB44">
        <w:rPr>
          <w:rFonts w:ascii="Calibri" w:hAnsi="Calibri" w:eastAsia="Calibri" w:cs="Calibri"/>
          <w:lang w:val="en-US"/>
        </w:rPr>
        <w:t>In</w:t>
      </w:r>
      <w:commentRangeEnd w:id="577"/>
      <w:r w:rsidRPr="1823EB44" w:rsidR="00D1547C">
        <w:rPr>
          <w:rStyle w:val="CommentReference"/>
          <w:rFonts w:ascii="Calibri" w:hAnsi="Calibri" w:eastAsia="Calibri" w:cs="Calibri"/>
          <w:sz w:val="22"/>
          <w:szCs w:val="22"/>
          <w:lang w:val="en-US"/>
        </w:rPr>
        <w:commentReference w:id="577"/>
      </w:r>
      <w:commentRangeEnd w:id="578"/>
      <w:r>
        <w:rPr>
          <w:rStyle w:val="CommentReference"/>
        </w:rPr>
        <w:commentReference w:id="578"/>
      </w:r>
      <w:r w:rsidRPr="1823EB44">
        <w:rPr>
          <w:rFonts w:ascii="Calibri" w:hAnsi="Calibri" w:eastAsia="Calibri" w:cs="Calibri"/>
          <w:lang w:val="en-US"/>
        </w:rPr>
        <w:t xml:space="preserve"> </w:t>
      </w:r>
      <w:r w:rsidR="00CF0B44">
        <w:rPr>
          <w:rFonts w:ascii="Calibri" w:hAnsi="Calibri" w:eastAsia="Calibri" w:cs="Calibri"/>
          <w:lang w:val="en-US"/>
        </w:rPr>
        <w:t>plants grow</w:t>
      </w:r>
      <w:del w:author="Thomas Sibret [2]" w:date="2026-08-24T11:44:00Z" w16du:dateUtc="2026-08-24T09:44:00Z" w:id="579">
        <w:r w:rsidDel="005F73D8" w:rsidR="00CF0B44">
          <w:rPr>
            <w:rFonts w:ascii="Calibri" w:hAnsi="Calibri" w:eastAsia="Calibri" w:cs="Calibri"/>
            <w:lang w:val="en-US"/>
          </w:rPr>
          <w:delText>t</w:delText>
        </w:r>
      </w:del>
      <w:r w:rsidR="00CF0B44">
        <w:rPr>
          <w:rFonts w:ascii="Calibri" w:hAnsi="Calibri" w:eastAsia="Calibri" w:cs="Calibri"/>
          <w:lang w:val="en-US"/>
        </w:rPr>
        <w:t xml:space="preserve">ing in </w:t>
      </w:r>
      <w:r w:rsidRPr="1823EB44">
        <w:rPr>
          <w:rFonts w:ascii="Calibri" w:hAnsi="Calibri" w:eastAsia="Calibri" w:cs="Calibri"/>
          <w:lang w:val="en-US"/>
        </w:rPr>
        <w:t xml:space="preserve">control plots, iWUE was markedly lower in the two species at 1000 m — </w:t>
      </w:r>
      <w:r w:rsidRPr="1823EB44">
        <w:rPr>
          <w:rFonts w:ascii="Calibri" w:hAnsi="Calibri" w:eastAsia="Calibri" w:cs="Calibri"/>
          <w:i/>
          <w:iCs/>
          <w:lang w:val="en-US"/>
        </w:rPr>
        <w:t>Clarisia racemosa</w:t>
      </w:r>
      <w:r w:rsidRPr="1823EB44">
        <w:rPr>
          <w:rFonts w:ascii="Calibri" w:hAnsi="Calibri" w:eastAsia="Calibri" w:cs="Calibri"/>
          <w:lang w:val="en-US"/>
        </w:rPr>
        <w:t xml:space="preserve"> (36.98 ± 5.19 μmol/mol) and </w:t>
      </w:r>
      <w:r w:rsidRPr="1823EB44">
        <w:rPr>
          <w:rFonts w:ascii="Calibri" w:hAnsi="Calibri" w:eastAsia="Calibri" w:cs="Calibri"/>
          <w:i/>
          <w:iCs/>
          <w:lang w:val="en-US"/>
        </w:rPr>
        <w:t>Pouteria torta</w:t>
      </w:r>
      <w:r w:rsidRPr="1823EB44">
        <w:rPr>
          <w:rFonts w:ascii="Calibri" w:hAnsi="Calibri" w:eastAsia="Calibri" w:cs="Calibri"/>
          <w:lang w:val="en-US"/>
        </w:rPr>
        <w:t xml:space="preserve"> (25.74 ± 11.00 μmol/mol) — than in the species </w:t>
      </w:r>
      <w:r w:rsidR="00D1547C">
        <w:rPr>
          <w:rFonts w:ascii="Calibri" w:hAnsi="Calibri" w:eastAsia="Calibri" w:cs="Calibri"/>
          <w:lang w:val="en-US"/>
        </w:rPr>
        <w:t xml:space="preserve">present </w:t>
      </w:r>
      <w:r w:rsidRPr="1823EB44">
        <w:rPr>
          <w:rFonts w:ascii="Calibri" w:hAnsi="Calibri" w:eastAsia="Calibri" w:cs="Calibri"/>
          <w:lang w:val="en-US"/>
        </w:rPr>
        <w:t>at 2000 m and 3000 m, which clustered between roughly 73 and 88 μmol/mol: A</w:t>
      </w:r>
      <w:r w:rsidRPr="1823EB44" w:rsidR="5D590E7A">
        <w:rPr>
          <w:rFonts w:ascii="Calibri" w:hAnsi="Calibri" w:eastAsia="Calibri" w:cs="Calibri"/>
          <w:lang w:val="en-US"/>
        </w:rPr>
        <w:t>.</w:t>
      </w:r>
      <w:r w:rsidRPr="1823EB44">
        <w:rPr>
          <w:rFonts w:ascii="Calibri" w:hAnsi="Calibri" w:eastAsia="Calibri" w:cs="Calibri"/>
          <w:lang w:val="en-US"/>
        </w:rPr>
        <w:t xml:space="preserve"> lojaensis (87.61 ± 10.75), </w:t>
      </w:r>
      <w:r w:rsidRPr="1823EB44">
        <w:rPr>
          <w:rFonts w:ascii="Calibri" w:hAnsi="Calibri" w:eastAsia="Calibri" w:cs="Calibri"/>
          <w:i/>
          <w:iCs/>
          <w:lang w:val="en-US"/>
        </w:rPr>
        <w:t xml:space="preserve">Myrcia sp. nov. </w:t>
      </w:r>
      <w:r w:rsidRPr="1823EB44">
        <w:rPr>
          <w:rFonts w:ascii="Calibri" w:hAnsi="Calibri" w:eastAsia="Calibri" w:cs="Calibri"/>
          <w:lang w:val="en-US"/>
        </w:rPr>
        <w:t xml:space="preserve">(72.02 ± 13.97), </w:t>
      </w:r>
      <w:r w:rsidRPr="1823EB44">
        <w:rPr>
          <w:rFonts w:ascii="Calibri" w:hAnsi="Calibri" w:eastAsia="Calibri" w:cs="Calibri"/>
          <w:i/>
          <w:iCs/>
          <w:lang w:val="en-US"/>
        </w:rPr>
        <w:t>H</w:t>
      </w:r>
      <w:r w:rsidRPr="1823EB44" w:rsidR="54755A03">
        <w:rPr>
          <w:rFonts w:ascii="Calibri" w:hAnsi="Calibri" w:eastAsia="Calibri" w:cs="Calibri"/>
          <w:i/>
          <w:iCs/>
          <w:lang w:val="en-US"/>
        </w:rPr>
        <w:t>.</w:t>
      </w:r>
      <w:r w:rsidRPr="1823EB44">
        <w:rPr>
          <w:rFonts w:ascii="Calibri" w:hAnsi="Calibri" w:eastAsia="Calibri" w:cs="Calibri"/>
          <w:i/>
          <w:iCs/>
          <w:lang w:val="en-US"/>
        </w:rPr>
        <w:t xml:space="preserve"> purpurascens</w:t>
      </w:r>
      <w:r w:rsidRPr="1823EB44">
        <w:rPr>
          <w:rFonts w:ascii="Calibri" w:hAnsi="Calibri" w:eastAsia="Calibri" w:cs="Calibri"/>
          <w:lang w:val="en-US"/>
        </w:rPr>
        <w:t xml:space="preserve"> (83.75 ± 17.60), and </w:t>
      </w:r>
      <w:r w:rsidRPr="1823EB44">
        <w:rPr>
          <w:rFonts w:ascii="Calibri" w:hAnsi="Calibri" w:eastAsia="Calibri" w:cs="Calibri"/>
          <w:i/>
          <w:iCs/>
          <w:lang w:val="en-US"/>
        </w:rPr>
        <w:t>W</w:t>
      </w:r>
      <w:r w:rsidRPr="1823EB44" w:rsidR="5D54C61C">
        <w:rPr>
          <w:rFonts w:ascii="Calibri" w:hAnsi="Calibri" w:eastAsia="Calibri" w:cs="Calibri"/>
          <w:i/>
          <w:iCs/>
          <w:lang w:val="en-US"/>
        </w:rPr>
        <w:t xml:space="preserve">. </w:t>
      </w:r>
      <w:r w:rsidRPr="1823EB44">
        <w:rPr>
          <w:rFonts w:ascii="Calibri" w:hAnsi="Calibri" w:eastAsia="Calibri" w:cs="Calibri"/>
          <w:i/>
          <w:iCs/>
          <w:lang w:val="en-US"/>
        </w:rPr>
        <w:t xml:space="preserve">loxensis </w:t>
      </w:r>
      <w:r w:rsidRPr="1823EB44">
        <w:rPr>
          <w:rFonts w:ascii="Calibri" w:hAnsi="Calibri" w:eastAsia="Calibri" w:cs="Calibri"/>
          <w:lang w:val="en-US"/>
        </w:rPr>
        <w:t>(72.87 ± 3.29)</w:t>
      </w:r>
      <w:r w:rsidRPr="1823EB44" w:rsidR="7A7368B4">
        <w:rPr>
          <w:rFonts w:ascii="Calibri" w:hAnsi="Calibri" w:eastAsia="Calibri" w:cs="Calibri"/>
          <w:lang w:val="en-US"/>
        </w:rPr>
        <w:t xml:space="preserve"> (Figure S3)</w:t>
      </w:r>
      <w:r w:rsidRPr="1823EB44">
        <w:rPr>
          <w:rFonts w:ascii="Calibri" w:hAnsi="Calibri" w:eastAsia="Calibri" w:cs="Calibri"/>
          <w:lang w:val="en-US"/>
        </w:rPr>
        <w:t>. Foliar δ13C showed the corresponding elevational pattern: more negative (more depleted) values at 1000 m —</w:t>
      </w:r>
      <w:r w:rsidRPr="1823EB44">
        <w:rPr>
          <w:rFonts w:ascii="Calibri" w:hAnsi="Calibri" w:eastAsia="Calibri" w:cs="Calibri"/>
          <w:i/>
          <w:iCs/>
          <w:lang w:val="en-US"/>
        </w:rPr>
        <w:t xml:space="preserve"> C. racemosa</w:t>
      </w:r>
      <w:r w:rsidRPr="1823EB44">
        <w:rPr>
          <w:rFonts w:ascii="Calibri" w:hAnsi="Calibri" w:eastAsia="Calibri" w:cs="Calibri"/>
          <w:lang w:val="en-US"/>
        </w:rPr>
        <w:t xml:space="preserve"> (−30.63 ± 0.42‰) and </w:t>
      </w:r>
      <w:r w:rsidRPr="1823EB44">
        <w:rPr>
          <w:rFonts w:ascii="Calibri" w:hAnsi="Calibri" w:eastAsia="Calibri" w:cs="Calibri"/>
          <w:i/>
          <w:iCs/>
          <w:lang w:val="en-US"/>
        </w:rPr>
        <w:t>P. torta</w:t>
      </w:r>
      <w:r w:rsidRPr="1823EB44">
        <w:rPr>
          <w:rFonts w:ascii="Calibri" w:hAnsi="Calibri" w:eastAsia="Calibri" w:cs="Calibri"/>
          <w:lang w:val="en-US"/>
        </w:rPr>
        <w:t xml:space="preserve"> (−31.54 ± 0.89‰) — and consistently less negative values at 2000–3000 m, ranging from −27.79 ± 1.15‰ in Myrcia sp. nov. to −26.51 ± 0.89‰ in </w:t>
      </w:r>
      <w:r w:rsidRPr="1823EB44">
        <w:rPr>
          <w:rFonts w:ascii="Calibri" w:hAnsi="Calibri" w:eastAsia="Calibri" w:cs="Calibri"/>
          <w:i/>
          <w:iCs/>
          <w:lang w:val="en-US"/>
        </w:rPr>
        <w:t>A</w:t>
      </w:r>
      <w:r w:rsidRPr="1823EB44">
        <w:rPr>
          <w:rFonts w:ascii="Calibri" w:hAnsi="Calibri" w:eastAsia="Calibri" w:cs="Calibri"/>
          <w:lang w:val="en-US"/>
        </w:rPr>
        <w:t xml:space="preserve">. </w:t>
      </w:r>
      <w:r w:rsidRPr="1823EB44">
        <w:rPr>
          <w:rFonts w:ascii="Calibri" w:hAnsi="Calibri" w:eastAsia="Calibri" w:cs="Calibri"/>
          <w:i/>
          <w:iCs/>
          <w:lang w:val="en-US"/>
        </w:rPr>
        <w:t>lojaensis</w:t>
      </w:r>
      <w:r w:rsidRPr="1823EB44">
        <w:rPr>
          <w:rFonts w:ascii="Calibri" w:hAnsi="Calibri" w:eastAsia="Calibri" w:cs="Calibri"/>
          <w:lang w:val="en-US"/>
        </w:rPr>
        <w:t xml:space="preserve">. </w:t>
      </w:r>
      <w:commentRangeStart w:id="580"/>
      <w:r w:rsidRPr="1823EB44">
        <w:rPr>
          <w:rFonts w:ascii="Times New Roman" w:hAnsi="Times New Roman" w:eastAsia="Times New Roman" w:cs="Times New Roman"/>
          <w:lang w:val="en-US"/>
        </w:rPr>
        <w:t>Among the four higher-elevation species (</w:t>
      </w:r>
      <w:r w:rsidRPr="1823EB44">
        <w:rPr>
          <w:rFonts w:ascii="Times New Roman" w:hAnsi="Times New Roman" w:eastAsia="Times New Roman" w:cs="Times New Roman"/>
          <w:i/>
          <w:iCs/>
          <w:lang w:val="en-US"/>
        </w:rPr>
        <w:t>A. lojaensis, Myrcia sp. nov., H. purpurascens, W. loxensis)</w:t>
      </w:r>
      <w:r w:rsidRPr="1823EB44">
        <w:rPr>
          <w:rFonts w:ascii="Times New Roman" w:hAnsi="Times New Roman" w:eastAsia="Times New Roman" w:cs="Times New Roman"/>
          <w:lang w:val="en-US"/>
        </w:rPr>
        <w:t xml:space="preserve">, no </w:t>
      </w:r>
      <w:commentRangeStart w:id="581"/>
      <w:r w:rsidRPr="1823EB44">
        <w:rPr>
          <w:rFonts w:ascii="Times New Roman" w:hAnsi="Times New Roman" w:eastAsia="Times New Roman" w:cs="Times New Roman"/>
          <w:lang w:val="en-US"/>
        </w:rPr>
        <w:t>pairwise comparison reached significance</w:t>
      </w:r>
      <w:ins w:author="Marijn Bauters" w:date="2026-09-01T13:51:00Z" w16du:dateUtc="2026-09-01T11:51:00Z" w:id="582">
        <w:r w:rsidR="006F3D22">
          <w:rPr>
            <w:rFonts w:ascii="Times New Roman" w:hAnsi="Times New Roman" w:eastAsia="Times New Roman" w:cs="Times New Roman"/>
            <w:lang w:val="en-US"/>
          </w:rPr>
          <w:t xml:space="preserve"> </w:t>
        </w:r>
      </w:ins>
      <w:del w:author="Marijn Bauters" w:date="2026-09-01T13:51:00Z" w16du:dateUtc="2026-09-01T11:51:00Z" w:id="583">
        <w:r w:rsidRPr="1823EB44" w:rsidDel="006F3D22">
          <w:rPr>
            <w:rFonts w:ascii="Times New Roman" w:hAnsi="Times New Roman" w:eastAsia="Times New Roman" w:cs="Times New Roman"/>
            <w:lang w:val="en-US"/>
          </w:rPr>
          <w:delText xml:space="preserve"> </w:delText>
        </w:r>
      </w:del>
      <w:commentRangeEnd w:id="581"/>
      <w:r w:rsidRPr="1823EB44" w:rsidR="006F3D22">
        <w:rPr>
          <w:rStyle w:val="CommentReference"/>
          <w:rFonts w:ascii="Times New Roman" w:hAnsi="Times New Roman" w:eastAsia="Times New Roman" w:cs="Times New Roman"/>
          <w:sz w:val="22"/>
          <w:szCs w:val="22"/>
          <w:lang w:val="en-US"/>
        </w:rPr>
        <w:commentReference w:id="581"/>
      </w:r>
      <w:r w:rsidRPr="1823EB44">
        <w:rPr>
          <w:rFonts w:ascii="Times New Roman" w:hAnsi="Times New Roman" w:eastAsia="Times New Roman" w:cs="Times New Roman"/>
          <w:lang w:val="en-US"/>
        </w:rPr>
        <w:t xml:space="preserve">(all p &gt; 0.20), indicating that these species form a statistically homogeneous </w:t>
      </w:r>
      <w:commentRangeEnd w:id="580"/>
      <w:r w:rsidR="006F3D22">
        <w:rPr>
          <w:rStyle w:val="CommentReference"/>
          <w:rFonts w:ascii="Times New Roman" w:hAnsi="Times New Roman" w:eastAsia="Times New Roman" w:cs="Times New Roman"/>
          <w:sz w:val="22"/>
          <w:szCs w:val="22"/>
          <w:lang w:val="en-US"/>
        </w:rPr>
        <w:commentReference w:id="580"/>
      </w:r>
      <w:ins w:author="Marijn Bauters" w:date="2026-09-01T13:51:00Z" w16du:dateUtc="2026-09-01T11:51:00Z" w:id="584">
        <w:r w:rsidR="006F3D22">
          <w:rPr>
            <w:rFonts w:ascii="Times New Roman" w:hAnsi="Times New Roman" w:eastAsia="Times New Roman" w:cs="Times New Roman"/>
            <w:lang w:val="en-US"/>
          </w:rPr>
          <w:t xml:space="preserve"> </w:t>
        </w:r>
      </w:ins>
      <w:r w:rsidRPr="1823EB44">
        <w:rPr>
          <w:rFonts w:ascii="Times New Roman" w:hAnsi="Times New Roman" w:eastAsia="Times New Roman" w:cs="Times New Roman"/>
          <w:lang w:val="en-US"/>
        </w:rPr>
        <w:t>high-iWUE group despite occupying two different elevations (2000 m and 3000 m).</w:t>
      </w:r>
    </w:p>
    <w:p w:rsidR="60AF5C88" w:rsidP="3F786F8F" w:rsidRDefault="4C1A0692" w14:paraId="343B362B" w14:textId="50C5CCBD">
      <w:pPr>
        <w:spacing w:before="240" w:after="240" w:line="480" w:lineRule="auto"/>
        <w:jc w:val="both"/>
        <w:rPr>
          <w:rFonts w:ascii="Calibri" w:hAnsi="Calibri" w:eastAsia="Calibri" w:cs="Calibri"/>
          <w:lang w:val="en-US"/>
        </w:rPr>
      </w:pPr>
      <w:r w:rsidRPr="6E51B7F6" w:rsidR="4C1A0692">
        <w:rPr>
          <w:rFonts w:eastAsia="游明朝" w:eastAsiaTheme="minorEastAsia"/>
          <w:lang w:val="en-US"/>
        </w:rPr>
        <w:t xml:space="preserve">Against this elevational backdrop, </w:t>
      </w:r>
      <w:commentRangeStart w:id="585"/>
      <w:r w:rsidRPr="6E51B7F6" w:rsidR="4C1A0692">
        <w:rPr>
          <w:rFonts w:eastAsia="游明朝" w:eastAsiaTheme="minorEastAsia"/>
          <w:lang w:val="en-US"/>
        </w:rPr>
        <w:t xml:space="preserve">neither physiological trend </w:t>
      </w:r>
      <w:commentRangeEnd w:id="585"/>
      <w:r>
        <w:rPr>
          <w:rStyle w:val="CommentReference"/>
        </w:rPr>
        <w:commentReference w:id="585"/>
      </w:r>
      <w:r w:rsidRPr="6E51B7F6" w:rsidR="4C1A0692">
        <w:rPr>
          <w:rFonts w:eastAsia="游明朝" w:eastAsiaTheme="minorEastAsia"/>
          <w:lang w:val="en-US"/>
        </w:rPr>
        <w:t xml:space="preserve">responded to nutrient addition in any species except </w:t>
      </w:r>
      <w:r w:rsidRPr="6E51B7F6" w:rsidR="4C1A0692">
        <w:rPr>
          <w:rFonts w:eastAsia="游明朝" w:eastAsiaTheme="minorEastAsia"/>
          <w:i w:val="1"/>
          <w:iCs w:val="1"/>
          <w:lang w:val="en-US"/>
        </w:rPr>
        <w:t xml:space="preserve">C. racemosa, </w:t>
      </w:r>
      <w:r w:rsidRPr="6E51B7F6" w:rsidR="4C1A0692">
        <w:rPr>
          <w:rFonts w:eastAsia="游明朝" w:eastAsiaTheme="minorEastAsia"/>
          <w:lang w:val="en-US"/>
        </w:rPr>
        <w:t xml:space="preserve">which showed a marginal decline in both </w:t>
      </w:r>
      <w:r w:rsidRPr="6E51B7F6" w:rsidR="4C1A0692">
        <w:rPr>
          <w:rFonts w:eastAsia="游明朝" w:eastAsiaTheme="minorEastAsia"/>
          <w:lang w:val="en-US"/>
        </w:rPr>
        <w:t>iWUE</w:t>
      </w:r>
      <w:r w:rsidRPr="6E51B7F6" w:rsidR="4C1A0692">
        <w:rPr>
          <w:rFonts w:eastAsia="游明朝" w:eastAsiaTheme="minorEastAsia"/>
          <w:lang w:val="en-US"/>
        </w:rPr>
        <w:t xml:space="preserve"> (β = −13.14 ± 5.71 </w:t>
      </w:r>
      <w:r w:rsidRPr="6E51B7F6" w:rsidR="4C1A0692">
        <w:rPr>
          <w:rFonts w:eastAsia="游明朝" w:eastAsiaTheme="minorEastAsia"/>
          <w:lang w:val="en-US"/>
        </w:rPr>
        <w:t>μmol</w:t>
      </w:r>
      <w:r w:rsidRPr="6E51B7F6" w:rsidR="4C1A0692">
        <w:rPr>
          <w:rFonts w:eastAsia="游明朝" w:eastAsiaTheme="minorEastAsia"/>
          <w:lang w:val="en-US"/>
        </w:rPr>
        <w:t xml:space="preserve">/mol, p = 0.05) and δ13C </w:t>
      </w:r>
      <w:r w:rsidRPr="6E51B7F6" w:rsidR="4C1A0692">
        <w:rPr>
          <w:rFonts w:eastAsia="游明朝" w:eastAsiaTheme="minorEastAsia"/>
          <w:lang w:val="en-US"/>
        </w:rPr>
        <w:t>( β</w:t>
      </w:r>
      <w:r w:rsidRPr="6E51B7F6" w:rsidR="4C1A0692">
        <w:rPr>
          <w:rFonts w:eastAsia="游明朝" w:eastAsiaTheme="minorEastAsia"/>
          <w:lang w:val="en-US"/>
        </w:rPr>
        <w:t xml:space="preserve"> = −1.07 ± 0.47‰, p = 0.06) under nitrogen </w:t>
      </w:r>
      <w:commentRangeStart w:id="586"/>
      <w:r w:rsidRPr="6E51B7F6" w:rsidR="4C1A0692">
        <w:rPr>
          <w:rFonts w:eastAsia="游明朝" w:eastAsiaTheme="minorEastAsia"/>
          <w:lang w:val="en-US"/>
        </w:rPr>
        <w:t>addition</w:t>
      </w:r>
      <w:r w:rsidRPr="6E51B7F6" w:rsidR="56DCE57D">
        <w:rPr>
          <w:rFonts w:eastAsia="游明朝" w:eastAsiaTheme="minorEastAsia"/>
          <w:lang w:val="en-US"/>
        </w:rPr>
        <w:t>.</w:t>
      </w:r>
      <w:commentRangeEnd w:id="586"/>
      <w:r>
        <w:rPr>
          <w:rStyle w:val="CommentReference"/>
        </w:rPr>
        <w:commentReference w:id="586"/>
      </w:r>
      <w:del w:author="Andrea Chavez Pacheco" w:date="2026-09-02T00:43:49.197Z" w16du:dateUtc="2026-09-02T00:43:49.197Z" w:id="1664418566">
        <w:r w:rsidRPr="6E51B7F6" w:rsidDel="4C1A0692">
          <w:rPr>
            <w:rFonts w:eastAsia="游明朝" w:eastAsiaTheme="minorEastAsia"/>
            <w:lang w:val="en-US"/>
          </w:rPr>
          <w:delText>.</w:delText>
        </w:r>
      </w:del>
      <w:r w:rsidRPr="6E51B7F6" w:rsidR="4C1A0692">
        <w:rPr>
          <w:rFonts w:eastAsia="游明朝" w:eastAsiaTheme="minorEastAsia"/>
          <w:lang w:val="en-US"/>
        </w:rPr>
        <w:t xml:space="preserve"> However, for </w:t>
      </w:r>
      <w:r w:rsidRPr="6E51B7F6" w:rsidR="4C1A0692">
        <w:rPr>
          <w:rFonts w:eastAsia="游明朝" w:eastAsiaTheme="minorEastAsia"/>
          <w:i w:val="1"/>
          <w:iCs w:val="1"/>
          <w:lang w:val="en-US"/>
        </w:rPr>
        <w:t xml:space="preserve">C. </w:t>
      </w:r>
      <w:r w:rsidRPr="6E51B7F6" w:rsidR="4C1A0692">
        <w:rPr>
          <w:rFonts w:eastAsia="游明朝" w:eastAsiaTheme="minorEastAsia"/>
          <w:i w:val="1"/>
          <w:iCs w:val="1"/>
          <w:lang w:val="en-US"/>
        </w:rPr>
        <w:t>racemosa,</w:t>
      </w:r>
      <w:r w:rsidRPr="6E51B7F6" w:rsidR="4C1A0692">
        <w:rPr>
          <w:rFonts w:eastAsia="游明朝" w:eastAsiaTheme="minorEastAsia"/>
          <w:lang w:val="en-US"/>
        </w:rPr>
        <w:t xml:space="preserve">  </w:t>
      </w:r>
      <w:commentRangeStart w:id="587"/>
      <w:r w:rsidRPr="6E51B7F6" w:rsidR="4C1A0692">
        <w:rPr>
          <w:rFonts w:eastAsia="游明朝" w:eastAsiaTheme="minorEastAsia"/>
          <w:lang w:val="en-US"/>
        </w:rPr>
        <w:t>this</w:t>
      </w:r>
      <w:r w:rsidRPr="6E51B7F6" w:rsidR="4C1A0692">
        <w:rPr>
          <w:rFonts w:eastAsia="游明朝" w:eastAsiaTheme="minorEastAsia"/>
          <w:lang w:val="en-US"/>
        </w:rPr>
        <w:t xml:space="preserve"> result should be interpreted with caution, as it was sensitive to model structure and based on a small sample size (n = 12)</w:t>
      </w:r>
      <w:commentRangeEnd w:id="587"/>
      <w:r>
        <w:rPr>
          <w:rStyle w:val="CommentReference"/>
        </w:rPr>
        <w:commentReference w:id="587"/>
      </w:r>
      <w:r w:rsidRPr="6E51B7F6" w:rsidR="4C1A0692">
        <w:rPr>
          <w:rFonts w:eastAsia="游明朝" w:eastAsiaTheme="minorEastAsia"/>
          <w:lang w:val="en-US"/>
        </w:rPr>
        <w:t>.</w:t>
      </w:r>
      <w:r w:rsidRPr="6E51B7F6" w:rsidR="4C1A0692">
        <w:rPr>
          <w:rFonts w:ascii="Times New Roman" w:hAnsi="Times New Roman" w:eastAsia="Times New Roman" w:cs="Times New Roman"/>
          <w:lang w:val="en-US"/>
        </w:rPr>
        <w:t xml:space="preserve"> </w:t>
      </w:r>
    </w:p>
    <w:p w:rsidR="7FFD1E32" w:rsidP="140BE2E6" w:rsidRDefault="0A9E1E9B" w14:paraId="6B0C6FE2" w14:textId="6C56A484">
      <w:pPr>
        <w:pStyle w:val="Heading2"/>
        <w:rPr>
          <w:rFonts w:ascii="Calibri" w:hAnsi="Calibri" w:eastAsia="Calibri" w:cs="Calibri"/>
          <w:i/>
          <w:iCs/>
          <w:sz w:val="22"/>
          <w:szCs w:val="22"/>
          <w:highlight w:val="yellow"/>
          <w:lang w:val="en-US"/>
        </w:rPr>
      </w:pPr>
      <w:r w:rsidRPr="140BE2E6">
        <w:rPr>
          <w:highlight w:val="yellow"/>
          <w:lang w:val="en-US"/>
        </w:rPr>
        <w:t>Leaf nutrients and iWUE relationships</w:t>
      </w:r>
    </w:p>
    <w:p w:rsidR="7FFD1E32" w:rsidP="6C22F0B7" w:rsidRDefault="3A26AFC1" w14:paraId="59B83981" w14:textId="05FFC93D">
      <w:pPr>
        <w:spacing w:after="200" w:line="480" w:lineRule="auto"/>
        <w:jc w:val="both"/>
        <w:rPr>
          <w:rFonts w:eastAsiaTheme="minorEastAsia"/>
          <w:lang w:val="en-US"/>
        </w:rPr>
      </w:pPr>
      <w:commentRangeStart w:id="588"/>
      <w:r w:rsidRPr="6C22F0B7">
        <w:rPr>
          <w:rFonts w:eastAsiaTheme="minorEastAsia"/>
          <w:lang w:val="en-US"/>
        </w:rPr>
        <w:t>iWUE</w:t>
      </w:r>
      <w:commentRangeEnd w:id="588"/>
      <w:r w:rsidRPr="6C22F0B7">
        <w:rPr>
          <w:rStyle w:val="CommentReference"/>
          <w:rFonts w:eastAsiaTheme="minorEastAsia"/>
          <w:sz w:val="22"/>
          <w:szCs w:val="22"/>
          <w:lang w:val="en-US"/>
        </w:rPr>
        <w:commentReference w:id="588"/>
      </w:r>
      <w:r w:rsidRPr="6C22F0B7">
        <w:rPr>
          <w:rFonts w:eastAsiaTheme="minorEastAsia"/>
          <w:lang w:val="en-US"/>
        </w:rPr>
        <w:t xml:space="preserve"> was positively and significantly associated with Narea in five of the six species (R² = 0.13–0.35, p ≤ 0.017), with </w:t>
      </w:r>
      <w:r w:rsidRPr="6C22F0B7">
        <w:rPr>
          <w:rFonts w:eastAsiaTheme="minorEastAsia"/>
          <w:i/>
          <w:iCs/>
          <w:lang w:val="en-US"/>
        </w:rPr>
        <w:t>C. racemosa</w:t>
      </w:r>
      <w:r w:rsidRPr="6C22F0B7">
        <w:rPr>
          <w:rFonts w:eastAsiaTheme="minorEastAsia"/>
          <w:lang w:val="en-US"/>
        </w:rPr>
        <w:t xml:space="preserve"> as the only exception (R² = 0.02, p = 0.65)</w:t>
      </w:r>
      <w:r w:rsidRPr="6C22F0B7" w:rsidR="4D17A433">
        <w:rPr>
          <w:rFonts w:eastAsiaTheme="minorEastAsia"/>
          <w:lang w:val="en-US"/>
        </w:rPr>
        <w:t xml:space="preserve"> (Table S11)</w:t>
      </w:r>
      <w:r w:rsidRPr="6C22F0B7">
        <w:rPr>
          <w:rFonts w:eastAsiaTheme="minorEastAsia"/>
          <w:lang w:val="en-US"/>
        </w:rPr>
        <w:t xml:space="preserve">. iWUE was negatively and significantly associated with SLA in the same five species (R² = 0.24–0.51, p ≤ 0.03), again with C. racemosa showing only a marginal trend (R² = 0.26, p = 0.09). By contrast, Parea was significantly associated with iWUE in only one species, </w:t>
      </w:r>
      <w:r w:rsidRPr="6C22F0B7">
        <w:rPr>
          <w:rFonts w:eastAsiaTheme="minorEastAsia"/>
          <w:i/>
          <w:iCs/>
          <w:lang w:val="en-US"/>
        </w:rPr>
        <w:t>C. racemosa</w:t>
      </w:r>
      <w:r w:rsidRPr="6C22F0B7">
        <w:rPr>
          <w:rFonts w:eastAsiaTheme="minorEastAsia"/>
          <w:lang w:val="en-US"/>
        </w:rPr>
        <w:t xml:space="preserve"> (R² = 0.49, p = 0.01); the relationship was not significant in the other five species. </w:t>
      </w:r>
    </w:p>
    <w:p w:rsidR="5EE5C934" w:rsidP="1823EB44" w:rsidRDefault="3A26AFC1" w14:paraId="1B6D779D" w14:textId="7B373154">
      <w:pPr>
        <w:spacing w:after="200" w:line="480" w:lineRule="auto"/>
        <w:jc w:val="both"/>
        <w:rPr>
          <w:rFonts w:eastAsiaTheme="minorEastAsia"/>
          <w:lang w:val="en-US"/>
        </w:rPr>
      </w:pPr>
      <w:r w:rsidRPr="1823EB44">
        <w:rPr>
          <w:rFonts w:eastAsiaTheme="minorEastAsia"/>
          <w:lang w:val="en-US"/>
        </w:rPr>
        <w:t xml:space="preserve">These </w:t>
      </w:r>
      <w:commentRangeStart w:id="589"/>
      <w:r w:rsidRPr="1823EB44">
        <w:rPr>
          <w:rFonts w:eastAsiaTheme="minorEastAsia"/>
          <w:lang w:val="en-US"/>
        </w:rPr>
        <w:t xml:space="preserve">patterns suggest that individual-level variation in iWUE across species is consistently coupled to Narea and SLA — leaves with more nitrogen per unit area and lower SLA (denser, more carbon-costly leaves) tend to show higher water-use efficiency — independent of whether that trait variation was induced by the nutrient-addition </w:t>
      </w:r>
      <w:commentRangeEnd w:id="589"/>
      <w:r w:rsidRPr="1823EB44" w:rsidR="00CD38C7">
        <w:rPr>
          <w:rStyle w:val="CommentReference"/>
          <w:rFonts w:eastAsiaTheme="minorEastAsia"/>
          <w:sz w:val="22"/>
          <w:szCs w:val="22"/>
          <w:lang w:val="en-US"/>
        </w:rPr>
        <w:commentReference w:id="589"/>
      </w:r>
      <w:r w:rsidRPr="1823EB44">
        <w:rPr>
          <w:rFonts w:eastAsiaTheme="minorEastAsia"/>
          <w:lang w:val="en-US"/>
        </w:rPr>
        <w:t xml:space="preserve">treatments. SMA analysis captures a structural relationship between traits that holds across the full range of natural variation, most of which is not attributable to the treatments themselves. In other words, nitrogen addition increased Narea in only half of the species, but the physiological coupling between Narea and iWUE evidently operates more broadly than the treatment effect alone. </w:t>
      </w:r>
      <w:commentRangeStart w:id="590"/>
      <w:r w:rsidRPr="1823EB44">
        <w:rPr>
          <w:rFonts w:eastAsiaTheme="minorEastAsia"/>
          <w:lang w:val="en-US"/>
        </w:rPr>
        <w:t>These SMA results are presented as exploratory; they do not establish a causal link between Narea, SLA, and iWUE</w:t>
      </w:r>
      <w:commentRangeEnd w:id="590"/>
      <w:r w:rsidRPr="1823EB44" w:rsidR="00B93CB9">
        <w:rPr>
          <w:rStyle w:val="CommentReference"/>
          <w:rFonts w:eastAsiaTheme="minorEastAsia"/>
          <w:sz w:val="22"/>
          <w:szCs w:val="22"/>
          <w:lang w:val="en-US"/>
        </w:rPr>
        <w:commentReference w:id="590"/>
      </w:r>
      <w:r w:rsidRPr="1823EB44">
        <w:rPr>
          <w:rFonts w:eastAsiaTheme="minorEastAsia"/>
          <w:lang w:val="en-US"/>
        </w:rPr>
        <w:t>.</w:t>
      </w:r>
    </w:p>
    <w:p w:rsidR="5A4F4C9C" w:rsidP="1823EB44" w:rsidRDefault="3A26AFC1" w14:paraId="475E6F8B" w14:textId="364CC911">
      <w:pPr>
        <w:pStyle w:val="Heading1"/>
        <w:spacing w:before="0" w:after="200" w:line="288" w:lineRule="auto"/>
        <w:jc w:val="both"/>
        <w:rPr>
          <w:rFonts w:ascii="Calibri" w:hAnsi="Calibri" w:eastAsia="Calibri" w:cs="Calibri"/>
          <w:b/>
          <w:bCs/>
          <w:i/>
          <w:iCs/>
          <w:lang w:val="en-US"/>
        </w:rPr>
      </w:pPr>
      <w:r w:rsidRPr="1823EB44">
        <w:rPr>
          <w:lang w:val="en-US"/>
        </w:rPr>
        <w:t>DISCUSSION</w:t>
      </w:r>
    </w:p>
    <w:p w:rsidR="5A4F4C9C" w:rsidP="6C22F0B7" w:rsidRDefault="5A4F4C9C" w14:paraId="161994D6" w14:textId="76FBEBD8">
      <w:pPr>
        <w:spacing w:after="200" w:line="480" w:lineRule="auto"/>
        <w:jc w:val="both"/>
        <w:rPr>
          <w:rFonts w:eastAsiaTheme="minorEastAsia"/>
          <w:sz w:val="24"/>
          <w:szCs w:val="24"/>
          <w:lang w:val="en-US"/>
        </w:rPr>
      </w:pPr>
      <w:commentRangeStart w:id="591"/>
      <w:r w:rsidRPr="6C22F0B7">
        <w:rPr>
          <w:rFonts w:eastAsiaTheme="minorEastAsia"/>
          <w:sz w:val="24"/>
          <w:szCs w:val="24"/>
          <w:lang w:val="en-US"/>
        </w:rPr>
        <w:t>In this st</w:t>
      </w:r>
      <w:commentRangeEnd w:id="591"/>
      <w:r w:rsidRPr="6C22F0B7" w:rsidR="0033719C">
        <w:rPr>
          <w:rStyle w:val="CommentReference"/>
          <w:rFonts w:eastAsiaTheme="minorEastAsia"/>
          <w:sz w:val="24"/>
          <w:szCs w:val="24"/>
          <w:lang w:val="en-US"/>
        </w:rPr>
        <w:commentReference w:id="591"/>
      </w:r>
      <w:r w:rsidRPr="6C22F0B7">
        <w:rPr>
          <w:rFonts w:eastAsiaTheme="minorEastAsia"/>
          <w:sz w:val="24"/>
          <w:szCs w:val="24"/>
          <w:lang w:val="en-US"/>
        </w:rPr>
        <w:t>udy, we examined how nitrogen (N) and phosphorus (P) addition after 18 years in the NUMEX experiment affect</w:t>
      </w:r>
      <w:r w:rsidRPr="6C22F0B7" w:rsidR="001F3428">
        <w:rPr>
          <w:rFonts w:eastAsiaTheme="minorEastAsia"/>
          <w:sz w:val="24"/>
          <w:szCs w:val="24"/>
          <w:lang w:val="en-US"/>
        </w:rPr>
        <w:t>ed</w:t>
      </w:r>
      <w:r w:rsidRPr="6C22F0B7">
        <w:rPr>
          <w:rFonts w:eastAsiaTheme="minorEastAsia"/>
          <w:sz w:val="24"/>
          <w:szCs w:val="24"/>
          <w:lang w:val="en-US"/>
        </w:rPr>
        <w:t xml:space="preserve"> (1) foliar nutrient concentrations and stoichiometry, (2) intrinsic water-use efficiency (iWUE) across an elevational gradient, and (3) the coordination between foliar nutrient traits and δ¹³C-derived estimates of iWUE, in common tree species of Ecuadorian tropical montane forests (TMF). As expected, nutrient addition increased foliar nutrient concentrations and altered nutrient stoichiometry, confirming that the added nutrients were taken up by the studied trees (Section 1). Contrary to our expectation</w:t>
      </w:r>
      <w:r w:rsidRPr="6C22F0B7" w:rsidR="4498EE52">
        <w:rPr>
          <w:rFonts w:eastAsiaTheme="minorEastAsia"/>
          <w:sz w:val="24"/>
          <w:szCs w:val="24"/>
          <w:lang w:val="en-US"/>
        </w:rPr>
        <w:t>,</w:t>
      </w:r>
      <w:r w:rsidRPr="6C22F0B7">
        <w:rPr>
          <w:rFonts w:eastAsiaTheme="minorEastAsia"/>
          <w:sz w:val="24"/>
          <w:szCs w:val="24"/>
          <w:lang w:val="en-US"/>
        </w:rPr>
        <w:t xml:space="preserve"> the coordination we expected between foliar nutrient status and δ¹³C-derived iWUE was largely absent at the level of the experimental treatment, even though there was clearly a difference in the natural, cross-species variation along the elevational gradient (Section 3). Together, these results suggest that </w:t>
      </w:r>
      <w:commentRangeStart w:id="592"/>
      <w:commentRangeStart w:id="593"/>
      <w:r w:rsidRPr="6C22F0B7">
        <w:rPr>
          <w:rFonts w:eastAsiaTheme="minorEastAsia"/>
          <w:sz w:val="24"/>
          <w:szCs w:val="24"/>
          <w:lang w:val="en-US"/>
        </w:rPr>
        <w:t>conservative</w:t>
      </w:r>
      <w:del w:author="Thomas Sibret [2]" w:date="2026-08-24T11:56:00Z" w16du:dateUtc="2026-08-24T09:56:00Z" w:id="594">
        <w:r w:rsidRPr="6C22F0B7" w:rsidDel="00C67043">
          <w:rPr>
            <w:rFonts w:eastAsiaTheme="minorEastAsia"/>
            <w:sz w:val="24"/>
            <w:szCs w:val="24"/>
            <w:lang w:val="en-US"/>
          </w:rPr>
          <w:delText>,</w:delText>
        </w:r>
      </w:del>
      <w:r w:rsidRPr="6C22F0B7">
        <w:rPr>
          <w:rFonts w:eastAsiaTheme="minorEastAsia"/>
          <w:sz w:val="24"/>
          <w:szCs w:val="24"/>
          <w:lang w:val="en-US"/>
        </w:rPr>
        <w:t xml:space="preserve"> species-specific strategies (Section 2) and the environmental context of each elevation (Section 3) — rather than nutrient supply itself — primarily govern carbon–water relations, a pattern with direct implications for how TMF carbon dynamics are represented in ecosystem models </w:t>
      </w:r>
      <w:commentRangeEnd w:id="592"/>
      <w:r w:rsidRPr="6C22F0B7" w:rsidR="001B6FC3">
        <w:rPr>
          <w:rStyle w:val="CommentReference"/>
          <w:rFonts w:eastAsiaTheme="minorEastAsia"/>
          <w:sz w:val="24"/>
          <w:szCs w:val="24"/>
          <w:lang w:val="en-US"/>
        </w:rPr>
        <w:commentReference w:id="592"/>
      </w:r>
      <w:commentRangeEnd w:id="593"/>
      <w:r>
        <w:rPr>
          <w:rStyle w:val="CommentReference"/>
        </w:rPr>
        <w:commentReference w:id="593"/>
      </w:r>
      <w:r w:rsidRPr="6C22F0B7">
        <w:rPr>
          <w:rFonts w:eastAsiaTheme="minorEastAsia"/>
          <w:sz w:val="24"/>
          <w:szCs w:val="24"/>
          <w:lang w:val="en-US"/>
        </w:rPr>
        <w:t>(Section 5).</w:t>
      </w:r>
    </w:p>
    <w:p w:rsidR="5A4F4C9C" w:rsidP="5A4F4C9C" w:rsidRDefault="5A4F4C9C" w14:paraId="1CD1D367" w14:textId="14038882">
      <w:pPr>
        <w:rPr>
          <w:lang w:val="en-US"/>
        </w:rPr>
      </w:pPr>
    </w:p>
    <w:p w:rsidR="5EE5C934" w:rsidP="1E8DDC2E" w:rsidRDefault="1E8DDC2E" w14:paraId="12C797ED" w14:textId="008AD240">
      <w:pPr>
        <w:pStyle w:val="Heading2"/>
        <w:rPr>
          <w:rFonts w:ascii="Calibri" w:hAnsi="Calibri" w:eastAsia="Calibri" w:cs="Calibri"/>
          <w:b/>
          <w:bCs/>
          <w:i/>
          <w:iCs/>
          <w:lang w:val="en-US"/>
        </w:rPr>
      </w:pPr>
      <w:r w:rsidRPr="1E8DDC2E">
        <w:rPr>
          <w:lang w:val="en-US"/>
        </w:rPr>
        <w:t xml:space="preserve"> 1. </w:t>
      </w:r>
      <w:commentRangeStart w:id="595"/>
      <w:r w:rsidRPr="1E8DDC2E">
        <w:rPr>
          <w:lang w:val="en-US"/>
        </w:rPr>
        <w:t>N</w:t>
      </w:r>
      <w:commentRangeEnd w:id="595"/>
      <w:r w:rsidRPr="1E8DDC2E" w:rsidR="00FE2EC4">
        <w:rPr>
          <w:rStyle w:val="CommentReference"/>
          <w:sz w:val="32"/>
          <w:szCs w:val="32"/>
          <w:lang w:val="en-US"/>
        </w:rPr>
        <w:commentReference w:id="595"/>
      </w:r>
      <w:r w:rsidRPr="1E8DDC2E">
        <w:rPr>
          <w:lang w:val="en-US"/>
        </w:rPr>
        <w:t>utrient uptake is reflected in higher leaf nutrient concentrations, but this is not translated into physiological change</w:t>
      </w:r>
    </w:p>
    <w:p w:rsidR="00DA4034" w:rsidP="5AD007EE" w:rsidRDefault="60E0656E" w14:paraId="151FBC16" w14:textId="517B73ED">
      <w:pPr>
        <w:spacing w:before="240" w:after="240" w:line="480" w:lineRule="auto"/>
        <w:jc w:val="both"/>
        <w:rPr>
          <w:rFonts w:ascii="Calibri" w:hAnsi="Calibri" w:eastAsia="Calibri" w:cs="Calibri"/>
          <w:sz w:val="24"/>
          <w:szCs w:val="24"/>
          <w:lang w:val="en-US"/>
        </w:rPr>
      </w:pPr>
      <w:r w:rsidRPr="1823EB44">
        <w:rPr>
          <w:rFonts w:ascii="Calibri" w:hAnsi="Calibri" w:eastAsia="Calibri" w:cs="Calibri"/>
          <w:sz w:val="24"/>
          <w:szCs w:val="24"/>
          <w:lang w:val="en-US"/>
        </w:rPr>
        <w:t xml:space="preserve">After 18 years of N and P addition in the NUMEX experiment, </w:t>
      </w:r>
      <w:r w:rsidR="001F3428">
        <w:rPr>
          <w:rFonts w:ascii="Calibri" w:hAnsi="Calibri" w:eastAsia="Calibri" w:cs="Calibri"/>
          <w:sz w:val="24"/>
          <w:szCs w:val="24"/>
          <w:lang w:val="en-US"/>
        </w:rPr>
        <w:t>only one</w:t>
      </w:r>
      <w:r w:rsidR="00DA4034">
        <w:rPr>
          <w:rFonts w:ascii="Calibri" w:hAnsi="Calibri" w:eastAsia="Calibri" w:cs="Calibri"/>
          <w:sz w:val="24"/>
          <w:szCs w:val="24"/>
          <w:lang w:val="en-US"/>
        </w:rPr>
        <w:t xml:space="preserve"> (P. torta)</w:t>
      </w:r>
      <w:r w:rsidR="001F3428">
        <w:rPr>
          <w:rFonts w:ascii="Calibri" w:hAnsi="Calibri" w:eastAsia="Calibri" w:cs="Calibri"/>
          <w:sz w:val="24"/>
          <w:szCs w:val="24"/>
          <w:lang w:val="en-US"/>
        </w:rPr>
        <w:t xml:space="preserve"> of the six </w:t>
      </w:r>
      <w:r w:rsidRPr="1823EB44">
        <w:rPr>
          <w:rFonts w:ascii="Calibri" w:hAnsi="Calibri" w:eastAsia="Calibri" w:cs="Calibri"/>
          <w:sz w:val="24"/>
          <w:szCs w:val="24"/>
          <w:lang w:val="en-US"/>
        </w:rPr>
        <w:t>studied species exhibit</w:t>
      </w:r>
      <w:r w:rsidR="001F3428">
        <w:rPr>
          <w:rFonts w:ascii="Calibri" w:hAnsi="Calibri" w:eastAsia="Calibri" w:cs="Calibri"/>
          <w:sz w:val="24"/>
          <w:szCs w:val="24"/>
          <w:lang w:val="en-US"/>
        </w:rPr>
        <w:t>ed</w:t>
      </w:r>
      <w:r w:rsidRPr="1823EB44">
        <w:rPr>
          <w:rFonts w:ascii="Calibri" w:hAnsi="Calibri" w:eastAsia="Calibri" w:cs="Calibri"/>
          <w:sz w:val="24"/>
          <w:szCs w:val="24"/>
          <w:lang w:val="en-US"/>
        </w:rPr>
        <w:t xml:space="preserve"> a significant </w:t>
      </w:r>
      <w:r w:rsidR="001F3428">
        <w:rPr>
          <w:rFonts w:ascii="Calibri" w:hAnsi="Calibri" w:eastAsia="Calibri" w:cs="Calibri"/>
          <w:sz w:val="24"/>
          <w:szCs w:val="24"/>
          <w:lang w:val="en-US"/>
        </w:rPr>
        <w:t>decrease</w:t>
      </w:r>
      <w:r w:rsidRPr="1823EB44" w:rsidR="001F3428">
        <w:rPr>
          <w:rFonts w:ascii="Calibri" w:hAnsi="Calibri" w:eastAsia="Calibri" w:cs="Calibri"/>
          <w:sz w:val="24"/>
          <w:szCs w:val="24"/>
          <w:lang w:val="en-US"/>
        </w:rPr>
        <w:t xml:space="preserve"> </w:t>
      </w:r>
      <w:r w:rsidRPr="1823EB44">
        <w:rPr>
          <w:rFonts w:ascii="Calibri" w:hAnsi="Calibri" w:eastAsia="Calibri" w:cs="Calibri"/>
          <w:sz w:val="24"/>
          <w:szCs w:val="24"/>
          <w:lang w:val="en-US"/>
        </w:rPr>
        <w:t xml:space="preserve">in iWUE </w:t>
      </w:r>
      <w:r w:rsidR="001F3428">
        <w:rPr>
          <w:rFonts w:ascii="Calibri" w:hAnsi="Calibri" w:eastAsia="Calibri" w:cs="Calibri"/>
          <w:sz w:val="24"/>
          <w:szCs w:val="24"/>
          <w:lang w:val="en-US"/>
        </w:rPr>
        <w:t xml:space="preserve">under N+P addition, </w:t>
      </w:r>
      <w:r w:rsidRPr="1823EB44">
        <w:rPr>
          <w:rFonts w:ascii="Calibri" w:hAnsi="Calibri" w:eastAsia="Calibri" w:cs="Calibri"/>
          <w:sz w:val="24"/>
          <w:szCs w:val="24"/>
          <w:lang w:val="en-US"/>
        </w:rPr>
        <w:t>relative to control plots</w:t>
      </w:r>
      <w:r w:rsidR="001F3428">
        <w:rPr>
          <w:rFonts w:ascii="Calibri" w:hAnsi="Calibri" w:eastAsia="Calibri" w:cs="Calibri"/>
          <w:sz w:val="24"/>
          <w:szCs w:val="24"/>
          <w:lang w:val="en-US"/>
        </w:rPr>
        <w:t>.</w:t>
      </w:r>
      <w:r w:rsidR="00DA4034">
        <w:rPr>
          <w:rFonts w:ascii="Calibri" w:hAnsi="Calibri" w:eastAsia="Calibri" w:cs="Calibri"/>
          <w:sz w:val="24"/>
          <w:szCs w:val="24"/>
          <w:lang w:val="en-US"/>
        </w:rPr>
        <w:t xml:space="preserve"> Interestingly, P. torta, unlike most of the species in this study, did not exhibit significant changes in leaf nutrient concentrations, leaf stoichiometry or SLA. </w:t>
      </w:r>
    </w:p>
    <w:p w:rsidR="3BBAE1DF" w:rsidP="5AD007EE" w:rsidRDefault="60E0656E" w14:paraId="1A0C05EF" w14:textId="0B409C23">
      <w:pPr>
        <w:spacing w:before="240" w:after="240" w:line="480" w:lineRule="auto"/>
        <w:jc w:val="both"/>
        <w:rPr>
          <w:rFonts w:eastAsiaTheme="minorEastAsia"/>
          <w:sz w:val="24"/>
          <w:szCs w:val="24"/>
          <w:lang w:val="en-US"/>
        </w:rPr>
      </w:pPr>
      <w:r w:rsidRPr="1823EB44">
        <w:rPr>
          <w:rFonts w:ascii="Calibri" w:hAnsi="Calibri" w:eastAsia="Calibri" w:cs="Calibri"/>
          <w:sz w:val="24"/>
          <w:szCs w:val="24"/>
          <w:lang w:val="en-US"/>
        </w:rPr>
        <w:t xml:space="preserve">Unlike instantaneous gas-exchange measurements, δ¹³C integrates carbon assimilation relative to stomatal conductance over the period of leaf formation </w:t>
      </w:r>
      <w:sdt>
        <w:sdtPr>
          <w:tag w:val="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
          <w:id w:val="1115811299"/>
          <w:placeholder>
            <w:docPart w:val="DefaultPlaceholder_-1854013440"/>
          </w:placeholder>
        </w:sdtPr>
        <w:sdtContent>
          <w:r w:rsidRPr="1823EB44" w:rsidR="1823EB44">
            <w:rPr>
              <w:rFonts w:ascii="Calibri" w:hAnsi="Calibri" w:eastAsia="Calibri" w:cs="Calibri"/>
              <w:color w:val="000000" w:themeColor="text1"/>
              <w:sz w:val="24"/>
              <w:szCs w:val="24"/>
              <w:lang w:val="en-US"/>
            </w:rPr>
            <w:t>(Cernusak et al., 2013b, 2013c)</w:t>
          </w:r>
        </w:sdtContent>
      </w:sdt>
      <w:ins w:author="Marijn Bauters" w:date="2026-09-01T13:58:00Z" w16du:dateUtc="2026-09-01T11:58:00Z" w:id="596">
        <w:r w:rsidR="001B6FC3">
          <w:rPr>
            <w:lang w:val="en-GB"/>
          </w:rPr>
          <w:t>.</w:t>
        </w:r>
      </w:ins>
      <w:del w:author="Marijn Bauters" w:date="2026-09-01T13:58:00Z" w16du:dateUtc="2026-09-01T11:58:00Z" w:id="597">
        <w:r w:rsidRPr="00A04FC2" w:rsidDel="001B6FC3">
          <w:rPr>
            <w:lang w:val="en-GB"/>
            <w:rPrChange w:author="Thomas Sibret [2]" w:date="2026-08-24T11:01:00Z" w16du:dateUtc="2026-08-24T09:01:00Z" w:id="598">
              <w:rPr/>
            </w:rPrChange>
          </w:rPr>
          <w:delText>,</w:delText>
        </w:r>
      </w:del>
      <w:r w:rsidRPr="00A04FC2">
        <w:rPr>
          <w:lang w:val="en-GB"/>
          <w:rPrChange w:author="Thomas Sibret [2]" w:date="2026-08-24T11:01:00Z" w16du:dateUtc="2026-08-24T09:01:00Z" w:id="599">
            <w:rPr/>
          </w:rPrChange>
        </w:rPr>
        <w:t xml:space="preserve"> </w:t>
      </w:r>
      <w:del w:author="Marijn Bauters" w:date="2026-09-01T13:58:00Z" w16du:dateUtc="2026-09-01T11:58:00Z" w:id="600">
        <w:r w:rsidRPr="00A04FC2" w:rsidDel="001B6FC3">
          <w:rPr>
            <w:lang w:val="en-GB"/>
            <w:rPrChange w:author="Thomas Sibret [2]" w:date="2026-08-24T11:01:00Z" w16du:dateUtc="2026-08-24T09:01:00Z" w:id="601">
              <w:rPr/>
            </w:rPrChange>
          </w:rPr>
          <w:delText xml:space="preserve">the </w:delText>
        </w:r>
      </w:del>
      <w:ins w:author="Marijn Bauters" w:date="2026-09-01T13:58:00Z" w16du:dateUtc="2026-09-01T11:58:00Z" w:id="602">
        <w:r w:rsidR="001B6FC3">
          <w:rPr>
            <w:lang w:val="en-GB"/>
          </w:rPr>
          <w:t>The</w:t>
        </w:r>
        <w:r w:rsidRPr="00A04FC2" w:rsidR="001B6FC3">
          <w:rPr>
            <w:lang w:val="en-GB"/>
            <w:rPrChange w:author="Thomas Sibret [2]" w:date="2026-08-24T11:01:00Z" w16du:dateUtc="2026-08-24T09:01:00Z" w:id="603">
              <w:rPr/>
            </w:rPrChange>
          </w:rPr>
          <w:t xml:space="preserve"> </w:t>
        </w:r>
      </w:ins>
      <w:del w:author="Marijn Bauters" w:date="2026-09-01T13:58:00Z" w16du:dateUtc="2026-09-01T11:58:00Z" w:id="604">
        <w:r w:rsidRPr="00A04FC2" w:rsidDel="001B6FC3">
          <w:rPr>
            <w:lang w:val="en-GB"/>
            <w:rPrChange w:author="Thomas Sibret [2]" w:date="2026-08-24T11:01:00Z" w16du:dateUtc="2026-08-24T09:01:00Z" w:id="605">
              <w:rPr/>
            </w:rPrChange>
          </w:rPr>
          <w:delText xml:space="preserve">absence </w:delText>
        </w:r>
      </w:del>
      <w:ins w:author="Marijn Bauters" w:date="2026-09-01T13:58:00Z" w16du:dateUtc="2026-09-01T11:58:00Z" w:id="606">
        <w:r w:rsidR="001B6FC3">
          <w:rPr>
            <w:lang w:val="en-GB"/>
          </w:rPr>
          <w:t>lack</w:t>
        </w:r>
        <w:r w:rsidRPr="00A04FC2" w:rsidR="001B6FC3">
          <w:rPr>
            <w:lang w:val="en-GB"/>
            <w:rPrChange w:author="Thomas Sibret [2]" w:date="2026-08-24T11:01:00Z" w16du:dateUtc="2026-08-24T09:01:00Z" w:id="607">
              <w:rPr/>
            </w:rPrChange>
          </w:rPr>
          <w:t xml:space="preserve"> </w:t>
        </w:r>
      </w:ins>
      <w:r w:rsidRPr="00A04FC2">
        <w:rPr>
          <w:lang w:val="en-GB"/>
          <w:rPrChange w:author="Thomas Sibret [2]" w:date="2026-08-24T11:01:00Z" w16du:dateUtc="2026-08-24T09:01:00Z" w:id="608">
            <w:rPr/>
          </w:rPrChange>
        </w:rPr>
        <w:t xml:space="preserve">of change in </w:t>
      </w:r>
      <w:r>
        <w:t>δ</w:t>
      </w:r>
      <w:r w:rsidRPr="00A04FC2">
        <w:rPr>
          <w:lang w:val="en-GB"/>
          <w:rPrChange w:author="Thomas Sibret [2]" w:date="2026-08-24T11:01:00Z" w16du:dateUtc="2026-08-24T09:01:00Z" w:id="609">
            <w:rPr/>
          </w:rPrChange>
        </w:rPr>
        <w:t xml:space="preserve">¹³C and Ci/Ca alongside </w:t>
      </w:r>
      <w:r w:rsidRPr="1823EB44">
        <w:rPr>
          <w:rFonts w:ascii="Calibri" w:hAnsi="Calibri" w:eastAsia="Calibri" w:cs="Calibri"/>
          <w:sz w:val="24"/>
          <w:szCs w:val="24"/>
          <w:lang w:val="en-US"/>
        </w:rPr>
        <w:t>iWUE indicates that nutrient enrichment did not modify the long-term balance between carbon gain and water loss in the studied species, despite clear evidence of nutrient uptake.</w:t>
      </w:r>
    </w:p>
    <w:p w:rsidR="590399F8" w:rsidP="1823EB44" w:rsidRDefault="60E0656E" w14:paraId="1D01A4DA" w14:textId="64E303D0">
      <w:pPr>
        <w:spacing w:line="480" w:lineRule="auto"/>
        <w:rPr>
          <w:sz w:val="24"/>
          <w:szCs w:val="24"/>
          <w:lang w:val="en-US"/>
        </w:rPr>
      </w:pPr>
      <w:commentRangeStart w:id="610"/>
      <w:del w:author="Marijn Bauters" w:date="2026-09-01T13:59:00Z" w16du:dateUtc="2026-09-01T11:59:00Z" w:id="611">
        <w:r w:rsidRPr="1823EB44" w:rsidDel="00280A50">
          <w:rPr>
            <w:lang w:val="en-US"/>
          </w:rPr>
          <w:delText>Adressing</w:delText>
        </w:r>
      </w:del>
      <w:ins w:author="Marijn Bauters" w:date="2026-09-01T13:59:00Z" w16du:dateUtc="2026-09-01T11:59:00Z" w:id="612">
        <w:r w:rsidR="00280A50">
          <w:rPr>
            <w:lang w:val="en-US"/>
          </w:rPr>
          <w:t>Addressing</w:t>
        </w:r>
      </w:ins>
      <w:r w:rsidRPr="1823EB44">
        <w:rPr>
          <w:lang w:val="en-US"/>
        </w:rPr>
        <w:t xml:space="preserve"> </w:t>
      </w:r>
      <w:commentRangeEnd w:id="610"/>
      <w:r w:rsidRPr="1823EB44" w:rsidR="00741010">
        <w:rPr>
          <w:rStyle w:val="CommentReference"/>
          <w:sz w:val="22"/>
          <w:szCs w:val="22"/>
          <w:lang w:val="en-US"/>
        </w:rPr>
        <w:commentReference w:id="610"/>
      </w:r>
      <w:r w:rsidRPr="1823EB44">
        <w:rPr>
          <w:lang w:val="en-US"/>
        </w:rPr>
        <w:t xml:space="preserve">the first research question, the observed changes in foliar nutrient traits confirm that the fertilization treatment was effective.  Primary productivity in TMF is supposed to </w:t>
      </w:r>
      <w:r w:rsidRPr="1823EB44" w:rsidR="79223C85">
        <w:rPr>
          <w:lang w:val="en-US"/>
        </w:rPr>
        <w:t>be limited</w:t>
      </w:r>
      <w:r w:rsidRPr="1823EB44">
        <w:rPr>
          <w:lang w:val="en-US"/>
        </w:rPr>
        <w:t xml:space="preserve"> by N or colimited by P availability, </w:t>
      </w:r>
      <w:r w:rsidRPr="00A04FC2">
        <w:rPr>
          <w:lang w:val="en-GB"/>
          <w:rPrChange w:author="Thomas Sibret [2]" w:date="2026-08-24T11:01:00Z" w16du:dateUtc="2026-08-24T09:01:00Z" w:id="613">
            <w:rPr/>
          </w:rPrChange>
        </w:rPr>
        <w:t>and we therefore</w:t>
      </w:r>
      <w:del w:author="Marijn Bauters" w:date="2026-09-01T13:59:00Z" w16du:dateUtc="2026-09-01T11:59:00Z" w:id="614">
        <w:r w:rsidRPr="00A04FC2" w:rsidDel="00280A50">
          <w:rPr>
            <w:lang w:val="en-GB"/>
            <w:rPrChange w:author="Thomas Sibret [2]" w:date="2026-08-24T11:01:00Z" w16du:dateUtc="2026-08-24T09:01:00Z" w:id="615">
              <w:rPr/>
            </w:rPrChange>
          </w:rPr>
          <w:delText>,</w:delText>
        </w:r>
      </w:del>
      <w:r w:rsidRPr="00A04FC2">
        <w:rPr>
          <w:lang w:val="en-GB"/>
          <w:rPrChange w:author="Thomas Sibret [2]" w:date="2026-08-24T11:01:00Z" w16du:dateUtc="2026-08-24T09:01:00Z" w:id="616">
            <w:rPr/>
          </w:rPrChange>
        </w:rPr>
        <w:t xml:space="preserve"> expected strong responses </w:t>
      </w:r>
      <w:del w:author="Marijn Bauters" w:date="2026-09-01T13:59:00Z" w16du:dateUtc="2026-09-01T11:59:00Z" w:id="617">
        <w:r w:rsidRPr="00A04FC2" w:rsidDel="00280A50">
          <w:rPr>
            <w:lang w:val="en-GB"/>
            <w:rPrChange w:author="Thomas Sibret [2]" w:date="2026-08-24T11:01:00Z" w16du:dateUtc="2026-08-24T09:01:00Z" w:id="618">
              <w:rPr/>
            </w:rPrChange>
          </w:rPr>
          <w:delText xml:space="preserve">where the nutrients were most limited </w:delText>
        </w:r>
      </w:del>
      <w:sdt>
        <w:sdtPr>
          <w:tag w:val="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
          <w:id w:val="747808795"/>
          <w:placeholder>
            <w:docPart w:val="DefaultPlaceholder_-1854013440"/>
          </w:placeholder>
        </w:sdtPr>
        <w:sdtContent>
          <w:r w:rsidRPr="00A04FC2" w:rsidR="6B6852D1">
            <w:rPr>
              <w:rFonts w:ascii="Calibri" w:hAnsi="Calibri" w:eastAsia="Calibri" w:cs="Calibri"/>
              <w:color w:val="000000" w:themeColor="text1"/>
              <w:lang w:val="en-GB"/>
              <w:rPrChange w:author="Thomas Sibret [2]" w:date="2026-08-24T11:01:00Z" w16du:dateUtc="2026-08-24T09:01:00Z" w:id="619">
                <w:rPr>
                  <w:rFonts w:ascii="Calibri" w:hAnsi="Calibri" w:eastAsia="Calibri" w:cs="Calibri"/>
                  <w:color w:val="000000" w:themeColor="text1"/>
                </w:rPr>
              </w:rPrChange>
            </w:rPr>
            <w:t>(Elser et al., 2007; Ostertag, 2010; Ostertag &amp; DiManno, 2016)</w:t>
          </w:r>
        </w:sdtContent>
      </w:sdt>
      <w:r w:rsidRPr="00A04FC2">
        <w:rPr>
          <w:lang w:val="en-GB"/>
          <w:rPrChange w:author="Thomas Sibret [2]" w:date="2026-08-24T11:01:00Z" w16du:dateUtc="2026-08-24T09:01:00Z" w:id="620">
            <w:rPr/>
          </w:rPrChange>
        </w:rPr>
        <w:t xml:space="preserve">. </w:t>
      </w:r>
      <w:commentRangeStart w:id="621"/>
      <w:r w:rsidRPr="1823EB44">
        <w:rPr>
          <w:rFonts w:ascii="Calibri" w:hAnsi="Calibri" w:eastAsia="Calibri" w:cs="Calibri"/>
          <w:lang w:val="en-US"/>
        </w:rPr>
        <w:t xml:space="preserve">In line with this expectation, four of six species responded strongly to N addition, with </w:t>
      </w:r>
      <w:del w:author="Marijn Bauters" w:date="2026-09-01T13:59:00Z" w16du:dateUtc="2026-09-01T11:59:00Z" w:id="622">
        <w:r w:rsidRPr="1823EB44" w:rsidDel="00280A50">
          <w:rPr>
            <w:rFonts w:ascii="Calibri" w:hAnsi="Calibri" w:eastAsia="Calibri" w:cs="Calibri"/>
            <w:lang w:val="en-US"/>
          </w:rPr>
          <w:delText xml:space="preserve">higher </w:delText>
        </w:r>
      </w:del>
      <w:ins w:author="Marijn Bauters" w:date="2026-09-01T13:59:00Z" w16du:dateUtc="2026-09-01T11:59:00Z" w:id="623">
        <w:r w:rsidR="00280A50">
          <w:rPr>
            <w:rFonts w:ascii="Calibri" w:hAnsi="Calibri" w:eastAsia="Calibri" w:cs="Calibri"/>
            <w:lang w:val="en-US"/>
          </w:rPr>
          <w:t>increas</w:t>
        </w:r>
      </w:ins>
      <w:ins w:author="Marijn Bauters" w:date="2026-09-01T14:00:00Z" w16du:dateUtc="2026-09-01T12:00:00Z" w:id="624">
        <w:r w:rsidR="00FC0200">
          <w:rPr>
            <w:rFonts w:ascii="Calibri" w:hAnsi="Calibri" w:eastAsia="Calibri" w:cs="Calibri"/>
            <w:lang w:val="en-US"/>
          </w:rPr>
          <w:t>ed</w:t>
        </w:r>
      </w:ins>
      <w:ins w:author="Marijn Bauters" w:date="2026-09-01T13:59:00Z" w16du:dateUtc="2026-09-01T11:59:00Z" w:id="625">
        <w:r w:rsidRPr="1823EB44" w:rsidR="00280A50">
          <w:rPr>
            <w:rFonts w:ascii="Calibri" w:hAnsi="Calibri" w:eastAsia="Calibri" w:cs="Calibri"/>
            <w:lang w:val="en-US"/>
          </w:rPr>
          <w:t xml:space="preserve"> </w:t>
        </w:r>
      </w:ins>
      <w:r w:rsidRPr="1823EB44">
        <w:rPr>
          <w:rFonts w:ascii="Calibri" w:hAnsi="Calibri" w:eastAsia="Calibri" w:cs="Calibri"/>
          <w:lang w:val="en-US"/>
        </w:rPr>
        <w:t>leaf nitrogen content (LNC), and three species at 2000 m and 3000 increased their area-based nitrogen content (Narea)</w:t>
      </w:r>
      <w:ins w:author="Thomas Sibret [2]" w:date="2026-08-24T12:11:00Z" w16du:dateUtc="2026-08-24T10:11:00Z" w:id="626">
        <w:r w:rsidR="00990A5B">
          <w:rPr>
            <w:rFonts w:ascii="Calibri" w:hAnsi="Calibri" w:eastAsia="Calibri" w:cs="Calibri"/>
            <w:lang w:val="en-US"/>
          </w:rPr>
          <w:t xml:space="preserve"> (Figure 1)</w:t>
        </w:r>
      </w:ins>
      <w:r w:rsidRPr="1823EB44">
        <w:rPr>
          <w:rFonts w:ascii="Calibri" w:hAnsi="Calibri" w:eastAsia="Calibri" w:cs="Calibri"/>
          <w:lang w:val="en-US"/>
        </w:rPr>
        <w:t>.</w:t>
      </w:r>
      <w:r w:rsidRPr="1823EB44" w:rsidR="4EE80D9C">
        <w:rPr>
          <w:rFonts w:ascii="Calibri" w:hAnsi="Calibri" w:eastAsia="Calibri" w:cs="Calibri"/>
          <w:lang w:val="en-US"/>
        </w:rPr>
        <w:t xml:space="preserve"> </w:t>
      </w:r>
      <w:commentRangeEnd w:id="621"/>
      <w:r w:rsidRPr="1823EB44" w:rsidR="000D0C35">
        <w:rPr>
          <w:rStyle w:val="CommentReference"/>
          <w:rFonts w:ascii="Calibri" w:hAnsi="Calibri" w:eastAsia="Calibri" w:cs="Calibri"/>
          <w:sz w:val="22"/>
          <w:szCs w:val="22"/>
          <w:lang w:val="en-US"/>
        </w:rPr>
        <w:commentReference w:id="621"/>
      </w:r>
      <w:r w:rsidRPr="1823EB44">
        <w:rPr>
          <w:rFonts w:ascii="Calibri" w:hAnsi="Calibri" w:eastAsia="Calibri" w:cs="Calibri"/>
          <w:lang w:val="en-US"/>
        </w:rPr>
        <w:t xml:space="preserve">Interestingly, P. torta increased </w:t>
      </w:r>
      <w:ins w:author="Marijn Bauters" w:date="2026-09-01T14:00:00Z" w16du:dateUtc="2026-09-01T12:00:00Z" w:id="627">
        <w:r w:rsidR="00FC0200">
          <w:rPr>
            <w:rFonts w:ascii="Calibri" w:hAnsi="Calibri" w:eastAsia="Calibri" w:cs="Calibri"/>
            <w:lang w:val="en-US"/>
          </w:rPr>
          <w:t xml:space="preserve">foliar </w:t>
        </w:r>
      </w:ins>
      <w:del w:author="Marijn Bauters" w:date="2026-09-01T14:00:00Z" w16du:dateUtc="2026-09-01T12:00:00Z" w:id="628">
        <w:r w:rsidRPr="1823EB44" w:rsidDel="00FC0200" w:rsidR="66522DC9">
          <w:rPr>
            <w:rFonts w:ascii="Calibri" w:hAnsi="Calibri" w:eastAsia="Calibri" w:cs="Calibri"/>
            <w:lang w:val="en-US"/>
          </w:rPr>
          <w:delText xml:space="preserve">marginally </w:delText>
        </w:r>
        <w:r w:rsidRPr="1823EB44" w:rsidDel="00FC0200">
          <w:rPr>
            <w:rFonts w:ascii="Calibri" w:hAnsi="Calibri" w:eastAsia="Calibri" w:cs="Calibri"/>
            <w:lang w:val="en-US"/>
          </w:rPr>
          <w:delText>N uptake</w:delText>
        </w:r>
      </w:del>
      <w:ins w:author="Marijn Bauters" w:date="2026-09-01T14:00:00Z" w16du:dateUtc="2026-09-01T12:00:00Z" w:id="629">
        <w:r w:rsidR="00FC0200">
          <w:rPr>
            <w:rFonts w:ascii="Calibri" w:hAnsi="Calibri" w:eastAsia="Calibri" w:cs="Calibri"/>
            <w:lang w:val="en-US"/>
          </w:rPr>
          <w:t>N marginally</w:t>
        </w:r>
      </w:ins>
      <w:r w:rsidRPr="1823EB44">
        <w:rPr>
          <w:rFonts w:ascii="Calibri" w:hAnsi="Calibri" w:eastAsia="Calibri" w:cs="Calibri"/>
          <w:lang w:val="en-US"/>
        </w:rPr>
        <w:t xml:space="preserve"> after P addition. </w:t>
      </w:r>
      <w:del w:author="Marijn Bauters" w:date="2026-09-01T14:00:00Z" w16du:dateUtc="2026-09-01T12:00:00Z" w:id="630">
        <w:r w:rsidRPr="1823EB44" w:rsidDel="00FC0200">
          <w:rPr>
            <w:rFonts w:ascii="Calibri" w:hAnsi="Calibri" w:eastAsia="Calibri" w:cs="Calibri"/>
            <w:lang w:val="en-US"/>
          </w:rPr>
          <w:delText>Although the mechanism remains uncertain,</w:delText>
        </w:r>
        <w:commentRangeStart w:id="631"/>
        <w:r w:rsidRPr="1823EB44" w:rsidDel="00FC0200">
          <w:rPr>
            <w:rFonts w:ascii="Calibri" w:hAnsi="Calibri" w:eastAsia="Calibri" w:cs="Calibri"/>
            <w:lang w:val="en-US"/>
          </w:rPr>
          <w:delText xml:space="preserve"> i</w:delText>
        </w:r>
      </w:del>
      <w:ins w:author="Marijn Bauters" w:date="2026-09-01T14:00:00Z" w16du:dateUtc="2026-09-01T12:00:00Z" w:id="632">
        <w:r w:rsidR="00FC0200">
          <w:rPr>
            <w:rFonts w:ascii="Calibri" w:hAnsi="Calibri" w:eastAsia="Calibri" w:cs="Calibri"/>
            <w:lang w:val="en-US"/>
          </w:rPr>
          <w:t>I</w:t>
        </w:r>
      </w:ins>
      <w:r w:rsidRPr="1823EB44">
        <w:rPr>
          <w:rFonts w:ascii="Calibri" w:hAnsi="Calibri" w:eastAsia="Calibri" w:cs="Calibri"/>
          <w:lang w:val="en-US"/>
        </w:rPr>
        <w:t xml:space="preserve">t has been discussed that P could promote N uptake </w:t>
      </w:r>
      <w:del w:author="Marijn Bauters" w:date="2026-09-01T14:00:00Z" w16du:dateUtc="2026-09-01T12:00:00Z" w:id="633">
        <w:r w:rsidRPr="1823EB44" w:rsidDel="00FC0200">
          <w:rPr>
            <w:rFonts w:ascii="Calibri" w:hAnsi="Calibri" w:eastAsia="Calibri" w:cs="Calibri"/>
            <w:lang w:val="en-US"/>
          </w:rPr>
          <w:delText xml:space="preserve">by </w:delText>
        </w:r>
      </w:del>
      <w:ins w:author="Marijn Bauters" w:date="2026-09-01T14:00:00Z" w16du:dateUtc="2026-09-01T12:00:00Z" w:id="634">
        <w:r w:rsidR="00FC0200">
          <w:rPr>
            <w:rFonts w:ascii="Calibri" w:hAnsi="Calibri" w:eastAsia="Calibri" w:cs="Calibri"/>
            <w:lang w:val="en-US"/>
          </w:rPr>
          <w:t>through</w:t>
        </w:r>
        <w:r w:rsidRPr="1823EB44" w:rsidR="00FC0200">
          <w:rPr>
            <w:rFonts w:ascii="Calibri" w:hAnsi="Calibri" w:eastAsia="Calibri" w:cs="Calibri"/>
            <w:lang w:val="en-US"/>
          </w:rPr>
          <w:t xml:space="preserve"> </w:t>
        </w:r>
      </w:ins>
      <w:r w:rsidRPr="1823EB44">
        <w:rPr>
          <w:rFonts w:ascii="Calibri" w:hAnsi="Calibri" w:eastAsia="Calibri" w:cs="Calibri"/>
          <w:lang w:val="en-US"/>
        </w:rPr>
        <w:t>modif</w:t>
      </w:r>
      <w:ins w:author="Marijn Bauters" w:date="2026-09-01T14:00:00Z" w16du:dateUtc="2026-09-01T12:00:00Z" w:id="635">
        <w:r w:rsidR="00FC0200">
          <w:rPr>
            <w:rFonts w:ascii="Calibri" w:hAnsi="Calibri" w:eastAsia="Calibri" w:cs="Calibri"/>
            <w:lang w:val="en-US"/>
          </w:rPr>
          <w:t>ying</w:t>
        </w:r>
      </w:ins>
      <w:del w:author="Marijn Bauters" w:date="2026-09-01T14:00:00Z" w16du:dateUtc="2026-09-01T12:00:00Z" w:id="636">
        <w:r w:rsidRPr="1823EB44" w:rsidDel="00FC0200">
          <w:rPr>
            <w:rFonts w:ascii="Calibri" w:hAnsi="Calibri" w:eastAsia="Calibri" w:cs="Calibri"/>
            <w:lang w:val="en-US"/>
          </w:rPr>
          <w:delText>ication of</w:delText>
        </w:r>
      </w:del>
      <w:r w:rsidRPr="1823EB44">
        <w:rPr>
          <w:rFonts w:ascii="Calibri" w:hAnsi="Calibri" w:eastAsia="Calibri" w:cs="Calibri"/>
          <w:lang w:val="en-US"/>
        </w:rPr>
        <w:t xml:space="preserve"> the soil microbial activities </w:t>
      </w:r>
      <w:sdt>
        <w:sdtPr>
          <w:rPr>
            <w:rFonts w:ascii="Calibri" w:hAnsi="Calibri" w:eastAsia="Calibri" w:cs="Calibri"/>
            <w:color w:val="000000" w:themeColor="text1"/>
            <w:lang w:val="en-US"/>
          </w:rPr>
          <w:tag w:val="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
          <w:id w:val="44303064"/>
          <w:placeholder>
            <w:docPart w:val="DefaultPlaceholder_-1854013440"/>
          </w:placeholder>
        </w:sdtPr>
        <w:sdtContent>
          <w:r w:rsidRPr="1823EB44" w:rsidR="1823EB44">
            <w:rPr>
              <w:rFonts w:ascii="Calibri" w:hAnsi="Calibri" w:eastAsia="Calibri" w:cs="Calibri"/>
              <w:color w:val="000000" w:themeColor="text1"/>
              <w:lang w:val="en-US"/>
            </w:rPr>
            <w:t>(Xia et al., 2023).</w:t>
          </w:r>
        </w:sdtContent>
      </w:sdt>
      <w:commentRangeEnd w:id="631"/>
      <w:r w:rsidRPr="1823EB44" w:rsidR="00904DDA">
        <w:rPr>
          <w:rStyle w:val="CommentReference"/>
          <w:rFonts w:ascii="Calibri" w:hAnsi="Calibri" w:eastAsia="Calibri" w:cs="Calibri"/>
          <w:sz w:val="22"/>
          <w:szCs w:val="22"/>
          <w:lang w:val="en-US"/>
        </w:rPr>
        <w:commentReference w:id="631"/>
      </w:r>
      <w:r w:rsidRPr="1823EB44" w:rsidR="16F178F5">
        <w:rPr>
          <w:rFonts w:ascii="Calibri" w:hAnsi="Calibri" w:eastAsia="Calibri" w:cs="Calibri"/>
          <w:lang w:val="en-US"/>
        </w:rPr>
        <w:t xml:space="preserve"> </w:t>
      </w:r>
      <w:commentRangeStart w:id="637"/>
      <w:r w:rsidRPr="1823EB44">
        <w:rPr>
          <w:rFonts w:ascii="Calibri" w:hAnsi="Calibri" w:eastAsia="Calibri" w:cs="Calibri"/>
          <w:lang w:val="en-US"/>
        </w:rPr>
        <w:t xml:space="preserve">The different strategies </w:t>
      </w:r>
      <w:del w:author="Marijn Bauters" w:date="2026-09-01T14:00:00Z" w16du:dateUtc="2026-09-01T12:00:00Z" w:id="638">
        <w:r w:rsidRPr="1823EB44" w:rsidDel="00FC0200">
          <w:rPr>
            <w:rFonts w:ascii="Calibri" w:hAnsi="Calibri" w:eastAsia="Calibri" w:cs="Calibri"/>
            <w:lang w:val="en-US"/>
          </w:rPr>
          <w:delText>leading here presented,</w:delText>
        </w:r>
      </w:del>
      <w:ins w:author="Marijn Bauters" w:date="2026-09-01T14:00:00Z" w16du:dateUtc="2026-09-01T12:00:00Z" w:id="639">
        <w:r w:rsidR="00FC0200">
          <w:rPr>
            <w:rFonts w:ascii="Calibri" w:hAnsi="Calibri" w:eastAsia="Calibri" w:cs="Calibri"/>
            <w:lang w:val="en-US"/>
          </w:rPr>
          <w:t>presented here</w:t>
        </w:r>
      </w:ins>
      <w:r w:rsidRPr="1823EB44">
        <w:rPr>
          <w:rFonts w:ascii="Calibri" w:hAnsi="Calibri" w:eastAsia="Calibri" w:cs="Calibri"/>
          <w:lang w:val="en-US"/>
        </w:rPr>
        <w:t xml:space="preserve"> have suggested that</w:t>
      </w:r>
      <w:r w:rsidRPr="00A04FC2">
        <w:rPr>
          <w:rFonts w:ascii="Calibri" w:hAnsi="Calibri" w:eastAsia="Calibri" w:cs="Calibri"/>
          <w:lang w:val="en-GB"/>
          <w:rPrChange w:author="Thomas Sibret [2]" w:date="2026-08-24T11:01:00Z" w16du:dateUtc="2026-08-24T09:01:00Z" w:id="640">
            <w:rPr>
              <w:rFonts w:ascii="Calibri" w:hAnsi="Calibri" w:eastAsia="Calibri" w:cs="Calibri"/>
            </w:rPr>
          </w:rPrChange>
        </w:rPr>
        <w:t xml:space="preserve"> </w:t>
      </w:r>
      <w:r w:rsidRPr="1823EB44">
        <w:rPr>
          <w:sz w:val="24"/>
          <w:szCs w:val="24"/>
          <w:lang w:val="en-US"/>
        </w:rPr>
        <w:t xml:space="preserve">nutrient stoichiometry in the NUMEX area is </w:t>
      </w:r>
      <w:r w:rsidRPr="00A04FC2">
        <w:rPr>
          <w:rFonts w:ascii="Calibri" w:hAnsi="Calibri" w:eastAsia="Calibri" w:cs="Calibri"/>
          <w:sz w:val="24"/>
          <w:szCs w:val="24"/>
          <w:lang w:val="en-GB"/>
          <w:rPrChange w:author="Thomas Sibret [2]" w:date="2026-08-24T11:01:00Z" w16du:dateUtc="2026-08-24T09:01:00Z" w:id="641">
            <w:rPr>
              <w:rFonts w:ascii="Calibri" w:hAnsi="Calibri" w:eastAsia="Calibri" w:cs="Calibri"/>
              <w:sz w:val="24"/>
              <w:szCs w:val="24"/>
            </w:rPr>
          </w:rPrChange>
        </w:rPr>
        <w:t>larg</w:t>
      </w:r>
      <w:commentRangeEnd w:id="637"/>
      <w:r w:rsidR="00FC0200">
        <w:rPr>
          <w:rStyle w:val="CommentReference"/>
          <w:rFonts w:ascii="Calibri" w:hAnsi="Calibri" w:eastAsia="Calibri" w:cs="Calibri"/>
          <w:sz w:val="24"/>
          <w:szCs w:val="24"/>
          <w:lang w:val="en-GB"/>
        </w:rPr>
        <w:commentReference w:id="637"/>
      </w:r>
      <w:ins w:author="Marijn Bauters" w:date="2026-09-01T14:01:00Z" w16du:dateUtc="2026-09-01T12:01:00Z" w:id="642">
        <w:r w:rsidR="00FC0200">
          <w:rPr>
            <w:rFonts w:ascii="Calibri" w:hAnsi="Calibri" w:eastAsia="Calibri" w:cs="Calibri"/>
            <w:sz w:val="24"/>
            <w:szCs w:val="24"/>
            <w:lang w:val="en-GB"/>
          </w:rPr>
          <w:t xml:space="preserve"> </w:t>
        </w:r>
      </w:ins>
      <w:r w:rsidRPr="00A04FC2">
        <w:rPr>
          <w:rFonts w:ascii="Calibri" w:hAnsi="Calibri" w:eastAsia="Calibri" w:cs="Calibri"/>
          <w:sz w:val="24"/>
          <w:szCs w:val="24"/>
          <w:lang w:val="en-GB"/>
          <w:rPrChange w:author="Thomas Sibret [2]" w:date="2026-08-24T11:01:00Z" w16du:dateUtc="2026-08-24T09:01:00Z" w:id="643">
            <w:rPr>
              <w:rFonts w:ascii="Calibri" w:hAnsi="Calibri" w:eastAsia="Calibri" w:cs="Calibri"/>
              <w:sz w:val="24"/>
              <w:szCs w:val="24"/>
            </w:rPr>
          </w:rPrChange>
        </w:rPr>
        <w:t xml:space="preserve">ely determined by species-specific nutrient acquisition and allocation strategies rather than by local edaphic conditions </w:t>
      </w:r>
      <w:sdt>
        <w:sdtPr>
          <w:rPr>
            <w:rFonts w:ascii="Calibri" w:hAnsi="Calibri" w:eastAsia="Calibri" w:cs="Calibri"/>
            <w:color w:val="000000" w:themeColor="text1"/>
            <w:sz w:val="24"/>
            <w:szCs w:val="24"/>
          </w:rPr>
          <w:tag w:val="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
          <w:id w:val="493185633"/>
          <w:placeholder>
            <w:docPart w:val="DefaultPlaceholder_-1854013440"/>
          </w:placeholder>
        </w:sdtPr>
        <w:sdtContent>
          <w:r w:rsidRPr="00A04FC2" w:rsidR="1823EB44">
            <w:rPr>
              <w:rFonts w:ascii="Calibri" w:hAnsi="Calibri" w:eastAsia="Calibri" w:cs="Calibri"/>
              <w:color w:val="000000" w:themeColor="text1"/>
              <w:sz w:val="24"/>
              <w:szCs w:val="24"/>
              <w:lang w:val="en-GB"/>
              <w:rPrChange w:author="Thomas Sibret [2]" w:date="2026-08-24T11:01:00Z" w16du:dateUtc="2026-08-24T09:01:00Z" w:id="644">
                <w:rPr>
                  <w:rFonts w:ascii="Calibri" w:hAnsi="Calibri" w:eastAsia="Calibri" w:cs="Calibri"/>
                  <w:color w:val="000000" w:themeColor="text1"/>
                  <w:sz w:val="24"/>
                  <w:szCs w:val="24"/>
                </w:rPr>
              </w:rPrChange>
            </w:rPr>
            <w:t>(Homeier et al., 2021)</w:t>
          </w:r>
        </w:sdtContent>
      </w:sdt>
      <w:r w:rsidRPr="00A04FC2">
        <w:rPr>
          <w:sz w:val="24"/>
          <w:szCs w:val="24"/>
          <w:lang w:val="en-GB"/>
          <w:rPrChange w:author="Thomas Sibret [2]" w:date="2026-08-24T11:01:00Z" w16du:dateUtc="2026-08-24T09:01:00Z" w:id="645">
            <w:rPr>
              <w:sz w:val="24"/>
              <w:szCs w:val="24"/>
            </w:rPr>
          </w:rPrChange>
        </w:rPr>
        <w:t>.</w:t>
      </w:r>
      <w:r w:rsidRPr="1823EB44">
        <w:rPr>
          <w:rFonts w:ascii="Calibri" w:hAnsi="Calibri" w:eastAsia="Calibri" w:cs="Calibri"/>
          <w:lang w:val="en-US"/>
        </w:rPr>
        <w:t xml:space="preserve"> </w:t>
      </w:r>
    </w:p>
    <w:p w:rsidRPr="00A04FC2" w:rsidR="590399F8" w:rsidP="3596FA5C" w:rsidRDefault="781056D1" w14:paraId="29422DEB" w14:textId="598D670E">
      <w:pPr>
        <w:spacing w:line="480" w:lineRule="auto"/>
        <w:jc w:val="both"/>
        <w:rPr>
          <w:rFonts w:ascii="Calibri" w:hAnsi="Calibri" w:eastAsia="Calibri" w:cs="Calibri"/>
          <w:lang w:val="en-GB"/>
          <w:rPrChange w:author="Thomas Sibret [2]" w:date="2026-08-24T11:01:00Z" w16du:dateUtc="2026-08-24T09:01:00Z" w:id="646">
            <w:rPr>
              <w:rFonts w:ascii="Calibri" w:hAnsi="Calibri" w:eastAsia="Calibri" w:cs="Calibri"/>
            </w:rPr>
          </w:rPrChange>
        </w:rPr>
      </w:pPr>
      <w:r w:rsidRPr="1823EB44">
        <w:rPr>
          <w:rFonts w:ascii="Calibri" w:hAnsi="Calibri" w:eastAsia="Calibri" w:cs="Calibri"/>
          <w:lang w:val="en-US"/>
        </w:rPr>
        <w:t>Phosphorus addition, on the other hand, had a strong effect on foliar P content and N/P ratios, providing evidence of an important role of P for these sites. These results</w:t>
      </w:r>
      <w:r w:rsidRPr="1823EB44">
        <w:rPr>
          <w:sz w:val="24"/>
          <w:szCs w:val="24"/>
          <w:lang w:val="en-US"/>
        </w:rPr>
        <w:t xml:space="preserve"> are consistent with previous research conducted in the area with seedlings on the same </w:t>
      </w:r>
      <w:r w:rsidRPr="1823EB44" w:rsidR="4DE194B2">
        <w:rPr>
          <w:sz w:val="24"/>
          <w:szCs w:val="24"/>
          <w:lang w:val="en-US"/>
        </w:rPr>
        <w:t xml:space="preserve">three </w:t>
      </w:r>
      <w:r w:rsidRPr="1823EB44">
        <w:rPr>
          <w:sz w:val="24"/>
          <w:szCs w:val="24"/>
          <w:lang w:val="en-US"/>
        </w:rPr>
        <w:t>species (</w:t>
      </w:r>
      <w:r w:rsidRPr="1823EB44">
        <w:rPr>
          <w:rFonts w:ascii="Calibri" w:hAnsi="Calibri" w:eastAsia="Calibri" w:cs="Calibri"/>
          <w:color w:val="000000" w:themeColor="text1"/>
          <w:sz w:val="24"/>
          <w:szCs w:val="24"/>
          <w:lang w:val="en-US"/>
        </w:rPr>
        <w:t xml:space="preserve">Cárate-Tandalla </w:t>
      </w:r>
      <w:commentRangeStart w:id="647"/>
      <w:r w:rsidRPr="1823EB44">
        <w:rPr>
          <w:rFonts w:ascii="Calibri" w:hAnsi="Calibri" w:eastAsia="Calibri" w:cs="Calibri"/>
          <w:color w:val="000000" w:themeColor="text1"/>
          <w:sz w:val="24"/>
          <w:szCs w:val="24"/>
          <w:lang w:val="en-US"/>
        </w:rPr>
        <w:t>et al., 2018);</w:t>
      </w:r>
      <w:r w:rsidRPr="1823EB44">
        <w:rPr>
          <w:sz w:val="24"/>
          <w:szCs w:val="24"/>
          <w:lang w:val="en-US"/>
        </w:rPr>
        <w:t xml:space="preserve"> and </w:t>
      </w:r>
      <w:commentRangeEnd w:id="647"/>
      <w:r w:rsidRPr="1823EB44" w:rsidR="004B54CA">
        <w:rPr>
          <w:rStyle w:val="CommentReference"/>
          <w:sz w:val="24"/>
          <w:szCs w:val="24"/>
          <w:lang w:val="en-US"/>
        </w:rPr>
        <w:commentReference w:id="647"/>
      </w:r>
      <w:r w:rsidRPr="1823EB44">
        <w:rPr>
          <w:sz w:val="24"/>
          <w:szCs w:val="24"/>
          <w:lang w:val="en-US"/>
        </w:rPr>
        <w:t xml:space="preserve">with mature trees </w:t>
      </w:r>
      <w:sdt>
        <w:sdtPr>
          <w:tag w:val="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
          <w:id w:val="1476135160"/>
          <w:placeholder>
            <w:docPart w:val="DefaultPlaceholder_-1854013440"/>
          </w:placeholder>
        </w:sdtPr>
        <w:sdtContent>
          <w:r w:rsidRPr="1823EB44" w:rsidR="1823EB44">
            <w:rPr>
              <w:rFonts w:ascii="Calibri" w:hAnsi="Calibri" w:eastAsia="Calibri" w:cs="Calibri"/>
              <w:color w:val="000000" w:themeColor="text1"/>
              <w:sz w:val="24"/>
              <w:szCs w:val="24"/>
              <w:lang w:val="en-US"/>
            </w:rPr>
            <w:t>(Homeier et al., 2012b, 2021)</w:t>
          </w:r>
        </w:sdtContent>
      </w:sdt>
      <w:r w:rsidRPr="00A04FC2">
        <w:rPr>
          <w:rFonts w:ascii="Calibri" w:hAnsi="Calibri" w:eastAsia="Calibri" w:cs="Calibri"/>
          <w:lang w:val="en-GB"/>
          <w:rPrChange w:author="Thomas Sibret [2]" w:date="2026-08-24T11:01:00Z" w16du:dateUtc="2026-08-24T09:01:00Z" w:id="648">
            <w:rPr>
              <w:rFonts w:ascii="Calibri" w:hAnsi="Calibri" w:eastAsia="Calibri" w:cs="Calibri"/>
            </w:rPr>
          </w:rPrChange>
        </w:rPr>
        <w:t xml:space="preserve">. The </w:t>
      </w:r>
      <w:commentRangeStart w:id="649"/>
      <w:r w:rsidRPr="00A04FC2">
        <w:rPr>
          <w:rFonts w:ascii="Calibri" w:hAnsi="Calibri" w:eastAsia="Calibri" w:cs="Calibri"/>
          <w:lang w:val="en-GB"/>
          <w:rPrChange w:author="Thomas Sibret [2]" w:date="2026-08-24T11:01:00Z" w16du:dateUtc="2026-08-24T09:01:00Z" w:id="650">
            <w:rPr>
              <w:rFonts w:ascii="Calibri" w:hAnsi="Calibri" w:eastAsia="Calibri" w:cs="Calibri"/>
            </w:rPr>
          </w:rPrChange>
        </w:rPr>
        <w:t xml:space="preserve">increased P uptake observed </w:t>
      </w:r>
      <w:commentRangeEnd w:id="649"/>
      <w:r w:rsidRPr="00A04FC2" w:rsidR="004B54CA">
        <w:rPr>
          <w:rStyle w:val="CommentReference"/>
          <w:rFonts w:ascii="Calibri" w:hAnsi="Calibri" w:eastAsia="Calibri" w:cs="Calibri"/>
          <w:sz w:val="22"/>
          <w:szCs w:val="22"/>
          <w:lang w:val="en-GB"/>
          <w:rPrChange w:author="Thomas Sibret [2]" w:date="2026-08-24T11:01:00Z" w16du:dateUtc="2026-08-24T09:01:00Z" w:id="651">
            <w:rPr>
              <w:rStyle w:val="CommentReference"/>
              <w:rFonts w:ascii="Calibri" w:hAnsi="Calibri" w:eastAsia="Calibri" w:cs="Calibri"/>
              <w:sz w:val="22"/>
              <w:szCs w:val="22"/>
            </w:rPr>
          </w:rPrChange>
        </w:rPr>
        <w:commentReference w:id="649"/>
      </w:r>
      <w:r w:rsidRPr="00A04FC2">
        <w:rPr>
          <w:rFonts w:ascii="Calibri" w:hAnsi="Calibri" w:eastAsia="Calibri" w:cs="Calibri"/>
          <w:lang w:val="en-GB"/>
          <w:rPrChange w:author="Thomas Sibret [2]" w:date="2026-08-24T11:01:00Z" w16du:dateUtc="2026-08-24T09:01:00Z" w:id="652">
            <w:rPr>
              <w:rFonts w:ascii="Calibri" w:hAnsi="Calibri" w:eastAsia="Calibri" w:cs="Calibri"/>
            </w:rPr>
          </w:rPrChange>
        </w:rPr>
        <w:t xml:space="preserve">here has been described as a form of  </w:t>
      </w:r>
      <w:r w:rsidRPr="00A04FC2">
        <w:rPr>
          <w:rFonts w:ascii="Calibri" w:hAnsi="Calibri" w:eastAsia="Calibri" w:cs="Calibri"/>
          <w:i/>
          <w:iCs/>
          <w:lang w:val="en-GB"/>
          <w:rPrChange w:author="Thomas Sibret [2]" w:date="2026-08-24T11:01:00Z" w16du:dateUtc="2026-08-24T09:01:00Z" w:id="653">
            <w:rPr>
              <w:rFonts w:ascii="Calibri" w:hAnsi="Calibri" w:eastAsia="Calibri" w:cs="Calibri"/>
              <w:i/>
              <w:iCs/>
            </w:rPr>
          </w:rPrChange>
        </w:rPr>
        <w:t>”luxury consumption”</w:t>
      </w:r>
      <w:r w:rsidRPr="00A04FC2">
        <w:rPr>
          <w:rFonts w:ascii="Calibri" w:hAnsi="Calibri" w:eastAsia="Calibri" w:cs="Calibri"/>
          <w:lang w:val="en-GB"/>
          <w:rPrChange w:author="Thomas Sibret [2]" w:date="2026-08-24T11:01:00Z" w16du:dateUtc="2026-08-24T09:01:00Z" w:id="654">
            <w:rPr>
              <w:rFonts w:ascii="Calibri" w:hAnsi="Calibri" w:eastAsia="Calibri" w:cs="Calibri"/>
            </w:rPr>
          </w:rPrChange>
        </w:rPr>
        <w:t xml:space="preserve"> reported in some lowland tropical species </w:t>
      </w:r>
      <w:sdt>
        <w:sdtPr>
          <w:tag w:val="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
          <w:id w:val="955087137"/>
          <w:placeholder>
            <w:docPart w:val="DefaultPlaceholder_-1854013440"/>
          </w:placeholder>
        </w:sdtPr>
        <w:sdtContent>
          <w:r w:rsidRPr="00A04FC2" w:rsidR="1823EB44">
            <w:rPr>
              <w:rFonts w:ascii="Calibri" w:hAnsi="Calibri" w:eastAsia="Calibri" w:cs="Calibri"/>
              <w:color w:val="000000" w:themeColor="text1"/>
              <w:lang w:val="en-GB"/>
              <w:rPrChange w:author="Thomas Sibret [2]" w:date="2026-08-24T11:01:00Z" w16du:dateUtc="2026-08-24T09:01:00Z" w:id="655">
                <w:rPr>
                  <w:rFonts w:ascii="Calibri" w:hAnsi="Calibri" w:eastAsia="Calibri" w:cs="Calibri"/>
                  <w:color w:val="000000" w:themeColor="text1"/>
                </w:rPr>
              </w:rPrChange>
            </w:rPr>
            <w:t>(Mayor et al., 2014; Ostertag, 2010)</w:t>
          </w:r>
        </w:sdtContent>
      </w:sdt>
      <w:r w:rsidRPr="00A04FC2">
        <w:rPr>
          <w:lang w:val="en-GB"/>
          <w:rPrChange w:author="Thomas Sibret [2]" w:date="2026-08-24T11:01:00Z" w16du:dateUtc="2026-08-24T09:01:00Z" w:id="656">
            <w:rPr/>
          </w:rPrChange>
        </w:rPr>
        <w:t>.</w:t>
      </w:r>
      <w:r w:rsidRPr="00A04FC2">
        <w:rPr>
          <w:rFonts w:ascii="Calibri" w:hAnsi="Calibri" w:eastAsia="Calibri" w:cs="Calibri"/>
          <w:color w:val="000000" w:themeColor="text1"/>
          <w:lang w:val="en-GB"/>
          <w:rPrChange w:author="Thomas Sibret [2]" w:date="2026-08-24T11:01:00Z" w16du:dateUtc="2026-08-24T09:01:00Z" w:id="657">
            <w:rPr>
              <w:rFonts w:ascii="Calibri" w:hAnsi="Calibri" w:eastAsia="Calibri" w:cs="Calibri"/>
              <w:color w:val="000000" w:themeColor="text1"/>
            </w:rPr>
          </w:rPrChange>
        </w:rPr>
        <w:t xml:space="preserve"> This pattern of P </w:t>
      </w:r>
      <w:del w:author="Thomas Sibret [2]" w:date="2026-08-24T12:14:00Z" w16du:dateUtc="2026-08-24T10:14:00Z" w:id="658">
        <w:r w:rsidRPr="00A04FC2" w:rsidDel="00077E6C">
          <w:rPr>
            <w:rFonts w:ascii="Calibri" w:hAnsi="Calibri" w:eastAsia="Calibri" w:cs="Calibri"/>
            <w:color w:val="000000" w:themeColor="text1"/>
            <w:lang w:val="en-GB"/>
            <w:rPrChange w:author="Thomas Sibret [2]" w:date="2026-08-24T11:01:00Z" w16du:dateUtc="2026-08-24T09:01:00Z" w:id="659">
              <w:rPr>
                <w:rFonts w:ascii="Calibri" w:hAnsi="Calibri" w:eastAsia="Calibri" w:cs="Calibri"/>
                <w:color w:val="000000" w:themeColor="text1"/>
              </w:rPr>
            </w:rPrChange>
          </w:rPr>
          <w:delText>acquisiton</w:delText>
        </w:r>
      </w:del>
      <w:ins w:author="Thomas Sibret [2]" w:date="2026-08-24T12:14:00Z" w16du:dateUtc="2026-08-24T10:14:00Z" w:id="660">
        <w:r w:rsidRPr="00077E6C" w:rsidR="00077E6C">
          <w:rPr>
            <w:rFonts w:ascii="Calibri" w:hAnsi="Calibri" w:eastAsia="Calibri" w:cs="Calibri"/>
            <w:color w:val="000000" w:themeColor="text1"/>
            <w:lang w:val="en-GB"/>
          </w:rPr>
          <w:t>acquisition</w:t>
        </w:r>
      </w:ins>
      <w:r w:rsidRPr="00A04FC2">
        <w:rPr>
          <w:rFonts w:ascii="Calibri" w:hAnsi="Calibri" w:eastAsia="Calibri" w:cs="Calibri"/>
          <w:color w:val="000000" w:themeColor="text1"/>
          <w:lang w:val="en-GB"/>
          <w:rPrChange w:author="Thomas Sibret [2]" w:date="2026-08-24T11:01:00Z" w16du:dateUtc="2026-08-24T09:01:00Z" w:id="661">
            <w:rPr>
              <w:rFonts w:ascii="Calibri" w:hAnsi="Calibri" w:eastAsia="Calibri" w:cs="Calibri"/>
              <w:color w:val="000000" w:themeColor="text1"/>
            </w:rPr>
          </w:rPrChange>
        </w:rPr>
        <w:t xml:space="preserve"> is consistent with the idea that species adapted to grow on nutrient-poor environments may be unable to downregulate P acquisition when this nutrient becomes available, maintaining uptake of an otherwise rare resource (Lambers &amp; Shane, 2007; Standish et al., 2007; Ostertag, 2010).  </w:t>
      </w:r>
      <w:r w:rsidRPr="00A04FC2">
        <w:rPr>
          <w:rFonts w:ascii="Calibri" w:hAnsi="Calibri" w:eastAsia="Calibri" w:cs="Calibri"/>
          <w:lang w:val="en-GB"/>
          <w:rPrChange w:author="Thomas Sibret [2]" w:date="2026-08-24T11:01:00Z" w16du:dateUtc="2026-08-24T09:01:00Z" w:id="662">
            <w:rPr>
              <w:rFonts w:ascii="Calibri" w:hAnsi="Calibri" w:eastAsia="Calibri" w:cs="Calibri"/>
            </w:rPr>
          </w:rPrChange>
        </w:rPr>
        <w:t xml:space="preserve"> </w:t>
      </w:r>
    </w:p>
    <w:p w:rsidR="590399F8" w:rsidP="3596FA5C" w:rsidRDefault="60E0656E" w14:paraId="22DB110A" w14:textId="2B0C5DC8">
      <w:pPr>
        <w:spacing w:line="480" w:lineRule="auto"/>
        <w:rPr>
          <w:rFonts w:ascii="Calibri" w:hAnsi="Calibri" w:eastAsia="Calibri" w:cs="Calibri"/>
          <w:color w:val="000000" w:themeColor="text1"/>
          <w:sz w:val="24"/>
          <w:szCs w:val="24"/>
          <w:lang w:val="en-US"/>
        </w:rPr>
      </w:pPr>
      <w:del w:author="Marijn Bauters" w:date="2026-09-01T14:03:00Z" w16du:dateUtc="2026-09-01T12:03:00Z" w:id="663">
        <w:r w:rsidRPr="6C22F0B7" w:rsidDel="004B54CA">
          <w:rPr>
            <w:rFonts w:ascii="Calibri" w:hAnsi="Calibri" w:eastAsia="Calibri" w:cs="Calibri"/>
            <w:lang w:val="en-US"/>
          </w:rPr>
          <w:delText>Our analysis indicates that morphological</w:delText>
        </w:r>
      </w:del>
      <w:ins w:author="Marijn Bauters" w:date="2026-09-01T14:03:00Z" w16du:dateUtc="2026-09-01T12:03:00Z" w:id="664">
        <w:r w:rsidR="004B54CA">
          <w:rPr>
            <w:rFonts w:ascii="Calibri" w:hAnsi="Calibri" w:eastAsia="Calibri" w:cs="Calibri"/>
            <w:lang w:val="en-US"/>
          </w:rPr>
          <w:t>In contrast to the foliar nutrient concentrations, leaf morphological</w:t>
        </w:r>
      </w:ins>
      <w:r w:rsidRPr="6C22F0B7">
        <w:rPr>
          <w:rFonts w:ascii="Calibri" w:hAnsi="Calibri" w:eastAsia="Calibri" w:cs="Calibri"/>
          <w:lang w:val="en-US"/>
        </w:rPr>
        <w:t xml:space="preserve"> traits </w:t>
      </w:r>
      <w:del w:author="Marijn Bauters" w:date="2026-09-01T14:03:00Z" w16du:dateUtc="2026-09-01T12:03:00Z" w:id="665">
        <w:r w:rsidRPr="6C22F0B7" w:rsidDel="004B54CA">
          <w:rPr>
            <w:rFonts w:ascii="Calibri" w:hAnsi="Calibri" w:eastAsia="Calibri" w:cs="Calibri"/>
            <w:lang w:val="en-US"/>
          </w:rPr>
          <w:delText xml:space="preserve">analyzed </w:delText>
        </w:r>
      </w:del>
      <w:r w:rsidRPr="6C22F0B7">
        <w:rPr>
          <w:rFonts w:ascii="Calibri" w:hAnsi="Calibri" w:eastAsia="Calibri" w:cs="Calibri"/>
          <w:lang w:val="en-US"/>
        </w:rPr>
        <w:t>were far less responsive to nutrient addition</w:t>
      </w:r>
      <w:del w:author="Marijn Bauters" w:date="2026-09-01T14:03:00Z" w16du:dateUtc="2026-09-01T12:03:00Z" w:id="666">
        <w:r w:rsidRPr="6C22F0B7" w:rsidDel="004B54CA">
          <w:rPr>
            <w:rFonts w:ascii="Calibri" w:hAnsi="Calibri" w:eastAsia="Calibri" w:cs="Calibri"/>
            <w:lang w:val="en-US"/>
          </w:rPr>
          <w:delText xml:space="preserve"> than the foliar nutrient concentrations </w:delText>
        </w:r>
        <w:r w:rsidRPr="00277B5C" w:rsidDel="004B54CA">
          <w:rPr>
            <w:rFonts w:ascii="Calibri" w:hAnsi="Calibri" w:eastAsia="Calibri" w:cs="Calibri"/>
            <w:highlight w:val="yellow"/>
            <w:lang w:val="en-US"/>
            <w:rPrChange w:author="Thomas Sibret [2]" w:date="2026-08-24T12:22:00Z" w16du:dateUtc="2026-08-24T10:22:00Z" w:id="667">
              <w:rPr>
                <w:rFonts w:ascii="Calibri" w:hAnsi="Calibri" w:eastAsia="Calibri" w:cs="Calibri"/>
                <w:lang w:val="en-US"/>
              </w:rPr>
            </w:rPrChange>
          </w:rPr>
          <w:delText>discussed above</w:delText>
        </w:r>
        <w:r w:rsidRPr="00277B5C" w:rsidDel="00B109DE">
          <w:rPr>
            <w:rFonts w:ascii="Calibri" w:hAnsi="Calibri" w:eastAsia="Calibri" w:cs="Calibri"/>
            <w:highlight w:val="yellow"/>
            <w:lang w:val="en-US"/>
            <w:rPrChange w:author="Thomas Sibret [2]" w:date="2026-08-24T12:22:00Z" w16du:dateUtc="2026-08-24T10:22:00Z" w:id="668">
              <w:rPr>
                <w:rFonts w:ascii="Calibri" w:hAnsi="Calibri" w:eastAsia="Calibri" w:cs="Calibri"/>
                <w:lang w:val="en-US"/>
              </w:rPr>
            </w:rPrChange>
          </w:rPr>
          <w:delText>.</w:delText>
        </w:r>
        <w:r w:rsidRPr="00A04FC2" w:rsidDel="00B109DE" w:rsidR="005F514A">
          <w:rPr>
            <w:rFonts w:ascii="Calibri" w:hAnsi="Calibri" w:eastAsia="Calibri" w:cs="Calibri"/>
            <w:lang w:val="en-GB"/>
            <w:rPrChange w:author="Thomas Sibret [2]" w:date="2026-08-24T11:01:00Z" w16du:dateUtc="2026-08-24T09:01:00Z" w:id="669">
              <w:rPr>
                <w:rFonts w:ascii="Calibri" w:hAnsi="Calibri" w:eastAsia="Calibri" w:cs="Calibri"/>
              </w:rPr>
            </w:rPrChange>
          </w:rPr>
          <w:delText xml:space="preserve"> </w:delText>
        </w:r>
        <w:r w:rsidRPr="00A04FC2" w:rsidDel="00B109DE">
          <w:rPr>
            <w:rFonts w:ascii="Calibri" w:hAnsi="Calibri" w:eastAsia="Calibri" w:cs="Calibri"/>
            <w:lang w:val="en-GB"/>
            <w:rPrChange w:author="Thomas Sibret [2]" w:date="2026-08-24T11:01:00Z" w16du:dateUtc="2026-08-24T09:01:00Z" w:id="670">
              <w:rPr>
                <w:rFonts w:ascii="Calibri" w:hAnsi="Calibri" w:eastAsia="Calibri" w:cs="Calibri"/>
              </w:rPr>
            </w:rPrChange>
          </w:rPr>
          <w:delText>Foliar nutrients have been reported consistenly as indicators of change in nutrient availability experiments</w:delText>
        </w:r>
        <w:r w:rsidRPr="00A04FC2" w:rsidDel="00B109DE">
          <w:rPr>
            <w:lang w:val="en-GB"/>
            <w:rPrChange w:author="Thomas Sibret [2]" w:date="2026-08-24T11:01:00Z" w16du:dateUtc="2026-08-24T09:01:00Z" w:id="671">
              <w:rPr/>
            </w:rPrChange>
          </w:rPr>
          <w:delText xml:space="preserve"> </w:delText>
        </w:r>
      </w:del>
      <w:customXmlDelRangeStart w:author="Marijn Bauters" w:date="2026-09-01T14:03:00Z" w:id="672"/>
      <w:sdt>
        <w:sdtPr>
          <w:rPr>
            <w:rFonts w:ascii="Calibri" w:hAnsi="Calibri" w:eastAsia="Calibri" w:cs="Calibri"/>
            <w:color w:val="000000" w:themeColor="text1"/>
            <w:sz w:val="24"/>
            <w:szCs w:val="24"/>
            <w:lang w:val="en-US"/>
          </w:rPr>
          <w:tag w:val="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
          <w:id w:val="2116435340"/>
          <w:placeholder>
            <w:docPart w:val="DefaultPlaceholder_-1854013440"/>
          </w:placeholder>
        </w:sdtPr>
        <w:sdtContent>
          <w:customXmlDelRangeEnd w:id="672"/>
          <w:del w:author="Marijn Bauters" w:date="2026-09-01T14:03:00Z" w16du:dateUtc="2026-09-01T12:03:00Z" w:id="673">
            <w:r w:rsidRPr="00A04FC2" w:rsidDel="00B109DE" w:rsidR="6B6852D1">
              <w:rPr>
                <w:rFonts w:ascii="Calibri" w:hAnsi="Calibri" w:eastAsia="Calibri" w:cs="Calibri"/>
                <w:color w:val="000000" w:themeColor="text1"/>
                <w:sz w:val="24"/>
                <w:szCs w:val="24"/>
                <w:lang w:val="en-GB"/>
                <w:rPrChange w:author="Thomas Sibret [2]" w:date="2026-08-24T11:01:00Z" w16du:dateUtc="2026-08-24T09:01:00Z" w:id="674">
                  <w:rPr>
                    <w:rFonts w:ascii="Calibri" w:hAnsi="Calibri" w:eastAsia="Calibri" w:cs="Calibri"/>
                    <w:color w:val="000000" w:themeColor="text1"/>
                    <w:sz w:val="24"/>
                    <w:szCs w:val="24"/>
                  </w:rPr>
                </w:rPrChange>
              </w:rPr>
              <w:delText>(Báez &amp; Homeier, 2018; Baldos et al., 2015; Dietrich et al., 2016; Firn et al., 2019; Homeier et al., 2012b, 2013b, 2017)</w:delText>
            </w:r>
          </w:del>
          <w:customXmlDelRangeStart w:author="Marijn Bauters" w:date="2026-09-01T14:03:00Z" w:id="675"/>
        </w:sdtContent>
      </w:sdt>
      <w:customXmlDelRangeEnd w:id="675"/>
      <w:r w:rsidRPr="6C22F0B7">
        <w:rPr>
          <w:rFonts w:ascii="Calibri" w:hAnsi="Calibri" w:eastAsia="Calibri" w:cs="Calibri"/>
          <w:color w:val="000000" w:themeColor="text1"/>
          <w:sz w:val="24"/>
          <w:szCs w:val="24"/>
          <w:lang w:val="en-US"/>
        </w:rPr>
        <w:t xml:space="preserve">. </w:t>
      </w:r>
      <w:r w:rsidRPr="6C22F0B7">
        <w:rPr>
          <w:rFonts w:ascii="Calibri" w:hAnsi="Calibri" w:eastAsia="Calibri" w:cs="Calibri"/>
          <w:lang w:val="en-US"/>
        </w:rPr>
        <w:t>Research conducted in grasslands as part of the NUTNET network has similarly shown that foliar nutrients are a more</w:t>
      </w:r>
      <w:r w:rsidRPr="00A04FC2">
        <w:rPr>
          <w:rFonts w:ascii="Calibri" w:hAnsi="Calibri" w:eastAsia="Calibri" w:cs="Calibri"/>
          <w:lang w:val="en-GB"/>
          <w:rPrChange w:author="Thomas Sibret [2]" w:date="2026-08-24T11:01:00Z" w16du:dateUtc="2026-08-24T09:01:00Z" w:id="676">
            <w:rPr>
              <w:rFonts w:ascii="Calibri" w:hAnsi="Calibri" w:eastAsia="Calibri" w:cs="Calibri"/>
            </w:rPr>
          </w:rPrChange>
        </w:rPr>
        <w:t xml:space="preserve"> consistent indicator of a response to increased nutrient availability across field experiments than S</w:t>
      </w:r>
      <w:commentRangeStart w:id="677"/>
      <w:r w:rsidRPr="00A04FC2">
        <w:rPr>
          <w:rFonts w:ascii="Calibri" w:hAnsi="Calibri" w:eastAsia="Calibri" w:cs="Calibri"/>
          <w:lang w:val="en-GB"/>
          <w:rPrChange w:author="Thomas Sibret [2]" w:date="2026-08-24T11:01:00Z" w16du:dateUtc="2026-08-24T09:01:00Z" w:id="678">
            <w:rPr>
              <w:rFonts w:ascii="Calibri" w:hAnsi="Calibri" w:eastAsia="Calibri" w:cs="Calibri"/>
            </w:rPr>
          </w:rPrChange>
        </w:rPr>
        <w:t>LA</w:t>
      </w:r>
      <w:r w:rsidRPr="00A04FC2">
        <w:rPr>
          <w:lang w:val="en-GB"/>
          <w:rPrChange w:author="Thomas Sibret [2]" w:date="2026-08-24T11:01:00Z" w16du:dateUtc="2026-08-24T09:01:00Z" w:id="679">
            <w:rPr/>
          </w:rPrChange>
        </w:rPr>
        <w:t xml:space="preserve"> (Firn et al., 2019). </w:t>
      </w:r>
      <w:commentRangeStart w:id="680"/>
      <w:r w:rsidRPr="005A3513">
        <w:rPr>
          <w:highlight w:val="yellow"/>
          <w:lang w:val="en-GB"/>
          <w:rPrChange w:author="Thomas Sibret [2]" w:date="2026-08-24T12:23:00Z" w16du:dateUtc="2026-08-24T10:23:00Z" w:id="681">
            <w:rPr/>
          </w:rPrChange>
        </w:rPr>
        <w:t>Likewise</w:t>
      </w:r>
      <w:r w:rsidRPr="00A04FC2">
        <w:rPr>
          <w:lang w:val="en-GB"/>
          <w:rPrChange w:author="Thomas Sibret [2]" w:date="2026-08-24T11:01:00Z" w16du:dateUtc="2026-08-24T09:01:00Z" w:id="682">
            <w:rPr/>
          </w:rPrChange>
        </w:rPr>
        <w:t>, the review of Liang et al. (2024) on foliar trait</w:t>
      </w:r>
      <w:del w:author="Marijn Bauters" w:date="2026-09-01T14:04:00Z" w16du:dateUtc="2026-09-01T12:04:00Z" w:id="683">
        <w:r w:rsidRPr="00A04FC2" w:rsidDel="00B109DE">
          <w:rPr>
            <w:lang w:val="en-GB"/>
            <w:rPrChange w:author="Thomas Sibret [2]" w:date="2026-08-24T11:01:00Z" w16du:dateUtc="2026-08-24T09:01:00Z" w:id="684">
              <w:rPr/>
            </w:rPrChange>
          </w:rPr>
          <w:delText>s</w:delText>
        </w:r>
      </w:del>
      <w:r w:rsidRPr="00A04FC2">
        <w:rPr>
          <w:lang w:val="en-GB"/>
          <w:rPrChange w:author="Thomas Sibret [2]" w:date="2026-08-24T11:01:00Z" w16du:dateUtc="2026-08-24T09:01:00Z" w:id="685">
            <w:rPr/>
          </w:rPrChange>
        </w:rPr>
        <w:t xml:space="preserve"> </w:t>
      </w:r>
      <w:del w:author="Marijn Bauters" w:date="2026-09-01T14:04:00Z" w16du:dateUtc="2026-09-01T12:04:00Z" w:id="686">
        <w:r w:rsidRPr="00A04FC2" w:rsidDel="00B109DE">
          <w:rPr>
            <w:lang w:val="en-GB"/>
            <w:rPrChange w:author="Thomas Sibret [2]" w:date="2026-08-24T11:01:00Z" w16du:dateUtc="2026-08-24T09:01:00Z" w:id="687">
              <w:rPr/>
            </w:rPrChange>
          </w:rPr>
          <w:delText xml:space="preserve"> </w:delText>
        </w:r>
      </w:del>
      <w:r w:rsidRPr="00A04FC2">
        <w:rPr>
          <w:lang w:val="en-GB"/>
          <w:rPrChange w:author="Thomas Sibret [2]" w:date="2026-08-24T11:01:00Z" w16du:dateUtc="2026-08-24T09:01:00Z" w:id="688">
            <w:rPr/>
          </w:rPrChange>
        </w:rPr>
        <w:t xml:space="preserve">responses to </w:t>
      </w:r>
      <w:r w:rsidRPr="6C22F0B7">
        <w:rPr>
          <w:rFonts w:ascii="Calibri" w:hAnsi="Calibri" w:eastAsia="Calibri" w:cs="Calibri"/>
          <w:color w:val="000000" w:themeColor="text1"/>
          <w:sz w:val="24"/>
          <w:szCs w:val="24"/>
          <w:lang w:val="en-US"/>
        </w:rPr>
        <w:t>N addition found that LMA, or SLA were unresponsive</w:t>
      </w:r>
      <w:commentRangeEnd w:id="680"/>
      <w:r w:rsidRPr="6C22F0B7" w:rsidR="00121116">
        <w:rPr>
          <w:rStyle w:val="CommentReference"/>
          <w:rFonts w:ascii="Calibri" w:hAnsi="Calibri" w:eastAsia="Calibri" w:cs="Calibri"/>
          <w:color w:val="000000" w:themeColor="text1"/>
          <w:sz w:val="24"/>
          <w:szCs w:val="24"/>
          <w:lang w:val="en-US"/>
        </w:rPr>
        <w:commentReference w:id="680"/>
      </w:r>
      <w:r w:rsidRPr="6C22F0B7">
        <w:rPr>
          <w:rFonts w:ascii="Calibri" w:hAnsi="Calibri" w:eastAsia="Calibri" w:cs="Calibri"/>
          <w:color w:val="000000" w:themeColor="text1"/>
          <w:sz w:val="24"/>
          <w:szCs w:val="24"/>
          <w:lang w:val="en-US"/>
        </w:rPr>
        <w:t xml:space="preserve">, whereas total leaf biomass - whole plant structural trait - shows stronger response. </w:t>
      </w:r>
      <w:commentRangeStart w:id="689"/>
      <w:r w:rsidRPr="6C22F0B7">
        <w:rPr>
          <w:rFonts w:ascii="Calibri" w:hAnsi="Calibri" w:eastAsia="Calibri" w:cs="Calibri"/>
          <w:color w:val="000000" w:themeColor="text1"/>
          <w:sz w:val="24"/>
          <w:szCs w:val="24"/>
          <w:lang w:val="en-US"/>
        </w:rPr>
        <w:t xml:space="preserve">This is consistent with </w:t>
      </w:r>
      <w:commentRangeEnd w:id="689"/>
      <w:r w:rsidRPr="6C22F0B7" w:rsidR="00D21FDE">
        <w:rPr>
          <w:rStyle w:val="CommentReference"/>
          <w:rFonts w:ascii="Calibri" w:hAnsi="Calibri" w:eastAsia="Calibri" w:cs="Calibri"/>
          <w:color w:val="000000" w:themeColor="text1"/>
          <w:sz w:val="24"/>
          <w:szCs w:val="24"/>
          <w:lang w:val="en-US"/>
        </w:rPr>
        <w:commentReference w:id="689"/>
      </w:r>
      <w:r w:rsidRPr="6C22F0B7">
        <w:rPr>
          <w:rFonts w:ascii="Calibri" w:hAnsi="Calibri" w:eastAsia="Calibri" w:cs="Calibri"/>
          <w:color w:val="000000" w:themeColor="text1"/>
          <w:sz w:val="24"/>
          <w:szCs w:val="24"/>
          <w:lang w:val="en-US"/>
        </w:rPr>
        <w:t xml:space="preserve">our results where SLA showed limited responsiveness, with the </w:t>
      </w:r>
      <w:del w:author="Marijn Bauters" w:date="2026-09-01T14:04:00Z" w16du:dateUtc="2026-09-01T12:04:00Z" w:id="690">
        <w:r w:rsidRPr="6C22F0B7" w:rsidDel="00B109DE">
          <w:rPr>
            <w:rFonts w:ascii="Calibri" w:hAnsi="Calibri" w:eastAsia="Calibri" w:cs="Calibri"/>
            <w:color w:val="000000" w:themeColor="text1"/>
            <w:sz w:val="24"/>
            <w:szCs w:val="24"/>
            <w:lang w:val="en-US"/>
          </w:rPr>
          <w:delText xml:space="preserve">excepction </w:delText>
        </w:r>
      </w:del>
      <w:ins w:author="Marijn Bauters" w:date="2026-09-01T14:04:00Z" w16du:dateUtc="2026-09-01T12:04:00Z" w:id="691">
        <w:r w:rsidR="00B109DE">
          <w:rPr>
            <w:rFonts w:ascii="Calibri" w:hAnsi="Calibri" w:eastAsia="Calibri" w:cs="Calibri"/>
            <w:color w:val="000000" w:themeColor="text1"/>
            <w:sz w:val="24"/>
            <w:szCs w:val="24"/>
            <w:lang w:val="en-US"/>
          </w:rPr>
          <w:t>exception</w:t>
        </w:r>
        <w:r w:rsidRPr="6C22F0B7" w:rsidR="00B109DE">
          <w:rPr>
            <w:rFonts w:ascii="Calibri" w:hAnsi="Calibri" w:eastAsia="Calibri" w:cs="Calibri"/>
            <w:color w:val="000000" w:themeColor="text1"/>
            <w:sz w:val="24"/>
            <w:szCs w:val="24"/>
            <w:lang w:val="en-US"/>
          </w:rPr>
          <w:t xml:space="preserve"> </w:t>
        </w:r>
      </w:ins>
      <w:r w:rsidRPr="6C22F0B7">
        <w:rPr>
          <w:rFonts w:ascii="Calibri" w:hAnsi="Calibri" w:eastAsia="Calibri" w:cs="Calibri"/>
          <w:color w:val="000000" w:themeColor="text1"/>
          <w:sz w:val="24"/>
          <w:szCs w:val="24"/>
          <w:lang w:val="en-US"/>
        </w:rPr>
        <w:t xml:space="preserve">of </w:t>
      </w:r>
      <w:r w:rsidRPr="6C22F0B7">
        <w:rPr>
          <w:rFonts w:ascii="Calibri" w:hAnsi="Calibri" w:eastAsia="Calibri" w:cs="Calibri"/>
          <w:i/>
          <w:iCs/>
          <w:color w:val="000000" w:themeColor="text1"/>
          <w:sz w:val="24"/>
          <w:szCs w:val="24"/>
          <w:lang w:val="en-US"/>
        </w:rPr>
        <w:t>C. racemosa</w:t>
      </w:r>
      <w:r w:rsidRPr="6C22F0B7">
        <w:rPr>
          <w:rFonts w:ascii="Calibri" w:hAnsi="Calibri" w:eastAsia="Calibri" w:cs="Calibri"/>
          <w:color w:val="000000" w:themeColor="text1"/>
          <w:sz w:val="24"/>
          <w:szCs w:val="24"/>
          <w:lang w:val="en-US"/>
        </w:rPr>
        <w:t xml:space="preserve"> (Table S</w:t>
      </w:r>
      <w:r w:rsidRPr="6C22F0B7" w:rsidR="728A0986">
        <w:rPr>
          <w:rFonts w:ascii="Calibri" w:hAnsi="Calibri" w:eastAsia="Calibri" w:cs="Calibri"/>
          <w:color w:val="000000" w:themeColor="text1"/>
          <w:sz w:val="24"/>
          <w:szCs w:val="24"/>
          <w:lang w:val="en-US"/>
        </w:rPr>
        <w:t>10</w:t>
      </w:r>
      <w:r w:rsidRPr="6C22F0B7">
        <w:rPr>
          <w:rFonts w:ascii="Calibri" w:hAnsi="Calibri" w:eastAsia="Calibri" w:cs="Calibri"/>
          <w:color w:val="000000" w:themeColor="text1"/>
          <w:sz w:val="24"/>
          <w:szCs w:val="24"/>
          <w:lang w:val="en-US"/>
        </w:rPr>
        <w:t>).</w:t>
      </w:r>
      <w:commentRangeEnd w:id="677"/>
      <w:r w:rsidRPr="6C22F0B7" w:rsidR="00B109DE">
        <w:rPr>
          <w:rStyle w:val="CommentReference"/>
          <w:rFonts w:ascii="Calibri" w:hAnsi="Calibri" w:eastAsia="Calibri" w:cs="Calibri"/>
          <w:color w:val="000000" w:themeColor="text1"/>
          <w:sz w:val="24"/>
          <w:szCs w:val="24"/>
          <w:lang w:val="en-US"/>
        </w:rPr>
        <w:commentReference w:id="677"/>
      </w:r>
      <w:del w:author="Thomas Sibret [2]" w:date="2026-08-24T14:04:00Z" w16du:dateUtc="2026-08-24T12:04:00Z" w:id="692">
        <w:r w:rsidRPr="6C22F0B7" w:rsidDel="00242BD0">
          <w:rPr>
            <w:rFonts w:ascii="Calibri" w:hAnsi="Calibri" w:eastAsia="Calibri" w:cs="Calibri"/>
            <w:color w:val="000000" w:themeColor="text1"/>
            <w:sz w:val="24"/>
            <w:szCs w:val="24"/>
            <w:lang w:val="en-US"/>
          </w:rPr>
          <w:delText xml:space="preserve"> </w:delText>
        </w:r>
      </w:del>
    </w:p>
    <w:p w:rsidRPr="00A04FC2" w:rsidR="089F1152" w:rsidP="3596FA5C" w:rsidRDefault="3596FA5C" w14:paraId="1BEAE07A" w14:textId="0E21E28B">
      <w:pPr>
        <w:spacing w:line="480" w:lineRule="auto"/>
        <w:jc w:val="both"/>
        <w:rPr>
          <w:rFonts w:ascii="Calibri" w:hAnsi="Calibri" w:eastAsia="Calibri" w:cs="Calibri"/>
          <w:lang w:val="en-GB"/>
          <w:rPrChange w:author="Thomas Sibret [2]" w:date="2026-08-24T11:01:00Z" w16du:dateUtc="2026-08-24T09:01:00Z" w:id="693">
            <w:rPr>
              <w:rFonts w:ascii="Calibri" w:hAnsi="Calibri" w:eastAsia="Calibri" w:cs="Calibri"/>
            </w:rPr>
          </w:rPrChange>
        </w:rPr>
      </w:pPr>
      <w:del w:author="Thomas Sibret [2]" w:date="2026-08-24T14:04:00Z" w16du:dateUtc="2026-08-24T12:04:00Z" w:id="694">
        <w:r w:rsidRPr="00A04FC2" w:rsidDel="003F574F">
          <w:rPr>
            <w:rFonts w:ascii="Calibri" w:hAnsi="Calibri" w:eastAsia="Calibri" w:cs="Calibri"/>
            <w:sz w:val="24"/>
            <w:szCs w:val="24"/>
            <w:lang w:val="en-GB"/>
            <w:rPrChange w:author="Thomas Sibret [2]" w:date="2026-08-24T11:01:00Z" w16du:dateUtc="2026-08-24T09:01:00Z" w:id="695">
              <w:rPr>
                <w:rFonts w:ascii="Calibri" w:hAnsi="Calibri" w:eastAsia="Calibri" w:cs="Calibri"/>
                <w:sz w:val="24"/>
                <w:szCs w:val="24"/>
              </w:rPr>
            </w:rPrChange>
          </w:rPr>
          <w:delText xml:space="preserve"> </w:delText>
        </w:r>
      </w:del>
      <w:r w:rsidRPr="00A04FC2">
        <w:rPr>
          <w:rFonts w:ascii="Calibri" w:hAnsi="Calibri" w:eastAsia="Calibri" w:cs="Calibri"/>
          <w:sz w:val="24"/>
          <w:szCs w:val="24"/>
          <w:lang w:val="en-GB"/>
          <w:rPrChange w:author="Thomas Sibret [2]" w:date="2026-08-24T11:01:00Z" w16du:dateUtc="2026-08-24T09:01:00Z" w:id="696">
            <w:rPr>
              <w:rFonts w:ascii="Calibri" w:hAnsi="Calibri" w:eastAsia="Calibri" w:cs="Calibri"/>
              <w:sz w:val="24"/>
              <w:szCs w:val="24"/>
            </w:rPr>
          </w:rPrChange>
        </w:rPr>
        <w:t>Taken together, these results show that nutrient addition does influence foliar nutrient status in these mature montane forests, but that the response is filtered by species-specific acquisition strategies and by the shared geological context of the upper-elevation sites — and, critically, that this shift in nutrient status was not accompanied by a corresponding shift in leaf-level carbon–water relations.</w:t>
      </w:r>
    </w:p>
    <w:p w:rsidRPr="00A04FC2" w:rsidR="5C11C2C6" w:rsidP="3596FA5C" w:rsidRDefault="5C11C2C6" w14:paraId="77CE3B9B" w14:textId="3D46177F">
      <w:pPr>
        <w:spacing w:line="480" w:lineRule="auto"/>
        <w:jc w:val="both"/>
        <w:rPr>
          <w:rFonts w:ascii="Calibri" w:hAnsi="Calibri" w:eastAsia="Calibri" w:cs="Calibri"/>
          <w:sz w:val="24"/>
          <w:szCs w:val="24"/>
          <w:lang w:val="en-GB"/>
          <w:rPrChange w:author="Thomas Sibret [2]" w:date="2026-08-24T11:01:00Z" w16du:dateUtc="2026-08-24T09:01:00Z" w:id="697">
            <w:rPr>
              <w:rFonts w:ascii="Calibri" w:hAnsi="Calibri" w:eastAsia="Calibri" w:cs="Calibri"/>
              <w:sz w:val="24"/>
              <w:szCs w:val="24"/>
            </w:rPr>
          </w:rPrChange>
        </w:rPr>
      </w:pPr>
    </w:p>
    <w:p w:rsidR="6B5E950B" w:rsidP="1E8DDC2E" w:rsidRDefault="1E8DDC2E" w14:paraId="7FD7250B" w14:textId="1D802D4F">
      <w:pPr>
        <w:pStyle w:val="Heading2"/>
        <w:rPr>
          <w:rFonts w:ascii="Calibri" w:hAnsi="Calibri" w:eastAsia="Calibri" w:cs="Calibri"/>
          <w:b/>
          <w:bCs/>
          <w:i/>
          <w:iCs/>
          <w:lang w:val="en-US"/>
        </w:rPr>
      </w:pPr>
      <w:r w:rsidRPr="1E8DDC2E">
        <w:rPr>
          <w:lang w:val="en-US"/>
        </w:rPr>
        <w:t>2. Species-specific strategies and nutrient allocation might explain the lack of physiological response.</w:t>
      </w:r>
    </w:p>
    <w:p w:rsidR="2107FD95" w:rsidP="60E0656E" w:rsidRDefault="60E0656E" w14:paraId="3CEECE4E" w14:textId="2D28F724">
      <w:pPr>
        <w:spacing w:before="240" w:after="240" w:line="480" w:lineRule="auto"/>
        <w:jc w:val="both"/>
        <w:rPr>
          <w:rFonts w:ascii="Calibri" w:hAnsi="Calibri" w:eastAsia="Calibri" w:cs="Calibri"/>
          <w:sz w:val="24"/>
          <w:szCs w:val="24"/>
          <w:lang w:val="en-US"/>
        </w:rPr>
      </w:pPr>
      <w:commentRangeStart w:id="698"/>
      <w:r w:rsidRPr="1823EB44">
        <w:rPr>
          <w:rFonts w:ascii="Calibri" w:hAnsi="Calibri" w:eastAsia="Calibri" w:cs="Calibri"/>
          <w:sz w:val="24"/>
          <w:szCs w:val="24"/>
          <w:lang w:val="en-US"/>
        </w:rPr>
        <w:t xml:space="preserve">One possible explanation for the lack of </w:t>
      </w:r>
      <w:ins w:author="Marijn Bauters" w:date="2026-09-01T14:05:00Z" w16du:dateUtc="2026-09-01T12:05:00Z" w:id="699">
        <w:r w:rsidR="00B109DE">
          <w:rPr>
            <w:rFonts w:ascii="Calibri" w:hAnsi="Calibri" w:eastAsia="Calibri" w:cs="Calibri"/>
            <w:sz w:val="24"/>
            <w:szCs w:val="24"/>
            <w:lang w:val="en-US"/>
          </w:rPr>
          <w:t xml:space="preserve">a </w:t>
        </w:r>
        <w:r w:rsidR="00894122">
          <w:rPr>
            <w:rFonts w:ascii="Calibri" w:hAnsi="Calibri" w:eastAsia="Calibri" w:cs="Calibri"/>
            <w:sz w:val="24"/>
            <w:szCs w:val="24"/>
            <w:lang w:val="en-US"/>
          </w:rPr>
          <w:t xml:space="preserve">physiological </w:t>
        </w:r>
      </w:ins>
      <w:r w:rsidRPr="1823EB44">
        <w:rPr>
          <w:rFonts w:ascii="Calibri" w:hAnsi="Calibri" w:eastAsia="Calibri" w:cs="Calibri"/>
          <w:sz w:val="24"/>
          <w:szCs w:val="24"/>
          <w:lang w:val="en-US"/>
        </w:rPr>
        <w:t>response could be that nutrients are being allocated for other purposes besides photosynthesis</w:t>
      </w:r>
      <w:commentRangeEnd w:id="698"/>
      <w:r w:rsidRPr="1823EB44" w:rsidR="00FF6835">
        <w:rPr>
          <w:rStyle w:val="CommentReference"/>
          <w:rFonts w:ascii="Calibri" w:hAnsi="Calibri" w:eastAsia="Calibri" w:cs="Calibri"/>
          <w:sz w:val="24"/>
          <w:szCs w:val="24"/>
          <w:lang w:val="en-US"/>
        </w:rPr>
        <w:commentReference w:id="698"/>
      </w:r>
      <w:r w:rsidRPr="1823EB44">
        <w:rPr>
          <w:rFonts w:ascii="Calibri" w:hAnsi="Calibri" w:eastAsia="Calibri" w:cs="Calibri"/>
          <w:sz w:val="24"/>
          <w:szCs w:val="24"/>
          <w:lang w:val="en-US"/>
        </w:rPr>
        <w:t xml:space="preserve">. </w:t>
      </w:r>
      <w:commentRangeStart w:id="700"/>
      <w:r w:rsidRPr="1823EB44">
        <w:rPr>
          <w:rFonts w:ascii="Calibri" w:hAnsi="Calibri" w:eastAsia="Calibri" w:cs="Calibri"/>
          <w:sz w:val="24"/>
          <w:szCs w:val="24"/>
          <w:lang w:val="en-US"/>
        </w:rPr>
        <w:t>Under</w:t>
      </w:r>
      <w:r w:rsidRPr="1823EB44">
        <w:rPr>
          <w:rFonts w:ascii="Calibri" w:hAnsi="Calibri" w:eastAsia="Calibri" w:cs="Calibri"/>
          <w:lang w:val="en-US"/>
        </w:rPr>
        <w:t xml:space="preserve"> optimality theory</w:t>
      </w:r>
      <w:commentRangeEnd w:id="700"/>
      <w:r w:rsidRPr="1823EB44" w:rsidR="00A94612">
        <w:rPr>
          <w:rStyle w:val="CommentReference"/>
          <w:rFonts w:ascii="Calibri" w:hAnsi="Calibri" w:eastAsia="Calibri" w:cs="Calibri"/>
          <w:sz w:val="22"/>
          <w:szCs w:val="22"/>
          <w:lang w:val="en-US"/>
        </w:rPr>
        <w:commentReference w:id="700"/>
      </w:r>
      <w:r w:rsidRPr="1823EB44">
        <w:rPr>
          <w:rFonts w:ascii="Calibri" w:hAnsi="Calibri" w:eastAsia="Calibri" w:cs="Calibri"/>
          <w:lang w:val="en-US"/>
        </w:rPr>
        <w:t xml:space="preserve">, plants should allocate resources to minimize the costs of acquiring the most limiting resource while maintaining carbon gain </w:t>
      </w:r>
      <w:sdt>
        <w:sdtPr>
          <w:tag w:val="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
          <w:id w:val="1411707063"/>
          <w:placeholder>
            <w:docPart w:val="DefaultPlaceholder_-1854013440"/>
          </w:placeholder>
        </w:sdtPr>
        <w:sdtContent>
          <w:r w:rsidRPr="1823EB44" w:rsidR="1823EB44">
            <w:rPr>
              <w:rFonts w:ascii="Calibri" w:hAnsi="Calibri" w:eastAsia="Calibri" w:cs="Calibri"/>
              <w:color w:val="000000" w:themeColor="text1"/>
              <w:lang w:val="en-US"/>
            </w:rPr>
            <w:t>(Wright et al., 2003)</w:t>
          </w:r>
        </w:sdtContent>
      </w:sdt>
      <w:r w:rsidRPr="00A04FC2">
        <w:rPr>
          <w:lang w:val="en-GB"/>
          <w:rPrChange w:author="Thomas Sibret [2]" w:date="2026-08-24T11:01:00Z" w16du:dateUtc="2026-08-24T09:01:00Z" w:id="701">
            <w:rPr/>
          </w:rPrChange>
        </w:rPr>
        <w:t>; if nutrient addition relaxes N or P limitation, the balance of constraints may shift toward other limiting resource such as water or light.</w:t>
      </w:r>
      <w:r w:rsidRPr="1823EB44">
        <w:rPr>
          <w:rFonts w:ascii="Calibri" w:hAnsi="Calibri" w:eastAsia="Calibri" w:cs="Calibri"/>
          <w:sz w:val="24"/>
          <w:szCs w:val="24"/>
          <w:lang w:val="en-US"/>
        </w:rPr>
        <w:t xml:space="preserve"> Total nitrogen content — whether expressed on a mass or area basis — is not always a good predictor of photosynthetic capacity in TMFs species (e.g., Dusenge et al., 2015; Ziegler et al., 2020), largely because nitrogen allocation within leaves depends on a species' ecological strategy: climax species</w:t>
      </w:r>
      <w:r w:rsidRPr="1823EB44">
        <w:rPr>
          <w:rFonts w:ascii="Calibri" w:hAnsi="Calibri" w:eastAsia="Calibri" w:cs="Calibri"/>
          <w:color w:val="000000" w:themeColor="text1"/>
          <w:sz w:val="24"/>
          <w:szCs w:val="24"/>
          <w:lang w:val="en-US"/>
        </w:rPr>
        <w:t xml:space="preserve"> may allocate a greater proportion of nitrogen to structural components, defense, or light-harvesting complexes rather than to carboxylation machinery </w:t>
      </w:r>
      <w:sdt>
        <w:sdtPr>
          <w:tag w:val="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
          <w:id w:val="1575708591"/>
          <w:placeholder>
            <w:docPart w:val="DefaultPlaceholder_-1854013440"/>
          </w:placeholder>
        </w:sdtPr>
        <w:sdtContent>
          <w:r w:rsidRPr="1823EB44" w:rsidR="1823EB44">
            <w:rPr>
              <w:rFonts w:ascii="Calibri" w:hAnsi="Calibri" w:eastAsia="Calibri" w:cs="Calibri"/>
              <w:color w:val="000000" w:themeColor="text1"/>
              <w:sz w:val="24"/>
              <w:szCs w:val="24"/>
              <w:lang w:val="en-US"/>
            </w:rPr>
            <w:t>(Dusenge et al., 2015; Ziegler et al., 2020)</w:t>
          </w:r>
        </w:sdtContent>
      </w:sdt>
      <w:r w:rsidRPr="00A04FC2">
        <w:rPr>
          <w:lang w:val="en-GB"/>
          <w:rPrChange w:author="Thomas Sibret [2]" w:date="2026-08-24T11:01:00Z" w16du:dateUtc="2026-08-24T09:01:00Z" w:id="702">
            <w:rPr/>
          </w:rPrChange>
        </w:rPr>
        <w:t xml:space="preserve">. </w:t>
      </w:r>
      <w:r w:rsidRPr="00A04FC2">
        <w:rPr>
          <w:sz w:val="24"/>
          <w:szCs w:val="24"/>
          <w:lang w:val="en-GB"/>
          <w:rPrChange w:author="Thomas Sibret [2]" w:date="2026-08-24T11:01:00Z" w16du:dateUtc="2026-08-24T09:01:00Z" w:id="703">
            <w:rPr>
              <w:sz w:val="24"/>
              <w:szCs w:val="24"/>
            </w:rPr>
          </w:rPrChange>
        </w:rPr>
        <w:t xml:space="preserve">Those species at upper sites exposed to persistent cloudiness and low-light conditions </w:t>
      </w:r>
      <w:sdt>
        <w:sdtPr>
          <w:rPr>
            <w:rFonts w:ascii="Calibri" w:hAnsi="Calibri" w:eastAsia="Calibri" w:cs="Calibri"/>
            <w:color w:val="000000" w:themeColor="text1"/>
            <w:sz w:val="24"/>
            <w:szCs w:val="24"/>
          </w:rPr>
          <w:tag w:val="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
          <w:id w:val="431998957"/>
          <w:placeholder>
            <w:docPart w:val="DefaultPlaceholder_-1854013440"/>
          </w:placeholder>
        </w:sdtPr>
        <w:sdtContent>
          <w:r w:rsidRPr="00A04FC2" w:rsidR="1823EB44">
            <w:rPr>
              <w:rFonts w:ascii="Calibri" w:hAnsi="Calibri" w:eastAsia="Calibri" w:cs="Calibri"/>
              <w:color w:val="000000" w:themeColor="text1"/>
              <w:sz w:val="24"/>
              <w:szCs w:val="24"/>
              <w:lang w:val="en-GB"/>
              <w:rPrChange w:author="Thomas Sibret [2]" w:date="2026-08-24T11:01:00Z" w16du:dateUtc="2026-08-24T09:01:00Z" w:id="704">
                <w:rPr>
                  <w:rFonts w:ascii="Calibri" w:hAnsi="Calibri" w:eastAsia="Calibri" w:cs="Calibri"/>
                  <w:color w:val="000000" w:themeColor="text1"/>
                  <w:sz w:val="24"/>
                  <w:szCs w:val="24"/>
                </w:rPr>
              </w:rPrChange>
            </w:rPr>
            <w:t>(Wittich et al., 2012)</w:t>
          </w:r>
        </w:sdtContent>
      </w:sdt>
      <w:r w:rsidRPr="00A04FC2">
        <w:rPr>
          <w:sz w:val="24"/>
          <w:szCs w:val="24"/>
          <w:lang w:val="en-GB"/>
          <w:rPrChange w:author="Thomas Sibret [2]" w:date="2026-08-24T11:01:00Z" w16du:dateUtc="2026-08-24T09:01:00Z" w:id="705">
            <w:rPr>
              <w:sz w:val="24"/>
              <w:szCs w:val="24"/>
            </w:rPr>
          </w:rPrChange>
        </w:rPr>
        <w:t xml:space="preserve"> allocation </w:t>
      </w:r>
      <w:del w:author="Thomas Sibret [2]" w:date="2026-08-24T12:21:00Z" w16du:dateUtc="2026-08-24T10:21:00Z" w:id="706">
        <w:r w:rsidRPr="00A04FC2" w:rsidDel="00503283">
          <w:rPr>
            <w:sz w:val="24"/>
            <w:szCs w:val="24"/>
            <w:lang w:val="en-GB"/>
            <w:rPrChange w:author="Thomas Sibret [2]" w:date="2026-08-24T11:01:00Z" w16du:dateUtc="2026-08-24T09:01:00Z" w:id="707">
              <w:rPr>
                <w:sz w:val="24"/>
                <w:szCs w:val="24"/>
              </w:rPr>
            </w:rPrChange>
          </w:rPr>
          <w:delText>ttowards</w:delText>
        </w:r>
      </w:del>
      <w:ins w:author="Thomas Sibret [2]" w:date="2026-08-24T12:21:00Z" w16du:dateUtc="2026-08-24T10:21:00Z" w:id="708">
        <w:r w:rsidRPr="00503283" w:rsidR="00503283">
          <w:rPr>
            <w:sz w:val="24"/>
            <w:szCs w:val="24"/>
            <w:lang w:val="en-GB"/>
          </w:rPr>
          <w:t>towards</w:t>
        </w:r>
      </w:ins>
      <w:r w:rsidRPr="00A04FC2">
        <w:rPr>
          <w:sz w:val="24"/>
          <w:szCs w:val="24"/>
          <w:lang w:val="en-GB"/>
          <w:rPrChange w:author="Thomas Sibret [2]" w:date="2026-08-24T11:01:00Z" w16du:dateUtc="2026-08-24T09:01:00Z" w:id="709">
            <w:rPr>
              <w:sz w:val="24"/>
              <w:szCs w:val="24"/>
            </w:rPr>
          </w:rPrChange>
        </w:rPr>
        <w:t xml:space="preserve"> structure and light capture is </w:t>
      </w:r>
      <w:r w:rsidRPr="1823EB44">
        <w:rPr>
          <w:rFonts w:ascii="Calibri" w:hAnsi="Calibri" w:eastAsia="Calibri" w:cs="Calibri"/>
          <w:color w:val="000000" w:themeColor="text1"/>
          <w:sz w:val="24"/>
          <w:szCs w:val="24"/>
          <w:lang w:val="en-US"/>
        </w:rPr>
        <w:t>a possible explanation.</w:t>
      </w:r>
    </w:p>
    <w:p w:rsidRPr="00A04FC2" w:rsidR="2107FD95" w:rsidP="1823EB44" w:rsidRDefault="60E0656E" w14:paraId="43682A2C" w14:textId="5EAAA89C">
      <w:pPr>
        <w:spacing w:before="240" w:after="240" w:line="480" w:lineRule="auto"/>
        <w:jc w:val="both"/>
        <w:rPr>
          <w:rFonts w:ascii="Calibri" w:hAnsi="Calibri" w:eastAsia="Calibri" w:cs="Calibri"/>
          <w:sz w:val="24"/>
          <w:szCs w:val="24"/>
          <w:lang w:val="en-GB"/>
          <w:rPrChange w:author="Thomas Sibret [2]" w:date="2026-08-24T11:01:00Z" w16du:dateUtc="2026-08-24T09:01:00Z" w:id="710">
            <w:rPr>
              <w:rFonts w:ascii="Calibri" w:hAnsi="Calibri" w:eastAsia="Calibri" w:cs="Calibri"/>
              <w:sz w:val="24"/>
              <w:szCs w:val="24"/>
            </w:rPr>
          </w:rPrChange>
        </w:rPr>
      </w:pPr>
      <w:r w:rsidRPr="00A04FC2">
        <w:rPr>
          <w:sz w:val="24"/>
          <w:szCs w:val="24"/>
          <w:lang w:val="en-GB"/>
          <w:rPrChange w:author="Thomas Sibret [2]" w:date="2026-08-24T11:01:00Z" w16du:dateUtc="2026-08-24T09:01:00Z" w:id="711">
            <w:rPr>
              <w:sz w:val="24"/>
              <w:szCs w:val="24"/>
            </w:rPr>
          </w:rPrChange>
        </w:rPr>
        <w:t xml:space="preserve">In the case of P, there is a remaining lack of </w:t>
      </w:r>
      <w:del w:author="Thomas Sibret [2]" w:date="2026-08-24T12:21:00Z" w16du:dateUtc="2026-08-24T10:21:00Z" w:id="712">
        <w:r w:rsidRPr="00A04FC2" w:rsidDel="00503283">
          <w:rPr>
            <w:sz w:val="24"/>
            <w:szCs w:val="24"/>
            <w:lang w:val="en-GB"/>
            <w:rPrChange w:author="Thomas Sibret [2]" w:date="2026-08-24T11:01:00Z" w16du:dateUtc="2026-08-24T09:01:00Z" w:id="713">
              <w:rPr>
                <w:sz w:val="24"/>
                <w:szCs w:val="24"/>
              </w:rPr>
            </w:rPrChange>
          </w:rPr>
          <w:delText>undertanding</w:delText>
        </w:r>
      </w:del>
      <w:ins w:author="Thomas Sibret [2]" w:date="2026-08-24T12:21:00Z" w16du:dateUtc="2026-08-24T10:21:00Z" w:id="714">
        <w:r w:rsidRPr="00503283" w:rsidR="00503283">
          <w:rPr>
            <w:sz w:val="24"/>
            <w:szCs w:val="24"/>
            <w:lang w:val="en-GB"/>
          </w:rPr>
          <w:t>understanding</w:t>
        </w:r>
      </w:ins>
      <w:r w:rsidRPr="00A04FC2">
        <w:rPr>
          <w:sz w:val="24"/>
          <w:szCs w:val="24"/>
          <w:lang w:val="en-GB"/>
          <w:rPrChange w:author="Thomas Sibret [2]" w:date="2026-08-24T11:01:00Z" w16du:dateUtc="2026-08-24T09:01:00Z" w:id="715">
            <w:rPr>
              <w:sz w:val="24"/>
              <w:szCs w:val="24"/>
            </w:rPr>
          </w:rPrChange>
        </w:rPr>
        <w:t xml:space="preserve"> </w:t>
      </w:r>
      <w:del w:author="Marijn Bauters" w:date="2026-09-01T14:05:00Z" w16du:dateUtc="2026-09-01T12:05:00Z" w:id="716">
        <w:r w:rsidRPr="00A04FC2" w:rsidDel="00894122">
          <w:rPr>
            <w:sz w:val="24"/>
            <w:szCs w:val="24"/>
            <w:lang w:val="en-GB"/>
            <w:rPrChange w:author="Thomas Sibret [2]" w:date="2026-08-24T11:01:00Z" w16du:dateUtc="2026-08-24T09:01:00Z" w:id="717">
              <w:rPr>
                <w:sz w:val="24"/>
                <w:szCs w:val="24"/>
              </w:rPr>
            </w:rPrChange>
          </w:rPr>
          <w:delText xml:space="preserve">on </w:delText>
        </w:r>
      </w:del>
      <w:ins w:author="Marijn Bauters" w:date="2026-09-01T14:05:00Z" w16du:dateUtc="2026-09-01T12:05:00Z" w:id="718">
        <w:r w:rsidR="00894122">
          <w:rPr>
            <w:sz w:val="24"/>
            <w:szCs w:val="24"/>
            <w:lang w:val="en-GB"/>
          </w:rPr>
          <w:t>of</w:t>
        </w:r>
        <w:r w:rsidRPr="00A04FC2" w:rsidR="00894122">
          <w:rPr>
            <w:sz w:val="24"/>
            <w:szCs w:val="24"/>
            <w:lang w:val="en-GB"/>
            <w:rPrChange w:author="Thomas Sibret [2]" w:date="2026-08-24T11:01:00Z" w16du:dateUtc="2026-08-24T09:01:00Z" w:id="719">
              <w:rPr>
                <w:sz w:val="24"/>
                <w:szCs w:val="24"/>
              </w:rPr>
            </w:rPrChange>
          </w:rPr>
          <w:t xml:space="preserve"> </w:t>
        </w:r>
      </w:ins>
      <w:r w:rsidRPr="00A04FC2">
        <w:rPr>
          <w:sz w:val="24"/>
          <w:szCs w:val="24"/>
          <w:lang w:val="en-GB"/>
          <w:rPrChange w:author="Thomas Sibret [2]" w:date="2026-08-24T11:01:00Z" w16du:dateUtc="2026-08-24T09:01:00Z" w:id="720">
            <w:rPr>
              <w:sz w:val="24"/>
              <w:szCs w:val="24"/>
            </w:rPr>
          </w:rPrChange>
        </w:rPr>
        <w:t xml:space="preserve">P availability on investment in photosynthetic </w:t>
      </w:r>
      <w:del w:author="Thomas Sibret [2]" w:date="2026-08-24T12:21:00Z" w16du:dateUtc="2026-08-24T10:21:00Z" w:id="721">
        <w:r w:rsidRPr="00A04FC2" w:rsidDel="00503283">
          <w:rPr>
            <w:sz w:val="24"/>
            <w:szCs w:val="24"/>
            <w:lang w:val="en-GB"/>
            <w:rPrChange w:author="Thomas Sibret [2]" w:date="2026-08-24T11:01:00Z" w16du:dateUtc="2026-08-24T09:01:00Z" w:id="722">
              <w:rPr>
                <w:sz w:val="24"/>
                <w:szCs w:val="24"/>
              </w:rPr>
            </w:rPrChange>
          </w:rPr>
          <w:delText>procesesses</w:delText>
        </w:r>
      </w:del>
      <w:ins w:author="Thomas Sibret [2]" w:date="2026-08-24T12:21:00Z" w16du:dateUtc="2026-08-24T10:21:00Z" w:id="723">
        <w:r w:rsidRPr="00503283" w:rsidR="00503283">
          <w:rPr>
            <w:sz w:val="24"/>
            <w:szCs w:val="24"/>
            <w:lang w:val="en-GB"/>
          </w:rPr>
          <w:t>processes</w:t>
        </w:r>
      </w:ins>
      <w:r w:rsidRPr="00A04FC2">
        <w:rPr>
          <w:sz w:val="24"/>
          <w:szCs w:val="24"/>
          <w:lang w:val="en-GB"/>
          <w:rPrChange w:author="Thomas Sibret [2]" w:date="2026-08-24T11:01:00Z" w16du:dateUtc="2026-08-24T09:01:00Z" w:id="724">
            <w:rPr>
              <w:sz w:val="24"/>
              <w:szCs w:val="24"/>
            </w:rPr>
          </w:rPrChange>
        </w:rPr>
        <w:t xml:space="preserve"> </w:t>
      </w:r>
      <w:sdt>
        <w:sdtPr>
          <w:rPr>
            <w:rFonts w:ascii="Calibri" w:hAnsi="Calibri" w:eastAsia="Calibri" w:cs="Calibri"/>
            <w:color w:val="000000" w:themeColor="text1"/>
            <w:sz w:val="24"/>
            <w:szCs w:val="24"/>
          </w:rPr>
          <w:tag w:val="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
          <w:id w:val="109190915"/>
          <w:placeholder>
            <w:docPart w:val="DefaultPlaceholder_-1854013440"/>
          </w:placeholder>
        </w:sdtPr>
        <w:sdtContent>
          <w:r w:rsidRPr="00A04FC2" w:rsidR="1823EB44">
            <w:rPr>
              <w:rFonts w:ascii="Calibri" w:hAnsi="Calibri" w:eastAsia="Calibri" w:cs="Calibri"/>
              <w:color w:val="000000" w:themeColor="text1"/>
              <w:sz w:val="24"/>
              <w:szCs w:val="24"/>
              <w:lang w:val="en-GB"/>
              <w:rPrChange w:author="Thomas Sibret [2]" w:date="2026-08-24T11:01:00Z" w16du:dateUtc="2026-08-24T09:01:00Z" w:id="725">
                <w:rPr>
                  <w:rFonts w:ascii="Calibri" w:hAnsi="Calibri" w:eastAsia="Calibri" w:cs="Calibri"/>
                  <w:color w:val="000000" w:themeColor="text1"/>
                  <w:sz w:val="24"/>
                  <w:szCs w:val="24"/>
                </w:rPr>
              </w:rPrChange>
            </w:rPr>
            <w:t>(Ellsworth et al., 2022)</w:t>
          </w:r>
        </w:sdtContent>
      </w:sdt>
      <w:r w:rsidRPr="00A04FC2">
        <w:rPr>
          <w:sz w:val="24"/>
          <w:szCs w:val="24"/>
          <w:lang w:val="en-GB"/>
          <w:rPrChange w:author="Thomas Sibret [2]" w:date="2026-08-24T11:01:00Z" w16du:dateUtc="2026-08-24T09:01:00Z" w:id="726">
            <w:rPr>
              <w:sz w:val="24"/>
              <w:szCs w:val="24"/>
            </w:rPr>
          </w:rPrChange>
        </w:rPr>
        <w:t xml:space="preserve">. P could be </w:t>
      </w:r>
      <w:r w:rsidRPr="1823EB44">
        <w:rPr>
          <w:rFonts w:ascii="Calibri" w:hAnsi="Calibri" w:eastAsia="Calibri" w:cs="Calibri"/>
          <w:color w:val="000000" w:themeColor="text1"/>
          <w:sz w:val="24"/>
          <w:szCs w:val="24"/>
          <w:lang w:val="en-US"/>
        </w:rPr>
        <w:t xml:space="preserve">located mainly </w:t>
      </w:r>
      <w:del w:author="Marijn Bauters" w:date="2026-09-01T14:05:00Z" w16du:dateUtc="2026-09-01T12:05:00Z" w:id="727">
        <w:r w:rsidRPr="1823EB44" w:rsidDel="00894122">
          <w:rPr>
            <w:rFonts w:ascii="Calibri" w:hAnsi="Calibri" w:eastAsia="Calibri" w:cs="Calibri"/>
            <w:color w:val="000000" w:themeColor="text1"/>
            <w:sz w:val="24"/>
            <w:szCs w:val="24"/>
            <w:lang w:val="en-US"/>
          </w:rPr>
          <w:delText xml:space="preserve">for </w:delText>
        </w:r>
      </w:del>
      <w:ins w:author="Marijn Bauters" w:date="2026-09-01T14:05:00Z" w16du:dateUtc="2026-09-01T12:05:00Z" w:id="728">
        <w:r w:rsidR="00894122">
          <w:rPr>
            <w:rFonts w:ascii="Calibri" w:hAnsi="Calibri" w:eastAsia="Calibri" w:cs="Calibri"/>
            <w:color w:val="000000" w:themeColor="text1"/>
            <w:sz w:val="24"/>
            <w:szCs w:val="24"/>
            <w:lang w:val="en-US"/>
          </w:rPr>
          <w:t>in</w:t>
        </w:r>
        <w:r w:rsidRPr="1823EB44" w:rsidR="00894122">
          <w:rPr>
            <w:rFonts w:ascii="Calibri" w:hAnsi="Calibri" w:eastAsia="Calibri" w:cs="Calibri"/>
            <w:color w:val="000000" w:themeColor="text1"/>
            <w:sz w:val="24"/>
            <w:szCs w:val="24"/>
            <w:lang w:val="en-US"/>
          </w:rPr>
          <w:t xml:space="preserve"> </w:t>
        </w:r>
      </w:ins>
      <w:r w:rsidRPr="1823EB44">
        <w:rPr>
          <w:rFonts w:ascii="Calibri" w:hAnsi="Calibri" w:eastAsia="Calibri" w:cs="Calibri"/>
          <w:color w:val="000000" w:themeColor="text1"/>
          <w:sz w:val="24"/>
          <w:szCs w:val="24"/>
          <w:lang w:val="en-US"/>
        </w:rPr>
        <w:t xml:space="preserve">nucleic acids </w:t>
      </w:r>
      <w:sdt>
        <w:sdtPr>
          <w:rPr>
            <w:rFonts w:ascii="Calibri" w:hAnsi="Calibri" w:eastAsia="Calibri" w:cs="Calibri"/>
            <w:color w:val="000000" w:themeColor="text1"/>
            <w:sz w:val="24"/>
            <w:szCs w:val="24"/>
            <w:lang w:val="en-US"/>
          </w:rPr>
          <w:tag w:val="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
          <w:id w:val="1700388022"/>
          <w:placeholder>
            <w:docPart w:val="DefaultPlaceholder_-1854013440"/>
          </w:placeholder>
        </w:sdtPr>
        <w:sdtContent>
          <w:r w:rsidRPr="1823EB44" w:rsidR="1823EB44">
            <w:rPr>
              <w:rFonts w:ascii="Calibri" w:hAnsi="Calibri" w:eastAsia="Calibri" w:cs="Calibri"/>
              <w:color w:val="000000" w:themeColor="text1"/>
              <w:sz w:val="24"/>
              <w:szCs w:val="24"/>
              <w:lang w:val="en-US"/>
            </w:rPr>
            <w:t>(Zhang et al., 2018).</w:t>
          </w:r>
        </w:sdtContent>
      </w:sdt>
      <w:r w:rsidRPr="1823EB44">
        <w:rPr>
          <w:rFonts w:ascii="Calibri" w:hAnsi="Calibri" w:eastAsia="Calibri" w:cs="Calibri"/>
          <w:color w:val="000000" w:themeColor="text1"/>
          <w:sz w:val="24"/>
          <w:szCs w:val="24"/>
          <w:lang w:val="en-US"/>
        </w:rPr>
        <w:t xml:space="preserve"> And plays an important role in membrane solubility, ATP and NADPH production </w:t>
      </w:r>
      <w:sdt>
        <w:sdtPr>
          <w:rPr>
            <w:rFonts w:ascii="Calibri" w:hAnsi="Calibri" w:eastAsia="Calibri" w:cs="Calibri"/>
            <w:color w:val="000000" w:themeColor="text1"/>
            <w:sz w:val="24"/>
            <w:szCs w:val="24"/>
            <w:lang w:val="en-US"/>
          </w:rPr>
          <w:tag w:val="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
          <w:id w:val="1258369103"/>
          <w:placeholder>
            <w:docPart w:val="DefaultPlaceholder_-1854013440"/>
          </w:placeholder>
        </w:sdtPr>
        <w:sdtContent>
          <w:r w:rsidRPr="1823EB44" w:rsidR="1823EB44">
            <w:rPr>
              <w:rFonts w:ascii="Calibri" w:hAnsi="Calibri" w:eastAsia="Calibri" w:cs="Calibri"/>
              <w:color w:val="000000" w:themeColor="text1"/>
              <w:sz w:val="24"/>
              <w:szCs w:val="24"/>
              <w:lang w:val="en-US"/>
            </w:rPr>
            <w:t>(Ellsworth et al., 2022; Walker et al., 2014)</w:t>
          </w:r>
        </w:sdtContent>
      </w:sdt>
      <w:r w:rsidRPr="1823EB44">
        <w:rPr>
          <w:rFonts w:ascii="Calibri" w:hAnsi="Calibri" w:eastAsia="Calibri" w:cs="Calibri"/>
          <w:color w:val="000000" w:themeColor="text1"/>
          <w:sz w:val="24"/>
          <w:szCs w:val="24"/>
          <w:lang w:val="en-US"/>
        </w:rPr>
        <w:t xml:space="preserve">. Our results indicate that the </w:t>
      </w:r>
      <w:r w:rsidRPr="00A04FC2">
        <w:rPr>
          <w:rFonts w:ascii="Calibri" w:hAnsi="Calibri" w:eastAsia="Calibri" w:cs="Calibri"/>
          <w:sz w:val="24"/>
          <w:szCs w:val="24"/>
          <w:lang w:val="en-GB"/>
          <w:rPrChange w:author="Thomas Sibret [2]" w:date="2026-08-24T11:01:00Z" w16du:dateUtc="2026-08-24T09:01:00Z" w:id="729">
            <w:rPr>
              <w:rFonts w:ascii="Calibri" w:hAnsi="Calibri" w:eastAsia="Calibri" w:cs="Calibri"/>
              <w:sz w:val="24"/>
              <w:szCs w:val="24"/>
            </w:rPr>
          </w:rPrChange>
        </w:rPr>
        <w:t xml:space="preserve">increase in P did not </w:t>
      </w:r>
      <w:del w:author="Thomas Sibret [2]" w:date="2026-08-24T12:21:00Z" w16du:dateUtc="2026-08-24T10:21:00Z" w:id="730">
        <w:r w:rsidRPr="00A04FC2" w:rsidDel="00503283">
          <w:rPr>
            <w:rFonts w:ascii="Calibri" w:hAnsi="Calibri" w:eastAsia="Calibri" w:cs="Calibri"/>
            <w:sz w:val="24"/>
            <w:szCs w:val="24"/>
            <w:lang w:val="en-GB"/>
            <w:rPrChange w:author="Thomas Sibret [2]" w:date="2026-08-24T11:01:00Z" w16du:dateUtc="2026-08-24T09:01:00Z" w:id="731">
              <w:rPr>
                <w:rFonts w:ascii="Calibri" w:hAnsi="Calibri" w:eastAsia="Calibri" w:cs="Calibri"/>
                <w:sz w:val="24"/>
                <w:szCs w:val="24"/>
              </w:rPr>
            </w:rPrChange>
          </w:rPr>
          <w:delText>traslate</w:delText>
        </w:r>
      </w:del>
      <w:ins w:author="Thomas Sibret [2]" w:date="2026-08-24T12:21:00Z" w16du:dateUtc="2026-08-24T10:21:00Z" w:id="732">
        <w:r w:rsidRPr="00503283" w:rsidR="00503283">
          <w:rPr>
            <w:rFonts w:ascii="Calibri" w:hAnsi="Calibri" w:eastAsia="Calibri" w:cs="Calibri"/>
            <w:sz w:val="24"/>
            <w:szCs w:val="24"/>
            <w:lang w:val="en-GB"/>
          </w:rPr>
          <w:t>translate</w:t>
        </w:r>
      </w:ins>
      <w:r w:rsidRPr="00A04FC2">
        <w:rPr>
          <w:rFonts w:ascii="Calibri" w:hAnsi="Calibri" w:eastAsia="Calibri" w:cs="Calibri"/>
          <w:sz w:val="24"/>
          <w:szCs w:val="24"/>
          <w:lang w:val="en-GB"/>
          <w:rPrChange w:author="Thomas Sibret [2]" w:date="2026-08-24T11:01:00Z" w16du:dateUtc="2026-08-24T09:01:00Z" w:id="733">
            <w:rPr>
              <w:rFonts w:ascii="Calibri" w:hAnsi="Calibri" w:eastAsia="Calibri" w:cs="Calibri"/>
              <w:sz w:val="24"/>
              <w:szCs w:val="24"/>
            </w:rPr>
          </w:rPrChange>
        </w:rPr>
        <w:t xml:space="preserve"> into adaptative responses in iWUE, therefore, it remains to be determined how the P pool is used within the tree, and which physiological parameters, if any, are being adjusted in response.</w:t>
      </w:r>
    </w:p>
    <w:p w:rsidR="2107FD95" w:rsidP="1823EB44" w:rsidRDefault="60E0656E" w14:paraId="26AC5DA4" w14:textId="57A2CD10">
      <w:pPr>
        <w:spacing w:before="240" w:after="240" w:line="480" w:lineRule="auto"/>
        <w:jc w:val="both"/>
        <w:rPr>
          <w:rFonts w:ascii="Calibri" w:hAnsi="Calibri" w:eastAsia="Calibri" w:cs="Calibri"/>
          <w:color w:val="000000" w:themeColor="text1"/>
          <w:sz w:val="24"/>
          <w:szCs w:val="24"/>
          <w:lang w:val="en-US"/>
        </w:rPr>
      </w:pPr>
      <w:r w:rsidRPr="1823EB44">
        <w:rPr>
          <w:rFonts w:ascii="Calibri" w:hAnsi="Calibri" w:eastAsia="Calibri" w:cs="Calibri"/>
          <w:color w:val="000000" w:themeColor="text1"/>
          <w:sz w:val="24"/>
          <w:szCs w:val="24"/>
          <w:lang w:val="en-US"/>
        </w:rPr>
        <w:t xml:space="preserve">The species selected at the study site are adapted to nutrient-poor soils and follow a resource conservative strategy </w:t>
      </w:r>
      <w:sdt>
        <w:sdtPr>
          <w:tag w:val="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
          <w:id w:val="182989889"/>
          <w:placeholder>
            <w:docPart w:val="DefaultPlaceholder_-1854013440"/>
          </w:placeholder>
        </w:sdtPr>
        <w:sdtContent>
          <w:r w:rsidRPr="1823EB44" w:rsidR="1823EB44">
            <w:rPr>
              <w:rFonts w:ascii="Calibri" w:hAnsi="Calibri" w:eastAsia="Calibri" w:cs="Calibri"/>
              <w:color w:val="000000" w:themeColor="text1"/>
              <w:sz w:val="24"/>
              <w:szCs w:val="24"/>
              <w:lang w:val="en-US"/>
            </w:rPr>
            <w:t>(Pierick et al., 2024)</w:t>
          </w:r>
        </w:sdtContent>
      </w:sdt>
      <w:r w:rsidRPr="00A04FC2">
        <w:rPr>
          <w:lang w:val="en-GB"/>
          <w:rPrChange w:author="Thomas Sibret [2]" w:date="2026-08-24T11:01:00Z" w16du:dateUtc="2026-08-24T09:01:00Z" w:id="734">
            <w:rPr/>
          </w:rPrChange>
        </w:rPr>
        <w:t xml:space="preserve">. Conservative species might lack morphological and phenological plasticity to respond to enhanced nutrient </w:t>
      </w:r>
      <w:del w:author="Thomas Sibret [2]" w:date="2026-08-24T14:14:00Z" w16du:dateUtc="2026-08-24T12:14:00Z" w:id="735">
        <w:r w:rsidRPr="00A04FC2" w:rsidDel="0015535E">
          <w:rPr>
            <w:lang w:val="en-GB"/>
            <w:rPrChange w:author="Thomas Sibret [2]" w:date="2026-08-24T11:01:00Z" w16du:dateUtc="2026-08-24T09:01:00Z" w:id="736">
              <w:rPr/>
            </w:rPrChange>
          </w:rPr>
          <w:delText>availabilit</w:delText>
        </w:r>
      </w:del>
      <w:ins w:author="Thomas Sibret [2]" w:date="2026-08-24T14:14:00Z" w16du:dateUtc="2026-08-24T12:14:00Z" w:id="737">
        <w:r w:rsidRPr="0015535E" w:rsidR="0015535E">
          <w:rPr>
            <w:lang w:val="en-GB"/>
          </w:rPr>
          <w:t>availability</w:t>
        </w:r>
      </w:ins>
      <w:r w:rsidRPr="00A04FC2">
        <w:rPr>
          <w:lang w:val="en-GB"/>
          <w:rPrChange w:author="Thomas Sibret [2]" w:date="2026-08-24T11:01:00Z" w16du:dateUtc="2026-08-24T09:01:00Z" w:id="738">
            <w:rPr/>
          </w:rPrChange>
        </w:rPr>
        <w:t xml:space="preserve"> </w:t>
      </w:r>
      <w:sdt>
        <w:sdtPr>
          <w:tag w:val="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
          <w:id w:val="1836152433"/>
          <w:placeholder>
            <w:docPart w:val="DefaultPlaceholder_-1854013440"/>
          </w:placeholder>
        </w:sdtPr>
        <w:sdtContent>
          <w:r w:rsidRPr="00A04FC2" w:rsidR="1823EB44">
            <w:rPr>
              <w:rFonts w:ascii="Calibri" w:hAnsi="Calibri" w:eastAsia="Calibri" w:cs="Calibri"/>
              <w:color w:val="000000" w:themeColor="text1"/>
              <w:lang w:val="en-GB"/>
              <w:rPrChange w:author="Thomas Sibret [2]" w:date="2026-08-24T11:01:00Z" w16du:dateUtc="2026-08-24T09:01:00Z" w:id="739">
                <w:rPr>
                  <w:rFonts w:ascii="Calibri" w:hAnsi="Calibri" w:eastAsia="Calibri" w:cs="Calibri"/>
                  <w:color w:val="000000" w:themeColor="text1"/>
                </w:rPr>
              </w:rPrChange>
            </w:rPr>
            <w:t>(Chmura et al., 2017; X. Zhang et al., 2023)</w:t>
          </w:r>
          <w:ins w:author="Marijn Bauters" w:date="2026-09-01T14:05:00Z" w16du:dateUtc="2026-09-01T12:05:00Z" w:id="740">
            <w:r w:rsidR="00894122">
              <w:rPr>
                <w:rFonts w:ascii="Calibri" w:hAnsi="Calibri" w:eastAsia="Calibri" w:cs="Calibri"/>
                <w:color w:val="000000" w:themeColor="text1"/>
                <w:lang w:val="en-GB"/>
              </w:rPr>
              <w:t>.</w:t>
            </w:r>
          </w:ins>
        </w:sdtContent>
      </w:sdt>
      <w:r w:rsidRPr="00A04FC2">
        <w:rPr>
          <w:lang w:val="en-GB"/>
          <w:rPrChange w:author="Thomas Sibret [2]" w:date="2026-08-24T11:01:00Z" w16du:dateUtc="2026-08-24T09:01:00Z" w:id="741">
            <w:rPr/>
          </w:rPrChange>
        </w:rPr>
        <w:t xml:space="preserve"> </w:t>
      </w:r>
      <w:r w:rsidRPr="00A04FC2">
        <w:rPr>
          <w:rFonts w:ascii="Calibri" w:hAnsi="Calibri" w:eastAsia="Calibri" w:cs="Calibri"/>
          <w:lang w:val="en-GB"/>
          <w:rPrChange w:author="Thomas Sibret [2]" w:date="2026-08-24T11:01:00Z" w16du:dateUtc="2026-08-24T09:01:00Z" w:id="742">
            <w:rPr>
              <w:rFonts w:ascii="Calibri" w:hAnsi="Calibri" w:eastAsia="Calibri" w:cs="Calibri"/>
            </w:rPr>
          </w:rPrChange>
        </w:rPr>
        <w:t xml:space="preserve">Ontogenetic effects may also play a role: mature trees have been shown to maintain stable water-use strategies </w:t>
      </w:r>
      <w:del w:author="Thomas Sibret [2]" w:date="2026-08-24T14:14:00Z" w16du:dateUtc="2026-08-24T12:14:00Z" w:id="743">
        <w:r w:rsidRPr="00A04FC2" w:rsidDel="0015535E">
          <w:rPr>
            <w:rFonts w:ascii="Calibri" w:hAnsi="Calibri" w:eastAsia="Calibri" w:cs="Calibri"/>
            <w:lang w:val="en-GB"/>
            <w:rPrChange w:author="Thomas Sibret [2]" w:date="2026-08-24T11:01:00Z" w16du:dateUtc="2026-08-24T09:01:00Z" w:id="744">
              <w:rPr>
                <w:rFonts w:ascii="Calibri" w:hAnsi="Calibri" w:eastAsia="Calibri" w:cs="Calibri"/>
              </w:rPr>
            </w:rPrChange>
          </w:rPr>
          <w:delText xml:space="preserve">o </w:delText>
        </w:r>
      </w:del>
      <w:r w:rsidRPr="00A04FC2">
        <w:rPr>
          <w:rFonts w:ascii="Calibri" w:hAnsi="Calibri" w:eastAsia="Calibri" w:cs="Calibri"/>
          <w:lang w:val="en-GB"/>
          <w:rPrChange w:author="Thomas Sibret [2]" w:date="2026-08-24T11:01:00Z" w16du:dateUtc="2026-08-24T09:01:00Z" w:id="745">
            <w:rPr>
              <w:rFonts w:ascii="Calibri" w:hAnsi="Calibri" w:eastAsia="Calibri" w:cs="Calibri"/>
            </w:rPr>
          </w:rPrChange>
        </w:rPr>
        <w:t>over time compared to younger trees (T. Yan et al., 2022a</w:t>
      </w:r>
      <w:ins w:author="Thomas Sibret [2]" w:date="2026-08-24T14:14:00Z" w16du:dateUtc="2026-08-24T12:14:00Z" w:id="746">
        <w:r w:rsidR="00CB6268">
          <w:rPr>
            <w:rFonts w:ascii="Calibri" w:hAnsi="Calibri" w:eastAsia="Calibri" w:cs="Calibri"/>
            <w:lang w:val="en-GB"/>
          </w:rPr>
          <w:t>)</w:t>
        </w:r>
      </w:ins>
      <w:r w:rsidRPr="00A04FC2">
        <w:rPr>
          <w:rFonts w:ascii="Calibri" w:hAnsi="Calibri" w:eastAsia="Calibri" w:cs="Calibri"/>
          <w:lang w:val="en-GB"/>
          <w:rPrChange w:author="Thomas Sibret [2]" w:date="2026-08-24T11:01:00Z" w16du:dateUtc="2026-08-24T09:01:00Z" w:id="747">
            <w:rPr>
              <w:rFonts w:ascii="Calibri" w:hAnsi="Calibri" w:eastAsia="Calibri" w:cs="Calibri"/>
            </w:rPr>
          </w:rPrChange>
        </w:rPr>
        <w:t>. F</w:t>
      </w:r>
      <w:r w:rsidRPr="1823EB44">
        <w:rPr>
          <w:rFonts w:ascii="Calibri" w:hAnsi="Calibri" w:eastAsia="Calibri" w:cs="Calibri"/>
          <w:sz w:val="24"/>
          <w:szCs w:val="24"/>
          <w:lang w:val="en-US"/>
        </w:rPr>
        <w:t>uture work could usefully test whether nutrient responses and allocation patterns diverge among species with contrasting ecological (acquisitive vs. conservative) strategies in TMFs.</w:t>
      </w:r>
    </w:p>
    <w:p w:rsidR="60E0656E" w:rsidP="1823EB44" w:rsidRDefault="60E0656E" w14:paraId="0BBF01C9" w14:textId="467ABC87">
      <w:pPr>
        <w:spacing w:after="200" w:line="480" w:lineRule="auto"/>
        <w:jc w:val="both"/>
        <w:rPr>
          <w:rFonts w:eastAsiaTheme="minorEastAsia"/>
          <w:sz w:val="24"/>
          <w:szCs w:val="24"/>
          <w:lang w:val="en-US"/>
        </w:rPr>
      </w:pPr>
      <w:commentRangeStart w:id="748"/>
      <w:r w:rsidRPr="1823EB44">
        <w:rPr>
          <w:rFonts w:eastAsiaTheme="minorEastAsia"/>
          <w:sz w:val="24"/>
          <w:szCs w:val="24"/>
          <w:lang w:val="en-US"/>
        </w:rPr>
        <w:t>Nutrients</w:t>
      </w:r>
      <w:commentRangeEnd w:id="748"/>
      <w:r w:rsidRPr="1823EB44" w:rsidR="00782F6B">
        <w:rPr>
          <w:rStyle w:val="CommentReference"/>
          <w:rFonts w:eastAsiaTheme="minorEastAsia"/>
          <w:sz w:val="24"/>
          <w:szCs w:val="24"/>
          <w:lang w:val="en-US"/>
        </w:rPr>
        <w:commentReference w:id="748"/>
      </w:r>
      <w:r w:rsidRPr="1823EB44">
        <w:rPr>
          <w:rFonts w:eastAsiaTheme="minorEastAsia"/>
          <w:sz w:val="24"/>
          <w:szCs w:val="24"/>
          <w:lang w:val="en-US"/>
        </w:rPr>
        <w:t xml:space="preserve"> may also be allocated beyond the leaf altogether: fertilization has </w:t>
      </w:r>
      <w:commentRangeStart w:id="749"/>
      <w:r w:rsidRPr="1823EB44">
        <w:rPr>
          <w:rFonts w:eastAsiaTheme="minorEastAsia"/>
          <w:sz w:val="24"/>
          <w:szCs w:val="24"/>
          <w:lang w:val="en-US"/>
        </w:rPr>
        <w:t>increased foliage production,</w:t>
      </w:r>
      <w:commentRangeEnd w:id="749"/>
      <w:r w:rsidRPr="1823EB44" w:rsidR="005F7BBD">
        <w:rPr>
          <w:rStyle w:val="CommentReference"/>
          <w:rFonts w:eastAsiaTheme="minorEastAsia"/>
          <w:sz w:val="24"/>
          <w:szCs w:val="24"/>
          <w:lang w:val="en-US"/>
        </w:rPr>
        <w:commentReference w:id="749"/>
      </w:r>
      <w:r w:rsidRPr="1823EB44">
        <w:rPr>
          <w:rFonts w:eastAsiaTheme="minorEastAsia"/>
          <w:sz w:val="24"/>
          <w:szCs w:val="24"/>
          <w:lang w:val="en-US"/>
        </w:rPr>
        <w:t xml:space="preserve"> stand-level leaf area index, and leaf lifespan in</w:t>
      </w:r>
      <w:r w:rsidRPr="1823EB44" w:rsidR="6E555B04">
        <w:rPr>
          <w:rFonts w:eastAsiaTheme="minorEastAsia"/>
          <w:sz w:val="24"/>
          <w:szCs w:val="24"/>
          <w:lang w:val="en-US"/>
        </w:rPr>
        <w:t xml:space="preserve"> other</w:t>
      </w:r>
      <w:r w:rsidRPr="1823EB44">
        <w:rPr>
          <w:rFonts w:eastAsiaTheme="minorEastAsia"/>
          <w:sz w:val="24"/>
          <w:szCs w:val="24"/>
          <w:lang w:val="en-US"/>
        </w:rPr>
        <w:t xml:space="preserve"> NUMEX</w:t>
      </w:r>
      <w:r w:rsidRPr="1823EB44" w:rsidR="57489B4C">
        <w:rPr>
          <w:rFonts w:eastAsiaTheme="minorEastAsia"/>
          <w:sz w:val="24"/>
          <w:szCs w:val="24"/>
          <w:lang w:val="en-US"/>
        </w:rPr>
        <w:t xml:space="preserve"> species</w:t>
      </w:r>
      <w:r w:rsidRPr="1823EB44">
        <w:rPr>
          <w:rFonts w:eastAsiaTheme="minorEastAsia"/>
          <w:sz w:val="24"/>
          <w:szCs w:val="24"/>
          <w:lang w:val="en-US"/>
        </w:rPr>
        <w:t xml:space="preserve"> (Spannl et al., 2016; Homeier et al., 2013), and increased self-shading in more structurally developed canopies has been proposed to keep stomatal conductance stable even under higher nutrient supply (T. Yan et al., 2022b) — plants may simply prioritize a greater number of coordinated leaves over the performance of any single leaf (Lankhorst et al., 2025). We did not measure canopy structure in this study, so this remains a plausible but untested alternative to the within-leaf explanations above.</w:t>
      </w:r>
    </w:p>
    <w:p w:rsidR="60E0656E" w:rsidP="1823EB44" w:rsidRDefault="60E0656E" w14:paraId="352DC02F" w14:textId="04EA2B72">
      <w:pPr>
        <w:spacing w:after="200" w:line="480" w:lineRule="auto"/>
        <w:jc w:val="both"/>
        <w:rPr>
          <w:rFonts w:eastAsiaTheme="minorEastAsia"/>
          <w:sz w:val="24"/>
          <w:szCs w:val="24"/>
          <w:lang w:val="en-US"/>
        </w:rPr>
      </w:pPr>
      <w:r w:rsidRPr="1823EB44">
        <w:rPr>
          <w:rFonts w:eastAsiaTheme="minorEastAsia"/>
          <w:sz w:val="24"/>
          <w:szCs w:val="24"/>
          <w:lang w:val="en-US"/>
        </w:rPr>
        <w:t xml:space="preserve">Taken together, these mechanisms — whether </w:t>
      </w:r>
      <w:r w:rsidRPr="1823EB44" w:rsidR="5BE5D0F4">
        <w:rPr>
          <w:rFonts w:eastAsiaTheme="minorEastAsia"/>
          <w:sz w:val="24"/>
          <w:szCs w:val="24"/>
          <w:lang w:val="en-US"/>
        </w:rPr>
        <w:t>at</w:t>
      </w:r>
      <w:r w:rsidRPr="1823EB44">
        <w:rPr>
          <w:rFonts w:eastAsiaTheme="minorEastAsia"/>
          <w:sz w:val="24"/>
          <w:szCs w:val="24"/>
          <w:lang w:val="en-US"/>
        </w:rPr>
        <w:t xml:space="preserve"> leaf or at the canopy level — suggest that fertilization altered nutrient status without altering the underlying, conservative resource-use strategy that governs carbon–water relations in these species</w:t>
      </w:r>
      <w:r w:rsidRPr="1823EB44" w:rsidR="1D07CA99">
        <w:rPr>
          <w:rFonts w:eastAsiaTheme="minorEastAsia"/>
          <w:sz w:val="24"/>
          <w:szCs w:val="24"/>
          <w:lang w:val="en-US"/>
        </w:rPr>
        <w:t>.</w:t>
      </w:r>
    </w:p>
    <w:p w:rsidR="2107FD95" w:rsidP="1E8DDC2E" w:rsidRDefault="781056D1" w14:paraId="2587E63E" w14:textId="2DA2A854">
      <w:pPr>
        <w:pStyle w:val="Heading2"/>
        <w:rPr>
          <w:lang w:val="en-US"/>
        </w:rPr>
      </w:pPr>
      <w:r w:rsidRPr="781056D1">
        <w:rPr>
          <w:lang w:val="en-US"/>
        </w:rPr>
        <w:t xml:space="preserve"> 3</w:t>
      </w:r>
      <w:commentRangeStart w:id="750"/>
      <w:r w:rsidRPr="781056D1">
        <w:rPr>
          <w:lang w:val="en-US"/>
        </w:rPr>
        <w:t xml:space="preserve">. Independent of fertilization, </w:t>
      </w:r>
      <w:commentRangeStart w:id="751"/>
      <w:r w:rsidRPr="781056D1">
        <w:rPr>
          <w:lang w:val="en-US"/>
        </w:rPr>
        <w:t>species differ naturally in iWUE across the elevational gradient</w:t>
      </w:r>
      <w:commentRangeEnd w:id="750"/>
      <w:r w:rsidR="0001454B">
        <w:rPr>
          <w:rStyle w:val="CommentReference"/>
          <w:sz w:val="32"/>
          <w:szCs w:val="32"/>
          <w:lang w:val="en-US"/>
        </w:rPr>
        <w:commentReference w:id="750"/>
      </w:r>
    </w:p>
    <w:p w:rsidRPr="00BA5F30" w:rsidR="00C540D5" w:rsidP="005F514A" w:rsidRDefault="00C540D5" w14:paraId="54205DE7" w14:textId="77777777">
      <w:pPr>
        <w:rPr>
          <w:rStyle w:val="Heading1Char"/>
          <w:lang w:val="en-US"/>
        </w:rPr>
      </w:pPr>
    </w:p>
    <w:p w:rsidRPr="00A04FC2" w:rsidR="05125162" w:rsidP="60E0656E" w:rsidRDefault="60E0656E" w14:paraId="463269F5" w14:textId="4054090D">
      <w:pPr>
        <w:spacing w:after="200" w:line="480" w:lineRule="auto"/>
        <w:jc w:val="both"/>
        <w:rPr>
          <w:lang w:val="en-GB"/>
          <w:rPrChange w:author="Thomas Sibret [2]" w:date="2026-08-24T11:01:00Z" w16du:dateUtc="2026-08-24T09:01:00Z" w:id="752">
            <w:rPr/>
          </w:rPrChange>
        </w:rPr>
      </w:pPr>
      <w:r w:rsidRPr="1823EB44">
        <w:rPr>
          <w:rFonts w:ascii="Times New Roman" w:hAnsi="Times New Roman" w:eastAsia="Times New Roman" w:cs="Times New Roman"/>
          <w:sz w:val="24"/>
          <w:szCs w:val="24"/>
          <w:lang w:val="en-US"/>
        </w:rPr>
        <w:t xml:space="preserve">Although long-term nutrient addition did not </w:t>
      </w:r>
      <w:commentRangeStart w:id="753"/>
      <w:r w:rsidRPr="1823EB44">
        <w:rPr>
          <w:rFonts w:ascii="Times New Roman" w:hAnsi="Times New Roman" w:eastAsia="Times New Roman" w:cs="Times New Roman"/>
          <w:sz w:val="24"/>
          <w:szCs w:val="24"/>
          <w:lang w:val="en-US"/>
        </w:rPr>
        <w:t xml:space="preserve">modify </w:t>
      </w:r>
      <w:commentRangeEnd w:id="751"/>
      <w:r w:rsidRPr="1823EB44" w:rsidR="00C64D06">
        <w:rPr>
          <w:rStyle w:val="CommentReference"/>
          <w:rFonts w:ascii="Times New Roman" w:hAnsi="Times New Roman" w:eastAsia="Times New Roman" w:cs="Times New Roman"/>
          <w:sz w:val="24"/>
          <w:szCs w:val="24"/>
          <w:lang w:val="en-US"/>
        </w:rPr>
        <w:commentReference w:id="751"/>
      </w:r>
      <w:r w:rsidRPr="1823EB44">
        <w:rPr>
          <w:rFonts w:ascii="Times New Roman" w:hAnsi="Times New Roman" w:eastAsia="Times New Roman" w:cs="Times New Roman"/>
          <w:sz w:val="24"/>
          <w:szCs w:val="24"/>
          <w:lang w:val="en-US"/>
        </w:rPr>
        <w:t xml:space="preserve">intraspecific iWUE, species growing in control plots already differed markedly in iWUE across </w:t>
      </w:r>
      <w:commentRangeEnd w:id="753"/>
      <w:r w:rsidRPr="1823EB44" w:rsidR="00F521D3">
        <w:rPr>
          <w:rStyle w:val="CommentReference"/>
          <w:rFonts w:ascii="Times New Roman" w:hAnsi="Times New Roman" w:eastAsia="Times New Roman" w:cs="Times New Roman"/>
          <w:sz w:val="24"/>
          <w:szCs w:val="24"/>
          <w:lang w:val="en-US"/>
        </w:rPr>
        <w:commentReference w:id="753"/>
      </w:r>
      <w:r w:rsidRPr="1823EB44">
        <w:rPr>
          <w:rFonts w:ascii="Times New Roman" w:hAnsi="Times New Roman" w:eastAsia="Times New Roman" w:cs="Times New Roman"/>
          <w:sz w:val="24"/>
          <w:szCs w:val="24"/>
          <w:lang w:val="en-US"/>
        </w:rPr>
        <w:t xml:space="preserve">the natural elevational gradient — indicating that this trait is governed primarily by baseline environmental conditions and species </w:t>
      </w:r>
      <w:r w:rsidRPr="1823EB44">
        <w:rPr>
          <w:rFonts w:ascii="Times New Roman" w:hAnsi="Times New Roman" w:eastAsia="Times New Roman" w:cs="Times New Roman"/>
          <w:sz w:val="24"/>
          <w:szCs w:val="24"/>
          <w:lang w:val="en-US"/>
        </w:rPr>
        <w:t xml:space="preserve">identity, rather than by nutrient supply. </w:t>
      </w:r>
      <w:del w:author="Marijn Bauters" w:date="2026-09-01T14:22:00Z" w16du:dateUtc="2026-09-01T12:22:00Z" w:id="754">
        <w:r w:rsidRPr="1823EB44" w:rsidDel="00C64D06">
          <w:rPr>
            <w:rFonts w:ascii="Times New Roman" w:hAnsi="Times New Roman" w:eastAsia="Times New Roman" w:cs="Times New Roman"/>
            <w:sz w:val="24"/>
            <w:szCs w:val="24"/>
            <w:lang w:val="en-US"/>
          </w:rPr>
          <w:delText>Common species</w:delText>
        </w:r>
      </w:del>
      <w:ins w:author="Marijn Bauters" w:date="2026-09-01T14:22:00Z" w16du:dateUtc="2026-09-01T12:22:00Z" w:id="755">
        <w:r w:rsidR="00C64D06">
          <w:rPr>
            <w:rFonts w:ascii="Times New Roman" w:hAnsi="Times New Roman" w:eastAsia="Times New Roman" w:cs="Times New Roman"/>
            <w:sz w:val="24"/>
            <w:szCs w:val="24"/>
            <w:lang w:val="en-US"/>
          </w:rPr>
          <w:t>Species</w:t>
        </w:r>
      </w:ins>
      <w:r w:rsidRPr="1823EB44">
        <w:rPr>
          <w:rFonts w:ascii="Times New Roman" w:hAnsi="Times New Roman" w:eastAsia="Times New Roman" w:cs="Times New Roman"/>
          <w:sz w:val="24"/>
          <w:szCs w:val="24"/>
          <w:lang w:val="en-US"/>
        </w:rPr>
        <w:t xml:space="preserve"> from the mid- and high-elevation sites exhibited the highest iWUE (Fig. S</w:t>
      </w:r>
      <w:r w:rsidRPr="1823EB44" w:rsidR="08761537">
        <w:rPr>
          <w:rFonts w:ascii="Times New Roman" w:hAnsi="Times New Roman" w:eastAsia="Times New Roman" w:cs="Times New Roman"/>
          <w:sz w:val="24"/>
          <w:szCs w:val="24"/>
          <w:lang w:val="en-US"/>
        </w:rPr>
        <w:t>3</w:t>
      </w:r>
      <w:r w:rsidRPr="1823EB44">
        <w:rPr>
          <w:rFonts w:ascii="Times New Roman" w:hAnsi="Times New Roman" w:eastAsia="Times New Roman" w:cs="Times New Roman"/>
          <w:sz w:val="24"/>
          <w:szCs w:val="24"/>
          <w:lang w:val="en-US"/>
        </w:rPr>
        <w:t>), sharing more similar carbon–water traits with one another than with species at 1000 m. These differences likely reflect coordinated variation in nutrient availability, leaf functional traits, and community composition along the elevational gradient.</w:t>
      </w:r>
    </w:p>
    <w:p w:rsidRPr="00A04FC2" w:rsidR="05125162" w:rsidP="60E0656E" w:rsidRDefault="60E0656E" w14:paraId="006E20E2" w14:textId="00EBD9D0">
      <w:pPr>
        <w:spacing w:after="200" w:line="480" w:lineRule="auto"/>
        <w:jc w:val="both"/>
        <w:rPr>
          <w:lang w:val="en-GB"/>
          <w:rPrChange w:author="Thomas Sibret [2]" w:date="2026-08-24T11:01:00Z" w16du:dateUtc="2026-08-24T09:01:00Z" w:id="756">
            <w:rPr/>
          </w:rPrChange>
        </w:rPr>
      </w:pPr>
      <w:r w:rsidRPr="1823EB44">
        <w:rPr>
          <w:rFonts w:ascii="Times New Roman" w:hAnsi="Times New Roman" w:eastAsia="Times New Roman" w:cs="Times New Roman"/>
          <w:sz w:val="24"/>
          <w:szCs w:val="24"/>
          <w:lang w:val="en-US"/>
        </w:rPr>
        <w:t xml:space="preserve">Previous work from the same </w:t>
      </w:r>
      <w:r w:rsidRPr="1823EB44" w:rsidR="483F5F84">
        <w:rPr>
          <w:rFonts w:ascii="Times New Roman" w:hAnsi="Times New Roman" w:eastAsia="Times New Roman" w:cs="Times New Roman"/>
          <w:sz w:val="24"/>
          <w:szCs w:val="24"/>
          <w:lang w:val="en-US"/>
        </w:rPr>
        <w:t>study area</w:t>
      </w:r>
      <w:r w:rsidRPr="1823EB44">
        <w:rPr>
          <w:rFonts w:ascii="Times New Roman" w:hAnsi="Times New Roman" w:eastAsia="Times New Roman" w:cs="Times New Roman"/>
          <w:sz w:val="24"/>
          <w:szCs w:val="24"/>
          <w:lang w:val="en-US"/>
        </w:rPr>
        <w:t xml:space="preserve"> reported maximum photosynthetic rates around 2000 m, coinciding with higher foliar nutrient concentrations (Wittich et al., 2012). In addition, expressing leaf N on an area basis revealed that species at 2000 m maintain greater nitrogen investment per unit leaf area, highlighting the importance of structural effects in shaping foliar nutrient patterns; this greater Narea in mid-elevation species may itself contribute to their relatively high iWUE. In contrast, species at 1000 m displayed a distinct relationship between leaf nutrient investment and iWUE, indicating a different coordination between nutrient acquisition, leaf structure, and carbon–water exchange at this elevation. O</w:t>
      </w:r>
      <w:commentRangeStart w:id="757"/>
      <w:commentRangeStart w:id="758"/>
      <w:commentRangeStart w:id="759"/>
      <w:r w:rsidRPr="1823EB44">
        <w:rPr>
          <w:rFonts w:ascii="Times New Roman" w:hAnsi="Times New Roman" w:eastAsia="Times New Roman" w:cs="Times New Roman"/>
          <w:sz w:val="24"/>
          <w:szCs w:val="24"/>
          <w:lang w:val="en-US"/>
        </w:rPr>
        <w:t xml:space="preserve">ne possible explanation for the similarity of responses at 2000 m and 3000 m is the shared parent rock material, which may have led to similarities in community composition and leaf properties </w:t>
      </w:r>
      <w:commentRangeEnd w:id="757"/>
      <w:r w:rsidRPr="1823EB44" w:rsidR="004001A6">
        <w:rPr>
          <w:rStyle w:val="CommentReference"/>
          <w:rFonts w:ascii="Times New Roman" w:hAnsi="Times New Roman" w:eastAsia="Times New Roman" w:cs="Times New Roman"/>
          <w:sz w:val="24"/>
          <w:szCs w:val="24"/>
          <w:lang w:val="en-US"/>
        </w:rPr>
        <w:commentReference w:id="757"/>
      </w:r>
      <w:commentRangeEnd w:id="758"/>
      <w:r>
        <w:rPr>
          <w:rStyle w:val="CommentReference"/>
        </w:rPr>
        <w:commentReference w:id="758"/>
      </w:r>
      <w:commentRangeEnd w:id="759"/>
      <w:r>
        <w:rPr>
          <w:rStyle w:val="CommentReference"/>
        </w:rPr>
        <w:commentReference w:id="759"/>
      </w:r>
      <w:r w:rsidRPr="1823EB44">
        <w:rPr>
          <w:rFonts w:ascii="Times New Roman" w:hAnsi="Times New Roman" w:eastAsia="Times New Roman" w:cs="Times New Roman"/>
          <w:sz w:val="24"/>
          <w:szCs w:val="24"/>
          <w:lang w:val="en-US"/>
        </w:rPr>
        <w:t>(Homeier &amp; Leuschner, 2021b).</w:t>
      </w:r>
    </w:p>
    <w:p w:rsidRPr="00A04FC2" w:rsidR="05125162" w:rsidP="60E0656E" w:rsidRDefault="60E0656E" w14:paraId="1B39E9B3" w14:textId="4A5DAD4A">
      <w:pPr>
        <w:spacing w:after="200" w:line="480" w:lineRule="auto"/>
        <w:jc w:val="both"/>
        <w:rPr>
          <w:lang w:val="en-GB"/>
          <w:rPrChange w:author="Thomas Sibret [2]" w:date="2026-08-24T11:01:00Z" w16du:dateUtc="2026-08-24T09:01:00Z" w:id="761">
            <w:rPr/>
          </w:rPrChange>
        </w:rPr>
      </w:pPr>
      <w:r w:rsidRPr="60E0656E">
        <w:rPr>
          <w:rFonts w:ascii="Times New Roman" w:hAnsi="Times New Roman" w:eastAsia="Times New Roman" w:cs="Times New Roman"/>
          <w:sz w:val="24"/>
          <w:szCs w:val="24"/>
          <w:lang w:val="en-US"/>
        </w:rPr>
        <w:t>Together, these findings indicate that natural variation in nutrient availability and species identity across the elevational gradient is more strongly associated with leaf carbon–water relations than experimental nutrient enrichment. Because elevation, nutrient availability, and species turnover are inherently confounded in this study, future work incorporating a larger number of species across multiple elevations will be needed to disentangle the relative contributions of environmental filtering, nutrient availability, and species identity to patterns of water-use efficiency in TMF.</w:t>
      </w:r>
    </w:p>
    <w:p w:rsidR="05125162" w:rsidP="1E8DDC2E" w:rsidRDefault="1E8DDC2E" w14:paraId="37FC3291" w14:textId="569947D3">
      <w:pPr>
        <w:pStyle w:val="Heading2"/>
        <w:rPr>
          <w:rFonts w:ascii="Times New Roman" w:hAnsi="Times New Roman" w:eastAsia="Times New Roman" w:cs="Times New Roman"/>
          <w:sz w:val="24"/>
          <w:szCs w:val="24"/>
          <w:lang w:val="en-US"/>
        </w:rPr>
      </w:pPr>
      <w:r w:rsidRPr="1E8DDC2E">
        <w:rPr>
          <w:lang w:val="en-US"/>
        </w:rPr>
        <w:t>4. Implications for TMFs and ecosystem models</w:t>
      </w:r>
    </w:p>
    <w:p w:rsidR="60E0656E" w:rsidP="1823EB44" w:rsidRDefault="60E0656E" w14:paraId="5D0F6762" w14:textId="2C2B59F8">
      <w:pPr>
        <w:spacing w:after="200" w:line="480" w:lineRule="auto"/>
        <w:jc w:val="both"/>
        <w:rPr>
          <w:rFonts w:eastAsiaTheme="minorEastAsia"/>
          <w:lang w:val="en-US"/>
        </w:rPr>
      </w:pPr>
      <w:r w:rsidRPr="1823EB44">
        <w:rPr>
          <w:rFonts w:ascii="Times New Roman" w:hAnsi="Times New Roman" w:eastAsia="Times New Roman" w:cs="Times New Roman"/>
          <w:sz w:val="24"/>
          <w:szCs w:val="24"/>
          <w:lang w:val="en-US"/>
        </w:rPr>
        <w:t>D</w:t>
      </w:r>
      <w:r w:rsidRPr="1823EB44">
        <w:rPr>
          <w:rFonts w:eastAsiaTheme="minorEastAsia"/>
          <w:lang w:val="en-US"/>
        </w:rPr>
        <w:t xml:space="preserve">espite evidence from the NUMEX experiment that nutrient addition alters foliar nutrient concentrations and several ecosystem processes in Ecuadorian TMF, the absence of a consistent iWUE response in the dominant tree species studied here indicates that carbon–water relations may remain strongly constrained. Such conservative carbon–water strategies may confer physiological stability under changing environmental conditions, allowing dominant species to maintain coordinated carbon assimilation and water use despite </w:t>
      </w:r>
      <w:commentRangeStart w:id="762"/>
      <w:r w:rsidRPr="1823EB44">
        <w:rPr>
          <w:rFonts w:eastAsiaTheme="minorEastAsia"/>
          <w:lang w:val="en-US"/>
        </w:rPr>
        <w:t xml:space="preserve">increased nutrient availability (Reich, 2014; Smith &amp; Keenan, 2020). Consequently, future changes in carbon sequestration in TMF may depend more on shifts in forest structure, species composition, and leaf area than on enhanced </w:t>
      </w:r>
      <w:commentRangeEnd w:id="762"/>
      <w:r w:rsidRPr="1823EB44" w:rsidR="00C64D06">
        <w:rPr>
          <w:rStyle w:val="CommentReference"/>
          <w:rFonts w:eastAsiaTheme="minorEastAsia"/>
          <w:sz w:val="22"/>
          <w:szCs w:val="22"/>
          <w:lang w:val="en-US"/>
        </w:rPr>
        <w:commentReference w:id="762"/>
      </w:r>
      <w:r w:rsidRPr="1823EB44">
        <w:rPr>
          <w:rFonts w:eastAsiaTheme="minorEastAsia"/>
          <w:lang w:val="en-US"/>
        </w:rPr>
        <w:t>leaf-level physiological efficiency.</w:t>
      </w:r>
    </w:p>
    <w:p w:rsidR="60E0656E" w:rsidP="1823EB44" w:rsidRDefault="60E0656E" w14:paraId="431E6AAB" w14:textId="45E92A4D">
      <w:pPr>
        <w:spacing w:after="200" w:line="480" w:lineRule="auto"/>
        <w:jc w:val="both"/>
        <w:rPr>
          <w:rFonts w:eastAsiaTheme="minorEastAsia"/>
          <w:lang w:val="en-US"/>
        </w:rPr>
      </w:pPr>
      <w:r w:rsidRPr="1823EB44">
        <w:rPr>
          <w:rFonts w:eastAsiaTheme="minorEastAsia"/>
          <w:lang w:val="en-US"/>
        </w:rPr>
        <w:t>These results are also relevant to current modeling frameworks, which may overestimate leaf-level physiological responses if they assume that nutrient alleviation automatically enhances carbon assimilation through changes in stomatal or photosynthetic functioning (Waring et al., 2023). We therefore conclude that predicting future forest dynamics in response to nutrient-induced changes in TMF species requires a better understanding of how nutrients are allocated, and of species resource acquisition strategies.</w:t>
      </w:r>
    </w:p>
    <w:p w:rsidR="60E0656E" w:rsidP="1823EB44" w:rsidRDefault="60E0656E" w14:paraId="49622E37" w14:textId="1471D7CF">
      <w:pPr>
        <w:spacing w:before="240" w:after="240" w:line="480" w:lineRule="auto"/>
        <w:jc w:val="both"/>
        <w:rPr>
          <w:rFonts w:eastAsiaTheme="minorEastAsia"/>
          <w:lang w:val="en-US"/>
        </w:rPr>
      </w:pPr>
    </w:p>
    <w:p w:rsidR="5B61B7C3" w:rsidP="1823EB44" w:rsidRDefault="5B61B7C3" w14:paraId="2D14CD17" w14:textId="305EABF6">
      <w:pPr>
        <w:spacing w:before="240" w:after="240" w:line="480" w:lineRule="auto"/>
        <w:jc w:val="both"/>
        <w:rPr>
          <w:rFonts w:eastAsiaTheme="minorEastAsia"/>
          <w:lang w:val="en-US"/>
        </w:rPr>
      </w:pPr>
    </w:p>
    <w:p w:rsidR="2684D59B" w:rsidP="1823EB44" w:rsidRDefault="2684D59B" w14:paraId="398C1E4F" w14:textId="441961FF">
      <w:pPr>
        <w:spacing w:before="240" w:after="240" w:line="480" w:lineRule="auto"/>
        <w:jc w:val="both"/>
        <w:rPr>
          <w:rFonts w:eastAsiaTheme="minorEastAsia"/>
          <w:lang w:val="en-US"/>
        </w:rPr>
      </w:pPr>
    </w:p>
    <w:p w:rsidR="2684D59B" w:rsidP="1823EB44" w:rsidRDefault="2684D59B" w14:paraId="51B0D6AB" w14:textId="6E1B02A2">
      <w:pPr>
        <w:spacing w:before="240" w:after="240" w:line="480" w:lineRule="auto"/>
        <w:jc w:val="both"/>
        <w:rPr>
          <w:rFonts w:eastAsiaTheme="minorEastAsia"/>
          <w:lang w:val="en-US"/>
        </w:rPr>
      </w:pPr>
    </w:p>
    <w:p w:rsidR="53920AB8" w:rsidP="0E600790" w:rsidRDefault="4145B630" w14:paraId="25AC30B2" w14:textId="3DD130EE">
      <w:pPr>
        <w:spacing w:before="240" w:after="240" w:line="480" w:lineRule="auto"/>
        <w:jc w:val="both"/>
        <w:rPr>
          <w:rFonts w:ascii="Calibri" w:hAnsi="Calibri" w:eastAsia="Calibri" w:cs="Calibri"/>
          <w:lang w:val="en-US"/>
        </w:rPr>
      </w:pPr>
      <w:r w:rsidRPr="4145B630">
        <w:rPr>
          <w:rFonts w:ascii="Calibri" w:hAnsi="Calibri" w:eastAsia="Calibri" w:cs="Calibri"/>
          <w:lang w:val="en-US"/>
        </w:rPr>
        <w:t xml:space="preserve"> </w:t>
      </w:r>
    </w:p>
    <w:p w:rsidR="00BF21F1" w:rsidRDefault="00BF21F1" w14:paraId="43BBB7F5" w14:textId="77777777">
      <w:pPr>
        <w:rPr>
          <w:b/>
          <w:bCs/>
          <w:lang w:val="en-US"/>
        </w:rPr>
      </w:pPr>
      <w:r>
        <w:rPr>
          <w:b/>
          <w:bCs/>
          <w:lang w:val="en-US"/>
        </w:rPr>
        <w:br w:type="page"/>
      </w:r>
    </w:p>
    <w:p w:rsidRPr="005160BB" w:rsidR="00D1289B" w:rsidP="45DC1595" w:rsidRDefault="7954D173" w14:paraId="1D16CB7A" w14:textId="7A630131">
      <w:pPr>
        <w:pStyle w:val="Heading1"/>
        <w:rPr>
          <w:b/>
          <w:bCs/>
          <w:lang w:val="en-US"/>
        </w:rPr>
      </w:pPr>
      <w:commentRangeStart w:id="763"/>
      <w:r w:rsidRPr="7954D173">
        <w:rPr>
          <w:lang w:val="en-US"/>
        </w:rPr>
        <w:t xml:space="preserve">CONCLUSIONS </w:t>
      </w:r>
      <w:commentRangeEnd w:id="763"/>
      <w:r w:rsidRPr="005160BB" w:rsidR="00BF684B">
        <w:rPr>
          <w:rStyle w:val="CommentReference"/>
          <w:b/>
          <w:bCs/>
          <w:sz w:val="32"/>
          <w:szCs w:val="32"/>
          <w:lang w:val="en-US"/>
        </w:rPr>
        <w:commentReference w:id="763"/>
      </w:r>
    </w:p>
    <w:p w:rsidR="1E312241" w:rsidP="7FFD1E32" w:rsidRDefault="4F979A12" w14:paraId="54200FD4" w14:textId="08D27A5C">
      <w:pPr>
        <w:spacing w:before="240" w:after="240" w:line="480" w:lineRule="auto"/>
        <w:jc w:val="both"/>
        <w:rPr>
          <w:rFonts w:ascii="Calibri" w:hAnsi="Calibri" w:eastAsia="Calibri" w:cs="Calibri"/>
          <w:lang w:val="en-US"/>
        </w:rPr>
      </w:pPr>
      <w:r w:rsidRPr="4F979A12">
        <w:rPr>
          <w:rFonts w:ascii="Calibri" w:hAnsi="Calibri" w:eastAsia="Calibri" w:cs="Calibri"/>
          <w:lang w:val="en-US"/>
        </w:rPr>
        <w:t>The results from the NUMEX experiment are consistent with research done in the area in previous years showing that nutrient additions of nitrogen and phosphorus addition is reflected in higher foliar nutrient content, indicating a clear physiological uptake response.</w:t>
      </w:r>
    </w:p>
    <w:p w:rsidR="1E312241" w:rsidP="7FFD1E32" w:rsidRDefault="5AD007EE" w14:paraId="7EC7DF57" w14:textId="53B265F3">
      <w:pPr>
        <w:spacing w:before="240" w:after="240" w:line="480" w:lineRule="auto"/>
        <w:jc w:val="both"/>
        <w:rPr>
          <w:rFonts w:ascii="Calibri" w:hAnsi="Calibri" w:eastAsia="Calibri" w:cs="Calibri"/>
          <w:lang w:val="en-US"/>
        </w:rPr>
      </w:pPr>
      <w:r w:rsidRPr="1823EB44">
        <w:rPr>
          <w:rFonts w:ascii="Calibri" w:hAnsi="Calibri" w:eastAsia="Calibri" w:cs="Calibri"/>
          <w:lang w:val="en-US"/>
        </w:rPr>
        <w:t>However, these changes in foliar nutrient status did not translate into consistent shifts in intrinsic water-use efficiency (iWUE) and delta13C, which remained largely unresponsive across elevations. This suggests that nutrient availability was not a primary driver of iWUE in the studied species over the duration of the experiment.  The observed decoupling between foliar nutrient enrichment and iWUE highlights that increased nitrogen availability does not necessarily enhance carbon–water coupling at the leaf level and raises the question on how the n</w:t>
      </w:r>
      <w:r w:rsidRPr="1823EB44" w:rsidR="4AEE0B6D">
        <w:rPr>
          <w:rFonts w:ascii="Calibri" w:hAnsi="Calibri" w:eastAsia="Calibri" w:cs="Calibri"/>
          <w:lang w:val="en-US"/>
        </w:rPr>
        <w:t>utrient</w:t>
      </w:r>
      <w:r w:rsidRPr="1823EB44">
        <w:rPr>
          <w:rFonts w:ascii="Calibri" w:hAnsi="Calibri" w:eastAsia="Calibri" w:cs="Calibri"/>
          <w:lang w:val="en-US"/>
        </w:rPr>
        <w:t xml:space="preserve"> content is being allocat</w:t>
      </w:r>
      <w:r w:rsidRPr="1823EB44" w:rsidR="66033CA2">
        <w:rPr>
          <w:rFonts w:ascii="Calibri" w:hAnsi="Calibri" w:eastAsia="Calibri" w:cs="Calibri"/>
          <w:lang w:val="en-US"/>
        </w:rPr>
        <w:t>ed</w:t>
      </w:r>
      <w:r w:rsidRPr="1823EB44">
        <w:rPr>
          <w:rFonts w:ascii="Calibri" w:hAnsi="Calibri" w:eastAsia="Calibri" w:cs="Calibri"/>
          <w:lang w:val="en-US"/>
        </w:rPr>
        <w:t xml:space="preserve">. We discussed the possibility that be allocated for other purposes beyond photosynthesis (e.g. building more leaves or into light capturing compounds). </w:t>
      </w:r>
    </w:p>
    <w:p w:rsidR="4F979A12" w:rsidP="4F979A12" w:rsidRDefault="5AD007EE" w14:paraId="03C985C3" w14:textId="74263BAF">
      <w:pPr>
        <w:spacing w:before="240" w:after="240" w:line="480" w:lineRule="auto"/>
        <w:jc w:val="both"/>
        <w:rPr>
          <w:rFonts w:ascii="Calibri" w:hAnsi="Calibri" w:eastAsia="Calibri" w:cs="Calibri"/>
          <w:lang w:val="en-US"/>
        </w:rPr>
      </w:pPr>
      <w:r w:rsidRPr="5AD007EE">
        <w:rPr>
          <w:rFonts w:ascii="Calibri" w:hAnsi="Calibri" w:eastAsia="Calibri" w:cs="Calibri"/>
          <w:lang w:val="en-US"/>
        </w:rPr>
        <w:t xml:space="preserve">On other hand, our results provide results on adaptions of the different species and different magnitude of the responses, with those species located at 2000 m and 3000 m sharing similar patterns in terms of iWUE. This is the first report in terms of iWUE for those common species and those elevations, and further research is needed to understand the patterns at community level and the ecophysiological responses of this highly biodiverse ecosystem. </w:t>
      </w:r>
    </w:p>
    <w:p w:rsidRPr="00A04FC2" w:rsidR="1E312241" w:rsidP="7FFD1E32" w:rsidRDefault="7FFD1E32" w14:paraId="4F6F5F8B" w14:textId="0343F9C1">
      <w:pPr>
        <w:spacing w:before="240" w:after="240" w:line="480" w:lineRule="auto"/>
        <w:jc w:val="both"/>
        <w:rPr>
          <w:lang w:val="en-GB"/>
          <w:rPrChange w:author="Thomas Sibret [2]" w:date="2026-08-24T11:01:00Z" w16du:dateUtc="2026-08-24T09:01:00Z" w:id="764">
            <w:rPr/>
          </w:rPrChange>
        </w:rPr>
      </w:pPr>
      <w:r w:rsidRPr="7FFD1E32">
        <w:rPr>
          <w:rFonts w:ascii="Calibri" w:hAnsi="Calibri" w:eastAsia="Calibri" w:cs="Calibri"/>
          <w:lang w:val="en-US"/>
        </w:rPr>
        <w:t>These findings emphasize the importance of considering multiple leaf nutrient metrics and environmental gradients to better understand physiological responses under changing nutrient and climatic conditions.</w:t>
      </w:r>
    </w:p>
    <w:p w:rsidR="1E312241" w:rsidP="1E312241" w:rsidRDefault="1E312241" w14:paraId="4EF0AAF9" w14:textId="42C9D7C7">
      <w:pPr>
        <w:spacing w:line="480" w:lineRule="auto"/>
        <w:rPr>
          <w:b/>
          <w:bCs/>
          <w:lang w:val="en-US"/>
        </w:rPr>
      </w:pPr>
    </w:p>
    <w:p w:rsidR="006324E7" w:rsidP="0004155B" w:rsidRDefault="00580BFC" w14:paraId="03EA8CEF" w14:textId="6924B9C9">
      <w:pPr>
        <w:spacing w:after="0" w:line="480" w:lineRule="auto"/>
        <w:rPr>
          <w:rFonts w:cstheme="minorHAnsi"/>
          <w:b/>
          <w:bCs/>
          <w:lang w:val="en-US"/>
        </w:rPr>
      </w:pPr>
      <w:r w:rsidRPr="005160BB">
        <w:rPr>
          <w:rFonts w:cstheme="minorHAnsi"/>
          <w:b/>
          <w:bCs/>
          <w:lang w:val="en-US"/>
        </w:rPr>
        <w:t>Acknowledgments</w:t>
      </w:r>
    </w:p>
    <w:p w:rsidR="009974CF" w:rsidP="009974CF" w:rsidRDefault="0E2CAB0E" w14:paraId="7722A39B" w14:textId="5E101A23">
      <w:pPr>
        <w:spacing w:after="0" w:line="480" w:lineRule="auto"/>
        <w:jc w:val="both"/>
        <w:rPr>
          <w:lang w:val="en-US"/>
        </w:rPr>
      </w:pPr>
      <w:r w:rsidRPr="140BE2E6">
        <w:rPr>
          <w:lang w:val="en-US"/>
        </w:rPr>
        <w:t xml:space="preserve">Special thanks go to </w:t>
      </w:r>
      <w:commentRangeStart w:id="765"/>
      <w:r w:rsidRPr="140BE2E6">
        <w:rPr>
          <w:lang w:val="en-US"/>
        </w:rPr>
        <w:t>Karina Gonzalez</w:t>
      </w:r>
      <w:commentRangeEnd w:id="765"/>
      <w:r w:rsidRPr="140BE2E6">
        <w:rPr>
          <w:rStyle w:val="CommentReference"/>
          <w:sz w:val="22"/>
          <w:szCs w:val="22"/>
          <w:lang w:val="en-US"/>
        </w:rPr>
        <w:commentReference w:id="765"/>
      </w:r>
      <w:r w:rsidRPr="140BE2E6">
        <w:rPr>
          <w:lang w:val="en-US"/>
        </w:rPr>
        <w:t xml:space="preserve">, the field coordinator and local people who helped with the sample collection and scientific follow-up. Additionally, we would like to thank Elise and Katja for their help with the isotopic analyses of the leaf material. </w:t>
      </w:r>
    </w:p>
    <w:p w:rsidRPr="005160BB" w:rsidR="003E3A4F" w:rsidP="009974CF" w:rsidRDefault="003E3A4F" w14:paraId="721CD707" w14:textId="77777777">
      <w:pPr>
        <w:spacing w:after="0" w:line="480" w:lineRule="auto"/>
        <w:jc w:val="both"/>
        <w:rPr>
          <w:rFonts w:cstheme="minorHAnsi"/>
          <w:b/>
          <w:bCs/>
          <w:lang w:val="en-US"/>
        </w:rPr>
      </w:pPr>
    </w:p>
    <w:p w:rsidRPr="00BB7AFD" w:rsidR="00B923C7" w:rsidP="00F85FC5" w:rsidRDefault="00B923C7" w14:paraId="6F45C177" w14:textId="41349A6E">
      <w:pPr>
        <w:pStyle w:val="paragraph"/>
        <w:spacing w:before="0" w:beforeAutospacing="0" w:after="0" w:afterAutospacing="0" w:line="480" w:lineRule="auto"/>
        <w:jc w:val="both"/>
        <w:textAlignment w:val="baseline"/>
        <w:rPr>
          <w:rFonts w:asciiTheme="minorHAnsi" w:hAnsiTheme="minorHAnsi" w:cstheme="minorHAnsi"/>
          <w:sz w:val="22"/>
          <w:szCs w:val="22"/>
        </w:rPr>
      </w:pPr>
      <w:r w:rsidRPr="005160BB">
        <w:rPr>
          <w:rStyle w:val="normaltextrun"/>
          <w:rFonts w:asciiTheme="minorHAnsi" w:hAnsiTheme="minorHAnsi" w:cstheme="minorHAnsi"/>
          <w:b/>
          <w:bCs/>
          <w:sz w:val="22"/>
          <w:szCs w:val="22"/>
          <w:lang w:val="en-GB"/>
        </w:rPr>
        <w:t>CRediT authorship contribution statement </w:t>
      </w:r>
      <w:r w:rsidRPr="005160BB">
        <w:rPr>
          <w:rStyle w:val="eop"/>
          <w:rFonts w:asciiTheme="minorHAnsi" w:hAnsiTheme="minorHAnsi" w:cstheme="minorHAnsi"/>
          <w:sz w:val="22"/>
          <w:szCs w:val="22"/>
        </w:rPr>
        <w:t> </w:t>
      </w:r>
    </w:p>
    <w:p w:rsidRPr="005160BB" w:rsidR="00B923C7" w:rsidP="1E8DDC2E" w:rsidRDefault="1E8DDC2E" w14:paraId="2388A92D" w14:textId="19B74602">
      <w:pPr>
        <w:pStyle w:val="paragraph"/>
        <w:spacing w:before="0" w:beforeAutospacing="0" w:after="0" w:afterAutospacing="0" w:line="480" w:lineRule="auto"/>
        <w:jc w:val="both"/>
        <w:textAlignment w:val="baseline"/>
        <w:rPr>
          <w:rStyle w:val="normaltextrun"/>
          <w:rFonts w:asciiTheme="minorHAnsi" w:hAnsiTheme="minorHAnsi" w:cstheme="minorBidi"/>
          <w:sz w:val="22"/>
          <w:szCs w:val="22"/>
        </w:rPr>
      </w:pPr>
      <w:r w:rsidRPr="1E8DDC2E">
        <w:rPr>
          <w:rStyle w:val="normaltextrun"/>
          <w:rFonts w:asciiTheme="minorHAnsi" w:hAnsiTheme="minorHAnsi" w:cstheme="minorBidi"/>
          <w:b/>
          <w:bCs/>
          <w:sz w:val="22"/>
          <w:szCs w:val="22"/>
        </w:rPr>
        <w:t>Andrea Chávez-Pacheco:</w:t>
      </w:r>
      <w:r w:rsidRPr="1E8DDC2E">
        <w:rPr>
          <w:rStyle w:val="normaltextrun"/>
          <w:rFonts w:asciiTheme="minorHAnsi" w:hAnsiTheme="minorHAnsi" w:cstheme="minorBidi"/>
          <w:sz w:val="22"/>
          <w:szCs w:val="22"/>
        </w:rPr>
        <w:t xml:space="preserve"> Writing – original draft, Data analysis, Lab work, Sampling, Investigation, Conceptualization, Data curation XXXXX</w:t>
      </w:r>
    </w:p>
    <w:p w:rsidR="00DF15F7" w:rsidP="00F85FC5" w:rsidRDefault="00DF15F7" w14:paraId="1C79477E"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4CCEDBB1" w14:textId="2B093D16">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Competing Interest</w:t>
      </w:r>
      <w:r w:rsidRPr="005160BB">
        <w:rPr>
          <w:rStyle w:val="eop"/>
          <w:rFonts w:asciiTheme="minorHAnsi" w:hAnsiTheme="minorHAnsi" w:cstheme="minorHAnsi"/>
          <w:sz w:val="22"/>
          <w:szCs w:val="22"/>
        </w:rPr>
        <w:t> </w:t>
      </w:r>
    </w:p>
    <w:p w:rsidRPr="005160BB" w:rsidR="00B923C7" w:rsidP="00F85FC5" w:rsidRDefault="00B923C7" w14:paraId="36CF05EB" w14:textId="77777777">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sz w:val="22"/>
          <w:szCs w:val="22"/>
        </w:rPr>
        <w:t>The authors declare not to have any known conflict of interest.</w:t>
      </w:r>
      <w:r w:rsidRPr="005160BB">
        <w:rPr>
          <w:rStyle w:val="eop"/>
          <w:rFonts w:asciiTheme="minorHAnsi" w:hAnsiTheme="minorHAnsi" w:cstheme="minorHAnsi"/>
          <w:sz w:val="22"/>
          <w:szCs w:val="22"/>
        </w:rPr>
        <w:t> </w:t>
      </w:r>
    </w:p>
    <w:p w:rsidRPr="005160BB" w:rsidR="00B923C7" w:rsidP="00F85FC5" w:rsidRDefault="00B923C7" w14:paraId="2C85B189"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3F22E26F" w14:textId="58A42754">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Data availability</w:t>
      </w:r>
      <w:r w:rsidRPr="005160BB">
        <w:rPr>
          <w:rStyle w:val="eop"/>
          <w:rFonts w:asciiTheme="minorHAnsi" w:hAnsiTheme="minorHAnsi" w:cstheme="minorHAnsi"/>
          <w:sz w:val="22"/>
          <w:szCs w:val="22"/>
        </w:rPr>
        <w:t> </w:t>
      </w:r>
    </w:p>
    <w:p w:rsidR="00B923C7" w:rsidP="00F85FC5" w:rsidRDefault="00B923C7" w14:paraId="3855A2E7" w14:textId="025E40FC">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r w:rsidRPr="005160BB">
        <w:rPr>
          <w:rStyle w:val="normaltextrun"/>
          <w:rFonts w:asciiTheme="minorHAnsi" w:hAnsiTheme="minorHAnsi" w:cstheme="minorHAnsi"/>
          <w:sz w:val="22"/>
          <w:szCs w:val="22"/>
        </w:rPr>
        <w:t>Data will be made available on request</w:t>
      </w:r>
      <w:r w:rsidR="005E6768">
        <w:rPr>
          <w:rStyle w:val="normaltextrun"/>
          <w:rFonts w:asciiTheme="minorHAnsi" w:hAnsiTheme="minorHAnsi" w:cstheme="minorHAnsi"/>
          <w:sz w:val="22"/>
          <w:szCs w:val="22"/>
        </w:rPr>
        <w:t>.</w:t>
      </w:r>
    </w:p>
    <w:p w:rsidR="005E6768" w:rsidP="00F85FC5" w:rsidRDefault="005E6768" w14:paraId="0B7591C7" w14:textId="77777777">
      <w:pPr>
        <w:pStyle w:val="paragraph"/>
        <w:spacing w:before="0" w:beforeAutospacing="0" w:after="0" w:afterAutospacing="0" w:line="480" w:lineRule="auto"/>
        <w:textAlignment w:val="baseline"/>
        <w:rPr>
          <w:rStyle w:val="normaltextrun"/>
          <w:rFonts w:asciiTheme="minorHAnsi" w:hAnsiTheme="minorHAnsi" w:cstheme="minorHAnsi"/>
          <w:sz w:val="22"/>
          <w:szCs w:val="22"/>
        </w:rPr>
      </w:pPr>
    </w:p>
    <w:p w:rsidR="005E6768" w:rsidP="005E6768" w:rsidRDefault="005E6768" w14:paraId="4A8880C7" w14:textId="77777777">
      <w:pPr>
        <w:spacing w:after="0" w:line="480" w:lineRule="auto"/>
        <w:rPr>
          <w:b/>
          <w:bCs/>
          <w:lang w:val="en-US"/>
        </w:rPr>
      </w:pPr>
      <w:r>
        <w:rPr>
          <w:b/>
          <w:bCs/>
          <w:lang w:val="en-US"/>
        </w:rPr>
        <w:t>Funding sources</w:t>
      </w:r>
    </w:p>
    <w:p w:rsidRPr="00DF2437" w:rsidR="005E6768" w:rsidP="009974CF" w:rsidRDefault="0E2CAB0E" w14:paraId="68755ED6" w14:textId="7E0D57E4">
      <w:pPr>
        <w:spacing w:after="0" w:line="480" w:lineRule="auto"/>
        <w:jc w:val="both"/>
        <w:rPr>
          <w:lang w:val="en-US"/>
        </w:rPr>
      </w:pPr>
      <w:r w:rsidRPr="0E2CAB0E">
        <w:rPr>
          <w:lang w:val="en-US"/>
        </w:rPr>
        <w:t>This study was made possible by the VLIRUOS-TEAM Project: Restoration and Recovery of Tropical Mountain Forest.</w:t>
      </w:r>
    </w:p>
    <w:p w:rsidRPr="005160BB" w:rsidR="00B923C7" w:rsidP="00F85FC5" w:rsidRDefault="00B923C7" w14:paraId="17D9BB48" w14:textId="77777777">
      <w:pPr>
        <w:pStyle w:val="paragraph"/>
        <w:spacing w:before="0" w:beforeAutospacing="0" w:after="0" w:afterAutospacing="0" w:line="480" w:lineRule="auto"/>
        <w:textAlignment w:val="baseline"/>
        <w:rPr>
          <w:rStyle w:val="normaltextrun"/>
          <w:rFonts w:asciiTheme="minorHAnsi" w:hAnsiTheme="minorHAnsi" w:cstheme="minorHAnsi"/>
          <w:b/>
          <w:bCs/>
          <w:sz w:val="22"/>
          <w:szCs w:val="22"/>
        </w:rPr>
      </w:pPr>
    </w:p>
    <w:p w:rsidRPr="005160BB" w:rsidR="00B923C7" w:rsidP="00F85FC5" w:rsidRDefault="00B923C7" w14:paraId="485744F2" w14:textId="06BCE63F">
      <w:pPr>
        <w:pStyle w:val="paragraph"/>
        <w:spacing w:before="0" w:beforeAutospacing="0" w:after="0" w:afterAutospacing="0" w:line="480" w:lineRule="auto"/>
        <w:textAlignment w:val="baseline"/>
        <w:rPr>
          <w:rFonts w:asciiTheme="minorHAnsi" w:hAnsiTheme="minorHAnsi" w:cstheme="minorHAnsi"/>
          <w:sz w:val="18"/>
          <w:szCs w:val="18"/>
        </w:rPr>
      </w:pPr>
      <w:r w:rsidRPr="005160BB">
        <w:rPr>
          <w:rStyle w:val="normaltextrun"/>
          <w:rFonts w:asciiTheme="minorHAnsi" w:hAnsiTheme="minorHAnsi" w:cstheme="minorHAnsi"/>
          <w:b/>
          <w:bCs/>
          <w:sz w:val="22"/>
          <w:szCs w:val="22"/>
        </w:rPr>
        <w:t>Declaration of generative AI and AI-assisted technologies in the writing process</w:t>
      </w:r>
      <w:r w:rsidRPr="005160BB">
        <w:rPr>
          <w:rStyle w:val="eop"/>
          <w:rFonts w:asciiTheme="minorHAnsi" w:hAnsiTheme="minorHAnsi" w:cstheme="minorHAnsi"/>
          <w:sz w:val="22"/>
          <w:szCs w:val="22"/>
        </w:rPr>
        <w:t> </w:t>
      </w:r>
    </w:p>
    <w:p w:rsidRPr="007A02A0" w:rsidR="00C4712B" w:rsidP="0E2CAB0E" w:rsidRDefault="1E8DDC2E" w14:paraId="6F7A2820" w14:textId="292198B7">
      <w:pPr>
        <w:pStyle w:val="paragraph"/>
        <w:spacing w:before="0" w:beforeAutospacing="0" w:after="0" w:afterAutospacing="0" w:line="480" w:lineRule="auto"/>
        <w:jc w:val="both"/>
        <w:textAlignment w:val="baseline"/>
        <w:rPr>
          <w:rFonts w:asciiTheme="minorHAnsi" w:hAnsiTheme="minorHAnsi" w:cstheme="minorBidi"/>
          <w:sz w:val="18"/>
          <w:szCs w:val="18"/>
        </w:rPr>
      </w:pPr>
      <w:r w:rsidRPr="1E8DDC2E">
        <w:rPr>
          <w:rStyle w:val="normaltextrun"/>
          <w:rFonts w:asciiTheme="minorHAnsi" w:hAnsiTheme="minorHAnsi" w:cstheme="minorBidi"/>
          <w:sz w:val="22"/>
          <w:szCs w:val="22"/>
        </w:rPr>
        <w:t>During the preparation of this work, the first author used Claude in order to improve the grammar and language of the manuscript and kept 95% of the original ideas and text. </w:t>
      </w:r>
      <w:r w:rsidRPr="1E8DDC2E" w:rsidR="00B923C7">
        <w:rPr>
          <w:rFonts w:cstheme="minorBidi"/>
          <w:b/>
          <w:bCs/>
        </w:rPr>
        <w:br w:type="page"/>
      </w:r>
    </w:p>
    <w:p w:rsidRPr="00A04FC2" w:rsidR="00C4712B" w:rsidP="49CA8D22" w:rsidRDefault="1C1D6FE7" w14:paraId="355F1487" w14:textId="4D148D9C">
      <w:pPr>
        <w:pStyle w:val="Bibliography"/>
        <w:spacing w:line="480" w:lineRule="auto"/>
        <w:rPr>
          <w:b/>
          <w:bCs/>
          <w:lang w:val="en-US"/>
          <w:rPrChange w:author="Thomas Sibret [2]" w:date="2026-08-24T11:01:00Z" w16du:dateUtc="2026-08-24T09:01:00Z" w:id="766">
            <w:rPr>
              <w:b/>
              <w:bCs/>
              <w:lang w:val="nl-NL"/>
            </w:rPr>
          </w:rPrChange>
        </w:rPr>
      </w:pPr>
      <w:commentRangeStart w:id="767"/>
      <w:commentRangeStart w:id="768"/>
      <w:r w:rsidRPr="00A04FC2">
        <w:rPr>
          <w:b/>
          <w:bCs/>
          <w:lang w:val="en-US"/>
          <w:rPrChange w:author="Thomas Sibret [2]" w:date="2026-08-24T11:01:00Z" w16du:dateUtc="2026-08-24T09:01:00Z" w:id="769">
            <w:rPr>
              <w:b/>
              <w:bCs/>
              <w:lang w:val="nl-NL"/>
            </w:rPr>
          </w:rPrChange>
        </w:rPr>
        <w:t>References</w:t>
      </w:r>
      <w:commentRangeEnd w:id="767"/>
      <w:r w:rsidRPr="00A04FC2" w:rsidR="00C4712B">
        <w:rPr>
          <w:rStyle w:val="CommentReference"/>
          <w:b/>
          <w:bCs/>
          <w:sz w:val="22"/>
          <w:szCs w:val="22"/>
          <w:lang w:val="en-US"/>
          <w:rPrChange w:author="Thomas Sibret [2]" w:date="2026-08-24T11:01:00Z" w16du:dateUtc="2026-08-24T09:01:00Z" w:id="770">
            <w:rPr>
              <w:rStyle w:val="CommentReference"/>
              <w:b/>
              <w:bCs/>
              <w:sz w:val="22"/>
              <w:szCs w:val="22"/>
              <w:lang w:val="nl-NL"/>
            </w:rPr>
          </w:rPrChange>
        </w:rPr>
        <w:commentReference w:id="767"/>
      </w:r>
      <w:commentRangeEnd w:id="768"/>
      <w:r>
        <w:rPr>
          <w:rStyle w:val="CommentReference"/>
        </w:rPr>
        <w:commentReference w:id="768"/>
      </w:r>
    </w:p>
    <w:sdt>
      <w:sdtPr>
        <w:tag w:val="MENDELEY_BIBLIOGRAPHY"/>
        <w:id w:val="1829674745"/>
        <w:placeholder>
          <w:docPart w:val="DefaultPlaceholder_-1854013440"/>
        </w:placeholder>
      </w:sdtPr>
      <w:sdtContent>
        <w:p w:rsidRPr="00A04FC2" w:rsidR="1C1D6FE7" w:rsidP="1823EB44" w:rsidRDefault="3C812322" w14:paraId="58CB4E1F" w14:textId="595A7949">
          <w:pPr>
            <w:spacing w:after="0"/>
            <w:ind w:left="480" w:hanging="480"/>
            <w:rPr>
              <w:rFonts w:ascii="Calibri" w:hAnsi="Calibri" w:eastAsia="Calibri" w:cs="Calibri"/>
              <w:color w:val="000000" w:themeColor="text1"/>
              <w:lang w:val="en-GB"/>
              <w:rPrChange w:author="Thomas Sibret [2]" w:date="2026-08-24T11:01:00Z" w16du:dateUtc="2026-08-24T09:01:00Z" w:id="772">
                <w:rPr>
                  <w:rFonts w:ascii="Calibri" w:hAnsi="Calibri" w:eastAsia="Calibri" w:cs="Calibri"/>
                  <w:color w:val="000000" w:themeColor="text1"/>
                </w:rPr>
              </w:rPrChange>
            </w:rPr>
          </w:pPr>
          <w:r w:rsidRPr="00A04FC2">
            <w:rPr>
              <w:rFonts w:ascii="Calibri" w:hAnsi="Calibri" w:eastAsia="Calibri" w:cs="Calibri"/>
              <w:color w:val="000000" w:themeColor="text1"/>
              <w:lang w:val="en-US"/>
              <w:rPrChange w:author="Thomas Sibret [2]" w:date="2026-08-24T11:01:00Z" w16du:dateUtc="2026-08-24T09:01:00Z" w:id="773">
                <w:rPr>
                  <w:rFonts w:ascii="Calibri" w:hAnsi="Calibri" w:eastAsia="Calibri" w:cs="Calibri"/>
                  <w:color w:val="000000" w:themeColor="text1"/>
                </w:rPr>
              </w:rPrChange>
            </w:rPr>
            <w:t xml:space="preserve">Andreu-Hayles, L., Levesque, M., Martin-Benito, D., Huang, W., Harris, R., Oelkers, R., Leland, C., Martin-Fernández, J., Anchukaitis, K. J., &amp; Helle, G. (2019). </w:t>
          </w:r>
          <w:r w:rsidRPr="00A04FC2">
            <w:rPr>
              <w:rFonts w:ascii="Calibri" w:hAnsi="Calibri" w:eastAsia="Calibri" w:cs="Calibri"/>
              <w:color w:val="000000" w:themeColor="text1"/>
              <w:lang w:val="en-GB"/>
              <w:rPrChange w:author="Thomas Sibret [2]" w:date="2026-08-24T11:01:00Z" w16du:dateUtc="2026-08-24T09:01:00Z" w:id="774">
                <w:rPr>
                  <w:rFonts w:ascii="Calibri" w:hAnsi="Calibri" w:eastAsia="Calibri" w:cs="Calibri"/>
                  <w:color w:val="000000" w:themeColor="text1"/>
                </w:rPr>
              </w:rPrChange>
            </w:rPr>
            <w:t xml:space="preserve">A high yield cellulose extraction system for small whole wood samples and dual measurement of carbon and oxygen stable isotopes. </w:t>
          </w:r>
          <w:r w:rsidRPr="00A04FC2">
            <w:rPr>
              <w:rFonts w:ascii="Calibri" w:hAnsi="Calibri" w:eastAsia="Calibri" w:cs="Calibri"/>
              <w:i/>
              <w:iCs/>
              <w:color w:val="000000" w:themeColor="text1"/>
              <w:lang w:val="en-GB"/>
              <w:rPrChange w:author="Thomas Sibret [2]" w:date="2026-08-24T11:01:00Z" w16du:dateUtc="2026-08-24T09:01:00Z" w:id="775">
                <w:rPr>
                  <w:rFonts w:ascii="Calibri" w:hAnsi="Calibri" w:eastAsia="Calibri" w:cs="Calibri"/>
                  <w:i/>
                  <w:iCs/>
                  <w:color w:val="000000" w:themeColor="text1"/>
                </w:rPr>
              </w:rPrChange>
            </w:rPr>
            <w:t>Chemical Geology</w:t>
          </w:r>
          <w:r w:rsidRPr="00A04FC2">
            <w:rPr>
              <w:rFonts w:ascii="Calibri" w:hAnsi="Calibri" w:eastAsia="Calibri" w:cs="Calibri"/>
              <w:color w:val="000000" w:themeColor="text1"/>
              <w:lang w:val="en-GB"/>
              <w:rPrChange w:author="Thomas Sibret [2]" w:date="2026-08-24T11:01:00Z" w16du:dateUtc="2026-08-24T09:01:00Z" w:id="776">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777">
                <w:rPr>
                  <w:rFonts w:ascii="Calibri" w:hAnsi="Calibri" w:eastAsia="Calibri" w:cs="Calibri"/>
                  <w:i/>
                  <w:iCs/>
                  <w:color w:val="000000" w:themeColor="text1"/>
                </w:rPr>
              </w:rPrChange>
            </w:rPr>
            <w:t>504</w:t>
          </w:r>
          <w:r w:rsidRPr="00A04FC2">
            <w:rPr>
              <w:rFonts w:ascii="Calibri" w:hAnsi="Calibri" w:eastAsia="Calibri" w:cs="Calibri"/>
              <w:color w:val="000000" w:themeColor="text1"/>
              <w:lang w:val="en-GB"/>
              <w:rPrChange w:author="Thomas Sibret [2]" w:date="2026-08-24T11:01:00Z" w16du:dateUtc="2026-08-24T09:01:00Z" w:id="778">
                <w:rPr>
                  <w:rFonts w:ascii="Calibri" w:hAnsi="Calibri" w:eastAsia="Calibri" w:cs="Calibri"/>
                  <w:color w:val="000000" w:themeColor="text1"/>
                </w:rPr>
              </w:rPrChange>
            </w:rPr>
            <w:t xml:space="preserve">, 53–65. </w:t>
          </w:r>
          <w:r>
            <w:fldChar w:fldCharType="begin"/>
          </w:r>
          <w:r w:rsidRPr="00A04FC2">
            <w:rPr>
              <w:lang w:val="en-GB"/>
              <w:rPrChange w:author="Thomas Sibret [2]" w:date="2026-08-24T11:01:00Z" w16du:dateUtc="2026-08-24T09:01:00Z" w:id="779">
                <w:rPr/>
              </w:rPrChange>
            </w:rPr>
            <w:instrText>HYPERLINK "https://doi.org/10.1016/J.CHEMGEO.2018.09.007"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780">
                <w:rPr>
                  <w:rStyle w:val="Hyperlink"/>
                  <w:rFonts w:ascii="Calibri" w:hAnsi="Calibri" w:eastAsia="Calibri" w:cs="Calibri"/>
                  <w:color w:val="000000" w:themeColor="text1"/>
                  <w:u w:val="none"/>
                </w:rPr>
              </w:rPrChange>
            </w:rPr>
            <w:t>https://doi.org/10.1016/J.CHEMGEO.2018.09.007</w:t>
          </w:r>
          <w:r>
            <w:fldChar w:fldCharType="end"/>
          </w:r>
        </w:p>
        <w:p w:rsidRPr="00A04FC2" w:rsidR="1C1D6FE7" w:rsidP="1823EB44" w:rsidRDefault="3C812322" w14:paraId="410273B8" w14:textId="40528883">
          <w:pPr>
            <w:spacing w:after="0"/>
            <w:ind w:left="480" w:hanging="480"/>
            <w:rPr>
              <w:rFonts w:ascii="Calibri" w:hAnsi="Calibri" w:eastAsia="Calibri" w:cs="Calibri"/>
              <w:color w:val="000000" w:themeColor="text1"/>
              <w:lang w:val="en-GB"/>
              <w:rPrChange w:author="Thomas Sibret [2]" w:date="2026-08-24T11:01:00Z" w16du:dateUtc="2026-08-24T09:01:00Z" w:id="781">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782">
                <w:rPr>
                  <w:rFonts w:ascii="Calibri" w:hAnsi="Calibri" w:eastAsia="Calibri" w:cs="Calibri"/>
                  <w:color w:val="000000" w:themeColor="text1"/>
                </w:rPr>
              </w:rPrChange>
            </w:rPr>
            <w:t xml:space="preserve">Báez, S., &amp; Homeier, J. (2018). Functional traits determine tree growth and ecosystem productivity of a tropical montane forest: Insights from a long-term nutrient manipulation experiment. </w:t>
          </w:r>
          <w:r w:rsidRPr="00A04FC2">
            <w:rPr>
              <w:rFonts w:ascii="Calibri" w:hAnsi="Calibri" w:eastAsia="Calibri" w:cs="Calibri"/>
              <w:i/>
              <w:iCs/>
              <w:color w:val="000000" w:themeColor="text1"/>
              <w:lang w:val="en-GB"/>
              <w:rPrChange w:author="Thomas Sibret [2]" w:date="2026-08-24T11:01:00Z" w16du:dateUtc="2026-08-24T09:01:00Z" w:id="783">
                <w:rPr>
                  <w:rFonts w:ascii="Calibri" w:hAnsi="Calibri" w:eastAsia="Calibri" w:cs="Calibri"/>
                  <w:i/>
                  <w:iCs/>
                  <w:color w:val="000000" w:themeColor="text1"/>
                </w:rPr>
              </w:rPrChange>
            </w:rPr>
            <w:t>Global Change Biology</w:t>
          </w:r>
          <w:r w:rsidRPr="00A04FC2">
            <w:rPr>
              <w:rFonts w:ascii="Calibri" w:hAnsi="Calibri" w:eastAsia="Calibri" w:cs="Calibri"/>
              <w:color w:val="000000" w:themeColor="text1"/>
              <w:lang w:val="en-GB"/>
              <w:rPrChange w:author="Thomas Sibret [2]" w:date="2026-08-24T11:01:00Z" w16du:dateUtc="2026-08-24T09:01:00Z" w:id="784">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785">
                <w:rPr>
                  <w:rFonts w:ascii="Calibri" w:hAnsi="Calibri" w:eastAsia="Calibri" w:cs="Calibri"/>
                  <w:i/>
                  <w:iCs/>
                  <w:color w:val="000000" w:themeColor="text1"/>
                </w:rPr>
              </w:rPrChange>
            </w:rPr>
            <w:t>24</w:t>
          </w:r>
          <w:r w:rsidRPr="00A04FC2">
            <w:rPr>
              <w:rFonts w:ascii="Calibri" w:hAnsi="Calibri" w:eastAsia="Calibri" w:cs="Calibri"/>
              <w:color w:val="000000" w:themeColor="text1"/>
              <w:lang w:val="en-GB"/>
              <w:rPrChange w:author="Thomas Sibret [2]" w:date="2026-08-24T11:01:00Z" w16du:dateUtc="2026-08-24T09:01:00Z" w:id="786">
                <w:rPr>
                  <w:rFonts w:ascii="Calibri" w:hAnsi="Calibri" w:eastAsia="Calibri" w:cs="Calibri"/>
                  <w:color w:val="000000" w:themeColor="text1"/>
                </w:rPr>
              </w:rPrChange>
            </w:rPr>
            <w:t xml:space="preserve">(1), 399–409. </w:t>
          </w:r>
          <w:r>
            <w:fldChar w:fldCharType="begin"/>
          </w:r>
          <w:r w:rsidRPr="00A04FC2">
            <w:rPr>
              <w:lang w:val="en-GB"/>
              <w:rPrChange w:author="Thomas Sibret [2]" w:date="2026-08-24T11:01:00Z" w16du:dateUtc="2026-08-24T09:01:00Z" w:id="787">
                <w:rPr/>
              </w:rPrChange>
            </w:rPr>
            <w:instrText>HYPERLINK "https://doi.org/10.1111/gcb.13905"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788">
                <w:rPr>
                  <w:rStyle w:val="Hyperlink"/>
                  <w:rFonts w:ascii="Calibri" w:hAnsi="Calibri" w:eastAsia="Calibri" w:cs="Calibri"/>
                  <w:color w:val="000000" w:themeColor="text1"/>
                  <w:u w:val="none"/>
                </w:rPr>
              </w:rPrChange>
            </w:rPr>
            <w:t>https://doi.org/10.1111/gcb.13905</w:t>
          </w:r>
          <w:r>
            <w:fldChar w:fldCharType="end"/>
          </w:r>
        </w:p>
        <w:p w:rsidRPr="00A04FC2" w:rsidR="1C1D6FE7" w:rsidP="1823EB44" w:rsidRDefault="3C812322" w14:paraId="70717E0D" w14:textId="7C60A4FA">
          <w:pPr>
            <w:spacing w:after="0"/>
            <w:ind w:left="480" w:hanging="480"/>
            <w:rPr>
              <w:rFonts w:ascii="Calibri" w:hAnsi="Calibri" w:eastAsia="Calibri" w:cs="Calibri"/>
              <w:color w:val="000000" w:themeColor="text1"/>
              <w:lang w:val="nl-BE"/>
              <w:rPrChange w:author="Thomas Sibret [2]" w:date="2026-08-24T11:01:00Z" w16du:dateUtc="2026-08-24T09:01:00Z" w:id="789">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790">
                <w:rPr>
                  <w:rFonts w:ascii="Calibri" w:hAnsi="Calibri" w:eastAsia="Calibri" w:cs="Calibri"/>
                  <w:color w:val="000000" w:themeColor="text1"/>
                </w:rPr>
              </w:rPrChange>
            </w:rPr>
            <w:t xml:space="preserve">Baez, S., &amp; Homeier, J. (2018). </w:t>
          </w:r>
          <w:r w:rsidRPr="00A04FC2">
            <w:rPr>
              <w:rFonts w:ascii="Calibri" w:hAnsi="Calibri" w:eastAsia="Calibri" w:cs="Calibri"/>
              <w:i/>
              <w:iCs/>
              <w:color w:val="000000" w:themeColor="text1"/>
              <w:lang w:val="en-GB"/>
              <w:rPrChange w:author="Thomas Sibret [2]" w:date="2026-08-24T11:01:00Z" w16du:dateUtc="2026-08-24T09:01:00Z" w:id="791">
                <w:rPr>
                  <w:rFonts w:ascii="Calibri" w:hAnsi="Calibri" w:eastAsia="Calibri" w:cs="Calibri"/>
                  <w:i/>
                  <w:iCs/>
                  <w:color w:val="000000" w:themeColor="text1"/>
                </w:rPr>
              </w:rPrChange>
            </w:rPr>
            <w:t>Functional traits determine tree growth and ecosystem productivity of a tropical montane forest: Insights from a long-term nutrient manipulation experiment</w:t>
          </w:r>
          <w:r w:rsidRPr="00A04FC2">
            <w:rPr>
              <w:rFonts w:ascii="Calibri" w:hAnsi="Calibri" w:eastAsia="Calibri" w:cs="Calibri"/>
              <w:color w:val="000000" w:themeColor="text1"/>
              <w:lang w:val="en-GB"/>
              <w:rPrChange w:author="Thomas Sibret [2]" w:date="2026-08-24T11:01:00Z" w16du:dateUtc="2026-08-24T09:01:00Z" w:id="792">
                <w:rPr>
                  <w:rFonts w:ascii="Calibri" w:hAnsi="Calibri" w:eastAsia="Calibri" w:cs="Calibri"/>
                  <w:color w:val="000000" w:themeColor="text1"/>
                </w:rPr>
              </w:rPrChange>
            </w:rPr>
            <w:t xml:space="preserve">. </w:t>
          </w:r>
          <w:r>
            <w:fldChar w:fldCharType="begin"/>
          </w:r>
          <w:r w:rsidRPr="00A04FC2">
            <w:rPr>
              <w:lang w:val="en-GB"/>
              <w:rPrChange w:author="Thomas Sibret [2]" w:date="2026-08-24T11:01:00Z" w16du:dateUtc="2026-08-24T09:01:00Z" w:id="793">
                <w:rPr/>
              </w:rPrChange>
            </w:rPr>
            <w:instrText>HYPERLINK "https://doi.org/10.1111/gcb.13905" \h</w:instrText>
          </w:r>
          <w:r>
            <w:fldChar w:fldCharType="separate"/>
          </w:r>
          <w:r w:rsidRPr="00A04FC2">
            <w:rPr>
              <w:rStyle w:val="Hyperlink"/>
              <w:rFonts w:ascii="Calibri" w:hAnsi="Calibri" w:eastAsia="Calibri" w:cs="Calibri"/>
              <w:color w:val="000000" w:themeColor="text1"/>
              <w:u w:val="none"/>
              <w:lang w:val="nl-BE"/>
              <w:rPrChange w:author="Thomas Sibret [2]" w:date="2026-08-24T11:01:00Z" w16du:dateUtc="2026-08-24T09:01:00Z" w:id="794">
                <w:rPr>
                  <w:rStyle w:val="Hyperlink"/>
                  <w:rFonts w:ascii="Calibri" w:hAnsi="Calibri" w:eastAsia="Calibri" w:cs="Calibri"/>
                  <w:color w:val="000000" w:themeColor="text1"/>
                  <w:u w:val="none"/>
                </w:rPr>
              </w:rPrChange>
            </w:rPr>
            <w:t>https://doi.org/10.1111/gcb.13905</w:t>
          </w:r>
          <w:r>
            <w:fldChar w:fldCharType="end"/>
          </w:r>
        </w:p>
        <w:p w:rsidRPr="00A04FC2" w:rsidR="1C1D6FE7" w:rsidP="1823EB44" w:rsidRDefault="3C812322" w14:paraId="5F6A8731" w14:textId="05D45B8E">
          <w:pPr>
            <w:spacing w:after="0"/>
            <w:ind w:left="480" w:hanging="480"/>
            <w:rPr>
              <w:rFonts w:ascii="Calibri" w:hAnsi="Calibri" w:eastAsia="Calibri" w:cs="Calibri"/>
              <w:color w:val="000000" w:themeColor="text1"/>
              <w:lang w:val="en-GB"/>
              <w:rPrChange w:author="Thomas Sibret [2]" w:date="2026-08-24T11:01:00Z" w16du:dateUtc="2026-08-24T09:01:00Z" w:id="795">
                <w:rPr>
                  <w:rFonts w:ascii="Calibri" w:hAnsi="Calibri" w:eastAsia="Calibri" w:cs="Calibri"/>
                  <w:color w:val="000000" w:themeColor="text1"/>
                </w:rPr>
              </w:rPrChange>
            </w:rPr>
          </w:pPr>
          <w:r w:rsidRPr="00A04FC2">
            <w:rPr>
              <w:rFonts w:ascii="Calibri" w:hAnsi="Calibri" w:eastAsia="Calibri" w:cs="Calibri"/>
              <w:color w:val="000000" w:themeColor="text1"/>
              <w:lang w:val="nl-BE"/>
              <w:rPrChange w:author="Thomas Sibret [2]" w:date="2026-08-24T11:01:00Z" w16du:dateUtc="2026-08-24T09:01:00Z" w:id="796">
                <w:rPr>
                  <w:rFonts w:ascii="Calibri" w:hAnsi="Calibri" w:eastAsia="Calibri" w:cs="Calibri"/>
                  <w:color w:val="000000" w:themeColor="text1"/>
                </w:rPr>
              </w:rPrChange>
            </w:rPr>
            <w:t xml:space="preserve">Baldos, A. P., Corre, M. D., &amp; Veldkamp, E. (2015). </w:t>
          </w:r>
          <w:r w:rsidRPr="00A04FC2">
            <w:rPr>
              <w:rFonts w:ascii="Calibri" w:hAnsi="Calibri" w:eastAsia="Calibri" w:cs="Calibri"/>
              <w:color w:val="000000" w:themeColor="text1"/>
              <w:lang w:val="en-GB"/>
              <w:rPrChange w:author="Thomas Sibret [2]" w:date="2026-08-24T11:01:00Z" w16du:dateUtc="2026-08-24T09:01:00Z" w:id="797">
                <w:rPr>
                  <w:rFonts w:ascii="Calibri" w:hAnsi="Calibri" w:eastAsia="Calibri" w:cs="Calibri"/>
                  <w:color w:val="000000" w:themeColor="text1"/>
                </w:rPr>
              </w:rPrChange>
            </w:rPr>
            <w:t xml:space="preserve">Response of N cycling to nutrient inputs in forest soils across a 1000-3000 m elevation gradient in the Ecuadorian Andes. </w:t>
          </w:r>
          <w:r w:rsidRPr="00A04FC2">
            <w:rPr>
              <w:rFonts w:ascii="Calibri" w:hAnsi="Calibri" w:eastAsia="Calibri" w:cs="Calibri"/>
              <w:i/>
              <w:iCs/>
              <w:color w:val="000000" w:themeColor="text1"/>
              <w:lang w:val="en-GB"/>
              <w:rPrChange w:author="Thomas Sibret [2]" w:date="2026-08-24T11:01:00Z" w16du:dateUtc="2026-08-24T09:01:00Z" w:id="798">
                <w:rPr>
                  <w:rFonts w:ascii="Calibri" w:hAnsi="Calibri" w:eastAsia="Calibri" w:cs="Calibri"/>
                  <w:i/>
                  <w:iCs/>
                  <w:color w:val="000000" w:themeColor="text1"/>
                </w:rPr>
              </w:rPrChange>
            </w:rPr>
            <w:t>Ecology</w:t>
          </w:r>
          <w:r w:rsidRPr="00A04FC2">
            <w:rPr>
              <w:rFonts w:ascii="Calibri" w:hAnsi="Calibri" w:eastAsia="Calibri" w:cs="Calibri"/>
              <w:color w:val="000000" w:themeColor="text1"/>
              <w:lang w:val="en-GB"/>
              <w:rPrChange w:author="Thomas Sibret [2]" w:date="2026-08-24T11:01:00Z" w16du:dateUtc="2026-08-24T09:01:00Z" w:id="799">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00">
                <w:rPr>
                  <w:rFonts w:ascii="Calibri" w:hAnsi="Calibri" w:eastAsia="Calibri" w:cs="Calibri"/>
                  <w:i/>
                  <w:iCs/>
                  <w:color w:val="000000" w:themeColor="text1"/>
                </w:rPr>
              </w:rPrChange>
            </w:rPr>
            <w:t>96</w:t>
          </w:r>
          <w:r w:rsidRPr="00A04FC2">
            <w:rPr>
              <w:rFonts w:ascii="Calibri" w:hAnsi="Calibri" w:eastAsia="Calibri" w:cs="Calibri"/>
              <w:color w:val="000000" w:themeColor="text1"/>
              <w:lang w:val="en-GB"/>
              <w:rPrChange w:author="Thomas Sibret [2]" w:date="2026-08-24T11:01:00Z" w16du:dateUtc="2026-08-24T09:01:00Z" w:id="801">
                <w:rPr>
                  <w:rFonts w:ascii="Calibri" w:hAnsi="Calibri" w:eastAsia="Calibri" w:cs="Calibri"/>
                  <w:color w:val="000000" w:themeColor="text1"/>
                </w:rPr>
              </w:rPrChange>
            </w:rPr>
            <w:t xml:space="preserve">(3), 749–761. </w:t>
          </w:r>
          <w:r>
            <w:fldChar w:fldCharType="begin"/>
          </w:r>
          <w:r w:rsidRPr="00A04FC2">
            <w:rPr>
              <w:lang w:val="en-GB"/>
              <w:rPrChange w:author="Thomas Sibret [2]" w:date="2026-08-24T11:01:00Z" w16du:dateUtc="2026-08-24T09:01:00Z" w:id="802">
                <w:rPr/>
              </w:rPrChange>
            </w:rPr>
            <w:instrText>HYPERLINK "https://doi.org/10.1890/14-0295.1"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03">
                <w:rPr>
                  <w:rStyle w:val="Hyperlink"/>
                  <w:rFonts w:ascii="Calibri" w:hAnsi="Calibri" w:eastAsia="Calibri" w:cs="Calibri"/>
                  <w:color w:val="000000" w:themeColor="text1"/>
                  <w:u w:val="none"/>
                </w:rPr>
              </w:rPrChange>
            </w:rPr>
            <w:t>https://doi.org/10.1890/14-0295.1</w:t>
          </w:r>
          <w:r>
            <w:fldChar w:fldCharType="end"/>
          </w:r>
        </w:p>
        <w:p w:rsidRPr="00A04FC2" w:rsidR="1C1D6FE7" w:rsidP="1823EB44" w:rsidRDefault="3C812322" w14:paraId="7033A649" w14:textId="1325BDDA">
          <w:pPr>
            <w:spacing w:after="0"/>
            <w:ind w:left="480" w:hanging="480"/>
            <w:rPr>
              <w:rFonts w:ascii="Calibri" w:hAnsi="Calibri" w:eastAsia="Calibri" w:cs="Calibri"/>
              <w:color w:val="000000" w:themeColor="text1"/>
              <w:lang w:val="nl-BE"/>
              <w:rPrChange w:author="Thomas Sibret [2]" w:date="2026-08-24T11:01:00Z" w16du:dateUtc="2026-08-24T09:01:00Z" w:id="804">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05">
                <w:rPr>
                  <w:rFonts w:ascii="Calibri" w:hAnsi="Calibri" w:eastAsia="Calibri" w:cs="Calibri"/>
                  <w:color w:val="000000" w:themeColor="text1"/>
                </w:rPr>
              </w:rPrChange>
            </w:rPr>
            <w:t xml:space="preserve">Bates, D., Mächler, M., Bolker, B. M., &amp; Walker, S. C. (2015). Fitting Linear Mixed-Effects Models Using lme4. </w:t>
          </w:r>
          <w:r w:rsidRPr="00A04FC2">
            <w:rPr>
              <w:rFonts w:ascii="Calibri" w:hAnsi="Calibri" w:eastAsia="Calibri" w:cs="Calibri"/>
              <w:i/>
              <w:iCs/>
              <w:color w:val="000000" w:themeColor="text1"/>
              <w:lang w:val="nl-BE"/>
              <w:rPrChange w:author="Thomas Sibret [2]" w:date="2026-08-24T11:01:00Z" w16du:dateUtc="2026-08-24T09:01:00Z" w:id="806">
                <w:rPr>
                  <w:rFonts w:ascii="Calibri" w:hAnsi="Calibri" w:eastAsia="Calibri" w:cs="Calibri"/>
                  <w:i/>
                  <w:iCs/>
                  <w:color w:val="000000" w:themeColor="text1"/>
                </w:rPr>
              </w:rPrChange>
            </w:rPr>
            <w:t>Journal of Statistical Software</w:t>
          </w:r>
          <w:r w:rsidRPr="00A04FC2">
            <w:rPr>
              <w:rFonts w:ascii="Calibri" w:hAnsi="Calibri" w:eastAsia="Calibri" w:cs="Calibri"/>
              <w:color w:val="000000" w:themeColor="text1"/>
              <w:lang w:val="nl-BE"/>
              <w:rPrChange w:author="Thomas Sibret [2]" w:date="2026-08-24T11:01:00Z" w16du:dateUtc="2026-08-24T09:01:00Z" w:id="807">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nl-BE"/>
              <w:rPrChange w:author="Thomas Sibret [2]" w:date="2026-08-24T11:01:00Z" w16du:dateUtc="2026-08-24T09:01:00Z" w:id="808">
                <w:rPr>
                  <w:rFonts w:ascii="Calibri" w:hAnsi="Calibri" w:eastAsia="Calibri" w:cs="Calibri"/>
                  <w:i/>
                  <w:iCs/>
                  <w:color w:val="000000" w:themeColor="text1"/>
                </w:rPr>
              </w:rPrChange>
            </w:rPr>
            <w:t>67</w:t>
          </w:r>
          <w:r w:rsidRPr="00A04FC2">
            <w:rPr>
              <w:rFonts w:ascii="Calibri" w:hAnsi="Calibri" w:eastAsia="Calibri" w:cs="Calibri"/>
              <w:color w:val="000000" w:themeColor="text1"/>
              <w:lang w:val="nl-BE"/>
              <w:rPrChange w:author="Thomas Sibret [2]" w:date="2026-08-24T11:01:00Z" w16du:dateUtc="2026-08-24T09:01:00Z" w:id="809">
                <w:rPr>
                  <w:rFonts w:ascii="Calibri" w:hAnsi="Calibri" w:eastAsia="Calibri" w:cs="Calibri"/>
                  <w:color w:val="000000" w:themeColor="text1"/>
                </w:rPr>
              </w:rPrChange>
            </w:rPr>
            <w:t xml:space="preserve">(1), 1–48. </w:t>
          </w:r>
          <w:r>
            <w:fldChar w:fldCharType="begin"/>
          </w:r>
          <w:r w:rsidRPr="00A04FC2">
            <w:rPr>
              <w:lang w:val="nl-BE"/>
              <w:rPrChange w:author="Thomas Sibret [2]" w:date="2026-08-24T11:01:00Z" w16du:dateUtc="2026-08-24T09:01:00Z" w:id="810">
                <w:rPr/>
              </w:rPrChange>
            </w:rPr>
            <w:instrText>HYPERLINK "https://doi.org/10.18637/JSS.V067.I01" \h</w:instrText>
          </w:r>
          <w:r>
            <w:fldChar w:fldCharType="separate"/>
          </w:r>
          <w:r w:rsidRPr="00A04FC2">
            <w:rPr>
              <w:rStyle w:val="Hyperlink"/>
              <w:rFonts w:ascii="Calibri" w:hAnsi="Calibri" w:eastAsia="Calibri" w:cs="Calibri"/>
              <w:color w:val="000000" w:themeColor="text1"/>
              <w:u w:val="none"/>
              <w:lang w:val="nl-BE"/>
              <w:rPrChange w:author="Thomas Sibret [2]" w:date="2026-08-24T11:01:00Z" w16du:dateUtc="2026-08-24T09:01:00Z" w:id="811">
                <w:rPr>
                  <w:rStyle w:val="Hyperlink"/>
                  <w:rFonts w:ascii="Calibri" w:hAnsi="Calibri" w:eastAsia="Calibri" w:cs="Calibri"/>
                  <w:color w:val="000000" w:themeColor="text1"/>
                  <w:u w:val="none"/>
                </w:rPr>
              </w:rPrChange>
            </w:rPr>
            <w:t>https://doi.org/10.18637/JSS.V067.I01</w:t>
          </w:r>
          <w:r>
            <w:fldChar w:fldCharType="end"/>
          </w:r>
        </w:p>
        <w:p w:rsidRPr="00A04FC2" w:rsidR="1C1D6FE7" w:rsidP="1823EB44" w:rsidRDefault="3C812322" w14:paraId="24756306" w14:textId="7CD65D04">
          <w:pPr>
            <w:spacing w:after="0"/>
            <w:ind w:left="480" w:hanging="480"/>
            <w:rPr>
              <w:rFonts w:ascii="Calibri" w:hAnsi="Calibri" w:eastAsia="Calibri" w:cs="Calibri"/>
              <w:color w:val="000000" w:themeColor="text1"/>
              <w:lang w:val="en-GB"/>
              <w:rPrChange w:author="Thomas Sibret [2]" w:date="2026-08-24T11:01:00Z" w16du:dateUtc="2026-08-24T09:01:00Z" w:id="812">
                <w:rPr>
                  <w:rFonts w:ascii="Calibri" w:hAnsi="Calibri" w:eastAsia="Calibri" w:cs="Calibri"/>
                  <w:color w:val="000000" w:themeColor="text1"/>
                </w:rPr>
              </w:rPrChange>
            </w:rPr>
          </w:pPr>
          <w:r w:rsidRPr="00A04FC2">
            <w:rPr>
              <w:rFonts w:ascii="Calibri" w:hAnsi="Calibri" w:eastAsia="Calibri" w:cs="Calibri"/>
              <w:color w:val="000000" w:themeColor="text1"/>
              <w:lang w:val="nl-BE"/>
              <w:rPrChange w:author="Thomas Sibret [2]" w:date="2026-08-24T11:01:00Z" w16du:dateUtc="2026-08-24T09:01:00Z" w:id="813">
                <w:rPr>
                  <w:rFonts w:ascii="Calibri" w:hAnsi="Calibri" w:eastAsia="Calibri" w:cs="Calibri"/>
                  <w:color w:val="000000" w:themeColor="text1"/>
                </w:rPr>
              </w:rPrChange>
            </w:rPr>
            <w:t xml:space="preserve">Bauters, M., Meeus, S., Barthel, M., Stoffelen, P., De Deurwaerder, H. P. T., Meunier, F., Drake, T. W., Ponette, Q., Ebuy, J., Vermeir, P., Beeckman, H., wyffels, F., Bodé, S., Verbeeck, H., Vandelook, F., &amp; Boeckx, P. (2020). </w:t>
          </w:r>
          <w:r w:rsidRPr="00A04FC2">
            <w:rPr>
              <w:rFonts w:ascii="Calibri" w:hAnsi="Calibri" w:eastAsia="Calibri" w:cs="Calibri"/>
              <w:color w:val="000000" w:themeColor="text1"/>
              <w:lang w:val="en-GB"/>
              <w:rPrChange w:author="Thomas Sibret [2]" w:date="2026-08-24T11:01:00Z" w16du:dateUtc="2026-08-24T09:01:00Z" w:id="814">
                <w:rPr>
                  <w:rFonts w:ascii="Calibri" w:hAnsi="Calibri" w:eastAsia="Calibri" w:cs="Calibri"/>
                  <w:color w:val="000000" w:themeColor="text1"/>
                </w:rPr>
              </w:rPrChange>
            </w:rPr>
            <w:t xml:space="preserve">Century-long apparent decrease in intrinsic water-use efficiency with no evidence of progressive nutrient limitation in African tropical forests. </w:t>
          </w:r>
          <w:r w:rsidRPr="00A04FC2">
            <w:rPr>
              <w:rFonts w:ascii="Calibri" w:hAnsi="Calibri" w:eastAsia="Calibri" w:cs="Calibri"/>
              <w:i/>
              <w:iCs/>
              <w:color w:val="000000" w:themeColor="text1"/>
              <w:lang w:val="en-GB"/>
              <w:rPrChange w:author="Thomas Sibret [2]" w:date="2026-08-24T11:01:00Z" w16du:dateUtc="2026-08-24T09:01:00Z" w:id="815">
                <w:rPr>
                  <w:rFonts w:ascii="Calibri" w:hAnsi="Calibri" w:eastAsia="Calibri" w:cs="Calibri"/>
                  <w:i/>
                  <w:iCs/>
                  <w:color w:val="000000" w:themeColor="text1"/>
                </w:rPr>
              </w:rPrChange>
            </w:rPr>
            <w:t>Global Change Biology</w:t>
          </w:r>
          <w:r w:rsidRPr="00A04FC2">
            <w:rPr>
              <w:rFonts w:ascii="Calibri" w:hAnsi="Calibri" w:eastAsia="Calibri" w:cs="Calibri"/>
              <w:color w:val="000000" w:themeColor="text1"/>
              <w:lang w:val="en-GB"/>
              <w:rPrChange w:author="Thomas Sibret [2]" w:date="2026-08-24T11:01:00Z" w16du:dateUtc="2026-08-24T09:01:00Z" w:id="816">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17">
                <w:rPr>
                  <w:rFonts w:ascii="Calibri" w:hAnsi="Calibri" w:eastAsia="Calibri" w:cs="Calibri"/>
                  <w:i/>
                  <w:iCs/>
                  <w:color w:val="000000" w:themeColor="text1"/>
                </w:rPr>
              </w:rPrChange>
            </w:rPr>
            <w:t>26</w:t>
          </w:r>
          <w:r w:rsidRPr="00A04FC2">
            <w:rPr>
              <w:rFonts w:ascii="Calibri" w:hAnsi="Calibri" w:eastAsia="Calibri" w:cs="Calibri"/>
              <w:color w:val="000000" w:themeColor="text1"/>
              <w:lang w:val="en-GB"/>
              <w:rPrChange w:author="Thomas Sibret [2]" w:date="2026-08-24T11:01:00Z" w16du:dateUtc="2026-08-24T09:01:00Z" w:id="818">
                <w:rPr>
                  <w:rFonts w:ascii="Calibri" w:hAnsi="Calibri" w:eastAsia="Calibri" w:cs="Calibri"/>
                  <w:color w:val="000000" w:themeColor="text1"/>
                </w:rPr>
              </w:rPrChange>
            </w:rPr>
            <w:t xml:space="preserve">(8), 4449–4461. </w:t>
          </w:r>
          <w:r>
            <w:fldChar w:fldCharType="begin"/>
          </w:r>
          <w:r w:rsidRPr="00A04FC2">
            <w:rPr>
              <w:lang w:val="en-GB"/>
              <w:rPrChange w:author="Thomas Sibret [2]" w:date="2026-08-24T11:01:00Z" w16du:dateUtc="2026-08-24T09:01:00Z" w:id="819">
                <w:rPr/>
              </w:rPrChange>
            </w:rPr>
            <w:instrText>HYPERLINK "https://doi.org/10.1111/GCB.15145"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20">
                <w:rPr>
                  <w:rStyle w:val="Hyperlink"/>
                  <w:rFonts w:ascii="Calibri" w:hAnsi="Calibri" w:eastAsia="Calibri" w:cs="Calibri"/>
                  <w:color w:val="000000" w:themeColor="text1"/>
                  <w:u w:val="none"/>
                </w:rPr>
              </w:rPrChange>
            </w:rPr>
            <w:t>https://doi.org/10.1111/GCB.15145</w:t>
          </w:r>
          <w:r>
            <w:fldChar w:fldCharType="end"/>
          </w:r>
        </w:p>
        <w:p w:rsidRPr="00A04FC2" w:rsidR="1C1D6FE7" w:rsidP="1823EB44" w:rsidRDefault="3C812322" w14:paraId="010638CE" w14:textId="7D5F33ED">
          <w:pPr>
            <w:spacing w:after="0"/>
            <w:ind w:left="480" w:hanging="480"/>
            <w:rPr>
              <w:rFonts w:ascii="Calibri" w:hAnsi="Calibri" w:eastAsia="Calibri" w:cs="Calibri"/>
              <w:color w:val="000000" w:themeColor="text1"/>
              <w:lang w:val="en-GB"/>
              <w:rPrChange w:author="Thomas Sibret [2]" w:date="2026-08-24T11:01:00Z" w16du:dateUtc="2026-08-24T09:01:00Z" w:id="821">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22">
                <w:rPr>
                  <w:rFonts w:ascii="Calibri" w:hAnsi="Calibri" w:eastAsia="Calibri" w:cs="Calibri"/>
                  <w:color w:val="000000" w:themeColor="text1"/>
                </w:rPr>
              </w:rPrChange>
            </w:rPr>
            <w:t xml:space="preserve">Beer, C., Reichstein, M., Tomelleri, E., Ciais, P., Jung, M., Carvalhais, N., Rödenbeck, C., Arain, M. A., Baldocchi, D., Bonan, G. B., Bondeau, A., Cescatti, A., Lasslop, G., Lindroth, A., Lomas, M., Luyssaert, S., Margolis, H., Oleson, K. W., Roupsard, O., … Papale, D. (2010). Terrestrial gross carbon dioxide uptake: global distribution and covariation with climate. </w:t>
          </w:r>
          <w:r w:rsidRPr="00A04FC2">
            <w:rPr>
              <w:rFonts w:ascii="Calibri" w:hAnsi="Calibri" w:eastAsia="Calibri" w:cs="Calibri"/>
              <w:i/>
              <w:iCs/>
              <w:color w:val="000000" w:themeColor="text1"/>
              <w:lang w:val="en-GB"/>
              <w:rPrChange w:author="Thomas Sibret [2]" w:date="2026-08-24T11:01:00Z" w16du:dateUtc="2026-08-24T09:01:00Z" w:id="823">
                <w:rPr>
                  <w:rFonts w:ascii="Calibri" w:hAnsi="Calibri" w:eastAsia="Calibri" w:cs="Calibri"/>
                  <w:i/>
                  <w:iCs/>
                  <w:color w:val="000000" w:themeColor="text1"/>
                </w:rPr>
              </w:rPrChange>
            </w:rPr>
            <w:t>Science (New York, N.Y.)</w:t>
          </w:r>
          <w:r w:rsidRPr="00A04FC2">
            <w:rPr>
              <w:rFonts w:ascii="Calibri" w:hAnsi="Calibri" w:eastAsia="Calibri" w:cs="Calibri"/>
              <w:color w:val="000000" w:themeColor="text1"/>
              <w:lang w:val="en-GB"/>
              <w:rPrChange w:author="Thomas Sibret [2]" w:date="2026-08-24T11:01:00Z" w16du:dateUtc="2026-08-24T09:01:00Z" w:id="824">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25">
                <w:rPr>
                  <w:rFonts w:ascii="Calibri" w:hAnsi="Calibri" w:eastAsia="Calibri" w:cs="Calibri"/>
                  <w:i/>
                  <w:iCs/>
                  <w:color w:val="000000" w:themeColor="text1"/>
                </w:rPr>
              </w:rPrChange>
            </w:rPr>
            <w:t>329</w:t>
          </w:r>
          <w:r w:rsidRPr="00A04FC2">
            <w:rPr>
              <w:rFonts w:ascii="Calibri" w:hAnsi="Calibri" w:eastAsia="Calibri" w:cs="Calibri"/>
              <w:color w:val="000000" w:themeColor="text1"/>
              <w:lang w:val="en-GB"/>
              <w:rPrChange w:author="Thomas Sibret [2]" w:date="2026-08-24T11:01:00Z" w16du:dateUtc="2026-08-24T09:01:00Z" w:id="826">
                <w:rPr>
                  <w:rFonts w:ascii="Calibri" w:hAnsi="Calibri" w:eastAsia="Calibri" w:cs="Calibri"/>
                  <w:color w:val="000000" w:themeColor="text1"/>
                </w:rPr>
              </w:rPrChange>
            </w:rPr>
            <w:t xml:space="preserve">(5993), 834–838. </w:t>
          </w:r>
          <w:r>
            <w:fldChar w:fldCharType="begin"/>
          </w:r>
          <w:r w:rsidRPr="00A04FC2">
            <w:rPr>
              <w:lang w:val="en-GB"/>
              <w:rPrChange w:author="Thomas Sibret [2]" w:date="2026-08-24T11:01:00Z" w16du:dateUtc="2026-08-24T09:01:00Z" w:id="827">
                <w:rPr/>
              </w:rPrChange>
            </w:rPr>
            <w:instrText>HYPERLINK "https://doi.org/10.1126/SCIENCE.1184984"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28">
                <w:rPr>
                  <w:rStyle w:val="Hyperlink"/>
                  <w:rFonts w:ascii="Calibri" w:hAnsi="Calibri" w:eastAsia="Calibri" w:cs="Calibri"/>
                  <w:color w:val="000000" w:themeColor="text1"/>
                  <w:u w:val="none"/>
                </w:rPr>
              </w:rPrChange>
            </w:rPr>
            <w:t>https://doi.org/10.1126/SCIENCE.1184984</w:t>
          </w:r>
          <w:r>
            <w:fldChar w:fldCharType="end"/>
          </w:r>
        </w:p>
        <w:p w:rsidRPr="00A04FC2" w:rsidR="1C1D6FE7" w:rsidP="1823EB44" w:rsidRDefault="3C812322" w14:paraId="13B859CE" w14:textId="0CB24FC1">
          <w:pPr>
            <w:spacing w:after="0"/>
            <w:ind w:left="480" w:hanging="480"/>
            <w:rPr>
              <w:rFonts w:ascii="Calibri" w:hAnsi="Calibri" w:eastAsia="Calibri" w:cs="Calibri"/>
              <w:color w:val="000000" w:themeColor="text1"/>
              <w:lang w:val="en-GB"/>
              <w:rPrChange w:author="Thomas Sibret [2]" w:date="2026-08-24T11:01:00Z" w16du:dateUtc="2026-08-24T09:01:00Z" w:id="829">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30">
                <w:rPr>
                  <w:rFonts w:ascii="Calibri" w:hAnsi="Calibri" w:eastAsia="Calibri" w:cs="Calibri"/>
                  <w:color w:val="000000" w:themeColor="text1"/>
                </w:rPr>
              </w:rPrChange>
            </w:rPr>
            <w:t xml:space="preserve">Bejarano-Castillo, M., Campo, J., &amp; Roa-Fuentes, L. L. (2015). Effects of Increased Nitrogen Availability on C and N Cycles in Tropical Forests: A Meta-Analysis. </w:t>
          </w:r>
          <w:r w:rsidRPr="00A04FC2">
            <w:rPr>
              <w:rFonts w:ascii="Calibri" w:hAnsi="Calibri" w:eastAsia="Calibri" w:cs="Calibri"/>
              <w:i/>
              <w:iCs/>
              <w:color w:val="000000" w:themeColor="text1"/>
              <w:lang w:val="en-GB"/>
              <w:rPrChange w:author="Thomas Sibret [2]" w:date="2026-08-24T11:01:00Z" w16du:dateUtc="2026-08-24T09:01:00Z" w:id="831">
                <w:rPr>
                  <w:rFonts w:ascii="Calibri" w:hAnsi="Calibri" w:eastAsia="Calibri" w:cs="Calibri"/>
                  <w:i/>
                  <w:iCs/>
                  <w:color w:val="000000" w:themeColor="text1"/>
                </w:rPr>
              </w:rPrChange>
            </w:rPr>
            <w:t>PLoS ONE</w:t>
          </w:r>
          <w:r w:rsidRPr="00A04FC2">
            <w:rPr>
              <w:rFonts w:ascii="Calibri" w:hAnsi="Calibri" w:eastAsia="Calibri" w:cs="Calibri"/>
              <w:color w:val="000000" w:themeColor="text1"/>
              <w:lang w:val="en-GB"/>
              <w:rPrChange w:author="Thomas Sibret [2]" w:date="2026-08-24T11:01:00Z" w16du:dateUtc="2026-08-24T09:01:00Z" w:id="832">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33">
                <w:rPr>
                  <w:rFonts w:ascii="Calibri" w:hAnsi="Calibri" w:eastAsia="Calibri" w:cs="Calibri"/>
                  <w:i/>
                  <w:iCs/>
                  <w:color w:val="000000" w:themeColor="text1"/>
                </w:rPr>
              </w:rPrChange>
            </w:rPr>
            <w:t>10</w:t>
          </w:r>
          <w:r w:rsidRPr="00A04FC2">
            <w:rPr>
              <w:rFonts w:ascii="Calibri" w:hAnsi="Calibri" w:eastAsia="Calibri" w:cs="Calibri"/>
              <w:color w:val="000000" w:themeColor="text1"/>
              <w:lang w:val="en-GB"/>
              <w:rPrChange w:author="Thomas Sibret [2]" w:date="2026-08-24T11:01:00Z" w16du:dateUtc="2026-08-24T09:01:00Z" w:id="834">
                <w:rPr>
                  <w:rFonts w:ascii="Calibri" w:hAnsi="Calibri" w:eastAsia="Calibri" w:cs="Calibri"/>
                  <w:color w:val="000000" w:themeColor="text1"/>
                </w:rPr>
              </w:rPrChange>
            </w:rPr>
            <w:t xml:space="preserve">(12), e0144253. </w:t>
          </w:r>
          <w:r>
            <w:fldChar w:fldCharType="begin"/>
          </w:r>
          <w:r w:rsidRPr="00A04FC2">
            <w:rPr>
              <w:lang w:val="en-GB"/>
              <w:rPrChange w:author="Thomas Sibret [2]" w:date="2026-08-24T11:01:00Z" w16du:dateUtc="2026-08-24T09:01:00Z" w:id="835">
                <w:rPr/>
              </w:rPrChange>
            </w:rPr>
            <w:instrText>HYPERLINK "https://doi.org/10.1371/JOURNAL.PONE.0144253"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36">
                <w:rPr>
                  <w:rStyle w:val="Hyperlink"/>
                  <w:rFonts w:ascii="Calibri" w:hAnsi="Calibri" w:eastAsia="Calibri" w:cs="Calibri"/>
                  <w:color w:val="000000" w:themeColor="text1"/>
                  <w:u w:val="none"/>
                </w:rPr>
              </w:rPrChange>
            </w:rPr>
            <w:t>https://doi.org/10.1371/JOURNAL.PONE.0144253</w:t>
          </w:r>
          <w:r>
            <w:fldChar w:fldCharType="end"/>
          </w:r>
        </w:p>
        <w:p w:rsidRPr="00A04FC2" w:rsidR="1C1D6FE7" w:rsidP="1823EB44" w:rsidRDefault="3C812322" w14:paraId="67706DA0" w14:textId="697B2DDA">
          <w:pPr>
            <w:spacing w:after="0"/>
            <w:ind w:left="480" w:hanging="480"/>
            <w:rPr>
              <w:rFonts w:ascii="Calibri" w:hAnsi="Calibri" w:eastAsia="Calibri" w:cs="Calibri"/>
              <w:color w:val="000000" w:themeColor="text1"/>
              <w:lang w:val="en-GB"/>
              <w:rPrChange w:author="Thomas Sibret [2]" w:date="2026-08-24T11:01:00Z" w16du:dateUtc="2026-08-24T09:01:00Z" w:id="837">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38">
                <w:rPr>
                  <w:rFonts w:ascii="Calibri" w:hAnsi="Calibri" w:eastAsia="Calibri" w:cs="Calibri"/>
                  <w:color w:val="000000" w:themeColor="text1"/>
                </w:rPr>
              </w:rPrChange>
            </w:rPr>
            <w:t xml:space="preserve">Bonal, D., Ponton, S., Le Thiec, D., Richard, B., Ningre, N., Hérault, B., Ogée, J., Gonzalez, S., Pignal, M., Sabatier, D., &amp; Guehl, J. M. (2011). Leaf functional response to increasing atmospheric CO 2 concentrations over the last century in two northern Amazonian tree species: A historical </w:t>
          </w:r>
          <w:r w:rsidRPr="1823EB44">
            <w:rPr>
              <w:rFonts w:ascii="Calibri" w:hAnsi="Calibri" w:eastAsia="Calibri" w:cs="Calibri"/>
              <w:color w:val="000000" w:themeColor="text1"/>
            </w:rPr>
            <w:t>δ</w:t>
          </w:r>
          <w:r w:rsidRPr="00A04FC2">
            <w:rPr>
              <w:rFonts w:ascii="Calibri" w:hAnsi="Calibri" w:eastAsia="Calibri" w:cs="Calibri"/>
              <w:color w:val="000000" w:themeColor="text1"/>
              <w:lang w:val="en-GB"/>
              <w:rPrChange w:author="Thomas Sibret [2]" w:date="2026-08-24T11:01:00Z" w16du:dateUtc="2026-08-24T09:01:00Z" w:id="839">
                <w:rPr>
                  <w:rFonts w:ascii="Calibri" w:hAnsi="Calibri" w:eastAsia="Calibri" w:cs="Calibri"/>
                  <w:color w:val="000000" w:themeColor="text1"/>
                </w:rPr>
              </w:rPrChange>
            </w:rPr>
            <w:t xml:space="preserve"> 13C and </w:t>
          </w:r>
          <w:r w:rsidRPr="1823EB44">
            <w:rPr>
              <w:rFonts w:ascii="Calibri" w:hAnsi="Calibri" w:eastAsia="Calibri" w:cs="Calibri"/>
              <w:color w:val="000000" w:themeColor="text1"/>
            </w:rPr>
            <w:t>δ</w:t>
          </w:r>
          <w:r w:rsidRPr="00A04FC2">
            <w:rPr>
              <w:rFonts w:ascii="Calibri" w:hAnsi="Calibri" w:eastAsia="Calibri" w:cs="Calibri"/>
              <w:color w:val="000000" w:themeColor="text1"/>
              <w:lang w:val="en-GB"/>
              <w:rPrChange w:author="Thomas Sibret [2]" w:date="2026-08-24T11:01:00Z" w16du:dateUtc="2026-08-24T09:01:00Z" w:id="840">
                <w:rPr>
                  <w:rFonts w:ascii="Calibri" w:hAnsi="Calibri" w:eastAsia="Calibri" w:cs="Calibri"/>
                  <w:color w:val="000000" w:themeColor="text1"/>
                </w:rPr>
              </w:rPrChange>
            </w:rPr>
            <w:t xml:space="preserve"> 18O approach using herbarium samples. </w:t>
          </w:r>
          <w:r w:rsidRPr="00A04FC2">
            <w:rPr>
              <w:rFonts w:ascii="Calibri" w:hAnsi="Calibri" w:eastAsia="Calibri" w:cs="Calibri"/>
              <w:i/>
              <w:iCs/>
              <w:color w:val="000000" w:themeColor="text1"/>
              <w:lang w:val="en-GB"/>
              <w:rPrChange w:author="Thomas Sibret [2]" w:date="2026-08-24T11:01:00Z" w16du:dateUtc="2026-08-24T09:01:00Z" w:id="841">
                <w:rPr>
                  <w:rFonts w:ascii="Calibri" w:hAnsi="Calibri" w:eastAsia="Calibri" w:cs="Calibri"/>
                  <w:i/>
                  <w:iCs/>
                  <w:color w:val="000000" w:themeColor="text1"/>
                </w:rPr>
              </w:rPrChange>
            </w:rPr>
            <w:t>Plant, Cell and Environment</w:t>
          </w:r>
          <w:r w:rsidRPr="00A04FC2">
            <w:rPr>
              <w:rFonts w:ascii="Calibri" w:hAnsi="Calibri" w:eastAsia="Calibri" w:cs="Calibri"/>
              <w:color w:val="000000" w:themeColor="text1"/>
              <w:lang w:val="en-GB"/>
              <w:rPrChange w:author="Thomas Sibret [2]" w:date="2026-08-24T11:01:00Z" w16du:dateUtc="2026-08-24T09:01:00Z" w:id="842">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43">
                <w:rPr>
                  <w:rFonts w:ascii="Calibri" w:hAnsi="Calibri" w:eastAsia="Calibri" w:cs="Calibri"/>
                  <w:i/>
                  <w:iCs/>
                  <w:color w:val="000000" w:themeColor="text1"/>
                </w:rPr>
              </w:rPrChange>
            </w:rPr>
            <w:t>34</w:t>
          </w:r>
          <w:r w:rsidRPr="00A04FC2">
            <w:rPr>
              <w:rFonts w:ascii="Calibri" w:hAnsi="Calibri" w:eastAsia="Calibri" w:cs="Calibri"/>
              <w:color w:val="000000" w:themeColor="text1"/>
              <w:lang w:val="en-GB"/>
              <w:rPrChange w:author="Thomas Sibret [2]" w:date="2026-08-24T11:01:00Z" w16du:dateUtc="2026-08-24T09:01:00Z" w:id="844">
                <w:rPr>
                  <w:rFonts w:ascii="Calibri" w:hAnsi="Calibri" w:eastAsia="Calibri" w:cs="Calibri"/>
                  <w:color w:val="000000" w:themeColor="text1"/>
                </w:rPr>
              </w:rPrChange>
            </w:rPr>
            <w:t xml:space="preserve">(8), 1332–1344. </w:t>
          </w:r>
          <w:r>
            <w:fldChar w:fldCharType="begin"/>
          </w:r>
          <w:r w:rsidRPr="00A04FC2">
            <w:rPr>
              <w:lang w:val="en-GB"/>
              <w:rPrChange w:author="Thomas Sibret [2]" w:date="2026-08-24T11:01:00Z" w16du:dateUtc="2026-08-24T09:01:00Z" w:id="845">
                <w:rPr/>
              </w:rPrChange>
            </w:rPr>
            <w:instrText>HYPERLINK "https://doi.org/10.1111/j.1365-3040.2011.02333.x"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46">
                <w:rPr>
                  <w:rStyle w:val="Hyperlink"/>
                  <w:rFonts w:ascii="Calibri" w:hAnsi="Calibri" w:eastAsia="Calibri" w:cs="Calibri"/>
                  <w:color w:val="000000" w:themeColor="text1"/>
                  <w:u w:val="none"/>
                </w:rPr>
              </w:rPrChange>
            </w:rPr>
            <w:t>https://doi.org/10.1111/j.1365-3040.2011.02333.x</w:t>
          </w:r>
          <w:r>
            <w:fldChar w:fldCharType="end"/>
          </w:r>
        </w:p>
        <w:p w:rsidRPr="00A04FC2" w:rsidR="1C1D6FE7" w:rsidP="1823EB44" w:rsidRDefault="3C812322" w14:paraId="01BDDCDE" w14:textId="0961562B">
          <w:pPr>
            <w:spacing w:after="0"/>
            <w:ind w:left="480" w:hanging="480"/>
            <w:rPr>
              <w:rFonts w:ascii="Calibri" w:hAnsi="Calibri" w:eastAsia="Calibri" w:cs="Calibri"/>
              <w:color w:val="000000" w:themeColor="text1"/>
              <w:lang w:val="en-GB"/>
              <w:rPrChange w:author="Thomas Sibret [2]" w:date="2026-08-24T11:01:00Z" w16du:dateUtc="2026-08-24T09:01:00Z" w:id="847">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48">
                <w:rPr>
                  <w:rFonts w:ascii="Calibri" w:hAnsi="Calibri" w:eastAsia="Calibri" w:cs="Calibri"/>
                  <w:color w:val="000000" w:themeColor="text1"/>
                </w:rPr>
              </w:rPrChange>
            </w:rPr>
            <w:t xml:space="preserve">Bonal, D., Sabatier, D., Montpied, P., Tremeaux, D., &amp; Guehl, J. M. (2000). Interspecific variability of </w:t>
          </w:r>
          <w:r w:rsidRPr="1823EB44">
            <w:rPr>
              <w:rFonts w:ascii="Calibri" w:hAnsi="Calibri" w:eastAsia="Calibri" w:cs="Calibri"/>
              <w:color w:val="000000" w:themeColor="text1"/>
            </w:rPr>
            <w:t>δ</w:t>
          </w:r>
          <w:r w:rsidRPr="00A04FC2">
            <w:rPr>
              <w:rFonts w:ascii="Calibri" w:hAnsi="Calibri" w:eastAsia="Calibri" w:cs="Calibri"/>
              <w:color w:val="000000" w:themeColor="text1"/>
              <w:lang w:val="en-GB"/>
              <w:rPrChange w:author="Thomas Sibret [2]" w:date="2026-08-24T11:01:00Z" w16du:dateUtc="2026-08-24T09:01:00Z" w:id="849">
                <w:rPr>
                  <w:rFonts w:ascii="Calibri" w:hAnsi="Calibri" w:eastAsia="Calibri" w:cs="Calibri"/>
                  <w:color w:val="000000" w:themeColor="text1"/>
                </w:rPr>
              </w:rPrChange>
            </w:rPr>
            <w:t xml:space="preserve">13C among trees in rainforests of French Guiana: Functional groups and canopy integration. </w:t>
          </w:r>
          <w:r w:rsidRPr="00A04FC2">
            <w:rPr>
              <w:rFonts w:ascii="Calibri" w:hAnsi="Calibri" w:eastAsia="Calibri" w:cs="Calibri"/>
              <w:i/>
              <w:iCs/>
              <w:color w:val="000000" w:themeColor="text1"/>
              <w:lang w:val="en-GB"/>
              <w:rPrChange w:author="Thomas Sibret [2]" w:date="2026-08-24T11:01:00Z" w16du:dateUtc="2026-08-24T09:01:00Z" w:id="850">
                <w:rPr>
                  <w:rFonts w:ascii="Calibri" w:hAnsi="Calibri" w:eastAsia="Calibri" w:cs="Calibri"/>
                  <w:i/>
                  <w:iCs/>
                  <w:color w:val="000000" w:themeColor="text1"/>
                </w:rPr>
              </w:rPrChange>
            </w:rPr>
            <w:t>Oecologia</w:t>
          </w:r>
          <w:r w:rsidRPr="00A04FC2">
            <w:rPr>
              <w:rFonts w:ascii="Calibri" w:hAnsi="Calibri" w:eastAsia="Calibri" w:cs="Calibri"/>
              <w:color w:val="000000" w:themeColor="text1"/>
              <w:lang w:val="en-GB"/>
              <w:rPrChange w:author="Thomas Sibret [2]" w:date="2026-08-24T11:01:00Z" w16du:dateUtc="2026-08-24T09:01:00Z" w:id="851">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52">
                <w:rPr>
                  <w:rFonts w:ascii="Calibri" w:hAnsi="Calibri" w:eastAsia="Calibri" w:cs="Calibri"/>
                  <w:i/>
                  <w:iCs/>
                  <w:color w:val="000000" w:themeColor="text1"/>
                </w:rPr>
              </w:rPrChange>
            </w:rPr>
            <w:t>124</w:t>
          </w:r>
          <w:r w:rsidRPr="00A04FC2">
            <w:rPr>
              <w:rFonts w:ascii="Calibri" w:hAnsi="Calibri" w:eastAsia="Calibri" w:cs="Calibri"/>
              <w:color w:val="000000" w:themeColor="text1"/>
              <w:lang w:val="en-GB"/>
              <w:rPrChange w:author="Thomas Sibret [2]" w:date="2026-08-24T11:01:00Z" w16du:dateUtc="2026-08-24T09:01:00Z" w:id="853">
                <w:rPr>
                  <w:rFonts w:ascii="Calibri" w:hAnsi="Calibri" w:eastAsia="Calibri" w:cs="Calibri"/>
                  <w:color w:val="000000" w:themeColor="text1"/>
                </w:rPr>
              </w:rPrChange>
            </w:rPr>
            <w:t xml:space="preserve">(3), 454–468. </w:t>
          </w:r>
          <w:r>
            <w:fldChar w:fldCharType="begin"/>
          </w:r>
          <w:r w:rsidRPr="00A04FC2">
            <w:rPr>
              <w:lang w:val="en-GB"/>
              <w:rPrChange w:author="Thomas Sibret [2]" w:date="2026-08-24T11:01:00Z" w16du:dateUtc="2026-08-24T09:01:00Z" w:id="854">
                <w:rPr/>
              </w:rPrChange>
            </w:rPr>
            <w:instrText>HYPERLINK "https://doi.org/10.1007/PL00008871/METRICS"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55">
                <w:rPr>
                  <w:rStyle w:val="Hyperlink"/>
                  <w:rFonts w:ascii="Calibri" w:hAnsi="Calibri" w:eastAsia="Calibri" w:cs="Calibri"/>
                  <w:color w:val="000000" w:themeColor="text1"/>
                  <w:u w:val="none"/>
                </w:rPr>
              </w:rPrChange>
            </w:rPr>
            <w:t>https://doi.org/10.1007/PL00008871/METRICS</w:t>
          </w:r>
          <w:r>
            <w:fldChar w:fldCharType="end"/>
          </w:r>
        </w:p>
        <w:p w:rsidR="1C1D6FE7" w:rsidP="1823EB44" w:rsidRDefault="3C812322" w14:paraId="1BAFC55C" w14:textId="5191C570">
          <w:pPr>
            <w:spacing w:after="0"/>
            <w:ind w:left="480" w:hanging="480"/>
            <w:rPr>
              <w:rFonts w:ascii="Calibri" w:hAnsi="Calibri" w:eastAsia="Calibri" w:cs="Calibri"/>
              <w:color w:val="000000" w:themeColor="text1"/>
            </w:rPr>
          </w:pPr>
          <w:r w:rsidRPr="00A04FC2">
            <w:rPr>
              <w:rFonts w:ascii="Calibri" w:hAnsi="Calibri" w:eastAsia="Calibri" w:cs="Calibri"/>
              <w:color w:val="000000" w:themeColor="text1"/>
              <w:lang w:val="en-GB"/>
              <w:rPrChange w:author="Thomas Sibret [2]" w:date="2026-08-24T11:01:00Z" w16du:dateUtc="2026-08-24T09:01:00Z" w:id="856">
                <w:rPr>
                  <w:rFonts w:ascii="Calibri" w:hAnsi="Calibri" w:eastAsia="Calibri" w:cs="Calibri"/>
                  <w:color w:val="000000" w:themeColor="text1"/>
                </w:rPr>
              </w:rPrChange>
            </w:rPr>
            <w:t xml:space="preserve">Bonan, G. B. (2008). Forests and climate change: Forcings, feedbacks, and the climate benefits of forests. </w:t>
          </w:r>
          <w:r w:rsidRPr="1823EB44">
            <w:rPr>
              <w:rFonts w:ascii="Calibri" w:hAnsi="Calibri" w:eastAsia="Calibri" w:cs="Calibri"/>
              <w:i/>
              <w:iCs/>
              <w:color w:val="000000" w:themeColor="text1"/>
            </w:rPr>
            <w:t>Science</w:t>
          </w:r>
          <w:r w:rsidRPr="1823EB44">
            <w:rPr>
              <w:rFonts w:ascii="Calibri" w:hAnsi="Calibri" w:eastAsia="Calibri" w:cs="Calibri"/>
              <w:color w:val="000000" w:themeColor="text1"/>
            </w:rPr>
            <w:t xml:space="preserve">, </w:t>
          </w:r>
          <w:r w:rsidRPr="1823EB44">
            <w:rPr>
              <w:rFonts w:ascii="Calibri" w:hAnsi="Calibri" w:eastAsia="Calibri" w:cs="Calibri"/>
              <w:i/>
              <w:iCs/>
              <w:color w:val="000000" w:themeColor="text1"/>
            </w:rPr>
            <w:t>320</w:t>
          </w:r>
          <w:r w:rsidRPr="1823EB44">
            <w:rPr>
              <w:rFonts w:ascii="Calibri" w:hAnsi="Calibri" w:eastAsia="Calibri" w:cs="Calibri"/>
              <w:color w:val="000000" w:themeColor="text1"/>
            </w:rPr>
            <w:t xml:space="preserve">(5882), 1444–1449. </w:t>
          </w:r>
          <w:hyperlink r:id="rId15">
            <w:r w:rsidRPr="1823EB44">
              <w:rPr>
                <w:rStyle w:val="Hyperlink"/>
                <w:rFonts w:ascii="Calibri" w:hAnsi="Calibri" w:eastAsia="Calibri" w:cs="Calibri"/>
                <w:color w:val="000000" w:themeColor="text1"/>
                <w:u w:val="none"/>
              </w:rPr>
              <w:t>https://doi.org/10.1126/SCIENCE.1155121;WEBSITE:WEBSITE:AAAS-SITE;JOURNAL:JOURNAL:SCIENCE;WGROUP:STRING:PUBLICATION</w:t>
            </w:r>
          </w:hyperlink>
        </w:p>
        <w:p w:rsidRPr="00A04FC2" w:rsidR="1C1D6FE7" w:rsidP="1823EB44" w:rsidRDefault="3C812322" w14:paraId="79991F9E" w14:textId="54BF93C6">
          <w:pPr>
            <w:spacing w:after="0"/>
            <w:ind w:left="480" w:hanging="480"/>
            <w:rPr>
              <w:rFonts w:ascii="Calibri" w:hAnsi="Calibri" w:eastAsia="Calibri" w:cs="Calibri"/>
              <w:color w:val="000000" w:themeColor="text1"/>
              <w:lang w:val="en-GB"/>
              <w:rPrChange w:author="Thomas Sibret [2]" w:date="2026-08-24T11:01:00Z" w16du:dateUtc="2026-08-24T09:01:00Z" w:id="857">
                <w:rPr>
                  <w:rFonts w:ascii="Calibri" w:hAnsi="Calibri" w:eastAsia="Calibri" w:cs="Calibri"/>
                  <w:color w:val="000000" w:themeColor="text1"/>
                </w:rPr>
              </w:rPrChange>
            </w:rPr>
          </w:pPr>
          <w:r w:rsidRPr="1823EB44">
            <w:rPr>
              <w:rFonts w:ascii="Calibri" w:hAnsi="Calibri" w:eastAsia="Calibri" w:cs="Calibri"/>
              <w:color w:val="000000" w:themeColor="text1"/>
            </w:rPr>
            <w:t xml:space="preserve">Bonnesoeur, V., Locatelli, B., Guariguata, M. R., Ochoa-Tocachi, B. F., Vanacker, V., Mao, Z., Stokes, A., &amp; Mathez-Stiefel, S. L. (2019). </w:t>
          </w:r>
          <w:r w:rsidRPr="00A04FC2">
            <w:rPr>
              <w:rFonts w:ascii="Calibri" w:hAnsi="Calibri" w:eastAsia="Calibri" w:cs="Calibri"/>
              <w:color w:val="000000" w:themeColor="text1"/>
              <w:lang w:val="en-GB"/>
              <w:rPrChange w:author="Thomas Sibret [2]" w:date="2026-08-24T11:01:00Z" w16du:dateUtc="2026-08-24T09:01:00Z" w:id="858">
                <w:rPr>
                  <w:rFonts w:ascii="Calibri" w:hAnsi="Calibri" w:eastAsia="Calibri" w:cs="Calibri"/>
                  <w:color w:val="000000" w:themeColor="text1"/>
                </w:rPr>
              </w:rPrChange>
            </w:rPr>
            <w:t xml:space="preserve">Impacts of forests and forestation on hydrological services in the Andes: A systematic review. </w:t>
          </w:r>
          <w:r w:rsidRPr="00A04FC2">
            <w:rPr>
              <w:rFonts w:ascii="Calibri" w:hAnsi="Calibri" w:eastAsia="Calibri" w:cs="Calibri"/>
              <w:i/>
              <w:iCs/>
              <w:color w:val="000000" w:themeColor="text1"/>
              <w:lang w:val="en-GB"/>
              <w:rPrChange w:author="Thomas Sibret [2]" w:date="2026-08-24T11:01:00Z" w16du:dateUtc="2026-08-24T09:01:00Z" w:id="859">
                <w:rPr>
                  <w:rFonts w:ascii="Calibri" w:hAnsi="Calibri" w:eastAsia="Calibri" w:cs="Calibri"/>
                  <w:i/>
                  <w:iCs/>
                  <w:color w:val="000000" w:themeColor="text1"/>
                </w:rPr>
              </w:rPrChange>
            </w:rPr>
            <w:t>Forest Ecology and Management</w:t>
          </w:r>
          <w:r w:rsidRPr="00A04FC2">
            <w:rPr>
              <w:rFonts w:ascii="Calibri" w:hAnsi="Calibri" w:eastAsia="Calibri" w:cs="Calibri"/>
              <w:color w:val="000000" w:themeColor="text1"/>
              <w:lang w:val="en-GB"/>
              <w:rPrChange w:author="Thomas Sibret [2]" w:date="2026-08-24T11:01:00Z" w16du:dateUtc="2026-08-24T09:01:00Z" w:id="860">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61">
                <w:rPr>
                  <w:rFonts w:ascii="Calibri" w:hAnsi="Calibri" w:eastAsia="Calibri" w:cs="Calibri"/>
                  <w:i/>
                  <w:iCs/>
                  <w:color w:val="000000" w:themeColor="text1"/>
                </w:rPr>
              </w:rPrChange>
            </w:rPr>
            <w:t>433</w:t>
          </w:r>
          <w:r w:rsidRPr="00A04FC2">
            <w:rPr>
              <w:rFonts w:ascii="Calibri" w:hAnsi="Calibri" w:eastAsia="Calibri" w:cs="Calibri"/>
              <w:color w:val="000000" w:themeColor="text1"/>
              <w:lang w:val="en-GB"/>
              <w:rPrChange w:author="Thomas Sibret [2]" w:date="2026-08-24T11:01:00Z" w16du:dateUtc="2026-08-24T09:01:00Z" w:id="862">
                <w:rPr>
                  <w:rFonts w:ascii="Calibri" w:hAnsi="Calibri" w:eastAsia="Calibri" w:cs="Calibri"/>
                  <w:color w:val="000000" w:themeColor="text1"/>
                </w:rPr>
              </w:rPrChange>
            </w:rPr>
            <w:t xml:space="preserve">, 569–584. </w:t>
          </w:r>
          <w:r>
            <w:fldChar w:fldCharType="begin"/>
          </w:r>
          <w:r w:rsidRPr="00A04FC2">
            <w:rPr>
              <w:lang w:val="en-GB"/>
              <w:rPrChange w:author="Thomas Sibret [2]" w:date="2026-08-24T11:01:00Z" w16du:dateUtc="2026-08-24T09:01:00Z" w:id="863">
                <w:rPr/>
              </w:rPrChange>
            </w:rPr>
            <w:instrText>HYPERLINK "https://doi.org/10.1016/J.FORECO.2018.11.033"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64">
                <w:rPr>
                  <w:rStyle w:val="Hyperlink"/>
                  <w:rFonts w:ascii="Calibri" w:hAnsi="Calibri" w:eastAsia="Calibri" w:cs="Calibri"/>
                  <w:color w:val="000000" w:themeColor="text1"/>
                  <w:u w:val="none"/>
                </w:rPr>
              </w:rPrChange>
            </w:rPr>
            <w:t>https://doi.org/10.1016/J.FORECO.2018.11.033</w:t>
          </w:r>
          <w:r>
            <w:fldChar w:fldCharType="end"/>
          </w:r>
        </w:p>
        <w:p w:rsidRPr="00A04FC2" w:rsidR="1C1D6FE7" w:rsidP="1823EB44" w:rsidRDefault="3C812322" w14:paraId="3EF526F8" w14:textId="72F6F16D">
          <w:pPr>
            <w:spacing w:after="0"/>
            <w:ind w:left="480" w:hanging="480"/>
            <w:rPr>
              <w:rFonts w:ascii="Calibri" w:hAnsi="Calibri" w:eastAsia="Calibri" w:cs="Calibri"/>
              <w:color w:val="000000" w:themeColor="text1"/>
              <w:lang w:val="en-GB"/>
              <w:rPrChange w:author="Thomas Sibret [2]" w:date="2026-08-24T11:01:00Z" w16du:dateUtc="2026-08-24T09:01:00Z" w:id="865">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66">
                <w:rPr>
                  <w:rFonts w:ascii="Calibri" w:hAnsi="Calibri" w:eastAsia="Calibri" w:cs="Calibri"/>
                  <w:color w:val="000000" w:themeColor="text1"/>
                </w:rPr>
              </w:rPrChange>
            </w:rPr>
            <w:t xml:space="preserve">Brum, M., Vadeboncoeur, M., Asbjomsen, H., Lea, B. L. P. V., Galiano, D., Horwath, A. B., &amp; Metcalfe, D. B. (2023). Ecophysiological controls on water use of tropical cloud forest trees in response to experimental drought. </w:t>
          </w:r>
          <w:r w:rsidRPr="00A04FC2">
            <w:rPr>
              <w:rFonts w:ascii="Calibri" w:hAnsi="Calibri" w:eastAsia="Calibri" w:cs="Calibri"/>
              <w:i/>
              <w:iCs/>
              <w:color w:val="000000" w:themeColor="text1"/>
              <w:lang w:val="en-GB"/>
              <w:rPrChange w:author="Thomas Sibret [2]" w:date="2026-08-24T11:01:00Z" w16du:dateUtc="2026-08-24T09:01:00Z" w:id="867">
                <w:rPr>
                  <w:rFonts w:ascii="Calibri" w:hAnsi="Calibri" w:eastAsia="Calibri" w:cs="Calibri"/>
                  <w:i/>
                  <w:iCs/>
                  <w:color w:val="000000" w:themeColor="text1"/>
                </w:rPr>
              </w:rPrChange>
            </w:rPr>
            <w:t>Tree Physiology</w:t>
          </w:r>
          <w:r w:rsidRPr="00A04FC2">
            <w:rPr>
              <w:rFonts w:ascii="Calibri" w:hAnsi="Calibri" w:eastAsia="Calibri" w:cs="Calibri"/>
              <w:color w:val="000000" w:themeColor="text1"/>
              <w:lang w:val="en-GB"/>
              <w:rPrChange w:author="Thomas Sibret [2]" w:date="2026-08-24T11:01:00Z" w16du:dateUtc="2026-08-24T09:01:00Z" w:id="868">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69">
                <w:rPr>
                  <w:rFonts w:ascii="Calibri" w:hAnsi="Calibri" w:eastAsia="Calibri" w:cs="Calibri"/>
                  <w:i/>
                  <w:iCs/>
                  <w:color w:val="000000" w:themeColor="text1"/>
                </w:rPr>
              </w:rPrChange>
            </w:rPr>
            <w:t>43</w:t>
          </w:r>
          <w:r w:rsidRPr="00A04FC2">
            <w:rPr>
              <w:rFonts w:ascii="Calibri" w:hAnsi="Calibri" w:eastAsia="Calibri" w:cs="Calibri"/>
              <w:color w:val="000000" w:themeColor="text1"/>
              <w:lang w:val="en-GB"/>
              <w:rPrChange w:author="Thomas Sibret [2]" w:date="2026-08-24T11:01:00Z" w16du:dateUtc="2026-08-24T09:01:00Z" w:id="870">
                <w:rPr>
                  <w:rFonts w:ascii="Calibri" w:hAnsi="Calibri" w:eastAsia="Calibri" w:cs="Calibri"/>
                  <w:color w:val="000000" w:themeColor="text1"/>
                </w:rPr>
              </w:rPrChange>
            </w:rPr>
            <w:t xml:space="preserve">(9), 1514–1532. </w:t>
          </w:r>
          <w:r>
            <w:fldChar w:fldCharType="begin"/>
          </w:r>
          <w:r w:rsidRPr="00A04FC2">
            <w:rPr>
              <w:lang w:val="en-GB"/>
              <w:rPrChange w:author="Thomas Sibret [2]" w:date="2026-08-24T11:01:00Z" w16du:dateUtc="2026-08-24T09:01:00Z" w:id="871">
                <w:rPr/>
              </w:rPrChange>
            </w:rPr>
            <w:instrText>HYPERLINK "https://doi.org/10.1093/TREEPHYS/TPAD070"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72">
                <w:rPr>
                  <w:rStyle w:val="Hyperlink"/>
                  <w:rFonts w:ascii="Calibri" w:hAnsi="Calibri" w:eastAsia="Calibri" w:cs="Calibri"/>
                  <w:color w:val="000000" w:themeColor="text1"/>
                  <w:u w:val="none"/>
                </w:rPr>
              </w:rPrChange>
            </w:rPr>
            <w:t>https://doi.org/10.1093/TREEPHYS/TPAD070</w:t>
          </w:r>
          <w:r>
            <w:fldChar w:fldCharType="end"/>
          </w:r>
        </w:p>
        <w:p w:rsidRPr="00A04FC2" w:rsidR="1C1D6FE7" w:rsidP="1823EB44" w:rsidRDefault="3C812322" w14:paraId="7948BD88" w14:textId="2C1AE072">
          <w:pPr>
            <w:spacing w:after="0"/>
            <w:ind w:left="480" w:hanging="480"/>
            <w:rPr>
              <w:rFonts w:ascii="Calibri" w:hAnsi="Calibri" w:eastAsia="Calibri" w:cs="Calibri"/>
              <w:color w:val="000000" w:themeColor="text1"/>
              <w:lang w:val="en-GB"/>
              <w:rPrChange w:author="Thomas Sibret [2]" w:date="2026-08-24T11:01:00Z" w16du:dateUtc="2026-08-24T09:01:00Z" w:id="873">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74">
                <w:rPr>
                  <w:rFonts w:ascii="Calibri" w:hAnsi="Calibri" w:eastAsia="Calibri" w:cs="Calibri"/>
                  <w:color w:val="000000" w:themeColor="text1"/>
                </w:rPr>
              </w:rPrChange>
            </w:rPr>
            <w:t xml:space="preserve">Bubb, P. , M. I. , M. L. , S. J. (2004). </w:t>
          </w:r>
          <w:r w:rsidRPr="00A04FC2">
            <w:rPr>
              <w:rFonts w:ascii="Calibri" w:hAnsi="Calibri" w:eastAsia="Calibri" w:cs="Calibri"/>
              <w:i/>
              <w:iCs/>
              <w:color w:val="000000" w:themeColor="text1"/>
              <w:lang w:val="en-GB"/>
              <w:rPrChange w:author="Thomas Sibret [2]" w:date="2026-08-24T11:01:00Z" w16du:dateUtc="2026-08-24T09:01:00Z" w:id="875">
                <w:rPr>
                  <w:rFonts w:ascii="Calibri" w:hAnsi="Calibri" w:eastAsia="Calibri" w:cs="Calibri"/>
                  <w:i/>
                  <w:iCs/>
                  <w:color w:val="000000" w:themeColor="text1"/>
                </w:rPr>
              </w:rPrChange>
            </w:rPr>
            <w:t>Cloud Forest Agenda</w:t>
          </w:r>
          <w:r w:rsidRPr="00A04FC2">
            <w:rPr>
              <w:rFonts w:ascii="Calibri" w:hAnsi="Calibri" w:eastAsia="Calibri" w:cs="Calibri"/>
              <w:color w:val="000000" w:themeColor="text1"/>
              <w:lang w:val="en-GB"/>
              <w:rPrChange w:author="Thomas Sibret [2]" w:date="2026-08-24T11:01:00Z" w16du:dateUtc="2026-08-24T09:01:00Z" w:id="876">
                <w:rPr>
                  <w:rFonts w:ascii="Calibri" w:hAnsi="Calibri" w:eastAsia="Calibri" w:cs="Calibri"/>
                  <w:color w:val="000000" w:themeColor="text1"/>
                </w:rPr>
              </w:rPrChange>
            </w:rPr>
            <w:t xml:space="preserve">. </w:t>
          </w:r>
          <w:r>
            <w:fldChar w:fldCharType="begin"/>
          </w:r>
          <w:r w:rsidRPr="00A04FC2">
            <w:rPr>
              <w:lang w:val="en-GB"/>
              <w:rPrChange w:author="Thomas Sibret [2]" w:date="2026-08-24T11:01:00Z" w16du:dateUtc="2026-08-24T09:01:00Z" w:id="877">
                <w:rPr/>
              </w:rPrChange>
            </w:rPr>
            <w:instrText>HYPERLINK "https://www.researchgate.net/publication/318657347_Cloud_Forest_Agenda"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78">
                <w:rPr>
                  <w:rStyle w:val="Hyperlink"/>
                  <w:rFonts w:ascii="Calibri" w:hAnsi="Calibri" w:eastAsia="Calibri" w:cs="Calibri"/>
                  <w:color w:val="000000" w:themeColor="text1"/>
                  <w:u w:val="none"/>
                </w:rPr>
              </w:rPrChange>
            </w:rPr>
            <w:t>https://www.researchgate.net/publication/318657347_Cloud_Forest_Agenda</w:t>
          </w:r>
          <w:r>
            <w:fldChar w:fldCharType="end"/>
          </w:r>
        </w:p>
        <w:p w:rsidRPr="00A04FC2" w:rsidR="1C1D6FE7" w:rsidP="1823EB44" w:rsidRDefault="3C812322" w14:paraId="51496F42" w14:textId="2C2485DE">
          <w:pPr>
            <w:spacing w:after="0"/>
            <w:ind w:left="480" w:hanging="480"/>
            <w:rPr>
              <w:rFonts w:ascii="Calibri" w:hAnsi="Calibri" w:eastAsia="Calibri" w:cs="Calibri"/>
              <w:color w:val="000000" w:themeColor="text1"/>
              <w:lang w:val="en-GB"/>
              <w:rPrChange w:author="Thomas Sibret [2]" w:date="2026-08-24T11:01:00Z" w16du:dateUtc="2026-08-24T09:01:00Z" w:id="879">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80">
                <w:rPr>
                  <w:rFonts w:ascii="Calibri" w:hAnsi="Calibri" w:eastAsia="Calibri" w:cs="Calibri"/>
                  <w:color w:val="000000" w:themeColor="text1"/>
                </w:rPr>
              </w:rPrChange>
            </w:rPr>
            <w:t xml:space="preserve">Cárate-Tandalla, D., Camenzind, T., Leuschner, C., &amp; Homeier, J. (2018a). Contrasting species responses to continued nitrogen and phosphorus addition in tropical montane forest tree seedlings. </w:t>
          </w:r>
          <w:r w:rsidRPr="00A04FC2">
            <w:rPr>
              <w:rFonts w:ascii="Calibri" w:hAnsi="Calibri" w:eastAsia="Calibri" w:cs="Calibri"/>
              <w:i/>
              <w:iCs/>
              <w:color w:val="000000" w:themeColor="text1"/>
              <w:lang w:val="en-GB"/>
              <w:rPrChange w:author="Thomas Sibret [2]" w:date="2026-08-24T11:01:00Z" w16du:dateUtc="2026-08-24T09:01:00Z" w:id="881">
                <w:rPr>
                  <w:rFonts w:ascii="Calibri" w:hAnsi="Calibri" w:eastAsia="Calibri" w:cs="Calibri"/>
                  <w:i/>
                  <w:iCs/>
                  <w:color w:val="000000" w:themeColor="text1"/>
                </w:rPr>
              </w:rPrChange>
            </w:rPr>
            <w:t>Biotropica</w:t>
          </w:r>
          <w:r w:rsidRPr="00A04FC2">
            <w:rPr>
              <w:rFonts w:ascii="Calibri" w:hAnsi="Calibri" w:eastAsia="Calibri" w:cs="Calibri"/>
              <w:color w:val="000000" w:themeColor="text1"/>
              <w:lang w:val="en-GB"/>
              <w:rPrChange w:author="Thomas Sibret [2]" w:date="2026-08-24T11:01:00Z" w16du:dateUtc="2026-08-24T09:01:00Z" w:id="882">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83">
                <w:rPr>
                  <w:rFonts w:ascii="Calibri" w:hAnsi="Calibri" w:eastAsia="Calibri" w:cs="Calibri"/>
                  <w:i/>
                  <w:iCs/>
                  <w:color w:val="000000" w:themeColor="text1"/>
                </w:rPr>
              </w:rPrChange>
            </w:rPr>
            <w:t>50</w:t>
          </w:r>
          <w:r w:rsidRPr="00A04FC2">
            <w:rPr>
              <w:rFonts w:ascii="Calibri" w:hAnsi="Calibri" w:eastAsia="Calibri" w:cs="Calibri"/>
              <w:color w:val="000000" w:themeColor="text1"/>
              <w:lang w:val="en-GB"/>
              <w:rPrChange w:author="Thomas Sibret [2]" w:date="2026-08-24T11:01:00Z" w16du:dateUtc="2026-08-24T09:01:00Z" w:id="884">
                <w:rPr>
                  <w:rFonts w:ascii="Calibri" w:hAnsi="Calibri" w:eastAsia="Calibri" w:cs="Calibri"/>
                  <w:color w:val="000000" w:themeColor="text1"/>
                </w:rPr>
              </w:rPrChange>
            </w:rPr>
            <w:t xml:space="preserve">(2), 234–245. </w:t>
          </w:r>
          <w:r>
            <w:fldChar w:fldCharType="begin"/>
          </w:r>
          <w:r w:rsidRPr="00A04FC2">
            <w:rPr>
              <w:lang w:val="en-GB"/>
              <w:rPrChange w:author="Thomas Sibret [2]" w:date="2026-08-24T11:01:00Z" w16du:dateUtc="2026-08-24T09:01:00Z" w:id="885">
                <w:rPr/>
              </w:rPrChange>
            </w:rPr>
            <w:instrText>HYPERLINK "https://doi.org/10.1111/btp.12518"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86">
                <w:rPr>
                  <w:rStyle w:val="Hyperlink"/>
                  <w:rFonts w:ascii="Calibri" w:hAnsi="Calibri" w:eastAsia="Calibri" w:cs="Calibri"/>
                  <w:color w:val="000000" w:themeColor="text1"/>
                  <w:u w:val="none"/>
                </w:rPr>
              </w:rPrChange>
            </w:rPr>
            <w:t>https://doi.org/10.1111/btp.12518</w:t>
          </w:r>
          <w:r>
            <w:fldChar w:fldCharType="end"/>
          </w:r>
        </w:p>
        <w:p w:rsidRPr="00A04FC2" w:rsidR="1C1D6FE7" w:rsidP="1823EB44" w:rsidRDefault="3C812322" w14:paraId="350ACC00" w14:textId="3F5DCDC8">
          <w:pPr>
            <w:spacing w:after="0"/>
            <w:ind w:left="480" w:hanging="480"/>
            <w:rPr>
              <w:rFonts w:ascii="Calibri" w:hAnsi="Calibri" w:eastAsia="Calibri" w:cs="Calibri"/>
              <w:color w:val="000000" w:themeColor="text1"/>
              <w:lang w:val="en-GB"/>
              <w:rPrChange w:author="Thomas Sibret [2]" w:date="2026-08-24T11:01:00Z" w16du:dateUtc="2026-08-24T09:01:00Z" w:id="887">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88">
                <w:rPr>
                  <w:rFonts w:ascii="Calibri" w:hAnsi="Calibri" w:eastAsia="Calibri" w:cs="Calibri"/>
                  <w:color w:val="000000" w:themeColor="text1"/>
                </w:rPr>
              </w:rPrChange>
            </w:rPr>
            <w:t xml:space="preserve">Cárate-Tandalla, D., Camenzind, T., Leuschner, C., &amp; Homeier, J. (2018b). Contrasting species responses to continued nitrogen and phosphorus addition in tropical montane forest tree seedlings. </w:t>
          </w:r>
          <w:r w:rsidRPr="00A04FC2">
            <w:rPr>
              <w:rFonts w:ascii="Calibri" w:hAnsi="Calibri" w:eastAsia="Calibri" w:cs="Calibri"/>
              <w:i/>
              <w:iCs/>
              <w:color w:val="000000" w:themeColor="text1"/>
              <w:lang w:val="en-GB"/>
              <w:rPrChange w:author="Thomas Sibret [2]" w:date="2026-08-24T11:01:00Z" w16du:dateUtc="2026-08-24T09:01:00Z" w:id="889">
                <w:rPr>
                  <w:rFonts w:ascii="Calibri" w:hAnsi="Calibri" w:eastAsia="Calibri" w:cs="Calibri"/>
                  <w:i/>
                  <w:iCs/>
                  <w:color w:val="000000" w:themeColor="text1"/>
                </w:rPr>
              </w:rPrChange>
            </w:rPr>
            <w:t>Biotropica</w:t>
          </w:r>
          <w:r w:rsidRPr="00A04FC2">
            <w:rPr>
              <w:rFonts w:ascii="Calibri" w:hAnsi="Calibri" w:eastAsia="Calibri" w:cs="Calibri"/>
              <w:color w:val="000000" w:themeColor="text1"/>
              <w:lang w:val="en-GB"/>
              <w:rPrChange w:author="Thomas Sibret [2]" w:date="2026-08-24T11:01:00Z" w16du:dateUtc="2026-08-24T09:01:00Z" w:id="890">
                <w:rPr>
                  <w:rFonts w:ascii="Calibri" w:hAnsi="Calibri" w:eastAsia="Calibri" w:cs="Calibri"/>
                  <w:color w:val="000000" w:themeColor="text1"/>
                </w:rPr>
              </w:rPrChange>
            </w:rPr>
            <w:t xml:space="preserve">, </w:t>
          </w:r>
          <w:r w:rsidRPr="00A04FC2">
            <w:rPr>
              <w:rFonts w:ascii="Calibri" w:hAnsi="Calibri" w:eastAsia="Calibri" w:cs="Calibri"/>
              <w:i/>
              <w:iCs/>
              <w:color w:val="000000" w:themeColor="text1"/>
              <w:lang w:val="en-GB"/>
              <w:rPrChange w:author="Thomas Sibret [2]" w:date="2026-08-24T11:01:00Z" w16du:dateUtc="2026-08-24T09:01:00Z" w:id="891">
                <w:rPr>
                  <w:rFonts w:ascii="Calibri" w:hAnsi="Calibri" w:eastAsia="Calibri" w:cs="Calibri"/>
                  <w:i/>
                  <w:iCs/>
                  <w:color w:val="000000" w:themeColor="text1"/>
                </w:rPr>
              </w:rPrChange>
            </w:rPr>
            <w:t>50</w:t>
          </w:r>
          <w:r w:rsidRPr="00A04FC2">
            <w:rPr>
              <w:rFonts w:ascii="Calibri" w:hAnsi="Calibri" w:eastAsia="Calibri" w:cs="Calibri"/>
              <w:color w:val="000000" w:themeColor="text1"/>
              <w:lang w:val="en-GB"/>
              <w:rPrChange w:author="Thomas Sibret [2]" w:date="2026-08-24T11:01:00Z" w16du:dateUtc="2026-08-24T09:01:00Z" w:id="892">
                <w:rPr>
                  <w:rFonts w:ascii="Calibri" w:hAnsi="Calibri" w:eastAsia="Calibri" w:cs="Calibri"/>
                  <w:color w:val="000000" w:themeColor="text1"/>
                </w:rPr>
              </w:rPrChange>
            </w:rPr>
            <w:t xml:space="preserve">(2), 234–245. </w:t>
          </w:r>
          <w:r>
            <w:fldChar w:fldCharType="begin"/>
          </w:r>
          <w:r w:rsidRPr="00A04FC2">
            <w:rPr>
              <w:lang w:val="en-GB"/>
              <w:rPrChange w:author="Thomas Sibret [2]" w:date="2026-08-24T11:01:00Z" w16du:dateUtc="2026-08-24T09:01:00Z" w:id="893">
                <w:rPr/>
              </w:rPrChange>
            </w:rPr>
            <w:instrText>HYPERLINK "https://doi.org/10.1111/btp.12518" \h</w:instrText>
          </w:r>
          <w:r>
            <w:fldChar w:fldCharType="separate"/>
          </w:r>
          <w:r w:rsidRPr="00A04FC2">
            <w:rPr>
              <w:rStyle w:val="Hyperlink"/>
              <w:rFonts w:ascii="Calibri" w:hAnsi="Calibri" w:eastAsia="Calibri" w:cs="Calibri"/>
              <w:color w:val="000000" w:themeColor="text1"/>
              <w:u w:val="none"/>
              <w:lang w:val="en-GB"/>
              <w:rPrChange w:author="Thomas Sibret [2]" w:date="2026-08-24T11:01:00Z" w16du:dateUtc="2026-08-24T09:01:00Z" w:id="894">
                <w:rPr>
                  <w:rStyle w:val="Hyperlink"/>
                  <w:rFonts w:ascii="Calibri" w:hAnsi="Calibri" w:eastAsia="Calibri" w:cs="Calibri"/>
                  <w:color w:val="000000" w:themeColor="text1"/>
                  <w:u w:val="none"/>
                </w:rPr>
              </w:rPrChange>
            </w:rPr>
            <w:t>https://doi.org/10.1111/btp.12518</w:t>
          </w:r>
          <w:r>
            <w:fldChar w:fldCharType="end"/>
          </w:r>
        </w:p>
        <w:p w:rsidRPr="00206BD6" w:rsidR="1C1D6FE7" w:rsidP="1823EB44" w:rsidRDefault="3C812322" w14:paraId="22CB565A" w14:textId="7DE26678">
          <w:pPr>
            <w:spacing w:after="0"/>
            <w:ind w:left="480" w:hanging="480"/>
            <w:rPr>
              <w:rFonts w:ascii="Calibri" w:hAnsi="Calibri" w:eastAsia="Calibri" w:cs="Calibri"/>
              <w:color w:val="000000" w:themeColor="text1"/>
              <w:lang w:val="en-GB"/>
              <w:rPrChange w:author="Thomas Sibret [2]" w:date="2026-08-24T11:01:00Z" w16du:dateUtc="2026-08-24T09:01:00Z" w:id="895">
                <w:rPr>
                  <w:rFonts w:ascii="Calibri" w:hAnsi="Calibri" w:eastAsia="Calibri" w:cs="Calibri"/>
                  <w:color w:val="000000" w:themeColor="text1"/>
                </w:rPr>
              </w:rPrChange>
            </w:rPr>
          </w:pPr>
          <w:r w:rsidRPr="00A04FC2">
            <w:rPr>
              <w:rFonts w:ascii="Calibri" w:hAnsi="Calibri" w:eastAsia="Calibri" w:cs="Calibri"/>
              <w:color w:val="000000" w:themeColor="text1"/>
              <w:lang w:val="en-GB"/>
              <w:rPrChange w:author="Thomas Sibret [2]" w:date="2026-08-24T11:01:00Z" w16du:dateUtc="2026-08-24T09:01:00Z" w:id="896">
                <w:rPr>
                  <w:rFonts w:ascii="Calibri" w:hAnsi="Calibri" w:eastAsia="Calibri" w:cs="Calibri"/>
                  <w:color w:val="000000" w:themeColor="text1"/>
                </w:rPr>
              </w:rPrChange>
            </w:rPr>
            <w:t xml:space="preserve">Cernusak, L. A., Ubierna, N., Winter, K., Holtum, J. A. M., Marshall, J. D., &amp; Farquhar, G. D. (2013a). </w:t>
          </w:r>
          <w:r w:rsidRPr="00206BD6">
            <w:rPr>
              <w:rFonts w:ascii="Calibri" w:hAnsi="Calibri" w:eastAsia="Calibri" w:cs="Calibri"/>
              <w:color w:val="000000" w:themeColor="text1"/>
              <w:lang w:val="en-GB"/>
              <w:rPrChange w:author="Thomas Sibret [2]" w:date="2026-08-24T11:01:00Z" w16du:dateUtc="2026-08-24T09:01:00Z" w:id="897">
                <w:rPr>
                  <w:rFonts w:ascii="Calibri" w:hAnsi="Calibri" w:eastAsia="Calibri" w:cs="Calibri"/>
                  <w:color w:val="000000" w:themeColor="text1"/>
                </w:rPr>
              </w:rPrChange>
            </w:rPr>
            <w:t xml:space="preserve">Environmental and physiological determinants of carbon isotope discrimination in terrestrial plants. </w:t>
          </w:r>
          <w:r w:rsidRPr="00206BD6">
            <w:rPr>
              <w:rFonts w:ascii="Calibri" w:hAnsi="Calibri" w:eastAsia="Calibri" w:cs="Calibri"/>
              <w:i/>
              <w:iCs/>
              <w:color w:val="000000" w:themeColor="text1"/>
              <w:lang w:val="en-GB"/>
              <w:rPrChange w:author="Thomas Sibret [2]" w:date="2026-08-24T11:01:00Z" w16du:dateUtc="2026-08-24T09:01:00Z" w:id="898">
                <w:rPr>
                  <w:rFonts w:ascii="Calibri" w:hAnsi="Calibri" w:eastAsia="Calibri" w:cs="Calibri"/>
                  <w:i/>
                  <w:iCs/>
                  <w:color w:val="000000" w:themeColor="text1"/>
                </w:rPr>
              </w:rPrChange>
            </w:rPr>
            <w:t>New Phytologist</w:t>
          </w:r>
          <w:r w:rsidRPr="00206BD6">
            <w:rPr>
              <w:rFonts w:ascii="Calibri" w:hAnsi="Calibri" w:eastAsia="Calibri" w:cs="Calibri"/>
              <w:color w:val="000000" w:themeColor="text1"/>
              <w:lang w:val="en-GB"/>
              <w:rPrChange w:author="Thomas Sibret [2]" w:date="2026-08-24T11:01:00Z" w16du:dateUtc="2026-08-24T09:01:00Z" w:id="899">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00">
                <w:rPr>
                  <w:rFonts w:ascii="Calibri" w:hAnsi="Calibri" w:eastAsia="Calibri" w:cs="Calibri"/>
                  <w:i/>
                  <w:iCs/>
                  <w:color w:val="000000" w:themeColor="text1"/>
                </w:rPr>
              </w:rPrChange>
            </w:rPr>
            <w:t>200</w:t>
          </w:r>
          <w:r w:rsidRPr="00206BD6">
            <w:rPr>
              <w:rFonts w:ascii="Calibri" w:hAnsi="Calibri" w:eastAsia="Calibri" w:cs="Calibri"/>
              <w:color w:val="000000" w:themeColor="text1"/>
              <w:lang w:val="en-GB"/>
              <w:rPrChange w:author="Thomas Sibret [2]" w:date="2026-08-24T11:01:00Z" w16du:dateUtc="2026-08-24T09:01:00Z" w:id="901">
                <w:rPr>
                  <w:rFonts w:ascii="Calibri" w:hAnsi="Calibri" w:eastAsia="Calibri" w:cs="Calibri"/>
                  <w:color w:val="000000" w:themeColor="text1"/>
                </w:rPr>
              </w:rPrChange>
            </w:rPr>
            <w:t xml:space="preserve">(4), 950–965. </w:t>
          </w:r>
          <w:r>
            <w:fldChar w:fldCharType="begin"/>
          </w:r>
          <w:r w:rsidRPr="00206BD6">
            <w:rPr>
              <w:lang w:val="en-GB"/>
              <w:rPrChange w:author="Thomas Sibret [2]" w:date="2026-08-24T11:01:00Z" w16du:dateUtc="2026-08-24T09:01:00Z" w:id="902">
                <w:rPr/>
              </w:rPrChange>
            </w:rPr>
            <w:instrText>HYPERLINK "https://doi.org/10.1111/NPH.12423;WGROUP:STRING:PUBLICATION"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03">
                <w:rPr>
                  <w:rStyle w:val="Hyperlink"/>
                  <w:rFonts w:ascii="Calibri" w:hAnsi="Calibri" w:eastAsia="Calibri" w:cs="Calibri"/>
                  <w:color w:val="000000" w:themeColor="text1"/>
                  <w:u w:val="none"/>
                </w:rPr>
              </w:rPrChange>
            </w:rPr>
            <w:t>https://doi.org/10.1111/NPH.12423;WGROUP:STRING:PUBLICATION</w:t>
          </w:r>
          <w:r>
            <w:fldChar w:fldCharType="end"/>
          </w:r>
        </w:p>
        <w:p w:rsidRPr="00206BD6" w:rsidR="1C1D6FE7" w:rsidP="1823EB44" w:rsidRDefault="3C812322" w14:paraId="01D7130D" w14:textId="0C85FD88">
          <w:pPr>
            <w:spacing w:after="0"/>
            <w:ind w:left="480" w:hanging="480"/>
            <w:rPr>
              <w:rFonts w:ascii="Calibri" w:hAnsi="Calibri" w:eastAsia="Calibri" w:cs="Calibri"/>
              <w:color w:val="000000" w:themeColor="text1"/>
              <w:lang w:val="en-GB"/>
              <w:rPrChange w:author="Thomas Sibret [2]" w:date="2026-08-24T11:01:00Z" w16du:dateUtc="2026-08-24T09:01:00Z" w:id="904">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05">
                <w:rPr>
                  <w:rFonts w:ascii="Calibri" w:hAnsi="Calibri" w:eastAsia="Calibri" w:cs="Calibri"/>
                  <w:color w:val="000000" w:themeColor="text1"/>
                </w:rPr>
              </w:rPrChange>
            </w:rPr>
            <w:t xml:space="preserve">Cernusak, L. A., Ubierna, N., Winter, K., Holtum, J. A. M., Marshall, J. D., &amp; Farquhar, G. D. (2013b). Environmental and physiological determinants of carbon isotope discrimination in terrestrial plants. </w:t>
          </w:r>
          <w:r w:rsidRPr="00206BD6">
            <w:rPr>
              <w:rFonts w:ascii="Calibri" w:hAnsi="Calibri" w:eastAsia="Calibri" w:cs="Calibri"/>
              <w:i/>
              <w:iCs/>
              <w:color w:val="000000" w:themeColor="text1"/>
              <w:lang w:val="en-GB"/>
              <w:rPrChange w:author="Thomas Sibret [2]" w:date="2026-08-24T11:01:00Z" w16du:dateUtc="2026-08-24T09:01:00Z" w:id="906">
                <w:rPr>
                  <w:rFonts w:ascii="Calibri" w:hAnsi="Calibri" w:eastAsia="Calibri" w:cs="Calibri"/>
                  <w:i/>
                  <w:iCs/>
                  <w:color w:val="000000" w:themeColor="text1"/>
                </w:rPr>
              </w:rPrChange>
            </w:rPr>
            <w:t>New Phytologist</w:t>
          </w:r>
          <w:r w:rsidRPr="00206BD6">
            <w:rPr>
              <w:rFonts w:ascii="Calibri" w:hAnsi="Calibri" w:eastAsia="Calibri" w:cs="Calibri"/>
              <w:color w:val="000000" w:themeColor="text1"/>
              <w:lang w:val="en-GB"/>
              <w:rPrChange w:author="Thomas Sibret [2]" w:date="2026-08-24T11:01:00Z" w16du:dateUtc="2026-08-24T09:01:00Z" w:id="90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08">
                <w:rPr>
                  <w:rFonts w:ascii="Calibri" w:hAnsi="Calibri" w:eastAsia="Calibri" w:cs="Calibri"/>
                  <w:i/>
                  <w:iCs/>
                  <w:color w:val="000000" w:themeColor="text1"/>
                </w:rPr>
              </w:rPrChange>
            </w:rPr>
            <w:t>200</w:t>
          </w:r>
          <w:r w:rsidRPr="00206BD6">
            <w:rPr>
              <w:rFonts w:ascii="Calibri" w:hAnsi="Calibri" w:eastAsia="Calibri" w:cs="Calibri"/>
              <w:color w:val="000000" w:themeColor="text1"/>
              <w:lang w:val="en-GB"/>
              <w:rPrChange w:author="Thomas Sibret [2]" w:date="2026-08-24T11:01:00Z" w16du:dateUtc="2026-08-24T09:01:00Z" w:id="909">
                <w:rPr>
                  <w:rFonts w:ascii="Calibri" w:hAnsi="Calibri" w:eastAsia="Calibri" w:cs="Calibri"/>
                  <w:color w:val="000000" w:themeColor="text1"/>
                </w:rPr>
              </w:rPrChange>
            </w:rPr>
            <w:t xml:space="preserve">(4), 950–965. </w:t>
          </w:r>
          <w:r>
            <w:fldChar w:fldCharType="begin"/>
          </w:r>
          <w:r w:rsidRPr="00206BD6">
            <w:rPr>
              <w:lang w:val="en-GB"/>
              <w:rPrChange w:author="Thomas Sibret [2]" w:date="2026-08-24T11:01:00Z" w16du:dateUtc="2026-08-24T09:01:00Z" w:id="910">
                <w:rPr/>
              </w:rPrChange>
            </w:rPr>
            <w:instrText>HYPERLINK "https://doi.org/10.1111/NPH.12423;WGROUP:STRING:PUBLICATION"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11">
                <w:rPr>
                  <w:rStyle w:val="Hyperlink"/>
                  <w:rFonts w:ascii="Calibri" w:hAnsi="Calibri" w:eastAsia="Calibri" w:cs="Calibri"/>
                  <w:color w:val="000000" w:themeColor="text1"/>
                  <w:u w:val="none"/>
                </w:rPr>
              </w:rPrChange>
            </w:rPr>
            <w:t>https://doi.org/10.1111/NPH.12423;WGROUP:STRING:PUBLICATION</w:t>
          </w:r>
          <w:r>
            <w:fldChar w:fldCharType="end"/>
          </w:r>
        </w:p>
        <w:p w:rsidRPr="00206BD6" w:rsidR="1C1D6FE7" w:rsidP="1823EB44" w:rsidRDefault="3C812322" w14:paraId="2E97ECE0" w14:textId="36FA113C">
          <w:pPr>
            <w:spacing w:after="0"/>
            <w:ind w:left="480" w:hanging="480"/>
            <w:rPr>
              <w:rFonts w:ascii="Calibri" w:hAnsi="Calibri" w:eastAsia="Calibri" w:cs="Calibri"/>
              <w:color w:val="000000" w:themeColor="text1"/>
              <w:lang w:val="en-GB"/>
              <w:rPrChange w:author="Thomas Sibret [2]" w:date="2026-08-24T11:01:00Z" w16du:dateUtc="2026-08-24T09:01:00Z" w:id="91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13">
                <w:rPr>
                  <w:rFonts w:ascii="Calibri" w:hAnsi="Calibri" w:eastAsia="Calibri" w:cs="Calibri"/>
                  <w:color w:val="000000" w:themeColor="text1"/>
                </w:rPr>
              </w:rPrChange>
            </w:rPr>
            <w:t xml:space="preserve">Cernusak, L. A., Ubierna, N., Winter, K., Holtum, J. A. M., Marshall, J. D., &amp; Farquhar, G. D. (2013c). Environmental and physiological determinants of carbon isotope discrimination in terrestrial plants. </w:t>
          </w:r>
          <w:r w:rsidRPr="00206BD6">
            <w:rPr>
              <w:rFonts w:ascii="Calibri" w:hAnsi="Calibri" w:eastAsia="Calibri" w:cs="Calibri"/>
              <w:i/>
              <w:iCs/>
              <w:color w:val="000000" w:themeColor="text1"/>
              <w:lang w:val="en-GB"/>
              <w:rPrChange w:author="Thomas Sibret [2]" w:date="2026-08-24T11:01:00Z" w16du:dateUtc="2026-08-24T09:01:00Z" w:id="914">
                <w:rPr>
                  <w:rFonts w:ascii="Calibri" w:hAnsi="Calibri" w:eastAsia="Calibri" w:cs="Calibri"/>
                  <w:i/>
                  <w:iCs/>
                  <w:color w:val="000000" w:themeColor="text1"/>
                </w:rPr>
              </w:rPrChange>
            </w:rPr>
            <w:t>New Phytologist</w:t>
          </w:r>
          <w:r w:rsidRPr="00206BD6">
            <w:rPr>
              <w:rFonts w:ascii="Calibri" w:hAnsi="Calibri" w:eastAsia="Calibri" w:cs="Calibri"/>
              <w:color w:val="000000" w:themeColor="text1"/>
              <w:lang w:val="en-GB"/>
              <w:rPrChange w:author="Thomas Sibret [2]" w:date="2026-08-24T11:01:00Z" w16du:dateUtc="2026-08-24T09:01:00Z" w:id="91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16">
                <w:rPr>
                  <w:rFonts w:ascii="Calibri" w:hAnsi="Calibri" w:eastAsia="Calibri" w:cs="Calibri"/>
                  <w:i/>
                  <w:iCs/>
                  <w:color w:val="000000" w:themeColor="text1"/>
                </w:rPr>
              </w:rPrChange>
            </w:rPr>
            <w:t>200</w:t>
          </w:r>
          <w:r w:rsidRPr="00206BD6">
            <w:rPr>
              <w:rFonts w:ascii="Calibri" w:hAnsi="Calibri" w:eastAsia="Calibri" w:cs="Calibri"/>
              <w:color w:val="000000" w:themeColor="text1"/>
              <w:lang w:val="en-GB"/>
              <w:rPrChange w:author="Thomas Sibret [2]" w:date="2026-08-24T11:01:00Z" w16du:dateUtc="2026-08-24T09:01:00Z" w:id="917">
                <w:rPr>
                  <w:rFonts w:ascii="Calibri" w:hAnsi="Calibri" w:eastAsia="Calibri" w:cs="Calibri"/>
                  <w:color w:val="000000" w:themeColor="text1"/>
                </w:rPr>
              </w:rPrChange>
            </w:rPr>
            <w:t xml:space="preserve">(4), 950–965. </w:t>
          </w:r>
          <w:r>
            <w:fldChar w:fldCharType="begin"/>
          </w:r>
          <w:r w:rsidRPr="00206BD6">
            <w:rPr>
              <w:lang w:val="en-GB"/>
              <w:rPrChange w:author="Thomas Sibret [2]" w:date="2026-08-24T11:01:00Z" w16du:dateUtc="2026-08-24T09:01:00Z" w:id="918">
                <w:rPr/>
              </w:rPrChange>
            </w:rPr>
            <w:instrText>HYPERLINK "https://doi.org/10.1111/NPH.12423;WGROUP:STRING:PUBLICATION"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19">
                <w:rPr>
                  <w:rStyle w:val="Hyperlink"/>
                  <w:rFonts w:ascii="Calibri" w:hAnsi="Calibri" w:eastAsia="Calibri" w:cs="Calibri"/>
                  <w:color w:val="000000" w:themeColor="text1"/>
                  <w:u w:val="none"/>
                </w:rPr>
              </w:rPrChange>
            </w:rPr>
            <w:t>https://doi.org/10.1111/NPH.12423;WGROUP:STRING:PUBLICATION</w:t>
          </w:r>
          <w:r>
            <w:fldChar w:fldCharType="end"/>
          </w:r>
        </w:p>
        <w:p w:rsidRPr="00206BD6" w:rsidR="1C1D6FE7" w:rsidP="1823EB44" w:rsidRDefault="3C812322" w14:paraId="4B618376" w14:textId="47715301">
          <w:pPr>
            <w:spacing w:after="0"/>
            <w:ind w:left="480" w:hanging="480"/>
            <w:rPr>
              <w:rFonts w:ascii="Calibri" w:hAnsi="Calibri" w:eastAsia="Calibri" w:cs="Calibri"/>
              <w:color w:val="000000" w:themeColor="text1"/>
              <w:lang w:val="en-GB"/>
              <w:rPrChange w:author="Thomas Sibret [2]" w:date="2026-08-24T11:01:00Z" w16du:dateUtc="2026-08-24T09:01:00Z" w:id="92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21">
                <w:rPr>
                  <w:rFonts w:ascii="Calibri" w:hAnsi="Calibri" w:eastAsia="Calibri" w:cs="Calibri"/>
                  <w:color w:val="000000" w:themeColor="text1"/>
                </w:rPr>
              </w:rPrChange>
            </w:rPr>
            <w:t>Cernusak, L. A., Winter, K., &amp; Turner, B. L. (2009). Physiological and isotopic (</w:t>
          </w:r>
          <w:r w:rsidRPr="1823EB44">
            <w:rPr>
              <w:rFonts w:ascii="Calibri" w:hAnsi="Calibri" w:eastAsia="Calibri" w:cs="Calibri"/>
              <w:color w:val="000000" w:themeColor="text1"/>
            </w:rPr>
            <w:t>δ</w:t>
          </w:r>
          <w:r w:rsidRPr="00206BD6">
            <w:rPr>
              <w:rFonts w:ascii="Calibri" w:hAnsi="Calibri" w:eastAsia="Calibri" w:cs="Calibri"/>
              <w:color w:val="000000" w:themeColor="text1"/>
              <w:lang w:val="en-GB"/>
              <w:rPrChange w:author="Thomas Sibret [2]" w:date="2026-08-24T11:01:00Z" w16du:dateUtc="2026-08-24T09:01:00Z" w:id="922">
                <w:rPr>
                  <w:rFonts w:ascii="Calibri" w:hAnsi="Calibri" w:eastAsia="Calibri" w:cs="Calibri"/>
                  <w:color w:val="000000" w:themeColor="text1"/>
                </w:rPr>
              </w:rPrChange>
            </w:rPr>
            <w:t xml:space="preserve">13C and </w:t>
          </w:r>
          <w:r w:rsidRPr="1823EB44">
            <w:rPr>
              <w:rFonts w:ascii="Calibri" w:hAnsi="Calibri" w:eastAsia="Calibri" w:cs="Calibri"/>
              <w:color w:val="000000" w:themeColor="text1"/>
            </w:rPr>
            <w:t>δ</w:t>
          </w:r>
          <w:r w:rsidRPr="00206BD6">
            <w:rPr>
              <w:rFonts w:ascii="Calibri" w:hAnsi="Calibri" w:eastAsia="Calibri" w:cs="Calibri"/>
              <w:color w:val="000000" w:themeColor="text1"/>
              <w:lang w:val="en-GB"/>
              <w:rPrChange w:author="Thomas Sibret [2]" w:date="2026-08-24T11:01:00Z" w16du:dateUtc="2026-08-24T09:01:00Z" w:id="923">
                <w:rPr>
                  <w:rFonts w:ascii="Calibri" w:hAnsi="Calibri" w:eastAsia="Calibri" w:cs="Calibri"/>
                  <w:color w:val="000000" w:themeColor="text1"/>
                </w:rPr>
              </w:rPrChange>
            </w:rPr>
            <w:t xml:space="preserve">18 O)responses of three tropical tree species to water and nutrient availability. </w:t>
          </w:r>
          <w:r w:rsidRPr="00206BD6">
            <w:rPr>
              <w:rFonts w:ascii="Calibri" w:hAnsi="Calibri" w:eastAsia="Calibri" w:cs="Calibri"/>
              <w:i/>
              <w:iCs/>
              <w:color w:val="000000" w:themeColor="text1"/>
              <w:lang w:val="en-GB"/>
              <w:rPrChange w:author="Thomas Sibret [2]" w:date="2026-08-24T11:01:00Z" w16du:dateUtc="2026-08-24T09:01:00Z" w:id="924">
                <w:rPr>
                  <w:rFonts w:ascii="Calibri" w:hAnsi="Calibri" w:eastAsia="Calibri" w:cs="Calibri"/>
                  <w:i/>
                  <w:iCs/>
                  <w:color w:val="000000" w:themeColor="text1"/>
                </w:rPr>
              </w:rPrChange>
            </w:rPr>
            <w:t>Plant, Cell and Environment</w:t>
          </w:r>
          <w:r w:rsidRPr="00206BD6">
            <w:rPr>
              <w:rFonts w:ascii="Calibri" w:hAnsi="Calibri" w:eastAsia="Calibri" w:cs="Calibri"/>
              <w:color w:val="000000" w:themeColor="text1"/>
              <w:lang w:val="en-GB"/>
              <w:rPrChange w:author="Thomas Sibret [2]" w:date="2026-08-24T11:01:00Z" w16du:dateUtc="2026-08-24T09:01:00Z" w:id="92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26">
                <w:rPr>
                  <w:rFonts w:ascii="Calibri" w:hAnsi="Calibri" w:eastAsia="Calibri" w:cs="Calibri"/>
                  <w:i/>
                  <w:iCs/>
                  <w:color w:val="000000" w:themeColor="text1"/>
                </w:rPr>
              </w:rPrChange>
            </w:rPr>
            <w:t>32</w:t>
          </w:r>
          <w:r w:rsidRPr="00206BD6">
            <w:rPr>
              <w:rFonts w:ascii="Calibri" w:hAnsi="Calibri" w:eastAsia="Calibri" w:cs="Calibri"/>
              <w:color w:val="000000" w:themeColor="text1"/>
              <w:lang w:val="en-GB"/>
              <w:rPrChange w:author="Thomas Sibret [2]" w:date="2026-08-24T11:01:00Z" w16du:dateUtc="2026-08-24T09:01:00Z" w:id="927">
                <w:rPr>
                  <w:rFonts w:ascii="Calibri" w:hAnsi="Calibri" w:eastAsia="Calibri" w:cs="Calibri"/>
                  <w:color w:val="000000" w:themeColor="text1"/>
                </w:rPr>
              </w:rPrChange>
            </w:rPr>
            <w:t xml:space="preserve">(10), 1441–1455. </w:t>
          </w:r>
          <w:r>
            <w:fldChar w:fldCharType="begin"/>
          </w:r>
          <w:r w:rsidRPr="00206BD6">
            <w:rPr>
              <w:lang w:val="en-GB"/>
              <w:rPrChange w:author="Thomas Sibret [2]" w:date="2026-08-24T11:01:00Z" w16du:dateUtc="2026-08-24T09:01:00Z" w:id="928">
                <w:rPr/>
              </w:rPrChange>
            </w:rPr>
            <w:instrText>HYPERLINK "https://doi.org/10.1111/J.1365-3040.2009.02010.X;PAGE:STRING:ARTICLE/CHAPTER"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29">
                <w:rPr>
                  <w:rStyle w:val="Hyperlink"/>
                  <w:rFonts w:ascii="Calibri" w:hAnsi="Calibri" w:eastAsia="Calibri" w:cs="Calibri"/>
                  <w:color w:val="000000" w:themeColor="text1"/>
                  <w:u w:val="none"/>
                </w:rPr>
              </w:rPrChange>
            </w:rPr>
            <w:t>https://doi.org/10.1111/J.1365-3040.2009.02010.X;PAGE:STRING:ARTICLE/CHAPTER</w:t>
          </w:r>
          <w:r>
            <w:fldChar w:fldCharType="end"/>
          </w:r>
        </w:p>
        <w:p w:rsidRPr="00206BD6" w:rsidR="1C1D6FE7" w:rsidP="1823EB44" w:rsidRDefault="3C812322" w14:paraId="0FFD6B6D" w14:textId="2CD9C849">
          <w:pPr>
            <w:spacing w:after="0"/>
            <w:ind w:left="480" w:hanging="480"/>
            <w:rPr>
              <w:rFonts w:ascii="Calibri" w:hAnsi="Calibri" w:eastAsia="Calibri" w:cs="Calibri"/>
              <w:color w:val="000000" w:themeColor="text1"/>
              <w:lang w:val="en-GB"/>
              <w:rPrChange w:author="Thomas Sibret [2]" w:date="2026-08-24T11:01:00Z" w16du:dateUtc="2026-08-24T09:01:00Z" w:id="93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31">
                <w:rPr>
                  <w:rFonts w:ascii="Calibri" w:hAnsi="Calibri" w:eastAsia="Calibri" w:cs="Calibri"/>
                  <w:color w:val="000000" w:themeColor="text1"/>
                </w:rPr>
              </w:rPrChange>
            </w:rPr>
            <w:t xml:space="preserve">Chmura, D. J., Modrzyński, J., Chmielarz, P., &amp; Tjoelker, M. G. (2017). Plasticity in seedling morphology, biomass allocation and physiology among ten temperate tree species in response to shade is related to shade tolerance and not leaf habit. </w:t>
          </w:r>
          <w:r w:rsidRPr="00206BD6">
            <w:rPr>
              <w:rFonts w:ascii="Calibri" w:hAnsi="Calibri" w:eastAsia="Calibri" w:cs="Calibri"/>
              <w:i/>
              <w:iCs/>
              <w:color w:val="000000" w:themeColor="text1"/>
              <w:lang w:val="en-GB"/>
              <w:rPrChange w:author="Thomas Sibret [2]" w:date="2026-08-24T11:01:00Z" w16du:dateUtc="2026-08-24T09:01:00Z" w:id="932">
                <w:rPr>
                  <w:rFonts w:ascii="Calibri" w:hAnsi="Calibri" w:eastAsia="Calibri" w:cs="Calibri"/>
                  <w:i/>
                  <w:iCs/>
                  <w:color w:val="000000" w:themeColor="text1"/>
                </w:rPr>
              </w:rPrChange>
            </w:rPr>
            <w:t>Plant Biology (Stuttgart, Germany)</w:t>
          </w:r>
          <w:r w:rsidRPr="00206BD6">
            <w:rPr>
              <w:rFonts w:ascii="Calibri" w:hAnsi="Calibri" w:eastAsia="Calibri" w:cs="Calibri"/>
              <w:color w:val="000000" w:themeColor="text1"/>
              <w:lang w:val="en-GB"/>
              <w:rPrChange w:author="Thomas Sibret [2]" w:date="2026-08-24T11:01:00Z" w16du:dateUtc="2026-08-24T09:01:00Z" w:id="933">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34">
                <w:rPr>
                  <w:rFonts w:ascii="Calibri" w:hAnsi="Calibri" w:eastAsia="Calibri" w:cs="Calibri"/>
                  <w:i/>
                  <w:iCs/>
                  <w:color w:val="000000" w:themeColor="text1"/>
                </w:rPr>
              </w:rPrChange>
            </w:rPr>
            <w:t>19</w:t>
          </w:r>
          <w:r w:rsidRPr="00206BD6">
            <w:rPr>
              <w:rFonts w:ascii="Calibri" w:hAnsi="Calibri" w:eastAsia="Calibri" w:cs="Calibri"/>
              <w:color w:val="000000" w:themeColor="text1"/>
              <w:lang w:val="en-GB"/>
              <w:rPrChange w:author="Thomas Sibret [2]" w:date="2026-08-24T11:01:00Z" w16du:dateUtc="2026-08-24T09:01:00Z" w:id="935">
                <w:rPr>
                  <w:rFonts w:ascii="Calibri" w:hAnsi="Calibri" w:eastAsia="Calibri" w:cs="Calibri"/>
                  <w:color w:val="000000" w:themeColor="text1"/>
                </w:rPr>
              </w:rPrChange>
            </w:rPr>
            <w:t xml:space="preserve">(2), 172–182. </w:t>
          </w:r>
          <w:r>
            <w:fldChar w:fldCharType="begin"/>
          </w:r>
          <w:r w:rsidRPr="00206BD6">
            <w:rPr>
              <w:lang w:val="en-GB"/>
              <w:rPrChange w:author="Thomas Sibret [2]" w:date="2026-08-24T11:01:00Z" w16du:dateUtc="2026-08-24T09:01:00Z" w:id="936">
                <w:rPr/>
              </w:rPrChange>
            </w:rPr>
            <w:instrText>HYPERLINK "https://doi.org/10.1111/PLB.12531"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37">
                <w:rPr>
                  <w:rStyle w:val="Hyperlink"/>
                  <w:rFonts w:ascii="Calibri" w:hAnsi="Calibri" w:eastAsia="Calibri" w:cs="Calibri"/>
                  <w:color w:val="000000" w:themeColor="text1"/>
                  <w:u w:val="none"/>
                </w:rPr>
              </w:rPrChange>
            </w:rPr>
            <w:t>https://doi.org/10.1111/PLB.12531</w:t>
          </w:r>
          <w:r>
            <w:fldChar w:fldCharType="end"/>
          </w:r>
        </w:p>
        <w:p w:rsidRPr="00206BD6" w:rsidR="1C1D6FE7" w:rsidP="1823EB44" w:rsidRDefault="3C812322" w14:paraId="0589634F" w14:textId="2B95A355">
          <w:pPr>
            <w:spacing w:after="0"/>
            <w:ind w:left="480" w:hanging="480"/>
            <w:rPr>
              <w:rFonts w:ascii="Calibri" w:hAnsi="Calibri" w:eastAsia="Calibri" w:cs="Calibri"/>
              <w:color w:val="000000" w:themeColor="text1"/>
              <w:lang w:val="en-GB"/>
              <w:rPrChange w:author="Thomas Sibret [2]" w:date="2026-08-24T11:01:00Z" w16du:dateUtc="2026-08-24T09:01:00Z" w:id="938">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39">
                <w:rPr>
                  <w:rFonts w:ascii="Calibri" w:hAnsi="Calibri" w:eastAsia="Calibri" w:cs="Calibri"/>
                  <w:color w:val="000000" w:themeColor="text1"/>
                </w:rPr>
              </w:rPrChange>
            </w:rPr>
            <w:t xml:space="preserve">Crausbay, S. D., Martin, P. H., &amp; Kelly, E. F. (2015). Tropical montane vegetation dynamics near the upper cloud belt strongly associated with a shifting ITCZ and fire. </w:t>
          </w:r>
          <w:r w:rsidRPr="00206BD6">
            <w:rPr>
              <w:rFonts w:ascii="Calibri" w:hAnsi="Calibri" w:eastAsia="Calibri" w:cs="Calibri"/>
              <w:i/>
              <w:iCs/>
              <w:color w:val="000000" w:themeColor="text1"/>
              <w:lang w:val="en-GB"/>
              <w:rPrChange w:author="Thomas Sibret [2]" w:date="2026-08-24T11:01:00Z" w16du:dateUtc="2026-08-24T09:01:00Z" w:id="940">
                <w:rPr>
                  <w:rFonts w:ascii="Calibri" w:hAnsi="Calibri" w:eastAsia="Calibri" w:cs="Calibri"/>
                  <w:i/>
                  <w:iCs/>
                  <w:color w:val="000000" w:themeColor="text1"/>
                </w:rPr>
              </w:rPrChange>
            </w:rPr>
            <w:t>Journal of Ecology</w:t>
          </w:r>
          <w:r w:rsidRPr="00206BD6">
            <w:rPr>
              <w:rFonts w:ascii="Calibri" w:hAnsi="Calibri" w:eastAsia="Calibri" w:cs="Calibri"/>
              <w:color w:val="000000" w:themeColor="text1"/>
              <w:lang w:val="en-GB"/>
              <w:rPrChange w:author="Thomas Sibret [2]" w:date="2026-08-24T11:01:00Z" w16du:dateUtc="2026-08-24T09:01:00Z" w:id="941">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42">
                <w:rPr>
                  <w:rFonts w:ascii="Calibri" w:hAnsi="Calibri" w:eastAsia="Calibri" w:cs="Calibri"/>
                  <w:i/>
                  <w:iCs/>
                  <w:color w:val="000000" w:themeColor="text1"/>
                </w:rPr>
              </w:rPrChange>
            </w:rPr>
            <w:t>103</w:t>
          </w:r>
          <w:r w:rsidRPr="00206BD6">
            <w:rPr>
              <w:rFonts w:ascii="Calibri" w:hAnsi="Calibri" w:eastAsia="Calibri" w:cs="Calibri"/>
              <w:color w:val="000000" w:themeColor="text1"/>
              <w:lang w:val="en-GB"/>
              <w:rPrChange w:author="Thomas Sibret [2]" w:date="2026-08-24T11:01:00Z" w16du:dateUtc="2026-08-24T09:01:00Z" w:id="943">
                <w:rPr>
                  <w:rFonts w:ascii="Calibri" w:hAnsi="Calibri" w:eastAsia="Calibri" w:cs="Calibri"/>
                  <w:color w:val="000000" w:themeColor="text1"/>
                </w:rPr>
              </w:rPrChange>
            </w:rPr>
            <w:t xml:space="preserve">(4), 891–903. </w:t>
          </w:r>
          <w:r>
            <w:fldChar w:fldCharType="begin"/>
          </w:r>
          <w:r w:rsidRPr="00206BD6">
            <w:rPr>
              <w:lang w:val="en-GB"/>
              <w:rPrChange w:author="Thomas Sibret [2]" w:date="2026-08-24T11:01:00Z" w16du:dateUtc="2026-08-24T09:01:00Z" w:id="944">
                <w:rPr/>
              </w:rPrChange>
            </w:rPr>
            <w:instrText>HYPERLINK "https://doi.org/10.1111/1365-2745.12423"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45">
                <w:rPr>
                  <w:rStyle w:val="Hyperlink"/>
                  <w:rFonts w:ascii="Calibri" w:hAnsi="Calibri" w:eastAsia="Calibri" w:cs="Calibri"/>
                  <w:color w:val="000000" w:themeColor="text1"/>
                  <w:u w:val="none"/>
                </w:rPr>
              </w:rPrChange>
            </w:rPr>
            <w:t>https://doi.org/10.1111/1365-2745.12423</w:t>
          </w:r>
          <w:r>
            <w:fldChar w:fldCharType="end"/>
          </w:r>
        </w:p>
        <w:p w:rsidR="1C1D6FE7" w:rsidP="1823EB44" w:rsidRDefault="3C812322" w14:paraId="0EEAEC9B" w14:textId="2484BDCD">
          <w:pPr>
            <w:spacing w:after="0"/>
            <w:ind w:left="480" w:hanging="480"/>
            <w:rPr>
              <w:rFonts w:ascii="Calibri" w:hAnsi="Calibri" w:eastAsia="Calibri" w:cs="Calibri"/>
              <w:color w:val="000000" w:themeColor="text1"/>
            </w:rPr>
          </w:pPr>
          <w:r w:rsidRPr="00206BD6">
            <w:rPr>
              <w:rFonts w:ascii="Calibri" w:hAnsi="Calibri" w:eastAsia="Calibri" w:cs="Calibri"/>
              <w:color w:val="000000" w:themeColor="text1"/>
              <w:lang w:val="en-GB"/>
              <w:rPrChange w:author="Thomas Sibret [2]" w:date="2026-08-24T11:01:00Z" w16du:dateUtc="2026-08-24T09:01:00Z" w:id="946">
                <w:rPr>
                  <w:rFonts w:ascii="Calibri" w:hAnsi="Calibri" w:eastAsia="Calibri" w:cs="Calibri"/>
                  <w:color w:val="000000" w:themeColor="text1"/>
                </w:rPr>
              </w:rPrChange>
            </w:rPr>
            <w:t xml:space="preserve">Cuesta, Francisco., Peralvo, Manuel., Valarezo, Natalia., &amp; Programa Regional ECOBONA-Intercooperation. </w:t>
          </w:r>
          <w:r w:rsidRPr="1823EB44">
            <w:rPr>
              <w:rFonts w:ascii="Calibri" w:hAnsi="Calibri" w:eastAsia="Calibri" w:cs="Calibri"/>
              <w:color w:val="000000" w:themeColor="text1"/>
            </w:rPr>
            <w:t xml:space="preserve">(2009). </w:t>
          </w:r>
          <w:r w:rsidRPr="1823EB44">
            <w:rPr>
              <w:rFonts w:ascii="Calibri" w:hAnsi="Calibri" w:eastAsia="Calibri" w:cs="Calibri"/>
              <w:i/>
              <w:iCs/>
              <w:color w:val="000000" w:themeColor="text1"/>
            </w:rPr>
            <w:t>Los bosques montanos de los Andes tropicales</w:t>
          </w:r>
          <w:r w:rsidRPr="1823EB44">
            <w:rPr>
              <w:rFonts w:ascii="Calibri" w:hAnsi="Calibri" w:eastAsia="Calibri" w:cs="Calibri"/>
              <w:color w:val="000000" w:themeColor="text1"/>
            </w:rPr>
            <w:t>. Programa Regional ECOBONA-Intercooperation.</w:t>
          </w:r>
        </w:p>
        <w:p w:rsidRPr="00206BD6" w:rsidR="1C1D6FE7" w:rsidP="1823EB44" w:rsidRDefault="3C812322" w14:paraId="06166821" w14:textId="6433D767">
          <w:pPr>
            <w:spacing w:after="0"/>
            <w:ind w:left="480" w:hanging="480"/>
            <w:rPr>
              <w:rFonts w:ascii="Calibri" w:hAnsi="Calibri" w:eastAsia="Calibri" w:cs="Calibri"/>
              <w:color w:val="000000" w:themeColor="text1"/>
              <w:lang w:val="en-GB"/>
              <w:rPrChange w:author="Thomas Sibret [2]" w:date="2026-08-24T11:01:00Z" w16du:dateUtc="2026-08-24T09:01:00Z" w:id="947">
                <w:rPr>
                  <w:rFonts w:ascii="Calibri" w:hAnsi="Calibri" w:eastAsia="Calibri" w:cs="Calibri"/>
                  <w:color w:val="000000" w:themeColor="text1"/>
                </w:rPr>
              </w:rPrChange>
            </w:rPr>
          </w:pPr>
          <w:r w:rsidRPr="00C86F7E">
            <w:rPr>
              <w:rFonts w:ascii="Calibri" w:hAnsi="Calibri" w:eastAsia="Calibri" w:cs="Calibri"/>
              <w:color w:val="000000" w:themeColor="text1"/>
              <w:lang w:val="en-US"/>
              <w:rPrChange w:author="Marijn Bauters" w:date="2026-09-01T12:46:00Z" w16du:dateUtc="2026-09-01T10:46:00Z" w:id="948">
                <w:rPr>
                  <w:rFonts w:ascii="Calibri" w:hAnsi="Calibri" w:eastAsia="Calibri" w:cs="Calibri"/>
                  <w:color w:val="000000" w:themeColor="text1"/>
                </w:rPr>
              </w:rPrChange>
            </w:rPr>
            <w:t xml:space="preserve">Dietrich, K., Spoeri, E., &amp; Oelmann, Y. (2016). </w:t>
          </w:r>
          <w:r w:rsidRPr="00206BD6">
            <w:rPr>
              <w:rFonts w:ascii="Calibri" w:hAnsi="Calibri" w:eastAsia="Calibri" w:cs="Calibri"/>
              <w:color w:val="000000" w:themeColor="text1"/>
              <w:lang w:val="en-GB"/>
              <w:rPrChange w:author="Thomas Sibret [2]" w:date="2026-08-24T11:01:00Z" w16du:dateUtc="2026-08-24T09:01:00Z" w:id="949">
                <w:rPr>
                  <w:rFonts w:ascii="Calibri" w:hAnsi="Calibri" w:eastAsia="Calibri" w:cs="Calibri"/>
                  <w:color w:val="000000" w:themeColor="text1"/>
                </w:rPr>
              </w:rPrChange>
            </w:rPr>
            <w:t xml:space="preserve">Nutrient addition modifies phosphatase activities along an altitudinal gradient in a tropical montane forest in Southern Ecuador. </w:t>
          </w:r>
          <w:r w:rsidRPr="00206BD6">
            <w:rPr>
              <w:rFonts w:ascii="Calibri" w:hAnsi="Calibri" w:eastAsia="Calibri" w:cs="Calibri"/>
              <w:i/>
              <w:iCs/>
              <w:color w:val="000000" w:themeColor="text1"/>
              <w:lang w:val="en-GB"/>
              <w:rPrChange w:author="Thomas Sibret [2]" w:date="2026-08-24T11:01:00Z" w16du:dateUtc="2026-08-24T09:01:00Z" w:id="950">
                <w:rPr>
                  <w:rFonts w:ascii="Calibri" w:hAnsi="Calibri" w:eastAsia="Calibri" w:cs="Calibri"/>
                  <w:i/>
                  <w:iCs/>
                  <w:color w:val="000000" w:themeColor="text1"/>
                </w:rPr>
              </w:rPrChange>
            </w:rPr>
            <w:t>Frontiers in Earth Science</w:t>
          </w:r>
          <w:r w:rsidRPr="00206BD6">
            <w:rPr>
              <w:rFonts w:ascii="Calibri" w:hAnsi="Calibri" w:eastAsia="Calibri" w:cs="Calibri"/>
              <w:color w:val="000000" w:themeColor="text1"/>
              <w:lang w:val="en-GB"/>
              <w:rPrChange w:author="Thomas Sibret [2]" w:date="2026-08-24T11:01:00Z" w16du:dateUtc="2026-08-24T09:01:00Z" w:id="951">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1:00Z" w16du:dateUtc="2026-08-24T09:01:00Z" w:id="952">
                <w:rPr>
                  <w:rFonts w:ascii="Calibri" w:hAnsi="Calibri" w:eastAsia="Calibri" w:cs="Calibri"/>
                  <w:i/>
                  <w:iCs/>
                  <w:color w:val="000000" w:themeColor="text1"/>
                </w:rPr>
              </w:rPrChange>
            </w:rPr>
            <w:t>4</w:t>
          </w:r>
          <w:r w:rsidRPr="00206BD6">
            <w:rPr>
              <w:rFonts w:ascii="Calibri" w:hAnsi="Calibri" w:eastAsia="Calibri" w:cs="Calibri"/>
              <w:color w:val="000000" w:themeColor="text1"/>
              <w:lang w:val="en-GB"/>
              <w:rPrChange w:author="Thomas Sibret [2]" w:date="2026-08-24T11:01:00Z" w16du:dateUtc="2026-08-24T09:01:00Z" w:id="953">
                <w:rPr>
                  <w:rFonts w:ascii="Calibri" w:hAnsi="Calibri" w:eastAsia="Calibri" w:cs="Calibri"/>
                  <w:color w:val="000000" w:themeColor="text1"/>
                </w:rPr>
              </w:rPrChange>
            </w:rPr>
            <w:t xml:space="preserve">, 163776. </w:t>
          </w:r>
          <w:r>
            <w:fldChar w:fldCharType="begin"/>
          </w:r>
          <w:r w:rsidRPr="00206BD6">
            <w:rPr>
              <w:lang w:val="en-GB"/>
              <w:rPrChange w:author="Thomas Sibret [2]" w:date="2026-08-24T11:01:00Z" w16du:dateUtc="2026-08-24T09:01:00Z" w:id="954">
                <w:rPr/>
              </w:rPrChange>
            </w:rPr>
            <w:instrText>HYPERLINK "https://doi.org/10.3389/feart.2016.00012" \h</w:instrText>
          </w:r>
          <w:r>
            <w:fldChar w:fldCharType="separate"/>
          </w:r>
          <w:r w:rsidRPr="00206BD6">
            <w:rPr>
              <w:rStyle w:val="Hyperlink"/>
              <w:rFonts w:ascii="Calibri" w:hAnsi="Calibri" w:eastAsia="Calibri" w:cs="Calibri"/>
              <w:color w:val="000000" w:themeColor="text1"/>
              <w:u w:val="none"/>
              <w:lang w:val="en-GB"/>
              <w:rPrChange w:author="Thomas Sibret [2]" w:date="2026-08-24T11:01:00Z" w16du:dateUtc="2026-08-24T09:01:00Z" w:id="955">
                <w:rPr>
                  <w:rStyle w:val="Hyperlink"/>
                  <w:rFonts w:ascii="Calibri" w:hAnsi="Calibri" w:eastAsia="Calibri" w:cs="Calibri"/>
                  <w:color w:val="000000" w:themeColor="text1"/>
                  <w:u w:val="none"/>
                </w:rPr>
              </w:rPrChange>
            </w:rPr>
            <w:t>https://doi.org/10.3389/feart.2016.00012</w:t>
          </w:r>
          <w:r>
            <w:fldChar w:fldCharType="end"/>
          </w:r>
        </w:p>
        <w:p w:rsidRPr="00206BD6" w:rsidR="1C1D6FE7" w:rsidP="1823EB44" w:rsidRDefault="3C812322" w14:paraId="49F1DC03" w14:textId="45785E49">
          <w:pPr>
            <w:spacing w:after="0"/>
            <w:ind w:left="480" w:hanging="480"/>
            <w:rPr>
              <w:rFonts w:ascii="Calibri" w:hAnsi="Calibri" w:eastAsia="Calibri" w:cs="Calibri"/>
              <w:color w:val="000000" w:themeColor="text1"/>
              <w:lang w:val="en-GB"/>
              <w:rPrChange w:author="Thomas Sibret [2]" w:date="2026-08-24T11:02:00Z" w16du:dateUtc="2026-08-24T09:02:00Z" w:id="956">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1:00Z" w16du:dateUtc="2026-08-24T09:01:00Z" w:id="957">
                <w:rPr>
                  <w:rFonts w:ascii="Calibri" w:hAnsi="Calibri" w:eastAsia="Calibri" w:cs="Calibri"/>
                  <w:color w:val="000000" w:themeColor="text1"/>
                </w:rPr>
              </w:rPrChange>
            </w:rPr>
            <w:t xml:space="preserve">Dusenge, M. E., Wallin, G., Gårdesten, J., Niyonzima, F., Adolfsson, L., Nsabimana, D., &amp; Uddling, J. (2015). </w:t>
          </w:r>
          <w:r w:rsidRPr="00206BD6">
            <w:rPr>
              <w:rFonts w:ascii="Calibri" w:hAnsi="Calibri" w:eastAsia="Calibri" w:cs="Calibri"/>
              <w:color w:val="000000" w:themeColor="text1"/>
              <w:lang w:val="en-GB"/>
              <w:rPrChange w:author="Thomas Sibret [2]" w:date="2026-08-24T11:02:00Z" w16du:dateUtc="2026-08-24T09:02:00Z" w:id="958">
                <w:rPr>
                  <w:rFonts w:ascii="Calibri" w:hAnsi="Calibri" w:eastAsia="Calibri" w:cs="Calibri"/>
                  <w:color w:val="000000" w:themeColor="text1"/>
                </w:rPr>
              </w:rPrChange>
            </w:rPr>
            <w:t xml:space="preserve">Photosynthetic capacity of tropical montane tree species in relation to leaf nutrients, successional strategy and growth temperature. </w:t>
          </w:r>
          <w:r w:rsidRPr="00206BD6">
            <w:rPr>
              <w:rFonts w:ascii="Calibri" w:hAnsi="Calibri" w:eastAsia="Calibri" w:cs="Calibri"/>
              <w:i/>
              <w:iCs/>
              <w:color w:val="000000" w:themeColor="text1"/>
              <w:lang w:val="en-GB"/>
              <w:rPrChange w:author="Thomas Sibret [2]" w:date="2026-08-24T11:02:00Z" w16du:dateUtc="2026-08-24T09:02:00Z" w:id="959">
                <w:rPr>
                  <w:rFonts w:ascii="Calibri" w:hAnsi="Calibri" w:eastAsia="Calibri" w:cs="Calibri"/>
                  <w:i/>
                  <w:iCs/>
                  <w:color w:val="000000" w:themeColor="text1"/>
                </w:rPr>
              </w:rPrChange>
            </w:rPr>
            <w:t>Oecologia 2015 177:4</w:t>
          </w:r>
          <w:r w:rsidRPr="00206BD6">
            <w:rPr>
              <w:rFonts w:ascii="Calibri" w:hAnsi="Calibri" w:eastAsia="Calibri" w:cs="Calibri"/>
              <w:color w:val="000000" w:themeColor="text1"/>
              <w:lang w:val="en-GB"/>
              <w:rPrChange w:author="Thomas Sibret [2]" w:date="2026-08-24T11:02:00Z" w16du:dateUtc="2026-08-24T09:02:00Z" w:id="96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961">
                <w:rPr>
                  <w:rFonts w:ascii="Calibri" w:hAnsi="Calibri" w:eastAsia="Calibri" w:cs="Calibri"/>
                  <w:i/>
                  <w:iCs/>
                  <w:color w:val="000000" w:themeColor="text1"/>
                </w:rPr>
              </w:rPrChange>
            </w:rPr>
            <w:t>177</w:t>
          </w:r>
          <w:r w:rsidRPr="00206BD6">
            <w:rPr>
              <w:rFonts w:ascii="Calibri" w:hAnsi="Calibri" w:eastAsia="Calibri" w:cs="Calibri"/>
              <w:color w:val="000000" w:themeColor="text1"/>
              <w:lang w:val="en-GB"/>
              <w:rPrChange w:author="Thomas Sibret [2]" w:date="2026-08-24T11:02:00Z" w16du:dateUtc="2026-08-24T09:02:00Z" w:id="962">
                <w:rPr>
                  <w:rFonts w:ascii="Calibri" w:hAnsi="Calibri" w:eastAsia="Calibri" w:cs="Calibri"/>
                  <w:color w:val="000000" w:themeColor="text1"/>
                </w:rPr>
              </w:rPrChange>
            </w:rPr>
            <w:t xml:space="preserve">(4), 1183–1194. </w:t>
          </w:r>
          <w:r>
            <w:fldChar w:fldCharType="begin"/>
          </w:r>
          <w:r w:rsidRPr="00206BD6">
            <w:rPr>
              <w:lang w:val="en-GB"/>
              <w:rPrChange w:author="Thomas Sibret [2]" w:date="2026-08-24T11:02:00Z" w16du:dateUtc="2026-08-24T09:02:00Z" w:id="963">
                <w:rPr/>
              </w:rPrChange>
            </w:rPr>
            <w:instrText>HYPERLINK "https://doi.org/10.1007/S00442-015-3260-3"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964">
                <w:rPr>
                  <w:rStyle w:val="Hyperlink"/>
                  <w:rFonts w:ascii="Calibri" w:hAnsi="Calibri" w:eastAsia="Calibri" w:cs="Calibri"/>
                  <w:color w:val="000000" w:themeColor="text1"/>
                  <w:u w:val="none"/>
                </w:rPr>
              </w:rPrChange>
            </w:rPr>
            <w:t>https://doi.org/10.1007/S00442-015-3260-3</w:t>
          </w:r>
          <w:r>
            <w:fldChar w:fldCharType="end"/>
          </w:r>
        </w:p>
        <w:p w:rsidRPr="00206BD6" w:rsidR="1C1D6FE7" w:rsidP="1823EB44" w:rsidRDefault="3C812322" w14:paraId="256B3FFD" w14:textId="4E2CF2B0">
          <w:pPr>
            <w:spacing w:after="0"/>
            <w:ind w:left="480" w:hanging="480"/>
            <w:rPr>
              <w:rFonts w:ascii="Calibri" w:hAnsi="Calibri" w:eastAsia="Calibri" w:cs="Calibri"/>
              <w:color w:val="000000" w:themeColor="text1"/>
              <w:lang w:val="en-GB"/>
              <w:rPrChange w:author="Thomas Sibret [2]" w:date="2026-08-24T11:02:00Z" w16du:dateUtc="2026-08-24T09:02:00Z" w:id="96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966">
                <w:rPr>
                  <w:rFonts w:ascii="Calibri" w:hAnsi="Calibri" w:eastAsia="Calibri" w:cs="Calibri"/>
                  <w:color w:val="000000" w:themeColor="text1"/>
                </w:rPr>
              </w:rPrChange>
            </w:rPr>
            <w:t xml:space="preserve">Eller, C. B., Meireles, L. D., Sitch, S., Burgess, S. S. O., &amp; Oliveira, R. S. (2020). How Climate Shapes the Functioning of Tropical Montane Cloud Forests. </w:t>
          </w:r>
          <w:r w:rsidRPr="00206BD6">
            <w:rPr>
              <w:rFonts w:ascii="Calibri" w:hAnsi="Calibri" w:eastAsia="Calibri" w:cs="Calibri"/>
              <w:i/>
              <w:iCs/>
              <w:color w:val="000000" w:themeColor="text1"/>
              <w:lang w:val="en-GB"/>
              <w:rPrChange w:author="Thomas Sibret [2]" w:date="2026-08-24T11:02:00Z" w16du:dateUtc="2026-08-24T09:02:00Z" w:id="967">
                <w:rPr>
                  <w:rFonts w:ascii="Calibri" w:hAnsi="Calibri" w:eastAsia="Calibri" w:cs="Calibri"/>
                  <w:i/>
                  <w:iCs/>
                  <w:color w:val="000000" w:themeColor="text1"/>
                </w:rPr>
              </w:rPrChange>
            </w:rPr>
            <w:t>Physiological Processesss (M Mencuccini, Section Editors)</w:t>
          </w:r>
          <w:r w:rsidRPr="00206BD6">
            <w:rPr>
              <w:rFonts w:ascii="Calibri" w:hAnsi="Calibri" w:eastAsia="Calibri" w:cs="Calibri"/>
              <w:color w:val="000000" w:themeColor="text1"/>
              <w:lang w:val="en-GB"/>
              <w:rPrChange w:author="Thomas Sibret [2]" w:date="2026-08-24T11:02:00Z" w16du:dateUtc="2026-08-24T09:02:00Z" w:id="968">
                <w:rPr>
                  <w:rFonts w:ascii="Calibri" w:hAnsi="Calibri" w:eastAsia="Calibri" w:cs="Calibri"/>
                  <w:color w:val="000000" w:themeColor="text1"/>
                </w:rPr>
              </w:rPrChange>
            </w:rPr>
            <w:t xml:space="preserve">, 6:97-114. </w:t>
          </w:r>
          <w:r>
            <w:fldChar w:fldCharType="begin"/>
          </w:r>
          <w:r w:rsidRPr="00206BD6">
            <w:rPr>
              <w:lang w:val="en-GB"/>
              <w:rPrChange w:author="Thomas Sibret [2]" w:date="2026-08-24T11:02:00Z" w16du:dateUtc="2026-08-24T09:02:00Z" w:id="969">
                <w:rPr/>
              </w:rPrChange>
            </w:rPr>
            <w:instrText>HYPERLINK "https://doi.org/10.1007/s40725-020-00115-6"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970">
                <w:rPr>
                  <w:rStyle w:val="Hyperlink"/>
                  <w:rFonts w:ascii="Calibri" w:hAnsi="Calibri" w:eastAsia="Calibri" w:cs="Calibri"/>
                  <w:color w:val="000000" w:themeColor="text1"/>
                  <w:u w:val="none"/>
                </w:rPr>
              </w:rPrChange>
            </w:rPr>
            <w:t>https://doi.org/10.1007/s40725-020-00115-6</w:t>
          </w:r>
          <w:r>
            <w:fldChar w:fldCharType="end"/>
          </w:r>
        </w:p>
        <w:p w:rsidRPr="00206BD6" w:rsidR="1C1D6FE7" w:rsidP="1823EB44" w:rsidRDefault="3C812322" w14:paraId="2560477C" w14:textId="502A4D36">
          <w:pPr>
            <w:spacing w:after="0"/>
            <w:ind w:left="480" w:hanging="480"/>
            <w:rPr>
              <w:rFonts w:ascii="Calibri" w:hAnsi="Calibri" w:eastAsia="Calibri" w:cs="Calibri"/>
              <w:color w:val="000000" w:themeColor="text1"/>
              <w:lang w:val="en-GB"/>
              <w:rPrChange w:author="Thomas Sibret [2]" w:date="2026-08-24T11:02:00Z" w16du:dateUtc="2026-08-24T09:02:00Z" w:id="971">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972">
                <w:rPr>
                  <w:rFonts w:ascii="Calibri" w:hAnsi="Calibri" w:eastAsia="Calibri" w:cs="Calibri"/>
                  <w:color w:val="000000" w:themeColor="text1"/>
                </w:rPr>
              </w:rPrChange>
            </w:rPr>
            <w:t xml:space="preserve">Ellsworth, D. S., Crous, K. Y., De Kauwe, M. G., Verryckt, L. T., Goll, D., Zaehle, S., Bloomfield, K. J., Ciais, P., Cernusak, L. A., Domingues, T. F., Dusenge, M. E., Garcia, S., Guerrieri, R., Ishida, F. Y., Janssens, I. A., Kenzo, T., Ichie, T., Medlyn, B. E., Meir, P., … Wright, I. J. (2022). Convergence in phosphorus constraints to photosynthesis in forests around the world. </w:t>
          </w:r>
          <w:r w:rsidRPr="00206BD6">
            <w:rPr>
              <w:rFonts w:ascii="Calibri" w:hAnsi="Calibri" w:eastAsia="Calibri" w:cs="Calibri"/>
              <w:i/>
              <w:iCs/>
              <w:color w:val="000000" w:themeColor="text1"/>
              <w:lang w:val="en-GB"/>
              <w:rPrChange w:author="Thomas Sibret [2]" w:date="2026-08-24T11:02:00Z" w16du:dateUtc="2026-08-24T09:02:00Z" w:id="973">
                <w:rPr>
                  <w:rFonts w:ascii="Calibri" w:hAnsi="Calibri" w:eastAsia="Calibri" w:cs="Calibri"/>
                  <w:i/>
                  <w:iCs/>
                  <w:color w:val="000000" w:themeColor="text1"/>
                </w:rPr>
              </w:rPrChange>
            </w:rPr>
            <w:t>Nature Communications 2022 13:1</w:t>
          </w:r>
          <w:r w:rsidRPr="00206BD6">
            <w:rPr>
              <w:rFonts w:ascii="Calibri" w:hAnsi="Calibri" w:eastAsia="Calibri" w:cs="Calibri"/>
              <w:color w:val="000000" w:themeColor="text1"/>
              <w:lang w:val="en-GB"/>
              <w:rPrChange w:author="Thomas Sibret [2]" w:date="2026-08-24T11:02:00Z" w16du:dateUtc="2026-08-24T09:02:00Z" w:id="97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975">
                <w:rPr>
                  <w:rFonts w:ascii="Calibri" w:hAnsi="Calibri" w:eastAsia="Calibri" w:cs="Calibri"/>
                  <w:i/>
                  <w:iCs/>
                  <w:color w:val="000000" w:themeColor="text1"/>
                </w:rPr>
              </w:rPrChange>
            </w:rPr>
            <w:t>13</w:t>
          </w:r>
          <w:r w:rsidRPr="00206BD6">
            <w:rPr>
              <w:rFonts w:ascii="Calibri" w:hAnsi="Calibri" w:eastAsia="Calibri" w:cs="Calibri"/>
              <w:color w:val="000000" w:themeColor="text1"/>
              <w:lang w:val="en-GB"/>
              <w:rPrChange w:author="Thomas Sibret [2]" w:date="2026-08-24T11:02:00Z" w16du:dateUtc="2026-08-24T09:02:00Z" w:id="976">
                <w:rPr>
                  <w:rFonts w:ascii="Calibri" w:hAnsi="Calibri" w:eastAsia="Calibri" w:cs="Calibri"/>
                  <w:color w:val="000000" w:themeColor="text1"/>
                </w:rPr>
              </w:rPrChange>
            </w:rPr>
            <w:t xml:space="preserve">(1), 5005-. </w:t>
          </w:r>
          <w:r>
            <w:fldChar w:fldCharType="begin"/>
          </w:r>
          <w:r w:rsidRPr="00206BD6">
            <w:rPr>
              <w:lang w:val="en-GB"/>
              <w:rPrChange w:author="Thomas Sibret [2]" w:date="2026-08-24T11:02:00Z" w16du:dateUtc="2026-08-24T09:02:00Z" w:id="977">
                <w:rPr/>
              </w:rPrChange>
            </w:rPr>
            <w:instrText>HYPERLINK "https://doi.org/10.1038/s41467-022-32545-0"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978">
                <w:rPr>
                  <w:rStyle w:val="Hyperlink"/>
                  <w:rFonts w:ascii="Calibri" w:hAnsi="Calibri" w:eastAsia="Calibri" w:cs="Calibri"/>
                  <w:color w:val="000000" w:themeColor="text1"/>
                  <w:u w:val="none"/>
                </w:rPr>
              </w:rPrChange>
            </w:rPr>
            <w:t>https://doi.org/10.1038/s41467-022-32545-0</w:t>
          </w:r>
          <w:r>
            <w:fldChar w:fldCharType="end"/>
          </w:r>
        </w:p>
        <w:p w:rsidRPr="00206BD6" w:rsidR="1C1D6FE7" w:rsidP="1823EB44" w:rsidRDefault="3C812322" w14:paraId="16CB4C83" w14:textId="62783530">
          <w:pPr>
            <w:spacing w:after="0"/>
            <w:ind w:left="480" w:hanging="480"/>
            <w:rPr>
              <w:rFonts w:ascii="Calibri" w:hAnsi="Calibri" w:eastAsia="Calibri" w:cs="Calibri"/>
              <w:color w:val="000000" w:themeColor="text1"/>
              <w:lang w:val="en-GB"/>
              <w:rPrChange w:author="Thomas Sibret [2]" w:date="2026-08-24T11:02:00Z" w16du:dateUtc="2026-08-24T09:02:00Z" w:id="97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980">
                <w:rPr>
                  <w:rFonts w:ascii="Calibri" w:hAnsi="Calibri" w:eastAsia="Calibri" w:cs="Calibri"/>
                  <w:color w:val="000000" w:themeColor="text1"/>
                </w:rPr>
              </w:rPrChange>
            </w:rPr>
            <w:t xml:space="preserve">Elser, J. J., Bracken, M. E. S., Cleland, E. E., Gruner, D. S., Harpole, W. S., Hillebrand, H., Ngai, J. T., Seabloom, E. W., Shurin, J. B., &amp; Smith, J. E. (2007). Global analysis of nitrogen and phosphorus limitation of primary producers in freshwater, marine and terrestrial ecosystems. </w:t>
          </w:r>
          <w:r w:rsidRPr="00206BD6">
            <w:rPr>
              <w:rFonts w:ascii="Calibri" w:hAnsi="Calibri" w:eastAsia="Calibri" w:cs="Calibri"/>
              <w:i/>
              <w:iCs/>
              <w:color w:val="000000" w:themeColor="text1"/>
              <w:lang w:val="en-GB"/>
              <w:rPrChange w:author="Thomas Sibret [2]" w:date="2026-08-24T11:02:00Z" w16du:dateUtc="2026-08-24T09:02:00Z" w:id="981">
                <w:rPr>
                  <w:rFonts w:ascii="Calibri" w:hAnsi="Calibri" w:eastAsia="Calibri" w:cs="Calibri"/>
                  <w:i/>
                  <w:iCs/>
                  <w:color w:val="000000" w:themeColor="text1"/>
                </w:rPr>
              </w:rPrChange>
            </w:rPr>
            <w:t>Ecology Letters</w:t>
          </w:r>
          <w:r w:rsidRPr="00206BD6">
            <w:rPr>
              <w:rFonts w:ascii="Calibri" w:hAnsi="Calibri" w:eastAsia="Calibri" w:cs="Calibri"/>
              <w:color w:val="000000" w:themeColor="text1"/>
              <w:lang w:val="en-GB"/>
              <w:rPrChange w:author="Thomas Sibret [2]" w:date="2026-08-24T11:02:00Z" w16du:dateUtc="2026-08-24T09:02:00Z" w:id="98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983">
                <w:rPr>
                  <w:rFonts w:ascii="Calibri" w:hAnsi="Calibri" w:eastAsia="Calibri" w:cs="Calibri"/>
                  <w:i/>
                  <w:iCs/>
                  <w:color w:val="000000" w:themeColor="text1"/>
                </w:rPr>
              </w:rPrChange>
            </w:rPr>
            <w:t>10</w:t>
          </w:r>
          <w:r w:rsidRPr="00206BD6">
            <w:rPr>
              <w:rFonts w:ascii="Calibri" w:hAnsi="Calibri" w:eastAsia="Calibri" w:cs="Calibri"/>
              <w:color w:val="000000" w:themeColor="text1"/>
              <w:lang w:val="en-GB"/>
              <w:rPrChange w:author="Thomas Sibret [2]" w:date="2026-08-24T11:02:00Z" w16du:dateUtc="2026-08-24T09:02:00Z" w:id="984">
                <w:rPr>
                  <w:rFonts w:ascii="Calibri" w:hAnsi="Calibri" w:eastAsia="Calibri" w:cs="Calibri"/>
                  <w:color w:val="000000" w:themeColor="text1"/>
                </w:rPr>
              </w:rPrChange>
            </w:rPr>
            <w:t xml:space="preserve">(12), 1135–1142. </w:t>
          </w:r>
          <w:r>
            <w:fldChar w:fldCharType="begin"/>
          </w:r>
          <w:r w:rsidRPr="00206BD6">
            <w:rPr>
              <w:lang w:val="en-GB"/>
              <w:rPrChange w:author="Thomas Sibret [2]" w:date="2026-08-24T11:02:00Z" w16du:dateUtc="2026-08-24T09:02:00Z" w:id="985">
                <w:rPr/>
              </w:rPrChange>
            </w:rPr>
            <w:instrText>HYPERLINK "https://doi.org/10.1111/J.1461-0248.2007.01113.X;JOURNAL:JOURNAL:14610248;PAGE:STRING:ARTICLE/CHAPTER"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986">
                <w:rPr>
                  <w:rStyle w:val="Hyperlink"/>
                  <w:rFonts w:ascii="Calibri" w:hAnsi="Calibri" w:eastAsia="Calibri" w:cs="Calibri"/>
                  <w:color w:val="000000" w:themeColor="text1"/>
                  <w:u w:val="none"/>
                </w:rPr>
              </w:rPrChange>
            </w:rPr>
            <w:t>https://doi.org/10.1111/J.1461-0248.2007.01113.X;JOURNAL:JOURNAL:14610248;PAGE:STRING:ARTICLE/CHAPTER</w:t>
          </w:r>
          <w:r>
            <w:fldChar w:fldCharType="end"/>
          </w:r>
        </w:p>
        <w:p w:rsidRPr="00206BD6" w:rsidR="1C1D6FE7" w:rsidP="1823EB44" w:rsidRDefault="3C812322" w14:paraId="04B53438" w14:textId="7C2599E7">
          <w:pPr>
            <w:spacing w:after="0"/>
            <w:ind w:left="480" w:hanging="480"/>
            <w:rPr>
              <w:rFonts w:ascii="Calibri" w:hAnsi="Calibri" w:eastAsia="Calibri" w:cs="Calibri"/>
              <w:color w:val="000000" w:themeColor="text1"/>
              <w:lang w:val="en-GB"/>
              <w:rPrChange w:author="Thomas Sibret [2]" w:date="2026-08-24T11:02:00Z" w16du:dateUtc="2026-08-24T09:02:00Z" w:id="98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988">
                <w:rPr>
                  <w:rFonts w:ascii="Calibri" w:hAnsi="Calibri" w:eastAsia="Calibri" w:cs="Calibri"/>
                  <w:color w:val="000000" w:themeColor="text1"/>
                </w:rPr>
              </w:rPrChange>
            </w:rPr>
            <w:t xml:space="preserve">Evans, J. R., &amp; Clarke, V. C. (2019). The nitrogen cost of photosynthesis. </w:t>
          </w:r>
          <w:r w:rsidRPr="00206BD6">
            <w:rPr>
              <w:rFonts w:ascii="Calibri" w:hAnsi="Calibri" w:eastAsia="Calibri" w:cs="Calibri"/>
              <w:i/>
              <w:iCs/>
              <w:color w:val="000000" w:themeColor="text1"/>
              <w:lang w:val="en-GB"/>
              <w:rPrChange w:author="Thomas Sibret [2]" w:date="2026-08-24T11:02:00Z" w16du:dateUtc="2026-08-24T09:02:00Z" w:id="989">
                <w:rPr>
                  <w:rFonts w:ascii="Calibri" w:hAnsi="Calibri" w:eastAsia="Calibri" w:cs="Calibri"/>
                  <w:i/>
                  <w:iCs/>
                  <w:color w:val="000000" w:themeColor="text1"/>
                </w:rPr>
              </w:rPrChange>
            </w:rPr>
            <w:t>Journal of Experimental Botany</w:t>
          </w:r>
          <w:r w:rsidRPr="00206BD6">
            <w:rPr>
              <w:rFonts w:ascii="Calibri" w:hAnsi="Calibri" w:eastAsia="Calibri" w:cs="Calibri"/>
              <w:color w:val="000000" w:themeColor="text1"/>
              <w:lang w:val="en-GB"/>
              <w:rPrChange w:author="Thomas Sibret [2]" w:date="2026-08-24T11:02:00Z" w16du:dateUtc="2026-08-24T09:02:00Z" w:id="99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991">
                <w:rPr>
                  <w:rFonts w:ascii="Calibri" w:hAnsi="Calibri" w:eastAsia="Calibri" w:cs="Calibri"/>
                  <w:i/>
                  <w:iCs/>
                  <w:color w:val="000000" w:themeColor="text1"/>
                </w:rPr>
              </w:rPrChange>
            </w:rPr>
            <w:t>70</w:t>
          </w:r>
          <w:r w:rsidRPr="00206BD6">
            <w:rPr>
              <w:rFonts w:ascii="Calibri" w:hAnsi="Calibri" w:eastAsia="Calibri" w:cs="Calibri"/>
              <w:color w:val="000000" w:themeColor="text1"/>
              <w:lang w:val="en-GB"/>
              <w:rPrChange w:author="Thomas Sibret [2]" w:date="2026-08-24T11:02:00Z" w16du:dateUtc="2026-08-24T09:02:00Z" w:id="992">
                <w:rPr>
                  <w:rFonts w:ascii="Calibri" w:hAnsi="Calibri" w:eastAsia="Calibri" w:cs="Calibri"/>
                  <w:color w:val="000000" w:themeColor="text1"/>
                </w:rPr>
              </w:rPrChange>
            </w:rPr>
            <w:t xml:space="preserve">(1), 7–15. </w:t>
          </w:r>
          <w:r>
            <w:fldChar w:fldCharType="begin"/>
          </w:r>
          <w:r w:rsidRPr="00206BD6">
            <w:rPr>
              <w:lang w:val="en-GB"/>
              <w:rPrChange w:author="Thomas Sibret [2]" w:date="2026-08-24T11:02:00Z" w16du:dateUtc="2026-08-24T09:02:00Z" w:id="993">
                <w:rPr/>
              </w:rPrChange>
            </w:rPr>
            <w:instrText>HYPERLINK "https://doi.org/10.1093/JXB/ERY366"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994">
                <w:rPr>
                  <w:rStyle w:val="Hyperlink"/>
                  <w:rFonts w:ascii="Calibri" w:hAnsi="Calibri" w:eastAsia="Calibri" w:cs="Calibri"/>
                  <w:color w:val="000000" w:themeColor="text1"/>
                  <w:u w:val="none"/>
                </w:rPr>
              </w:rPrChange>
            </w:rPr>
            <w:t>https://doi.org/10.1093/JXB/ERY366</w:t>
          </w:r>
          <w:r>
            <w:fldChar w:fldCharType="end"/>
          </w:r>
        </w:p>
        <w:p w:rsidRPr="00206BD6" w:rsidR="1C1D6FE7" w:rsidP="1823EB44" w:rsidRDefault="3C812322" w14:paraId="43FEE9DE" w14:textId="6C489485">
          <w:pPr>
            <w:spacing w:after="0"/>
            <w:ind w:left="480" w:hanging="480"/>
            <w:rPr>
              <w:rFonts w:ascii="Calibri" w:hAnsi="Calibri" w:eastAsia="Calibri" w:cs="Calibri"/>
              <w:color w:val="000000" w:themeColor="text1"/>
              <w:lang w:val="en-GB"/>
              <w:rPrChange w:author="Thomas Sibret [2]" w:date="2026-08-24T11:02:00Z" w16du:dateUtc="2026-08-24T09:02:00Z" w:id="99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996">
                <w:rPr>
                  <w:rFonts w:ascii="Calibri" w:hAnsi="Calibri" w:eastAsia="Calibri" w:cs="Calibri"/>
                  <w:color w:val="000000" w:themeColor="text1"/>
                </w:rPr>
              </w:rPrChange>
            </w:rPr>
            <w:t xml:space="preserve">Farquhar, G. D., &amp; Richards, R. A. (1984). Isotopic composition of plant carbon correlates with water-use efficiency of wheat genotypes. </w:t>
          </w:r>
          <w:r w:rsidRPr="00206BD6">
            <w:rPr>
              <w:rFonts w:ascii="Calibri" w:hAnsi="Calibri" w:eastAsia="Calibri" w:cs="Calibri"/>
              <w:i/>
              <w:iCs/>
              <w:color w:val="000000" w:themeColor="text1"/>
              <w:lang w:val="en-GB"/>
              <w:rPrChange w:author="Thomas Sibret [2]" w:date="2026-08-24T11:02:00Z" w16du:dateUtc="2026-08-24T09:02:00Z" w:id="997">
                <w:rPr>
                  <w:rFonts w:ascii="Calibri" w:hAnsi="Calibri" w:eastAsia="Calibri" w:cs="Calibri"/>
                  <w:i/>
                  <w:iCs/>
                  <w:color w:val="000000" w:themeColor="text1"/>
                </w:rPr>
              </w:rPrChange>
            </w:rPr>
            <w:t>Australian Journal of Plant Physiology</w:t>
          </w:r>
          <w:r w:rsidRPr="00206BD6">
            <w:rPr>
              <w:rFonts w:ascii="Calibri" w:hAnsi="Calibri" w:eastAsia="Calibri" w:cs="Calibri"/>
              <w:color w:val="000000" w:themeColor="text1"/>
              <w:lang w:val="en-GB"/>
              <w:rPrChange w:author="Thomas Sibret [2]" w:date="2026-08-24T11:02:00Z" w16du:dateUtc="2026-08-24T09:02:00Z" w:id="99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999">
                <w:rPr>
                  <w:rFonts w:ascii="Calibri" w:hAnsi="Calibri" w:eastAsia="Calibri" w:cs="Calibri"/>
                  <w:i/>
                  <w:iCs/>
                  <w:color w:val="000000" w:themeColor="text1"/>
                </w:rPr>
              </w:rPrChange>
            </w:rPr>
            <w:t>11</w:t>
          </w:r>
          <w:r w:rsidRPr="00206BD6">
            <w:rPr>
              <w:rFonts w:ascii="Calibri" w:hAnsi="Calibri" w:eastAsia="Calibri" w:cs="Calibri"/>
              <w:color w:val="000000" w:themeColor="text1"/>
              <w:lang w:val="en-GB"/>
              <w:rPrChange w:author="Thomas Sibret [2]" w:date="2026-08-24T11:02:00Z" w16du:dateUtc="2026-08-24T09:02:00Z" w:id="1000">
                <w:rPr>
                  <w:rFonts w:ascii="Calibri" w:hAnsi="Calibri" w:eastAsia="Calibri" w:cs="Calibri"/>
                  <w:color w:val="000000" w:themeColor="text1"/>
                </w:rPr>
              </w:rPrChange>
            </w:rPr>
            <w:t xml:space="preserve">(6), 539–552. </w:t>
          </w:r>
          <w:r>
            <w:fldChar w:fldCharType="begin"/>
          </w:r>
          <w:r w:rsidRPr="00206BD6">
            <w:rPr>
              <w:lang w:val="en-GB"/>
              <w:rPrChange w:author="Thomas Sibret [2]" w:date="2026-08-24T11:02:00Z" w16du:dateUtc="2026-08-24T09:02:00Z" w:id="1001">
                <w:rPr/>
              </w:rPrChange>
            </w:rPr>
            <w:instrText>HYPERLINK "https://doi.org/10.1071/PP9840539"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02">
                <w:rPr>
                  <w:rStyle w:val="Hyperlink"/>
                  <w:rFonts w:ascii="Calibri" w:hAnsi="Calibri" w:eastAsia="Calibri" w:cs="Calibri"/>
                  <w:color w:val="000000" w:themeColor="text1"/>
                  <w:u w:val="none"/>
                </w:rPr>
              </w:rPrChange>
            </w:rPr>
            <w:t>https://doi.org/10.1071/PP9840539</w:t>
          </w:r>
          <w:r>
            <w:fldChar w:fldCharType="end"/>
          </w:r>
        </w:p>
        <w:p w:rsidRPr="00206BD6" w:rsidR="1C1D6FE7" w:rsidP="1823EB44" w:rsidRDefault="3C812322" w14:paraId="0C93BBD8" w14:textId="3BA7F3F7">
          <w:pPr>
            <w:spacing w:after="0"/>
            <w:ind w:left="480" w:hanging="480"/>
            <w:rPr>
              <w:rFonts w:ascii="Calibri" w:hAnsi="Calibri" w:eastAsia="Calibri" w:cs="Calibri"/>
              <w:color w:val="000000" w:themeColor="text1"/>
              <w:lang w:val="en-GB"/>
              <w:rPrChange w:author="Thomas Sibret [2]" w:date="2026-08-24T11:02:00Z" w16du:dateUtc="2026-08-24T09:02:00Z" w:id="1003">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04">
                <w:rPr>
                  <w:rFonts w:ascii="Calibri" w:hAnsi="Calibri" w:eastAsia="Calibri" w:cs="Calibri"/>
                  <w:color w:val="000000" w:themeColor="text1"/>
                </w:rPr>
              </w:rPrChange>
            </w:rPr>
            <w:t xml:space="preserve">Farquhar, G., O’Leary, M., Berry, J., Farquhar, G., O’Leary, M., Berry, J., Farquhar, GD, O’Leary, MH, Berry, &amp; JA. (1982). On the Relationship Between Carbon Isotope Discrimination and the Intercellular Carbon Dioxide Concentration in Leaves. </w:t>
          </w:r>
          <w:r w:rsidRPr="00206BD6">
            <w:rPr>
              <w:rFonts w:ascii="Calibri" w:hAnsi="Calibri" w:eastAsia="Calibri" w:cs="Calibri"/>
              <w:i/>
              <w:iCs/>
              <w:color w:val="000000" w:themeColor="text1"/>
              <w:lang w:val="en-GB"/>
              <w:rPrChange w:author="Thomas Sibret [2]" w:date="2026-08-24T11:02:00Z" w16du:dateUtc="2026-08-24T09:02:00Z" w:id="1005">
                <w:rPr>
                  <w:rFonts w:ascii="Calibri" w:hAnsi="Calibri" w:eastAsia="Calibri" w:cs="Calibri"/>
                  <w:i/>
                  <w:iCs/>
                  <w:color w:val="000000" w:themeColor="text1"/>
                </w:rPr>
              </w:rPrChange>
            </w:rPr>
            <w:t>FunPB</w:t>
          </w:r>
          <w:r w:rsidRPr="00206BD6">
            <w:rPr>
              <w:rFonts w:ascii="Calibri" w:hAnsi="Calibri" w:eastAsia="Calibri" w:cs="Calibri"/>
              <w:color w:val="000000" w:themeColor="text1"/>
              <w:lang w:val="en-GB"/>
              <w:rPrChange w:author="Thomas Sibret [2]" w:date="2026-08-24T11:02:00Z" w16du:dateUtc="2026-08-24T09:02:00Z" w:id="1006">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07">
                <w:rPr>
                  <w:rFonts w:ascii="Calibri" w:hAnsi="Calibri" w:eastAsia="Calibri" w:cs="Calibri"/>
                  <w:i/>
                  <w:iCs/>
                  <w:color w:val="000000" w:themeColor="text1"/>
                </w:rPr>
              </w:rPrChange>
            </w:rPr>
            <w:t>9</w:t>
          </w:r>
          <w:r w:rsidRPr="00206BD6">
            <w:rPr>
              <w:rFonts w:ascii="Calibri" w:hAnsi="Calibri" w:eastAsia="Calibri" w:cs="Calibri"/>
              <w:color w:val="000000" w:themeColor="text1"/>
              <w:lang w:val="en-GB"/>
              <w:rPrChange w:author="Thomas Sibret [2]" w:date="2026-08-24T11:02:00Z" w16du:dateUtc="2026-08-24T09:02:00Z" w:id="1008">
                <w:rPr>
                  <w:rFonts w:ascii="Calibri" w:hAnsi="Calibri" w:eastAsia="Calibri" w:cs="Calibri"/>
                  <w:color w:val="000000" w:themeColor="text1"/>
                </w:rPr>
              </w:rPrChange>
            </w:rPr>
            <w:t xml:space="preserve">(2), 121. </w:t>
          </w:r>
          <w:r>
            <w:fldChar w:fldCharType="begin"/>
          </w:r>
          <w:r w:rsidRPr="00206BD6">
            <w:rPr>
              <w:lang w:val="en-GB"/>
              <w:rPrChange w:author="Thomas Sibret [2]" w:date="2026-08-24T11:02:00Z" w16du:dateUtc="2026-08-24T09:02:00Z" w:id="1009">
                <w:rPr/>
              </w:rPrChange>
            </w:rPr>
            <w:instrText>HYPERLINK "https://doi.org/10.1071/PP9820121"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10">
                <w:rPr>
                  <w:rStyle w:val="Hyperlink"/>
                  <w:rFonts w:ascii="Calibri" w:hAnsi="Calibri" w:eastAsia="Calibri" w:cs="Calibri"/>
                  <w:color w:val="000000" w:themeColor="text1"/>
                  <w:u w:val="none"/>
                </w:rPr>
              </w:rPrChange>
            </w:rPr>
            <w:t>https://doi.org/10.1071/PP9820121</w:t>
          </w:r>
          <w:r>
            <w:fldChar w:fldCharType="end"/>
          </w:r>
        </w:p>
        <w:p w:rsidRPr="00206BD6" w:rsidR="1C1D6FE7" w:rsidP="1823EB44" w:rsidRDefault="3C812322" w14:paraId="0458A603" w14:textId="7D4DF546">
          <w:pPr>
            <w:spacing w:after="0"/>
            <w:ind w:left="480" w:hanging="480"/>
            <w:rPr>
              <w:rFonts w:ascii="Calibri" w:hAnsi="Calibri" w:eastAsia="Calibri" w:cs="Calibri"/>
              <w:color w:val="000000" w:themeColor="text1"/>
              <w:lang w:val="en-GB"/>
              <w:rPrChange w:author="Thomas Sibret [2]" w:date="2026-08-24T11:02:00Z" w16du:dateUtc="2026-08-24T09:02:00Z" w:id="1011">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12">
                <w:rPr>
                  <w:rFonts w:ascii="Calibri" w:hAnsi="Calibri" w:eastAsia="Calibri" w:cs="Calibri"/>
                  <w:color w:val="000000" w:themeColor="text1"/>
                </w:rPr>
              </w:rPrChange>
            </w:rPr>
            <w:t xml:space="preserve">Firn, J., McGree, J. M., Harvey, E., Flores-Moreno, H., Schütz, M., Buckley, Y. M., Borer, E. T., Seabloom, E. W., La Pierre, K. J., MacDougall, A. M., Prober, S. M., Stevens, C. J., Sullivan, L. L., Porter, E., Ladouceur, E., Allen, C., Moromizato, K. H., Morgan, J. W., Harpole, W. S., … Risch, A. C. (2019). Leaf nutrients, not specific leaf area, are consistent indicators of elevated nutrient inputs. </w:t>
          </w:r>
          <w:r w:rsidRPr="00206BD6">
            <w:rPr>
              <w:rFonts w:ascii="Calibri" w:hAnsi="Calibri" w:eastAsia="Calibri" w:cs="Calibri"/>
              <w:i/>
              <w:iCs/>
              <w:color w:val="000000" w:themeColor="text1"/>
              <w:lang w:val="en-GB"/>
              <w:rPrChange w:author="Thomas Sibret [2]" w:date="2026-08-24T11:02:00Z" w16du:dateUtc="2026-08-24T09:02:00Z" w:id="1013">
                <w:rPr>
                  <w:rFonts w:ascii="Calibri" w:hAnsi="Calibri" w:eastAsia="Calibri" w:cs="Calibri"/>
                  <w:i/>
                  <w:iCs/>
                  <w:color w:val="000000" w:themeColor="text1"/>
                </w:rPr>
              </w:rPrChange>
            </w:rPr>
            <w:t>Nature Ecology &amp; Evolution</w:t>
          </w:r>
          <w:r w:rsidRPr="00206BD6">
            <w:rPr>
              <w:rFonts w:ascii="Calibri" w:hAnsi="Calibri" w:eastAsia="Calibri" w:cs="Calibri"/>
              <w:color w:val="000000" w:themeColor="text1"/>
              <w:lang w:val="en-GB"/>
              <w:rPrChange w:author="Thomas Sibret [2]" w:date="2026-08-24T11:02:00Z" w16du:dateUtc="2026-08-24T09:02:00Z" w:id="101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15">
                <w:rPr>
                  <w:rFonts w:ascii="Calibri" w:hAnsi="Calibri" w:eastAsia="Calibri" w:cs="Calibri"/>
                  <w:i/>
                  <w:iCs/>
                  <w:color w:val="000000" w:themeColor="text1"/>
                </w:rPr>
              </w:rPrChange>
            </w:rPr>
            <w:t>3</w:t>
          </w:r>
          <w:r w:rsidRPr="00206BD6">
            <w:rPr>
              <w:rFonts w:ascii="Calibri" w:hAnsi="Calibri" w:eastAsia="Calibri" w:cs="Calibri"/>
              <w:color w:val="000000" w:themeColor="text1"/>
              <w:lang w:val="en-GB"/>
              <w:rPrChange w:author="Thomas Sibret [2]" w:date="2026-08-24T11:02:00Z" w16du:dateUtc="2026-08-24T09:02:00Z" w:id="1016">
                <w:rPr>
                  <w:rFonts w:ascii="Calibri" w:hAnsi="Calibri" w:eastAsia="Calibri" w:cs="Calibri"/>
                  <w:color w:val="000000" w:themeColor="text1"/>
                </w:rPr>
              </w:rPrChange>
            </w:rPr>
            <w:t xml:space="preserve">(3), 400–406. </w:t>
          </w:r>
          <w:r>
            <w:fldChar w:fldCharType="begin"/>
          </w:r>
          <w:r w:rsidRPr="00206BD6">
            <w:rPr>
              <w:lang w:val="en-GB"/>
              <w:rPrChange w:author="Thomas Sibret [2]" w:date="2026-08-24T11:02:00Z" w16du:dateUtc="2026-08-24T09:02:00Z" w:id="1017">
                <w:rPr/>
              </w:rPrChange>
            </w:rPr>
            <w:instrText>HYPERLINK "https://doi.org/10.1038/S41559-018-0790-1"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18">
                <w:rPr>
                  <w:rStyle w:val="Hyperlink"/>
                  <w:rFonts w:ascii="Calibri" w:hAnsi="Calibri" w:eastAsia="Calibri" w:cs="Calibri"/>
                  <w:color w:val="000000" w:themeColor="text1"/>
                  <w:u w:val="none"/>
                </w:rPr>
              </w:rPrChange>
            </w:rPr>
            <w:t>https://doi.org/10.1038/S41559-018-0790-1</w:t>
          </w:r>
          <w:r>
            <w:fldChar w:fldCharType="end"/>
          </w:r>
        </w:p>
        <w:p w:rsidRPr="00206BD6" w:rsidR="1C1D6FE7" w:rsidP="1823EB44" w:rsidRDefault="3C812322" w14:paraId="31890BC5" w14:textId="42843675">
          <w:pPr>
            <w:spacing w:after="0"/>
            <w:ind w:left="480" w:hanging="480"/>
            <w:rPr>
              <w:rFonts w:ascii="Calibri" w:hAnsi="Calibri" w:eastAsia="Calibri" w:cs="Calibri"/>
              <w:color w:val="000000" w:themeColor="text1"/>
              <w:lang w:val="en-GB"/>
              <w:rPrChange w:author="Thomas Sibret [2]" w:date="2026-08-24T11:02:00Z" w16du:dateUtc="2026-08-24T09:02:00Z" w:id="101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20">
                <w:rPr>
                  <w:rFonts w:ascii="Calibri" w:hAnsi="Calibri" w:eastAsia="Calibri" w:cs="Calibri"/>
                  <w:color w:val="000000" w:themeColor="text1"/>
                </w:rPr>
              </w:rPrChange>
            </w:rPr>
            <w:t xml:space="preserve">Fisher, J. B., Malhi, Y., Israel, •, Torres, C., Daniel, •, Metcalfe, B., Van De Weg, M. J., Meir, P., Silva-Espejo, J. E., Walter, •, Huasco, H., Fisher, J. B., Malhi, Á. Y., Torres, I. C., Silva-Espejo, Á. J. E., Huasco, W. H., Metcalfe, D. B., Van De Weg, M. J., &amp; Meir, P. (2012). Nutrient limitation in rainforests and cloud forests along a 3,000-m elevation gradient in the Peruvian Andes. </w:t>
          </w:r>
          <w:r w:rsidRPr="00206BD6">
            <w:rPr>
              <w:rFonts w:ascii="Calibri" w:hAnsi="Calibri" w:eastAsia="Calibri" w:cs="Calibri"/>
              <w:i/>
              <w:iCs/>
              <w:color w:val="000000" w:themeColor="text1"/>
              <w:lang w:val="en-GB"/>
              <w:rPrChange w:author="Thomas Sibret [2]" w:date="2026-08-24T11:02:00Z" w16du:dateUtc="2026-08-24T09:02:00Z" w:id="1021">
                <w:rPr>
                  <w:rFonts w:ascii="Calibri" w:hAnsi="Calibri" w:eastAsia="Calibri" w:cs="Calibri"/>
                  <w:i/>
                  <w:iCs/>
                  <w:color w:val="000000" w:themeColor="text1"/>
                </w:rPr>
              </w:rPrChange>
            </w:rPr>
            <w:t>Oecologia 2012 172:3</w:t>
          </w:r>
          <w:r w:rsidRPr="00206BD6">
            <w:rPr>
              <w:rFonts w:ascii="Calibri" w:hAnsi="Calibri" w:eastAsia="Calibri" w:cs="Calibri"/>
              <w:color w:val="000000" w:themeColor="text1"/>
              <w:lang w:val="en-GB"/>
              <w:rPrChange w:author="Thomas Sibret [2]" w:date="2026-08-24T11:02:00Z" w16du:dateUtc="2026-08-24T09:02:00Z" w:id="102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23">
                <w:rPr>
                  <w:rFonts w:ascii="Calibri" w:hAnsi="Calibri" w:eastAsia="Calibri" w:cs="Calibri"/>
                  <w:i/>
                  <w:iCs/>
                  <w:color w:val="000000" w:themeColor="text1"/>
                </w:rPr>
              </w:rPrChange>
            </w:rPr>
            <w:t>172</w:t>
          </w:r>
          <w:r w:rsidRPr="00206BD6">
            <w:rPr>
              <w:rFonts w:ascii="Calibri" w:hAnsi="Calibri" w:eastAsia="Calibri" w:cs="Calibri"/>
              <w:color w:val="000000" w:themeColor="text1"/>
              <w:lang w:val="en-GB"/>
              <w:rPrChange w:author="Thomas Sibret [2]" w:date="2026-08-24T11:02:00Z" w16du:dateUtc="2026-08-24T09:02:00Z" w:id="1024">
                <w:rPr>
                  <w:rFonts w:ascii="Calibri" w:hAnsi="Calibri" w:eastAsia="Calibri" w:cs="Calibri"/>
                  <w:color w:val="000000" w:themeColor="text1"/>
                </w:rPr>
              </w:rPrChange>
            </w:rPr>
            <w:t xml:space="preserve">(3), 889–902. </w:t>
          </w:r>
          <w:r>
            <w:fldChar w:fldCharType="begin"/>
          </w:r>
          <w:r w:rsidRPr="00206BD6">
            <w:rPr>
              <w:lang w:val="en-GB"/>
              <w:rPrChange w:author="Thomas Sibret [2]" w:date="2026-08-24T11:02:00Z" w16du:dateUtc="2026-08-24T09:02:00Z" w:id="1025">
                <w:rPr/>
              </w:rPrChange>
            </w:rPr>
            <w:instrText>HYPERLINK "https://doi.org/10.1007/s00442-012-2522-6"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26">
                <w:rPr>
                  <w:rStyle w:val="Hyperlink"/>
                  <w:rFonts w:ascii="Calibri" w:hAnsi="Calibri" w:eastAsia="Calibri" w:cs="Calibri"/>
                  <w:color w:val="000000" w:themeColor="text1"/>
                  <w:u w:val="none"/>
                </w:rPr>
              </w:rPrChange>
            </w:rPr>
            <w:t>https://doi.org/10.1007/s00442-012-2522-6</w:t>
          </w:r>
          <w:r>
            <w:fldChar w:fldCharType="end"/>
          </w:r>
        </w:p>
        <w:p w:rsidRPr="00206BD6" w:rsidR="1C1D6FE7" w:rsidP="1823EB44" w:rsidRDefault="3C812322" w14:paraId="6F98F0D8" w14:textId="035A6F33">
          <w:pPr>
            <w:spacing w:after="0"/>
            <w:ind w:left="480" w:hanging="480"/>
            <w:rPr>
              <w:rFonts w:ascii="Calibri" w:hAnsi="Calibri" w:eastAsia="Calibri" w:cs="Calibri"/>
              <w:color w:val="000000" w:themeColor="text1"/>
              <w:lang w:val="en-GB"/>
              <w:rPrChange w:author="Thomas Sibret [2]" w:date="2026-08-24T11:02:00Z" w16du:dateUtc="2026-08-24T09:02:00Z" w:id="102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28">
                <w:rPr>
                  <w:rFonts w:ascii="Calibri" w:hAnsi="Calibri" w:eastAsia="Calibri" w:cs="Calibri"/>
                  <w:color w:val="000000" w:themeColor="text1"/>
                </w:rPr>
              </w:rPrChange>
            </w:rPr>
            <w:t xml:space="preserve">Fleischer, K., &amp; Terrer, C. (2022). Estimates of soil nutrient limitation on the CO2 fertilization effect for tropical vegetation. </w:t>
          </w:r>
          <w:r w:rsidRPr="00206BD6">
            <w:rPr>
              <w:rFonts w:ascii="Calibri" w:hAnsi="Calibri" w:eastAsia="Calibri" w:cs="Calibri"/>
              <w:i/>
              <w:iCs/>
              <w:color w:val="000000" w:themeColor="text1"/>
              <w:lang w:val="en-GB"/>
              <w:rPrChange w:author="Thomas Sibret [2]" w:date="2026-08-24T11:02:00Z" w16du:dateUtc="2026-08-24T09:02:00Z" w:id="1029">
                <w:rPr>
                  <w:rFonts w:ascii="Calibri" w:hAnsi="Calibri" w:eastAsia="Calibri" w:cs="Calibri"/>
                  <w:i/>
                  <w:iCs/>
                  <w:color w:val="000000" w:themeColor="text1"/>
                </w:rPr>
              </w:rPrChange>
            </w:rPr>
            <w:t>Global Change Biology</w:t>
          </w:r>
          <w:r w:rsidRPr="00206BD6">
            <w:rPr>
              <w:rFonts w:ascii="Calibri" w:hAnsi="Calibri" w:eastAsia="Calibri" w:cs="Calibri"/>
              <w:color w:val="000000" w:themeColor="text1"/>
              <w:lang w:val="en-GB"/>
              <w:rPrChange w:author="Thomas Sibret [2]" w:date="2026-08-24T11:02:00Z" w16du:dateUtc="2026-08-24T09:02:00Z" w:id="103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31">
                <w:rPr>
                  <w:rFonts w:ascii="Calibri" w:hAnsi="Calibri" w:eastAsia="Calibri" w:cs="Calibri"/>
                  <w:i/>
                  <w:iCs/>
                  <w:color w:val="000000" w:themeColor="text1"/>
                </w:rPr>
              </w:rPrChange>
            </w:rPr>
            <w:t>28</w:t>
          </w:r>
          <w:r w:rsidRPr="00206BD6">
            <w:rPr>
              <w:rFonts w:ascii="Calibri" w:hAnsi="Calibri" w:eastAsia="Calibri" w:cs="Calibri"/>
              <w:color w:val="000000" w:themeColor="text1"/>
              <w:lang w:val="en-GB"/>
              <w:rPrChange w:author="Thomas Sibret [2]" w:date="2026-08-24T11:02:00Z" w16du:dateUtc="2026-08-24T09:02:00Z" w:id="1032">
                <w:rPr>
                  <w:rFonts w:ascii="Calibri" w:hAnsi="Calibri" w:eastAsia="Calibri" w:cs="Calibri"/>
                  <w:color w:val="000000" w:themeColor="text1"/>
                </w:rPr>
              </w:rPrChange>
            </w:rPr>
            <w:t xml:space="preserve">(21), 6366–6369. </w:t>
          </w:r>
          <w:r>
            <w:fldChar w:fldCharType="begin"/>
          </w:r>
          <w:r w:rsidRPr="00206BD6">
            <w:rPr>
              <w:lang w:val="en-GB"/>
              <w:rPrChange w:author="Thomas Sibret [2]" w:date="2026-08-24T11:02:00Z" w16du:dateUtc="2026-08-24T09:02:00Z" w:id="1033">
                <w:rPr/>
              </w:rPrChange>
            </w:rPr>
            <w:instrText>HYPERLINK "https://doi.org/10.1111/GCB.16377"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34">
                <w:rPr>
                  <w:rStyle w:val="Hyperlink"/>
                  <w:rFonts w:ascii="Calibri" w:hAnsi="Calibri" w:eastAsia="Calibri" w:cs="Calibri"/>
                  <w:color w:val="000000" w:themeColor="text1"/>
                  <w:u w:val="none"/>
                </w:rPr>
              </w:rPrChange>
            </w:rPr>
            <w:t>https://doi.org/10.1111/GCB.16377</w:t>
          </w:r>
          <w:r>
            <w:fldChar w:fldCharType="end"/>
          </w:r>
        </w:p>
        <w:p w:rsidRPr="00206BD6" w:rsidR="1C1D6FE7" w:rsidP="1823EB44" w:rsidRDefault="3C812322" w14:paraId="14D923A9" w14:textId="5196EEAF">
          <w:pPr>
            <w:spacing w:after="0"/>
            <w:ind w:left="480" w:hanging="480"/>
            <w:rPr>
              <w:rFonts w:ascii="Calibri" w:hAnsi="Calibri" w:eastAsia="Calibri" w:cs="Calibri"/>
              <w:color w:val="000000" w:themeColor="text1"/>
              <w:lang w:val="en-GB"/>
              <w:rPrChange w:author="Thomas Sibret [2]" w:date="2026-08-24T11:02:00Z" w16du:dateUtc="2026-08-24T09:02:00Z" w:id="103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36">
                <w:rPr>
                  <w:rFonts w:ascii="Calibri" w:hAnsi="Calibri" w:eastAsia="Calibri" w:cs="Calibri"/>
                  <w:color w:val="000000" w:themeColor="text1"/>
                </w:rPr>
              </w:rPrChange>
            </w:rPr>
            <w:t xml:space="preserve">Giammarchi, F., Panzacchi, P., Ventura, M., &amp; Tonon, G. (2019). Tree Growth and Water-Use Efficiency Do Not React in the Short Term to Artificially Increased Nitrogen Deposition. </w:t>
          </w:r>
          <w:r w:rsidRPr="00206BD6">
            <w:rPr>
              <w:rFonts w:ascii="Calibri" w:hAnsi="Calibri" w:eastAsia="Calibri" w:cs="Calibri"/>
              <w:i/>
              <w:iCs/>
              <w:color w:val="000000" w:themeColor="text1"/>
              <w:lang w:val="en-GB"/>
              <w:rPrChange w:author="Thomas Sibret [2]" w:date="2026-08-24T11:02:00Z" w16du:dateUtc="2026-08-24T09:02:00Z" w:id="1037">
                <w:rPr>
                  <w:rFonts w:ascii="Calibri" w:hAnsi="Calibri" w:eastAsia="Calibri" w:cs="Calibri"/>
                  <w:i/>
                  <w:iCs/>
                  <w:color w:val="000000" w:themeColor="text1"/>
                </w:rPr>
              </w:rPrChange>
            </w:rPr>
            <w:t>Forests 2020, Vol. 11, Page 47</w:t>
          </w:r>
          <w:r w:rsidRPr="00206BD6">
            <w:rPr>
              <w:rFonts w:ascii="Calibri" w:hAnsi="Calibri" w:eastAsia="Calibri" w:cs="Calibri"/>
              <w:color w:val="000000" w:themeColor="text1"/>
              <w:lang w:val="en-GB"/>
              <w:rPrChange w:author="Thomas Sibret [2]" w:date="2026-08-24T11:02:00Z" w16du:dateUtc="2026-08-24T09:02:00Z" w:id="103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39">
                <w:rPr>
                  <w:rFonts w:ascii="Calibri" w:hAnsi="Calibri" w:eastAsia="Calibri" w:cs="Calibri"/>
                  <w:i/>
                  <w:iCs/>
                  <w:color w:val="000000" w:themeColor="text1"/>
                </w:rPr>
              </w:rPrChange>
            </w:rPr>
            <w:t>11</w:t>
          </w:r>
          <w:r w:rsidRPr="00206BD6">
            <w:rPr>
              <w:rFonts w:ascii="Calibri" w:hAnsi="Calibri" w:eastAsia="Calibri" w:cs="Calibri"/>
              <w:color w:val="000000" w:themeColor="text1"/>
              <w:lang w:val="en-GB"/>
              <w:rPrChange w:author="Thomas Sibret [2]" w:date="2026-08-24T11:02:00Z" w16du:dateUtc="2026-08-24T09:02:00Z" w:id="1040">
                <w:rPr>
                  <w:rFonts w:ascii="Calibri" w:hAnsi="Calibri" w:eastAsia="Calibri" w:cs="Calibri"/>
                  <w:color w:val="000000" w:themeColor="text1"/>
                </w:rPr>
              </w:rPrChange>
            </w:rPr>
            <w:t xml:space="preserve">(1), 47. </w:t>
          </w:r>
          <w:r>
            <w:fldChar w:fldCharType="begin"/>
          </w:r>
          <w:r w:rsidRPr="00206BD6">
            <w:rPr>
              <w:lang w:val="en-GB"/>
              <w:rPrChange w:author="Thomas Sibret [2]" w:date="2026-08-24T11:02:00Z" w16du:dateUtc="2026-08-24T09:02:00Z" w:id="1041">
                <w:rPr/>
              </w:rPrChange>
            </w:rPr>
            <w:instrText>HYPERLINK "https://doi.org/10.3390/F11010047"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42">
                <w:rPr>
                  <w:rStyle w:val="Hyperlink"/>
                  <w:rFonts w:ascii="Calibri" w:hAnsi="Calibri" w:eastAsia="Calibri" w:cs="Calibri"/>
                  <w:color w:val="000000" w:themeColor="text1"/>
                  <w:u w:val="none"/>
                </w:rPr>
              </w:rPrChange>
            </w:rPr>
            <w:t>https://doi.org/10.3390/F11010047</w:t>
          </w:r>
          <w:r>
            <w:fldChar w:fldCharType="end"/>
          </w:r>
        </w:p>
        <w:p w:rsidRPr="00206BD6" w:rsidR="1C1D6FE7" w:rsidP="1823EB44" w:rsidRDefault="3C812322" w14:paraId="2F1F87C6" w14:textId="437F2E03">
          <w:pPr>
            <w:spacing w:after="0"/>
            <w:ind w:left="480" w:hanging="480"/>
            <w:rPr>
              <w:rFonts w:ascii="Calibri" w:hAnsi="Calibri" w:eastAsia="Calibri" w:cs="Calibri"/>
              <w:color w:val="000000" w:themeColor="text1"/>
              <w:lang w:val="en-GB"/>
              <w:rPrChange w:author="Thomas Sibret [2]" w:date="2026-08-24T11:02:00Z" w16du:dateUtc="2026-08-24T09:02:00Z" w:id="1043">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44">
                <w:rPr>
                  <w:rFonts w:ascii="Calibri" w:hAnsi="Calibri" w:eastAsia="Calibri" w:cs="Calibri"/>
                  <w:color w:val="000000" w:themeColor="text1"/>
                </w:rPr>
              </w:rPrChange>
            </w:rPr>
            <w:t xml:space="preserve">Hatfield, J. L., &amp; Dold, C. (2019). Water-use efficiency: Advances and challenges in a changing climate. </w:t>
          </w:r>
          <w:r w:rsidRPr="00206BD6">
            <w:rPr>
              <w:rFonts w:ascii="Calibri" w:hAnsi="Calibri" w:eastAsia="Calibri" w:cs="Calibri"/>
              <w:i/>
              <w:iCs/>
              <w:color w:val="000000" w:themeColor="text1"/>
              <w:lang w:val="en-GB"/>
              <w:rPrChange w:author="Thomas Sibret [2]" w:date="2026-08-24T11:02:00Z" w16du:dateUtc="2026-08-24T09:02:00Z" w:id="1045">
                <w:rPr>
                  <w:rFonts w:ascii="Calibri" w:hAnsi="Calibri" w:eastAsia="Calibri" w:cs="Calibri"/>
                  <w:i/>
                  <w:iCs/>
                  <w:color w:val="000000" w:themeColor="text1"/>
                </w:rPr>
              </w:rPrChange>
            </w:rPr>
            <w:t>Frontiers in Plant Science</w:t>
          </w:r>
          <w:r w:rsidRPr="00206BD6">
            <w:rPr>
              <w:rFonts w:ascii="Calibri" w:hAnsi="Calibri" w:eastAsia="Calibri" w:cs="Calibri"/>
              <w:color w:val="000000" w:themeColor="text1"/>
              <w:lang w:val="en-GB"/>
              <w:rPrChange w:author="Thomas Sibret [2]" w:date="2026-08-24T11:02:00Z" w16du:dateUtc="2026-08-24T09:02:00Z" w:id="1046">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47">
                <w:rPr>
                  <w:rFonts w:ascii="Calibri" w:hAnsi="Calibri" w:eastAsia="Calibri" w:cs="Calibri"/>
                  <w:i/>
                  <w:iCs/>
                  <w:color w:val="000000" w:themeColor="text1"/>
                </w:rPr>
              </w:rPrChange>
            </w:rPr>
            <w:t>10</w:t>
          </w:r>
          <w:r w:rsidRPr="00206BD6">
            <w:rPr>
              <w:rFonts w:ascii="Calibri" w:hAnsi="Calibri" w:eastAsia="Calibri" w:cs="Calibri"/>
              <w:color w:val="000000" w:themeColor="text1"/>
              <w:lang w:val="en-GB"/>
              <w:rPrChange w:author="Thomas Sibret [2]" w:date="2026-08-24T11:02:00Z" w16du:dateUtc="2026-08-24T09:02:00Z" w:id="1048">
                <w:rPr>
                  <w:rFonts w:ascii="Calibri" w:hAnsi="Calibri" w:eastAsia="Calibri" w:cs="Calibri"/>
                  <w:color w:val="000000" w:themeColor="text1"/>
                </w:rPr>
              </w:rPrChange>
            </w:rPr>
            <w:t xml:space="preserve">, 429990. </w:t>
          </w:r>
          <w:r>
            <w:fldChar w:fldCharType="begin"/>
          </w:r>
          <w:r w:rsidRPr="00206BD6">
            <w:rPr>
              <w:lang w:val="en-GB"/>
              <w:rPrChange w:author="Thomas Sibret [2]" w:date="2026-08-24T11:02:00Z" w16du:dateUtc="2026-08-24T09:02:00Z" w:id="1049">
                <w:rPr/>
              </w:rPrChange>
            </w:rPr>
            <w:instrText>HYPERLINK "https://doi.org/10.3389/FPLS.2019.00103/BIBTEX"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50">
                <w:rPr>
                  <w:rStyle w:val="Hyperlink"/>
                  <w:rFonts w:ascii="Calibri" w:hAnsi="Calibri" w:eastAsia="Calibri" w:cs="Calibri"/>
                  <w:color w:val="000000" w:themeColor="text1"/>
                  <w:u w:val="none"/>
                </w:rPr>
              </w:rPrChange>
            </w:rPr>
            <w:t>https://doi.org/10.3389/FPLS.2019.00103/BIBTEX</w:t>
          </w:r>
          <w:r>
            <w:fldChar w:fldCharType="end"/>
          </w:r>
        </w:p>
        <w:p w:rsidRPr="00206BD6" w:rsidR="1C1D6FE7" w:rsidP="1823EB44" w:rsidRDefault="3C812322" w14:paraId="5FADA850" w14:textId="0C135538">
          <w:pPr>
            <w:spacing w:after="0"/>
            <w:ind w:left="480" w:hanging="480"/>
            <w:rPr>
              <w:rFonts w:ascii="Calibri" w:hAnsi="Calibri" w:eastAsia="Calibri" w:cs="Calibri"/>
              <w:color w:val="000000" w:themeColor="text1"/>
              <w:lang w:val="en-GB"/>
              <w:rPrChange w:author="Thomas Sibret [2]" w:date="2026-08-24T11:02:00Z" w16du:dateUtc="2026-08-24T09:02:00Z" w:id="1051">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52">
                <w:rPr>
                  <w:rFonts w:ascii="Calibri" w:hAnsi="Calibri" w:eastAsia="Calibri" w:cs="Calibri"/>
                  <w:color w:val="000000" w:themeColor="text1"/>
                </w:rPr>
              </w:rPrChange>
            </w:rPr>
            <w:t xml:space="preserve">Homeier, J., Báez, S., Hertel, D., &amp; Leuschner, C. (2017). Editorial: Tropical forest ecosystem responses to increasing nutrient availability. </w:t>
          </w:r>
          <w:r w:rsidRPr="00206BD6">
            <w:rPr>
              <w:rFonts w:ascii="Calibri" w:hAnsi="Calibri" w:eastAsia="Calibri" w:cs="Calibri"/>
              <w:i/>
              <w:iCs/>
              <w:color w:val="000000" w:themeColor="text1"/>
              <w:lang w:val="en-GB"/>
              <w:rPrChange w:author="Thomas Sibret [2]" w:date="2026-08-24T11:02:00Z" w16du:dateUtc="2026-08-24T09:02:00Z" w:id="1053">
                <w:rPr>
                  <w:rFonts w:ascii="Calibri" w:hAnsi="Calibri" w:eastAsia="Calibri" w:cs="Calibri"/>
                  <w:i/>
                  <w:iCs/>
                  <w:color w:val="000000" w:themeColor="text1"/>
                </w:rPr>
              </w:rPrChange>
            </w:rPr>
            <w:t>Frontiers in Earth Science</w:t>
          </w:r>
          <w:r w:rsidRPr="00206BD6">
            <w:rPr>
              <w:rFonts w:ascii="Calibri" w:hAnsi="Calibri" w:eastAsia="Calibri" w:cs="Calibri"/>
              <w:color w:val="000000" w:themeColor="text1"/>
              <w:lang w:val="en-GB"/>
              <w:rPrChange w:author="Thomas Sibret [2]" w:date="2026-08-24T11:02:00Z" w16du:dateUtc="2026-08-24T09:02:00Z" w:id="105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55">
                <w:rPr>
                  <w:rFonts w:ascii="Calibri" w:hAnsi="Calibri" w:eastAsia="Calibri" w:cs="Calibri"/>
                  <w:i/>
                  <w:iCs/>
                  <w:color w:val="000000" w:themeColor="text1"/>
                </w:rPr>
              </w:rPrChange>
            </w:rPr>
            <w:t>5</w:t>
          </w:r>
          <w:r w:rsidRPr="00206BD6">
            <w:rPr>
              <w:rFonts w:ascii="Calibri" w:hAnsi="Calibri" w:eastAsia="Calibri" w:cs="Calibri"/>
              <w:color w:val="000000" w:themeColor="text1"/>
              <w:lang w:val="en-GB"/>
              <w:rPrChange w:author="Thomas Sibret [2]" w:date="2026-08-24T11:02:00Z" w16du:dateUtc="2026-08-24T09:02:00Z" w:id="1056">
                <w:rPr>
                  <w:rFonts w:ascii="Calibri" w:hAnsi="Calibri" w:eastAsia="Calibri" w:cs="Calibri"/>
                  <w:color w:val="000000" w:themeColor="text1"/>
                </w:rPr>
              </w:rPrChange>
            </w:rPr>
            <w:t xml:space="preserve">, 255840. </w:t>
          </w:r>
          <w:r>
            <w:fldChar w:fldCharType="begin"/>
          </w:r>
          <w:r w:rsidRPr="00206BD6">
            <w:rPr>
              <w:lang w:val="en-GB"/>
              <w:rPrChange w:author="Thomas Sibret [2]" w:date="2026-08-24T11:02:00Z" w16du:dateUtc="2026-08-24T09:02:00Z" w:id="1057">
                <w:rPr/>
              </w:rPrChange>
            </w:rPr>
            <w:instrText>HYPERLINK "https://doi.org/10.3389/feart.2017.00027"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58">
                <w:rPr>
                  <w:rStyle w:val="Hyperlink"/>
                  <w:rFonts w:ascii="Calibri" w:hAnsi="Calibri" w:eastAsia="Calibri" w:cs="Calibri"/>
                  <w:color w:val="000000" w:themeColor="text1"/>
                  <w:u w:val="none"/>
                </w:rPr>
              </w:rPrChange>
            </w:rPr>
            <w:t>https://doi.org/10.3389/feart.2017.00027</w:t>
          </w:r>
          <w:r>
            <w:fldChar w:fldCharType="end"/>
          </w:r>
        </w:p>
        <w:p w:rsidRPr="00206BD6" w:rsidR="1C1D6FE7" w:rsidP="1823EB44" w:rsidRDefault="3C812322" w14:paraId="27E52286" w14:textId="42A070D4">
          <w:pPr>
            <w:spacing w:after="0"/>
            <w:ind w:left="480" w:hanging="480"/>
            <w:rPr>
              <w:rFonts w:ascii="Calibri" w:hAnsi="Calibri" w:eastAsia="Calibri" w:cs="Calibri"/>
              <w:color w:val="000000" w:themeColor="text1"/>
              <w:lang w:val="en-GB"/>
              <w:rPrChange w:author="Thomas Sibret [2]" w:date="2026-08-24T11:02:00Z" w16du:dateUtc="2026-08-24T09:02:00Z" w:id="105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60">
                <w:rPr>
                  <w:rFonts w:ascii="Calibri" w:hAnsi="Calibri" w:eastAsia="Calibri" w:cs="Calibri"/>
                  <w:color w:val="000000" w:themeColor="text1"/>
                </w:rPr>
              </w:rPrChange>
            </w:rPr>
            <w:t xml:space="preserve">Homeier, J., Hertel, D., Camenzind, T., Cumbicus, N. L., Maraun, M., Martinson, G. O., Poma, L. N., Rillig, M. C., Sandmann, D., Scheu, S., Veldkamp, E., Wilcke, W., Wullaert, H., &amp; Leuschner, C. (2012a). Tropical Andean Forests Are Highly Susceptible to Nutrient Inputs—Rapid Effects of Experimental N and P Addition to an Ecuadorian Montane Forest. </w:t>
          </w:r>
          <w:r w:rsidRPr="00206BD6">
            <w:rPr>
              <w:rFonts w:ascii="Calibri" w:hAnsi="Calibri" w:eastAsia="Calibri" w:cs="Calibri"/>
              <w:i/>
              <w:iCs/>
              <w:color w:val="000000" w:themeColor="text1"/>
              <w:lang w:val="en-GB"/>
              <w:rPrChange w:author="Thomas Sibret [2]" w:date="2026-08-24T11:02:00Z" w16du:dateUtc="2026-08-24T09:02:00Z" w:id="1061">
                <w:rPr>
                  <w:rFonts w:ascii="Calibri" w:hAnsi="Calibri" w:eastAsia="Calibri" w:cs="Calibri"/>
                  <w:i/>
                  <w:iCs/>
                  <w:color w:val="000000" w:themeColor="text1"/>
                </w:rPr>
              </w:rPrChange>
            </w:rPr>
            <w:t>PLoS ONE</w:t>
          </w:r>
          <w:r w:rsidRPr="00206BD6">
            <w:rPr>
              <w:rFonts w:ascii="Calibri" w:hAnsi="Calibri" w:eastAsia="Calibri" w:cs="Calibri"/>
              <w:color w:val="000000" w:themeColor="text1"/>
              <w:lang w:val="en-GB"/>
              <w:rPrChange w:author="Thomas Sibret [2]" w:date="2026-08-24T11:02:00Z" w16du:dateUtc="2026-08-24T09:02:00Z" w:id="106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63">
                <w:rPr>
                  <w:rFonts w:ascii="Calibri" w:hAnsi="Calibri" w:eastAsia="Calibri" w:cs="Calibri"/>
                  <w:i/>
                  <w:iCs/>
                  <w:color w:val="000000" w:themeColor="text1"/>
                </w:rPr>
              </w:rPrChange>
            </w:rPr>
            <w:t>7</w:t>
          </w:r>
          <w:r w:rsidRPr="00206BD6">
            <w:rPr>
              <w:rFonts w:ascii="Calibri" w:hAnsi="Calibri" w:eastAsia="Calibri" w:cs="Calibri"/>
              <w:color w:val="000000" w:themeColor="text1"/>
              <w:lang w:val="en-GB"/>
              <w:rPrChange w:author="Thomas Sibret [2]" w:date="2026-08-24T11:02:00Z" w16du:dateUtc="2026-08-24T09:02:00Z" w:id="1064">
                <w:rPr>
                  <w:rFonts w:ascii="Calibri" w:hAnsi="Calibri" w:eastAsia="Calibri" w:cs="Calibri"/>
                  <w:color w:val="000000" w:themeColor="text1"/>
                </w:rPr>
              </w:rPrChange>
            </w:rPr>
            <w:t xml:space="preserve">(10), e47128. </w:t>
          </w:r>
          <w:r>
            <w:fldChar w:fldCharType="begin"/>
          </w:r>
          <w:r w:rsidRPr="00206BD6">
            <w:rPr>
              <w:lang w:val="en-GB"/>
              <w:rPrChange w:author="Thomas Sibret [2]" w:date="2026-08-24T11:02:00Z" w16du:dateUtc="2026-08-24T09:02:00Z" w:id="1065">
                <w:rPr/>
              </w:rPrChange>
            </w:rPr>
            <w:instrText>HYPERLINK "https://doi.org/10.1371/JOURNAL.PONE.0047128"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66">
                <w:rPr>
                  <w:rStyle w:val="Hyperlink"/>
                  <w:rFonts w:ascii="Calibri" w:hAnsi="Calibri" w:eastAsia="Calibri" w:cs="Calibri"/>
                  <w:color w:val="000000" w:themeColor="text1"/>
                  <w:u w:val="none"/>
                </w:rPr>
              </w:rPrChange>
            </w:rPr>
            <w:t>https://doi.org/10.1371/JOURNAL.PONE.0047128</w:t>
          </w:r>
          <w:r>
            <w:fldChar w:fldCharType="end"/>
          </w:r>
        </w:p>
        <w:p w:rsidR="1C1D6FE7" w:rsidP="1823EB44" w:rsidRDefault="3C812322" w14:paraId="5E9F3C13" w14:textId="51196CED">
          <w:pPr>
            <w:spacing w:after="0"/>
            <w:ind w:left="480" w:hanging="480"/>
            <w:rPr>
              <w:rFonts w:ascii="Calibri" w:hAnsi="Calibri" w:eastAsia="Calibri" w:cs="Calibri"/>
              <w:color w:val="000000" w:themeColor="text1"/>
            </w:rPr>
          </w:pPr>
          <w:r w:rsidRPr="00206BD6">
            <w:rPr>
              <w:rFonts w:ascii="Calibri" w:hAnsi="Calibri" w:eastAsia="Calibri" w:cs="Calibri"/>
              <w:color w:val="000000" w:themeColor="text1"/>
              <w:lang w:val="en-GB"/>
              <w:rPrChange w:author="Thomas Sibret [2]" w:date="2026-08-24T11:02:00Z" w16du:dateUtc="2026-08-24T09:02:00Z" w:id="1067">
                <w:rPr>
                  <w:rFonts w:ascii="Calibri" w:hAnsi="Calibri" w:eastAsia="Calibri" w:cs="Calibri"/>
                  <w:color w:val="000000" w:themeColor="text1"/>
                </w:rPr>
              </w:rPrChange>
            </w:rPr>
            <w:t xml:space="preserve">Homeier, J., Hertel, D., Camenzind, T., Cumbicus, N. L., Maraun, M., Martinson, G. O., Poma, L. N., Rillig, M. C., Sandmann, D., Scheu, S., Veldkamp, E., Wilcke, W., Wullaert, H., &amp; Leuschner, C. (2012b). Tropical Andean Forests Are Highly Susceptible to Nutrient Inputs—Rapid Effects of </w:t>
          </w:r>
          <w:r w:rsidRPr="00206BD6">
            <w:rPr>
              <w:rFonts w:ascii="Calibri" w:hAnsi="Calibri" w:eastAsia="Calibri" w:cs="Calibri"/>
              <w:color w:val="000000" w:themeColor="text1"/>
              <w:lang w:val="en-GB"/>
              <w:rPrChange w:author="Thomas Sibret [2]" w:date="2026-08-24T11:02:00Z" w16du:dateUtc="2026-08-24T09:02:00Z" w:id="1068">
                <w:rPr>
                  <w:rFonts w:ascii="Calibri" w:hAnsi="Calibri" w:eastAsia="Calibri" w:cs="Calibri"/>
                  <w:color w:val="000000" w:themeColor="text1"/>
                </w:rPr>
              </w:rPrChange>
            </w:rPr>
            <w:t xml:space="preserve">Experimental N and P Addition to an Ecuadorian Montane Forest. </w:t>
          </w:r>
          <w:r w:rsidRPr="1823EB44">
            <w:rPr>
              <w:rFonts w:ascii="Calibri" w:hAnsi="Calibri" w:eastAsia="Calibri" w:cs="Calibri"/>
              <w:i/>
              <w:iCs/>
              <w:color w:val="000000" w:themeColor="text1"/>
            </w:rPr>
            <w:t>PLOS ONE</w:t>
          </w:r>
          <w:r w:rsidRPr="1823EB44">
            <w:rPr>
              <w:rFonts w:ascii="Calibri" w:hAnsi="Calibri" w:eastAsia="Calibri" w:cs="Calibri"/>
              <w:color w:val="000000" w:themeColor="text1"/>
            </w:rPr>
            <w:t xml:space="preserve">, </w:t>
          </w:r>
          <w:r w:rsidRPr="1823EB44">
            <w:rPr>
              <w:rFonts w:ascii="Calibri" w:hAnsi="Calibri" w:eastAsia="Calibri" w:cs="Calibri"/>
              <w:i/>
              <w:iCs/>
              <w:color w:val="000000" w:themeColor="text1"/>
            </w:rPr>
            <w:t>7</w:t>
          </w:r>
          <w:r w:rsidRPr="1823EB44">
            <w:rPr>
              <w:rFonts w:ascii="Calibri" w:hAnsi="Calibri" w:eastAsia="Calibri" w:cs="Calibri"/>
              <w:color w:val="000000" w:themeColor="text1"/>
            </w:rPr>
            <w:t xml:space="preserve">(10), e47128. </w:t>
          </w:r>
          <w:hyperlink r:id="rId16">
            <w:r w:rsidRPr="1823EB44">
              <w:rPr>
                <w:rStyle w:val="Hyperlink"/>
                <w:rFonts w:ascii="Calibri" w:hAnsi="Calibri" w:eastAsia="Calibri" w:cs="Calibri"/>
                <w:color w:val="000000" w:themeColor="text1"/>
                <w:u w:val="none"/>
              </w:rPr>
              <w:t>https://doi.org/10.1371/JOURNAL.PONE.0047128</w:t>
            </w:r>
          </w:hyperlink>
        </w:p>
        <w:p w:rsidRPr="00206BD6" w:rsidR="1C1D6FE7" w:rsidP="1823EB44" w:rsidRDefault="3C812322" w14:paraId="1B3888E0" w14:textId="6363EAD2">
          <w:pPr>
            <w:spacing w:after="0"/>
            <w:ind w:left="480" w:hanging="480"/>
            <w:rPr>
              <w:rFonts w:ascii="Calibri" w:hAnsi="Calibri" w:eastAsia="Calibri" w:cs="Calibri"/>
              <w:color w:val="000000" w:themeColor="text1"/>
              <w:lang w:val="en-GB"/>
              <w:rPrChange w:author="Thomas Sibret [2]" w:date="2026-08-24T11:02:00Z" w16du:dateUtc="2026-08-24T09:02:00Z" w:id="1069">
                <w:rPr>
                  <w:rFonts w:ascii="Calibri" w:hAnsi="Calibri" w:eastAsia="Calibri" w:cs="Calibri"/>
                  <w:color w:val="000000" w:themeColor="text1"/>
                </w:rPr>
              </w:rPrChange>
            </w:rPr>
          </w:pPr>
          <w:r w:rsidRPr="1823EB44">
            <w:rPr>
              <w:rFonts w:ascii="Calibri" w:hAnsi="Calibri" w:eastAsia="Calibri" w:cs="Calibri"/>
              <w:color w:val="000000" w:themeColor="text1"/>
            </w:rPr>
            <w:t xml:space="preserve">Homeier, J., &amp; Leuschner, C. (2021). </w:t>
          </w:r>
          <w:r w:rsidRPr="00206BD6">
            <w:rPr>
              <w:rFonts w:ascii="Calibri" w:hAnsi="Calibri" w:eastAsia="Calibri" w:cs="Calibri"/>
              <w:color w:val="000000" w:themeColor="text1"/>
              <w:lang w:val="en-GB"/>
              <w:rPrChange w:author="Thomas Sibret [2]" w:date="2026-08-24T11:02:00Z" w16du:dateUtc="2026-08-24T09:02:00Z" w:id="1070">
                <w:rPr>
                  <w:rFonts w:ascii="Calibri" w:hAnsi="Calibri" w:eastAsia="Calibri" w:cs="Calibri"/>
                  <w:color w:val="000000" w:themeColor="text1"/>
                </w:rPr>
              </w:rPrChange>
            </w:rPr>
            <w:t xml:space="preserve">Factors controlling the productivity of tropical Andean forests: Climate and soil are more important than tree diversity. </w:t>
          </w:r>
          <w:r w:rsidRPr="00206BD6">
            <w:rPr>
              <w:rFonts w:ascii="Calibri" w:hAnsi="Calibri" w:eastAsia="Calibri" w:cs="Calibri"/>
              <w:i/>
              <w:iCs/>
              <w:color w:val="000000" w:themeColor="text1"/>
              <w:lang w:val="en-GB"/>
              <w:rPrChange w:author="Thomas Sibret [2]" w:date="2026-08-24T11:02:00Z" w16du:dateUtc="2026-08-24T09:02:00Z" w:id="1071">
                <w:rPr>
                  <w:rFonts w:ascii="Calibri" w:hAnsi="Calibri" w:eastAsia="Calibri" w:cs="Calibri"/>
                  <w:i/>
                  <w:iCs/>
                  <w:color w:val="000000" w:themeColor="text1"/>
                </w:rPr>
              </w:rPrChange>
            </w:rPr>
            <w:t>Biogeosciences</w:t>
          </w:r>
          <w:r w:rsidRPr="00206BD6">
            <w:rPr>
              <w:rFonts w:ascii="Calibri" w:hAnsi="Calibri" w:eastAsia="Calibri" w:cs="Calibri"/>
              <w:color w:val="000000" w:themeColor="text1"/>
              <w:lang w:val="en-GB"/>
              <w:rPrChange w:author="Thomas Sibret [2]" w:date="2026-08-24T11:02:00Z" w16du:dateUtc="2026-08-24T09:02:00Z" w:id="107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73">
                <w:rPr>
                  <w:rFonts w:ascii="Calibri" w:hAnsi="Calibri" w:eastAsia="Calibri" w:cs="Calibri"/>
                  <w:i/>
                  <w:iCs/>
                  <w:color w:val="000000" w:themeColor="text1"/>
                </w:rPr>
              </w:rPrChange>
            </w:rPr>
            <w:t>18</w:t>
          </w:r>
          <w:r w:rsidRPr="00206BD6">
            <w:rPr>
              <w:rFonts w:ascii="Calibri" w:hAnsi="Calibri" w:eastAsia="Calibri" w:cs="Calibri"/>
              <w:color w:val="000000" w:themeColor="text1"/>
              <w:lang w:val="en-GB"/>
              <w:rPrChange w:author="Thomas Sibret [2]" w:date="2026-08-24T11:02:00Z" w16du:dateUtc="2026-08-24T09:02:00Z" w:id="1074">
                <w:rPr>
                  <w:rFonts w:ascii="Calibri" w:hAnsi="Calibri" w:eastAsia="Calibri" w:cs="Calibri"/>
                  <w:color w:val="000000" w:themeColor="text1"/>
                </w:rPr>
              </w:rPrChange>
            </w:rPr>
            <w:t xml:space="preserve">(4), 1525–1541. </w:t>
          </w:r>
          <w:r>
            <w:fldChar w:fldCharType="begin"/>
          </w:r>
          <w:r w:rsidRPr="00206BD6">
            <w:rPr>
              <w:lang w:val="en-GB"/>
              <w:rPrChange w:author="Thomas Sibret [2]" w:date="2026-08-24T11:02:00Z" w16du:dateUtc="2026-08-24T09:02:00Z" w:id="1075">
                <w:rPr/>
              </w:rPrChange>
            </w:rPr>
            <w:instrText>HYPERLINK "https://doi.org/10.5194/BG-18-1525-2021"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76">
                <w:rPr>
                  <w:rStyle w:val="Hyperlink"/>
                  <w:rFonts w:ascii="Calibri" w:hAnsi="Calibri" w:eastAsia="Calibri" w:cs="Calibri"/>
                  <w:color w:val="000000" w:themeColor="text1"/>
                  <w:u w:val="none"/>
                </w:rPr>
              </w:rPrChange>
            </w:rPr>
            <w:t>https://doi.org/10.5194/BG-18-1525-2021</w:t>
          </w:r>
          <w:r>
            <w:fldChar w:fldCharType="end"/>
          </w:r>
        </w:p>
        <w:p w:rsidRPr="00206BD6" w:rsidR="1C1D6FE7" w:rsidP="1823EB44" w:rsidRDefault="3C812322" w14:paraId="5F9CD670" w14:textId="57AB82A6">
          <w:pPr>
            <w:spacing w:after="0"/>
            <w:ind w:left="480" w:hanging="480"/>
            <w:rPr>
              <w:rFonts w:ascii="Calibri" w:hAnsi="Calibri" w:eastAsia="Calibri" w:cs="Calibri"/>
              <w:color w:val="000000" w:themeColor="text1"/>
              <w:lang w:val="nl-BE"/>
              <w:rPrChange w:author="Thomas Sibret [2]" w:date="2026-08-24T11:02:00Z" w16du:dateUtc="2026-08-24T09:02:00Z" w:id="107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078">
                <w:rPr>
                  <w:rFonts w:ascii="Calibri" w:hAnsi="Calibri" w:eastAsia="Calibri" w:cs="Calibri"/>
                  <w:color w:val="000000" w:themeColor="text1"/>
                </w:rPr>
              </w:rPrChange>
            </w:rPr>
            <w:t xml:space="preserve">Homeier, J., Leuschner, C., Bräuning, A., Cumbicus, N. L., Hertel, D., Martinson, G. O., Spannl, S., &amp; Veldkamp, E. (2013a). </w:t>
          </w:r>
          <w:r w:rsidRPr="00206BD6">
            <w:rPr>
              <w:rFonts w:ascii="Calibri" w:hAnsi="Calibri" w:eastAsia="Calibri" w:cs="Calibri"/>
              <w:i/>
              <w:iCs/>
              <w:color w:val="000000" w:themeColor="text1"/>
              <w:lang w:val="en-GB"/>
              <w:rPrChange w:author="Thomas Sibret [2]" w:date="2026-08-24T11:02:00Z" w16du:dateUtc="2026-08-24T09:02:00Z" w:id="1079">
                <w:rPr>
                  <w:rFonts w:ascii="Calibri" w:hAnsi="Calibri" w:eastAsia="Calibri" w:cs="Calibri"/>
                  <w:i/>
                  <w:iCs/>
                  <w:color w:val="000000" w:themeColor="text1"/>
                </w:rPr>
              </w:rPrChange>
            </w:rPr>
            <w:t>Effects of Nutrient Addition on the Productivity of Montane Forests and Implications for the Carbon Cycle</w:t>
          </w:r>
          <w:r w:rsidRPr="00206BD6">
            <w:rPr>
              <w:rFonts w:ascii="Calibri" w:hAnsi="Calibri" w:eastAsia="Calibri" w:cs="Calibri"/>
              <w:color w:val="000000" w:themeColor="text1"/>
              <w:lang w:val="en-GB"/>
              <w:rPrChange w:author="Thomas Sibret [2]" w:date="2026-08-24T11:02:00Z" w16du:dateUtc="2026-08-24T09:02:00Z" w:id="1080">
                <w:rPr>
                  <w:rFonts w:ascii="Calibri" w:hAnsi="Calibri" w:eastAsia="Calibri" w:cs="Calibri"/>
                  <w:color w:val="000000" w:themeColor="text1"/>
                </w:rPr>
              </w:rPrChange>
            </w:rPr>
            <w:t xml:space="preserve">. </w:t>
          </w:r>
          <w:r w:rsidRPr="00206BD6">
            <w:rPr>
              <w:rFonts w:ascii="Calibri" w:hAnsi="Calibri" w:eastAsia="Calibri" w:cs="Calibri"/>
              <w:color w:val="000000" w:themeColor="text1"/>
              <w:lang w:val="nl-BE"/>
              <w:rPrChange w:author="Thomas Sibret [2]" w:date="2026-08-24T11:02:00Z" w16du:dateUtc="2026-08-24T09:02:00Z" w:id="1081">
                <w:rPr>
                  <w:rFonts w:ascii="Calibri" w:hAnsi="Calibri" w:eastAsia="Calibri" w:cs="Calibri"/>
                  <w:color w:val="000000" w:themeColor="text1"/>
                </w:rPr>
              </w:rPrChange>
            </w:rPr>
            <w:t xml:space="preserve">315–329. </w:t>
          </w:r>
          <w:r>
            <w:fldChar w:fldCharType="begin"/>
          </w:r>
          <w:r w:rsidRPr="00206BD6">
            <w:rPr>
              <w:lang w:val="nl-BE"/>
              <w:rPrChange w:author="Thomas Sibret [2]" w:date="2026-08-24T11:02:00Z" w16du:dateUtc="2026-08-24T09:02:00Z" w:id="1082">
                <w:rPr/>
              </w:rPrChange>
            </w:rPr>
            <w:instrText>HYPERLINK "https://doi.org/10.1007/978-3-642-38137-9_23" \h</w:instrText>
          </w:r>
          <w:r>
            <w:fldChar w:fldCharType="separate"/>
          </w:r>
          <w:r w:rsidRPr="00206BD6">
            <w:rPr>
              <w:rStyle w:val="Hyperlink"/>
              <w:rFonts w:ascii="Calibri" w:hAnsi="Calibri" w:eastAsia="Calibri" w:cs="Calibri"/>
              <w:color w:val="000000" w:themeColor="text1"/>
              <w:u w:val="none"/>
              <w:lang w:val="nl-BE"/>
              <w:rPrChange w:author="Thomas Sibret [2]" w:date="2026-08-24T11:02:00Z" w16du:dateUtc="2026-08-24T09:02:00Z" w:id="1083">
                <w:rPr>
                  <w:rStyle w:val="Hyperlink"/>
                  <w:rFonts w:ascii="Calibri" w:hAnsi="Calibri" w:eastAsia="Calibri" w:cs="Calibri"/>
                  <w:color w:val="000000" w:themeColor="text1"/>
                  <w:u w:val="none"/>
                </w:rPr>
              </w:rPrChange>
            </w:rPr>
            <w:t>https://doi.org/10.1007/978-3-642-38137-9_23</w:t>
          </w:r>
          <w:r>
            <w:fldChar w:fldCharType="end"/>
          </w:r>
        </w:p>
        <w:p w:rsidRPr="00C86F7E" w:rsidR="1C1D6FE7" w:rsidP="1823EB44" w:rsidRDefault="3C812322" w14:paraId="3DD74323" w14:textId="04A0F2FE">
          <w:pPr>
            <w:spacing w:after="0"/>
            <w:ind w:left="480" w:hanging="480"/>
            <w:rPr>
              <w:rFonts w:ascii="Calibri" w:hAnsi="Calibri" w:eastAsia="Calibri" w:cs="Calibri"/>
              <w:color w:val="000000" w:themeColor="text1"/>
              <w:lang w:val="nl-NL"/>
              <w:rPrChange w:author="Marijn Bauters" w:date="2026-09-01T12:46:00Z" w16du:dateUtc="2026-09-01T10:46:00Z" w:id="1084">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2:00Z" w16du:dateUtc="2026-08-24T09:02:00Z" w:id="1085">
                <w:rPr>
                  <w:rFonts w:ascii="Calibri" w:hAnsi="Calibri" w:eastAsia="Calibri" w:cs="Calibri"/>
                  <w:color w:val="000000" w:themeColor="text1"/>
                </w:rPr>
              </w:rPrChange>
            </w:rPr>
            <w:t xml:space="preserve">Homeier, J., Leuschner, C., Bräuning, A., Cumbicus, N. L., Hertel, D., Martinson, G. O., Spannl, S., &amp; Veldkamp, E. (2013b). </w:t>
          </w:r>
          <w:r w:rsidRPr="00206BD6">
            <w:rPr>
              <w:rFonts w:ascii="Calibri" w:hAnsi="Calibri" w:eastAsia="Calibri" w:cs="Calibri"/>
              <w:i/>
              <w:iCs/>
              <w:color w:val="000000" w:themeColor="text1"/>
              <w:lang w:val="en-GB"/>
              <w:rPrChange w:author="Thomas Sibret [2]" w:date="2026-08-24T11:02:00Z" w16du:dateUtc="2026-08-24T09:02:00Z" w:id="1086">
                <w:rPr>
                  <w:rFonts w:ascii="Calibri" w:hAnsi="Calibri" w:eastAsia="Calibri" w:cs="Calibri"/>
                  <w:i/>
                  <w:iCs/>
                  <w:color w:val="000000" w:themeColor="text1"/>
                </w:rPr>
              </w:rPrChange>
            </w:rPr>
            <w:t>Effects of Nutrient Addition on the Productivity of Montane Forests and Implications for the Carbon Cycle</w:t>
          </w:r>
          <w:r w:rsidRPr="00206BD6">
            <w:rPr>
              <w:rFonts w:ascii="Calibri" w:hAnsi="Calibri" w:eastAsia="Calibri" w:cs="Calibri"/>
              <w:color w:val="000000" w:themeColor="text1"/>
              <w:lang w:val="en-GB"/>
              <w:rPrChange w:author="Thomas Sibret [2]" w:date="2026-08-24T11:02:00Z" w16du:dateUtc="2026-08-24T09:02:00Z" w:id="1087">
                <w:rPr>
                  <w:rFonts w:ascii="Calibri" w:hAnsi="Calibri" w:eastAsia="Calibri" w:cs="Calibri"/>
                  <w:color w:val="000000" w:themeColor="text1"/>
                </w:rPr>
              </w:rPrChange>
            </w:rPr>
            <w:t xml:space="preserve">. </w:t>
          </w:r>
          <w:r w:rsidRPr="00C86F7E">
            <w:rPr>
              <w:rFonts w:ascii="Calibri" w:hAnsi="Calibri" w:eastAsia="Calibri" w:cs="Calibri"/>
              <w:color w:val="000000" w:themeColor="text1"/>
              <w:lang w:val="nl-NL"/>
              <w:rPrChange w:author="Marijn Bauters" w:date="2026-09-01T12:46:00Z" w16du:dateUtc="2026-09-01T10:46:00Z" w:id="1088">
                <w:rPr>
                  <w:rFonts w:ascii="Calibri" w:hAnsi="Calibri" w:eastAsia="Calibri" w:cs="Calibri"/>
                  <w:color w:val="000000" w:themeColor="text1"/>
                </w:rPr>
              </w:rPrChange>
            </w:rPr>
            <w:t xml:space="preserve">315–329. </w:t>
          </w:r>
          <w:r>
            <w:fldChar w:fldCharType="begin"/>
          </w:r>
          <w:r w:rsidRPr="00C86F7E">
            <w:rPr>
              <w:lang w:val="nl-NL"/>
              <w:rPrChange w:author="Marijn Bauters" w:date="2026-09-01T12:46:00Z" w16du:dateUtc="2026-09-01T10:46:00Z" w:id="1089">
                <w:rPr/>
              </w:rPrChange>
            </w:rPr>
            <w:instrText>HYPERLINK "https://doi.org/10.1007/978-3-642-38137-9_23" \h</w:instrText>
          </w:r>
          <w:r>
            <w:fldChar w:fldCharType="separate"/>
          </w:r>
          <w:r w:rsidRPr="00C86F7E">
            <w:rPr>
              <w:rStyle w:val="Hyperlink"/>
              <w:rFonts w:ascii="Calibri" w:hAnsi="Calibri" w:eastAsia="Calibri" w:cs="Calibri"/>
              <w:color w:val="000000" w:themeColor="text1"/>
              <w:u w:val="none"/>
              <w:lang w:val="nl-NL"/>
              <w:rPrChange w:author="Marijn Bauters" w:date="2026-09-01T12:46:00Z" w16du:dateUtc="2026-09-01T10:46:00Z" w:id="1090">
                <w:rPr>
                  <w:rStyle w:val="Hyperlink"/>
                  <w:rFonts w:ascii="Calibri" w:hAnsi="Calibri" w:eastAsia="Calibri" w:cs="Calibri"/>
                  <w:color w:val="000000" w:themeColor="text1"/>
                  <w:u w:val="none"/>
                </w:rPr>
              </w:rPrChange>
            </w:rPr>
            <w:t>https://doi.org/10.1007/978-3-642-38137-9_23</w:t>
          </w:r>
          <w:r>
            <w:fldChar w:fldCharType="end"/>
          </w:r>
        </w:p>
        <w:p w:rsidRPr="00206BD6" w:rsidR="1C1D6FE7" w:rsidP="1823EB44" w:rsidRDefault="3C812322" w14:paraId="4D308DCC" w14:textId="236C865A">
          <w:pPr>
            <w:spacing w:after="0"/>
            <w:ind w:left="480" w:hanging="480"/>
            <w:rPr>
              <w:rFonts w:ascii="Calibri" w:hAnsi="Calibri" w:eastAsia="Calibri" w:cs="Calibri"/>
              <w:color w:val="000000" w:themeColor="text1"/>
              <w:lang w:val="en-GB"/>
              <w:rPrChange w:author="Thomas Sibret [2]" w:date="2026-08-24T11:02:00Z" w16du:dateUtc="2026-08-24T09:02:00Z" w:id="1091">
                <w:rPr>
                  <w:rFonts w:ascii="Calibri" w:hAnsi="Calibri" w:eastAsia="Calibri" w:cs="Calibri"/>
                  <w:color w:val="000000" w:themeColor="text1"/>
                </w:rPr>
              </w:rPrChange>
            </w:rPr>
          </w:pPr>
          <w:r w:rsidRPr="00C86F7E">
            <w:rPr>
              <w:rFonts w:ascii="Calibri" w:hAnsi="Calibri" w:eastAsia="Calibri" w:cs="Calibri"/>
              <w:color w:val="000000" w:themeColor="text1"/>
              <w:lang w:val="nl-NL"/>
              <w:rPrChange w:author="Marijn Bauters" w:date="2026-09-01T12:46:00Z" w16du:dateUtc="2026-09-01T10:46:00Z" w:id="1092">
                <w:rPr>
                  <w:rFonts w:ascii="Calibri" w:hAnsi="Calibri" w:eastAsia="Calibri" w:cs="Calibri"/>
                  <w:color w:val="000000" w:themeColor="text1"/>
                </w:rPr>
              </w:rPrChange>
            </w:rPr>
            <w:t xml:space="preserve">Homeier, J., Seeler, T., Pierick, K., &amp; Leuschner, C. (2021). </w:t>
          </w:r>
          <w:r w:rsidRPr="00206BD6">
            <w:rPr>
              <w:rFonts w:ascii="Calibri" w:hAnsi="Calibri" w:eastAsia="Calibri" w:cs="Calibri"/>
              <w:color w:val="000000" w:themeColor="text1"/>
              <w:lang w:val="en-GB"/>
              <w:rPrChange w:author="Thomas Sibret [2]" w:date="2026-08-24T11:02:00Z" w16du:dateUtc="2026-08-24T09:02:00Z" w:id="1093">
                <w:rPr>
                  <w:rFonts w:ascii="Calibri" w:hAnsi="Calibri" w:eastAsia="Calibri" w:cs="Calibri"/>
                  <w:color w:val="000000" w:themeColor="text1"/>
                </w:rPr>
              </w:rPrChange>
            </w:rPr>
            <w:t xml:space="preserve">Leaf trait variation in species-rich tropical Andean forests. </w:t>
          </w:r>
          <w:r w:rsidRPr="00206BD6">
            <w:rPr>
              <w:rFonts w:ascii="Calibri" w:hAnsi="Calibri" w:eastAsia="Calibri" w:cs="Calibri"/>
              <w:i/>
              <w:iCs/>
              <w:color w:val="000000" w:themeColor="text1"/>
              <w:lang w:val="en-GB"/>
              <w:rPrChange w:author="Thomas Sibret [2]" w:date="2026-08-24T11:02:00Z" w16du:dateUtc="2026-08-24T09:02:00Z" w:id="1094">
                <w:rPr>
                  <w:rFonts w:ascii="Calibri" w:hAnsi="Calibri" w:eastAsia="Calibri" w:cs="Calibri"/>
                  <w:i/>
                  <w:iCs/>
                  <w:color w:val="000000" w:themeColor="text1"/>
                </w:rPr>
              </w:rPrChange>
            </w:rPr>
            <w:t>Scientific Reports</w:t>
          </w:r>
          <w:r w:rsidRPr="00206BD6">
            <w:rPr>
              <w:rFonts w:ascii="Calibri" w:hAnsi="Calibri" w:eastAsia="Calibri" w:cs="Calibri"/>
              <w:color w:val="000000" w:themeColor="text1"/>
              <w:lang w:val="en-GB"/>
              <w:rPrChange w:author="Thomas Sibret [2]" w:date="2026-08-24T11:02:00Z" w16du:dateUtc="2026-08-24T09:02:00Z" w:id="109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096">
                <w:rPr>
                  <w:rFonts w:ascii="Calibri" w:hAnsi="Calibri" w:eastAsia="Calibri" w:cs="Calibri"/>
                  <w:i/>
                  <w:iCs/>
                  <w:color w:val="000000" w:themeColor="text1"/>
                </w:rPr>
              </w:rPrChange>
            </w:rPr>
            <w:t>11</w:t>
          </w:r>
          <w:r w:rsidRPr="00206BD6">
            <w:rPr>
              <w:rFonts w:ascii="Calibri" w:hAnsi="Calibri" w:eastAsia="Calibri" w:cs="Calibri"/>
              <w:color w:val="000000" w:themeColor="text1"/>
              <w:lang w:val="en-GB"/>
              <w:rPrChange w:author="Thomas Sibret [2]" w:date="2026-08-24T11:02:00Z" w16du:dateUtc="2026-08-24T09:02:00Z" w:id="1097">
                <w:rPr>
                  <w:rFonts w:ascii="Calibri" w:hAnsi="Calibri" w:eastAsia="Calibri" w:cs="Calibri"/>
                  <w:color w:val="000000" w:themeColor="text1"/>
                </w:rPr>
              </w:rPrChange>
            </w:rPr>
            <w:t xml:space="preserve">(1). </w:t>
          </w:r>
          <w:r>
            <w:fldChar w:fldCharType="begin"/>
          </w:r>
          <w:r w:rsidRPr="00206BD6">
            <w:rPr>
              <w:lang w:val="en-GB"/>
              <w:rPrChange w:author="Thomas Sibret [2]" w:date="2026-08-24T11:02:00Z" w16du:dateUtc="2026-08-24T09:02:00Z" w:id="1098">
                <w:rPr/>
              </w:rPrChange>
            </w:rPr>
            <w:instrText>HYPERLINK "https://doi.org/10.1038/S41598-021-89190-8"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099">
                <w:rPr>
                  <w:rStyle w:val="Hyperlink"/>
                  <w:rFonts w:ascii="Calibri" w:hAnsi="Calibri" w:eastAsia="Calibri" w:cs="Calibri"/>
                  <w:color w:val="000000" w:themeColor="text1"/>
                  <w:u w:val="none"/>
                </w:rPr>
              </w:rPrChange>
            </w:rPr>
            <w:t>https://doi.org/10.1038/S41598-021-89190-8</w:t>
          </w:r>
          <w:r>
            <w:fldChar w:fldCharType="end"/>
          </w:r>
        </w:p>
        <w:p w:rsidRPr="00206BD6" w:rsidR="1C1D6FE7" w:rsidP="1823EB44" w:rsidRDefault="3C812322" w14:paraId="7DBE7A37" w14:textId="4490AD6A">
          <w:pPr>
            <w:spacing w:after="0"/>
            <w:ind w:left="480" w:hanging="480"/>
            <w:rPr>
              <w:rFonts w:ascii="Calibri" w:hAnsi="Calibri" w:eastAsia="Calibri" w:cs="Calibri"/>
              <w:color w:val="000000" w:themeColor="text1"/>
              <w:lang w:val="en-GB"/>
              <w:rPrChange w:author="Thomas Sibret [2]" w:date="2026-08-24T11:02:00Z" w16du:dateUtc="2026-08-24T09:02:00Z" w:id="110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01">
                <w:rPr>
                  <w:rFonts w:ascii="Calibri" w:hAnsi="Calibri" w:eastAsia="Calibri" w:cs="Calibri"/>
                  <w:color w:val="000000" w:themeColor="text1"/>
                </w:rPr>
              </w:rPrChange>
            </w:rPr>
            <w:t xml:space="preserve">Huang, Z., Liu, B., Davis, M., Sardans, J., Peñuelas, J., &amp; Billings, S. (2016). Long-term nitrogen deposition linked to reduced water use efficiency in forests with low phosphorus availability. </w:t>
          </w:r>
          <w:r w:rsidRPr="00206BD6">
            <w:rPr>
              <w:rFonts w:ascii="Calibri" w:hAnsi="Calibri" w:eastAsia="Calibri" w:cs="Calibri"/>
              <w:i/>
              <w:iCs/>
              <w:color w:val="000000" w:themeColor="text1"/>
              <w:lang w:val="en-GB"/>
              <w:rPrChange w:author="Thomas Sibret [2]" w:date="2026-08-24T11:02:00Z" w16du:dateUtc="2026-08-24T09:02:00Z" w:id="1102">
                <w:rPr>
                  <w:rFonts w:ascii="Calibri" w:hAnsi="Calibri" w:eastAsia="Calibri" w:cs="Calibri"/>
                  <w:i/>
                  <w:iCs/>
                  <w:color w:val="000000" w:themeColor="text1"/>
                </w:rPr>
              </w:rPrChange>
            </w:rPr>
            <w:t>New Phytologist</w:t>
          </w:r>
          <w:r w:rsidRPr="00206BD6">
            <w:rPr>
              <w:rFonts w:ascii="Calibri" w:hAnsi="Calibri" w:eastAsia="Calibri" w:cs="Calibri"/>
              <w:color w:val="000000" w:themeColor="text1"/>
              <w:lang w:val="en-GB"/>
              <w:rPrChange w:author="Thomas Sibret [2]" w:date="2026-08-24T11:02:00Z" w16du:dateUtc="2026-08-24T09:02:00Z" w:id="1103">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04">
                <w:rPr>
                  <w:rFonts w:ascii="Calibri" w:hAnsi="Calibri" w:eastAsia="Calibri" w:cs="Calibri"/>
                  <w:i/>
                  <w:iCs/>
                  <w:color w:val="000000" w:themeColor="text1"/>
                </w:rPr>
              </w:rPrChange>
            </w:rPr>
            <w:t>210</w:t>
          </w:r>
          <w:r w:rsidRPr="00206BD6">
            <w:rPr>
              <w:rFonts w:ascii="Calibri" w:hAnsi="Calibri" w:eastAsia="Calibri" w:cs="Calibri"/>
              <w:color w:val="000000" w:themeColor="text1"/>
              <w:lang w:val="en-GB"/>
              <w:rPrChange w:author="Thomas Sibret [2]" w:date="2026-08-24T11:02:00Z" w16du:dateUtc="2026-08-24T09:02:00Z" w:id="1105">
                <w:rPr>
                  <w:rFonts w:ascii="Calibri" w:hAnsi="Calibri" w:eastAsia="Calibri" w:cs="Calibri"/>
                  <w:color w:val="000000" w:themeColor="text1"/>
                </w:rPr>
              </w:rPrChange>
            </w:rPr>
            <w:t xml:space="preserve">(2), 431–442. </w:t>
          </w:r>
          <w:r>
            <w:fldChar w:fldCharType="begin"/>
          </w:r>
          <w:r w:rsidRPr="00206BD6">
            <w:rPr>
              <w:lang w:val="en-GB"/>
              <w:rPrChange w:author="Thomas Sibret [2]" w:date="2026-08-24T11:02:00Z" w16du:dateUtc="2026-08-24T09:02:00Z" w:id="1106">
                <w:rPr/>
              </w:rPrChange>
            </w:rPr>
            <w:instrText>HYPERLINK "https://doi.org/10.1111/nph.13785"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07">
                <w:rPr>
                  <w:rStyle w:val="Hyperlink"/>
                  <w:rFonts w:ascii="Calibri" w:hAnsi="Calibri" w:eastAsia="Calibri" w:cs="Calibri"/>
                  <w:color w:val="000000" w:themeColor="text1"/>
                  <w:u w:val="none"/>
                </w:rPr>
              </w:rPrChange>
            </w:rPr>
            <w:t>https://doi.org/10.1111/nph.13785</w:t>
          </w:r>
          <w:r>
            <w:fldChar w:fldCharType="end"/>
          </w:r>
        </w:p>
        <w:p w:rsidRPr="00206BD6" w:rsidR="1C1D6FE7" w:rsidP="1823EB44" w:rsidRDefault="3C812322" w14:paraId="70C72B07" w14:textId="3FBE14BB">
          <w:pPr>
            <w:spacing w:after="0"/>
            <w:ind w:left="480" w:hanging="480"/>
            <w:rPr>
              <w:rFonts w:ascii="Calibri" w:hAnsi="Calibri" w:eastAsia="Calibri" w:cs="Calibri"/>
              <w:color w:val="000000" w:themeColor="text1"/>
              <w:lang w:val="en-GB"/>
              <w:rPrChange w:author="Thomas Sibret [2]" w:date="2026-08-24T11:02:00Z" w16du:dateUtc="2026-08-24T09:02:00Z" w:id="1108">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09">
                <w:rPr>
                  <w:rFonts w:ascii="Calibri" w:hAnsi="Calibri" w:eastAsia="Calibri" w:cs="Calibri"/>
                  <w:color w:val="000000" w:themeColor="text1"/>
                </w:rPr>
              </w:rPrChange>
            </w:rPr>
            <w:t xml:space="preserve">Jennings, K. A., Guerrieri, R., Vadeboncoeur, M. A., &amp; Asbjornsen, H. (2016). Response of Quercus velutina growth and water use efficiency to climate variability and nitrogen fertilization in a temperate deciduous forest in the northeastern USA. </w:t>
          </w:r>
          <w:r w:rsidRPr="00206BD6">
            <w:rPr>
              <w:rFonts w:ascii="Calibri" w:hAnsi="Calibri" w:eastAsia="Calibri" w:cs="Calibri"/>
              <w:i/>
              <w:iCs/>
              <w:color w:val="000000" w:themeColor="text1"/>
              <w:lang w:val="en-GB"/>
              <w:rPrChange w:author="Thomas Sibret [2]" w:date="2026-08-24T11:02:00Z" w16du:dateUtc="2026-08-24T09:02:00Z" w:id="1110">
                <w:rPr>
                  <w:rFonts w:ascii="Calibri" w:hAnsi="Calibri" w:eastAsia="Calibri" w:cs="Calibri"/>
                  <w:i/>
                  <w:iCs/>
                  <w:color w:val="000000" w:themeColor="text1"/>
                </w:rPr>
              </w:rPrChange>
            </w:rPr>
            <w:t>Tree Physiology</w:t>
          </w:r>
          <w:r w:rsidRPr="00206BD6">
            <w:rPr>
              <w:rFonts w:ascii="Calibri" w:hAnsi="Calibri" w:eastAsia="Calibri" w:cs="Calibri"/>
              <w:color w:val="000000" w:themeColor="text1"/>
              <w:lang w:val="en-GB"/>
              <w:rPrChange w:author="Thomas Sibret [2]" w:date="2026-08-24T11:02:00Z" w16du:dateUtc="2026-08-24T09:02:00Z" w:id="1111">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12">
                <w:rPr>
                  <w:rFonts w:ascii="Calibri" w:hAnsi="Calibri" w:eastAsia="Calibri" w:cs="Calibri"/>
                  <w:i/>
                  <w:iCs/>
                  <w:color w:val="000000" w:themeColor="text1"/>
                </w:rPr>
              </w:rPrChange>
            </w:rPr>
            <w:t>36</w:t>
          </w:r>
          <w:r w:rsidRPr="00206BD6">
            <w:rPr>
              <w:rFonts w:ascii="Calibri" w:hAnsi="Calibri" w:eastAsia="Calibri" w:cs="Calibri"/>
              <w:color w:val="000000" w:themeColor="text1"/>
              <w:lang w:val="en-GB"/>
              <w:rPrChange w:author="Thomas Sibret [2]" w:date="2026-08-24T11:02:00Z" w16du:dateUtc="2026-08-24T09:02:00Z" w:id="1113">
                <w:rPr>
                  <w:rFonts w:ascii="Calibri" w:hAnsi="Calibri" w:eastAsia="Calibri" w:cs="Calibri"/>
                  <w:color w:val="000000" w:themeColor="text1"/>
                </w:rPr>
              </w:rPrChange>
            </w:rPr>
            <w:t xml:space="preserve">(4), 428–443. </w:t>
          </w:r>
          <w:r>
            <w:fldChar w:fldCharType="begin"/>
          </w:r>
          <w:r w:rsidRPr="00206BD6">
            <w:rPr>
              <w:lang w:val="en-GB"/>
              <w:rPrChange w:author="Thomas Sibret [2]" w:date="2026-08-24T11:02:00Z" w16du:dateUtc="2026-08-24T09:02:00Z" w:id="1114">
                <w:rPr/>
              </w:rPrChange>
            </w:rPr>
            <w:instrText>HYPERLINK "https://doi.org/10.1093/treephys/tpw003"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15">
                <w:rPr>
                  <w:rStyle w:val="Hyperlink"/>
                  <w:rFonts w:ascii="Calibri" w:hAnsi="Calibri" w:eastAsia="Calibri" w:cs="Calibri"/>
                  <w:color w:val="000000" w:themeColor="text1"/>
                  <w:u w:val="none"/>
                </w:rPr>
              </w:rPrChange>
            </w:rPr>
            <w:t>https://doi.org/10.1093/treephys/tpw003</w:t>
          </w:r>
          <w:r>
            <w:fldChar w:fldCharType="end"/>
          </w:r>
        </w:p>
        <w:p w:rsidRPr="00206BD6" w:rsidR="1C1D6FE7" w:rsidP="1823EB44" w:rsidRDefault="3C812322" w14:paraId="3CB52A1F" w14:textId="402F85DF">
          <w:pPr>
            <w:spacing w:after="0"/>
            <w:ind w:left="480" w:hanging="480"/>
            <w:rPr>
              <w:rFonts w:ascii="Calibri" w:hAnsi="Calibri" w:eastAsia="Calibri" w:cs="Calibri"/>
              <w:color w:val="000000" w:themeColor="text1"/>
              <w:lang w:val="en-GB"/>
              <w:rPrChange w:author="Thomas Sibret [2]" w:date="2026-08-24T11:02:00Z" w16du:dateUtc="2026-08-24T09:02:00Z" w:id="1116">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17">
                <w:rPr>
                  <w:rFonts w:ascii="Calibri" w:hAnsi="Calibri" w:eastAsia="Calibri" w:cs="Calibri"/>
                  <w:color w:val="000000" w:themeColor="text1"/>
                </w:rPr>
              </w:rPrChange>
            </w:rPr>
            <w:t xml:space="preserve">J.R., E., &amp; J.R., S. (1989). The allocation of protein nitrogen in the photosynthetic apparatus: costs, consequences, and control. </w:t>
          </w:r>
          <w:r w:rsidRPr="00206BD6">
            <w:rPr>
              <w:rFonts w:ascii="Calibri" w:hAnsi="Calibri" w:eastAsia="Calibri" w:cs="Calibri"/>
              <w:i/>
              <w:iCs/>
              <w:color w:val="000000" w:themeColor="text1"/>
              <w:lang w:val="en-GB"/>
              <w:rPrChange w:author="Thomas Sibret [2]" w:date="2026-08-24T11:02:00Z" w16du:dateUtc="2026-08-24T09:02:00Z" w:id="1118">
                <w:rPr>
                  <w:rFonts w:ascii="Calibri" w:hAnsi="Calibri" w:eastAsia="Calibri" w:cs="Calibri"/>
                  <w:i/>
                  <w:iCs/>
                  <w:color w:val="000000" w:themeColor="text1"/>
                </w:rPr>
              </w:rPrChange>
            </w:rPr>
            <w:t>Plant Biology</w:t>
          </w:r>
          <w:r w:rsidRPr="00206BD6">
            <w:rPr>
              <w:rFonts w:ascii="Calibri" w:hAnsi="Calibri" w:eastAsia="Calibri" w:cs="Calibri"/>
              <w:color w:val="000000" w:themeColor="text1"/>
              <w:lang w:val="en-GB"/>
              <w:rPrChange w:author="Thomas Sibret [2]" w:date="2026-08-24T11:02:00Z" w16du:dateUtc="2026-08-24T09:02:00Z" w:id="1119">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20">
                <w:rPr>
                  <w:rFonts w:ascii="Calibri" w:hAnsi="Calibri" w:eastAsia="Calibri" w:cs="Calibri"/>
                  <w:i/>
                  <w:iCs/>
                  <w:color w:val="000000" w:themeColor="text1"/>
                </w:rPr>
              </w:rPrChange>
            </w:rPr>
            <w:t>8</w:t>
          </w:r>
          <w:r w:rsidRPr="00206BD6">
            <w:rPr>
              <w:rFonts w:ascii="Calibri" w:hAnsi="Calibri" w:eastAsia="Calibri" w:cs="Calibri"/>
              <w:color w:val="000000" w:themeColor="text1"/>
              <w:lang w:val="en-GB"/>
              <w:rPrChange w:author="Thomas Sibret [2]" w:date="2026-08-24T11:02:00Z" w16du:dateUtc="2026-08-24T09:02:00Z" w:id="1121">
                <w:rPr>
                  <w:rFonts w:ascii="Calibri" w:hAnsi="Calibri" w:eastAsia="Calibri" w:cs="Calibri"/>
                  <w:color w:val="000000" w:themeColor="text1"/>
                </w:rPr>
              </w:rPrChange>
            </w:rPr>
            <w:t>.</w:t>
          </w:r>
        </w:p>
        <w:p w:rsidRPr="00206BD6" w:rsidR="1C1D6FE7" w:rsidP="1823EB44" w:rsidRDefault="3C812322" w14:paraId="603959A0" w14:textId="54CA998E">
          <w:pPr>
            <w:spacing w:after="0"/>
            <w:ind w:left="480" w:hanging="480"/>
            <w:rPr>
              <w:rFonts w:ascii="Calibri" w:hAnsi="Calibri" w:eastAsia="Calibri" w:cs="Calibri"/>
              <w:color w:val="000000" w:themeColor="text1"/>
              <w:lang w:val="nl-BE"/>
              <w:rPrChange w:author="Thomas Sibret [2]" w:date="2026-08-24T11:02:00Z" w16du:dateUtc="2026-08-24T09:02:00Z" w:id="112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23">
                <w:rPr>
                  <w:rFonts w:ascii="Calibri" w:hAnsi="Calibri" w:eastAsia="Calibri" w:cs="Calibri"/>
                  <w:color w:val="000000" w:themeColor="text1"/>
                </w:rPr>
              </w:rPrChange>
            </w:rPr>
            <w:t xml:space="preserve">Keeling, R. F., Graven, H. D., Welp, L. R., Resplandy, L., Bi, J., Piper, S. C., Sun, Y., Bollenbacher, A., &amp; Meijer, H. A. J. (2017). Atmospheric evidence for a global secular increase in carbon isotopic discrimination of land photosynthesis. </w:t>
          </w:r>
          <w:r w:rsidRPr="00206BD6">
            <w:rPr>
              <w:rFonts w:ascii="Calibri" w:hAnsi="Calibri" w:eastAsia="Calibri" w:cs="Calibri"/>
              <w:i/>
              <w:iCs/>
              <w:color w:val="000000" w:themeColor="text1"/>
              <w:lang w:val="en-GB"/>
              <w:rPrChange w:author="Thomas Sibret [2]" w:date="2026-08-24T11:02:00Z" w16du:dateUtc="2026-08-24T09:02:00Z" w:id="1124">
                <w:rPr>
                  <w:rFonts w:ascii="Calibri" w:hAnsi="Calibri" w:eastAsia="Calibri" w:cs="Calibri"/>
                  <w:i/>
                  <w:iCs/>
                  <w:color w:val="000000" w:themeColor="text1"/>
                </w:rPr>
              </w:rPrChange>
            </w:rPr>
            <w:t>Proceedings of the National Academy of Sciences of the United States of America</w:t>
          </w:r>
          <w:r w:rsidRPr="00206BD6">
            <w:rPr>
              <w:rFonts w:ascii="Calibri" w:hAnsi="Calibri" w:eastAsia="Calibri" w:cs="Calibri"/>
              <w:color w:val="000000" w:themeColor="text1"/>
              <w:lang w:val="en-GB"/>
              <w:rPrChange w:author="Thomas Sibret [2]" w:date="2026-08-24T11:02:00Z" w16du:dateUtc="2026-08-24T09:02:00Z" w:id="112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26">
                <w:rPr>
                  <w:rFonts w:ascii="Calibri" w:hAnsi="Calibri" w:eastAsia="Calibri" w:cs="Calibri"/>
                  <w:i/>
                  <w:iCs/>
                  <w:color w:val="000000" w:themeColor="text1"/>
                </w:rPr>
              </w:rPrChange>
            </w:rPr>
            <w:t>114</w:t>
          </w:r>
          <w:r w:rsidRPr="00206BD6">
            <w:rPr>
              <w:rFonts w:ascii="Calibri" w:hAnsi="Calibri" w:eastAsia="Calibri" w:cs="Calibri"/>
              <w:color w:val="000000" w:themeColor="text1"/>
              <w:lang w:val="en-GB"/>
              <w:rPrChange w:author="Thomas Sibret [2]" w:date="2026-08-24T11:02:00Z" w16du:dateUtc="2026-08-24T09:02:00Z" w:id="1127">
                <w:rPr>
                  <w:rFonts w:ascii="Calibri" w:hAnsi="Calibri" w:eastAsia="Calibri" w:cs="Calibri"/>
                  <w:color w:val="000000" w:themeColor="text1"/>
                </w:rPr>
              </w:rPrChange>
            </w:rPr>
            <w:t xml:space="preserve">(39), 10361–10366. </w:t>
          </w:r>
          <w:r>
            <w:fldChar w:fldCharType="begin"/>
          </w:r>
          <w:r w:rsidRPr="00206BD6">
            <w:rPr>
              <w:lang w:val="en-GB"/>
              <w:rPrChange w:author="Thomas Sibret [2]" w:date="2026-08-24T11:02:00Z" w16du:dateUtc="2026-08-24T09:02:00Z" w:id="1128">
                <w:rPr/>
              </w:rPrChange>
            </w:rPr>
            <w:instrText>HYPERLINK "https://doi.org/10.1073/PNAS.1619240114" \h</w:instrText>
          </w:r>
          <w:r>
            <w:fldChar w:fldCharType="separate"/>
          </w:r>
          <w:r w:rsidRPr="00206BD6">
            <w:rPr>
              <w:rStyle w:val="Hyperlink"/>
              <w:rFonts w:ascii="Calibri" w:hAnsi="Calibri" w:eastAsia="Calibri" w:cs="Calibri"/>
              <w:color w:val="000000" w:themeColor="text1"/>
              <w:u w:val="none"/>
              <w:lang w:val="nl-BE"/>
              <w:rPrChange w:author="Thomas Sibret [2]" w:date="2026-08-24T11:02:00Z" w16du:dateUtc="2026-08-24T09:02:00Z" w:id="1129">
                <w:rPr>
                  <w:rStyle w:val="Hyperlink"/>
                  <w:rFonts w:ascii="Calibri" w:hAnsi="Calibri" w:eastAsia="Calibri" w:cs="Calibri"/>
                  <w:color w:val="000000" w:themeColor="text1"/>
                  <w:u w:val="none"/>
                </w:rPr>
              </w:rPrChange>
            </w:rPr>
            <w:t>https://doi.org/10.1073/PNAS.1619240114</w:t>
          </w:r>
          <w:r>
            <w:fldChar w:fldCharType="end"/>
          </w:r>
        </w:p>
        <w:p w:rsidRPr="00206BD6" w:rsidR="1C1D6FE7" w:rsidP="1823EB44" w:rsidRDefault="3C812322" w14:paraId="016BF14D" w14:textId="1E8EEC18">
          <w:pPr>
            <w:spacing w:after="0"/>
            <w:ind w:left="480" w:hanging="480"/>
            <w:rPr>
              <w:rFonts w:ascii="Calibri" w:hAnsi="Calibri" w:eastAsia="Calibri" w:cs="Calibri"/>
              <w:color w:val="000000" w:themeColor="text1"/>
              <w:lang w:val="en-GB"/>
              <w:rPrChange w:author="Thomas Sibret [2]" w:date="2026-08-24T11:02:00Z" w16du:dateUtc="2026-08-24T09:02:00Z" w:id="1130">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2:00Z" w16du:dateUtc="2026-08-24T09:02:00Z" w:id="1131">
                <w:rPr>
                  <w:rFonts w:ascii="Calibri" w:hAnsi="Calibri" w:eastAsia="Calibri" w:cs="Calibri"/>
                  <w:color w:val="000000" w:themeColor="text1"/>
                </w:rPr>
              </w:rPrChange>
            </w:rPr>
            <w:t xml:space="preserve">Lavergne, A., Graven, H., De Kauwe, M. G., Keenan, T. F., Medlyn, B. E., &amp; Prentice, I. C. (2019). </w:t>
          </w:r>
          <w:r w:rsidRPr="00206BD6">
            <w:rPr>
              <w:rFonts w:ascii="Calibri" w:hAnsi="Calibri" w:eastAsia="Calibri" w:cs="Calibri"/>
              <w:color w:val="000000" w:themeColor="text1"/>
              <w:lang w:val="en-GB"/>
              <w:rPrChange w:author="Thomas Sibret [2]" w:date="2026-08-24T11:02:00Z" w16du:dateUtc="2026-08-24T09:02:00Z" w:id="1132">
                <w:rPr>
                  <w:rFonts w:ascii="Calibri" w:hAnsi="Calibri" w:eastAsia="Calibri" w:cs="Calibri"/>
                  <w:color w:val="000000" w:themeColor="text1"/>
                </w:rPr>
              </w:rPrChange>
            </w:rPr>
            <w:t xml:space="preserve">Observed and modelled historical trends in the water-use efficiency of plants and ecosystems. </w:t>
          </w:r>
          <w:r w:rsidRPr="00206BD6">
            <w:rPr>
              <w:rFonts w:ascii="Calibri" w:hAnsi="Calibri" w:eastAsia="Calibri" w:cs="Calibri"/>
              <w:i/>
              <w:iCs/>
              <w:color w:val="000000" w:themeColor="text1"/>
              <w:lang w:val="en-GB"/>
              <w:rPrChange w:author="Thomas Sibret [2]" w:date="2026-08-24T11:02:00Z" w16du:dateUtc="2026-08-24T09:02:00Z" w:id="1133">
                <w:rPr>
                  <w:rFonts w:ascii="Calibri" w:hAnsi="Calibri" w:eastAsia="Calibri" w:cs="Calibri"/>
                  <w:i/>
                  <w:iCs/>
                  <w:color w:val="000000" w:themeColor="text1"/>
                </w:rPr>
              </w:rPrChange>
            </w:rPr>
            <w:t>Global Change Biology</w:t>
          </w:r>
          <w:r w:rsidRPr="00206BD6">
            <w:rPr>
              <w:rFonts w:ascii="Calibri" w:hAnsi="Calibri" w:eastAsia="Calibri" w:cs="Calibri"/>
              <w:color w:val="000000" w:themeColor="text1"/>
              <w:lang w:val="en-GB"/>
              <w:rPrChange w:author="Thomas Sibret [2]" w:date="2026-08-24T11:02:00Z" w16du:dateUtc="2026-08-24T09:02:00Z" w:id="113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35">
                <w:rPr>
                  <w:rFonts w:ascii="Calibri" w:hAnsi="Calibri" w:eastAsia="Calibri" w:cs="Calibri"/>
                  <w:i/>
                  <w:iCs/>
                  <w:color w:val="000000" w:themeColor="text1"/>
                </w:rPr>
              </w:rPrChange>
            </w:rPr>
            <w:t>25</w:t>
          </w:r>
          <w:r w:rsidRPr="00206BD6">
            <w:rPr>
              <w:rFonts w:ascii="Calibri" w:hAnsi="Calibri" w:eastAsia="Calibri" w:cs="Calibri"/>
              <w:color w:val="000000" w:themeColor="text1"/>
              <w:lang w:val="en-GB"/>
              <w:rPrChange w:author="Thomas Sibret [2]" w:date="2026-08-24T11:02:00Z" w16du:dateUtc="2026-08-24T09:02:00Z" w:id="1136">
                <w:rPr>
                  <w:rFonts w:ascii="Calibri" w:hAnsi="Calibri" w:eastAsia="Calibri" w:cs="Calibri"/>
                  <w:color w:val="000000" w:themeColor="text1"/>
                </w:rPr>
              </w:rPrChange>
            </w:rPr>
            <w:t xml:space="preserve">(7), 2242–2257. </w:t>
          </w:r>
          <w:r>
            <w:fldChar w:fldCharType="begin"/>
          </w:r>
          <w:r w:rsidRPr="00206BD6">
            <w:rPr>
              <w:lang w:val="en-GB"/>
              <w:rPrChange w:author="Thomas Sibret [2]" w:date="2026-08-24T11:02:00Z" w16du:dateUtc="2026-08-24T09:02:00Z" w:id="1137">
                <w:rPr/>
              </w:rPrChange>
            </w:rPr>
            <w:instrText>HYPERLINK "https://doi.org/10.1111/GCB.14634;REQUESTEDJOURNAL:JOURNAL:13652486;JOURNAL:JOURNAL:13652486;WGROUP:STRING:PUBLICATION"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38">
                <w:rPr>
                  <w:rStyle w:val="Hyperlink"/>
                  <w:rFonts w:ascii="Calibri" w:hAnsi="Calibri" w:eastAsia="Calibri" w:cs="Calibri"/>
                  <w:color w:val="000000" w:themeColor="text1"/>
                  <w:u w:val="none"/>
                </w:rPr>
              </w:rPrChange>
            </w:rPr>
            <w:t>https://doi.org/10.1111/GCB.14634;REQUESTEDJOURNAL:JOURNAL:13652486;JOURNAL:JOURNAL:13652486;WGROUP:STRING:PUBLICATION</w:t>
          </w:r>
          <w:r>
            <w:fldChar w:fldCharType="end"/>
          </w:r>
        </w:p>
        <w:p w:rsidRPr="00206BD6" w:rsidR="1C1D6FE7" w:rsidP="1823EB44" w:rsidRDefault="3C812322" w14:paraId="5BB1AF76" w14:textId="3ADF4E28">
          <w:pPr>
            <w:spacing w:after="0"/>
            <w:ind w:left="480" w:hanging="480"/>
            <w:rPr>
              <w:rFonts w:ascii="Calibri" w:hAnsi="Calibri" w:eastAsia="Calibri" w:cs="Calibri"/>
              <w:color w:val="000000" w:themeColor="text1"/>
              <w:lang w:val="en-GB"/>
              <w:rPrChange w:author="Thomas Sibret [2]" w:date="2026-08-24T11:02:00Z" w16du:dateUtc="2026-08-24T09:02:00Z" w:id="113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40">
                <w:rPr>
                  <w:rFonts w:ascii="Calibri" w:hAnsi="Calibri" w:eastAsia="Calibri" w:cs="Calibri"/>
                  <w:color w:val="000000" w:themeColor="text1"/>
                </w:rPr>
              </w:rPrChange>
            </w:rPr>
            <w:t xml:space="preserve">Li, Y., Liu, J., Chen, G., Zhou, G., Huang, W., Yin, G., Zhang, D., &amp; Li, Y. (2015). Water-use efficiency of four native trees under CO2 enrichment and N addition in subtropical model forest ecosystems. </w:t>
          </w:r>
          <w:r w:rsidRPr="00206BD6">
            <w:rPr>
              <w:rFonts w:ascii="Calibri" w:hAnsi="Calibri" w:eastAsia="Calibri" w:cs="Calibri"/>
              <w:i/>
              <w:iCs/>
              <w:color w:val="000000" w:themeColor="text1"/>
              <w:lang w:val="en-GB"/>
              <w:rPrChange w:author="Thomas Sibret [2]" w:date="2026-08-24T11:02:00Z" w16du:dateUtc="2026-08-24T09:02:00Z" w:id="1141">
                <w:rPr>
                  <w:rFonts w:ascii="Calibri" w:hAnsi="Calibri" w:eastAsia="Calibri" w:cs="Calibri"/>
                  <w:i/>
                  <w:iCs/>
                  <w:color w:val="000000" w:themeColor="text1"/>
                </w:rPr>
              </w:rPrChange>
            </w:rPr>
            <w:t>Journal of Plant Ecology</w:t>
          </w:r>
          <w:r w:rsidRPr="00206BD6">
            <w:rPr>
              <w:rFonts w:ascii="Calibri" w:hAnsi="Calibri" w:eastAsia="Calibri" w:cs="Calibri"/>
              <w:color w:val="000000" w:themeColor="text1"/>
              <w:lang w:val="en-GB"/>
              <w:rPrChange w:author="Thomas Sibret [2]" w:date="2026-08-24T11:02:00Z" w16du:dateUtc="2026-08-24T09:02:00Z" w:id="114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43">
                <w:rPr>
                  <w:rFonts w:ascii="Calibri" w:hAnsi="Calibri" w:eastAsia="Calibri" w:cs="Calibri"/>
                  <w:i/>
                  <w:iCs/>
                  <w:color w:val="000000" w:themeColor="text1"/>
                </w:rPr>
              </w:rPrChange>
            </w:rPr>
            <w:t>8</w:t>
          </w:r>
          <w:r w:rsidRPr="00206BD6">
            <w:rPr>
              <w:rFonts w:ascii="Calibri" w:hAnsi="Calibri" w:eastAsia="Calibri" w:cs="Calibri"/>
              <w:color w:val="000000" w:themeColor="text1"/>
              <w:lang w:val="en-GB"/>
              <w:rPrChange w:author="Thomas Sibret [2]" w:date="2026-08-24T11:02:00Z" w16du:dateUtc="2026-08-24T09:02:00Z" w:id="1144">
                <w:rPr>
                  <w:rFonts w:ascii="Calibri" w:hAnsi="Calibri" w:eastAsia="Calibri" w:cs="Calibri"/>
                  <w:color w:val="000000" w:themeColor="text1"/>
                </w:rPr>
              </w:rPrChange>
            </w:rPr>
            <w:t xml:space="preserve">(4), 411–419. </w:t>
          </w:r>
          <w:r>
            <w:fldChar w:fldCharType="begin"/>
          </w:r>
          <w:r w:rsidRPr="00206BD6">
            <w:rPr>
              <w:lang w:val="en-GB"/>
              <w:rPrChange w:author="Thomas Sibret [2]" w:date="2026-08-24T11:02:00Z" w16du:dateUtc="2026-08-24T09:02:00Z" w:id="1145">
                <w:rPr/>
              </w:rPrChange>
            </w:rPr>
            <w:instrText>HYPERLINK "https://doi.org/10.1093/jpe/rtu022"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46">
                <w:rPr>
                  <w:rStyle w:val="Hyperlink"/>
                  <w:rFonts w:ascii="Calibri" w:hAnsi="Calibri" w:eastAsia="Calibri" w:cs="Calibri"/>
                  <w:color w:val="000000" w:themeColor="text1"/>
                  <w:u w:val="none"/>
                </w:rPr>
              </w:rPrChange>
            </w:rPr>
            <w:t>https://doi.org/10.1093/jpe/rtu022</w:t>
          </w:r>
          <w:r>
            <w:fldChar w:fldCharType="end"/>
          </w:r>
        </w:p>
        <w:p w:rsidRPr="00206BD6" w:rsidR="1C1D6FE7" w:rsidP="1823EB44" w:rsidRDefault="3C812322" w14:paraId="3C852EA2" w14:textId="48428B15">
          <w:pPr>
            <w:spacing w:after="0"/>
            <w:ind w:left="480" w:hanging="480"/>
            <w:rPr>
              <w:rFonts w:ascii="Calibri" w:hAnsi="Calibri" w:eastAsia="Calibri" w:cs="Calibri"/>
              <w:color w:val="000000" w:themeColor="text1"/>
              <w:lang w:val="en-GB"/>
              <w:rPrChange w:author="Thomas Sibret [2]" w:date="2026-08-24T11:02:00Z" w16du:dateUtc="2026-08-24T09:02:00Z" w:id="114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48">
                <w:rPr>
                  <w:rFonts w:ascii="Calibri" w:hAnsi="Calibri" w:eastAsia="Calibri" w:cs="Calibri"/>
                  <w:color w:val="000000" w:themeColor="text1"/>
                </w:rPr>
              </w:rPrChange>
            </w:rPr>
            <w:t xml:space="preserve">Lloyd, J., Bloomfield, K., Domingues, T. F., &amp; Farquhar, G. D. (2013). Photosynthetically relevant foliar traits correlating better on a mass vs an area basis: Of ecophysiological relevance or just a case of mathematical imperatives and statistical quicksand? </w:t>
          </w:r>
          <w:r w:rsidRPr="00206BD6">
            <w:rPr>
              <w:rFonts w:ascii="Calibri" w:hAnsi="Calibri" w:eastAsia="Calibri" w:cs="Calibri"/>
              <w:i/>
              <w:iCs/>
              <w:color w:val="000000" w:themeColor="text1"/>
              <w:lang w:val="en-GB"/>
              <w:rPrChange w:author="Thomas Sibret [2]" w:date="2026-08-24T11:02:00Z" w16du:dateUtc="2026-08-24T09:02:00Z" w:id="1149">
                <w:rPr>
                  <w:rFonts w:ascii="Calibri" w:hAnsi="Calibri" w:eastAsia="Calibri" w:cs="Calibri"/>
                  <w:i/>
                  <w:iCs/>
                  <w:color w:val="000000" w:themeColor="text1"/>
                </w:rPr>
              </w:rPrChange>
            </w:rPr>
            <w:t>New Phytologist</w:t>
          </w:r>
          <w:r w:rsidRPr="00206BD6">
            <w:rPr>
              <w:rFonts w:ascii="Calibri" w:hAnsi="Calibri" w:eastAsia="Calibri" w:cs="Calibri"/>
              <w:color w:val="000000" w:themeColor="text1"/>
              <w:lang w:val="en-GB"/>
              <w:rPrChange w:author="Thomas Sibret [2]" w:date="2026-08-24T11:02:00Z" w16du:dateUtc="2026-08-24T09:02:00Z" w:id="115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51">
                <w:rPr>
                  <w:rFonts w:ascii="Calibri" w:hAnsi="Calibri" w:eastAsia="Calibri" w:cs="Calibri"/>
                  <w:i/>
                  <w:iCs/>
                  <w:color w:val="000000" w:themeColor="text1"/>
                </w:rPr>
              </w:rPrChange>
            </w:rPr>
            <w:t>199</w:t>
          </w:r>
          <w:r w:rsidRPr="00206BD6">
            <w:rPr>
              <w:rFonts w:ascii="Calibri" w:hAnsi="Calibri" w:eastAsia="Calibri" w:cs="Calibri"/>
              <w:color w:val="000000" w:themeColor="text1"/>
              <w:lang w:val="en-GB"/>
              <w:rPrChange w:author="Thomas Sibret [2]" w:date="2026-08-24T11:02:00Z" w16du:dateUtc="2026-08-24T09:02:00Z" w:id="1152">
                <w:rPr>
                  <w:rFonts w:ascii="Calibri" w:hAnsi="Calibri" w:eastAsia="Calibri" w:cs="Calibri"/>
                  <w:color w:val="000000" w:themeColor="text1"/>
                </w:rPr>
              </w:rPrChange>
            </w:rPr>
            <w:t xml:space="preserve">(2), 311–321. </w:t>
          </w:r>
          <w:r>
            <w:fldChar w:fldCharType="begin"/>
          </w:r>
          <w:r w:rsidRPr="00206BD6">
            <w:rPr>
              <w:lang w:val="en-GB"/>
              <w:rPrChange w:author="Thomas Sibret [2]" w:date="2026-08-24T11:02:00Z" w16du:dateUtc="2026-08-24T09:02:00Z" w:id="1153">
                <w:rPr/>
              </w:rPrChange>
            </w:rPr>
            <w:instrText>HYPERLINK "https://doi.org/10.1111/NPH.12281;PAGE:STRING:ARTICLE/CHAPTER"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54">
                <w:rPr>
                  <w:rStyle w:val="Hyperlink"/>
                  <w:rFonts w:ascii="Calibri" w:hAnsi="Calibri" w:eastAsia="Calibri" w:cs="Calibri"/>
                  <w:color w:val="000000" w:themeColor="text1"/>
                  <w:u w:val="none"/>
                </w:rPr>
              </w:rPrChange>
            </w:rPr>
            <w:t>https://doi.org/10.1111/NPH.12281;PAGE:STRING:ARTICLE/CHAPTER</w:t>
          </w:r>
          <w:r>
            <w:fldChar w:fldCharType="end"/>
          </w:r>
        </w:p>
        <w:p w:rsidRPr="00206BD6" w:rsidR="1C1D6FE7" w:rsidP="1823EB44" w:rsidRDefault="3C812322" w14:paraId="122761FC" w14:textId="308881C0">
          <w:pPr>
            <w:spacing w:after="0"/>
            <w:ind w:left="480" w:hanging="480"/>
            <w:rPr>
              <w:rFonts w:ascii="Calibri" w:hAnsi="Calibri" w:eastAsia="Calibri" w:cs="Calibri"/>
              <w:color w:val="000000" w:themeColor="text1"/>
              <w:lang w:val="en-GB"/>
              <w:rPrChange w:author="Thomas Sibret [2]" w:date="2026-08-24T11:02:00Z" w16du:dateUtc="2026-08-24T09:02:00Z" w:id="115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56">
                <w:rPr>
                  <w:rFonts w:ascii="Calibri" w:hAnsi="Calibri" w:eastAsia="Calibri" w:cs="Calibri"/>
                  <w:color w:val="000000" w:themeColor="text1"/>
                </w:rPr>
              </w:rPrChange>
            </w:rPr>
            <w:t xml:space="preserve">Mathias, J. M., &amp; Thomas, R. B. (2021). Global tree intrinsic water use efficiency is enhanced by increased atmospheric CO2 and modulated by climate and plant functional types. </w:t>
          </w:r>
          <w:r w:rsidRPr="00206BD6">
            <w:rPr>
              <w:rFonts w:ascii="Calibri" w:hAnsi="Calibri" w:eastAsia="Calibri" w:cs="Calibri"/>
              <w:i/>
              <w:iCs/>
              <w:color w:val="000000" w:themeColor="text1"/>
              <w:lang w:val="en-GB"/>
              <w:rPrChange w:author="Thomas Sibret [2]" w:date="2026-08-24T11:02:00Z" w16du:dateUtc="2026-08-24T09:02:00Z" w:id="1157">
                <w:rPr>
                  <w:rFonts w:ascii="Calibri" w:hAnsi="Calibri" w:eastAsia="Calibri" w:cs="Calibri"/>
                  <w:i/>
                  <w:iCs/>
                  <w:color w:val="000000" w:themeColor="text1"/>
                </w:rPr>
              </w:rPrChange>
            </w:rPr>
            <w:t>Proceedings of the National Academy of Sciences of the United States of America</w:t>
          </w:r>
          <w:r w:rsidRPr="00206BD6">
            <w:rPr>
              <w:rFonts w:ascii="Calibri" w:hAnsi="Calibri" w:eastAsia="Calibri" w:cs="Calibri"/>
              <w:color w:val="000000" w:themeColor="text1"/>
              <w:lang w:val="en-GB"/>
              <w:rPrChange w:author="Thomas Sibret [2]" w:date="2026-08-24T11:02:00Z" w16du:dateUtc="2026-08-24T09:02:00Z" w:id="115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59">
                <w:rPr>
                  <w:rFonts w:ascii="Calibri" w:hAnsi="Calibri" w:eastAsia="Calibri" w:cs="Calibri"/>
                  <w:i/>
                  <w:iCs/>
                  <w:color w:val="000000" w:themeColor="text1"/>
                </w:rPr>
              </w:rPrChange>
            </w:rPr>
            <w:t>118</w:t>
          </w:r>
          <w:r w:rsidRPr="00206BD6">
            <w:rPr>
              <w:rFonts w:ascii="Calibri" w:hAnsi="Calibri" w:eastAsia="Calibri" w:cs="Calibri"/>
              <w:color w:val="000000" w:themeColor="text1"/>
              <w:lang w:val="en-GB"/>
              <w:rPrChange w:author="Thomas Sibret [2]" w:date="2026-08-24T11:02:00Z" w16du:dateUtc="2026-08-24T09:02:00Z" w:id="1160">
                <w:rPr>
                  <w:rFonts w:ascii="Calibri" w:hAnsi="Calibri" w:eastAsia="Calibri" w:cs="Calibri"/>
                  <w:color w:val="000000" w:themeColor="text1"/>
                </w:rPr>
              </w:rPrChange>
            </w:rPr>
            <w:t xml:space="preserve">(7), e2014286118. </w:t>
          </w:r>
          <w:r>
            <w:fldChar w:fldCharType="begin"/>
          </w:r>
          <w:r w:rsidRPr="00206BD6">
            <w:rPr>
              <w:lang w:val="en-GB"/>
              <w:rPrChange w:author="Thomas Sibret [2]" w:date="2026-08-24T11:02:00Z" w16du:dateUtc="2026-08-24T09:02:00Z" w:id="1161">
                <w:rPr/>
              </w:rPrChange>
            </w:rPr>
            <w:instrText>HYPERLINK "https://doi.org/10.1073/pnas.2014286118"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62">
                <w:rPr>
                  <w:rStyle w:val="Hyperlink"/>
                  <w:rFonts w:ascii="Calibri" w:hAnsi="Calibri" w:eastAsia="Calibri" w:cs="Calibri"/>
                  <w:color w:val="000000" w:themeColor="text1"/>
                  <w:u w:val="none"/>
                </w:rPr>
              </w:rPrChange>
            </w:rPr>
            <w:t>https://doi.org/10.1073/pnas.2014286118</w:t>
          </w:r>
          <w:r>
            <w:fldChar w:fldCharType="end"/>
          </w:r>
        </w:p>
        <w:p w:rsidRPr="00206BD6" w:rsidR="1C1D6FE7" w:rsidP="1823EB44" w:rsidRDefault="3C812322" w14:paraId="595E6FB2" w14:textId="7CC4C984">
          <w:pPr>
            <w:spacing w:after="0"/>
            <w:ind w:left="480" w:hanging="480"/>
            <w:rPr>
              <w:rFonts w:ascii="Calibri" w:hAnsi="Calibri" w:eastAsia="Calibri" w:cs="Calibri"/>
              <w:color w:val="000000" w:themeColor="text1"/>
              <w:lang w:val="en-GB"/>
              <w:rPrChange w:author="Thomas Sibret [2]" w:date="2026-08-24T11:02:00Z" w16du:dateUtc="2026-08-24T09:02:00Z" w:id="1163">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64">
                <w:rPr>
                  <w:rFonts w:ascii="Calibri" w:hAnsi="Calibri" w:eastAsia="Calibri" w:cs="Calibri"/>
                  <w:color w:val="000000" w:themeColor="text1"/>
                </w:rPr>
              </w:rPrChange>
            </w:rPr>
            <w:t xml:space="preserve">Mayor, J. R., Wright, S. J., &amp; Turner, B. L. (2014). Species-specific responses of foliar nutrients to long-term nitrogen and phosphorus additions in a lowland tropical forest. </w:t>
          </w:r>
          <w:r w:rsidRPr="00206BD6">
            <w:rPr>
              <w:rFonts w:ascii="Calibri" w:hAnsi="Calibri" w:eastAsia="Calibri" w:cs="Calibri"/>
              <w:i/>
              <w:iCs/>
              <w:color w:val="000000" w:themeColor="text1"/>
              <w:lang w:val="en-GB"/>
              <w:rPrChange w:author="Thomas Sibret [2]" w:date="2026-08-24T11:02:00Z" w16du:dateUtc="2026-08-24T09:02:00Z" w:id="1165">
                <w:rPr>
                  <w:rFonts w:ascii="Calibri" w:hAnsi="Calibri" w:eastAsia="Calibri" w:cs="Calibri"/>
                  <w:i/>
                  <w:iCs/>
                  <w:color w:val="000000" w:themeColor="text1"/>
                </w:rPr>
              </w:rPrChange>
            </w:rPr>
            <w:t>Journal of Ecology</w:t>
          </w:r>
          <w:r w:rsidRPr="00206BD6">
            <w:rPr>
              <w:rFonts w:ascii="Calibri" w:hAnsi="Calibri" w:eastAsia="Calibri" w:cs="Calibri"/>
              <w:color w:val="000000" w:themeColor="text1"/>
              <w:lang w:val="en-GB"/>
              <w:rPrChange w:author="Thomas Sibret [2]" w:date="2026-08-24T11:02:00Z" w16du:dateUtc="2026-08-24T09:02:00Z" w:id="1166">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67">
                <w:rPr>
                  <w:rFonts w:ascii="Calibri" w:hAnsi="Calibri" w:eastAsia="Calibri" w:cs="Calibri"/>
                  <w:i/>
                  <w:iCs/>
                  <w:color w:val="000000" w:themeColor="text1"/>
                </w:rPr>
              </w:rPrChange>
            </w:rPr>
            <w:t>102</w:t>
          </w:r>
          <w:r w:rsidRPr="00206BD6">
            <w:rPr>
              <w:rFonts w:ascii="Calibri" w:hAnsi="Calibri" w:eastAsia="Calibri" w:cs="Calibri"/>
              <w:color w:val="000000" w:themeColor="text1"/>
              <w:lang w:val="en-GB"/>
              <w:rPrChange w:author="Thomas Sibret [2]" w:date="2026-08-24T11:02:00Z" w16du:dateUtc="2026-08-24T09:02:00Z" w:id="1168">
                <w:rPr>
                  <w:rFonts w:ascii="Calibri" w:hAnsi="Calibri" w:eastAsia="Calibri" w:cs="Calibri"/>
                  <w:color w:val="000000" w:themeColor="text1"/>
                </w:rPr>
              </w:rPrChange>
            </w:rPr>
            <w:t xml:space="preserve">(1), 36–44. </w:t>
          </w:r>
          <w:r>
            <w:fldChar w:fldCharType="begin"/>
          </w:r>
          <w:r w:rsidRPr="00206BD6">
            <w:rPr>
              <w:lang w:val="en-GB"/>
              <w:rPrChange w:author="Thomas Sibret [2]" w:date="2026-08-24T11:02:00Z" w16du:dateUtc="2026-08-24T09:02:00Z" w:id="1169">
                <w:rPr/>
              </w:rPrChange>
            </w:rPr>
            <w:instrText>HYPERLINK "https://doi.org/10.1111/1365-2745.12190"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70">
                <w:rPr>
                  <w:rStyle w:val="Hyperlink"/>
                  <w:rFonts w:ascii="Calibri" w:hAnsi="Calibri" w:eastAsia="Calibri" w:cs="Calibri"/>
                  <w:color w:val="000000" w:themeColor="text1"/>
                  <w:u w:val="none"/>
                </w:rPr>
              </w:rPrChange>
            </w:rPr>
            <w:t>https://doi.org/10.1111/1365-2745.12190</w:t>
          </w:r>
          <w:r>
            <w:fldChar w:fldCharType="end"/>
          </w:r>
        </w:p>
        <w:p w:rsidRPr="00206BD6" w:rsidR="1C1D6FE7" w:rsidP="1823EB44" w:rsidRDefault="3C812322" w14:paraId="3CE16C5A" w14:textId="5007466B">
          <w:pPr>
            <w:spacing w:after="0"/>
            <w:ind w:left="480" w:hanging="480"/>
            <w:rPr>
              <w:rFonts w:ascii="Calibri" w:hAnsi="Calibri" w:eastAsia="Calibri" w:cs="Calibri"/>
              <w:color w:val="000000" w:themeColor="text1"/>
              <w:lang w:val="en-GB"/>
              <w:rPrChange w:author="Thomas Sibret [2]" w:date="2026-08-24T11:02:00Z" w16du:dateUtc="2026-08-24T09:02:00Z" w:id="1171">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72">
                <w:rPr>
                  <w:rFonts w:ascii="Calibri" w:hAnsi="Calibri" w:eastAsia="Calibri" w:cs="Calibri"/>
                  <w:color w:val="000000" w:themeColor="text1"/>
                </w:rPr>
              </w:rPrChange>
            </w:rPr>
            <w:t xml:space="preserve">Mitchard, E. T. A. (2018). The tropical forest carbon cycle and climate change. </w:t>
          </w:r>
          <w:r w:rsidRPr="00206BD6">
            <w:rPr>
              <w:rFonts w:ascii="Calibri" w:hAnsi="Calibri" w:eastAsia="Calibri" w:cs="Calibri"/>
              <w:i/>
              <w:iCs/>
              <w:color w:val="000000" w:themeColor="text1"/>
              <w:lang w:val="en-GB"/>
              <w:rPrChange w:author="Thomas Sibret [2]" w:date="2026-08-24T11:02:00Z" w16du:dateUtc="2026-08-24T09:02:00Z" w:id="1173">
                <w:rPr>
                  <w:rFonts w:ascii="Calibri" w:hAnsi="Calibri" w:eastAsia="Calibri" w:cs="Calibri"/>
                  <w:i/>
                  <w:iCs/>
                  <w:color w:val="000000" w:themeColor="text1"/>
                </w:rPr>
              </w:rPrChange>
            </w:rPr>
            <w:t>Nature</w:t>
          </w:r>
          <w:r w:rsidRPr="00206BD6">
            <w:rPr>
              <w:rFonts w:ascii="Calibri" w:hAnsi="Calibri" w:eastAsia="Calibri" w:cs="Calibri"/>
              <w:color w:val="000000" w:themeColor="text1"/>
              <w:lang w:val="en-GB"/>
              <w:rPrChange w:author="Thomas Sibret [2]" w:date="2026-08-24T11:02:00Z" w16du:dateUtc="2026-08-24T09:02:00Z" w:id="117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75">
                <w:rPr>
                  <w:rFonts w:ascii="Calibri" w:hAnsi="Calibri" w:eastAsia="Calibri" w:cs="Calibri"/>
                  <w:i/>
                  <w:iCs/>
                  <w:color w:val="000000" w:themeColor="text1"/>
                </w:rPr>
              </w:rPrChange>
            </w:rPr>
            <w:t>559</w:t>
          </w:r>
          <w:r w:rsidRPr="00206BD6">
            <w:rPr>
              <w:rFonts w:ascii="Calibri" w:hAnsi="Calibri" w:eastAsia="Calibri" w:cs="Calibri"/>
              <w:color w:val="000000" w:themeColor="text1"/>
              <w:lang w:val="en-GB"/>
              <w:rPrChange w:author="Thomas Sibret [2]" w:date="2026-08-24T11:02:00Z" w16du:dateUtc="2026-08-24T09:02:00Z" w:id="1176">
                <w:rPr>
                  <w:rFonts w:ascii="Calibri" w:hAnsi="Calibri" w:eastAsia="Calibri" w:cs="Calibri"/>
                  <w:color w:val="000000" w:themeColor="text1"/>
                </w:rPr>
              </w:rPrChange>
            </w:rPr>
            <w:t xml:space="preserve">(7715), 527–534. </w:t>
          </w:r>
          <w:r>
            <w:fldChar w:fldCharType="begin"/>
          </w:r>
          <w:r w:rsidRPr="00206BD6">
            <w:rPr>
              <w:lang w:val="en-GB"/>
              <w:rPrChange w:author="Thomas Sibret [2]" w:date="2026-08-24T11:02:00Z" w16du:dateUtc="2026-08-24T09:02:00Z" w:id="1177">
                <w:rPr/>
              </w:rPrChange>
            </w:rPr>
            <w:instrText>HYPERLINK "https://doi.org/10.1038/S41586-018-0300-2"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78">
                <w:rPr>
                  <w:rStyle w:val="Hyperlink"/>
                  <w:rFonts w:ascii="Calibri" w:hAnsi="Calibri" w:eastAsia="Calibri" w:cs="Calibri"/>
                  <w:color w:val="000000" w:themeColor="text1"/>
                  <w:u w:val="none"/>
                </w:rPr>
              </w:rPrChange>
            </w:rPr>
            <w:t>https://doi.org/10.1038/S41586-018-0300-2</w:t>
          </w:r>
          <w:r>
            <w:fldChar w:fldCharType="end"/>
          </w:r>
        </w:p>
        <w:p w:rsidRPr="00C86F7E" w:rsidR="1C1D6FE7" w:rsidP="1823EB44" w:rsidRDefault="3C812322" w14:paraId="5A3E4B05" w14:textId="3B4C82E5">
          <w:pPr>
            <w:spacing w:after="0"/>
            <w:ind w:left="480" w:hanging="480"/>
            <w:rPr>
              <w:rFonts w:ascii="Calibri" w:hAnsi="Calibri" w:eastAsia="Calibri" w:cs="Calibri"/>
              <w:color w:val="000000" w:themeColor="text1"/>
              <w:lang w:val="nl-NL"/>
              <w:rPrChange w:author="Marijn Bauters" w:date="2026-09-01T12:46:00Z" w16du:dateUtc="2026-09-01T10:46:00Z" w:id="117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80">
                <w:rPr>
                  <w:rFonts w:ascii="Calibri" w:hAnsi="Calibri" w:eastAsia="Calibri" w:cs="Calibri"/>
                  <w:color w:val="000000" w:themeColor="text1"/>
                </w:rPr>
              </w:rPrChange>
            </w:rPr>
            <w:t xml:space="preserve">Mo, Q., Wang, W., Lambers, H., Chen, Y., Yu, S., Wu, C., Fan, Y., Zhou, Q., Li, Z., &amp; Wang, F. (2021). Response of foliar mineral nutrients to long-term nitrogen and phosphorus addition in a tropical forest. </w:t>
          </w:r>
          <w:r w:rsidRPr="00C86F7E">
            <w:rPr>
              <w:rFonts w:ascii="Calibri" w:hAnsi="Calibri" w:eastAsia="Calibri" w:cs="Calibri"/>
              <w:i/>
              <w:iCs/>
              <w:color w:val="000000" w:themeColor="text1"/>
              <w:lang w:val="nl-NL"/>
              <w:rPrChange w:author="Marijn Bauters" w:date="2026-09-01T12:46:00Z" w16du:dateUtc="2026-09-01T10:46:00Z" w:id="1181">
                <w:rPr>
                  <w:rFonts w:ascii="Calibri" w:hAnsi="Calibri" w:eastAsia="Calibri" w:cs="Calibri"/>
                  <w:i/>
                  <w:iCs/>
                  <w:color w:val="000000" w:themeColor="text1"/>
                </w:rPr>
              </w:rPrChange>
            </w:rPr>
            <w:t>Functional Ecology</w:t>
          </w:r>
          <w:r w:rsidRPr="00C86F7E">
            <w:rPr>
              <w:rFonts w:ascii="Calibri" w:hAnsi="Calibri" w:eastAsia="Calibri" w:cs="Calibri"/>
              <w:color w:val="000000" w:themeColor="text1"/>
              <w:lang w:val="nl-NL"/>
              <w:rPrChange w:author="Marijn Bauters" w:date="2026-09-01T12:46:00Z" w16du:dateUtc="2026-09-01T10:46:00Z" w:id="1182">
                <w:rPr>
                  <w:rFonts w:ascii="Calibri" w:hAnsi="Calibri" w:eastAsia="Calibri" w:cs="Calibri"/>
                  <w:color w:val="000000" w:themeColor="text1"/>
                </w:rPr>
              </w:rPrChange>
            </w:rPr>
            <w:t xml:space="preserve">, </w:t>
          </w:r>
          <w:r w:rsidRPr="00C86F7E">
            <w:rPr>
              <w:rFonts w:ascii="Calibri" w:hAnsi="Calibri" w:eastAsia="Calibri" w:cs="Calibri"/>
              <w:i/>
              <w:iCs/>
              <w:color w:val="000000" w:themeColor="text1"/>
              <w:lang w:val="nl-NL"/>
              <w:rPrChange w:author="Marijn Bauters" w:date="2026-09-01T12:46:00Z" w16du:dateUtc="2026-09-01T10:46:00Z" w:id="1183">
                <w:rPr>
                  <w:rFonts w:ascii="Calibri" w:hAnsi="Calibri" w:eastAsia="Calibri" w:cs="Calibri"/>
                  <w:i/>
                  <w:iCs/>
                  <w:color w:val="000000" w:themeColor="text1"/>
                </w:rPr>
              </w:rPrChange>
            </w:rPr>
            <w:t>35</w:t>
          </w:r>
          <w:r w:rsidRPr="00C86F7E">
            <w:rPr>
              <w:rFonts w:ascii="Calibri" w:hAnsi="Calibri" w:eastAsia="Calibri" w:cs="Calibri"/>
              <w:color w:val="000000" w:themeColor="text1"/>
              <w:lang w:val="nl-NL"/>
              <w:rPrChange w:author="Marijn Bauters" w:date="2026-09-01T12:46:00Z" w16du:dateUtc="2026-09-01T10:46:00Z" w:id="1184">
                <w:rPr>
                  <w:rFonts w:ascii="Calibri" w:hAnsi="Calibri" w:eastAsia="Calibri" w:cs="Calibri"/>
                  <w:color w:val="000000" w:themeColor="text1"/>
                </w:rPr>
              </w:rPrChange>
            </w:rPr>
            <w:t xml:space="preserve">(10), 2329–2341. </w:t>
          </w:r>
          <w:r>
            <w:fldChar w:fldCharType="begin"/>
          </w:r>
          <w:r w:rsidRPr="00C86F7E">
            <w:rPr>
              <w:lang w:val="nl-NL"/>
              <w:rPrChange w:author="Marijn Bauters" w:date="2026-09-01T12:46:00Z" w16du:dateUtc="2026-09-01T10:46:00Z" w:id="1185">
                <w:rPr/>
              </w:rPrChange>
            </w:rPr>
            <w:instrText>HYPERLINK "https://doi.org/10.1111/1365-2435.13896" \h</w:instrText>
          </w:r>
          <w:r>
            <w:fldChar w:fldCharType="separate"/>
          </w:r>
          <w:r w:rsidRPr="00C86F7E">
            <w:rPr>
              <w:rStyle w:val="Hyperlink"/>
              <w:rFonts w:ascii="Calibri" w:hAnsi="Calibri" w:eastAsia="Calibri" w:cs="Calibri"/>
              <w:color w:val="000000" w:themeColor="text1"/>
              <w:u w:val="none"/>
              <w:lang w:val="nl-NL"/>
              <w:rPrChange w:author="Marijn Bauters" w:date="2026-09-01T12:46:00Z" w16du:dateUtc="2026-09-01T10:46:00Z" w:id="1186">
                <w:rPr>
                  <w:rStyle w:val="Hyperlink"/>
                  <w:rFonts w:ascii="Calibri" w:hAnsi="Calibri" w:eastAsia="Calibri" w:cs="Calibri"/>
                  <w:color w:val="000000" w:themeColor="text1"/>
                  <w:u w:val="none"/>
                </w:rPr>
              </w:rPrChange>
            </w:rPr>
            <w:t>https://doi.org/10.1111/1365-2435.13896</w:t>
          </w:r>
          <w:r>
            <w:fldChar w:fldCharType="end"/>
          </w:r>
        </w:p>
        <w:p w:rsidRPr="00206BD6" w:rsidR="1C1D6FE7" w:rsidP="1823EB44" w:rsidRDefault="3C812322" w14:paraId="34633278" w14:textId="43D38D85">
          <w:pPr>
            <w:spacing w:after="0"/>
            <w:ind w:left="480" w:hanging="480"/>
            <w:rPr>
              <w:rFonts w:ascii="Calibri" w:hAnsi="Calibri" w:eastAsia="Calibri" w:cs="Calibri"/>
              <w:color w:val="000000" w:themeColor="text1"/>
              <w:lang w:val="en-GB"/>
              <w:rPrChange w:author="Thomas Sibret [2]" w:date="2026-08-24T11:02:00Z" w16du:dateUtc="2026-08-24T09:02:00Z" w:id="1187">
                <w:rPr>
                  <w:rFonts w:ascii="Calibri" w:hAnsi="Calibri" w:eastAsia="Calibri" w:cs="Calibri"/>
                  <w:color w:val="000000" w:themeColor="text1"/>
                </w:rPr>
              </w:rPrChange>
            </w:rPr>
          </w:pPr>
          <w:r w:rsidRPr="00C86F7E">
            <w:rPr>
              <w:rFonts w:ascii="Calibri" w:hAnsi="Calibri" w:eastAsia="Calibri" w:cs="Calibri"/>
              <w:color w:val="000000" w:themeColor="text1"/>
              <w:lang w:val="nl-NL"/>
              <w:rPrChange w:author="Marijn Bauters" w:date="2026-09-01T12:46:00Z" w16du:dateUtc="2026-09-01T10:46:00Z" w:id="1188">
                <w:rPr>
                  <w:rFonts w:ascii="Calibri" w:hAnsi="Calibri" w:eastAsia="Calibri" w:cs="Calibri"/>
                  <w:color w:val="000000" w:themeColor="text1"/>
                </w:rPr>
              </w:rPrChange>
            </w:rPr>
            <w:t xml:space="preserve">Mumbanza, F. M., Bauters, M., Meunier, F., Boeckx, P., Cernusak, L. A., De Deurwaerder, H. P. T., Demol, M., Meeussen, C., Sercu, B., Verryckt, L. T., Pauwels, J., Cizungu, L. N., Báez, S., Lubini, C. A., &amp; Verbeeck, H. (2021). </w:t>
          </w:r>
          <w:r w:rsidRPr="00206BD6">
            <w:rPr>
              <w:rFonts w:ascii="Calibri" w:hAnsi="Calibri" w:eastAsia="Calibri" w:cs="Calibri"/>
              <w:color w:val="000000" w:themeColor="text1"/>
              <w:lang w:val="en-GB"/>
              <w:rPrChange w:author="Thomas Sibret [2]" w:date="2026-08-24T11:02:00Z" w16du:dateUtc="2026-08-24T09:02:00Z" w:id="1189">
                <w:rPr>
                  <w:rFonts w:ascii="Calibri" w:hAnsi="Calibri" w:eastAsia="Calibri" w:cs="Calibri"/>
                  <w:color w:val="000000" w:themeColor="text1"/>
                </w:rPr>
              </w:rPrChange>
            </w:rPr>
            <w:t xml:space="preserve">Lianas and trees exhibit divergent intrinsic water-use efficiency along elevational gradients in South American and African tropical forests. </w:t>
          </w:r>
          <w:r w:rsidRPr="00206BD6">
            <w:rPr>
              <w:rFonts w:ascii="Calibri" w:hAnsi="Calibri" w:eastAsia="Calibri" w:cs="Calibri"/>
              <w:i/>
              <w:iCs/>
              <w:color w:val="000000" w:themeColor="text1"/>
              <w:lang w:val="en-GB"/>
              <w:rPrChange w:author="Thomas Sibret [2]" w:date="2026-08-24T11:02:00Z" w16du:dateUtc="2026-08-24T09:02:00Z" w:id="1190">
                <w:rPr>
                  <w:rFonts w:ascii="Calibri" w:hAnsi="Calibri" w:eastAsia="Calibri" w:cs="Calibri"/>
                  <w:i/>
                  <w:iCs/>
                  <w:color w:val="000000" w:themeColor="text1"/>
                </w:rPr>
              </w:rPrChange>
            </w:rPr>
            <w:t>Global Ecology and Biogeography</w:t>
          </w:r>
          <w:r w:rsidRPr="00206BD6">
            <w:rPr>
              <w:rFonts w:ascii="Calibri" w:hAnsi="Calibri" w:eastAsia="Calibri" w:cs="Calibri"/>
              <w:color w:val="000000" w:themeColor="text1"/>
              <w:lang w:val="en-GB"/>
              <w:rPrChange w:author="Thomas Sibret [2]" w:date="2026-08-24T11:02:00Z" w16du:dateUtc="2026-08-24T09:02:00Z" w:id="1191">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192">
                <w:rPr>
                  <w:rFonts w:ascii="Calibri" w:hAnsi="Calibri" w:eastAsia="Calibri" w:cs="Calibri"/>
                  <w:i/>
                  <w:iCs/>
                  <w:color w:val="000000" w:themeColor="text1"/>
                </w:rPr>
              </w:rPrChange>
            </w:rPr>
            <w:t>30</w:t>
          </w:r>
          <w:r w:rsidRPr="00206BD6">
            <w:rPr>
              <w:rFonts w:ascii="Calibri" w:hAnsi="Calibri" w:eastAsia="Calibri" w:cs="Calibri"/>
              <w:color w:val="000000" w:themeColor="text1"/>
              <w:lang w:val="en-GB"/>
              <w:rPrChange w:author="Thomas Sibret [2]" w:date="2026-08-24T11:02:00Z" w16du:dateUtc="2026-08-24T09:02:00Z" w:id="1193">
                <w:rPr>
                  <w:rFonts w:ascii="Calibri" w:hAnsi="Calibri" w:eastAsia="Calibri" w:cs="Calibri"/>
                  <w:color w:val="000000" w:themeColor="text1"/>
                </w:rPr>
              </w:rPrChange>
            </w:rPr>
            <w:t xml:space="preserve">(11), 2259–2272. </w:t>
          </w:r>
          <w:r>
            <w:fldChar w:fldCharType="begin"/>
          </w:r>
          <w:r w:rsidRPr="00206BD6">
            <w:rPr>
              <w:lang w:val="en-GB"/>
              <w:rPrChange w:author="Thomas Sibret [2]" w:date="2026-08-24T11:02:00Z" w16du:dateUtc="2026-08-24T09:02:00Z" w:id="1194">
                <w:rPr/>
              </w:rPrChange>
            </w:rPr>
            <w:instrText>HYPERLINK "https://doi.org/10.1111/GEB.13382;CTYPE:STRING:JOURNAL"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195">
                <w:rPr>
                  <w:rStyle w:val="Hyperlink"/>
                  <w:rFonts w:ascii="Calibri" w:hAnsi="Calibri" w:eastAsia="Calibri" w:cs="Calibri"/>
                  <w:color w:val="000000" w:themeColor="text1"/>
                  <w:u w:val="none"/>
                </w:rPr>
              </w:rPrChange>
            </w:rPr>
            <w:t>https://doi.org/10.1111/GEB.13382;CTYPE:STRING:JOURNAL</w:t>
          </w:r>
          <w:r>
            <w:fldChar w:fldCharType="end"/>
          </w:r>
        </w:p>
        <w:p w:rsidRPr="00206BD6" w:rsidR="1C1D6FE7" w:rsidP="1823EB44" w:rsidRDefault="3C812322" w14:paraId="237BF77E" w14:textId="1F614C3F">
          <w:pPr>
            <w:spacing w:after="0"/>
            <w:ind w:left="480" w:hanging="480"/>
            <w:rPr>
              <w:rFonts w:ascii="Calibri" w:hAnsi="Calibri" w:eastAsia="Calibri" w:cs="Calibri"/>
              <w:color w:val="000000" w:themeColor="text1"/>
              <w:lang w:val="en-GB"/>
              <w:rPrChange w:author="Thomas Sibret [2]" w:date="2026-08-24T11:02:00Z" w16du:dateUtc="2026-08-24T09:02:00Z" w:id="1196">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197">
                <w:rPr>
                  <w:rFonts w:ascii="Calibri" w:hAnsi="Calibri" w:eastAsia="Calibri" w:cs="Calibri"/>
                  <w:color w:val="000000" w:themeColor="text1"/>
                </w:rPr>
              </w:rPrChange>
            </w:rPr>
            <w:t xml:space="preserve">O’Leary, M. H. (1981). Carbon isotope fractionation in plants. </w:t>
          </w:r>
          <w:r w:rsidRPr="00206BD6">
            <w:rPr>
              <w:rFonts w:ascii="Calibri" w:hAnsi="Calibri" w:eastAsia="Calibri" w:cs="Calibri"/>
              <w:i/>
              <w:iCs/>
              <w:color w:val="000000" w:themeColor="text1"/>
              <w:lang w:val="en-GB"/>
              <w:rPrChange w:author="Thomas Sibret [2]" w:date="2026-08-24T11:02:00Z" w16du:dateUtc="2026-08-24T09:02:00Z" w:id="1198">
                <w:rPr>
                  <w:rFonts w:ascii="Calibri" w:hAnsi="Calibri" w:eastAsia="Calibri" w:cs="Calibri"/>
                  <w:i/>
                  <w:iCs/>
                  <w:color w:val="000000" w:themeColor="text1"/>
                </w:rPr>
              </w:rPrChange>
            </w:rPr>
            <w:t>Phytochemistry</w:t>
          </w:r>
          <w:r w:rsidRPr="00206BD6">
            <w:rPr>
              <w:rFonts w:ascii="Calibri" w:hAnsi="Calibri" w:eastAsia="Calibri" w:cs="Calibri"/>
              <w:color w:val="000000" w:themeColor="text1"/>
              <w:lang w:val="en-GB"/>
              <w:rPrChange w:author="Thomas Sibret [2]" w:date="2026-08-24T11:02:00Z" w16du:dateUtc="2026-08-24T09:02:00Z" w:id="1199">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200">
                <w:rPr>
                  <w:rFonts w:ascii="Calibri" w:hAnsi="Calibri" w:eastAsia="Calibri" w:cs="Calibri"/>
                  <w:i/>
                  <w:iCs/>
                  <w:color w:val="000000" w:themeColor="text1"/>
                </w:rPr>
              </w:rPrChange>
            </w:rPr>
            <w:t>20</w:t>
          </w:r>
          <w:r w:rsidRPr="00206BD6">
            <w:rPr>
              <w:rFonts w:ascii="Calibri" w:hAnsi="Calibri" w:eastAsia="Calibri" w:cs="Calibri"/>
              <w:color w:val="000000" w:themeColor="text1"/>
              <w:lang w:val="en-GB"/>
              <w:rPrChange w:author="Thomas Sibret [2]" w:date="2026-08-24T11:02:00Z" w16du:dateUtc="2026-08-24T09:02:00Z" w:id="1201">
                <w:rPr>
                  <w:rFonts w:ascii="Calibri" w:hAnsi="Calibri" w:eastAsia="Calibri" w:cs="Calibri"/>
                  <w:color w:val="000000" w:themeColor="text1"/>
                </w:rPr>
              </w:rPrChange>
            </w:rPr>
            <w:t xml:space="preserve">(4), 553–567. </w:t>
          </w:r>
          <w:r>
            <w:fldChar w:fldCharType="begin"/>
          </w:r>
          <w:r w:rsidRPr="00206BD6">
            <w:rPr>
              <w:lang w:val="en-GB"/>
              <w:rPrChange w:author="Thomas Sibret [2]" w:date="2026-08-24T11:02:00Z" w16du:dateUtc="2026-08-24T09:02:00Z" w:id="1202">
                <w:rPr/>
              </w:rPrChange>
            </w:rPr>
            <w:instrText>HYPERLINK "https://doi.org/10.1016/0031-9422(81)85134-5"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203">
                <w:rPr>
                  <w:rStyle w:val="Hyperlink"/>
                  <w:rFonts w:ascii="Calibri" w:hAnsi="Calibri" w:eastAsia="Calibri" w:cs="Calibri"/>
                  <w:color w:val="000000" w:themeColor="text1"/>
                  <w:u w:val="none"/>
                </w:rPr>
              </w:rPrChange>
            </w:rPr>
            <w:t>https://doi.org/10.1016/0031-9422(81)85134-5</w:t>
          </w:r>
          <w:r>
            <w:fldChar w:fldCharType="end"/>
          </w:r>
        </w:p>
        <w:p w:rsidRPr="00206BD6" w:rsidR="1C1D6FE7" w:rsidP="1823EB44" w:rsidRDefault="3C812322" w14:paraId="1970AD3D" w14:textId="15615D3F">
          <w:pPr>
            <w:spacing w:after="0"/>
            <w:ind w:left="480" w:hanging="480"/>
            <w:rPr>
              <w:rFonts w:ascii="Calibri" w:hAnsi="Calibri" w:eastAsia="Calibri" w:cs="Calibri"/>
              <w:color w:val="000000" w:themeColor="text1"/>
              <w:lang w:val="en-GB"/>
              <w:rPrChange w:author="Thomas Sibret [2]" w:date="2026-08-24T11:02:00Z" w16du:dateUtc="2026-08-24T09:02:00Z" w:id="1204">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205">
                <w:rPr>
                  <w:rFonts w:ascii="Calibri" w:hAnsi="Calibri" w:eastAsia="Calibri" w:cs="Calibri"/>
                  <w:color w:val="000000" w:themeColor="text1"/>
                </w:rPr>
              </w:rPrChange>
            </w:rPr>
            <w:t xml:space="preserve">Oliveira, R. S., Eller, C. B., Bittencourt, P. R. L., &amp; Mulligan, M. (2014). The hydroclimatic and ecophysiological basis of cloud forest distributions under current and projected climates. </w:t>
          </w:r>
          <w:r w:rsidRPr="00206BD6">
            <w:rPr>
              <w:rFonts w:ascii="Calibri" w:hAnsi="Calibri" w:eastAsia="Calibri" w:cs="Calibri"/>
              <w:i/>
              <w:iCs/>
              <w:color w:val="000000" w:themeColor="text1"/>
              <w:lang w:val="en-GB"/>
              <w:rPrChange w:author="Thomas Sibret [2]" w:date="2026-08-24T11:02:00Z" w16du:dateUtc="2026-08-24T09:02:00Z" w:id="1206">
                <w:rPr>
                  <w:rFonts w:ascii="Calibri" w:hAnsi="Calibri" w:eastAsia="Calibri" w:cs="Calibri"/>
                  <w:i/>
                  <w:iCs/>
                  <w:color w:val="000000" w:themeColor="text1"/>
                </w:rPr>
              </w:rPrChange>
            </w:rPr>
            <w:t>Annals of Botany</w:t>
          </w:r>
          <w:r w:rsidRPr="00206BD6">
            <w:rPr>
              <w:rFonts w:ascii="Calibri" w:hAnsi="Calibri" w:eastAsia="Calibri" w:cs="Calibri"/>
              <w:color w:val="000000" w:themeColor="text1"/>
              <w:lang w:val="en-GB"/>
              <w:rPrChange w:author="Thomas Sibret [2]" w:date="2026-08-24T11:02:00Z" w16du:dateUtc="2026-08-24T09:02:00Z" w:id="120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208">
                <w:rPr>
                  <w:rFonts w:ascii="Calibri" w:hAnsi="Calibri" w:eastAsia="Calibri" w:cs="Calibri"/>
                  <w:i/>
                  <w:iCs/>
                  <w:color w:val="000000" w:themeColor="text1"/>
                </w:rPr>
              </w:rPrChange>
            </w:rPr>
            <w:t>113</w:t>
          </w:r>
          <w:r w:rsidRPr="00206BD6">
            <w:rPr>
              <w:rFonts w:ascii="Calibri" w:hAnsi="Calibri" w:eastAsia="Calibri" w:cs="Calibri"/>
              <w:color w:val="000000" w:themeColor="text1"/>
              <w:lang w:val="en-GB"/>
              <w:rPrChange w:author="Thomas Sibret [2]" w:date="2026-08-24T11:02:00Z" w16du:dateUtc="2026-08-24T09:02:00Z" w:id="1209">
                <w:rPr>
                  <w:rFonts w:ascii="Calibri" w:hAnsi="Calibri" w:eastAsia="Calibri" w:cs="Calibri"/>
                  <w:color w:val="000000" w:themeColor="text1"/>
                </w:rPr>
              </w:rPrChange>
            </w:rPr>
            <w:t xml:space="preserve">(6), 909–920. </w:t>
          </w:r>
          <w:r>
            <w:fldChar w:fldCharType="begin"/>
          </w:r>
          <w:r w:rsidRPr="00206BD6">
            <w:rPr>
              <w:lang w:val="en-GB"/>
              <w:rPrChange w:author="Thomas Sibret [2]" w:date="2026-08-24T11:02:00Z" w16du:dateUtc="2026-08-24T09:02:00Z" w:id="1210">
                <w:rPr/>
              </w:rPrChange>
            </w:rPr>
            <w:instrText>HYPERLINK "https://doi.org/10.1093/AOB/MCU060"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211">
                <w:rPr>
                  <w:rStyle w:val="Hyperlink"/>
                  <w:rFonts w:ascii="Calibri" w:hAnsi="Calibri" w:eastAsia="Calibri" w:cs="Calibri"/>
                  <w:color w:val="000000" w:themeColor="text1"/>
                  <w:u w:val="none"/>
                </w:rPr>
              </w:rPrChange>
            </w:rPr>
            <w:t>https://doi.org/10.1093/AOB/MCU060</w:t>
          </w:r>
          <w:r>
            <w:fldChar w:fldCharType="end"/>
          </w:r>
        </w:p>
        <w:p w:rsidRPr="00206BD6" w:rsidR="1C1D6FE7" w:rsidP="1823EB44" w:rsidRDefault="3C812322" w14:paraId="211E8F1C" w14:textId="0B789064">
          <w:pPr>
            <w:spacing w:after="0"/>
            <w:ind w:left="480" w:hanging="480"/>
            <w:rPr>
              <w:rFonts w:ascii="Calibri" w:hAnsi="Calibri" w:eastAsia="Calibri" w:cs="Calibri"/>
              <w:color w:val="000000" w:themeColor="text1"/>
              <w:lang w:val="en-GB"/>
              <w:rPrChange w:author="Thomas Sibret [2]" w:date="2026-08-24T11:02:00Z" w16du:dateUtc="2026-08-24T09:02:00Z" w:id="121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213">
                <w:rPr>
                  <w:rFonts w:ascii="Calibri" w:hAnsi="Calibri" w:eastAsia="Calibri" w:cs="Calibri"/>
                  <w:color w:val="000000" w:themeColor="text1"/>
                </w:rPr>
              </w:rPrChange>
            </w:rPr>
            <w:t xml:space="preserve">Ostertag, R. (2010). Foliar nitrogen and phosphorus accumulation responses after fertilization: an example from nutrient-limited Hawaiian forests. </w:t>
          </w:r>
          <w:r w:rsidRPr="00206BD6">
            <w:rPr>
              <w:rFonts w:ascii="Calibri" w:hAnsi="Calibri" w:eastAsia="Calibri" w:cs="Calibri"/>
              <w:i/>
              <w:iCs/>
              <w:color w:val="000000" w:themeColor="text1"/>
              <w:lang w:val="en-GB"/>
              <w:rPrChange w:author="Thomas Sibret [2]" w:date="2026-08-24T11:02:00Z" w16du:dateUtc="2026-08-24T09:02:00Z" w:id="1214">
                <w:rPr>
                  <w:rFonts w:ascii="Calibri" w:hAnsi="Calibri" w:eastAsia="Calibri" w:cs="Calibri"/>
                  <w:i/>
                  <w:iCs/>
                  <w:color w:val="000000" w:themeColor="text1"/>
                </w:rPr>
              </w:rPrChange>
            </w:rPr>
            <w:t>Plant and Soil 2010 334:1</w:t>
          </w:r>
          <w:r w:rsidRPr="00206BD6">
            <w:rPr>
              <w:rFonts w:ascii="Calibri" w:hAnsi="Calibri" w:eastAsia="Calibri" w:cs="Calibri"/>
              <w:color w:val="000000" w:themeColor="text1"/>
              <w:lang w:val="en-GB"/>
              <w:rPrChange w:author="Thomas Sibret [2]" w:date="2026-08-24T11:02:00Z" w16du:dateUtc="2026-08-24T09:02:00Z" w:id="121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2:00Z" w16du:dateUtc="2026-08-24T09:02:00Z" w:id="1216">
                <w:rPr>
                  <w:rFonts w:ascii="Calibri" w:hAnsi="Calibri" w:eastAsia="Calibri" w:cs="Calibri"/>
                  <w:i/>
                  <w:iCs/>
                  <w:color w:val="000000" w:themeColor="text1"/>
                </w:rPr>
              </w:rPrChange>
            </w:rPr>
            <w:t>334</w:t>
          </w:r>
          <w:r w:rsidRPr="00206BD6">
            <w:rPr>
              <w:rFonts w:ascii="Calibri" w:hAnsi="Calibri" w:eastAsia="Calibri" w:cs="Calibri"/>
              <w:color w:val="000000" w:themeColor="text1"/>
              <w:lang w:val="en-GB"/>
              <w:rPrChange w:author="Thomas Sibret [2]" w:date="2026-08-24T11:02:00Z" w16du:dateUtc="2026-08-24T09:02:00Z" w:id="1217">
                <w:rPr>
                  <w:rFonts w:ascii="Calibri" w:hAnsi="Calibri" w:eastAsia="Calibri" w:cs="Calibri"/>
                  <w:color w:val="000000" w:themeColor="text1"/>
                </w:rPr>
              </w:rPrChange>
            </w:rPr>
            <w:t xml:space="preserve">(1), 85–98. </w:t>
          </w:r>
          <w:r>
            <w:fldChar w:fldCharType="begin"/>
          </w:r>
          <w:r w:rsidRPr="00206BD6">
            <w:rPr>
              <w:lang w:val="en-GB"/>
              <w:rPrChange w:author="Thomas Sibret [2]" w:date="2026-08-24T11:02:00Z" w16du:dateUtc="2026-08-24T09:02:00Z" w:id="1218">
                <w:rPr/>
              </w:rPrChange>
            </w:rPr>
            <w:instrText>HYPERLINK "https://doi.org/10.1007/S11104-010-0281-X" \h</w:instrText>
          </w:r>
          <w:r>
            <w:fldChar w:fldCharType="separate"/>
          </w:r>
          <w:r w:rsidRPr="00206BD6">
            <w:rPr>
              <w:rStyle w:val="Hyperlink"/>
              <w:rFonts w:ascii="Calibri" w:hAnsi="Calibri" w:eastAsia="Calibri" w:cs="Calibri"/>
              <w:color w:val="000000" w:themeColor="text1"/>
              <w:u w:val="none"/>
              <w:lang w:val="en-GB"/>
              <w:rPrChange w:author="Thomas Sibret [2]" w:date="2026-08-24T11:02:00Z" w16du:dateUtc="2026-08-24T09:02:00Z" w:id="1219">
                <w:rPr>
                  <w:rStyle w:val="Hyperlink"/>
                  <w:rFonts w:ascii="Calibri" w:hAnsi="Calibri" w:eastAsia="Calibri" w:cs="Calibri"/>
                  <w:color w:val="000000" w:themeColor="text1"/>
                  <w:u w:val="none"/>
                </w:rPr>
              </w:rPrChange>
            </w:rPr>
            <w:t>https://doi.org/10.1007/S11104-010-0281-X</w:t>
          </w:r>
          <w:r>
            <w:fldChar w:fldCharType="end"/>
          </w:r>
        </w:p>
        <w:p w:rsidRPr="00206BD6" w:rsidR="1C1D6FE7" w:rsidP="1823EB44" w:rsidRDefault="3C812322" w14:paraId="585D0836" w14:textId="507ED2A9">
          <w:pPr>
            <w:spacing w:after="0"/>
            <w:ind w:left="480" w:hanging="480"/>
            <w:rPr>
              <w:rFonts w:ascii="Calibri" w:hAnsi="Calibri" w:eastAsia="Calibri" w:cs="Calibri"/>
              <w:color w:val="000000" w:themeColor="text1"/>
              <w:lang w:val="en-GB"/>
              <w:rPrChange w:author="Thomas Sibret [2]" w:date="2026-08-24T11:04:00Z" w16du:dateUtc="2026-08-24T09:04:00Z" w:id="122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2:00Z" w16du:dateUtc="2026-08-24T09:02:00Z" w:id="1221">
                <w:rPr>
                  <w:rFonts w:ascii="Calibri" w:hAnsi="Calibri" w:eastAsia="Calibri" w:cs="Calibri"/>
                  <w:color w:val="000000" w:themeColor="text1"/>
                </w:rPr>
              </w:rPrChange>
            </w:rPr>
            <w:t xml:space="preserve">Ostertag, R., &amp; DiManno, N. M. (2016). </w:t>
          </w:r>
          <w:r w:rsidRPr="00206BD6">
            <w:rPr>
              <w:rFonts w:ascii="Calibri" w:hAnsi="Calibri" w:eastAsia="Calibri" w:cs="Calibri"/>
              <w:color w:val="000000" w:themeColor="text1"/>
              <w:lang w:val="en-GB"/>
              <w:rPrChange w:author="Thomas Sibret [2]" w:date="2026-08-24T11:04:00Z" w16du:dateUtc="2026-08-24T09:04:00Z" w:id="1222">
                <w:rPr>
                  <w:rFonts w:ascii="Calibri" w:hAnsi="Calibri" w:eastAsia="Calibri" w:cs="Calibri"/>
                  <w:color w:val="000000" w:themeColor="text1"/>
                </w:rPr>
              </w:rPrChange>
            </w:rPr>
            <w:t xml:space="preserve">Detecting terrestrial nutrient limitation: A global meta-analysis of foliar nutrient concentrations after fertilization. </w:t>
          </w:r>
          <w:r w:rsidRPr="00206BD6">
            <w:rPr>
              <w:rFonts w:ascii="Calibri" w:hAnsi="Calibri" w:eastAsia="Calibri" w:cs="Calibri"/>
              <w:i/>
              <w:iCs/>
              <w:color w:val="000000" w:themeColor="text1"/>
              <w:lang w:val="en-GB"/>
              <w:rPrChange w:author="Thomas Sibret [2]" w:date="2026-08-24T11:04:00Z" w16du:dateUtc="2026-08-24T09:04:00Z" w:id="1223">
                <w:rPr>
                  <w:rFonts w:ascii="Calibri" w:hAnsi="Calibri" w:eastAsia="Calibri" w:cs="Calibri"/>
                  <w:i/>
                  <w:iCs/>
                  <w:color w:val="000000" w:themeColor="text1"/>
                </w:rPr>
              </w:rPrChange>
            </w:rPr>
            <w:t>Frontiers in Earth Science</w:t>
          </w:r>
          <w:r w:rsidRPr="00206BD6">
            <w:rPr>
              <w:rFonts w:ascii="Calibri" w:hAnsi="Calibri" w:eastAsia="Calibri" w:cs="Calibri"/>
              <w:color w:val="000000" w:themeColor="text1"/>
              <w:lang w:val="en-GB"/>
              <w:rPrChange w:author="Thomas Sibret [2]" w:date="2026-08-24T11:04:00Z" w16du:dateUtc="2026-08-24T09:04:00Z" w:id="122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25">
                <w:rPr>
                  <w:rFonts w:ascii="Calibri" w:hAnsi="Calibri" w:eastAsia="Calibri" w:cs="Calibri"/>
                  <w:i/>
                  <w:iCs/>
                  <w:color w:val="000000" w:themeColor="text1"/>
                </w:rPr>
              </w:rPrChange>
            </w:rPr>
            <w:t>4</w:t>
          </w:r>
          <w:r w:rsidRPr="00206BD6">
            <w:rPr>
              <w:rFonts w:ascii="Calibri" w:hAnsi="Calibri" w:eastAsia="Calibri" w:cs="Calibri"/>
              <w:color w:val="000000" w:themeColor="text1"/>
              <w:lang w:val="en-GB"/>
              <w:rPrChange w:author="Thomas Sibret [2]" w:date="2026-08-24T11:04:00Z" w16du:dateUtc="2026-08-24T09:04:00Z" w:id="1226">
                <w:rPr>
                  <w:rFonts w:ascii="Calibri" w:hAnsi="Calibri" w:eastAsia="Calibri" w:cs="Calibri"/>
                  <w:color w:val="000000" w:themeColor="text1"/>
                </w:rPr>
              </w:rPrChange>
            </w:rPr>
            <w:t xml:space="preserve">, 163370. </w:t>
          </w:r>
          <w:r>
            <w:fldChar w:fldCharType="begin"/>
          </w:r>
          <w:r w:rsidRPr="00206BD6">
            <w:rPr>
              <w:lang w:val="en-GB"/>
              <w:rPrChange w:author="Thomas Sibret [2]" w:date="2026-08-24T11:04:00Z" w16du:dateUtc="2026-08-24T09:04:00Z" w:id="1227">
                <w:rPr/>
              </w:rPrChange>
            </w:rPr>
            <w:instrText>HYPERLINK "https://doi.org/10.3389/FEART.2016.00023/TEXT"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28">
                <w:rPr>
                  <w:rStyle w:val="Hyperlink"/>
                  <w:rFonts w:ascii="Calibri" w:hAnsi="Calibri" w:eastAsia="Calibri" w:cs="Calibri"/>
                  <w:color w:val="000000" w:themeColor="text1"/>
                  <w:u w:val="none"/>
                </w:rPr>
              </w:rPrChange>
            </w:rPr>
            <w:t>https://doi.org/10.3389/FEART.2016.00023/TEXT</w:t>
          </w:r>
          <w:r>
            <w:fldChar w:fldCharType="end"/>
          </w:r>
        </w:p>
        <w:p w:rsidRPr="00206BD6" w:rsidR="1C1D6FE7" w:rsidP="1823EB44" w:rsidRDefault="3C812322" w14:paraId="74E2600E" w14:textId="565B22FF">
          <w:pPr>
            <w:spacing w:after="0"/>
            <w:ind w:left="480" w:hanging="480"/>
            <w:rPr>
              <w:rFonts w:ascii="Calibri" w:hAnsi="Calibri" w:eastAsia="Calibri" w:cs="Calibri"/>
              <w:color w:val="000000" w:themeColor="text1"/>
              <w:lang w:val="en-GB"/>
              <w:rPrChange w:author="Thomas Sibret [2]" w:date="2026-08-24T11:04:00Z" w16du:dateUtc="2026-08-24T09:04:00Z" w:id="122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30">
                <w:rPr>
                  <w:rFonts w:ascii="Calibri" w:hAnsi="Calibri" w:eastAsia="Calibri" w:cs="Calibri"/>
                  <w:color w:val="000000" w:themeColor="text1"/>
                </w:rPr>
              </w:rPrChange>
            </w:rPr>
            <w:t xml:space="preserve">Pan, Y., Birdsey, R. A., Fang, J., Houghton, R., Kauppi, P. E., Kurz, W. A., Phillips, O. L., Shvidenko, A., Lewis, S. L., Canadell, J. G., Ciais, P., Jackson, R. B., Pacala, S. W., McGuire, A. D., Piao, S., Rautiainen, A., Sitch, S., &amp; Hayes, D. (2011). A large and persistent carbon sink in the world’s forests. </w:t>
          </w:r>
          <w:r w:rsidRPr="00206BD6">
            <w:rPr>
              <w:rFonts w:ascii="Calibri" w:hAnsi="Calibri" w:eastAsia="Calibri" w:cs="Calibri"/>
              <w:i/>
              <w:iCs/>
              <w:color w:val="000000" w:themeColor="text1"/>
              <w:lang w:val="en-GB"/>
              <w:rPrChange w:author="Thomas Sibret [2]" w:date="2026-08-24T11:04:00Z" w16du:dateUtc="2026-08-24T09:04:00Z" w:id="1231">
                <w:rPr>
                  <w:rFonts w:ascii="Calibri" w:hAnsi="Calibri" w:eastAsia="Calibri" w:cs="Calibri"/>
                  <w:i/>
                  <w:iCs/>
                  <w:color w:val="000000" w:themeColor="text1"/>
                </w:rPr>
              </w:rPrChange>
            </w:rPr>
            <w:t>Science</w:t>
          </w:r>
          <w:r w:rsidRPr="00206BD6">
            <w:rPr>
              <w:rFonts w:ascii="Calibri" w:hAnsi="Calibri" w:eastAsia="Calibri" w:cs="Calibri"/>
              <w:color w:val="000000" w:themeColor="text1"/>
              <w:lang w:val="en-GB"/>
              <w:rPrChange w:author="Thomas Sibret [2]" w:date="2026-08-24T11:04:00Z" w16du:dateUtc="2026-08-24T09:04:00Z" w:id="123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33">
                <w:rPr>
                  <w:rFonts w:ascii="Calibri" w:hAnsi="Calibri" w:eastAsia="Calibri" w:cs="Calibri"/>
                  <w:i/>
                  <w:iCs/>
                  <w:color w:val="000000" w:themeColor="text1"/>
                </w:rPr>
              </w:rPrChange>
            </w:rPr>
            <w:t>333</w:t>
          </w:r>
          <w:r w:rsidRPr="00206BD6">
            <w:rPr>
              <w:rFonts w:ascii="Calibri" w:hAnsi="Calibri" w:eastAsia="Calibri" w:cs="Calibri"/>
              <w:color w:val="000000" w:themeColor="text1"/>
              <w:lang w:val="en-GB"/>
              <w:rPrChange w:author="Thomas Sibret [2]" w:date="2026-08-24T11:04:00Z" w16du:dateUtc="2026-08-24T09:04:00Z" w:id="1234">
                <w:rPr>
                  <w:rFonts w:ascii="Calibri" w:hAnsi="Calibri" w:eastAsia="Calibri" w:cs="Calibri"/>
                  <w:color w:val="000000" w:themeColor="text1"/>
                </w:rPr>
              </w:rPrChange>
            </w:rPr>
            <w:t xml:space="preserve">(6045), 988–993. </w:t>
          </w:r>
          <w:r>
            <w:fldChar w:fldCharType="begin"/>
          </w:r>
          <w:r w:rsidRPr="00206BD6">
            <w:rPr>
              <w:lang w:val="en-GB"/>
              <w:rPrChange w:author="Thomas Sibret [2]" w:date="2026-08-24T11:04:00Z" w16du:dateUtc="2026-08-24T09:04:00Z" w:id="1235">
                <w:rPr/>
              </w:rPrChange>
            </w:rPr>
            <w:instrText>HYPERLINK "https://doi.org/10.1126/SCIENCE.1201609;PAGEGROUP:STRING:PUBLICATION"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36">
                <w:rPr>
                  <w:rStyle w:val="Hyperlink"/>
                  <w:rFonts w:ascii="Calibri" w:hAnsi="Calibri" w:eastAsia="Calibri" w:cs="Calibri"/>
                  <w:color w:val="000000" w:themeColor="text1"/>
                  <w:u w:val="none"/>
                </w:rPr>
              </w:rPrChange>
            </w:rPr>
            <w:t>https://doi.org/10.1126/SCIENCE.1201609;PAGEGROUP:STRING:PUBLICATION</w:t>
          </w:r>
          <w:r>
            <w:fldChar w:fldCharType="end"/>
          </w:r>
        </w:p>
        <w:p w:rsidRPr="00206BD6" w:rsidR="1C1D6FE7" w:rsidP="1823EB44" w:rsidRDefault="3C812322" w14:paraId="44670F91" w14:textId="3FB2369A">
          <w:pPr>
            <w:spacing w:after="0"/>
            <w:ind w:left="480" w:hanging="480"/>
            <w:rPr>
              <w:rFonts w:ascii="Calibri" w:hAnsi="Calibri" w:eastAsia="Calibri" w:cs="Calibri"/>
              <w:color w:val="000000" w:themeColor="text1"/>
              <w:lang w:val="en-GB"/>
              <w:rPrChange w:author="Thomas Sibret [2]" w:date="2026-08-24T11:04:00Z" w16du:dateUtc="2026-08-24T09:04:00Z" w:id="123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38">
                <w:rPr>
                  <w:rFonts w:ascii="Calibri" w:hAnsi="Calibri" w:eastAsia="Calibri" w:cs="Calibri"/>
                  <w:color w:val="000000" w:themeColor="text1"/>
                </w:rPr>
              </w:rPrChange>
            </w:rPr>
            <w:t xml:space="preserve">Peng, Y., Bloomfield, K. J., Cernusak, L. A., Domingues, T. F., &amp; Colin Prentice, I. (2021). Global climate and nutrient controls of photosynthetic capacity. </w:t>
          </w:r>
          <w:r w:rsidRPr="00206BD6">
            <w:rPr>
              <w:rFonts w:ascii="Calibri" w:hAnsi="Calibri" w:eastAsia="Calibri" w:cs="Calibri"/>
              <w:i/>
              <w:iCs/>
              <w:color w:val="000000" w:themeColor="text1"/>
              <w:lang w:val="en-GB"/>
              <w:rPrChange w:author="Thomas Sibret [2]" w:date="2026-08-24T11:04:00Z" w16du:dateUtc="2026-08-24T09:04:00Z" w:id="1239">
                <w:rPr>
                  <w:rFonts w:ascii="Calibri" w:hAnsi="Calibri" w:eastAsia="Calibri" w:cs="Calibri"/>
                  <w:i/>
                  <w:iCs/>
                  <w:color w:val="000000" w:themeColor="text1"/>
                </w:rPr>
              </w:rPrChange>
            </w:rPr>
            <w:t>Communications Biology 2021 4:1</w:t>
          </w:r>
          <w:r w:rsidRPr="00206BD6">
            <w:rPr>
              <w:rFonts w:ascii="Calibri" w:hAnsi="Calibri" w:eastAsia="Calibri" w:cs="Calibri"/>
              <w:color w:val="000000" w:themeColor="text1"/>
              <w:lang w:val="en-GB"/>
              <w:rPrChange w:author="Thomas Sibret [2]" w:date="2026-08-24T11:04:00Z" w16du:dateUtc="2026-08-24T09:04:00Z" w:id="124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41">
                <w:rPr>
                  <w:rFonts w:ascii="Calibri" w:hAnsi="Calibri" w:eastAsia="Calibri" w:cs="Calibri"/>
                  <w:i/>
                  <w:iCs/>
                  <w:color w:val="000000" w:themeColor="text1"/>
                </w:rPr>
              </w:rPrChange>
            </w:rPr>
            <w:t>4</w:t>
          </w:r>
          <w:r w:rsidRPr="00206BD6">
            <w:rPr>
              <w:rFonts w:ascii="Calibri" w:hAnsi="Calibri" w:eastAsia="Calibri" w:cs="Calibri"/>
              <w:color w:val="000000" w:themeColor="text1"/>
              <w:lang w:val="en-GB"/>
              <w:rPrChange w:author="Thomas Sibret [2]" w:date="2026-08-24T11:04:00Z" w16du:dateUtc="2026-08-24T09:04:00Z" w:id="1242">
                <w:rPr>
                  <w:rFonts w:ascii="Calibri" w:hAnsi="Calibri" w:eastAsia="Calibri" w:cs="Calibri"/>
                  <w:color w:val="000000" w:themeColor="text1"/>
                </w:rPr>
              </w:rPrChange>
            </w:rPr>
            <w:t xml:space="preserve">(1), 462-. </w:t>
          </w:r>
          <w:r>
            <w:fldChar w:fldCharType="begin"/>
          </w:r>
          <w:r w:rsidRPr="00206BD6">
            <w:rPr>
              <w:lang w:val="en-GB"/>
              <w:rPrChange w:author="Thomas Sibret [2]" w:date="2026-08-24T11:04:00Z" w16du:dateUtc="2026-08-24T09:04:00Z" w:id="1243">
                <w:rPr/>
              </w:rPrChange>
            </w:rPr>
            <w:instrText>HYPERLINK "https://doi.org/10.1038/s42003-021-01985-7"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44">
                <w:rPr>
                  <w:rStyle w:val="Hyperlink"/>
                  <w:rFonts w:ascii="Calibri" w:hAnsi="Calibri" w:eastAsia="Calibri" w:cs="Calibri"/>
                  <w:color w:val="000000" w:themeColor="text1"/>
                  <w:u w:val="none"/>
                </w:rPr>
              </w:rPrChange>
            </w:rPr>
            <w:t>https://doi.org/10.1038/s42003-021-01985-7</w:t>
          </w:r>
          <w:r>
            <w:fldChar w:fldCharType="end"/>
          </w:r>
        </w:p>
        <w:p w:rsidRPr="00206BD6" w:rsidR="1C1D6FE7" w:rsidP="1823EB44" w:rsidRDefault="3C812322" w14:paraId="6F33C44A" w14:textId="541769EC">
          <w:pPr>
            <w:spacing w:after="0"/>
            <w:ind w:left="480" w:hanging="480"/>
            <w:rPr>
              <w:rFonts w:ascii="Calibri" w:hAnsi="Calibri" w:eastAsia="Calibri" w:cs="Calibri"/>
              <w:color w:val="000000" w:themeColor="text1"/>
              <w:lang w:val="en-GB"/>
              <w:rPrChange w:author="Thomas Sibret [2]" w:date="2026-08-24T11:04:00Z" w16du:dateUtc="2026-08-24T09:04:00Z" w:id="124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46">
                <w:rPr>
                  <w:rFonts w:ascii="Calibri" w:hAnsi="Calibri" w:eastAsia="Calibri" w:cs="Calibri"/>
                  <w:color w:val="000000" w:themeColor="text1"/>
                </w:rPr>
              </w:rPrChange>
            </w:rPr>
            <w:t xml:space="preserve">Perkowski, E. A., Frey, D. W., Goodale, C. L., &amp; Smith, N. G. (2025). Increasing nitrogen availability increases water-use efficiency and decreases nitrogen-use efficiency in Acer saccharum. </w:t>
          </w:r>
          <w:r w:rsidRPr="00206BD6">
            <w:rPr>
              <w:rFonts w:ascii="Calibri" w:hAnsi="Calibri" w:eastAsia="Calibri" w:cs="Calibri"/>
              <w:i/>
              <w:iCs/>
              <w:color w:val="000000" w:themeColor="text1"/>
              <w:lang w:val="en-GB"/>
              <w:rPrChange w:author="Thomas Sibret [2]" w:date="2026-08-24T11:04:00Z" w16du:dateUtc="2026-08-24T09:04:00Z" w:id="1247">
                <w:rPr>
                  <w:rFonts w:ascii="Calibri" w:hAnsi="Calibri" w:eastAsia="Calibri" w:cs="Calibri"/>
                  <w:i/>
                  <w:iCs/>
                  <w:color w:val="000000" w:themeColor="text1"/>
                </w:rPr>
              </w:rPrChange>
            </w:rPr>
            <w:t>Tree Physiology</w:t>
          </w:r>
          <w:r w:rsidRPr="00206BD6">
            <w:rPr>
              <w:rFonts w:ascii="Calibri" w:hAnsi="Calibri" w:eastAsia="Calibri" w:cs="Calibri"/>
              <w:color w:val="000000" w:themeColor="text1"/>
              <w:lang w:val="en-GB"/>
              <w:rPrChange w:author="Thomas Sibret [2]" w:date="2026-08-24T11:04:00Z" w16du:dateUtc="2026-08-24T09:04:00Z" w:id="124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49">
                <w:rPr>
                  <w:rFonts w:ascii="Calibri" w:hAnsi="Calibri" w:eastAsia="Calibri" w:cs="Calibri"/>
                  <w:i/>
                  <w:iCs/>
                  <w:color w:val="000000" w:themeColor="text1"/>
                </w:rPr>
              </w:rPrChange>
            </w:rPr>
            <w:t>45</w:t>
          </w:r>
          <w:r w:rsidRPr="00206BD6">
            <w:rPr>
              <w:rFonts w:ascii="Calibri" w:hAnsi="Calibri" w:eastAsia="Calibri" w:cs="Calibri"/>
              <w:color w:val="000000" w:themeColor="text1"/>
              <w:lang w:val="en-GB"/>
              <w:rPrChange w:author="Thomas Sibret [2]" w:date="2026-08-24T11:04:00Z" w16du:dateUtc="2026-08-24T09:04:00Z" w:id="1250">
                <w:rPr>
                  <w:rFonts w:ascii="Calibri" w:hAnsi="Calibri" w:eastAsia="Calibri" w:cs="Calibri"/>
                  <w:color w:val="000000" w:themeColor="text1"/>
                </w:rPr>
              </w:rPrChange>
            </w:rPr>
            <w:t xml:space="preserve">(12). </w:t>
          </w:r>
          <w:r>
            <w:fldChar w:fldCharType="begin"/>
          </w:r>
          <w:r w:rsidRPr="00206BD6">
            <w:rPr>
              <w:lang w:val="en-GB"/>
              <w:rPrChange w:author="Thomas Sibret [2]" w:date="2026-08-24T11:04:00Z" w16du:dateUtc="2026-08-24T09:04:00Z" w:id="1251">
                <w:rPr/>
              </w:rPrChange>
            </w:rPr>
            <w:instrText>HYPERLINK "https://doi.org/10.1093/TREEPHYS/TPAF119"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52">
                <w:rPr>
                  <w:rStyle w:val="Hyperlink"/>
                  <w:rFonts w:ascii="Calibri" w:hAnsi="Calibri" w:eastAsia="Calibri" w:cs="Calibri"/>
                  <w:color w:val="000000" w:themeColor="text1"/>
                  <w:u w:val="none"/>
                </w:rPr>
              </w:rPrChange>
            </w:rPr>
            <w:t>https://doi.org/10.1093/TREEPHYS/TPAF119</w:t>
          </w:r>
          <w:r>
            <w:fldChar w:fldCharType="end"/>
          </w:r>
        </w:p>
        <w:p w:rsidRPr="00206BD6" w:rsidR="1C1D6FE7" w:rsidP="1823EB44" w:rsidRDefault="3C812322" w14:paraId="4E72825B" w14:textId="2A6EF868">
          <w:pPr>
            <w:spacing w:after="0"/>
            <w:ind w:left="480" w:hanging="480"/>
            <w:rPr>
              <w:rFonts w:ascii="Calibri" w:hAnsi="Calibri" w:eastAsia="Calibri" w:cs="Calibri"/>
              <w:color w:val="000000" w:themeColor="text1"/>
              <w:lang w:val="en-GB"/>
              <w:rPrChange w:author="Thomas Sibret [2]" w:date="2026-08-24T11:04:00Z" w16du:dateUtc="2026-08-24T09:04:00Z" w:id="1253">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54">
                <w:rPr>
                  <w:rFonts w:ascii="Calibri" w:hAnsi="Calibri" w:eastAsia="Calibri" w:cs="Calibri"/>
                  <w:color w:val="000000" w:themeColor="text1"/>
                </w:rPr>
              </w:rPrChange>
            </w:rPr>
            <w:t xml:space="preserve">Pernicová, N., Urban, O., Čáslavský, J., Kolář, T., Rybníček, M., Sochová, I., Peñuelas, J., Bošeľa, M., &amp; Trnka, M. (2024). Impacts of elevated CO2 levels and temperature on photosynthesis and stomatal closure along an altitudinal gradient are counteracted by the rising atmospheric vapor pressure deficit. </w:t>
          </w:r>
          <w:r w:rsidRPr="00206BD6">
            <w:rPr>
              <w:rFonts w:ascii="Calibri" w:hAnsi="Calibri" w:eastAsia="Calibri" w:cs="Calibri"/>
              <w:i/>
              <w:iCs/>
              <w:color w:val="000000" w:themeColor="text1"/>
              <w:lang w:val="en-GB"/>
              <w:rPrChange w:author="Thomas Sibret [2]" w:date="2026-08-24T11:04:00Z" w16du:dateUtc="2026-08-24T09:04:00Z" w:id="1255">
                <w:rPr>
                  <w:rFonts w:ascii="Calibri" w:hAnsi="Calibri" w:eastAsia="Calibri" w:cs="Calibri"/>
                  <w:i/>
                  <w:iCs/>
                  <w:color w:val="000000" w:themeColor="text1"/>
                </w:rPr>
              </w:rPrChange>
            </w:rPr>
            <w:t>Science of The Total Environment</w:t>
          </w:r>
          <w:r w:rsidRPr="00206BD6">
            <w:rPr>
              <w:rFonts w:ascii="Calibri" w:hAnsi="Calibri" w:eastAsia="Calibri" w:cs="Calibri"/>
              <w:color w:val="000000" w:themeColor="text1"/>
              <w:lang w:val="en-GB"/>
              <w:rPrChange w:author="Thomas Sibret [2]" w:date="2026-08-24T11:04:00Z" w16du:dateUtc="2026-08-24T09:04:00Z" w:id="1256">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57">
                <w:rPr>
                  <w:rFonts w:ascii="Calibri" w:hAnsi="Calibri" w:eastAsia="Calibri" w:cs="Calibri"/>
                  <w:i/>
                  <w:iCs/>
                  <w:color w:val="000000" w:themeColor="text1"/>
                </w:rPr>
              </w:rPrChange>
            </w:rPr>
            <w:t>921</w:t>
          </w:r>
          <w:r w:rsidRPr="00206BD6">
            <w:rPr>
              <w:rFonts w:ascii="Calibri" w:hAnsi="Calibri" w:eastAsia="Calibri" w:cs="Calibri"/>
              <w:color w:val="000000" w:themeColor="text1"/>
              <w:lang w:val="en-GB"/>
              <w:rPrChange w:author="Thomas Sibret [2]" w:date="2026-08-24T11:04:00Z" w16du:dateUtc="2026-08-24T09:04:00Z" w:id="1258">
                <w:rPr>
                  <w:rFonts w:ascii="Calibri" w:hAnsi="Calibri" w:eastAsia="Calibri" w:cs="Calibri"/>
                  <w:color w:val="000000" w:themeColor="text1"/>
                </w:rPr>
              </w:rPrChange>
            </w:rPr>
            <w:t xml:space="preserve">, 171173. </w:t>
          </w:r>
          <w:r>
            <w:fldChar w:fldCharType="begin"/>
          </w:r>
          <w:r w:rsidRPr="00206BD6">
            <w:rPr>
              <w:lang w:val="en-GB"/>
              <w:rPrChange w:author="Thomas Sibret [2]" w:date="2026-08-24T11:04:00Z" w16du:dateUtc="2026-08-24T09:04:00Z" w:id="1259">
                <w:rPr/>
              </w:rPrChange>
            </w:rPr>
            <w:instrText>HYPERLINK "https://doi.org/10.1016/J.SCITOTENV.2024.171173"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60">
                <w:rPr>
                  <w:rStyle w:val="Hyperlink"/>
                  <w:rFonts w:ascii="Calibri" w:hAnsi="Calibri" w:eastAsia="Calibri" w:cs="Calibri"/>
                  <w:color w:val="000000" w:themeColor="text1"/>
                  <w:u w:val="none"/>
                </w:rPr>
              </w:rPrChange>
            </w:rPr>
            <w:t>https://doi.org/10.1016/J.SCITOTENV.2024.171173</w:t>
          </w:r>
          <w:r>
            <w:fldChar w:fldCharType="end"/>
          </w:r>
        </w:p>
        <w:p w:rsidRPr="00206BD6" w:rsidR="1C1D6FE7" w:rsidP="1823EB44" w:rsidRDefault="3C812322" w14:paraId="68CEA068" w14:textId="0F915BD5">
          <w:pPr>
            <w:spacing w:after="0"/>
            <w:ind w:left="480" w:hanging="480"/>
            <w:rPr>
              <w:rFonts w:ascii="Calibri" w:hAnsi="Calibri" w:eastAsia="Calibri" w:cs="Calibri"/>
              <w:color w:val="000000" w:themeColor="text1"/>
              <w:lang w:val="en-GB"/>
              <w:rPrChange w:author="Thomas Sibret [2]" w:date="2026-08-24T11:04:00Z" w16du:dateUtc="2026-08-24T09:04:00Z" w:id="1261">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4:00Z" w16du:dateUtc="2026-08-24T09:04:00Z" w:id="1262">
                <w:rPr>
                  <w:rFonts w:ascii="Calibri" w:hAnsi="Calibri" w:eastAsia="Calibri" w:cs="Calibri"/>
                  <w:color w:val="000000" w:themeColor="text1"/>
                </w:rPr>
              </w:rPrChange>
            </w:rPr>
            <w:t xml:space="preserve">Pierick, K., Leuschner, C., Link, R. M., Báez, S., Velescu, A., Wilcke, W., &amp; Homeier, J. (2024). </w:t>
          </w:r>
          <w:r w:rsidRPr="00206BD6">
            <w:rPr>
              <w:rFonts w:ascii="Calibri" w:hAnsi="Calibri" w:eastAsia="Calibri" w:cs="Calibri"/>
              <w:color w:val="000000" w:themeColor="text1"/>
              <w:lang w:val="en-GB"/>
              <w:rPrChange w:author="Thomas Sibret [2]" w:date="2026-08-24T11:04:00Z" w16du:dateUtc="2026-08-24T09:04:00Z" w:id="1263">
                <w:rPr>
                  <w:rFonts w:ascii="Calibri" w:hAnsi="Calibri" w:eastAsia="Calibri" w:cs="Calibri"/>
                  <w:color w:val="000000" w:themeColor="text1"/>
                </w:rPr>
              </w:rPrChange>
            </w:rPr>
            <w:t xml:space="preserve">Above- and belowground strategies of tropical montane tree species are coordinated and driven by small-scale nitrogen availability. </w:t>
          </w:r>
          <w:r w:rsidRPr="00206BD6">
            <w:rPr>
              <w:rFonts w:ascii="Calibri" w:hAnsi="Calibri" w:eastAsia="Calibri" w:cs="Calibri"/>
              <w:i/>
              <w:iCs/>
              <w:color w:val="000000" w:themeColor="text1"/>
              <w:lang w:val="en-GB"/>
              <w:rPrChange w:author="Thomas Sibret [2]" w:date="2026-08-24T11:04:00Z" w16du:dateUtc="2026-08-24T09:04:00Z" w:id="1264">
                <w:rPr>
                  <w:rFonts w:ascii="Calibri" w:hAnsi="Calibri" w:eastAsia="Calibri" w:cs="Calibri"/>
                  <w:i/>
                  <w:iCs/>
                  <w:color w:val="000000" w:themeColor="text1"/>
                </w:rPr>
              </w:rPrChange>
            </w:rPr>
            <w:t>Functional Ecology</w:t>
          </w:r>
          <w:r w:rsidRPr="00206BD6">
            <w:rPr>
              <w:rFonts w:ascii="Calibri" w:hAnsi="Calibri" w:eastAsia="Calibri" w:cs="Calibri"/>
              <w:color w:val="000000" w:themeColor="text1"/>
              <w:lang w:val="en-GB"/>
              <w:rPrChange w:author="Thomas Sibret [2]" w:date="2026-08-24T11:04:00Z" w16du:dateUtc="2026-08-24T09:04:00Z" w:id="126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66">
                <w:rPr>
                  <w:rFonts w:ascii="Calibri" w:hAnsi="Calibri" w:eastAsia="Calibri" w:cs="Calibri"/>
                  <w:i/>
                  <w:iCs/>
                  <w:color w:val="000000" w:themeColor="text1"/>
                </w:rPr>
              </w:rPrChange>
            </w:rPr>
            <w:t>38</w:t>
          </w:r>
          <w:r w:rsidRPr="00206BD6">
            <w:rPr>
              <w:rFonts w:ascii="Calibri" w:hAnsi="Calibri" w:eastAsia="Calibri" w:cs="Calibri"/>
              <w:color w:val="000000" w:themeColor="text1"/>
              <w:lang w:val="en-GB"/>
              <w:rPrChange w:author="Thomas Sibret [2]" w:date="2026-08-24T11:04:00Z" w16du:dateUtc="2026-08-24T09:04:00Z" w:id="1267">
                <w:rPr>
                  <w:rFonts w:ascii="Calibri" w:hAnsi="Calibri" w:eastAsia="Calibri" w:cs="Calibri"/>
                  <w:color w:val="000000" w:themeColor="text1"/>
                </w:rPr>
              </w:rPrChange>
            </w:rPr>
            <w:t xml:space="preserve">(6), 1364–1377. </w:t>
          </w:r>
          <w:r>
            <w:fldChar w:fldCharType="begin"/>
          </w:r>
          <w:r w:rsidRPr="00206BD6">
            <w:rPr>
              <w:lang w:val="en-GB"/>
              <w:rPrChange w:author="Thomas Sibret [2]" w:date="2026-08-24T11:04:00Z" w16du:dateUtc="2026-08-24T09:04:00Z" w:id="1268">
                <w:rPr/>
              </w:rPrChange>
            </w:rPr>
            <w:instrText>HYPERLINK "https://doi.org/10.1111/1365-2435.14554;PAGE:STRING:ARTICLE/CHAPTER"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69">
                <w:rPr>
                  <w:rStyle w:val="Hyperlink"/>
                  <w:rFonts w:ascii="Calibri" w:hAnsi="Calibri" w:eastAsia="Calibri" w:cs="Calibri"/>
                  <w:color w:val="000000" w:themeColor="text1"/>
                  <w:u w:val="none"/>
                </w:rPr>
              </w:rPrChange>
            </w:rPr>
            <w:t>https://doi.org/10.1111/1365-2435.14554;PAGE:STRING:ARTICLE/CHAPTER</w:t>
          </w:r>
          <w:r>
            <w:fldChar w:fldCharType="end"/>
          </w:r>
        </w:p>
        <w:p w:rsidRPr="00206BD6" w:rsidR="1C1D6FE7" w:rsidP="1823EB44" w:rsidRDefault="3C812322" w14:paraId="5DB4648A" w14:textId="5A2323FC">
          <w:pPr>
            <w:spacing w:after="0"/>
            <w:ind w:left="480" w:hanging="480"/>
            <w:rPr>
              <w:rFonts w:ascii="Calibri" w:hAnsi="Calibri" w:eastAsia="Calibri" w:cs="Calibri"/>
              <w:color w:val="000000" w:themeColor="text1"/>
              <w:lang w:val="en-GB"/>
              <w:rPrChange w:author="Thomas Sibret [2]" w:date="2026-08-24T11:04:00Z" w16du:dateUtc="2026-08-24T09:04:00Z" w:id="127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71">
                <w:rPr>
                  <w:rFonts w:ascii="Calibri" w:hAnsi="Calibri" w:eastAsia="Calibri" w:cs="Calibri"/>
                  <w:color w:val="000000" w:themeColor="text1"/>
                </w:rPr>
              </w:rPrChange>
            </w:rPr>
            <w:t xml:space="preserve">Pounds, J. A., Fogden, M. P. L., &amp; Campbell, J. H. (1999). Biological response to climate change on a tropical mountain. </w:t>
          </w:r>
          <w:r w:rsidRPr="00206BD6">
            <w:rPr>
              <w:rFonts w:ascii="Calibri" w:hAnsi="Calibri" w:eastAsia="Calibri" w:cs="Calibri"/>
              <w:i/>
              <w:iCs/>
              <w:color w:val="000000" w:themeColor="text1"/>
              <w:lang w:val="en-GB"/>
              <w:rPrChange w:author="Thomas Sibret [2]" w:date="2026-08-24T11:04:00Z" w16du:dateUtc="2026-08-24T09:04:00Z" w:id="1272">
                <w:rPr>
                  <w:rFonts w:ascii="Calibri" w:hAnsi="Calibri" w:eastAsia="Calibri" w:cs="Calibri"/>
                  <w:i/>
                  <w:iCs/>
                  <w:color w:val="000000" w:themeColor="text1"/>
                </w:rPr>
              </w:rPrChange>
            </w:rPr>
            <w:t>Nature 1999 398:6728</w:t>
          </w:r>
          <w:r w:rsidRPr="00206BD6">
            <w:rPr>
              <w:rFonts w:ascii="Calibri" w:hAnsi="Calibri" w:eastAsia="Calibri" w:cs="Calibri"/>
              <w:color w:val="000000" w:themeColor="text1"/>
              <w:lang w:val="en-GB"/>
              <w:rPrChange w:author="Thomas Sibret [2]" w:date="2026-08-24T11:04:00Z" w16du:dateUtc="2026-08-24T09:04:00Z" w:id="1273">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74">
                <w:rPr>
                  <w:rFonts w:ascii="Calibri" w:hAnsi="Calibri" w:eastAsia="Calibri" w:cs="Calibri"/>
                  <w:i/>
                  <w:iCs/>
                  <w:color w:val="000000" w:themeColor="text1"/>
                </w:rPr>
              </w:rPrChange>
            </w:rPr>
            <w:t>398</w:t>
          </w:r>
          <w:r w:rsidRPr="00206BD6">
            <w:rPr>
              <w:rFonts w:ascii="Calibri" w:hAnsi="Calibri" w:eastAsia="Calibri" w:cs="Calibri"/>
              <w:color w:val="000000" w:themeColor="text1"/>
              <w:lang w:val="en-GB"/>
              <w:rPrChange w:author="Thomas Sibret [2]" w:date="2026-08-24T11:04:00Z" w16du:dateUtc="2026-08-24T09:04:00Z" w:id="1275">
                <w:rPr>
                  <w:rFonts w:ascii="Calibri" w:hAnsi="Calibri" w:eastAsia="Calibri" w:cs="Calibri"/>
                  <w:color w:val="000000" w:themeColor="text1"/>
                </w:rPr>
              </w:rPrChange>
            </w:rPr>
            <w:t xml:space="preserve">(6728), 611–615. </w:t>
          </w:r>
          <w:r>
            <w:fldChar w:fldCharType="begin"/>
          </w:r>
          <w:r w:rsidRPr="00206BD6">
            <w:rPr>
              <w:lang w:val="en-GB"/>
              <w:rPrChange w:author="Thomas Sibret [2]" w:date="2026-08-24T11:04:00Z" w16du:dateUtc="2026-08-24T09:04:00Z" w:id="1276">
                <w:rPr/>
              </w:rPrChange>
            </w:rPr>
            <w:instrText>HYPERLINK "https://doi.org/10.1038/19297"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77">
                <w:rPr>
                  <w:rStyle w:val="Hyperlink"/>
                  <w:rFonts w:ascii="Calibri" w:hAnsi="Calibri" w:eastAsia="Calibri" w:cs="Calibri"/>
                  <w:color w:val="000000" w:themeColor="text1"/>
                  <w:u w:val="none"/>
                </w:rPr>
              </w:rPrChange>
            </w:rPr>
            <w:t>https://doi.org/10.1038/19297</w:t>
          </w:r>
          <w:r>
            <w:fldChar w:fldCharType="end"/>
          </w:r>
        </w:p>
        <w:p w:rsidRPr="00206BD6" w:rsidR="1C1D6FE7" w:rsidP="1823EB44" w:rsidRDefault="3C812322" w14:paraId="290D4DBA" w14:textId="6670BE42">
          <w:pPr>
            <w:spacing w:after="0"/>
            <w:ind w:left="480" w:hanging="480"/>
            <w:rPr>
              <w:rFonts w:ascii="Calibri" w:hAnsi="Calibri" w:eastAsia="Calibri" w:cs="Calibri"/>
              <w:color w:val="000000" w:themeColor="text1"/>
              <w:lang w:val="en-GB"/>
              <w:rPrChange w:author="Thomas Sibret [2]" w:date="2026-08-24T11:04:00Z" w16du:dateUtc="2026-08-24T09:04:00Z" w:id="1278">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79">
                <w:rPr>
                  <w:rFonts w:ascii="Calibri" w:hAnsi="Calibri" w:eastAsia="Calibri" w:cs="Calibri"/>
                  <w:color w:val="000000" w:themeColor="text1"/>
                </w:rPr>
              </w:rPrChange>
            </w:rPr>
            <w:t xml:space="preserve">Rahbek, C., Borregaard, M. K., Antonelli, A., Colwell, R. K., Holt, B. G., Nogues-Bravo, D., Rasmussen, C. M. Ø., Richardson, K., Rosing, M. T., Whittaker, R. J., &amp; Fjeldså, J. (2019). Building mountain biodiversity: Geological and evolutionary processes. </w:t>
          </w:r>
          <w:r w:rsidRPr="00206BD6">
            <w:rPr>
              <w:rFonts w:ascii="Calibri" w:hAnsi="Calibri" w:eastAsia="Calibri" w:cs="Calibri"/>
              <w:i/>
              <w:iCs/>
              <w:color w:val="000000" w:themeColor="text1"/>
              <w:lang w:val="en-GB"/>
              <w:rPrChange w:author="Thomas Sibret [2]" w:date="2026-08-24T11:04:00Z" w16du:dateUtc="2026-08-24T09:04:00Z" w:id="1280">
                <w:rPr>
                  <w:rFonts w:ascii="Calibri" w:hAnsi="Calibri" w:eastAsia="Calibri" w:cs="Calibri"/>
                  <w:i/>
                  <w:iCs/>
                  <w:color w:val="000000" w:themeColor="text1"/>
                </w:rPr>
              </w:rPrChange>
            </w:rPr>
            <w:t>Science (New York, N.Y.)</w:t>
          </w:r>
          <w:r w:rsidRPr="00206BD6">
            <w:rPr>
              <w:rFonts w:ascii="Calibri" w:hAnsi="Calibri" w:eastAsia="Calibri" w:cs="Calibri"/>
              <w:color w:val="000000" w:themeColor="text1"/>
              <w:lang w:val="en-GB"/>
              <w:rPrChange w:author="Thomas Sibret [2]" w:date="2026-08-24T11:04:00Z" w16du:dateUtc="2026-08-24T09:04:00Z" w:id="1281">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82">
                <w:rPr>
                  <w:rFonts w:ascii="Calibri" w:hAnsi="Calibri" w:eastAsia="Calibri" w:cs="Calibri"/>
                  <w:i/>
                  <w:iCs/>
                  <w:color w:val="000000" w:themeColor="text1"/>
                </w:rPr>
              </w:rPrChange>
            </w:rPr>
            <w:t>365</w:t>
          </w:r>
          <w:r w:rsidRPr="00206BD6">
            <w:rPr>
              <w:rFonts w:ascii="Calibri" w:hAnsi="Calibri" w:eastAsia="Calibri" w:cs="Calibri"/>
              <w:color w:val="000000" w:themeColor="text1"/>
              <w:lang w:val="en-GB"/>
              <w:rPrChange w:author="Thomas Sibret [2]" w:date="2026-08-24T11:04:00Z" w16du:dateUtc="2026-08-24T09:04:00Z" w:id="1283">
                <w:rPr>
                  <w:rFonts w:ascii="Calibri" w:hAnsi="Calibri" w:eastAsia="Calibri" w:cs="Calibri"/>
                  <w:color w:val="000000" w:themeColor="text1"/>
                </w:rPr>
              </w:rPrChange>
            </w:rPr>
            <w:t xml:space="preserve">(6458), 1114–1119. </w:t>
          </w:r>
          <w:r>
            <w:fldChar w:fldCharType="begin"/>
          </w:r>
          <w:r w:rsidRPr="00206BD6">
            <w:rPr>
              <w:lang w:val="en-GB"/>
              <w:rPrChange w:author="Thomas Sibret [2]" w:date="2026-08-24T11:04:00Z" w16du:dateUtc="2026-08-24T09:04:00Z" w:id="1284">
                <w:rPr/>
              </w:rPrChange>
            </w:rPr>
            <w:instrText>HYPERLINK "https://doi.org/10.1126/SCIENCE.AAX0151"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285">
                <w:rPr>
                  <w:rStyle w:val="Hyperlink"/>
                  <w:rFonts w:ascii="Calibri" w:hAnsi="Calibri" w:eastAsia="Calibri" w:cs="Calibri"/>
                  <w:color w:val="000000" w:themeColor="text1"/>
                  <w:u w:val="none"/>
                </w:rPr>
              </w:rPrChange>
            </w:rPr>
            <w:t>https://doi.org/10.1126/SCIENCE.AAX0151</w:t>
          </w:r>
          <w:r>
            <w:fldChar w:fldCharType="end"/>
          </w:r>
        </w:p>
        <w:p w:rsidRPr="00206BD6" w:rsidR="1C1D6FE7" w:rsidP="1823EB44" w:rsidRDefault="3C812322" w14:paraId="4DE5D793" w14:textId="2A8A4D76">
          <w:pPr>
            <w:spacing w:after="0"/>
            <w:ind w:left="480" w:hanging="480"/>
            <w:rPr>
              <w:rFonts w:ascii="Calibri" w:hAnsi="Calibri" w:eastAsia="Calibri" w:cs="Calibri"/>
              <w:color w:val="000000" w:themeColor="text1"/>
              <w:lang w:val="nl-BE"/>
              <w:rPrChange w:author="Thomas Sibret [2]" w:date="2026-08-24T11:04:00Z" w16du:dateUtc="2026-08-24T09:04:00Z" w:id="1286">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287">
                <w:rPr>
                  <w:rFonts w:ascii="Calibri" w:hAnsi="Calibri" w:eastAsia="Calibri" w:cs="Calibri"/>
                  <w:color w:val="000000" w:themeColor="text1"/>
                </w:rPr>
              </w:rPrChange>
            </w:rPr>
            <w:t xml:space="preserve">Rahbek, C., Borregaard, M. K., Colwell, R. K., Dalsgaard, B., Holt, B. G., Morueta-Holme, N., Nogues-Bravo, D., Whittaker, R. J., &amp; Fjeldså, J. (2019). Humboldt’s enigma: What causes global patterns </w:t>
          </w:r>
          <w:r w:rsidRPr="00206BD6">
            <w:rPr>
              <w:rFonts w:ascii="Calibri" w:hAnsi="Calibri" w:eastAsia="Calibri" w:cs="Calibri"/>
              <w:color w:val="000000" w:themeColor="text1"/>
              <w:lang w:val="en-GB"/>
              <w:rPrChange w:author="Thomas Sibret [2]" w:date="2026-08-24T11:04:00Z" w16du:dateUtc="2026-08-24T09:04:00Z" w:id="1288">
                <w:rPr>
                  <w:rFonts w:ascii="Calibri" w:hAnsi="Calibri" w:eastAsia="Calibri" w:cs="Calibri"/>
                  <w:color w:val="000000" w:themeColor="text1"/>
                </w:rPr>
              </w:rPrChange>
            </w:rPr>
            <w:t xml:space="preserve">of mountain biodiversity? </w:t>
          </w:r>
          <w:r w:rsidRPr="00206BD6">
            <w:rPr>
              <w:rFonts w:ascii="Calibri" w:hAnsi="Calibri" w:eastAsia="Calibri" w:cs="Calibri"/>
              <w:i/>
              <w:iCs/>
              <w:color w:val="000000" w:themeColor="text1"/>
              <w:lang w:val="en-GB"/>
              <w:rPrChange w:author="Thomas Sibret [2]" w:date="2026-08-24T11:04:00Z" w16du:dateUtc="2026-08-24T09:04:00Z" w:id="1289">
                <w:rPr>
                  <w:rFonts w:ascii="Calibri" w:hAnsi="Calibri" w:eastAsia="Calibri" w:cs="Calibri"/>
                  <w:i/>
                  <w:iCs/>
                  <w:color w:val="000000" w:themeColor="text1"/>
                </w:rPr>
              </w:rPrChange>
            </w:rPr>
            <w:t>Science (New York, N.Y.)</w:t>
          </w:r>
          <w:r w:rsidRPr="00206BD6">
            <w:rPr>
              <w:rFonts w:ascii="Calibri" w:hAnsi="Calibri" w:eastAsia="Calibri" w:cs="Calibri"/>
              <w:color w:val="000000" w:themeColor="text1"/>
              <w:lang w:val="en-GB"/>
              <w:rPrChange w:author="Thomas Sibret [2]" w:date="2026-08-24T11:04:00Z" w16du:dateUtc="2026-08-24T09:04:00Z" w:id="129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291">
                <w:rPr>
                  <w:rFonts w:ascii="Calibri" w:hAnsi="Calibri" w:eastAsia="Calibri" w:cs="Calibri"/>
                  <w:i/>
                  <w:iCs/>
                  <w:color w:val="000000" w:themeColor="text1"/>
                </w:rPr>
              </w:rPrChange>
            </w:rPr>
            <w:t>365</w:t>
          </w:r>
          <w:r w:rsidRPr="00206BD6">
            <w:rPr>
              <w:rFonts w:ascii="Calibri" w:hAnsi="Calibri" w:eastAsia="Calibri" w:cs="Calibri"/>
              <w:color w:val="000000" w:themeColor="text1"/>
              <w:lang w:val="en-GB"/>
              <w:rPrChange w:author="Thomas Sibret [2]" w:date="2026-08-24T11:04:00Z" w16du:dateUtc="2026-08-24T09:04:00Z" w:id="1292">
                <w:rPr>
                  <w:rFonts w:ascii="Calibri" w:hAnsi="Calibri" w:eastAsia="Calibri" w:cs="Calibri"/>
                  <w:color w:val="000000" w:themeColor="text1"/>
                </w:rPr>
              </w:rPrChange>
            </w:rPr>
            <w:t xml:space="preserve">(6458), 1108–1113. </w:t>
          </w:r>
          <w:r>
            <w:fldChar w:fldCharType="begin"/>
          </w:r>
          <w:r w:rsidRPr="00206BD6">
            <w:rPr>
              <w:lang w:val="en-GB"/>
              <w:rPrChange w:author="Thomas Sibret [2]" w:date="2026-08-24T11:04:00Z" w16du:dateUtc="2026-08-24T09:04:00Z" w:id="1293">
                <w:rPr/>
              </w:rPrChange>
            </w:rPr>
            <w:instrText>HYPERLINK "https://doi.org/10.1126/SCIENCE.AAX0149" \h</w:instrText>
          </w:r>
          <w:r>
            <w:fldChar w:fldCharType="separate"/>
          </w:r>
          <w:r w:rsidRPr="00206BD6">
            <w:rPr>
              <w:rStyle w:val="Hyperlink"/>
              <w:rFonts w:ascii="Calibri" w:hAnsi="Calibri" w:eastAsia="Calibri" w:cs="Calibri"/>
              <w:color w:val="000000" w:themeColor="text1"/>
              <w:u w:val="none"/>
              <w:lang w:val="nl-BE"/>
              <w:rPrChange w:author="Thomas Sibret [2]" w:date="2026-08-24T11:04:00Z" w16du:dateUtc="2026-08-24T09:04:00Z" w:id="1294">
                <w:rPr>
                  <w:rStyle w:val="Hyperlink"/>
                  <w:rFonts w:ascii="Calibri" w:hAnsi="Calibri" w:eastAsia="Calibri" w:cs="Calibri"/>
                  <w:color w:val="000000" w:themeColor="text1"/>
                  <w:u w:val="none"/>
                </w:rPr>
              </w:rPrChange>
            </w:rPr>
            <w:t>https://doi.org/10.1126/SCIENCE.AAX0149</w:t>
          </w:r>
          <w:r>
            <w:fldChar w:fldCharType="end"/>
          </w:r>
        </w:p>
        <w:p w:rsidRPr="00206BD6" w:rsidR="1C1D6FE7" w:rsidP="1823EB44" w:rsidRDefault="3C812322" w14:paraId="4A4B09E4" w14:textId="6E135410">
          <w:pPr>
            <w:spacing w:after="0"/>
            <w:ind w:left="480" w:hanging="480"/>
            <w:rPr>
              <w:rFonts w:ascii="Calibri" w:hAnsi="Calibri" w:eastAsia="Calibri" w:cs="Calibri"/>
              <w:color w:val="000000" w:themeColor="text1"/>
              <w:lang w:val="en-GB"/>
              <w:rPrChange w:author="Thomas Sibret [2]" w:date="2026-08-24T11:04:00Z" w16du:dateUtc="2026-08-24T09:04:00Z" w:id="1295">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4:00Z" w16du:dateUtc="2026-08-24T09:04:00Z" w:id="1296">
                <w:rPr>
                  <w:rFonts w:ascii="Calibri" w:hAnsi="Calibri" w:eastAsia="Calibri" w:cs="Calibri"/>
                  <w:color w:val="000000" w:themeColor="text1"/>
                </w:rPr>
              </w:rPrChange>
            </w:rPr>
            <w:t xml:space="preserve">Rahman, M., Islam, M., Gebrekirstos, A., &amp; Bräuning, A. (2019). </w:t>
          </w:r>
          <w:r w:rsidRPr="00206BD6">
            <w:rPr>
              <w:rFonts w:ascii="Calibri" w:hAnsi="Calibri" w:eastAsia="Calibri" w:cs="Calibri"/>
              <w:color w:val="000000" w:themeColor="text1"/>
              <w:lang w:val="en-GB"/>
              <w:rPrChange w:author="Thomas Sibret [2]" w:date="2026-08-24T11:04:00Z" w16du:dateUtc="2026-08-24T09:04:00Z" w:id="1297">
                <w:rPr>
                  <w:rFonts w:ascii="Calibri" w:hAnsi="Calibri" w:eastAsia="Calibri" w:cs="Calibri"/>
                  <w:color w:val="000000" w:themeColor="text1"/>
                </w:rPr>
              </w:rPrChange>
            </w:rPr>
            <w:t xml:space="preserve">Trends in tree growth and intrinsic water-use efficiency in the tropics under elevated CO2 and climate change. </w:t>
          </w:r>
          <w:r w:rsidRPr="00206BD6">
            <w:rPr>
              <w:rFonts w:ascii="Calibri" w:hAnsi="Calibri" w:eastAsia="Calibri" w:cs="Calibri"/>
              <w:i/>
              <w:iCs/>
              <w:color w:val="000000" w:themeColor="text1"/>
              <w:lang w:val="en-GB"/>
              <w:rPrChange w:author="Thomas Sibret [2]" w:date="2026-08-24T11:04:00Z" w16du:dateUtc="2026-08-24T09:04:00Z" w:id="1298">
                <w:rPr>
                  <w:rFonts w:ascii="Calibri" w:hAnsi="Calibri" w:eastAsia="Calibri" w:cs="Calibri"/>
                  <w:i/>
                  <w:iCs/>
                  <w:color w:val="000000" w:themeColor="text1"/>
                </w:rPr>
              </w:rPrChange>
            </w:rPr>
            <w:t>Trees 2019 33:3</w:t>
          </w:r>
          <w:r w:rsidRPr="00206BD6">
            <w:rPr>
              <w:rFonts w:ascii="Calibri" w:hAnsi="Calibri" w:eastAsia="Calibri" w:cs="Calibri"/>
              <w:color w:val="000000" w:themeColor="text1"/>
              <w:lang w:val="en-GB"/>
              <w:rPrChange w:author="Thomas Sibret [2]" w:date="2026-08-24T11:04:00Z" w16du:dateUtc="2026-08-24T09:04:00Z" w:id="1299">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00">
                <w:rPr>
                  <w:rFonts w:ascii="Calibri" w:hAnsi="Calibri" w:eastAsia="Calibri" w:cs="Calibri"/>
                  <w:i/>
                  <w:iCs/>
                  <w:color w:val="000000" w:themeColor="text1"/>
                </w:rPr>
              </w:rPrChange>
            </w:rPr>
            <w:t>33</w:t>
          </w:r>
          <w:r w:rsidRPr="00206BD6">
            <w:rPr>
              <w:rFonts w:ascii="Calibri" w:hAnsi="Calibri" w:eastAsia="Calibri" w:cs="Calibri"/>
              <w:color w:val="000000" w:themeColor="text1"/>
              <w:lang w:val="en-GB"/>
              <w:rPrChange w:author="Thomas Sibret [2]" w:date="2026-08-24T11:04:00Z" w16du:dateUtc="2026-08-24T09:04:00Z" w:id="1301">
                <w:rPr>
                  <w:rFonts w:ascii="Calibri" w:hAnsi="Calibri" w:eastAsia="Calibri" w:cs="Calibri"/>
                  <w:color w:val="000000" w:themeColor="text1"/>
                </w:rPr>
              </w:rPrChange>
            </w:rPr>
            <w:t xml:space="preserve">(3), 623–640. </w:t>
          </w:r>
          <w:r>
            <w:fldChar w:fldCharType="begin"/>
          </w:r>
          <w:r w:rsidRPr="00206BD6">
            <w:rPr>
              <w:lang w:val="en-GB"/>
              <w:rPrChange w:author="Thomas Sibret [2]" w:date="2026-08-24T11:04:00Z" w16du:dateUtc="2026-08-24T09:04:00Z" w:id="1302">
                <w:rPr/>
              </w:rPrChange>
            </w:rPr>
            <w:instrText>HYPERLINK "https://doi.org/10.1007/s00468-019-01836-3"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03">
                <w:rPr>
                  <w:rStyle w:val="Hyperlink"/>
                  <w:rFonts w:ascii="Calibri" w:hAnsi="Calibri" w:eastAsia="Calibri" w:cs="Calibri"/>
                  <w:color w:val="000000" w:themeColor="text1"/>
                  <w:u w:val="none"/>
                </w:rPr>
              </w:rPrChange>
            </w:rPr>
            <w:t>https://doi.org/10.1007/s00468-019-01836-3</w:t>
          </w:r>
          <w:r>
            <w:fldChar w:fldCharType="end"/>
          </w:r>
        </w:p>
        <w:p w:rsidRPr="00206BD6" w:rsidR="1C1D6FE7" w:rsidP="1823EB44" w:rsidRDefault="3C812322" w14:paraId="26A9301A" w14:textId="6ECFB8C0">
          <w:pPr>
            <w:spacing w:after="0"/>
            <w:ind w:left="480" w:hanging="480"/>
            <w:rPr>
              <w:rFonts w:ascii="Calibri" w:hAnsi="Calibri" w:eastAsia="Calibri" w:cs="Calibri"/>
              <w:color w:val="000000" w:themeColor="text1"/>
              <w:lang w:val="en-GB"/>
              <w:rPrChange w:author="Thomas Sibret [2]" w:date="2026-08-24T11:04:00Z" w16du:dateUtc="2026-08-24T09:04:00Z" w:id="1304">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05">
                <w:rPr>
                  <w:rFonts w:ascii="Calibri" w:hAnsi="Calibri" w:eastAsia="Calibri" w:cs="Calibri"/>
                  <w:color w:val="000000" w:themeColor="text1"/>
                </w:rPr>
              </w:rPrChange>
            </w:rPr>
            <w:t xml:space="preserve">Rastetter, E. B., Kwiatkowski, B. L., Kicklighter, D. W., Barker Plotkin, A., Genet, H., Nippert, J. B., O’Keefe, K., Perakis, S. S., Porder, S., Roley, S. S., Ruess, R. W., Thompson, J. R., Wieder, W. R., Wilcox, K., &amp; Yanai, R. D. (2022). N and P constrain C in ecosystems under climate change: Role of nutrient redistribution, accumulation, and stoichiometry. </w:t>
          </w:r>
          <w:r w:rsidRPr="00206BD6">
            <w:rPr>
              <w:rFonts w:ascii="Calibri" w:hAnsi="Calibri" w:eastAsia="Calibri" w:cs="Calibri"/>
              <w:i/>
              <w:iCs/>
              <w:color w:val="000000" w:themeColor="text1"/>
              <w:lang w:val="en-GB"/>
              <w:rPrChange w:author="Thomas Sibret [2]" w:date="2026-08-24T11:04:00Z" w16du:dateUtc="2026-08-24T09:04:00Z" w:id="1306">
                <w:rPr>
                  <w:rFonts w:ascii="Calibri" w:hAnsi="Calibri" w:eastAsia="Calibri" w:cs="Calibri"/>
                  <w:i/>
                  <w:iCs/>
                  <w:color w:val="000000" w:themeColor="text1"/>
                </w:rPr>
              </w:rPrChange>
            </w:rPr>
            <w:t>Ecological Applications : A Publication of the Ecological Society of America</w:t>
          </w:r>
          <w:r w:rsidRPr="00206BD6">
            <w:rPr>
              <w:rFonts w:ascii="Calibri" w:hAnsi="Calibri" w:eastAsia="Calibri" w:cs="Calibri"/>
              <w:color w:val="000000" w:themeColor="text1"/>
              <w:lang w:val="en-GB"/>
              <w:rPrChange w:author="Thomas Sibret [2]" w:date="2026-08-24T11:04:00Z" w16du:dateUtc="2026-08-24T09:04:00Z" w:id="130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08">
                <w:rPr>
                  <w:rFonts w:ascii="Calibri" w:hAnsi="Calibri" w:eastAsia="Calibri" w:cs="Calibri"/>
                  <w:i/>
                  <w:iCs/>
                  <w:color w:val="000000" w:themeColor="text1"/>
                </w:rPr>
              </w:rPrChange>
            </w:rPr>
            <w:t>32</w:t>
          </w:r>
          <w:r w:rsidRPr="00206BD6">
            <w:rPr>
              <w:rFonts w:ascii="Calibri" w:hAnsi="Calibri" w:eastAsia="Calibri" w:cs="Calibri"/>
              <w:color w:val="000000" w:themeColor="text1"/>
              <w:lang w:val="en-GB"/>
              <w:rPrChange w:author="Thomas Sibret [2]" w:date="2026-08-24T11:04:00Z" w16du:dateUtc="2026-08-24T09:04:00Z" w:id="1309">
                <w:rPr>
                  <w:rFonts w:ascii="Calibri" w:hAnsi="Calibri" w:eastAsia="Calibri" w:cs="Calibri"/>
                  <w:color w:val="000000" w:themeColor="text1"/>
                </w:rPr>
              </w:rPrChange>
            </w:rPr>
            <w:t xml:space="preserve">(8). </w:t>
          </w:r>
          <w:r>
            <w:fldChar w:fldCharType="begin"/>
          </w:r>
          <w:r w:rsidRPr="00206BD6">
            <w:rPr>
              <w:lang w:val="en-GB"/>
              <w:rPrChange w:author="Thomas Sibret [2]" w:date="2026-08-24T11:04:00Z" w16du:dateUtc="2026-08-24T09:04:00Z" w:id="1310">
                <w:rPr/>
              </w:rPrChange>
            </w:rPr>
            <w:instrText>HYPERLINK "https://doi.org/10.1002/EAP.2684"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11">
                <w:rPr>
                  <w:rStyle w:val="Hyperlink"/>
                  <w:rFonts w:ascii="Calibri" w:hAnsi="Calibri" w:eastAsia="Calibri" w:cs="Calibri"/>
                  <w:color w:val="000000" w:themeColor="text1"/>
                  <w:u w:val="none"/>
                </w:rPr>
              </w:rPrChange>
            </w:rPr>
            <w:t>https://doi.org/10.1002/EAP.2684</w:t>
          </w:r>
          <w:r>
            <w:fldChar w:fldCharType="end"/>
          </w:r>
        </w:p>
        <w:p w:rsidRPr="00206BD6" w:rsidR="1C1D6FE7" w:rsidP="1823EB44" w:rsidRDefault="3C812322" w14:paraId="212D82AA" w14:textId="55FCF924">
          <w:pPr>
            <w:spacing w:after="0"/>
            <w:ind w:left="480" w:hanging="480"/>
            <w:rPr>
              <w:rFonts w:ascii="Calibri" w:hAnsi="Calibri" w:eastAsia="Calibri" w:cs="Calibri"/>
              <w:color w:val="000000" w:themeColor="text1"/>
              <w:lang w:val="en-GB"/>
              <w:rPrChange w:author="Thomas Sibret [2]" w:date="2026-08-24T11:04:00Z" w16du:dateUtc="2026-08-24T09:04:00Z" w:id="131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13">
                <w:rPr>
                  <w:rFonts w:ascii="Calibri" w:hAnsi="Calibri" w:eastAsia="Calibri" w:cs="Calibri"/>
                  <w:color w:val="000000" w:themeColor="text1"/>
                </w:rPr>
              </w:rPrChange>
            </w:rPr>
            <w:t xml:space="preserve">Sala, O. E., Chapin, F. S., Armesto, J. J., Berlow, E., Bloomfield, J., Dirzo, R., Huber-Sanwald, E., Huenneke, L. F., Jackson, R. B., Kinzig, A., Leemans, R., Lodge, D. M., Mooney, H. A., Oesterheld, M., Poff, N. L. R., Sykes, M. T., Walker, B. H., Walker, M., &amp; Wall, D. H. (2000). Global biodiversity scenarios for the year 2100. </w:t>
          </w:r>
          <w:r w:rsidRPr="00206BD6">
            <w:rPr>
              <w:rFonts w:ascii="Calibri" w:hAnsi="Calibri" w:eastAsia="Calibri" w:cs="Calibri"/>
              <w:i/>
              <w:iCs/>
              <w:color w:val="000000" w:themeColor="text1"/>
              <w:lang w:val="en-GB"/>
              <w:rPrChange w:author="Thomas Sibret [2]" w:date="2026-08-24T11:04:00Z" w16du:dateUtc="2026-08-24T09:04:00Z" w:id="1314">
                <w:rPr>
                  <w:rFonts w:ascii="Calibri" w:hAnsi="Calibri" w:eastAsia="Calibri" w:cs="Calibri"/>
                  <w:i/>
                  <w:iCs/>
                  <w:color w:val="000000" w:themeColor="text1"/>
                </w:rPr>
              </w:rPrChange>
            </w:rPr>
            <w:t>Science</w:t>
          </w:r>
          <w:r w:rsidRPr="00206BD6">
            <w:rPr>
              <w:rFonts w:ascii="Calibri" w:hAnsi="Calibri" w:eastAsia="Calibri" w:cs="Calibri"/>
              <w:color w:val="000000" w:themeColor="text1"/>
              <w:lang w:val="en-GB"/>
              <w:rPrChange w:author="Thomas Sibret [2]" w:date="2026-08-24T11:04:00Z" w16du:dateUtc="2026-08-24T09:04:00Z" w:id="131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16">
                <w:rPr>
                  <w:rFonts w:ascii="Calibri" w:hAnsi="Calibri" w:eastAsia="Calibri" w:cs="Calibri"/>
                  <w:i/>
                  <w:iCs/>
                  <w:color w:val="000000" w:themeColor="text1"/>
                </w:rPr>
              </w:rPrChange>
            </w:rPr>
            <w:t>287</w:t>
          </w:r>
          <w:r w:rsidRPr="00206BD6">
            <w:rPr>
              <w:rFonts w:ascii="Calibri" w:hAnsi="Calibri" w:eastAsia="Calibri" w:cs="Calibri"/>
              <w:color w:val="000000" w:themeColor="text1"/>
              <w:lang w:val="en-GB"/>
              <w:rPrChange w:author="Thomas Sibret [2]" w:date="2026-08-24T11:04:00Z" w16du:dateUtc="2026-08-24T09:04:00Z" w:id="1317">
                <w:rPr>
                  <w:rFonts w:ascii="Calibri" w:hAnsi="Calibri" w:eastAsia="Calibri" w:cs="Calibri"/>
                  <w:color w:val="000000" w:themeColor="text1"/>
                </w:rPr>
              </w:rPrChange>
            </w:rPr>
            <w:t xml:space="preserve">(5459), 1770–1774. </w:t>
          </w:r>
          <w:r>
            <w:fldChar w:fldCharType="begin"/>
          </w:r>
          <w:r w:rsidRPr="00206BD6">
            <w:rPr>
              <w:lang w:val="en-GB"/>
              <w:rPrChange w:author="Thomas Sibret [2]" w:date="2026-08-24T11:04:00Z" w16du:dateUtc="2026-08-24T09:04:00Z" w:id="1318">
                <w:rPr/>
              </w:rPrChange>
            </w:rPr>
            <w:instrText>HYPERLINK "https://doi.org/10.1126/SCIENCE.287.5459.1770;WEBSITE:WEBSITE:AAAS-SITE;JOURNAL:JOURNAL:SCIENCE;WGROUP:STRING:PUBLICATION"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19">
                <w:rPr>
                  <w:rStyle w:val="Hyperlink"/>
                  <w:rFonts w:ascii="Calibri" w:hAnsi="Calibri" w:eastAsia="Calibri" w:cs="Calibri"/>
                  <w:color w:val="000000" w:themeColor="text1"/>
                  <w:u w:val="none"/>
                </w:rPr>
              </w:rPrChange>
            </w:rPr>
            <w:t>https://doi.org/10.1126/SCIENCE.287.5459.1770;WEBSITE:WEBSITE:AAAS-SITE;JOURNAL:JOURNAL:SCIENCE;WGROUP:STRING:PUBLICATION</w:t>
          </w:r>
          <w:r>
            <w:fldChar w:fldCharType="end"/>
          </w:r>
        </w:p>
        <w:p w:rsidRPr="00206BD6" w:rsidR="1C1D6FE7" w:rsidP="1823EB44" w:rsidRDefault="3C812322" w14:paraId="750FBD8E" w14:textId="6CEC2533">
          <w:pPr>
            <w:spacing w:after="0"/>
            <w:ind w:left="480" w:hanging="480"/>
            <w:rPr>
              <w:rFonts w:ascii="Calibri" w:hAnsi="Calibri" w:eastAsia="Calibri" w:cs="Calibri"/>
              <w:color w:val="000000" w:themeColor="text1"/>
              <w:lang w:val="nl-BE"/>
              <w:rPrChange w:author="Thomas Sibret [2]" w:date="2026-08-24T11:04:00Z" w16du:dateUtc="2026-08-24T09:04:00Z" w:id="1320">
                <w:rPr>
                  <w:rFonts w:ascii="Calibri" w:hAnsi="Calibri" w:eastAsia="Calibri" w:cs="Calibri"/>
                  <w:color w:val="000000" w:themeColor="text1"/>
                </w:rPr>
              </w:rPrChange>
            </w:rPr>
          </w:pPr>
          <w:r w:rsidRPr="1823EB44">
            <w:rPr>
              <w:rFonts w:ascii="Calibri" w:hAnsi="Calibri" w:eastAsia="Calibri" w:cs="Calibri"/>
              <w:color w:val="000000" w:themeColor="text1"/>
            </w:rPr>
            <w:t xml:space="preserve">Salinas, N., Cosio, E. G., Silman, M., Meir, P., Nottingham, A. T., Roman-Cuesta, R. M., &amp; Malhi, Y. (2021). </w:t>
          </w:r>
          <w:r w:rsidRPr="00206BD6">
            <w:rPr>
              <w:rFonts w:ascii="Calibri" w:hAnsi="Calibri" w:eastAsia="Calibri" w:cs="Calibri"/>
              <w:color w:val="000000" w:themeColor="text1"/>
              <w:lang w:val="en-GB"/>
              <w:rPrChange w:author="Thomas Sibret [2]" w:date="2026-08-24T11:04:00Z" w16du:dateUtc="2026-08-24T09:04:00Z" w:id="1321">
                <w:rPr>
                  <w:rFonts w:ascii="Calibri" w:hAnsi="Calibri" w:eastAsia="Calibri" w:cs="Calibri"/>
                  <w:color w:val="000000" w:themeColor="text1"/>
                </w:rPr>
              </w:rPrChange>
            </w:rPr>
            <w:t xml:space="preserve">Editorial: Tropical Montane Forests in a Changing Environment. </w:t>
          </w:r>
          <w:r w:rsidRPr="00206BD6">
            <w:rPr>
              <w:rFonts w:ascii="Calibri" w:hAnsi="Calibri" w:eastAsia="Calibri" w:cs="Calibri"/>
              <w:i/>
              <w:iCs/>
              <w:color w:val="000000" w:themeColor="text1"/>
              <w:lang w:val="en-GB"/>
              <w:rPrChange w:author="Thomas Sibret [2]" w:date="2026-08-24T11:04:00Z" w16du:dateUtc="2026-08-24T09:04:00Z" w:id="1322">
                <w:rPr>
                  <w:rFonts w:ascii="Calibri" w:hAnsi="Calibri" w:eastAsia="Calibri" w:cs="Calibri"/>
                  <w:i/>
                  <w:iCs/>
                  <w:color w:val="000000" w:themeColor="text1"/>
                </w:rPr>
              </w:rPrChange>
            </w:rPr>
            <w:t>Frontiers in Plant Science</w:t>
          </w:r>
          <w:r w:rsidRPr="00206BD6">
            <w:rPr>
              <w:rFonts w:ascii="Calibri" w:hAnsi="Calibri" w:eastAsia="Calibri" w:cs="Calibri"/>
              <w:color w:val="000000" w:themeColor="text1"/>
              <w:lang w:val="en-GB"/>
              <w:rPrChange w:author="Thomas Sibret [2]" w:date="2026-08-24T11:04:00Z" w16du:dateUtc="2026-08-24T09:04:00Z" w:id="1323">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24">
                <w:rPr>
                  <w:rFonts w:ascii="Calibri" w:hAnsi="Calibri" w:eastAsia="Calibri" w:cs="Calibri"/>
                  <w:i/>
                  <w:iCs/>
                  <w:color w:val="000000" w:themeColor="text1"/>
                </w:rPr>
              </w:rPrChange>
            </w:rPr>
            <w:t>12</w:t>
          </w:r>
          <w:r w:rsidRPr="00206BD6">
            <w:rPr>
              <w:rFonts w:ascii="Calibri" w:hAnsi="Calibri" w:eastAsia="Calibri" w:cs="Calibri"/>
              <w:color w:val="000000" w:themeColor="text1"/>
              <w:lang w:val="en-GB"/>
              <w:rPrChange w:author="Thomas Sibret [2]" w:date="2026-08-24T11:04:00Z" w16du:dateUtc="2026-08-24T09:04:00Z" w:id="1325">
                <w:rPr>
                  <w:rFonts w:ascii="Calibri" w:hAnsi="Calibri" w:eastAsia="Calibri" w:cs="Calibri"/>
                  <w:color w:val="000000" w:themeColor="text1"/>
                </w:rPr>
              </w:rPrChange>
            </w:rPr>
            <w:t xml:space="preserve">, 712748. </w:t>
          </w:r>
          <w:r>
            <w:fldChar w:fldCharType="begin"/>
          </w:r>
          <w:r w:rsidRPr="00206BD6">
            <w:rPr>
              <w:lang w:val="en-GB"/>
              <w:rPrChange w:author="Thomas Sibret [2]" w:date="2026-08-24T11:04:00Z" w16du:dateUtc="2026-08-24T09:04:00Z" w:id="1326">
                <w:rPr/>
              </w:rPrChange>
            </w:rPr>
            <w:instrText>HYPERLINK "https://doi.org/10.3389/FPLS.2021.712748" \h</w:instrText>
          </w:r>
          <w:r>
            <w:fldChar w:fldCharType="separate"/>
          </w:r>
          <w:r w:rsidRPr="00206BD6">
            <w:rPr>
              <w:rStyle w:val="Hyperlink"/>
              <w:rFonts w:ascii="Calibri" w:hAnsi="Calibri" w:eastAsia="Calibri" w:cs="Calibri"/>
              <w:color w:val="000000" w:themeColor="text1"/>
              <w:u w:val="none"/>
              <w:lang w:val="nl-BE"/>
              <w:rPrChange w:author="Thomas Sibret [2]" w:date="2026-08-24T11:04:00Z" w16du:dateUtc="2026-08-24T09:04:00Z" w:id="1327">
                <w:rPr>
                  <w:rStyle w:val="Hyperlink"/>
                  <w:rFonts w:ascii="Calibri" w:hAnsi="Calibri" w:eastAsia="Calibri" w:cs="Calibri"/>
                  <w:color w:val="000000" w:themeColor="text1"/>
                  <w:u w:val="none"/>
                </w:rPr>
              </w:rPrChange>
            </w:rPr>
            <w:t>https://doi.org/10.3389/FPLS.2021.712748</w:t>
          </w:r>
          <w:r>
            <w:fldChar w:fldCharType="end"/>
          </w:r>
        </w:p>
        <w:p w:rsidR="1C1D6FE7" w:rsidP="1823EB44" w:rsidRDefault="3C812322" w14:paraId="3B4963C9" w14:textId="2F12F0FC">
          <w:pPr>
            <w:spacing w:after="0"/>
            <w:ind w:left="480" w:hanging="480"/>
            <w:rPr>
              <w:rFonts w:ascii="Calibri" w:hAnsi="Calibri" w:eastAsia="Calibri" w:cs="Calibri"/>
              <w:color w:val="000000" w:themeColor="text1"/>
            </w:rPr>
          </w:pPr>
          <w:r w:rsidRPr="00206BD6">
            <w:rPr>
              <w:rFonts w:ascii="Calibri" w:hAnsi="Calibri" w:eastAsia="Calibri" w:cs="Calibri"/>
              <w:color w:val="000000" w:themeColor="text1"/>
              <w:lang w:val="nl-BE"/>
              <w:rPrChange w:author="Thomas Sibret [2]" w:date="2026-08-24T11:04:00Z" w16du:dateUtc="2026-08-24T09:04:00Z" w:id="1328">
                <w:rPr>
                  <w:rFonts w:ascii="Calibri" w:hAnsi="Calibri" w:eastAsia="Calibri" w:cs="Calibri"/>
                  <w:color w:val="000000" w:themeColor="text1"/>
                </w:rPr>
              </w:rPrChange>
            </w:rPr>
            <w:t>Still, C. J., Foster</w:t>
          </w:r>
          <w:r w:rsidRPr="00206BD6">
            <w:rPr>
              <w:rFonts w:ascii="Calibri" w:hAnsi="Calibri" w:eastAsia="Calibri" w:cs="Calibri"/>
              <w:color w:val="000000" w:themeColor="text1"/>
              <w:vertAlign w:val="superscript"/>
              <w:lang w:val="nl-BE"/>
              <w:rPrChange w:author="Thomas Sibret [2]" w:date="2026-08-24T11:04:00Z" w16du:dateUtc="2026-08-24T09:04:00Z" w:id="1329">
                <w:rPr>
                  <w:rFonts w:ascii="Calibri" w:hAnsi="Calibri" w:eastAsia="Calibri" w:cs="Calibri"/>
                  <w:color w:val="000000" w:themeColor="text1"/>
                  <w:vertAlign w:val="superscript"/>
                </w:rPr>
              </w:rPrChange>
            </w:rPr>
            <w:t>2</w:t>
          </w:r>
          <w:r w:rsidRPr="00206BD6">
            <w:rPr>
              <w:rFonts w:ascii="Calibri" w:hAnsi="Calibri" w:eastAsia="Calibri" w:cs="Calibri"/>
              <w:color w:val="000000" w:themeColor="text1"/>
              <w:lang w:val="nl-BE"/>
              <w:rPrChange w:author="Thomas Sibret [2]" w:date="2026-08-24T11:04:00Z" w16du:dateUtc="2026-08-24T09:04:00Z" w:id="1330">
                <w:rPr>
                  <w:rFonts w:ascii="Calibri" w:hAnsi="Calibri" w:eastAsia="Calibri" w:cs="Calibri"/>
                  <w:color w:val="000000" w:themeColor="text1"/>
                </w:rPr>
              </w:rPrChange>
            </w:rPr>
            <w:t xml:space="preserve">, P. N., &amp; Schneider, S. H. (1999). </w:t>
          </w:r>
          <w:r w:rsidRPr="00206BD6">
            <w:rPr>
              <w:rFonts w:ascii="Calibri" w:hAnsi="Calibri" w:eastAsia="Calibri" w:cs="Calibri"/>
              <w:i/>
              <w:iCs/>
              <w:color w:val="000000" w:themeColor="text1"/>
              <w:lang w:val="en-GB"/>
              <w:rPrChange w:author="Thomas Sibret [2]" w:date="2026-08-24T11:04:00Z" w16du:dateUtc="2026-08-24T09:04:00Z" w:id="1331">
                <w:rPr>
                  <w:rFonts w:ascii="Calibri" w:hAnsi="Calibri" w:eastAsia="Calibri" w:cs="Calibri"/>
                  <w:i/>
                  <w:iCs/>
                  <w:color w:val="000000" w:themeColor="text1"/>
                </w:rPr>
              </w:rPrChange>
            </w:rPr>
            <w:t>Simulating the effects of climate change on tropical montane cloud forests</w:t>
          </w:r>
          <w:r w:rsidRPr="00206BD6">
            <w:rPr>
              <w:rFonts w:ascii="Calibri" w:hAnsi="Calibri" w:eastAsia="Calibri" w:cs="Calibri"/>
              <w:color w:val="000000" w:themeColor="text1"/>
              <w:lang w:val="en-GB"/>
              <w:rPrChange w:author="Thomas Sibret [2]" w:date="2026-08-24T11:04:00Z" w16du:dateUtc="2026-08-24T09:04:00Z" w:id="1332">
                <w:rPr>
                  <w:rFonts w:ascii="Calibri" w:hAnsi="Calibri" w:eastAsia="Calibri" w:cs="Calibri"/>
                  <w:color w:val="000000" w:themeColor="text1"/>
                </w:rPr>
              </w:rPrChange>
            </w:rPr>
            <w:t xml:space="preserve">. </w:t>
          </w:r>
          <w:r>
            <w:fldChar w:fldCharType="begin"/>
          </w:r>
          <w:r w:rsidRPr="00206BD6">
            <w:rPr>
              <w:lang w:val="en-GB"/>
              <w:rPrChange w:author="Thomas Sibret [2]" w:date="2026-08-24T11:04:00Z" w16du:dateUtc="2026-08-24T09:04:00Z" w:id="1333">
                <w:rPr/>
              </w:rPrChange>
            </w:rPr>
            <w:instrText>HYPERLINK "https://www.nature.com" \h</w:instrText>
          </w:r>
          <w:r>
            <w:fldChar w:fldCharType="separate"/>
          </w:r>
          <w:r w:rsidRPr="1823EB44">
            <w:rPr>
              <w:rStyle w:val="Hyperlink"/>
              <w:rFonts w:ascii="Calibri" w:hAnsi="Calibri" w:eastAsia="Calibri" w:cs="Calibri"/>
              <w:color w:val="000000" w:themeColor="text1"/>
              <w:u w:val="none"/>
            </w:rPr>
            <w:t>www.nature.com</w:t>
          </w:r>
          <w:r>
            <w:fldChar w:fldCharType="end"/>
          </w:r>
        </w:p>
        <w:p w:rsidRPr="00206BD6" w:rsidR="1C1D6FE7" w:rsidP="1823EB44" w:rsidRDefault="3C812322" w14:paraId="0AADAF8F" w14:textId="148D7A6A">
          <w:pPr>
            <w:spacing w:after="0"/>
            <w:ind w:left="480" w:hanging="480"/>
            <w:rPr>
              <w:rFonts w:ascii="Calibri" w:hAnsi="Calibri" w:eastAsia="Calibri" w:cs="Calibri"/>
              <w:color w:val="000000" w:themeColor="text1"/>
              <w:lang w:val="en-GB"/>
              <w:rPrChange w:author="Thomas Sibret [2]" w:date="2026-08-24T11:04:00Z" w16du:dateUtc="2026-08-24T09:04:00Z" w:id="1334">
                <w:rPr>
                  <w:rFonts w:ascii="Calibri" w:hAnsi="Calibri" w:eastAsia="Calibri" w:cs="Calibri"/>
                  <w:color w:val="000000" w:themeColor="text1"/>
                </w:rPr>
              </w:rPrChange>
            </w:rPr>
          </w:pPr>
          <w:r w:rsidRPr="1823EB44">
            <w:rPr>
              <w:rFonts w:ascii="Calibri" w:hAnsi="Calibri" w:eastAsia="Calibri" w:cs="Calibri"/>
              <w:color w:val="000000" w:themeColor="text1"/>
            </w:rPr>
            <w:t xml:space="preserve">Terrer, C., Jackson, R. B., Prentice, I. C., Keenan, T. F., Kaiser, C., Vicca, S., Fisher, J. B., Reich, P. B., Stocker, B. D., Hungate, B. A., Peñuelas, J., McCallum, I., Soudzilovskaia, N. A., Cernusak, L. A., Talhelm, A. F., Van Sundert, K., Piao, S., Newton, P. C. D., Hovenden, M. J., … </w:t>
          </w:r>
          <w:r w:rsidRPr="00206BD6">
            <w:rPr>
              <w:rFonts w:ascii="Calibri" w:hAnsi="Calibri" w:eastAsia="Calibri" w:cs="Calibri"/>
              <w:color w:val="000000" w:themeColor="text1"/>
              <w:lang w:val="en-GB"/>
              <w:rPrChange w:author="Thomas Sibret [2]" w:date="2026-08-24T11:04:00Z" w16du:dateUtc="2026-08-24T09:04:00Z" w:id="1335">
                <w:rPr>
                  <w:rFonts w:ascii="Calibri" w:hAnsi="Calibri" w:eastAsia="Calibri" w:cs="Calibri"/>
                  <w:color w:val="000000" w:themeColor="text1"/>
                </w:rPr>
              </w:rPrChange>
            </w:rPr>
            <w:t xml:space="preserve">Franklin, O. (2019). Nitrogen and phosphorus constrain the CO2 fertilization of global plant biomass. </w:t>
          </w:r>
          <w:r w:rsidRPr="00206BD6">
            <w:rPr>
              <w:rFonts w:ascii="Calibri" w:hAnsi="Calibri" w:eastAsia="Calibri" w:cs="Calibri"/>
              <w:i/>
              <w:iCs/>
              <w:color w:val="000000" w:themeColor="text1"/>
              <w:lang w:val="en-GB"/>
              <w:rPrChange w:author="Thomas Sibret [2]" w:date="2026-08-24T11:04:00Z" w16du:dateUtc="2026-08-24T09:04:00Z" w:id="1336">
                <w:rPr>
                  <w:rFonts w:ascii="Calibri" w:hAnsi="Calibri" w:eastAsia="Calibri" w:cs="Calibri"/>
                  <w:i/>
                  <w:iCs/>
                  <w:color w:val="000000" w:themeColor="text1"/>
                </w:rPr>
              </w:rPrChange>
            </w:rPr>
            <w:t>Nature Climate Change</w:t>
          </w:r>
          <w:r w:rsidRPr="00206BD6">
            <w:rPr>
              <w:rFonts w:ascii="Calibri" w:hAnsi="Calibri" w:eastAsia="Calibri" w:cs="Calibri"/>
              <w:color w:val="000000" w:themeColor="text1"/>
              <w:lang w:val="en-GB"/>
              <w:rPrChange w:author="Thomas Sibret [2]" w:date="2026-08-24T11:04:00Z" w16du:dateUtc="2026-08-24T09:04:00Z" w:id="133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38">
                <w:rPr>
                  <w:rFonts w:ascii="Calibri" w:hAnsi="Calibri" w:eastAsia="Calibri" w:cs="Calibri"/>
                  <w:i/>
                  <w:iCs/>
                  <w:color w:val="000000" w:themeColor="text1"/>
                </w:rPr>
              </w:rPrChange>
            </w:rPr>
            <w:t>9</w:t>
          </w:r>
          <w:r w:rsidRPr="00206BD6">
            <w:rPr>
              <w:rFonts w:ascii="Calibri" w:hAnsi="Calibri" w:eastAsia="Calibri" w:cs="Calibri"/>
              <w:color w:val="000000" w:themeColor="text1"/>
              <w:lang w:val="en-GB"/>
              <w:rPrChange w:author="Thomas Sibret [2]" w:date="2026-08-24T11:04:00Z" w16du:dateUtc="2026-08-24T09:04:00Z" w:id="1339">
                <w:rPr>
                  <w:rFonts w:ascii="Calibri" w:hAnsi="Calibri" w:eastAsia="Calibri" w:cs="Calibri"/>
                  <w:color w:val="000000" w:themeColor="text1"/>
                </w:rPr>
              </w:rPrChange>
            </w:rPr>
            <w:t xml:space="preserve">(9), 684–689. </w:t>
          </w:r>
          <w:r>
            <w:fldChar w:fldCharType="begin"/>
          </w:r>
          <w:r w:rsidRPr="00206BD6">
            <w:rPr>
              <w:lang w:val="en-GB"/>
              <w:rPrChange w:author="Thomas Sibret [2]" w:date="2026-08-24T11:04:00Z" w16du:dateUtc="2026-08-24T09:04:00Z" w:id="1340">
                <w:rPr/>
              </w:rPrChange>
            </w:rPr>
            <w:instrText>HYPERLINK "https://doi.org/10.1038/S41558-019-0545-2;SUBJMETA"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41">
                <w:rPr>
                  <w:rStyle w:val="Hyperlink"/>
                  <w:rFonts w:ascii="Calibri" w:hAnsi="Calibri" w:eastAsia="Calibri" w:cs="Calibri"/>
                  <w:color w:val="000000" w:themeColor="text1"/>
                  <w:u w:val="none"/>
                </w:rPr>
              </w:rPrChange>
            </w:rPr>
            <w:t>https://doi.org/10.1038/S41558-019-0545-2;SUBJMETA</w:t>
          </w:r>
          <w:r>
            <w:fldChar w:fldCharType="end"/>
          </w:r>
        </w:p>
        <w:p w:rsidRPr="00206BD6" w:rsidR="1C1D6FE7" w:rsidP="1823EB44" w:rsidRDefault="3C812322" w14:paraId="0B38CA40" w14:textId="786866CE">
          <w:pPr>
            <w:spacing w:after="0"/>
            <w:ind w:left="480" w:hanging="480"/>
            <w:rPr>
              <w:rFonts w:ascii="Calibri" w:hAnsi="Calibri" w:eastAsia="Calibri" w:cs="Calibri"/>
              <w:color w:val="000000" w:themeColor="text1"/>
              <w:lang w:val="en-GB"/>
              <w:rPrChange w:author="Thomas Sibret [2]" w:date="2026-08-24T11:04:00Z" w16du:dateUtc="2026-08-24T09:04:00Z" w:id="134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43">
                <w:rPr>
                  <w:rFonts w:ascii="Calibri" w:hAnsi="Calibri" w:eastAsia="Calibri" w:cs="Calibri"/>
                  <w:color w:val="000000" w:themeColor="text1"/>
                </w:rPr>
              </w:rPrChange>
            </w:rPr>
            <w:t xml:space="preserve">Van Sundert, K., Leuzinger, S., Bader, M. K. F., Chang, S. X., De Kauwe, M. G., Dukes, J. S., Langley, J. A., Ma, Z., Mariën, B., Reynaert, S., Ru, J., Song, J., Stocker, B., Terrer, C., Thoresen, J., Vanuytrecht, E., Wan, S., Yue, K., &amp; Vicca, S. (2023). When things get MESI: The Manipulation Experiments Synthesis Initiative—A coordinated effort to synthesize terrestrial global change experiments. </w:t>
          </w:r>
          <w:r w:rsidRPr="00206BD6">
            <w:rPr>
              <w:rFonts w:ascii="Calibri" w:hAnsi="Calibri" w:eastAsia="Calibri" w:cs="Calibri"/>
              <w:i/>
              <w:iCs/>
              <w:color w:val="000000" w:themeColor="text1"/>
              <w:lang w:val="en-GB"/>
              <w:rPrChange w:author="Thomas Sibret [2]" w:date="2026-08-24T11:04:00Z" w16du:dateUtc="2026-08-24T09:04:00Z" w:id="1344">
                <w:rPr>
                  <w:rFonts w:ascii="Calibri" w:hAnsi="Calibri" w:eastAsia="Calibri" w:cs="Calibri"/>
                  <w:i/>
                  <w:iCs/>
                  <w:color w:val="000000" w:themeColor="text1"/>
                </w:rPr>
              </w:rPrChange>
            </w:rPr>
            <w:t>Global Change Biology</w:t>
          </w:r>
          <w:r w:rsidRPr="00206BD6">
            <w:rPr>
              <w:rFonts w:ascii="Calibri" w:hAnsi="Calibri" w:eastAsia="Calibri" w:cs="Calibri"/>
              <w:color w:val="000000" w:themeColor="text1"/>
              <w:lang w:val="en-GB"/>
              <w:rPrChange w:author="Thomas Sibret [2]" w:date="2026-08-24T11:04:00Z" w16du:dateUtc="2026-08-24T09:04:00Z" w:id="134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46">
                <w:rPr>
                  <w:rFonts w:ascii="Calibri" w:hAnsi="Calibri" w:eastAsia="Calibri" w:cs="Calibri"/>
                  <w:i/>
                  <w:iCs/>
                  <w:color w:val="000000" w:themeColor="text1"/>
                </w:rPr>
              </w:rPrChange>
            </w:rPr>
            <w:t>29</w:t>
          </w:r>
          <w:r w:rsidRPr="00206BD6">
            <w:rPr>
              <w:rFonts w:ascii="Calibri" w:hAnsi="Calibri" w:eastAsia="Calibri" w:cs="Calibri"/>
              <w:color w:val="000000" w:themeColor="text1"/>
              <w:lang w:val="en-GB"/>
              <w:rPrChange w:author="Thomas Sibret [2]" w:date="2026-08-24T11:04:00Z" w16du:dateUtc="2026-08-24T09:04:00Z" w:id="1347">
                <w:rPr>
                  <w:rFonts w:ascii="Calibri" w:hAnsi="Calibri" w:eastAsia="Calibri" w:cs="Calibri"/>
                  <w:color w:val="000000" w:themeColor="text1"/>
                </w:rPr>
              </w:rPrChange>
            </w:rPr>
            <w:t xml:space="preserve">(7), 1922–1938. </w:t>
          </w:r>
          <w:r>
            <w:fldChar w:fldCharType="begin"/>
          </w:r>
          <w:r w:rsidRPr="00206BD6">
            <w:rPr>
              <w:lang w:val="en-GB"/>
              <w:rPrChange w:author="Thomas Sibret [2]" w:date="2026-08-24T11:04:00Z" w16du:dateUtc="2026-08-24T09:04:00Z" w:id="1348">
                <w:rPr/>
              </w:rPrChange>
            </w:rPr>
            <w:instrText>HYPERLINK "https://doi.org/10.1111/GCB.16585;PAGEGROUP:STRING:PUBLICATION"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49">
                <w:rPr>
                  <w:rStyle w:val="Hyperlink"/>
                  <w:rFonts w:ascii="Calibri" w:hAnsi="Calibri" w:eastAsia="Calibri" w:cs="Calibri"/>
                  <w:color w:val="000000" w:themeColor="text1"/>
                  <w:u w:val="none"/>
                </w:rPr>
              </w:rPrChange>
            </w:rPr>
            <w:t>https://doi.org/10.1111/GCB.16585;PAGEGROUP:STRING:PUBLICATION</w:t>
          </w:r>
          <w:r>
            <w:fldChar w:fldCharType="end"/>
          </w:r>
        </w:p>
        <w:p w:rsidRPr="00206BD6" w:rsidR="1C1D6FE7" w:rsidP="1823EB44" w:rsidRDefault="3C812322" w14:paraId="361FC4C4" w14:textId="403BFD48">
          <w:pPr>
            <w:spacing w:after="0"/>
            <w:ind w:left="480" w:hanging="480"/>
            <w:rPr>
              <w:rFonts w:ascii="Calibri" w:hAnsi="Calibri" w:eastAsia="Calibri" w:cs="Calibri"/>
              <w:color w:val="000000" w:themeColor="text1"/>
              <w:lang w:val="nl-BE"/>
              <w:rPrChange w:author="Thomas Sibret [2]" w:date="2026-08-24T11:04:00Z" w16du:dateUtc="2026-08-24T09:04:00Z" w:id="1350">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51">
                <w:rPr>
                  <w:rFonts w:ascii="Calibri" w:hAnsi="Calibri" w:eastAsia="Calibri" w:cs="Calibri"/>
                  <w:color w:val="000000" w:themeColor="text1"/>
                </w:rPr>
              </w:rPrChange>
            </w:rPr>
            <w:t xml:space="preserve">Velescu, A., Homeier, J., Espinosa, C. I., &amp; Wilcke, W. (2026). Response of element cycling and budgets to nutrient additions in a tropical montane forest of Ecuador. </w:t>
          </w:r>
          <w:r w:rsidRPr="00206BD6">
            <w:rPr>
              <w:rFonts w:ascii="Calibri" w:hAnsi="Calibri" w:eastAsia="Calibri" w:cs="Calibri"/>
              <w:i/>
              <w:iCs/>
              <w:color w:val="000000" w:themeColor="text1"/>
              <w:lang w:val="nl-BE"/>
              <w:rPrChange w:author="Thomas Sibret [2]" w:date="2026-08-24T11:04:00Z" w16du:dateUtc="2026-08-24T09:04:00Z" w:id="1352">
                <w:rPr>
                  <w:rFonts w:ascii="Calibri" w:hAnsi="Calibri" w:eastAsia="Calibri" w:cs="Calibri"/>
                  <w:i/>
                  <w:iCs/>
                  <w:color w:val="000000" w:themeColor="text1"/>
                </w:rPr>
              </w:rPrChange>
            </w:rPr>
            <w:t>Geoderma</w:t>
          </w:r>
          <w:r w:rsidRPr="00206BD6">
            <w:rPr>
              <w:rFonts w:ascii="Calibri" w:hAnsi="Calibri" w:eastAsia="Calibri" w:cs="Calibri"/>
              <w:color w:val="000000" w:themeColor="text1"/>
              <w:lang w:val="nl-BE"/>
              <w:rPrChange w:author="Thomas Sibret [2]" w:date="2026-08-24T11:04:00Z" w16du:dateUtc="2026-08-24T09:04:00Z" w:id="1353">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nl-BE"/>
              <w:rPrChange w:author="Thomas Sibret [2]" w:date="2026-08-24T11:04:00Z" w16du:dateUtc="2026-08-24T09:04:00Z" w:id="1354">
                <w:rPr>
                  <w:rFonts w:ascii="Calibri" w:hAnsi="Calibri" w:eastAsia="Calibri" w:cs="Calibri"/>
                  <w:i/>
                  <w:iCs/>
                  <w:color w:val="000000" w:themeColor="text1"/>
                </w:rPr>
              </w:rPrChange>
            </w:rPr>
            <w:t>466</w:t>
          </w:r>
          <w:r w:rsidRPr="00206BD6">
            <w:rPr>
              <w:rFonts w:ascii="Calibri" w:hAnsi="Calibri" w:eastAsia="Calibri" w:cs="Calibri"/>
              <w:color w:val="000000" w:themeColor="text1"/>
              <w:lang w:val="nl-BE"/>
              <w:rPrChange w:author="Thomas Sibret [2]" w:date="2026-08-24T11:04:00Z" w16du:dateUtc="2026-08-24T09:04:00Z" w:id="1355">
                <w:rPr>
                  <w:rFonts w:ascii="Calibri" w:hAnsi="Calibri" w:eastAsia="Calibri" w:cs="Calibri"/>
                  <w:color w:val="000000" w:themeColor="text1"/>
                </w:rPr>
              </w:rPrChange>
            </w:rPr>
            <w:t xml:space="preserve">(11), 117698. </w:t>
          </w:r>
          <w:r>
            <w:fldChar w:fldCharType="begin"/>
          </w:r>
          <w:r w:rsidRPr="00206BD6">
            <w:rPr>
              <w:lang w:val="nl-BE"/>
              <w:rPrChange w:author="Thomas Sibret [2]" w:date="2026-08-24T11:04:00Z" w16du:dateUtc="2026-08-24T09:04:00Z" w:id="1356">
                <w:rPr/>
              </w:rPrChange>
            </w:rPr>
            <w:instrText>HYPERLINK "https://doi.org/10.1016/j.geoderma.2026.117698" \h</w:instrText>
          </w:r>
          <w:r>
            <w:fldChar w:fldCharType="separate"/>
          </w:r>
          <w:r w:rsidRPr="00206BD6">
            <w:rPr>
              <w:rStyle w:val="Hyperlink"/>
              <w:rFonts w:ascii="Calibri" w:hAnsi="Calibri" w:eastAsia="Calibri" w:cs="Calibri"/>
              <w:color w:val="000000" w:themeColor="text1"/>
              <w:u w:val="none"/>
              <w:lang w:val="nl-BE"/>
              <w:rPrChange w:author="Thomas Sibret [2]" w:date="2026-08-24T11:04:00Z" w16du:dateUtc="2026-08-24T09:04:00Z" w:id="1357">
                <w:rPr>
                  <w:rStyle w:val="Hyperlink"/>
                  <w:rFonts w:ascii="Calibri" w:hAnsi="Calibri" w:eastAsia="Calibri" w:cs="Calibri"/>
                  <w:color w:val="000000" w:themeColor="text1"/>
                  <w:u w:val="none"/>
                </w:rPr>
              </w:rPrChange>
            </w:rPr>
            <w:t>https://doi.org/10.1016/j.geoderma.2026.117698</w:t>
          </w:r>
          <w:r>
            <w:fldChar w:fldCharType="end"/>
          </w:r>
        </w:p>
        <w:p w:rsidRPr="00206BD6" w:rsidR="1C1D6FE7" w:rsidP="1823EB44" w:rsidRDefault="3C812322" w14:paraId="7A31C172" w14:textId="222AA95E">
          <w:pPr>
            <w:spacing w:after="0"/>
            <w:ind w:left="480" w:hanging="480"/>
            <w:rPr>
              <w:rFonts w:ascii="Calibri" w:hAnsi="Calibri" w:eastAsia="Calibri" w:cs="Calibri"/>
              <w:color w:val="000000" w:themeColor="text1"/>
              <w:lang w:val="en-GB"/>
              <w:rPrChange w:author="Thomas Sibret [2]" w:date="2026-08-24T11:04:00Z" w16du:dateUtc="2026-08-24T09:04:00Z" w:id="1358">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4:00Z" w16du:dateUtc="2026-08-24T09:04:00Z" w:id="1359">
                <w:rPr>
                  <w:rFonts w:ascii="Calibri" w:hAnsi="Calibri" w:eastAsia="Calibri" w:cs="Calibri"/>
                  <w:color w:val="000000" w:themeColor="text1"/>
                </w:rPr>
              </w:rPrChange>
            </w:rPr>
            <w:t xml:space="preserve">Velescu, A., Valarezo, C., &amp; Wilcke, W. (2016). </w:t>
          </w:r>
          <w:r w:rsidRPr="00206BD6">
            <w:rPr>
              <w:rFonts w:ascii="Calibri" w:hAnsi="Calibri" w:eastAsia="Calibri" w:cs="Calibri"/>
              <w:color w:val="000000" w:themeColor="text1"/>
              <w:lang w:val="en-GB"/>
              <w:rPrChange w:author="Thomas Sibret [2]" w:date="2026-08-24T11:04:00Z" w16du:dateUtc="2026-08-24T09:04:00Z" w:id="1360">
                <w:rPr>
                  <w:rFonts w:ascii="Calibri" w:hAnsi="Calibri" w:eastAsia="Calibri" w:cs="Calibri"/>
                  <w:color w:val="000000" w:themeColor="text1"/>
                </w:rPr>
              </w:rPrChange>
            </w:rPr>
            <w:t xml:space="preserve">Response of dissolved carbon and nitrogen concentrations to moderate nutrient additions in a tropical montane forest of south Ecuador. </w:t>
          </w:r>
          <w:r w:rsidRPr="00206BD6">
            <w:rPr>
              <w:rFonts w:ascii="Calibri" w:hAnsi="Calibri" w:eastAsia="Calibri" w:cs="Calibri"/>
              <w:i/>
              <w:iCs/>
              <w:color w:val="000000" w:themeColor="text1"/>
              <w:lang w:val="en-GB"/>
              <w:rPrChange w:author="Thomas Sibret [2]" w:date="2026-08-24T11:04:00Z" w16du:dateUtc="2026-08-24T09:04:00Z" w:id="1361">
                <w:rPr>
                  <w:rFonts w:ascii="Calibri" w:hAnsi="Calibri" w:eastAsia="Calibri" w:cs="Calibri"/>
                  <w:i/>
                  <w:iCs/>
                  <w:color w:val="000000" w:themeColor="text1"/>
                </w:rPr>
              </w:rPrChange>
            </w:rPr>
            <w:t>Frontiers in Earth Science</w:t>
          </w:r>
          <w:r w:rsidRPr="00206BD6">
            <w:rPr>
              <w:rFonts w:ascii="Calibri" w:hAnsi="Calibri" w:eastAsia="Calibri" w:cs="Calibri"/>
              <w:color w:val="000000" w:themeColor="text1"/>
              <w:lang w:val="en-GB"/>
              <w:rPrChange w:author="Thomas Sibret [2]" w:date="2026-08-24T11:04:00Z" w16du:dateUtc="2026-08-24T09:04:00Z" w:id="136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63">
                <w:rPr>
                  <w:rFonts w:ascii="Calibri" w:hAnsi="Calibri" w:eastAsia="Calibri" w:cs="Calibri"/>
                  <w:i/>
                  <w:iCs/>
                  <w:color w:val="000000" w:themeColor="text1"/>
                </w:rPr>
              </w:rPrChange>
            </w:rPr>
            <w:t>4</w:t>
          </w:r>
          <w:r w:rsidRPr="00206BD6">
            <w:rPr>
              <w:rFonts w:ascii="Calibri" w:hAnsi="Calibri" w:eastAsia="Calibri" w:cs="Calibri"/>
              <w:color w:val="000000" w:themeColor="text1"/>
              <w:lang w:val="en-GB"/>
              <w:rPrChange w:author="Thomas Sibret [2]" w:date="2026-08-24T11:04:00Z" w16du:dateUtc="2026-08-24T09:04:00Z" w:id="1364">
                <w:rPr>
                  <w:rFonts w:ascii="Calibri" w:hAnsi="Calibri" w:eastAsia="Calibri" w:cs="Calibri"/>
                  <w:color w:val="000000" w:themeColor="text1"/>
                </w:rPr>
              </w:rPrChange>
            </w:rPr>
            <w:t xml:space="preserve">, 181327. </w:t>
          </w:r>
          <w:r>
            <w:fldChar w:fldCharType="begin"/>
          </w:r>
          <w:r w:rsidRPr="00206BD6">
            <w:rPr>
              <w:lang w:val="en-GB"/>
              <w:rPrChange w:author="Thomas Sibret [2]" w:date="2026-08-24T11:04:00Z" w16du:dateUtc="2026-08-24T09:04:00Z" w:id="1365">
                <w:rPr/>
              </w:rPrChange>
            </w:rPr>
            <w:instrText>HYPERLINK "https://doi.org/10.3389/feart.2016.00058"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66">
                <w:rPr>
                  <w:rStyle w:val="Hyperlink"/>
                  <w:rFonts w:ascii="Calibri" w:hAnsi="Calibri" w:eastAsia="Calibri" w:cs="Calibri"/>
                  <w:color w:val="000000" w:themeColor="text1"/>
                  <w:u w:val="none"/>
                </w:rPr>
              </w:rPrChange>
            </w:rPr>
            <w:t>https://doi.org/10.3389/feart.2016.00058</w:t>
          </w:r>
          <w:r>
            <w:fldChar w:fldCharType="end"/>
          </w:r>
        </w:p>
        <w:p w:rsidRPr="00206BD6" w:rsidR="1C1D6FE7" w:rsidP="1823EB44" w:rsidRDefault="3C812322" w14:paraId="72E43A99" w14:textId="3043EBAE">
          <w:pPr>
            <w:spacing w:after="0"/>
            <w:ind w:left="480" w:hanging="480"/>
            <w:rPr>
              <w:rFonts w:ascii="Calibri" w:hAnsi="Calibri" w:eastAsia="Calibri" w:cs="Calibri"/>
              <w:color w:val="000000" w:themeColor="text1"/>
              <w:lang w:val="en-GB"/>
              <w:rPrChange w:author="Thomas Sibret [2]" w:date="2026-08-24T11:04:00Z" w16du:dateUtc="2026-08-24T09:04:00Z" w:id="136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68">
                <w:rPr>
                  <w:rFonts w:ascii="Calibri" w:hAnsi="Calibri" w:eastAsia="Calibri" w:cs="Calibri"/>
                  <w:color w:val="000000" w:themeColor="text1"/>
                </w:rPr>
              </w:rPrChange>
            </w:rPr>
            <w:t xml:space="preserve">Vitousek, P. M., Porder, S., Houlton, B. Z., &amp; Chadwick, O. A. (2010). Terrestrial phosphorus limitation: Mechanisms, implications, and nitrogen-phosphorus interactions. </w:t>
          </w:r>
          <w:r w:rsidRPr="00206BD6">
            <w:rPr>
              <w:rFonts w:ascii="Calibri" w:hAnsi="Calibri" w:eastAsia="Calibri" w:cs="Calibri"/>
              <w:i/>
              <w:iCs/>
              <w:color w:val="000000" w:themeColor="text1"/>
              <w:lang w:val="en-GB"/>
              <w:rPrChange w:author="Thomas Sibret [2]" w:date="2026-08-24T11:04:00Z" w16du:dateUtc="2026-08-24T09:04:00Z" w:id="1369">
                <w:rPr>
                  <w:rFonts w:ascii="Calibri" w:hAnsi="Calibri" w:eastAsia="Calibri" w:cs="Calibri"/>
                  <w:i/>
                  <w:iCs/>
                  <w:color w:val="000000" w:themeColor="text1"/>
                </w:rPr>
              </w:rPrChange>
            </w:rPr>
            <w:t>Ecological Applications</w:t>
          </w:r>
          <w:r w:rsidRPr="00206BD6">
            <w:rPr>
              <w:rFonts w:ascii="Calibri" w:hAnsi="Calibri" w:eastAsia="Calibri" w:cs="Calibri"/>
              <w:color w:val="000000" w:themeColor="text1"/>
              <w:lang w:val="en-GB"/>
              <w:rPrChange w:author="Thomas Sibret [2]" w:date="2026-08-24T11:04:00Z" w16du:dateUtc="2026-08-24T09:04:00Z" w:id="137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71">
                <w:rPr>
                  <w:rFonts w:ascii="Calibri" w:hAnsi="Calibri" w:eastAsia="Calibri" w:cs="Calibri"/>
                  <w:i/>
                  <w:iCs/>
                  <w:color w:val="000000" w:themeColor="text1"/>
                </w:rPr>
              </w:rPrChange>
            </w:rPr>
            <w:t>20</w:t>
          </w:r>
          <w:r w:rsidRPr="00206BD6">
            <w:rPr>
              <w:rFonts w:ascii="Calibri" w:hAnsi="Calibri" w:eastAsia="Calibri" w:cs="Calibri"/>
              <w:color w:val="000000" w:themeColor="text1"/>
              <w:lang w:val="en-GB"/>
              <w:rPrChange w:author="Thomas Sibret [2]" w:date="2026-08-24T11:04:00Z" w16du:dateUtc="2026-08-24T09:04:00Z" w:id="1372">
                <w:rPr>
                  <w:rFonts w:ascii="Calibri" w:hAnsi="Calibri" w:eastAsia="Calibri" w:cs="Calibri"/>
                  <w:color w:val="000000" w:themeColor="text1"/>
                </w:rPr>
              </w:rPrChange>
            </w:rPr>
            <w:t xml:space="preserve">(1), 5–15. </w:t>
          </w:r>
          <w:r>
            <w:fldChar w:fldCharType="begin"/>
          </w:r>
          <w:r w:rsidRPr="00206BD6">
            <w:rPr>
              <w:lang w:val="en-GB"/>
              <w:rPrChange w:author="Thomas Sibret [2]" w:date="2026-08-24T11:04:00Z" w16du:dateUtc="2026-08-24T09:04:00Z" w:id="1373">
                <w:rPr/>
              </w:rPrChange>
            </w:rPr>
            <w:instrText>HYPERLINK "https://doi.org/10.1890/08-0127.1;WGROUP:STRING:PUBLICATION"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74">
                <w:rPr>
                  <w:rStyle w:val="Hyperlink"/>
                  <w:rFonts w:ascii="Calibri" w:hAnsi="Calibri" w:eastAsia="Calibri" w:cs="Calibri"/>
                  <w:color w:val="000000" w:themeColor="text1"/>
                  <w:u w:val="none"/>
                </w:rPr>
              </w:rPrChange>
            </w:rPr>
            <w:t>https://doi.org/10.1890/08-0127.1;WGROUP:STRING:PUBLICATION</w:t>
          </w:r>
          <w:r>
            <w:fldChar w:fldCharType="end"/>
          </w:r>
        </w:p>
        <w:p w:rsidRPr="00206BD6" w:rsidR="1C1D6FE7" w:rsidP="1823EB44" w:rsidRDefault="3C812322" w14:paraId="1E903C8D" w14:textId="282BDAB2">
          <w:pPr>
            <w:spacing w:after="0"/>
            <w:ind w:left="480" w:hanging="480"/>
            <w:rPr>
              <w:rFonts w:ascii="Calibri" w:hAnsi="Calibri" w:eastAsia="Calibri" w:cs="Calibri"/>
              <w:color w:val="000000" w:themeColor="text1"/>
              <w:lang w:val="en-GB"/>
              <w:rPrChange w:author="Thomas Sibret [2]" w:date="2026-08-24T11:04:00Z" w16du:dateUtc="2026-08-24T09:04:00Z" w:id="137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76">
                <w:rPr>
                  <w:rFonts w:ascii="Calibri" w:hAnsi="Calibri" w:eastAsia="Calibri" w:cs="Calibri"/>
                  <w:color w:val="000000" w:themeColor="text1"/>
                </w:rPr>
              </w:rPrChange>
            </w:rPr>
            <w:t xml:space="preserve">Walker, A. P., Beckerman, A. P., Gu, L., Kattge, J., Cernusak, L. A., Domingues, T. F., Scales, J. C., Wohlfahrt, G., Wullschleger, S. D., Ian Woodward, F., &amp; Anthony Walker, C. P. (2014). The relationship of leaf photosynthetic traits-V cmax and J max-to leaf nitrogen, leaf phosphorus, and specific leaf area: a meta-analysis and modeling study. </w:t>
          </w:r>
          <w:r w:rsidRPr="00206BD6">
            <w:rPr>
              <w:rFonts w:ascii="Calibri" w:hAnsi="Calibri" w:eastAsia="Calibri" w:cs="Calibri"/>
              <w:i/>
              <w:iCs/>
              <w:color w:val="000000" w:themeColor="text1"/>
              <w:lang w:val="en-GB"/>
              <w:rPrChange w:author="Thomas Sibret [2]" w:date="2026-08-24T11:04:00Z" w16du:dateUtc="2026-08-24T09:04:00Z" w:id="1377">
                <w:rPr>
                  <w:rFonts w:ascii="Calibri" w:hAnsi="Calibri" w:eastAsia="Calibri" w:cs="Calibri"/>
                  <w:i/>
                  <w:iCs/>
                  <w:color w:val="000000" w:themeColor="text1"/>
                </w:rPr>
              </w:rPrChange>
            </w:rPr>
            <w:t>Ecology and Evolution</w:t>
          </w:r>
          <w:r w:rsidRPr="00206BD6">
            <w:rPr>
              <w:rFonts w:ascii="Calibri" w:hAnsi="Calibri" w:eastAsia="Calibri" w:cs="Calibri"/>
              <w:color w:val="000000" w:themeColor="text1"/>
              <w:lang w:val="en-GB"/>
              <w:rPrChange w:author="Thomas Sibret [2]" w:date="2026-08-24T11:04:00Z" w16du:dateUtc="2026-08-24T09:04:00Z" w:id="137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79">
                <w:rPr>
                  <w:rFonts w:ascii="Calibri" w:hAnsi="Calibri" w:eastAsia="Calibri" w:cs="Calibri"/>
                  <w:i/>
                  <w:iCs/>
                  <w:color w:val="000000" w:themeColor="text1"/>
                </w:rPr>
              </w:rPrChange>
            </w:rPr>
            <w:t>4</w:t>
          </w:r>
          <w:r w:rsidRPr="00206BD6">
            <w:rPr>
              <w:rFonts w:ascii="Calibri" w:hAnsi="Calibri" w:eastAsia="Calibri" w:cs="Calibri"/>
              <w:color w:val="000000" w:themeColor="text1"/>
              <w:lang w:val="en-GB"/>
              <w:rPrChange w:author="Thomas Sibret [2]" w:date="2026-08-24T11:04:00Z" w16du:dateUtc="2026-08-24T09:04:00Z" w:id="1380">
                <w:rPr>
                  <w:rFonts w:ascii="Calibri" w:hAnsi="Calibri" w:eastAsia="Calibri" w:cs="Calibri"/>
                  <w:color w:val="000000" w:themeColor="text1"/>
                </w:rPr>
              </w:rPrChange>
            </w:rPr>
            <w:t xml:space="preserve">(16), 3218–3235. </w:t>
          </w:r>
          <w:r>
            <w:fldChar w:fldCharType="begin"/>
          </w:r>
          <w:r w:rsidRPr="00206BD6">
            <w:rPr>
              <w:lang w:val="en-GB"/>
              <w:rPrChange w:author="Thomas Sibret [2]" w:date="2026-08-24T11:04:00Z" w16du:dateUtc="2026-08-24T09:04:00Z" w:id="1381">
                <w:rPr/>
              </w:rPrChange>
            </w:rPr>
            <w:instrText>HYPERLINK "https://doi.org/10.1002/ece3.1173"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82">
                <w:rPr>
                  <w:rStyle w:val="Hyperlink"/>
                  <w:rFonts w:ascii="Calibri" w:hAnsi="Calibri" w:eastAsia="Calibri" w:cs="Calibri"/>
                  <w:color w:val="000000" w:themeColor="text1"/>
                  <w:u w:val="none"/>
                </w:rPr>
              </w:rPrChange>
            </w:rPr>
            <w:t>https://doi.org/10.1002/ece3.1173</w:t>
          </w:r>
          <w:r>
            <w:fldChar w:fldCharType="end"/>
          </w:r>
        </w:p>
        <w:p w:rsidRPr="00206BD6" w:rsidR="1C1D6FE7" w:rsidP="1823EB44" w:rsidRDefault="3C812322" w14:paraId="68F182A6" w14:textId="2363E0D3">
          <w:pPr>
            <w:spacing w:after="0"/>
            <w:ind w:left="480" w:hanging="480"/>
            <w:rPr>
              <w:rFonts w:ascii="Calibri" w:hAnsi="Calibri" w:eastAsia="Calibri" w:cs="Calibri"/>
              <w:color w:val="000000" w:themeColor="text1"/>
              <w:lang w:val="en-GB"/>
              <w:rPrChange w:author="Thomas Sibret [2]" w:date="2026-08-24T11:04:00Z" w16du:dateUtc="2026-08-24T09:04:00Z" w:id="1383">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84">
                <w:rPr>
                  <w:rFonts w:ascii="Calibri" w:hAnsi="Calibri" w:eastAsia="Calibri" w:cs="Calibri"/>
                  <w:color w:val="000000" w:themeColor="text1"/>
                </w:rPr>
              </w:rPrChange>
            </w:rPr>
            <w:t xml:space="preserve">Wilcke, W., Günter, S., Alt, F., Geißler, C., Boy, J., Knuth, J., Oelmann, Y., Weber, M., Valarezo, C., &amp; Mosandl, R. (2009). Response of water and nutrient fluxes to improvement fellings in a tropical </w:t>
          </w:r>
          <w:r w:rsidRPr="00206BD6">
            <w:rPr>
              <w:rFonts w:ascii="Calibri" w:hAnsi="Calibri" w:eastAsia="Calibri" w:cs="Calibri"/>
              <w:color w:val="000000" w:themeColor="text1"/>
              <w:lang w:val="en-GB"/>
              <w:rPrChange w:author="Thomas Sibret [2]" w:date="2026-08-24T11:04:00Z" w16du:dateUtc="2026-08-24T09:04:00Z" w:id="1385">
                <w:rPr>
                  <w:rFonts w:ascii="Calibri" w:hAnsi="Calibri" w:eastAsia="Calibri" w:cs="Calibri"/>
                  <w:color w:val="000000" w:themeColor="text1"/>
                </w:rPr>
              </w:rPrChange>
            </w:rPr>
            <w:t xml:space="preserve">montane forest in Ecuador. </w:t>
          </w:r>
          <w:r w:rsidRPr="00206BD6">
            <w:rPr>
              <w:rFonts w:ascii="Calibri" w:hAnsi="Calibri" w:eastAsia="Calibri" w:cs="Calibri"/>
              <w:i/>
              <w:iCs/>
              <w:color w:val="000000" w:themeColor="text1"/>
              <w:lang w:val="en-GB"/>
              <w:rPrChange w:author="Thomas Sibret [2]" w:date="2026-08-24T11:04:00Z" w16du:dateUtc="2026-08-24T09:04:00Z" w:id="1386">
                <w:rPr>
                  <w:rFonts w:ascii="Calibri" w:hAnsi="Calibri" w:eastAsia="Calibri" w:cs="Calibri"/>
                  <w:i/>
                  <w:iCs/>
                  <w:color w:val="000000" w:themeColor="text1"/>
                </w:rPr>
              </w:rPrChange>
            </w:rPr>
            <w:t>Forest Ecology and Management</w:t>
          </w:r>
          <w:r w:rsidRPr="00206BD6">
            <w:rPr>
              <w:rFonts w:ascii="Calibri" w:hAnsi="Calibri" w:eastAsia="Calibri" w:cs="Calibri"/>
              <w:color w:val="000000" w:themeColor="text1"/>
              <w:lang w:val="en-GB"/>
              <w:rPrChange w:author="Thomas Sibret [2]" w:date="2026-08-24T11:04:00Z" w16du:dateUtc="2026-08-24T09:04:00Z" w:id="138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88">
                <w:rPr>
                  <w:rFonts w:ascii="Calibri" w:hAnsi="Calibri" w:eastAsia="Calibri" w:cs="Calibri"/>
                  <w:i/>
                  <w:iCs/>
                  <w:color w:val="000000" w:themeColor="text1"/>
                </w:rPr>
              </w:rPrChange>
            </w:rPr>
            <w:t>257</w:t>
          </w:r>
          <w:r w:rsidRPr="00206BD6">
            <w:rPr>
              <w:rFonts w:ascii="Calibri" w:hAnsi="Calibri" w:eastAsia="Calibri" w:cs="Calibri"/>
              <w:color w:val="000000" w:themeColor="text1"/>
              <w:lang w:val="en-GB"/>
              <w:rPrChange w:author="Thomas Sibret [2]" w:date="2026-08-24T11:04:00Z" w16du:dateUtc="2026-08-24T09:04:00Z" w:id="1389">
                <w:rPr>
                  <w:rFonts w:ascii="Calibri" w:hAnsi="Calibri" w:eastAsia="Calibri" w:cs="Calibri"/>
                  <w:color w:val="000000" w:themeColor="text1"/>
                </w:rPr>
              </w:rPrChange>
            </w:rPr>
            <w:t xml:space="preserve">(4), 1292–1304. </w:t>
          </w:r>
          <w:r>
            <w:fldChar w:fldCharType="begin"/>
          </w:r>
          <w:r w:rsidRPr="00206BD6">
            <w:rPr>
              <w:lang w:val="en-GB"/>
              <w:rPrChange w:author="Thomas Sibret [2]" w:date="2026-08-24T11:04:00Z" w16du:dateUtc="2026-08-24T09:04:00Z" w:id="1390">
                <w:rPr/>
              </w:rPrChange>
            </w:rPr>
            <w:instrText>HYPERLINK "https://doi.org/10.1016/J.FORECO.2008.11.036"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91">
                <w:rPr>
                  <w:rStyle w:val="Hyperlink"/>
                  <w:rFonts w:ascii="Calibri" w:hAnsi="Calibri" w:eastAsia="Calibri" w:cs="Calibri"/>
                  <w:color w:val="000000" w:themeColor="text1"/>
                  <w:u w:val="none"/>
                </w:rPr>
              </w:rPrChange>
            </w:rPr>
            <w:t>https://doi.org/10.1016/J.FORECO.2008.11.036</w:t>
          </w:r>
          <w:r>
            <w:fldChar w:fldCharType="end"/>
          </w:r>
        </w:p>
        <w:p w:rsidRPr="00206BD6" w:rsidR="1C1D6FE7" w:rsidP="1823EB44" w:rsidRDefault="3C812322" w14:paraId="642694B4" w14:textId="5C17A636">
          <w:pPr>
            <w:spacing w:after="0"/>
            <w:ind w:left="480" w:hanging="480"/>
            <w:rPr>
              <w:rFonts w:ascii="Calibri" w:hAnsi="Calibri" w:eastAsia="Calibri" w:cs="Calibri"/>
              <w:color w:val="000000" w:themeColor="text1"/>
              <w:lang w:val="en-GB"/>
              <w:rPrChange w:author="Thomas Sibret [2]" w:date="2026-08-24T11:04:00Z" w16du:dateUtc="2026-08-24T09:04:00Z" w:id="1392">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393">
                <w:rPr>
                  <w:rFonts w:ascii="Calibri" w:hAnsi="Calibri" w:eastAsia="Calibri" w:cs="Calibri"/>
                  <w:color w:val="000000" w:themeColor="text1"/>
                </w:rPr>
              </w:rPrChange>
            </w:rPr>
            <w:t xml:space="preserve">Wilcke, W., Velescu, A., Leimer, S., Bigalke, M., Boy, J., &amp; Valarezo, C. (2019). Temporal Trends of Phosphorus Cycling in a Tropical Montane Forest in Ecuador During 14 Years. </w:t>
          </w:r>
          <w:r w:rsidRPr="00206BD6">
            <w:rPr>
              <w:rFonts w:ascii="Calibri" w:hAnsi="Calibri" w:eastAsia="Calibri" w:cs="Calibri"/>
              <w:i/>
              <w:iCs/>
              <w:color w:val="000000" w:themeColor="text1"/>
              <w:lang w:val="en-GB"/>
              <w:rPrChange w:author="Thomas Sibret [2]" w:date="2026-08-24T11:04:00Z" w16du:dateUtc="2026-08-24T09:04:00Z" w:id="1394">
                <w:rPr>
                  <w:rFonts w:ascii="Calibri" w:hAnsi="Calibri" w:eastAsia="Calibri" w:cs="Calibri"/>
                  <w:i/>
                  <w:iCs/>
                  <w:color w:val="000000" w:themeColor="text1"/>
                </w:rPr>
              </w:rPrChange>
            </w:rPr>
            <w:t>Journal of Geophysical Research: Biogeosciences</w:t>
          </w:r>
          <w:r w:rsidRPr="00206BD6">
            <w:rPr>
              <w:rFonts w:ascii="Calibri" w:hAnsi="Calibri" w:eastAsia="Calibri" w:cs="Calibri"/>
              <w:color w:val="000000" w:themeColor="text1"/>
              <w:lang w:val="en-GB"/>
              <w:rPrChange w:author="Thomas Sibret [2]" w:date="2026-08-24T11:04:00Z" w16du:dateUtc="2026-08-24T09:04:00Z" w:id="1395">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396">
                <w:rPr>
                  <w:rFonts w:ascii="Calibri" w:hAnsi="Calibri" w:eastAsia="Calibri" w:cs="Calibri"/>
                  <w:i/>
                  <w:iCs/>
                  <w:color w:val="000000" w:themeColor="text1"/>
                </w:rPr>
              </w:rPrChange>
            </w:rPr>
            <w:t>124</w:t>
          </w:r>
          <w:r w:rsidRPr="00206BD6">
            <w:rPr>
              <w:rFonts w:ascii="Calibri" w:hAnsi="Calibri" w:eastAsia="Calibri" w:cs="Calibri"/>
              <w:color w:val="000000" w:themeColor="text1"/>
              <w:lang w:val="en-GB"/>
              <w:rPrChange w:author="Thomas Sibret [2]" w:date="2026-08-24T11:04:00Z" w16du:dateUtc="2026-08-24T09:04:00Z" w:id="1397">
                <w:rPr>
                  <w:rFonts w:ascii="Calibri" w:hAnsi="Calibri" w:eastAsia="Calibri" w:cs="Calibri"/>
                  <w:color w:val="000000" w:themeColor="text1"/>
                </w:rPr>
              </w:rPrChange>
            </w:rPr>
            <w:t xml:space="preserve">(5), 1370–1386. </w:t>
          </w:r>
          <w:r>
            <w:fldChar w:fldCharType="begin"/>
          </w:r>
          <w:r w:rsidRPr="00206BD6">
            <w:rPr>
              <w:lang w:val="en-GB"/>
              <w:rPrChange w:author="Thomas Sibret [2]" w:date="2026-08-24T11:04:00Z" w16du:dateUtc="2026-08-24T09:04:00Z" w:id="1398">
                <w:rPr/>
              </w:rPrChange>
            </w:rPr>
            <w:instrText>HYPERLINK "https://doi.org/10.1029/2018JG004942;WGROUP:STRING:PUBLICATION"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399">
                <w:rPr>
                  <w:rStyle w:val="Hyperlink"/>
                  <w:rFonts w:ascii="Calibri" w:hAnsi="Calibri" w:eastAsia="Calibri" w:cs="Calibri"/>
                  <w:color w:val="000000" w:themeColor="text1"/>
                  <w:u w:val="none"/>
                </w:rPr>
              </w:rPrChange>
            </w:rPr>
            <w:t>https://doi.org/10.1029/2018JG004942;WGROUP:STRING:PUBLICATION</w:t>
          </w:r>
          <w:r>
            <w:fldChar w:fldCharType="end"/>
          </w:r>
        </w:p>
        <w:p w:rsidRPr="00206BD6" w:rsidR="1C1D6FE7" w:rsidP="1823EB44" w:rsidRDefault="3C812322" w14:paraId="7819D696" w14:textId="793C70AC">
          <w:pPr>
            <w:spacing w:after="0"/>
            <w:ind w:left="480" w:hanging="480"/>
            <w:rPr>
              <w:rFonts w:ascii="Calibri" w:hAnsi="Calibri" w:eastAsia="Calibri" w:cs="Calibri"/>
              <w:color w:val="000000" w:themeColor="text1"/>
              <w:lang w:val="en-GB"/>
              <w:rPrChange w:author="Thomas Sibret [2]" w:date="2026-08-24T11:04:00Z" w16du:dateUtc="2026-08-24T09:04:00Z" w:id="1400">
                <w:rPr>
                  <w:rFonts w:ascii="Calibri" w:hAnsi="Calibri" w:eastAsia="Calibri" w:cs="Calibri"/>
                  <w:color w:val="000000" w:themeColor="text1"/>
                </w:rPr>
              </w:rPrChange>
            </w:rPr>
          </w:pPr>
          <w:r w:rsidRPr="00206BD6">
            <w:rPr>
              <w:rFonts w:ascii="Calibri" w:hAnsi="Calibri" w:eastAsia="Calibri" w:cs="Calibri"/>
              <w:color w:val="000000" w:themeColor="text1"/>
              <w:lang w:val="nl-BE"/>
              <w:rPrChange w:author="Thomas Sibret [2]" w:date="2026-08-24T11:04:00Z" w16du:dateUtc="2026-08-24T09:04:00Z" w:id="1401">
                <w:rPr>
                  <w:rFonts w:ascii="Calibri" w:hAnsi="Calibri" w:eastAsia="Calibri" w:cs="Calibri"/>
                  <w:color w:val="000000" w:themeColor="text1"/>
                </w:rPr>
              </w:rPrChange>
            </w:rPr>
            <w:t xml:space="preserve">Wittich, B., Horna, V., Homeier, J., &amp; Leuschner, C. (2012). </w:t>
          </w:r>
          <w:r w:rsidRPr="00206BD6">
            <w:rPr>
              <w:rFonts w:ascii="Calibri" w:hAnsi="Calibri" w:eastAsia="Calibri" w:cs="Calibri"/>
              <w:color w:val="000000" w:themeColor="text1"/>
              <w:lang w:val="en-GB"/>
              <w:rPrChange w:author="Thomas Sibret [2]" w:date="2026-08-24T11:04:00Z" w16du:dateUtc="2026-08-24T09:04:00Z" w:id="1402">
                <w:rPr>
                  <w:rFonts w:ascii="Calibri" w:hAnsi="Calibri" w:eastAsia="Calibri" w:cs="Calibri"/>
                  <w:color w:val="000000" w:themeColor="text1"/>
                </w:rPr>
              </w:rPrChange>
            </w:rPr>
            <w:t xml:space="preserve">Altitudinal Change in the Photosynthetic Capacity of Tropical Trees: A Case Study from Ecuador and a Pantropical Literature Analysis. </w:t>
          </w:r>
          <w:r w:rsidRPr="00206BD6">
            <w:rPr>
              <w:rFonts w:ascii="Calibri" w:hAnsi="Calibri" w:eastAsia="Calibri" w:cs="Calibri"/>
              <w:i/>
              <w:iCs/>
              <w:color w:val="000000" w:themeColor="text1"/>
              <w:lang w:val="en-GB"/>
              <w:rPrChange w:author="Thomas Sibret [2]" w:date="2026-08-24T11:04:00Z" w16du:dateUtc="2026-08-24T09:04:00Z" w:id="1403">
                <w:rPr>
                  <w:rFonts w:ascii="Calibri" w:hAnsi="Calibri" w:eastAsia="Calibri" w:cs="Calibri"/>
                  <w:i/>
                  <w:iCs/>
                  <w:color w:val="000000" w:themeColor="text1"/>
                </w:rPr>
              </w:rPrChange>
            </w:rPr>
            <w:t>Ecosystems 2012 15:6</w:t>
          </w:r>
          <w:r w:rsidRPr="00206BD6">
            <w:rPr>
              <w:rFonts w:ascii="Calibri" w:hAnsi="Calibri" w:eastAsia="Calibri" w:cs="Calibri"/>
              <w:color w:val="000000" w:themeColor="text1"/>
              <w:lang w:val="en-GB"/>
              <w:rPrChange w:author="Thomas Sibret [2]" w:date="2026-08-24T11:04:00Z" w16du:dateUtc="2026-08-24T09:04:00Z" w:id="1404">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405">
                <w:rPr>
                  <w:rFonts w:ascii="Calibri" w:hAnsi="Calibri" w:eastAsia="Calibri" w:cs="Calibri"/>
                  <w:i/>
                  <w:iCs/>
                  <w:color w:val="000000" w:themeColor="text1"/>
                </w:rPr>
              </w:rPrChange>
            </w:rPr>
            <w:t>15</w:t>
          </w:r>
          <w:r w:rsidRPr="00206BD6">
            <w:rPr>
              <w:rFonts w:ascii="Calibri" w:hAnsi="Calibri" w:eastAsia="Calibri" w:cs="Calibri"/>
              <w:color w:val="000000" w:themeColor="text1"/>
              <w:lang w:val="en-GB"/>
              <w:rPrChange w:author="Thomas Sibret [2]" w:date="2026-08-24T11:04:00Z" w16du:dateUtc="2026-08-24T09:04:00Z" w:id="1406">
                <w:rPr>
                  <w:rFonts w:ascii="Calibri" w:hAnsi="Calibri" w:eastAsia="Calibri" w:cs="Calibri"/>
                  <w:color w:val="000000" w:themeColor="text1"/>
                </w:rPr>
              </w:rPrChange>
            </w:rPr>
            <w:t xml:space="preserve">(6), 958–973. </w:t>
          </w:r>
          <w:r>
            <w:fldChar w:fldCharType="begin"/>
          </w:r>
          <w:r w:rsidRPr="00206BD6">
            <w:rPr>
              <w:lang w:val="en-GB"/>
              <w:rPrChange w:author="Thomas Sibret [2]" w:date="2026-08-24T11:04:00Z" w16du:dateUtc="2026-08-24T09:04:00Z" w:id="1407">
                <w:rPr/>
              </w:rPrChange>
            </w:rPr>
            <w:instrText>HYPERLINK "https://doi.org/10.1007/S10021-012-9556-9"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408">
                <w:rPr>
                  <w:rStyle w:val="Hyperlink"/>
                  <w:rFonts w:ascii="Calibri" w:hAnsi="Calibri" w:eastAsia="Calibri" w:cs="Calibri"/>
                  <w:color w:val="000000" w:themeColor="text1"/>
                  <w:u w:val="none"/>
                </w:rPr>
              </w:rPrChange>
            </w:rPr>
            <w:t>https://doi.org/10.1007/S10021-012-9556-9</w:t>
          </w:r>
          <w:r>
            <w:fldChar w:fldCharType="end"/>
          </w:r>
        </w:p>
        <w:p w:rsidRPr="00206BD6" w:rsidR="1C1D6FE7" w:rsidP="1823EB44" w:rsidRDefault="3C812322" w14:paraId="436F8984" w14:textId="712760A1">
          <w:pPr>
            <w:spacing w:after="0"/>
            <w:ind w:left="480" w:hanging="480"/>
            <w:rPr>
              <w:rFonts w:ascii="Calibri" w:hAnsi="Calibri" w:eastAsia="Calibri" w:cs="Calibri"/>
              <w:color w:val="000000" w:themeColor="text1"/>
              <w:lang w:val="en-GB"/>
              <w:rPrChange w:author="Thomas Sibret [2]" w:date="2026-08-24T11:04:00Z" w16du:dateUtc="2026-08-24T09:04:00Z" w:id="1409">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410">
                <w:rPr>
                  <w:rFonts w:ascii="Calibri" w:hAnsi="Calibri" w:eastAsia="Calibri" w:cs="Calibri"/>
                  <w:color w:val="000000" w:themeColor="text1"/>
                </w:rPr>
              </w:rPrChange>
            </w:rPr>
            <w:t xml:space="preserve">Wright, I. J., Reich, P. B., &amp; Westoby, M. (2003). Least-cost input mixtures of water and nitrogen for photosynthesis. </w:t>
          </w:r>
          <w:r w:rsidRPr="00206BD6">
            <w:rPr>
              <w:rFonts w:ascii="Calibri" w:hAnsi="Calibri" w:eastAsia="Calibri" w:cs="Calibri"/>
              <w:i/>
              <w:iCs/>
              <w:color w:val="000000" w:themeColor="text1"/>
              <w:lang w:val="en-GB"/>
              <w:rPrChange w:author="Thomas Sibret [2]" w:date="2026-08-24T11:04:00Z" w16du:dateUtc="2026-08-24T09:04:00Z" w:id="1411">
                <w:rPr>
                  <w:rFonts w:ascii="Calibri" w:hAnsi="Calibri" w:eastAsia="Calibri" w:cs="Calibri"/>
                  <w:i/>
                  <w:iCs/>
                  <w:color w:val="000000" w:themeColor="text1"/>
                </w:rPr>
              </w:rPrChange>
            </w:rPr>
            <w:t>The American Naturalist</w:t>
          </w:r>
          <w:r w:rsidRPr="00206BD6">
            <w:rPr>
              <w:rFonts w:ascii="Calibri" w:hAnsi="Calibri" w:eastAsia="Calibri" w:cs="Calibri"/>
              <w:color w:val="000000" w:themeColor="text1"/>
              <w:lang w:val="en-GB"/>
              <w:rPrChange w:author="Thomas Sibret [2]" w:date="2026-08-24T11:04:00Z" w16du:dateUtc="2026-08-24T09:04:00Z" w:id="1412">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413">
                <w:rPr>
                  <w:rFonts w:ascii="Calibri" w:hAnsi="Calibri" w:eastAsia="Calibri" w:cs="Calibri"/>
                  <w:i/>
                  <w:iCs/>
                  <w:color w:val="000000" w:themeColor="text1"/>
                </w:rPr>
              </w:rPrChange>
            </w:rPr>
            <w:t>161</w:t>
          </w:r>
          <w:r w:rsidRPr="00206BD6">
            <w:rPr>
              <w:rFonts w:ascii="Calibri" w:hAnsi="Calibri" w:eastAsia="Calibri" w:cs="Calibri"/>
              <w:color w:val="000000" w:themeColor="text1"/>
              <w:lang w:val="en-GB"/>
              <w:rPrChange w:author="Thomas Sibret [2]" w:date="2026-08-24T11:04:00Z" w16du:dateUtc="2026-08-24T09:04:00Z" w:id="1414">
                <w:rPr>
                  <w:rFonts w:ascii="Calibri" w:hAnsi="Calibri" w:eastAsia="Calibri" w:cs="Calibri"/>
                  <w:color w:val="000000" w:themeColor="text1"/>
                </w:rPr>
              </w:rPrChange>
            </w:rPr>
            <w:t xml:space="preserve">(1), 98–111. </w:t>
          </w:r>
          <w:r>
            <w:fldChar w:fldCharType="begin"/>
          </w:r>
          <w:r w:rsidRPr="00206BD6">
            <w:rPr>
              <w:lang w:val="en-GB"/>
              <w:rPrChange w:author="Thomas Sibret [2]" w:date="2026-08-24T11:04:00Z" w16du:dateUtc="2026-08-24T09:04:00Z" w:id="1415">
                <w:rPr/>
              </w:rPrChange>
            </w:rPr>
            <w:instrText>HYPERLINK "https://doi.org/10.1086/344920"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416">
                <w:rPr>
                  <w:rStyle w:val="Hyperlink"/>
                  <w:rFonts w:ascii="Calibri" w:hAnsi="Calibri" w:eastAsia="Calibri" w:cs="Calibri"/>
                  <w:color w:val="000000" w:themeColor="text1"/>
                  <w:u w:val="none"/>
                </w:rPr>
              </w:rPrChange>
            </w:rPr>
            <w:t>https://doi.org/10.1086/344920</w:t>
          </w:r>
          <w:r>
            <w:fldChar w:fldCharType="end"/>
          </w:r>
        </w:p>
        <w:p w:rsidRPr="00206BD6" w:rsidR="1C1D6FE7" w:rsidP="1823EB44" w:rsidRDefault="3C812322" w14:paraId="6C4AE057" w14:textId="306E169B">
          <w:pPr>
            <w:spacing w:after="0"/>
            <w:ind w:left="480" w:hanging="480"/>
            <w:rPr>
              <w:rFonts w:ascii="Calibri" w:hAnsi="Calibri" w:eastAsia="Calibri" w:cs="Calibri"/>
              <w:color w:val="000000" w:themeColor="text1"/>
              <w:lang w:val="en-GB"/>
              <w:rPrChange w:author="Thomas Sibret [2]" w:date="2026-08-24T11:04:00Z" w16du:dateUtc="2026-08-24T09:04:00Z" w:id="1417">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418">
                <w:rPr>
                  <w:rFonts w:ascii="Calibri" w:hAnsi="Calibri" w:eastAsia="Calibri" w:cs="Calibri"/>
                  <w:color w:val="000000" w:themeColor="text1"/>
                </w:rPr>
              </w:rPrChange>
            </w:rPr>
            <w:t xml:space="preserve">Xia, S., Jiang, J., Liu, F., Chang, Z., Yu, M., Liu, C., Wang, Y. P., &amp; Yan, J. (2023). Phosphorus addition promotes plant nitrogen uptake mainly via enhancing microbial activities: A global meta-analysis. </w:t>
          </w:r>
          <w:r w:rsidRPr="00206BD6">
            <w:rPr>
              <w:rFonts w:ascii="Calibri" w:hAnsi="Calibri" w:eastAsia="Calibri" w:cs="Calibri"/>
              <w:i/>
              <w:iCs/>
              <w:color w:val="000000" w:themeColor="text1"/>
              <w:lang w:val="en-GB"/>
              <w:rPrChange w:author="Thomas Sibret [2]" w:date="2026-08-24T11:04:00Z" w16du:dateUtc="2026-08-24T09:04:00Z" w:id="1419">
                <w:rPr>
                  <w:rFonts w:ascii="Calibri" w:hAnsi="Calibri" w:eastAsia="Calibri" w:cs="Calibri"/>
                  <w:i/>
                  <w:iCs/>
                  <w:color w:val="000000" w:themeColor="text1"/>
                </w:rPr>
              </w:rPrChange>
            </w:rPr>
            <w:t>Applied Soil Ecology</w:t>
          </w:r>
          <w:r w:rsidRPr="00206BD6">
            <w:rPr>
              <w:rFonts w:ascii="Calibri" w:hAnsi="Calibri" w:eastAsia="Calibri" w:cs="Calibri"/>
              <w:color w:val="000000" w:themeColor="text1"/>
              <w:lang w:val="en-GB"/>
              <w:rPrChange w:author="Thomas Sibret [2]" w:date="2026-08-24T11:04:00Z" w16du:dateUtc="2026-08-24T09:04:00Z" w:id="1420">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421">
                <w:rPr>
                  <w:rFonts w:ascii="Calibri" w:hAnsi="Calibri" w:eastAsia="Calibri" w:cs="Calibri"/>
                  <w:i/>
                  <w:iCs/>
                  <w:color w:val="000000" w:themeColor="text1"/>
                </w:rPr>
              </w:rPrChange>
            </w:rPr>
            <w:t>188</w:t>
          </w:r>
          <w:r w:rsidRPr="00206BD6">
            <w:rPr>
              <w:rFonts w:ascii="Calibri" w:hAnsi="Calibri" w:eastAsia="Calibri" w:cs="Calibri"/>
              <w:color w:val="000000" w:themeColor="text1"/>
              <w:lang w:val="en-GB"/>
              <w:rPrChange w:author="Thomas Sibret [2]" w:date="2026-08-24T11:04:00Z" w16du:dateUtc="2026-08-24T09:04:00Z" w:id="1422">
                <w:rPr>
                  <w:rFonts w:ascii="Calibri" w:hAnsi="Calibri" w:eastAsia="Calibri" w:cs="Calibri"/>
                  <w:color w:val="000000" w:themeColor="text1"/>
                </w:rPr>
              </w:rPrChange>
            </w:rPr>
            <w:t xml:space="preserve">, 104927. </w:t>
          </w:r>
          <w:r>
            <w:fldChar w:fldCharType="begin"/>
          </w:r>
          <w:r w:rsidRPr="00206BD6">
            <w:rPr>
              <w:lang w:val="en-GB"/>
              <w:rPrChange w:author="Thomas Sibret [2]" w:date="2026-08-24T11:04:00Z" w16du:dateUtc="2026-08-24T09:04:00Z" w:id="1423">
                <w:rPr/>
              </w:rPrChange>
            </w:rPr>
            <w:instrText>HYPERLINK "https://doi.org/10.1016/J.APSOIL.2023.104927"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424">
                <w:rPr>
                  <w:rStyle w:val="Hyperlink"/>
                  <w:rFonts w:ascii="Calibri" w:hAnsi="Calibri" w:eastAsia="Calibri" w:cs="Calibri"/>
                  <w:color w:val="000000" w:themeColor="text1"/>
                  <w:u w:val="none"/>
                </w:rPr>
              </w:rPrChange>
            </w:rPr>
            <w:t>https://doi.org/10.1016/J.APSOIL.2023.104927</w:t>
          </w:r>
          <w:r>
            <w:fldChar w:fldCharType="end"/>
          </w:r>
        </w:p>
        <w:p w:rsidRPr="00206BD6" w:rsidR="1C1D6FE7" w:rsidP="1823EB44" w:rsidRDefault="3C812322" w14:paraId="36F4B460" w14:textId="50608ECF">
          <w:pPr>
            <w:spacing w:after="0"/>
            <w:ind w:left="480" w:hanging="480"/>
            <w:rPr>
              <w:rFonts w:ascii="Calibri" w:hAnsi="Calibri" w:eastAsia="Calibri" w:cs="Calibri"/>
              <w:color w:val="000000" w:themeColor="text1"/>
              <w:lang w:val="en-GB"/>
              <w:rPrChange w:author="Thomas Sibret [2]" w:date="2026-08-24T11:04:00Z" w16du:dateUtc="2026-08-24T09:04:00Z" w:id="1425">
                <w:rPr>
                  <w:rFonts w:ascii="Calibri" w:hAnsi="Calibri" w:eastAsia="Calibri" w:cs="Calibri"/>
                  <w:color w:val="000000" w:themeColor="text1"/>
                </w:rPr>
              </w:rPrChange>
            </w:rPr>
          </w:pPr>
          <w:r w:rsidRPr="00206BD6">
            <w:rPr>
              <w:rFonts w:ascii="Calibri" w:hAnsi="Calibri" w:eastAsia="Calibri" w:cs="Calibri"/>
              <w:color w:val="000000" w:themeColor="text1"/>
              <w:lang w:val="en-GB"/>
              <w:rPrChange w:author="Thomas Sibret [2]" w:date="2026-08-24T11:04:00Z" w16du:dateUtc="2026-08-24T09:04:00Z" w:id="1426">
                <w:rPr>
                  <w:rFonts w:ascii="Calibri" w:hAnsi="Calibri" w:eastAsia="Calibri" w:cs="Calibri"/>
                  <w:color w:val="000000" w:themeColor="text1"/>
                </w:rPr>
              </w:rPrChange>
            </w:rPr>
            <w:t xml:space="preserve">Yan, J., Zhang, D., Liu, J., &amp; Zhou, G. (2014). Interactions between CO2 enhancement and N addition on net primary productivity and water-use efficiency in a mesocosm with multiple subtropical tree species. </w:t>
          </w:r>
          <w:r w:rsidRPr="00206BD6">
            <w:rPr>
              <w:rFonts w:ascii="Calibri" w:hAnsi="Calibri" w:eastAsia="Calibri" w:cs="Calibri"/>
              <w:i/>
              <w:iCs/>
              <w:color w:val="000000" w:themeColor="text1"/>
              <w:lang w:val="en-GB"/>
              <w:rPrChange w:author="Thomas Sibret [2]" w:date="2026-08-24T11:04:00Z" w16du:dateUtc="2026-08-24T09:04:00Z" w:id="1427">
                <w:rPr>
                  <w:rFonts w:ascii="Calibri" w:hAnsi="Calibri" w:eastAsia="Calibri" w:cs="Calibri"/>
                  <w:i/>
                  <w:iCs/>
                  <w:color w:val="000000" w:themeColor="text1"/>
                </w:rPr>
              </w:rPrChange>
            </w:rPr>
            <w:t>Global Change Biology</w:t>
          </w:r>
          <w:r w:rsidRPr="00206BD6">
            <w:rPr>
              <w:rFonts w:ascii="Calibri" w:hAnsi="Calibri" w:eastAsia="Calibri" w:cs="Calibri"/>
              <w:color w:val="000000" w:themeColor="text1"/>
              <w:lang w:val="en-GB"/>
              <w:rPrChange w:author="Thomas Sibret [2]" w:date="2026-08-24T11:04:00Z" w16du:dateUtc="2026-08-24T09:04:00Z" w:id="1428">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429">
                <w:rPr>
                  <w:rFonts w:ascii="Calibri" w:hAnsi="Calibri" w:eastAsia="Calibri" w:cs="Calibri"/>
                  <w:i/>
                  <w:iCs/>
                  <w:color w:val="000000" w:themeColor="text1"/>
                </w:rPr>
              </w:rPrChange>
            </w:rPr>
            <w:t>20</w:t>
          </w:r>
          <w:r w:rsidRPr="00206BD6">
            <w:rPr>
              <w:rFonts w:ascii="Calibri" w:hAnsi="Calibri" w:eastAsia="Calibri" w:cs="Calibri"/>
              <w:color w:val="000000" w:themeColor="text1"/>
              <w:lang w:val="en-GB"/>
              <w:rPrChange w:author="Thomas Sibret [2]" w:date="2026-08-24T11:04:00Z" w16du:dateUtc="2026-08-24T09:04:00Z" w:id="1430">
                <w:rPr>
                  <w:rFonts w:ascii="Calibri" w:hAnsi="Calibri" w:eastAsia="Calibri" w:cs="Calibri"/>
                  <w:color w:val="000000" w:themeColor="text1"/>
                </w:rPr>
              </w:rPrChange>
            </w:rPr>
            <w:t xml:space="preserve">(7), 2230–2239. </w:t>
          </w:r>
          <w:r>
            <w:fldChar w:fldCharType="begin"/>
          </w:r>
          <w:r w:rsidRPr="00206BD6">
            <w:rPr>
              <w:lang w:val="en-GB"/>
              <w:rPrChange w:author="Thomas Sibret [2]" w:date="2026-08-24T11:04:00Z" w16du:dateUtc="2026-08-24T09:04:00Z" w:id="1431">
                <w:rPr/>
              </w:rPrChange>
            </w:rPr>
            <w:instrText>HYPERLINK "https://doi.org/10.1111/gcb.12501"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432">
                <w:rPr>
                  <w:rStyle w:val="Hyperlink"/>
                  <w:rFonts w:ascii="Calibri" w:hAnsi="Calibri" w:eastAsia="Calibri" w:cs="Calibri"/>
                  <w:color w:val="000000" w:themeColor="text1"/>
                  <w:u w:val="none"/>
                </w:rPr>
              </w:rPrChange>
            </w:rPr>
            <w:t>https://doi.org/10.1111/gcb.12501</w:t>
          </w:r>
          <w:r>
            <w:fldChar w:fldCharType="end"/>
          </w:r>
        </w:p>
        <w:p w:rsidR="1C1D6FE7" w:rsidP="1823EB44" w:rsidRDefault="3C812322" w14:paraId="50221EEF" w14:textId="3CF4F64D">
          <w:pPr>
            <w:spacing w:after="0"/>
            <w:ind w:left="480" w:hanging="480"/>
            <w:rPr>
              <w:rFonts w:ascii="Calibri" w:hAnsi="Calibri" w:eastAsia="Calibri" w:cs="Calibri"/>
              <w:color w:val="000000" w:themeColor="text1"/>
            </w:rPr>
          </w:pPr>
          <w:r w:rsidRPr="00206BD6">
            <w:rPr>
              <w:rFonts w:ascii="Calibri" w:hAnsi="Calibri" w:eastAsia="Calibri" w:cs="Calibri"/>
              <w:color w:val="000000" w:themeColor="text1"/>
              <w:lang w:val="en-GB"/>
              <w:rPrChange w:author="Thomas Sibret [2]" w:date="2026-08-24T11:04:00Z" w16du:dateUtc="2026-08-24T09:04:00Z" w:id="1433">
                <w:rPr>
                  <w:rFonts w:ascii="Calibri" w:hAnsi="Calibri" w:eastAsia="Calibri" w:cs="Calibri"/>
                  <w:color w:val="000000" w:themeColor="text1"/>
                </w:rPr>
              </w:rPrChange>
            </w:rPr>
            <w:t xml:space="preserve">Zhang, G., Zhang, L., &amp; Wen, D. (2018). Photosynthesis of subtropical forest species from different successional status in relation to foliar nutrients and phosphorus fractions. </w:t>
          </w:r>
          <w:r w:rsidRPr="1823EB44">
            <w:rPr>
              <w:rFonts w:ascii="Calibri" w:hAnsi="Calibri" w:eastAsia="Calibri" w:cs="Calibri"/>
              <w:i/>
              <w:iCs/>
              <w:color w:val="000000" w:themeColor="text1"/>
            </w:rPr>
            <w:t>Scientific Reports 2018 8:1</w:t>
          </w:r>
          <w:r w:rsidRPr="1823EB44">
            <w:rPr>
              <w:rFonts w:ascii="Calibri" w:hAnsi="Calibri" w:eastAsia="Calibri" w:cs="Calibri"/>
              <w:color w:val="000000" w:themeColor="text1"/>
            </w:rPr>
            <w:t xml:space="preserve">, </w:t>
          </w:r>
          <w:r w:rsidRPr="1823EB44">
            <w:rPr>
              <w:rFonts w:ascii="Calibri" w:hAnsi="Calibri" w:eastAsia="Calibri" w:cs="Calibri"/>
              <w:i/>
              <w:iCs/>
              <w:color w:val="000000" w:themeColor="text1"/>
            </w:rPr>
            <w:t>8</w:t>
          </w:r>
          <w:r w:rsidRPr="1823EB44">
            <w:rPr>
              <w:rFonts w:ascii="Calibri" w:hAnsi="Calibri" w:eastAsia="Calibri" w:cs="Calibri"/>
              <w:color w:val="000000" w:themeColor="text1"/>
            </w:rPr>
            <w:t xml:space="preserve">(1), 10455-. </w:t>
          </w:r>
          <w:hyperlink r:id="rId17">
            <w:r w:rsidRPr="1823EB44">
              <w:rPr>
                <w:rStyle w:val="Hyperlink"/>
                <w:rFonts w:ascii="Calibri" w:hAnsi="Calibri" w:eastAsia="Calibri" w:cs="Calibri"/>
                <w:color w:val="000000" w:themeColor="text1"/>
                <w:u w:val="none"/>
              </w:rPr>
              <w:t>https://doi.org/10.1038/s41598-018-28800-4</w:t>
            </w:r>
          </w:hyperlink>
        </w:p>
        <w:p w:rsidRPr="00206BD6" w:rsidR="1C1D6FE7" w:rsidP="1823EB44" w:rsidRDefault="3C812322" w14:paraId="275C7427" w14:textId="4FF09A49">
          <w:pPr>
            <w:spacing w:after="0"/>
            <w:ind w:left="480" w:hanging="480"/>
            <w:rPr>
              <w:rFonts w:ascii="Calibri" w:hAnsi="Calibri" w:eastAsia="Calibri" w:cs="Calibri"/>
              <w:color w:val="000000" w:themeColor="text1"/>
              <w:lang w:val="en-GB"/>
              <w:rPrChange w:author="Thomas Sibret [2]" w:date="2026-08-24T11:04:00Z" w16du:dateUtc="2026-08-24T09:04:00Z" w:id="1434">
                <w:rPr>
                  <w:rFonts w:ascii="Calibri" w:hAnsi="Calibri" w:eastAsia="Calibri" w:cs="Calibri"/>
                  <w:color w:val="000000" w:themeColor="text1"/>
                </w:rPr>
              </w:rPrChange>
            </w:rPr>
          </w:pPr>
          <w:r w:rsidRPr="1823EB44">
            <w:rPr>
              <w:rFonts w:ascii="Calibri" w:hAnsi="Calibri" w:eastAsia="Calibri" w:cs="Calibri"/>
              <w:color w:val="000000" w:themeColor="text1"/>
            </w:rPr>
            <w:t xml:space="preserve">Zhang, X., Li, B., Peñuelas, J., Sardans, J., Cheng, D., Yu, H., &amp; Zhong, Q. (2023). </w:t>
          </w:r>
          <w:r w:rsidRPr="00206BD6">
            <w:rPr>
              <w:rFonts w:ascii="Calibri" w:hAnsi="Calibri" w:eastAsia="Calibri" w:cs="Calibri"/>
              <w:color w:val="000000" w:themeColor="text1"/>
              <w:lang w:val="en-GB"/>
              <w:rPrChange w:author="Thomas Sibret [2]" w:date="2026-08-24T11:04:00Z" w16du:dateUtc="2026-08-24T09:04:00Z" w:id="1435">
                <w:rPr>
                  <w:rFonts w:ascii="Calibri" w:hAnsi="Calibri" w:eastAsia="Calibri" w:cs="Calibri"/>
                  <w:color w:val="000000" w:themeColor="text1"/>
                </w:rPr>
              </w:rPrChange>
            </w:rPr>
            <w:t xml:space="preserve">Resource-acquisitive species have greater plasticity in leaf functional traits than resource-conservative species in response to nitrogen addition in subtropical China. </w:t>
          </w:r>
          <w:r w:rsidRPr="00206BD6">
            <w:rPr>
              <w:rFonts w:ascii="Calibri" w:hAnsi="Calibri" w:eastAsia="Calibri" w:cs="Calibri"/>
              <w:i/>
              <w:iCs/>
              <w:color w:val="000000" w:themeColor="text1"/>
              <w:lang w:val="en-GB"/>
              <w:rPrChange w:author="Thomas Sibret [2]" w:date="2026-08-24T11:04:00Z" w16du:dateUtc="2026-08-24T09:04:00Z" w:id="1436">
                <w:rPr>
                  <w:rFonts w:ascii="Calibri" w:hAnsi="Calibri" w:eastAsia="Calibri" w:cs="Calibri"/>
                  <w:i/>
                  <w:iCs/>
                  <w:color w:val="000000" w:themeColor="text1"/>
                </w:rPr>
              </w:rPrChange>
            </w:rPr>
            <w:t>Science of The Total Environment</w:t>
          </w:r>
          <w:r w:rsidRPr="00206BD6">
            <w:rPr>
              <w:rFonts w:ascii="Calibri" w:hAnsi="Calibri" w:eastAsia="Calibri" w:cs="Calibri"/>
              <w:color w:val="000000" w:themeColor="text1"/>
              <w:lang w:val="en-GB"/>
              <w:rPrChange w:author="Thomas Sibret [2]" w:date="2026-08-24T11:04:00Z" w16du:dateUtc="2026-08-24T09:04:00Z" w:id="1437">
                <w:rPr>
                  <w:rFonts w:ascii="Calibri" w:hAnsi="Calibri" w:eastAsia="Calibri" w:cs="Calibri"/>
                  <w:color w:val="000000" w:themeColor="text1"/>
                </w:rPr>
              </w:rPrChange>
            </w:rPr>
            <w:t xml:space="preserve">, </w:t>
          </w:r>
          <w:r w:rsidRPr="00206BD6">
            <w:rPr>
              <w:rFonts w:ascii="Calibri" w:hAnsi="Calibri" w:eastAsia="Calibri" w:cs="Calibri"/>
              <w:i/>
              <w:iCs/>
              <w:color w:val="000000" w:themeColor="text1"/>
              <w:lang w:val="en-GB"/>
              <w:rPrChange w:author="Thomas Sibret [2]" w:date="2026-08-24T11:04:00Z" w16du:dateUtc="2026-08-24T09:04:00Z" w:id="1438">
                <w:rPr>
                  <w:rFonts w:ascii="Calibri" w:hAnsi="Calibri" w:eastAsia="Calibri" w:cs="Calibri"/>
                  <w:i/>
                  <w:iCs/>
                  <w:color w:val="000000" w:themeColor="text1"/>
                </w:rPr>
              </w:rPrChange>
            </w:rPr>
            <w:t>903</w:t>
          </w:r>
          <w:r w:rsidRPr="00206BD6">
            <w:rPr>
              <w:rFonts w:ascii="Calibri" w:hAnsi="Calibri" w:eastAsia="Calibri" w:cs="Calibri"/>
              <w:color w:val="000000" w:themeColor="text1"/>
              <w:lang w:val="en-GB"/>
              <w:rPrChange w:author="Thomas Sibret [2]" w:date="2026-08-24T11:04:00Z" w16du:dateUtc="2026-08-24T09:04:00Z" w:id="1439">
                <w:rPr>
                  <w:rFonts w:ascii="Calibri" w:hAnsi="Calibri" w:eastAsia="Calibri" w:cs="Calibri"/>
                  <w:color w:val="000000" w:themeColor="text1"/>
                </w:rPr>
              </w:rPrChange>
            </w:rPr>
            <w:t xml:space="preserve">, 166177. </w:t>
          </w:r>
          <w:r>
            <w:fldChar w:fldCharType="begin"/>
          </w:r>
          <w:r w:rsidRPr="00206BD6">
            <w:rPr>
              <w:lang w:val="en-GB"/>
              <w:rPrChange w:author="Thomas Sibret [2]" w:date="2026-08-24T11:04:00Z" w16du:dateUtc="2026-08-24T09:04:00Z" w:id="1440">
                <w:rPr/>
              </w:rPrChange>
            </w:rPr>
            <w:instrText>HYPERLINK "https://doi.org/10.1016/J.SCITOTENV.2023.166177" \h</w:instrText>
          </w:r>
          <w:r>
            <w:fldChar w:fldCharType="separate"/>
          </w:r>
          <w:r w:rsidRPr="00206BD6">
            <w:rPr>
              <w:rStyle w:val="Hyperlink"/>
              <w:rFonts w:ascii="Calibri" w:hAnsi="Calibri" w:eastAsia="Calibri" w:cs="Calibri"/>
              <w:color w:val="000000" w:themeColor="text1"/>
              <w:u w:val="none"/>
              <w:lang w:val="en-GB"/>
              <w:rPrChange w:author="Thomas Sibret [2]" w:date="2026-08-24T11:04:00Z" w16du:dateUtc="2026-08-24T09:04:00Z" w:id="1441">
                <w:rPr>
                  <w:rStyle w:val="Hyperlink"/>
                  <w:rFonts w:ascii="Calibri" w:hAnsi="Calibri" w:eastAsia="Calibri" w:cs="Calibri"/>
                  <w:color w:val="000000" w:themeColor="text1"/>
                  <w:u w:val="none"/>
                </w:rPr>
              </w:rPrChange>
            </w:rPr>
            <w:t>https://doi.org/10.1016/J.SCITOTENV.2023.166177</w:t>
          </w:r>
          <w:r>
            <w:fldChar w:fldCharType="end"/>
          </w:r>
        </w:p>
        <w:p w:rsidR="1C1D6FE7" w:rsidP="1823EB44" w:rsidRDefault="3C812322" w14:paraId="0044612F" w14:textId="79138C61">
          <w:pPr>
            <w:spacing w:after="0"/>
            <w:ind w:left="480" w:hanging="480"/>
            <w:rPr>
              <w:rFonts w:ascii="Calibri" w:hAnsi="Calibri" w:eastAsia="Calibri" w:cs="Calibri"/>
              <w:color w:val="000000" w:themeColor="text1"/>
            </w:rPr>
          </w:pPr>
          <w:r w:rsidRPr="00206BD6">
            <w:rPr>
              <w:rFonts w:ascii="Calibri" w:hAnsi="Calibri" w:eastAsia="Calibri" w:cs="Calibri"/>
              <w:color w:val="000000" w:themeColor="text1"/>
              <w:lang w:val="en-GB"/>
              <w:rPrChange w:author="Thomas Sibret [2]" w:date="2026-08-24T11:04:00Z" w16du:dateUtc="2026-08-24T09:04:00Z" w:id="1442">
                <w:rPr>
                  <w:rFonts w:ascii="Calibri" w:hAnsi="Calibri" w:eastAsia="Calibri" w:cs="Calibri"/>
                  <w:color w:val="000000" w:themeColor="text1"/>
                </w:rPr>
              </w:rPrChange>
            </w:rPr>
            <w:t xml:space="preserve">Ziegler, C., Dusenge, M. E., Nyirambangutse, B., Zibera, E., Wallin, G., &amp; Uddling, J. (2020). Contrasting Dependencies of Photosynthetic Capacity on Leaf Nitrogen in Early- and Late-Successional Tropical Montane Tree Species. </w:t>
          </w:r>
          <w:r w:rsidRPr="1823EB44">
            <w:rPr>
              <w:rFonts w:ascii="Calibri" w:hAnsi="Calibri" w:eastAsia="Calibri" w:cs="Calibri"/>
              <w:i/>
              <w:iCs/>
              <w:color w:val="000000" w:themeColor="text1"/>
            </w:rPr>
            <w:t>Frontiers in Plant Science</w:t>
          </w:r>
          <w:r w:rsidRPr="1823EB44">
            <w:rPr>
              <w:rFonts w:ascii="Calibri" w:hAnsi="Calibri" w:eastAsia="Calibri" w:cs="Calibri"/>
              <w:color w:val="000000" w:themeColor="text1"/>
            </w:rPr>
            <w:t xml:space="preserve">, </w:t>
          </w:r>
          <w:r w:rsidRPr="1823EB44">
            <w:rPr>
              <w:rFonts w:ascii="Calibri" w:hAnsi="Calibri" w:eastAsia="Calibri" w:cs="Calibri"/>
              <w:i/>
              <w:iCs/>
              <w:color w:val="000000" w:themeColor="text1"/>
            </w:rPr>
            <w:t>11</w:t>
          </w:r>
          <w:r w:rsidRPr="1823EB44">
            <w:rPr>
              <w:rFonts w:ascii="Calibri" w:hAnsi="Calibri" w:eastAsia="Calibri" w:cs="Calibri"/>
              <w:color w:val="000000" w:themeColor="text1"/>
            </w:rPr>
            <w:t xml:space="preserve">, 500479. </w:t>
          </w:r>
          <w:hyperlink r:id="rId18">
            <w:r w:rsidRPr="1823EB44">
              <w:rPr>
                <w:rStyle w:val="Hyperlink"/>
                <w:rFonts w:ascii="Calibri" w:hAnsi="Calibri" w:eastAsia="Calibri" w:cs="Calibri"/>
                <w:color w:val="000000" w:themeColor="text1"/>
                <w:u w:val="none"/>
              </w:rPr>
              <w:t>https://doi.org/10.3389/FPLS.2020.500479/TEXT</w:t>
            </w:r>
          </w:hyperlink>
        </w:p>
        <w:p w:rsidR="1C1D6FE7" w:rsidP="1823EB44" w:rsidRDefault="3C812322" w14:paraId="7F837845" w14:textId="20F79FB3">
          <w:pPr>
            <w:rPr>
              <w:rFonts w:ascii="Calibri" w:hAnsi="Calibri" w:eastAsia="Calibri" w:cs="Calibri"/>
              <w:color w:val="000000" w:themeColor="text1"/>
            </w:rPr>
          </w:pPr>
          <w:r w:rsidRPr="1823EB44">
            <w:rPr>
              <w:rFonts w:ascii="Calibri" w:hAnsi="Calibri" w:eastAsia="Calibri" w:cs="Calibri"/>
              <w:color w:val="000000" w:themeColor="text1"/>
            </w:rPr>
            <w:t xml:space="preserve"> </w:t>
          </w:r>
        </w:p>
      </w:sdtContent>
    </w:sdt>
    <w:p w:rsidR="1C1D6FE7" w:rsidP="1C1D6FE7" w:rsidRDefault="1C1D6FE7" w14:paraId="236524A3" w14:textId="0C75E529">
      <w:pPr>
        <w:rPr>
          <w:lang w:val="nl-NL"/>
        </w:rPr>
      </w:pPr>
    </w:p>
    <w:sectPr w:rsidR="1C1D6FE7" w:rsidSect="00D838A2">
      <w:footerReference w:type="default" r:id="rId19"/>
      <w:pgSz w:w="11906" w:h="16838" w:orient="portrait"/>
      <w:pgMar w:top="1417" w:right="1417" w:bottom="1417" w:left="1417" w:header="708" w:footer="708"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P" w:author="Andrea Chavez Pacheco" w:date="2026-08-17T22:51:00Z" w:id="5">
    <w:p w:rsidR="00A53894" w:rsidRDefault="00000000" w14:paraId="3031F713" w14:textId="3306D684">
      <w:r>
        <w:annotationRef/>
      </w:r>
      <w:r w:rsidRPr="72A3A180">
        <w:t>Ask affiliation</w:t>
      </w:r>
    </w:p>
  </w:comment>
  <w:comment w:initials="MB" w:author="Marijn Bauters" w:date="2026-09-01T12:45:00Z" w:id="3">
    <w:p w:rsidR="00C86F7E" w:rsidP="00C86F7E" w:rsidRDefault="00C86F7E" w14:paraId="285958A8" w14:textId="77777777">
      <w:pPr>
        <w:pStyle w:val="CommentText"/>
      </w:pPr>
      <w:r>
        <w:rPr>
          <w:rStyle w:val="CommentReference"/>
        </w:rPr>
        <w:annotationRef/>
      </w:r>
      <w:r>
        <w:t>Please also add Pascal Boeckx somewhere in the author list</w:t>
      </w:r>
    </w:p>
  </w:comment>
  <w:comment w:initials="MB" w:author="Marijn Bauters" w:date="2026-09-01T12:48:00Z" w:id="1">
    <w:p w:rsidR="00E311FC" w:rsidP="00E311FC" w:rsidRDefault="00E311FC" w14:paraId="30C7CC9A" w14:textId="77777777">
      <w:pPr>
        <w:pStyle w:val="CommentText"/>
      </w:pPr>
      <w:r>
        <w:rPr>
          <w:rStyle w:val="CommentReference"/>
        </w:rPr>
        <w:annotationRef/>
      </w:r>
      <w:r>
        <w:t>We can discuss author order with Selene and Ximena and Jurgen. For me, it’s very open - but it’s important that everyone feels acknowledged, and there are many people involved in your work (with 4 promoters, and one additional researcher that actually set up the experiment). Not sure if I every mentioned this to you, but the ‘code’ for author order is mostly that the first author did all the work, the second helped from ‘closeby’, and the last is the senior author that helped with funding acquisition and did the supervision of everything. In your case, we can also consider for sure a shared last author position etc with Jurgen and Selene for example etc.</w:t>
      </w:r>
    </w:p>
  </w:comment>
  <w:comment w:initials="MB" w:author="Marijn Bauters" w:date="2026-09-01T12:48:00Z" w:id="2">
    <w:p w:rsidR="00E311FC" w:rsidP="00E311FC" w:rsidRDefault="00E311FC" w14:paraId="62CFEA91" w14:textId="77777777">
      <w:pPr>
        <w:pStyle w:val="CommentText"/>
      </w:pPr>
      <w:r>
        <w:rPr>
          <w:rStyle w:val="CommentReference"/>
        </w:rPr>
        <w:annotationRef/>
      </w:r>
      <w:r>
        <w:t>To be discussed!</w:t>
      </w:r>
    </w:p>
  </w:comment>
  <w:comment w:initials="TS" w:author="Thomas Sibret" w:date="2026-08-18T10:11:00Z" w:id="11">
    <w:p w:rsidR="00A53894" w:rsidRDefault="00000000" w14:paraId="46AEC750" w14:textId="74B81EAF">
      <w:r>
        <w:annotationRef/>
      </w:r>
      <w:r w:rsidRPr="43408F04">
        <w:t xml:space="preserve">Really nice you are going for an abstract figure! </w:t>
      </w:r>
    </w:p>
    <w:p w:rsidR="00A53894" w:rsidRDefault="00000000" w14:paraId="27AACCBE" w14:textId="6CCD554B">
      <w:r w:rsidRPr="1F678648">
        <w:t>I will dive back at it once I finished the article.</w:t>
      </w:r>
    </w:p>
    <w:p w:rsidR="00A53894" w:rsidRDefault="00000000" w14:paraId="024A907F" w14:textId="1EAF9A4A">
      <w:r w:rsidRPr="1277A9A4">
        <w:t>But will there also be a "normal" text abstract?</w:t>
      </w:r>
    </w:p>
  </w:comment>
  <w:comment w:initials="AP" w:author="Andrea Chavez Pacheco" w:date="2026-08-20T09:56:00Z" w:id="12">
    <w:p w:rsidR="00A53894" w:rsidRDefault="00000000" w14:paraId="71AA4590" w14:textId="1DC5C901">
      <w:r>
        <w:annotationRef/>
      </w:r>
      <w:r w:rsidRPr="047BD8FC">
        <w:t>Sure, I just wanted input before writing the abstract</w:t>
      </w:r>
    </w:p>
  </w:comment>
  <w:comment w:initials="MOU" w:author="SB" w:date="2026-07-30T10:28:00Z" w:id="117">
    <w:p w:rsidR="00BA5F30" w:rsidP="0063369C" w:rsidRDefault="00BA5F30" w14:paraId="578C63BF" w14:textId="77777777">
      <w:r>
        <w:rPr>
          <w:rStyle w:val="CommentReference"/>
        </w:rPr>
        <w:annotationRef/>
      </w:r>
      <w:r>
        <w:rPr>
          <w:sz w:val="20"/>
          <w:szCs w:val="20"/>
        </w:rPr>
        <w:t>very specific, maybe not too relevant in this text</w:t>
      </w:r>
    </w:p>
  </w:comment>
  <w:comment w:initials="TS" w:author="Thomas Sibret" w:date="2026-08-18T10:20:00Z" w:id="118">
    <w:p w:rsidR="00A53894" w:rsidRDefault="00000000" w14:paraId="6FF6A5EE" w14:textId="2911AE21">
      <w:r>
        <w:annotationRef/>
      </w:r>
      <w:r w:rsidRPr="49B2C9A0">
        <w:t xml:space="preserve">I agree, makes it feel like your paper will further focus on the specific impact of cloud formation. </w:t>
      </w:r>
    </w:p>
  </w:comment>
  <w:comment w:initials="MOU" w:author="SB" w:date="2026-08-01T05:36:00Z" w:id="222">
    <w:p w:rsidR="00BA5F30" w:rsidP="000E2895" w:rsidRDefault="00BA5F30" w14:paraId="528B2C43" w14:textId="77777777">
      <w:r>
        <w:rPr>
          <w:rStyle w:val="CommentReference"/>
        </w:rPr>
        <w:annotationRef/>
      </w:r>
      <w:r>
        <w:rPr>
          <w:sz w:val="20"/>
          <w:szCs w:val="20"/>
        </w:rPr>
        <w:t>you probably do not need to explain why N is required by a plant</w:t>
      </w:r>
    </w:p>
  </w:comment>
  <w:comment w:initials="TS" w:author="Thomas Sibret" w:date="2026-08-18T10:28:00Z" w:id="223">
    <w:p w:rsidR="00A53894" w:rsidRDefault="00000000" w14:paraId="272B77E2" w14:textId="7F9B4442">
      <w:r>
        <w:annotationRef/>
      </w:r>
      <w:r w:rsidRPr="33E94B60">
        <w:t>Indeed, a good reference should do the work</w:t>
      </w:r>
    </w:p>
  </w:comment>
  <w:comment w:initials="TS" w:author="Thomas Sibret" w:date="2026-08-21T12:27:00Z" w:id="279">
    <w:p w:rsidR="00A53894" w:rsidRDefault="00000000" w14:paraId="1B1C3E5B" w14:textId="6A18A630">
      <w:r>
        <w:annotationRef/>
      </w:r>
      <w:r w:rsidRPr="3C91C5E8">
        <w:t>What will be the main focus of your paper? C and H20 cycling? conservation?</w:t>
      </w:r>
    </w:p>
  </w:comment>
  <w:comment w:initials="MB" w:author="Marijn Bauters" w:date="2026-09-01T13:23:00Z" w:id="280">
    <w:p w:rsidR="00AD0252" w:rsidP="00AD0252" w:rsidRDefault="00AD0252" w14:paraId="27CCDA5A" w14:textId="77777777">
      <w:pPr>
        <w:pStyle w:val="CommentText"/>
      </w:pPr>
      <w:r>
        <w:rPr>
          <w:rStyle w:val="CommentReference"/>
        </w:rPr>
        <w:annotationRef/>
      </w:r>
      <w:r>
        <w:t>I deleted the text where I think it was not needed. This is part of the storytelling - be selective in what you put forward and how your frame your study, without ignoring major facts of course. But you need to try to take the reader on a ride to arrive at the very rationale of your setup</w:t>
      </w:r>
    </w:p>
  </w:comment>
  <w:comment w:initials="s" w:author="selene.baez" w:date="2026-08-17T22:38:00Z" w:id="281">
    <w:p w:rsidR="00BA5F30" w:rsidRDefault="00BA5F30" w14:paraId="597EAFE8" w14:textId="6ED4613F">
      <w:pPr>
        <w:pStyle w:val="CommentText"/>
      </w:pPr>
      <w:r>
        <w:rPr>
          <w:rStyle w:val="CommentReference"/>
        </w:rPr>
        <w:annotationRef/>
      </w:r>
      <w:r>
        <w:t>I like this paragraph but it is too long. I would organize it in separated paragraphs where you first state the rate of change, and the known effects on trees due to changes in tree physiology, and possible interactions among the shifting environmental factors considered in this study. Then have an independent paragraph where you discuss what are your expectations for neotropical montane forests – some ideas are already in the text in the paragraph below.</w:t>
      </w:r>
    </w:p>
  </w:comment>
  <w:comment w:initials="MOU" w:author="SB" w:date="2026-08-01T06:14:00Z" w:id="346">
    <w:p w:rsidR="00BA5F30" w:rsidP="00D44273" w:rsidRDefault="00BA5F30" w14:paraId="3CCAAEDA" w14:textId="77777777">
      <w:r>
        <w:rPr>
          <w:rStyle w:val="CommentReference"/>
        </w:rPr>
        <w:annotationRef/>
      </w:r>
      <w:r>
        <w:rPr>
          <w:sz w:val="20"/>
          <w:szCs w:val="20"/>
        </w:rPr>
        <w:t>maybe include here the description of NUMEX that you have in the previous paragraph</w:t>
      </w:r>
    </w:p>
  </w:comment>
  <w:comment w:initials="MB" w:author="Marijn Bauters" w:date="2026-09-01T13:25:00Z" w:id="348">
    <w:p w:rsidR="005C63DA" w:rsidP="005C63DA" w:rsidRDefault="005C63DA" w14:paraId="7C93A30D" w14:textId="77777777">
      <w:pPr>
        <w:pStyle w:val="CommentText"/>
      </w:pPr>
      <w:r>
        <w:rPr>
          <w:rStyle w:val="CommentReference"/>
        </w:rPr>
        <w:annotationRef/>
      </w:r>
      <w:r>
        <w:t>If this was indeed the original setup of the experiment, than probably some of the mentions of increasing deposition above (which I had deleted) could stay in the text</w:t>
      </w:r>
    </w:p>
  </w:comment>
  <w:comment w:initials="MB" w:author="Marijn Bauters" w:date="2026-09-01T13:26:00Z" w:id="349">
    <w:p w:rsidR="005C63DA" w:rsidP="005C63DA" w:rsidRDefault="005C63DA" w14:paraId="46E317DE" w14:textId="77777777">
      <w:pPr>
        <w:pStyle w:val="CommentText"/>
      </w:pPr>
      <w:r>
        <w:rPr>
          <w:rStyle w:val="CommentReference"/>
        </w:rPr>
        <w:annotationRef/>
      </w:r>
      <w:r>
        <w:t>It’s just that we could also see nutrient manipulation as a purely fundamental experiment to try to see what a system does when we push it out of balance. In that sense; they have a fundamental value on top of a potentially applied value as you frame it here.</w:t>
      </w:r>
    </w:p>
  </w:comment>
  <w:comment w:initials="AP" w:author="Andrea Chavez Pacheco" w:date="2026-07-15T22:53:00Z" w:id="352">
    <w:p w:rsidR="00D63781" w:rsidRDefault="00D63781" w14:paraId="675B0E49" w14:textId="77777777">
      <w:r>
        <w:annotationRef/>
      </w:r>
      <w:r w:rsidRPr="0BA8D58E">
        <w:t>Verify with Thimo thesis to update the citations</w:t>
      </w:r>
    </w:p>
  </w:comment>
  <w:comment w:initials="AP" w:author="Andrea Janine Chavez Pacheco" w:date="2026-07-06T10:50:00Z" w:id="354">
    <w:p w:rsidR="00D63781" w:rsidRDefault="00D63781" w14:paraId="2B3FFEEE" w14:textId="77777777">
      <w:r>
        <w:annotationRef/>
      </w:r>
      <w:r w:rsidRPr="03235997">
        <w:t>There are more articles of studies in NUMEX</w:t>
      </w:r>
    </w:p>
  </w:comment>
  <w:comment w:initials="MLTB" w:author="Mila Lucia Torres Baez" w:date="2026-08-02T16:59:00Z" w:id="356">
    <w:p w:rsidR="00BA5F30" w:rsidP="00CC146A" w:rsidRDefault="00BA5F30" w14:paraId="1E9FBF6D" w14:textId="77777777">
      <w:r>
        <w:rPr>
          <w:rStyle w:val="CommentReference"/>
        </w:rPr>
        <w:annotationRef/>
      </w:r>
      <w:r>
        <w:rPr>
          <w:sz w:val="20"/>
          <w:szCs w:val="20"/>
        </w:rPr>
        <w:t xml:space="preserve">can different responses be expected across the elevation gradient? </w:t>
      </w:r>
    </w:p>
  </w:comment>
  <w:comment w:initials="MOU" w:author="SB" w:date="2026-08-01T06:16:00Z" w:id="357">
    <w:p w:rsidR="00BA5F30" w:rsidP="00D44273" w:rsidRDefault="00BA5F30" w14:paraId="796B0A3D" w14:textId="77777777">
      <w:r>
        <w:rPr>
          <w:rStyle w:val="CommentReference"/>
        </w:rPr>
        <w:annotationRef/>
      </w:r>
      <w:r>
        <w:rPr>
          <w:sz w:val="20"/>
          <w:szCs w:val="20"/>
        </w:rPr>
        <w:t>I think it is well known that nutrient addition increases leaf N and P concentrations - but this is not stated in the intro thus far. How well documented is this for TMF?</w:t>
      </w:r>
    </w:p>
  </w:comment>
  <w:comment w:initials="MOU" w:author="SB" w:date="2026-08-01T06:22:00Z" w:id="363">
    <w:p w:rsidR="00BA5F30" w:rsidP="002C7C2B" w:rsidRDefault="00BA5F30" w14:paraId="541ADFF3" w14:textId="77777777">
      <w:r>
        <w:rPr>
          <w:rStyle w:val="CommentReference"/>
        </w:rPr>
        <w:annotationRef/>
      </w:r>
      <w:r>
        <w:rPr>
          <w:sz w:val="20"/>
          <w:szCs w:val="20"/>
        </w:rPr>
        <w:t xml:space="preserve">these ideas are key to the intro. You need to present them before the hypothesis. You also need text to reconcile both aspects of your research. One one hand you have eco-evolutionary optimality theory, according to which a plant that receives more nutrients will adjust its physiology to enhance resource use. On the other hand, you have conflincting evidence when iWUE is measured to assess plant physiological responses under nutrient addition. The challenge you are facing is how to confront both. Is it species specific? Is it dependent on the elevation/temperature? </w:t>
      </w:r>
    </w:p>
  </w:comment>
  <w:comment w:initials="TS" w:author="Thomas Sibret" w:date="2026-08-21T12:52:00Z" w:id="365">
    <w:p w:rsidR="00A53894" w:rsidRDefault="00000000" w14:paraId="7261BAA3" w14:textId="31B1DB81">
      <w:r>
        <w:annotationRef/>
      </w:r>
      <w:r w:rsidRPr="246C53C6">
        <w:t>This I would be carefull.</w:t>
      </w:r>
    </w:p>
    <w:p w:rsidR="00A53894" w:rsidRDefault="00000000" w14:paraId="6C8022E3" w14:textId="28BD6EAB">
      <w:r w:rsidRPr="1B97BEBC">
        <w:t>This can also result in higher stomatal conductance and thus no difference in iWUE.</w:t>
      </w:r>
    </w:p>
    <w:p w:rsidR="00A53894" w:rsidRDefault="00000000" w14:paraId="6E4FD18F" w14:textId="3066C2E3">
      <w:r w:rsidRPr="5E25AA15">
        <w:t>Or if you really want to keep this formulate it more hypothetical and fuller; e.g.:</w:t>
      </w:r>
    </w:p>
    <w:p w:rsidR="00A53894" w:rsidRDefault="00000000" w14:paraId="754E7790" w14:textId="7D00777A">
      <w:r w:rsidRPr="6E36CB3B">
        <w:t>"We expect higher foliar N and P concentrations to be associated with less negative δ¹³C values and higher iWUE, reflecting greater photosynthetic capacity relative to stomatal conductance."</w:t>
      </w:r>
    </w:p>
  </w:comment>
  <w:comment w:initials="MOU" w:author="SB" w:date="2026-08-01T06:31:00Z" w:id="369">
    <w:p w:rsidR="00BA5F30" w:rsidP="00E7792F" w:rsidRDefault="00BA5F30" w14:paraId="5DC37477" w14:textId="77777777">
      <w:r>
        <w:rPr>
          <w:rStyle w:val="CommentReference"/>
        </w:rPr>
        <w:annotationRef/>
      </w:r>
      <w:r>
        <w:rPr>
          <w:sz w:val="20"/>
          <w:szCs w:val="20"/>
        </w:rPr>
        <w:t>i would leave here only the information about the study sites, and in the next paragraph, explain all about NUMEX</w:t>
      </w:r>
    </w:p>
  </w:comment>
  <w:comment w:initials="MB" w:author="Marijn Bauters" w:date="2026-09-01T13:29:00Z" w:id="372">
    <w:p w:rsidR="00070112" w:rsidP="00070112" w:rsidRDefault="00070112" w14:paraId="1E54BD05" w14:textId="77777777">
      <w:pPr>
        <w:pStyle w:val="CommentText"/>
      </w:pPr>
      <w:r>
        <w:rPr>
          <w:rStyle w:val="CommentReference"/>
        </w:rPr>
        <w:annotationRef/>
      </w:r>
      <w:r>
        <w:t>This needs to be clarified to understand the study properly</w:t>
      </w:r>
    </w:p>
  </w:comment>
  <w:comment w:initials="TS" w:author="Thomas Sibret" w:date="2026-08-21T12:56:00Z" w:id="398">
    <w:p w:rsidR="00A53894" w:rsidRDefault="00000000" w14:paraId="53632DEF" w14:textId="13A7DD33">
      <w:r>
        <w:annotationRef/>
      </w:r>
      <w:r w:rsidRPr="02F20B94">
        <w:t>please check :p</w:t>
      </w:r>
    </w:p>
  </w:comment>
  <w:comment w:initials="AP" w:author="Andrea Janine Chavez Pacheco" w:date="2026-06-29T16:09:00Z" w:id="400">
    <w:p w:rsidR="00BA5F30" w:rsidRDefault="00BA5F30" w14:paraId="56542CA6" w14:textId="7622EB7A">
      <w:r>
        <w:annotationRef/>
      </w:r>
      <w:r w:rsidRPr="159E6268">
        <w:t>Selene comment. The Nutrient Network (NutNet) has very good papers on the results of nutrient additions. See the work of Stan Harpole, Elizabeth Borer</w:t>
      </w:r>
    </w:p>
  </w:comment>
  <w:comment w:initials="AP" w:author="Andrea Janine Chavez Pacheco" w:date="2026-06-29T16:10:00Z" w:id="401">
    <w:p w:rsidR="00BA5F30" w:rsidRDefault="00BA5F30" w14:paraId="4C12267D" w14:textId="18C037E0">
      <w:r>
        <w:annotationRef/>
      </w:r>
      <w:r w:rsidRPr="54C4ADE8">
        <w:t>MESY Network</w:t>
      </w:r>
    </w:p>
  </w:comment>
  <w:comment w:initials="MOU" w:author="SB" w:date="2026-08-01T06:25:00Z" w:id="402">
    <w:p w:rsidR="00BA5F30" w:rsidP="002C7C2B" w:rsidRDefault="00BA5F30" w14:paraId="1ECC7541" w14:textId="77777777">
      <w:r>
        <w:rPr>
          <w:rStyle w:val="CommentReference"/>
        </w:rPr>
        <w:annotationRef/>
      </w:r>
      <w:r>
        <w:rPr>
          <w:sz w:val="20"/>
          <w:szCs w:val="20"/>
        </w:rPr>
        <w:t>I am not familiar with that one, but here are also studies from Panama - see work of  Jim Dalling, Joe Wright</w:t>
      </w:r>
    </w:p>
  </w:comment>
  <w:comment w:initials="MB" w:author="Marijn Bauters" w:date="2026-09-01T13:30:00Z" w:id="404">
    <w:p w:rsidR="00070112" w:rsidP="00070112" w:rsidRDefault="00070112" w14:paraId="0AAF30D6" w14:textId="77777777">
      <w:pPr>
        <w:pStyle w:val="CommentText"/>
      </w:pPr>
      <w:r>
        <w:rPr>
          <w:rStyle w:val="CommentReference"/>
        </w:rPr>
        <w:annotationRef/>
      </w:r>
      <w:r>
        <w:t>What do you mean by this?</w:t>
      </w:r>
    </w:p>
  </w:comment>
  <w:comment w:initials="TS" w:author="Thomas Sibret" w:date="2026-08-21T12:59:00Z" w:id="413">
    <w:p w:rsidR="00A53894" w:rsidRDefault="00000000" w14:paraId="6418749D" w14:textId="50373934">
      <w:r>
        <w:annotationRef/>
      </w:r>
      <w:r w:rsidRPr="14658CAA">
        <w:t>Please increase clarity/readability here</w:t>
      </w:r>
    </w:p>
  </w:comment>
  <w:comment w:initials="TS" w:author="Thomas Sibret [2]" w:date="2026-08-24T11:24:00Z" w:id="419">
    <w:p w:rsidR="00206BD6" w:rsidP="00206BD6" w:rsidRDefault="00206BD6" w14:paraId="08F3D4AC" w14:textId="77777777">
      <w:pPr>
        <w:pStyle w:val="CommentText"/>
      </w:pPr>
      <w:r>
        <w:rPr>
          <w:rStyle w:val="CommentReference"/>
        </w:rPr>
        <w:annotationRef/>
      </w:r>
      <w:r>
        <w:t>Once you chose a journal, please check the style for referring to tables and figures. In general, I would integrate these references into the narrative, e.g., state the relevant information and add “(Table 2),” rather than using a sentence mainly to direct the reader to the table.</w:t>
      </w:r>
      <w:r>
        <w:br/>
      </w:r>
      <w:r>
        <w:br/>
      </w:r>
      <w:r>
        <w:t xml:space="preserve">same across the while manuscript </w:t>
      </w:r>
    </w:p>
  </w:comment>
  <w:comment w:initials="MB" w:author="Marijn Bauters" w:date="2026-09-01T13:30:00Z" w:id="420">
    <w:p w:rsidR="00A900AE" w:rsidP="00A900AE" w:rsidRDefault="00A900AE" w14:paraId="6A6CA57F" w14:textId="77777777">
      <w:pPr>
        <w:pStyle w:val="CommentText"/>
      </w:pPr>
      <w:r>
        <w:rPr>
          <w:rStyle w:val="CommentReference"/>
        </w:rPr>
        <w:annotationRef/>
      </w:r>
      <w:r>
        <w:t>Agreed - avoid pointer sentences - it will improve the readability of the manuscript</w:t>
      </w:r>
    </w:p>
  </w:comment>
  <w:comment w:initials="MB" w:author="Marijn Bauters" w:date="2026-09-01T13:31:00Z" w:id="425">
    <w:p w:rsidR="00A900AE" w:rsidP="00A900AE" w:rsidRDefault="00A900AE" w14:paraId="45BB77D7" w14:textId="77777777">
      <w:pPr>
        <w:pStyle w:val="CommentText"/>
      </w:pPr>
      <w:r>
        <w:rPr>
          <w:rStyle w:val="CommentReference"/>
        </w:rPr>
        <w:annotationRef/>
      </w:r>
      <w:r>
        <w:t>fix</w:t>
      </w:r>
    </w:p>
  </w:comment>
  <w:comment w:initials="MOU" w:author="SB" w:date="2026-08-01T06:35:00Z" w:id="426">
    <w:p w:rsidR="00BA5F30" w:rsidP="00E7792F" w:rsidRDefault="00BA5F30" w14:paraId="235FF0F5" w14:textId="77777777">
      <w:r>
        <w:rPr>
          <w:rStyle w:val="CommentReference"/>
        </w:rPr>
        <w:annotationRef/>
      </w:r>
      <w:r>
        <w:rPr>
          <w:sz w:val="20"/>
          <w:szCs w:val="20"/>
        </w:rPr>
        <w:t>consider sending to an appendix the details on the lab analyses</w:t>
      </w:r>
    </w:p>
  </w:comment>
  <w:comment w:initials="AP" w:author="Andrea Janine Chavez Pacheco" w:date="1900-01-01T00:00:00Z" w:id="432">
    <w:p w:rsidR="000A4C4A" w:rsidRDefault="000A4C4A" w14:paraId="4DA49628" w14:textId="77777777">
      <w:r>
        <w:annotationRef/>
      </w:r>
      <w:r w:rsidRPr="055EF09A">
        <w:t>Verify with Jurgen</w:t>
      </w:r>
    </w:p>
  </w:comment>
  <w:comment w:initials="MB" w:author="Marijn Bauters" w:date="2026-09-01T13:32:00Z" w:id="440">
    <w:p w:rsidR="000A4C4A" w:rsidP="000A4C4A" w:rsidRDefault="000A4C4A" w14:paraId="1F501F6E" w14:textId="77777777">
      <w:pPr>
        <w:pStyle w:val="CommentText"/>
      </w:pPr>
      <w:r>
        <w:rPr>
          <w:rStyle w:val="CommentReference"/>
        </w:rPr>
        <w:annotationRef/>
      </w:r>
      <w:r>
        <w:t>One more line of explanation on how to interpret mass vs area based would be good here</w:t>
      </w:r>
    </w:p>
  </w:comment>
  <w:comment w:initials="TS" w:author="Thomas Sibret [2]" w:date="2026-08-24T11:29:00Z" w:id="444">
    <w:p w:rsidR="0009749D" w:rsidP="0009749D" w:rsidRDefault="0009749D" w14:paraId="6428CB4F" w14:textId="77777777">
      <w:pPr>
        <w:pStyle w:val="CommentText"/>
      </w:pPr>
      <w:r>
        <w:rPr>
          <w:rStyle w:val="CommentReference"/>
        </w:rPr>
        <w:annotationRef/>
      </w:r>
      <w:r>
        <w:t>Would include a introducing sentence on why you perform alpha-cellulose extraction.</w:t>
      </w:r>
      <w:r>
        <w:br/>
      </w:r>
      <w:r>
        <w:br/>
      </w:r>
      <w:r>
        <w:t>e.g.:</w:t>
      </w:r>
      <w:r>
        <w:br/>
      </w:r>
      <w:r>
        <w:t>“</w:t>
      </w:r>
      <w:r>
        <w:rPr>
          <w:lang w:val="el-GR"/>
        </w:rPr>
        <w:t xml:space="preserve">To ensure chemical consistency among samples and reduce potential variation from labile compounds, </w:t>
      </w:r>
      <w:r>
        <w:t>α</w:t>
      </w:r>
      <w:r>
        <w:rPr>
          <w:lang w:val="el-GR"/>
        </w:rPr>
        <w:t>-cellulose was extracted ...</w:t>
      </w:r>
      <w:r>
        <w:t xml:space="preserve"> “</w:t>
      </w:r>
    </w:p>
  </w:comment>
  <w:comment w:initials="TS" w:author="Thomas Sibret [2]" w:date="2026-08-24T11:32:00Z" w:id="467">
    <w:p w:rsidR="00EC29C4" w:rsidP="00EC29C4" w:rsidRDefault="00EC29C4" w14:paraId="64F531F6" w14:textId="77777777">
      <w:pPr>
        <w:pStyle w:val="CommentText"/>
      </w:pPr>
      <w:r>
        <w:rPr>
          <w:rStyle w:val="CommentReference"/>
        </w:rPr>
        <w:annotationRef/>
      </w:r>
      <w:r>
        <w:t>Define Ci and Cair.</w:t>
      </w:r>
      <w:r>
        <w:br/>
      </w:r>
      <w:r>
        <w:t xml:space="preserve">Btw, why Ci? Ci mostly refers to intercellular CO2 concentration. For leaf d13C mostly the term 13Cp (p from plant/plant material) is used. </w:t>
      </w:r>
    </w:p>
  </w:comment>
  <w:comment w:initials="TS" w:author="Thomas Sibret [2]" w:date="2026-08-24T11:34:00Z" w:id="468">
    <w:p w:rsidR="00EC787C" w:rsidP="00EC787C" w:rsidRDefault="00EC787C" w14:paraId="101A01E3" w14:textId="77777777">
      <w:pPr>
        <w:pStyle w:val="CommentText"/>
      </w:pPr>
      <w:r>
        <w:rPr>
          <w:rStyle w:val="CommentReference"/>
        </w:rPr>
        <w:annotationRef/>
      </w:r>
      <w:r>
        <w:t>And indeed a bit lower you define Ci as:</w:t>
      </w:r>
      <w:r>
        <w:br/>
      </w:r>
      <w:r>
        <w:rPr>
          <w:lang w:val="en-GB"/>
        </w:rPr>
        <w:t>regulate  CO₂ concentration in the stomatal cavity (</w:t>
      </w:r>
      <w:r>
        <w:rPr>
          <w:i/>
          <w:iCs/>
          <w:lang w:val="en-GB"/>
        </w:rPr>
        <w:t>C</w:t>
      </w:r>
      <w:r>
        <w:rPr>
          <w:i/>
          <w:iCs/>
          <w:lang w:val="es-MX"/>
        </w:rPr>
        <w:t>ᵢ</w:t>
      </w:r>
      <w:r>
        <w:rPr>
          <w:lang w:val="en-GB"/>
        </w:rPr>
        <w:t xml:space="preserve">), </w:t>
      </w:r>
      <w:r>
        <w:rPr>
          <w:lang w:val="en-GB"/>
        </w:rPr>
        <w:br/>
      </w:r>
      <w:r>
        <w:rPr>
          <w:lang w:val="en-GB"/>
        </w:rPr>
        <w:br/>
      </w:r>
      <w:r>
        <w:rPr>
          <w:lang w:val="en-GB"/>
        </w:rPr>
        <w:t xml:space="preserve">While the term here is not the same. So I would definitely use another “symbol” </w:t>
      </w:r>
    </w:p>
  </w:comment>
  <w:comment w:initials="AP" w:author="Andrea Chavez Pacheco" w:date="2026-07-15T23:18:00Z" w:id="537">
    <w:p w:rsidR="00BA5F30" w:rsidRDefault="00BA5F30" w14:paraId="0B76B12F" w14:textId="12603ABB">
      <w:r>
        <w:annotationRef/>
      </w:r>
      <w:r w:rsidRPr="4B662503">
        <w:t>Mention a bit the protocol for atmospheric flasks</w:t>
      </w:r>
    </w:p>
  </w:comment>
  <w:comment w:initials="MOU" w:author="SB" w:date="2026-08-01T06:44:00Z" w:id="540">
    <w:p w:rsidR="00BA5F30" w:rsidP="00304A22" w:rsidRDefault="00BA5F30" w14:paraId="44EA426A" w14:textId="77777777">
      <w:r>
        <w:rPr>
          <w:rStyle w:val="CommentReference"/>
        </w:rPr>
        <w:annotationRef/>
      </w:r>
      <w:r>
        <w:rPr>
          <w:sz w:val="20"/>
          <w:szCs w:val="20"/>
        </w:rPr>
        <w:t xml:space="preserve">this part could be more straightforward. E.g., For each of the six species, we fitted linear mixed models predicting xx, xxx and xx as a function of N and P addition, and of random effects.  </w:t>
      </w:r>
    </w:p>
  </w:comment>
  <w:comment w:initials="MOU" w:author="SB" w:date="2026-08-01T06:50:00Z" w:id="545">
    <w:p w:rsidR="00BA5F30" w:rsidP="0047389E" w:rsidRDefault="00BA5F30" w14:paraId="39CF0A5C" w14:textId="77777777">
      <w:r>
        <w:rPr>
          <w:rStyle w:val="CommentReference"/>
        </w:rPr>
        <w:annotationRef/>
      </w:r>
      <w:r>
        <w:rPr>
          <w:sz w:val="20"/>
          <w:szCs w:val="20"/>
        </w:rPr>
        <w:t>Consider: We used likelihood ratio tests (fitted with a Maximum Likelihood) to compare multiplicative (N x P) and additive (N+P) effects of nutrient addition.</w:t>
      </w:r>
    </w:p>
  </w:comment>
  <w:comment w:initials="AP" w:author="Andrea Chavez Pacheco" w:date="2026-08-17T23:07:00Z" w:id="544">
    <w:p w:rsidR="00A53894" w:rsidRDefault="00000000" w14:paraId="3BF60932" w14:textId="416915DC">
      <w:r>
        <w:annotationRef/>
      </w:r>
      <w:r w:rsidRPr="0FA6672D">
        <w:t>ASK Marijn and Thomas.</w:t>
      </w:r>
    </w:p>
  </w:comment>
  <w:comment w:initials="MOU" w:author="SB" w:date="2026-08-01T07:09:00Z" w:id="550">
    <w:p w:rsidR="00BA5F30" w:rsidP="00C80920" w:rsidRDefault="00BA5F30" w14:paraId="1DD638AE" w14:textId="77777777">
      <w:r>
        <w:rPr>
          <w:rStyle w:val="CommentReference"/>
        </w:rPr>
        <w:annotationRef/>
      </w:r>
      <w:r>
        <w:rPr>
          <w:sz w:val="20"/>
          <w:szCs w:val="20"/>
        </w:rPr>
        <w:t>maybe present this as first paragraph in the statistical analyses? it seems more general that the lmm.</w:t>
      </w:r>
    </w:p>
  </w:comment>
  <w:comment w:initials="MOU" w:author="SB" w:date="2026-08-01T07:10:00Z" w:id="551">
    <w:p w:rsidR="00BA5F30" w:rsidP="000F73E5" w:rsidRDefault="00BA5F30" w14:paraId="43789E44" w14:textId="77777777">
      <w:r>
        <w:rPr>
          <w:rStyle w:val="CommentReference"/>
        </w:rPr>
        <w:annotationRef/>
      </w:r>
      <w:r>
        <w:rPr>
          <w:sz w:val="20"/>
          <w:szCs w:val="20"/>
        </w:rPr>
        <w:t>how does these analyses connect to your hypotheses?</w:t>
      </w:r>
    </w:p>
  </w:comment>
  <w:comment w:initials="MOU" w:author="SB" w:date="2026-08-01T06:58:00Z" w:id="556">
    <w:p w:rsidR="00BA5F30" w:rsidP="0047389E" w:rsidRDefault="00BA5F30" w14:paraId="242F20DD" w14:textId="77777777">
      <w:r>
        <w:rPr>
          <w:rStyle w:val="CommentReference"/>
        </w:rPr>
        <w:annotationRef/>
      </w:r>
      <w:r>
        <w:rPr>
          <w:sz w:val="20"/>
          <w:szCs w:val="20"/>
        </w:rPr>
        <w:t>this is a great sentence to begin the discussion section!</w:t>
      </w:r>
    </w:p>
  </w:comment>
  <w:comment w:initials="MB" w:author="Marijn Bauters" w:date="2026-09-01T13:49:00Z" w:id="563">
    <w:p w:rsidR="004D1A76" w:rsidP="004D1A76" w:rsidRDefault="004D1A76" w14:paraId="32A5E8C0" w14:textId="77777777">
      <w:pPr>
        <w:pStyle w:val="CommentText"/>
      </w:pPr>
      <w:r>
        <w:rPr>
          <w:rStyle w:val="CommentReference"/>
        </w:rPr>
        <w:annotationRef/>
      </w:r>
      <w:r>
        <w:t>In general, these result section could be shortened a bit I think</w:t>
      </w:r>
    </w:p>
  </w:comment>
  <w:comment w:initials="MLTB" w:author="Mila Lucia Torres Baez" w:date="2026-08-02T17:12:00Z" w:id="564">
    <w:p w:rsidR="00BA5F30" w:rsidP="00CF0B44" w:rsidRDefault="00BA5F30" w14:paraId="03758864" w14:textId="77777777">
      <w:r>
        <w:rPr>
          <w:rStyle w:val="CommentReference"/>
        </w:rPr>
        <w:annotationRef/>
      </w:r>
      <w:r>
        <w:rPr>
          <w:sz w:val="20"/>
          <w:szCs w:val="20"/>
        </w:rPr>
        <w:t xml:space="preserve">I suggest presenting all the results related to baseline nutrient concentrations in a table. In the text, only leave the interpretation. I think the info is in the Supplementary tables, that I cannot access to at the moment   </w:t>
      </w:r>
    </w:p>
  </w:comment>
  <w:comment w:initials="MB" w:author="Marijn Bauters" w:date="2026-09-01T13:43:00Z" w:id="565">
    <w:p w:rsidR="00D90D9E" w:rsidP="00D90D9E" w:rsidRDefault="00D90D9E" w14:paraId="76C884C8" w14:textId="77777777">
      <w:pPr>
        <w:pStyle w:val="CommentText"/>
      </w:pPr>
      <w:r>
        <w:rPr>
          <w:rStyle w:val="CommentReference"/>
        </w:rPr>
        <w:annotationRef/>
      </w:r>
      <w:r>
        <w:t>unclear</w:t>
      </w:r>
    </w:p>
  </w:comment>
  <w:comment w:initials="MB" w:author="Marijn Bauters" w:date="2026-09-01T13:44:00Z" w:id="567">
    <w:p w:rsidR="00D90D9E" w:rsidP="00D90D9E" w:rsidRDefault="00D90D9E" w14:paraId="4FF75374" w14:textId="77777777">
      <w:pPr>
        <w:pStyle w:val="CommentText"/>
      </w:pPr>
      <w:r>
        <w:rPr>
          <w:rStyle w:val="CommentReference"/>
        </w:rPr>
        <w:annotationRef/>
      </w:r>
      <w:r>
        <w:t>But with these amount of samples, we could even consider alpha 0.1..</w:t>
      </w:r>
    </w:p>
  </w:comment>
  <w:comment w:initials="MB" w:author="Marijn Bauters" w:date="2026-09-01T13:44:00Z" w:id="568">
    <w:p w:rsidR="00D90D9E" w:rsidP="00D90D9E" w:rsidRDefault="00D90D9E" w14:paraId="57274FAB" w14:textId="77777777">
      <w:pPr>
        <w:pStyle w:val="CommentText"/>
      </w:pPr>
      <w:r>
        <w:rPr>
          <w:rStyle w:val="CommentReference"/>
        </w:rPr>
        <w:annotationRef/>
      </w:r>
      <w:r>
        <w:t>So I would say this is marginally significant in fact</w:t>
      </w:r>
    </w:p>
  </w:comment>
  <w:comment w:initials="MB" w:author="Marijn Bauters" w:date="2026-09-01T13:44:00Z" w:id="569">
    <w:p w:rsidR="00D90D9E" w:rsidP="00D90D9E" w:rsidRDefault="00D90D9E" w14:paraId="50B80FEA" w14:textId="77777777">
      <w:pPr>
        <w:pStyle w:val="CommentText"/>
      </w:pPr>
      <w:r>
        <w:rPr>
          <w:rStyle w:val="CommentReference"/>
        </w:rPr>
        <w:annotationRef/>
      </w:r>
      <w:r>
        <w:t>That is irrelevant here and no need to repeat methods here for readability</w:t>
      </w:r>
    </w:p>
  </w:comment>
  <w:comment w:initials="MLTB" w:author="Mila Lucia Torres Baez" w:date="2026-08-02T17:17:00Z" w:id="572">
    <w:p w:rsidR="00BA5F30" w:rsidP="00CF0B44" w:rsidRDefault="00BA5F30" w14:paraId="24B3F9DE" w14:textId="7C70D947">
      <w:r>
        <w:rPr>
          <w:rStyle w:val="CommentReference"/>
        </w:rPr>
        <w:annotationRef/>
      </w:r>
      <w:r>
        <w:rPr>
          <w:sz w:val="20"/>
          <w:szCs w:val="20"/>
        </w:rPr>
        <w:t>This is a good sentence to begin the first paragraph of this part of the results</w:t>
      </w:r>
    </w:p>
  </w:comment>
  <w:comment w:initials="TS" w:author="Thomas Sibret [2]" w:date="2026-08-24T11:43:00Z" w:id="574">
    <w:p w:rsidR="000C05FE" w:rsidP="000C05FE" w:rsidRDefault="005F73D8" w14:paraId="35FFC940" w14:textId="77777777">
      <w:pPr>
        <w:pStyle w:val="CommentText"/>
      </w:pPr>
      <w:r>
        <w:rPr>
          <w:rStyle w:val="CommentReference"/>
        </w:rPr>
        <w:annotationRef/>
      </w:r>
      <w:r w:rsidR="000C05FE">
        <w:t>-Complete Legend (N+P missing)</w:t>
      </w:r>
      <w:r w:rsidR="000C05FE">
        <w:br/>
      </w:r>
      <w:r w:rsidR="000C05FE">
        <w:t>-Not sure X-axis labels are needed if you have the legend or at least not for each row (once at the bottom would be enough and make the Figure “lighter”)</w:t>
      </w:r>
      <w:r w:rsidR="000C05FE">
        <w:br/>
      </w:r>
      <w:r w:rsidR="000C05FE">
        <w:t>-Could add numbers or letters to your subplots for easier ref in text? (Some journals request it)</w:t>
      </w:r>
      <w:r w:rsidR="000C05FE">
        <w:br/>
      </w:r>
      <w:r w:rsidR="000C05FE">
        <w:br/>
      </w:r>
      <w:r w:rsidR="000C05FE">
        <w:br/>
      </w:r>
      <w:r w:rsidR="000C05FE">
        <w:t>We can still discuss on how to improve this figure but for the moment this seems more like a Supp figure to me and I would rather keep the model as main result as it is hard to get a direct clear message out of this figure.</w:t>
      </w:r>
    </w:p>
  </w:comment>
  <w:comment w:initials="TS" w:author="Thomas Sibret [2]" w:date="2026-08-24T11:51:00Z" w:id="575">
    <w:p w:rsidR="00EC6E54" w:rsidP="00EC6E54" w:rsidRDefault="00EC6E54" w14:paraId="0F032FF3" w14:textId="77777777">
      <w:pPr>
        <w:pStyle w:val="CommentText"/>
      </w:pPr>
      <w:r>
        <w:rPr>
          <w:rStyle w:val="CommentReference"/>
        </w:rPr>
        <w:annotationRef/>
      </w:r>
      <w:r>
        <w:t>But indeed we therefore need to get your model structure first</w:t>
      </w:r>
    </w:p>
  </w:comment>
  <w:comment w:initials="TS" w:author="Thomas Sibret [2]" w:date="2026-08-24T12:19:00Z" w:id="573">
    <w:p w:rsidR="00503283" w:rsidP="00503283" w:rsidRDefault="00737FC5" w14:paraId="1D647D08" w14:textId="77777777">
      <w:pPr>
        <w:pStyle w:val="CommentText"/>
      </w:pPr>
      <w:r>
        <w:rPr>
          <w:rStyle w:val="CommentReference"/>
        </w:rPr>
        <w:annotationRef/>
      </w:r>
      <w:r w:rsidR="00503283">
        <w:t>Please check the significance symbols.</w:t>
      </w:r>
      <w:r w:rsidR="00503283">
        <w:br/>
      </w:r>
      <w:r w:rsidR="00503283">
        <w:t xml:space="preserve">These represent the significant treatment effect difference from Control right? </w:t>
      </w:r>
      <w:r w:rsidR="00503283">
        <w:br/>
      </w:r>
      <w:r w:rsidR="00503283">
        <w:t>Some look strange so worth a double-check.</w:t>
      </w:r>
      <w:r w:rsidR="00503283">
        <w:br/>
      </w:r>
      <w:r w:rsidR="00503283">
        <w:br/>
      </w:r>
      <w:r w:rsidR="00503283">
        <w:t>Example:</w:t>
      </w:r>
      <w:r w:rsidR="00503283">
        <w:br/>
      </w:r>
      <w:r w:rsidR="00503283">
        <w:t>Log LPC for C. racemosa; the P treatment is significantly different from C but N+P aint. This seems strange given P and N+P have the same average but N+P has smaller SE.</w:t>
      </w:r>
      <w:r w:rsidR="00503283">
        <w:br/>
      </w:r>
      <w:r w:rsidR="00503283">
        <w:t xml:space="preserve">This is possible with the sample sizes but surely worth double-checking </w:t>
      </w:r>
      <w:r w:rsidR="00503283">
        <w:br/>
      </w:r>
      <w:r w:rsidR="00503283">
        <w:br/>
      </w:r>
      <w:r w:rsidR="00503283">
        <w:t>(Similar for:</w:t>
      </w:r>
      <w:r w:rsidR="00503283">
        <w:br/>
      </w:r>
      <w:r w:rsidR="00503283">
        <w:t xml:space="preserve">C racemosa x log LNC «N+P»  </w:t>
      </w:r>
    </w:p>
    <w:p w:rsidR="00503283" w:rsidP="00503283" w:rsidRDefault="00503283" w14:paraId="2F3801A8" w14:textId="77777777">
      <w:pPr>
        <w:pStyle w:val="CommentText"/>
      </w:pPr>
      <w:r>
        <w:t xml:space="preserve">C racemosa x SLA «N+P»  </w:t>
      </w:r>
      <w:r>
        <w:br/>
      </w:r>
      <w:r>
        <w:t>A. Lojaenses x logLPC  «N+P</w:t>
      </w:r>
      <w:r>
        <w:br/>
      </w:r>
      <w:r>
        <w:t>...</w:t>
      </w:r>
    </w:p>
  </w:comment>
  <w:comment w:initials="MLTB" w:author="Mila Lucia Torres Baez" w:date="2026-08-02T17:26:00Z" w:id="577">
    <w:p w:rsidR="00BA5F30" w:rsidP="00D1547C" w:rsidRDefault="00BA5F30" w14:paraId="12194935" w14:textId="77777777">
      <w:r>
        <w:rPr>
          <w:rStyle w:val="CommentReference"/>
        </w:rPr>
        <w:annotationRef/>
      </w:r>
      <w:r>
        <w:rPr>
          <w:sz w:val="20"/>
          <w:szCs w:val="20"/>
        </w:rPr>
        <w:t>The introduction should have some info about variation in iWUE along elevational gradients (sorry if I am missing it)</w:t>
      </w:r>
    </w:p>
  </w:comment>
  <w:comment w:initials="TS" w:author="Thomas Sibret [2]" w:date="2026-08-24T11:46:00Z" w:id="578">
    <w:p w:rsidR="00D57F6E" w:rsidP="00D57F6E" w:rsidRDefault="00D57F6E" w14:paraId="1F649F84" w14:textId="5868347E">
      <w:pPr>
        <w:pStyle w:val="CommentText"/>
      </w:pPr>
      <w:r>
        <w:rPr>
          <w:rStyle w:val="CommentReference"/>
        </w:rPr>
        <w:annotationRef/>
      </w:r>
      <w:r>
        <w:t xml:space="preserve">Agree. And if it is hard to find studies directly addressing variation in iWUE along elevational gradients, there is literature on the influence of VPD on iWUE. Given that VPD also varies strongly with elevation, this could provide a basis for discussing the expected variation in iWUE along the gradient. </w:t>
      </w:r>
    </w:p>
  </w:comment>
  <w:comment w:initials="MB" w:author="Marijn Bauters" w:date="2026-09-01T13:50:00Z" w:id="581">
    <w:p w:rsidR="006F3D22" w:rsidP="006F3D22" w:rsidRDefault="006F3D22" w14:paraId="65D75A8C" w14:textId="77777777">
      <w:pPr>
        <w:pStyle w:val="CommentText"/>
      </w:pPr>
      <w:r>
        <w:rPr>
          <w:rStyle w:val="CommentReference"/>
        </w:rPr>
        <w:annotationRef/>
      </w:r>
      <w:r>
        <w:t>rephrase</w:t>
      </w:r>
    </w:p>
  </w:comment>
  <w:comment w:initials="MB" w:author="Marijn Bauters" w:date="2026-09-01T13:51:00Z" w:id="580">
    <w:p w:rsidR="006F3D22" w:rsidP="006F3D22" w:rsidRDefault="006F3D22" w14:paraId="3BC4DB90" w14:textId="77777777">
      <w:pPr>
        <w:pStyle w:val="CommentText"/>
      </w:pPr>
      <w:r>
        <w:rPr>
          <w:rStyle w:val="CommentReference"/>
        </w:rPr>
        <w:annotationRef/>
      </w:r>
      <w:r>
        <w:t>This is typically a sentence that can be much shorter I think.</w:t>
      </w:r>
    </w:p>
  </w:comment>
  <w:comment w:initials="MB" w:author="Marijn Bauters" w:date="2026-09-01T13:51:00Z" w:id="585">
    <w:p w:rsidR="007478B5" w:rsidP="007478B5" w:rsidRDefault="007478B5" w14:paraId="3D03CD29" w14:textId="77777777">
      <w:pPr>
        <w:pStyle w:val="CommentText"/>
      </w:pPr>
      <w:r>
        <w:rPr>
          <w:rStyle w:val="CommentReference"/>
        </w:rPr>
        <w:annotationRef/>
      </w:r>
      <w:r>
        <w:t>It’s not a physiological trend that is responding..</w:t>
      </w:r>
    </w:p>
  </w:comment>
  <w:comment w:initials="MB" w:author="Marijn Bauters" w:date="2026-09-01T13:52:00Z" w:id="586">
    <w:p w:rsidR="0057205A" w:rsidP="0057205A" w:rsidRDefault="0057205A" w14:paraId="1660CA58" w14:textId="77777777">
      <w:pPr>
        <w:pStyle w:val="CommentText"/>
      </w:pPr>
      <w:r>
        <w:rPr>
          <w:rStyle w:val="CommentReference"/>
        </w:rPr>
        <w:annotationRef/>
      </w:r>
      <w:r>
        <w:t>Also here, don’t waste too much space communicating changes that are not significant</w:t>
      </w:r>
    </w:p>
  </w:comment>
  <w:comment w:initials="MLTB" w:author="Mila Lucia Torres Baez" w:date="2026-08-02T17:27:00Z" w:id="587">
    <w:p w:rsidR="00BA5F30" w:rsidP="00D1547C" w:rsidRDefault="00BA5F30" w14:paraId="537752CA" w14:textId="77777777">
      <w:r>
        <w:rPr>
          <w:rStyle w:val="CommentReference"/>
        </w:rPr>
        <w:annotationRef/>
      </w:r>
      <w:r>
        <w:rPr>
          <w:sz w:val="20"/>
          <w:szCs w:val="20"/>
        </w:rPr>
        <w:t>for the discussion</w:t>
      </w:r>
    </w:p>
  </w:comment>
  <w:comment w:initials="MLTB" w:author="Mila Lucia Torres Baez" w:date="2026-08-02T17:31:00Z" w:id="588">
    <w:p w:rsidR="00BA5F30" w:rsidP="001F3428" w:rsidRDefault="00BA5F30" w14:paraId="61AB9143" w14:textId="77777777">
      <w:r>
        <w:rPr>
          <w:rStyle w:val="CommentReference"/>
        </w:rPr>
        <w:annotationRef/>
      </w:r>
      <w:r>
        <w:rPr>
          <w:sz w:val="20"/>
          <w:szCs w:val="20"/>
        </w:rPr>
        <w:t>these results seem very interesting, maybe consider adding a graph in the main text?</w:t>
      </w:r>
    </w:p>
  </w:comment>
  <w:comment w:initials="MB" w:author="Marijn Bauters" w:date="2026-09-01T13:54:00Z" w:id="589">
    <w:p w:rsidR="00CD38C7" w:rsidP="00CD38C7" w:rsidRDefault="00CD38C7" w14:paraId="61A5A640" w14:textId="77777777">
      <w:pPr>
        <w:pStyle w:val="CommentText"/>
      </w:pPr>
      <w:r>
        <w:rPr>
          <w:rStyle w:val="CommentReference"/>
        </w:rPr>
        <w:annotationRef/>
      </w:r>
      <w:r>
        <w:t>This is discussion, not results</w:t>
      </w:r>
    </w:p>
  </w:comment>
  <w:comment w:initials="MLTB" w:author="Mila Lucia Torres Baez" w:date="2026-08-02T17:30:00Z" w:id="590">
    <w:p w:rsidR="00BA5F30" w:rsidP="00B93CB9" w:rsidRDefault="00BA5F30" w14:paraId="7DE29F55" w14:textId="77777777">
      <w:r>
        <w:rPr>
          <w:rStyle w:val="CommentReference"/>
        </w:rPr>
        <w:annotationRef/>
      </w:r>
      <w:r>
        <w:rPr>
          <w:sz w:val="20"/>
          <w:szCs w:val="20"/>
        </w:rPr>
        <w:t>para la discussión</w:t>
      </w:r>
    </w:p>
  </w:comment>
  <w:comment w:initials="TS" w:author="Thomas Sibret [2]" w:date="2026-08-24T11:58:00Z" w:id="591">
    <w:p w:rsidR="0033719C" w:rsidP="0033719C" w:rsidRDefault="0033719C" w14:paraId="5AC4FAA3" w14:textId="77777777">
      <w:pPr>
        <w:pStyle w:val="CommentText"/>
      </w:pPr>
      <w:r>
        <w:rPr>
          <w:rStyle w:val="CommentReference"/>
        </w:rPr>
        <w:annotationRef/>
      </w:r>
      <w:r>
        <w:t>Is this like an abstract of your discussion?</w:t>
      </w:r>
      <w:r>
        <w:br/>
      </w:r>
      <w:r>
        <w:t>It is nice to have an overview of your results but ain’t this rather your Conclusion section?</w:t>
      </w:r>
    </w:p>
  </w:comment>
  <w:comment w:initials="MB" w:author="Marijn Bauters" w:date="2026-09-01T13:57:00Z" w:id="592">
    <w:p w:rsidR="001B6FC3" w:rsidP="001B6FC3" w:rsidRDefault="001B6FC3" w14:paraId="76BF3554" w14:textId="77777777">
      <w:pPr>
        <w:pStyle w:val="CommentText"/>
      </w:pPr>
      <w:r>
        <w:rPr>
          <w:rStyle w:val="CommentReference"/>
        </w:rPr>
        <w:annotationRef/>
      </w:r>
      <w:r>
        <w:t>We might also conclude that the ecophysiological plasticity within species is rathered fixed, and that potential ecosystem-level changes in ecosystem-level iWUE might still show through species turnover!</w:t>
      </w:r>
    </w:p>
  </w:comment>
  <w:comment w:initials="MB" w:author="Marijn Bauters" w:date="2026-09-01T13:58:00Z" w:id="593">
    <w:p w:rsidR="001B6FC3" w:rsidP="001B6FC3" w:rsidRDefault="001B6FC3" w14:paraId="7423F818" w14:textId="77777777">
      <w:pPr>
        <w:pStyle w:val="CommentText"/>
      </w:pPr>
      <w:r>
        <w:rPr>
          <w:rStyle w:val="CommentReference"/>
        </w:rPr>
        <w:annotationRef/>
      </w:r>
      <w:r>
        <w:t>We see something similar in a nutrient addition experiment in Uganda (but there we worked on nutrient resporption with David: Species stick to their strategies, even if they are subjected to rather big nutrient additions!)</w:t>
      </w:r>
    </w:p>
  </w:comment>
  <w:comment w:initials="TS" w:author="Thomas Sibret [2]" w:date="2026-08-24T12:01:00Z" w:id="595">
    <w:p w:rsidR="00FE2EC4" w:rsidP="00FE2EC4" w:rsidRDefault="00FE2EC4" w14:paraId="382F92EF" w14:textId="77777777">
      <w:pPr>
        <w:pStyle w:val="CommentText"/>
      </w:pPr>
      <w:r>
        <w:rPr>
          <w:rStyle w:val="CommentReference"/>
        </w:rPr>
        <w:annotationRef/>
      </w:r>
      <w:r>
        <w:t>To keep a logical order/story-line (and like the “title” also structures) and to also follow the order of your research questions, I would first start with stating how nutrient addition impacted leaf nutrient composition.</w:t>
      </w:r>
      <w:r>
        <w:br/>
      </w:r>
      <w:r>
        <w:t>Now you directly dive into the effect of nutrient addition’s effect on iWUE</w:t>
      </w:r>
    </w:p>
  </w:comment>
  <w:comment w:initials="TS" w:author="Thomas Sibret [2]" w:date="2026-08-24T12:04:00Z" w:id="610">
    <w:p w:rsidR="00741010" w:rsidP="00741010" w:rsidRDefault="00741010" w14:paraId="65310199" w14:textId="77777777">
      <w:pPr>
        <w:pStyle w:val="CommentText"/>
      </w:pPr>
      <w:r>
        <w:rPr>
          <w:rStyle w:val="CommentReference"/>
        </w:rPr>
        <w:annotationRef/>
      </w:r>
      <w:r>
        <w:t>This should be your start! It start with a broader picture and answers directly your first research question before diving deeper.</w:t>
      </w:r>
      <w:r>
        <w:br/>
      </w:r>
      <w:r>
        <w:t>The two paragraph above, I would put under this one and to my opinion this would already be a nice and clear discussion section.</w:t>
      </w:r>
    </w:p>
  </w:comment>
  <w:comment w:initials="TS" w:author="Thomas Sibret [2]" w:date="2026-08-24T12:09:00Z" w:id="621">
    <w:p w:rsidR="00C87091" w:rsidP="00C87091" w:rsidRDefault="000D0C35" w14:paraId="37133340" w14:textId="77777777">
      <w:pPr>
        <w:pStyle w:val="CommentText"/>
      </w:pPr>
      <w:r>
        <w:rPr>
          <w:rStyle w:val="CommentReference"/>
        </w:rPr>
        <w:annotationRef/>
      </w:r>
      <w:r w:rsidR="00C87091">
        <w:t>Good to support the interpretation with your actual results. Where possible, also refer directly to the relevant figure or table (e.g., Fig. X; Table X) that supports the statement.</w:t>
      </w:r>
      <w:r w:rsidR="00C87091">
        <w:br/>
      </w:r>
      <w:r w:rsidR="00C87091">
        <w:t>Where possible, you could even add quantitative statements in your Discussion to further strengthen your message. E.g. even leading to a 5-fold increase in M sp. Nov (Figure 1 (panel X))</w:t>
      </w:r>
    </w:p>
  </w:comment>
  <w:comment w:initials="TS" w:author="Thomas Sibret [2]" w:date="2026-08-24T12:13:00Z" w:id="631">
    <w:p w:rsidR="00904DDA" w:rsidP="00904DDA" w:rsidRDefault="00904DDA" w14:paraId="1730CFAC" w14:textId="01CF912F">
      <w:pPr>
        <w:pStyle w:val="CommentText"/>
      </w:pPr>
      <w:r>
        <w:rPr>
          <w:rStyle w:val="CommentReference"/>
        </w:rPr>
        <w:annotationRef/>
      </w:r>
      <w:r>
        <w:t>But in your data I do not see higher leafN in N+P treatment compared to N treatment (even lower). Or am I misunderstanding the statement?</w:t>
      </w:r>
    </w:p>
  </w:comment>
  <w:comment w:initials="MB" w:author="Marijn Bauters" w:date="2026-09-01T14:01:00Z" w:id="637">
    <w:p w:rsidR="00FC0200" w:rsidP="00FC0200" w:rsidRDefault="00FC0200" w14:paraId="7D2F8AF8" w14:textId="77777777">
      <w:pPr>
        <w:pStyle w:val="CommentText"/>
      </w:pPr>
      <w:r>
        <w:rPr>
          <w:rStyle w:val="CommentReference"/>
        </w:rPr>
        <w:annotationRef/>
      </w:r>
      <w:r>
        <w:t>This is unclear to me and needs rephrasing</w:t>
      </w:r>
    </w:p>
  </w:comment>
  <w:comment w:initials="MB" w:author="Marijn Bauters" w:date="2026-09-01T14:02:00Z" w:id="647">
    <w:p w:rsidR="004B54CA" w:rsidP="004B54CA" w:rsidRDefault="004B54CA" w14:paraId="53CB0DA8" w14:textId="77777777">
      <w:pPr>
        <w:pStyle w:val="CommentText"/>
      </w:pPr>
      <w:r>
        <w:rPr>
          <w:rStyle w:val="CommentReference"/>
        </w:rPr>
        <w:annotationRef/>
      </w:r>
      <w:r>
        <w:t>So where I deleted it in the intro - if you bring it here, you don’t really need it up there. Better to keep the intro focused!</w:t>
      </w:r>
    </w:p>
  </w:comment>
  <w:comment w:initials="MB" w:author="Marijn Bauters" w:date="2026-09-01T14:02:00Z" w:id="649">
    <w:p w:rsidR="004B54CA" w:rsidP="004B54CA" w:rsidRDefault="004B54CA" w14:paraId="157ED67D" w14:textId="77777777">
      <w:pPr>
        <w:pStyle w:val="CommentText"/>
      </w:pPr>
      <w:r>
        <w:rPr>
          <w:rStyle w:val="CommentReference"/>
        </w:rPr>
        <w:annotationRef/>
      </w:r>
      <w:r>
        <w:t>You refer to N and P uptake, but we did not really measure uptake - we measure the leaf nutrients..</w:t>
      </w:r>
    </w:p>
  </w:comment>
  <w:comment w:initials="TS" w:author="Thomas Sibret [2]" w:date="2026-08-24T12:24:00Z" w:id="680">
    <w:p w:rsidR="00B80453" w:rsidP="00B80453" w:rsidRDefault="00121116" w14:paraId="0082C025" w14:textId="77777777">
      <w:pPr>
        <w:pStyle w:val="CommentText"/>
      </w:pPr>
      <w:r>
        <w:rPr>
          <w:rStyle w:val="CommentReference"/>
        </w:rPr>
        <w:annotationRef/>
      </w:r>
      <w:r w:rsidR="00B80453">
        <w:t>Something off here. Likewise?</w:t>
      </w:r>
    </w:p>
  </w:comment>
  <w:comment w:initials="TS" w:author="Thomas Sibret [2]" w:date="2026-08-24T12:26:00Z" w:id="689">
    <w:p w:rsidR="003F574F" w:rsidP="003F574F" w:rsidRDefault="00D21FDE" w14:paraId="28EA939C" w14:textId="77777777">
      <w:pPr>
        <w:pStyle w:val="CommentText"/>
      </w:pPr>
      <w:r>
        <w:rPr>
          <w:rStyle w:val="CommentReference"/>
        </w:rPr>
        <w:annotationRef/>
      </w:r>
      <w:r w:rsidR="003F574F">
        <w:t xml:space="preserve">With what? Above you give 8 references that indicate a clear effect of nutrient addition on leaf morphological traits (and one “likewise” that shows the opposite). And your results shows no clear effect. </w:t>
      </w:r>
      <w:r w:rsidR="003F574F">
        <w:br/>
      </w:r>
    </w:p>
  </w:comment>
  <w:comment w:initials="MB" w:author="Marijn Bauters" w:date="2026-09-01T14:04:00Z" w:id="677">
    <w:p w:rsidR="00B109DE" w:rsidP="00B109DE" w:rsidRDefault="00B109DE" w14:paraId="433ED464" w14:textId="77777777">
      <w:pPr>
        <w:pStyle w:val="CommentText"/>
      </w:pPr>
      <w:r>
        <w:rPr>
          <w:rStyle w:val="CommentReference"/>
        </w:rPr>
        <w:annotationRef/>
      </w:r>
      <w:r>
        <w:t>Could you make sure the font type and size is consistent throughout the text, as well as the interlinie?</w:t>
      </w:r>
    </w:p>
  </w:comment>
  <w:comment w:initials="TS" w:author="Thomas Sibret [2]" w:date="2026-08-24T14:13:00Z" w:id="698">
    <w:p w:rsidR="00FF6835" w:rsidP="00FF6835" w:rsidRDefault="00FF6835" w14:paraId="61361119" w14:textId="77777777">
      <w:pPr>
        <w:pStyle w:val="CommentText"/>
      </w:pPr>
      <w:r>
        <w:rPr>
          <w:rStyle w:val="CommentReference"/>
        </w:rPr>
        <w:annotationRef/>
      </w:r>
      <w:r>
        <w:t>So here I would first stat what you started with, that the increase in leaf nutrients was not paired with an increase in iWUE and then continue with this statement</w:t>
      </w:r>
    </w:p>
  </w:comment>
  <w:comment w:initials="TS" w:author="Thomas Sibret [2]" w:date="2026-08-24T14:18:00Z" w:id="700">
    <w:p w:rsidR="00A94612" w:rsidP="00A94612" w:rsidRDefault="00A94612" w14:paraId="5B1D4E84" w14:textId="77777777">
      <w:pPr>
        <w:pStyle w:val="CommentText"/>
      </w:pPr>
      <w:r>
        <w:rPr>
          <w:rStyle w:val="CommentReference"/>
        </w:rPr>
        <w:annotationRef/>
      </w:r>
      <w:r>
        <w:t>This is quiet good but I have one major issue here.</w:t>
      </w:r>
      <w:r>
        <w:br/>
      </w:r>
      <w:r>
        <w:t>You look at potential effect of leaf nutrient increase on iWUE. But here in your discussion you discuss this as if it was photosynthetic capacity. Be carefull, iWUE is linked to photosynthetic capacity but is NOT the same.</w:t>
      </w:r>
      <w:r>
        <w:br/>
      </w:r>
      <w:r>
        <w:br/>
      </w:r>
      <w:r>
        <w:t>It is not because you see no movement in iWUE (which you studied) that the photosynthetic capacity (carbon uptake) did not move either (which you did not look specifically at.</w:t>
      </w:r>
      <w:r>
        <w:br/>
      </w:r>
      <w:r>
        <w:br/>
      </w:r>
      <w:r>
        <w:t xml:space="preserve">iWUE is the ratio of photosynthetic capacity (as Anet) and stomatal conductance. In the case of a stable iWUE with increasing leaf nitrogen; It could still be that Anet increased and gs had the same relative increase. This would still give a stable iWUE without Anet being stable. And still fit in the optimality theory. </w:t>
      </w:r>
    </w:p>
  </w:comment>
  <w:comment w:initials="MLTB" w:author="Mila Lucia Torres Baez" w:date="2026-08-02T17:43:00Z" w:id="748">
    <w:p w:rsidR="00BA5F30" w:rsidP="00782F6B" w:rsidRDefault="00BA5F30" w14:paraId="185B0973" w14:textId="59C16BA9">
      <w:r>
        <w:rPr>
          <w:rStyle w:val="CommentReference"/>
        </w:rPr>
        <w:annotationRef/>
      </w:r>
      <w:r>
        <w:rPr>
          <w:sz w:val="20"/>
          <w:szCs w:val="20"/>
        </w:rPr>
        <w:t>this suggests that increased leaf production may be more important to increase tree growth, rather than changes in leaf-scale physiology</w:t>
      </w:r>
    </w:p>
  </w:comment>
  <w:comment w:initials="MB" w:author="Marijn Bauters" w:date="2026-09-01T14:06:00Z" w:id="749">
    <w:p w:rsidR="005F7BBD" w:rsidP="005F7BBD" w:rsidRDefault="005F7BBD" w14:paraId="474842F5" w14:textId="77777777">
      <w:pPr>
        <w:pStyle w:val="CommentText"/>
      </w:pPr>
      <w:r>
        <w:rPr>
          <w:rStyle w:val="CommentReference"/>
        </w:rPr>
        <w:annotationRef/>
      </w:r>
      <w:r>
        <w:t>rephrase</w:t>
      </w:r>
    </w:p>
  </w:comment>
  <w:comment w:initials="TS" w:author="Thomas Sibret [2]" w:date="2026-08-24T14:33:00Z" w:id="750">
    <w:p w:rsidR="0001454B" w:rsidP="0001454B" w:rsidRDefault="0001454B" w14:paraId="7B71FE6F" w14:textId="77777777">
      <w:pPr>
        <w:pStyle w:val="CommentText"/>
      </w:pPr>
      <w:r>
        <w:rPr>
          <w:rStyle w:val="CommentReference"/>
        </w:rPr>
        <w:annotationRef/>
      </w:r>
      <w:r>
        <w:t xml:space="preserve">Good to add this but this is also something that had been covered many times. </w:t>
      </w:r>
      <w:r>
        <w:br/>
      </w:r>
      <w:r>
        <w:t>Moreover, and quiet important, you use the simplified Farquhar model to estimate iWUE out of d13C. Meanwhile, there are several new and more detailed models which have proven to deliver more accurate absolute values.</w:t>
      </w:r>
      <w:r>
        <w:br/>
      </w:r>
      <w:r>
        <w:br/>
      </w:r>
      <w:r>
        <w:t>I think the simplified is still ok to check inter species effects of fertilization. But I would be very carefull in interpretting absolute values as interspecies differences.</w:t>
      </w:r>
    </w:p>
  </w:comment>
  <w:comment w:initials="MB" w:author="Marijn Bauters" w:date="2026-09-01T14:25:00Z" w:id="751">
    <w:p w:rsidR="00C64D06" w:rsidP="00C64D06" w:rsidRDefault="00C64D06" w14:paraId="3B06DCC6" w14:textId="77777777">
      <w:pPr>
        <w:pStyle w:val="CommentText"/>
      </w:pPr>
      <w:r>
        <w:rPr>
          <w:rStyle w:val="CommentReference"/>
        </w:rPr>
        <w:annotationRef/>
      </w:r>
      <w:r>
        <w:t>I would consider putting this as paragraph 2 and than your current second section as section 3? So first you establish there are clear differences in iWUE, than you say that within elevation and species, nutrients do little to moderate that response</w:t>
      </w:r>
    </w:p>
  </w:comment>
  <w:comment w:initials="MB" w:author="Marijn Bauters" w:date="2026-09-01T14:07:00Z" w:id="753">
    <w:p w:rsidR="00F521D3" w:rsidP="00F521D3" w:rsidRDefault="00F521D3" w14:paraId="34FA7F64" w14:textId="77777777">
      <w:pPr>
        <w:pStyle w:val="CommentText"/>
      </w:pPr>
      <w:r>
        <w:rPr>
          <w:rStyle w:val="CommentReference"/>
        </w:rPr>
        <w:annotationRef/>
      </w:r>
      <w:r>
        <w:t>This is a bit of a weird statement, because intraspecific means within species - vs. interspecific which is between species</w:t>
      </w:r>
    </w:p>
  </w:comment>
  <w:comment w:initials="MB" w:author="Marijn Bauters" w:date="2026-09-01T14:21:00Z" w:id="757">
    <w:p w:rsidR="004001A6" w:rsidP="004001A6" w:rsidRDefault="004001A6" w14:paraId="5AEFF7C7" w14:textId="77777777">
      <w:pPr>
        <w:pStyle w:val="CommentText"/>
      </w:pPr>
      <w:r>
        <w:rPr>
          <w:rStyle w:val="CommentReference"/>
        </w:rPr>
        <w:annotationRef/>
      </w:r>
      <w:r>
        <w:t>I find this a bit ‘out there’ and too speculative. It’s also the first time you mention this in the manuscript. I would leave this out</w:t>
      </w:r>
    </w:p>
  </w:comment>
  <w:comment w:initials="MB" w:author="Marijn Bauters" w:date="2026-09-01T14:24:00Z" w:id="758">
    <w:p w:rsidR="00C64D06" w:rsidP="00C64D06" w:rsidRDefault="00C64D06" w14:paraId="41CBFD59" w14:textId="77777777">
      <w:pPr>
        <w:pStyle w:val="CommentText"/>
      </w:pPr>
      <w:r>
        <w:rPr>
          <w:rStyle w:val="CommentReference"/>
        </w:rPr>
        <w:annotationRef/>
      </w:r>
      <w:r>
        <w:t>With Thomas his work on iWUE and VPD, I would argue that those upper levels are perhaps more consistently subjected to low VPD, and hence it’s normal that the iWUE is shaped the way it is</w:t>
      </w:r>
    </w:p>
  </w:comment>
  <w:comment w:initials="MB" w:author="Marijn Bauters" w:date="2026-09-01T14:24:00Z" w:id="759">
    <w:p w:rsidR="00C64D06" w:rsidP="00C64D06" w:rsidRDefault="00C64D06" w14:paraId="653E9D82" w14:textId="645DF976">
      <w:pPr>
        <w:pStyle w:val="CommentText"/>
      </w:pPr>
      <w:r>
        <w:rPr>
          <w:rStyle w:val="CommentReference"/>
        </w:rPr>
        <w:annotationRef/>
      </w:r>
      <w:r>
        <w:fldChar w:fldCharType="begin"/>
      </w:r>
      <w:r>
        <w:instrText>HYPERLINK "mailto:Thomas.Sibret@UGent.be"</w:instrText>
      </w:r>
      <w:bookmarkStart w:name="_@_6C0990B3942047598A572F2C2B22AB6BZ" w:id="760"/>
      <w:r>
        <w:fldChar w:fldCharType="separate"/>
      </w:r>
      <w:bookmarkEnd w:id="760"/>
      <w:r w:rsidRPr="00C64D06">
        <w:rPr>
          <w:rStyle w:val="Mention"/>
          <w:noProof/>
        </w:rPr>
        <w:t>@Thomas Sibret</w:t>
      </w:r>
      <w:r>
        <w:fldChar w:fldCharType="end"/>
      </w:r>
      <w:r>
        <w:t xml:space="preserve">  can give you relevant literature on VPD vs iWUE to add here. Perhaps you can discuss also the altitudinal trend in VPD</w:t>
      </w:r>
    </w:p>
  </w:comment>
  <w:comment w:initials="MB" w:author="Marijn Bauters" w:date="2026-09-01T14:26:00Z" w:id="762">
    <w:p w:rsidR="00C64D06" w:rsidP="00C64D06" w:rsidRDefault="00C64D06" w14:paraId="627109C9" w14:textId="77777777">
      <w:pPr>
        <w:pStyle w:val="CommentText"/>
      </w:pPr>
      <w:r>
        <w:rPr>
          <w:rStyle w:val="CommentReference"/>
        </w:rPr>
        <w:annotationRef/>
      </w:r>
      <w:r>
        <w:t>Nice!</w:t>
      </w:r>
    </w:p>
  </w:comment>
  <w:comment w:initials="MB" w:author="Marijn Bauters" w:date="2026-09-01T14:32:00Z" w:id="763">
    <w:p w:rsidR="00BF684B" w:rsidP="00BF684B" w:rsidRDefault="00BF684B" w14:paraId="1F04359B" w14:textId="77777777">
      <w:pPr>
        <w:pStyle w:val="CommentText"/>
      </w:pPr>
      <w:r>
        <w:rPr>
          <w:rStyle w:val="CommentReference"/>
        </w:rPr>
        <w:annotationRef/>
      </w:r>
      <w:r>
        <w:t xml:space="preserve">What is unclear to me so far: are there any studies on iWUE after nutrient addition already actually? </w:t>
      </w:r>
    </w:p>
  </w:comment>
  <w:comment w:initials="MLTB" w:author="Mila Lucia Torres Baez" w:date="2026-08-02T17:45:00Z" w:id="765">
    <w:p w:rsidR="00BA5F30" w:rsidP="000248B8" w:rsidRDefault="00BA5F30" w14:paraId="0FF798B5" w14:textId="77777777">
      <w:r>
        <w:rPr>
          <w:rStyle w:val="CommentReference"/>
        </w:rPr>
        <w:annotationRef/>
      </w:r>
      <w:r>
        <w:rPr>
          <w:sz w:val="20"/>
          <w:szCs w:val="20"/>
        </w:rPr>
        <w:t>consider adding her as a co-author</w:t>
      </w:r>
    </w:p>
  </w:comment>
  <w:comment w:initials="AP" w:author="Andrea Janine Chavez Pacheco" w:date="2026-06-08T14:32:00Z" w:id="767">
    <w:p w:rsidR="00BA5F30" w:rsidRDefault="00BA5F30" w14:paraId="0F22EA91" w14:textId="30CBD90A">
      <w:r>
        <w:annotationRef/>
      </w:r>
      <w:r w:rsidRPr="20A346CD">
        <w:t>Mendeley is used as a reference manager.</w:t>
      </w:r>
    </w:p>
  </w:comment>
  <w:comment w:initials="AP" w:author="Andrea Chavez Pacheco" w:date="2026-07-15T23:25:00Z" w:id="768">
    <w:p w:rsidR="00BA5F30" w:rsidRDefault="00BA5F30" w14:paraId="6F06A07A" w14:textId="22023A7B">
      <w:r>
        <w:annotationRef/>
      </w:r>
      <w:r w:rsidRPr="1DE5325F">
        <w:t>at the end I aim to use Claude to help me check all the citations and formatting.</w:t>
      </w:r>
    </w:p>
  </w:comment>
  <w:comment xmlns:w="http://schemas.openxmlformats.org/wordprocessingml/2006/main" w:initials="AP" w:author="Andrea Chavez Pacheco" w:date="2026-09-01T19:39:47" w:id="1333641614">
    <w:p xmlns:w14="http://schemas.microsoft.com/office/word/2010/wordml" xmlns:w="http://schemas.openxmlformats.org/wordprocessingml/2006/main" w:rsidR="1287CC6E" w:rsidRDefault="7E82FAA9" w14:paraId="6B412A0F" w14:textId="604556D5">
      <w:pPr>
        <w:pStyle w:val="CommentText"/>
      </w:pPr>
      <w:r>
        <w:rPr>
          <w:rStyle w:val="CommentReference"/>
        </w:rPr>
        <w:annotationRef/>
      </w:r>
      <w:r w:rsidRPr="5E6DB9E9" w:rsidR="706A0D09">
        <w:t xml:space="preserve">staying with the models proposed. I was hesitating about the selection but I read more and I'm ok to go with what I have. </w:t>
      </w:r>
    </w:p>
  </w:comment>
</w:comments>
</file>

<file path=word/commentsExtended.xml><?xml version="1.0" encoding="utf-8"?>
<w15:commentsEx xmlns:mc="http://schemas.openxmlformats.org/markup-compatibility/2006" xmlns:w15="http://schemas.microsoft.com/office/word/2012/wordml" mc:Ignorable="w15">
  <w15:commentEx w15:done="1" w15:paraId="3031F713"/>
  <w15:commentEx w15:done="1" w15:paraId="285958A8"/>
  <w15:commentEx w15:done="0" w15:paraId="30C7CC9A"/>
  <w15:commentEx w15:done="0" w15:paraId="62CFEA91" w15:paraIdParent="30C7CC9A"/>
  <w15:commentEx w15:done="0" w15:paraId="024A907F"/>
  <w15:commentEx w15:done="0" w15:paraId="71AA4590" w15:paraIdParent="024A907F"/>
  <w15:commentEx w15:done="0" w15:paraId="578C63BF"/>
  <w15:commentEx w15:done="0" w15:paraId="6FF6A5EE" w15:paraIdParent="578C63BF"/>
  <w15:commentEx w15:done="1" w15:paraId="528B2C43"/>
  <w15:commentEx w15:done="1" w15:paraId="272B77E2" w15:paraIdParent="528B2C43"/>
  <w15:commentEx w15:done="0" w15:paraId="1B1C3E5B"/>
  <w15:commentEx w15:done="0" w15:paraId="27CCDA5A"/>
  <w15:commentEx w15:done="0" w15:paraId="597EAFE8"/>
  <w15:commentEx w15:done="0" w15:paraId="3CCAAEDA"/>
  <w15:commentEx w15:done="0" w15:paraId="7C93A30D"/>
  <w15:commentEx w15:done="0" w15:paraId="46E317DE" w15:paraIdParent="7C93A30D"/>
  <w15:commentEx w15:done="0" w15:paraId="675B0E49"/>
  <w15:commentEx w15:done="1" w15:paraId="2B3FFEEE"/>
  <w15:commentEx w15:done="0" w15:paraId="1E9FBF6D"/>
  <w15:commentEx w15:done="0" w15:paraId="796B0A3D"/>
  <w15:commentEx w15:done="0" w15:paraId="541ADFF3"/>
  <w15:commentEx w15:done="0" w15:paraId="754E7790"/>
  <w15:commentEx w15:done="0" w15:paraId="5DC37477"/>
  <w15:commentEx w15:done="0" w15:paraId="1E54BD05"/>
  <w15:commentEx w15:done="0" w15:paraId="53632DEF"/>
  <w15:commentEx w15:done="0" w15:paraId="56542CA6"/>
  <w15:commentEx w15:done="0" w15:paraId="4C12267D" w15:paraIdParent="56542CA6"/>
  <w15:commentEx w15:done="0" w15:paraId="1ECC7541" w15:paraIdParent="56542CA6"/>
  <w15:commentEx w15:done="0" w15:paraId="0AAF30D6"/>
  <w15:commentEx w15:done="0" w15:paraId="6418749D"/>
  <w15:commentEx w15:done="0" w15:paraId="08F3D4AC"/>
  <w15:commentEx w15:done="0" w15:paraId="6A6CA57F" w15:paraIdParent="08F3D4AC"/>
  <w15:commentEx w15:done="0" w15:paraId="45BB77D7"/>
  <w15:commentEx w15:done="1" w15:paraId="235FF0F5"/>
  <w15:commentEx w15:done="0" w15:paraId="4DA49628"/>
  <w15:commentEx w15:done="0" w15:paraId="1F501F6E"/>
  <w15:commentEx w15:done="0" w15:paraId="6428CB4F"/>
  <w15:commentEx w15:done="0" w15:paraId="64F531F6"/>
  <w15:commentEx w15:done="0" w15:paraId="101A01E3" w15:paraIdParent="64F531F6"/>
  <w15:commentEx w15:done="0" w15:paraId="0B76B12F"/>
  <w15:commentEx w15:done="0" w15:paraId="44EA426A"/>
  <w15:commentEx w15:done="0" w15:paraId="39CF0A5C"/>
  <w15:commentEx w15:done="1" w15:paraId="3BF60932"/>
  <w15:commentEx w15:done="0" w15:paraId="1DD638AE"/>
  <w15:commentEx w15:done="0" w15:paraId="43789E44"/>
  <w15:commentEx w15:done="0" w15:paraId="6B412A0F" w15:paraIdParent="35FFC940"/>
  <w15:commentEx w15:done="0" w15:paraId="242F20DD"/>
  <w15:commentEx w15:done="0" w15:paraId="32A5E8C0"/>
  <w15:commentEx w15:done="0" w15:paraId="03758864"/>
  <w15:commentEx w15:done="0" w15:paraId="76C884C8"/>
  <w15:commentEx w15:done="0" w15:paraId="4FF75374"/>
  <w15:commentEx w15:done="0" w15:paraId="57274FAB" w15:paraIdParent="4FF75374"/>
  <w15:commentEx w15:done="0" w15:paraId="50B80FEA"/>
  <w15:commentEx w15:done="1" w15:paraId="24B3F9DE"/>
  <w15:commentEx w15:done="0" w15:paraId="35FFC940"/>
  <w15:commentEx w15:done="0" w15:paraId="0F032FF3" w15:paraIdParent="35FFC940"/>
  <w15:commentEx w15:done="0" w15:paraId="2F3801A8"/>
  <w15:commentEx w15:done="0" w15:paraId="12194935"/>
  <w15:commentEx w15:done="0" w15:paraId="1F649F84" w15:paraIdParent="12194935"/>
  <w15:commentEx w15:done="0" w15:paraId="65D75A8C"/>
  <w15:commentEx w15:done="0" w15:paraId="3BC4DB90"/>
  <w15:commentEx w15:done="0" w15:paraId="3D03CD29"/>
  <w15:commentEx w15:done="0" w15:paraId="1660CA58"/>
  <w15:commentEx w15:done="0" w15:paraId="537752CA"/>
  <w15:commentEx w15:done="0" w15:paraId="61AB9143"/>
  <w15:commentEx w15:done="0" w15:paraId="61A5A640"/>
  <w15:commentEx w15:done="0" w15:paraId="7DE29F55"/>
  <w15:commentEx w15:done="0" w15:paraId="5AC4FAA3"/>
  <w15:commentEx w15:done="0" w15:paraId="76BF3554"/>
  <w15:commentEx w15:done="0" w15:paraId="7423F818" w15:paraIdParent="76BF3554"/>
  <w15:commentEx w15:done="0" w15:paraId="382F92EF"/>
  <w15:commentEx w15:done="0" w15:paraId="65310199"/>
  <w15:commentEx w15:done="0" w15:paraId="37133340"/>
  <w15:commentEx w15:done="0" w15:paraId="1730CFAC"/>
  <w15:commentEx w15:done="0" w15:paraId="7D2F8AF8"/>
  <w15:commentEx w15:done="0" w15:paraId="53CB0DA8"/>
  <w15:commentEx w15:done="0" w15:paraId="157ED67D"/>
  <w15:commentEx w15:done="0" w15:paraId="0082C025"/>
  <w15:commentEx w15:done="0" w15:paraId="28EA939C"/>
  <w15:commentEx w15:done="0" w15:paraId="433ED464"/>
  <w15:commentEx w15:done="0" w15:paraId="61361119"/>
  <w15:commentEx w15:done="0" w15:paraId="5B1D4E84"/>
  <w15:commentEx w15:done="0" w15:paraId="185B0973"/>
  <w15:commentEx w15:done="0" w15:paraId="474842F5"/>
  <w15:commentEx w15:done="0" w15:paraId="7B71FE6F"/>
  <w15:commentEx w15:done="0" w15:paraId="3B06DCC6"/>
  <w15:commentEx w15:done="0" w15:paraId="34FA7F64"/>
  <w15:commentEx w15:done="0" w15:paraId="5AEFF7C7"/>
  <w15:commentEx w15:done="0" w15:paraId="41CBFD59" w15:paraIdParent="5AEFF7C7"/>
  <w15:commentEx w15:done="0" w15:paraId="653E9D82" w15:paraIdParent="5AEFF7C7"/>
  <w15:commentEx w15:done="0" w15:paraId="627109C9"/>
  <w15:commentEx w15:done="0" w15:paraId="1F04359B"/>
  <w15:commentEx w15:done="1" w15:paraId="0FF798B5"/>
  <w15:commentEx w15:done="0" w15:paraId="0F22EA91"/>
  <w15:commentEx w15:done="0" w15:paraId="6F06A07A" w15:paraIdParent="0F22EA91"/>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E7781F5" w16cex:dateUtc="2026-08-18T03:51:00Z"/>
  <w16cex:commentExtensible w16cex:durableId="77367F55" w16cex:dateUtc="2026-09-01T10:45:00Z">
    <w16cex:extLst>
      <w16:ext w16:uri="{CE6994B0-6A32-4C9F-8C6B-6E91EDA988CE}">
        <cr:reactions xmlns:cr="http://schemas.microsoft.com/office/comments/2020/reactions">
          <cr:reaction reactionType="1">
            <cr:reactionInfo dateUtc="2026-09-03T18:22:50.105Z">
              <cr:user userId="S::andrea.chavezpacheco@ugent.be::4211cfd4-e421-4189-b9ef-9f6a2a18a735" userProvider="AD" userName="Andrea Chavez Pacheco"/>
            </cr:reactionInfo>
          </cr:reaction>
        </cr:reactions>
      </w16:ext>
    </w16cex:extLst>
  </w16cex:commentExtensible>
  <w16cex:commentExtensible w16cex:durableId="5F8916A3" w16cex:dateUtc="2026-09-01T10:48:00Z"/>
  <w16cex:commentExtensible w16cex:durableId="5AAD3931" w16cex:dateUtc="2026-09-01T10:48:00Z"/>
  <w16cex:commentExtensible w16cex:durableId="22DF60A8" w16cex:dateUtc="2026-08-18T08:11:00Z"/>
  <w16cex:commentExtensible w16cex:durableId="04EBCB45" w16cex:dateUtc="2026-08-20T14:56:00Z"/>
  <w16cex:commentExtensible w16cex:durableId="7E91E637" w16cex:dateUtc="2026-07-30T15:28:00Z"/>
  <w16cex:commentExtensible w16cex:durableId="5417DE25" w16cex:dateUtc="2026-08-18T08:20:00Z"/>
  <w16cex:commentExtensible w16cex:durableId="1FC65B14" w16cex:dateUtc="2026-08-01T10:36:00Z"/>
  <w16cex:commentExtensible w16cex:durableId="3059928B" w16cex:dateUtc="2026-08-18T08:28:00Z"/>
  <w16cex:commentExtensible w16cex:durableId="1C96662E" w16cex:dateUtc="2026-08-21T10:27:00Z"/>
  <w16cex:commentExtensible w16cex:durableId="073CBC8E" w16cex:dateUtc="2026-09-01T11:23:00Z"/>
  <w16cex:commentExtensible w16cex:durableId="5956274F" w16cex:dateUtc="2026-08-01T11:14:00Z"/>
  <w16cex:commentExtensible w16cex:durableId="16E34F8E" w16cex:dateUtc="2026-09-01T11:25:00Z"/>
  <w16cex:commentExtensible w16cex:durableId="6C9B2A90" w16cex:dateUtc="2026-09-01T11:26:00Z"/>
  <w16cex:commentExtensible w16cex:durableId="6A1A397D" w16cex:dateUtc="2026-07-16T03:53:00Z"/>
  <w16cex:commentExtensible w16cex:durableId="0F167173" w16cex:dateUtc="2026-07-06T15:50:00Z"/>
  <w16cex:commentExtensible w16cex:durableId="17FF0E27" w16cex:dateUtc="2026-08-02T21:59:00Z"/>
  <w16cex:commentExtensible w16cex:durableId="5507EFDF" w16cex:dateUtc="2026-08-01T11:16:00Z"/>
  <w16cex:commentExtensible w16cex:durableId="2A602B14" w16cex:dateUtc="2026-08-01T11:22:00Z">
    <w16cex:extLst>
      <w16:ext w16:uri="{CE6994B0-6A32-4C9F-8C6B-6E91EDA988CE}">
        <cr:reactions xmlns:cr="http://schemas.microsoft.com/office/comments/2020/reactions">
          <cr:reaction reactionType="1">
            <cr:reactionInfo dateUtc="2026-08-21T10:48:58Z">
              <cr:user userId="S::thomas.sibret@ugent.be::cf02ef23-f809-4102-9455-9c4afad486ba" userProvider="AD" userName="Thomas Sibret"/>
            </cr:reactionInfo>
          </cr:reaction>
        </cr:reactions>
      </w16:ext>
    </w16cex:extLst>
  </w16cex:commentExtensible>
  <w16cex:commentExtensible w16cex:durableId="4B1340A4" w16cex:dateUtc="2026-08-21T10:52:00Z">
    <w16cex:extLst>
      <w16:ext w16:uri="{CE6994B0-6A32-4C9F-8C6B-6E91EDA988CE}">
        <cr:reactions xmlns:cr="http://schemas.microsoft.com/office/comments/2020/reactions">
          <cr:reaction reactionType="1">
            <cr:reactionInfo dateUtc="2026-09-02T00:27:48.328Z">
              <cr:user userId="S::andrea.chavezpacheco@ugent.be::4211cfd4-e421-4189-b9ef-9f6a2a18a735" userProvider="AD" userName="Andrea Chavez Pacheco"/>
            </cr:reactionInfo>
          </cr:reaction>
        </cr:reactions>
      </w16:ext>
    </w16cex:extLst>
  </w16cex:commentExtensible>
  <w16cex:commentExtensible w16cex:durableId="717EAF62" w16cex:dateUtc="2026-08-01T11:31:00Z"/>
  <w16cex:commentExtensible w16cex:durableId="5F90D117" w16cex:dateUtc="2026-09-01T11:29:00Z"/>
  <w16cex:commentExtensible w16cex:durableId="68A57BB7" w16cex:dateUtc="2026-08-21T10:56:00Z"/>
  <w16cex:commentExtensible w16cex:durableId="4BCFF331" w16cex:dateUtc="2026-06-29T21:09:00Z"/>
  <w16cex:commentExtensible w16cex:durableId="0BAACE71" w16cex:dateUtc="2026-06-29T21:10:00Z"/>
  <w16cex:commentExtensible w16cex:durableId="0F9B6ACD" w16cex:dateUtc="2026-08-01T11:25:00Z"/>
  <w16cex:commentExtensible w16cex:durableId="5F5CC0DF" w16cex:dateUtc="2026-09-01T11:30:00Z"/>
  <w16cex:commentExtensible w16cex:durableId="7C013879" w16cex:dateUtc="2026-08-21T10:59:00Z"/>
  <w16cex:commentExtensible w16cex:durableId="4A91AF7E" w16cex:dateUtc="2026-08-24T09:24:00Z"/>
  <w16cex:commentExtensible w16cex:durableId="3BAAC8E9" w16cex:dateUtc="2026-09-01T11:30:00Z"/>
  <w16cex:commentExtensible w16cex:durableId="3F1A7ADC" w16cex:dateUtc="2026-09-01T11:31:00Z"/>
  <w16cex:commentExtensible w16cex:durableId="4D493E0D" w16cex:dateUtc="2026-08-01T11:35:00Z"/>
  <w16cex:commentExtensible w16cex:durableId="3A20A103" w16cex:dateUtc="2026-06-08T15:33:00Z"/>
  <w16cex:commentExtensible w16cex:durableId="2E3B2FE9" w16cex:dateUtc="2026-09-01T11:32:00Z"/>
  <w16cex:commentExtensible w16cex:durableId="5C613254" w16cex:dateUtc="2026-08-24T09:29:00Z"/>
  <w16cex:commentExtensible w16cex:durableId="3EB3A53E" w16cex:dateUtc="2026-08-24T09:32:00Z"/>
  <w16cex:commentExtensible w16cex:durableId="427008F9" w16cex:dateUtc="2026-08-24T09:34:00Z"/>
  <w16cex:commentExtensible w16cex:durableId="4E17F353" w16cex:dateUtc="2026-07-16T04:18:00Z"/>
  <w16cex:commentExtensible w16cex:durableId="3725297D" w16cex:dateUtc="2026-08-01T11:44:00Z"/>
  <w16cex:commentExtensible w16cex:durableId="6684BEDE" w16cex:dateUtc="2026-08-01T11:50:00Z"/>
  <w16cex:commentExtensible w16cex:durableId="22B30F10" w16cex:dateUtc="2026-08-18T04:07:00Z"/>
  <w16cex:commentExtensible w16cex:durableId="423A83D6" w16cex:dateUtc="2026-08-01T12:09:00Z"/>
  <w16cex:commentExtensible w16cex:durableId="50A55B81" w16cex:dateUtc="2026-08-01T12:10:00Z"/>
  <w16cex:commentExtensible w16cex:durableId="0F710F68" w16cex:dateUtc="2026-09-02T00:39:47.944Z"/>
  <w16cex:commentExtensible w16cex:durableId="69A8AF8B" w16cex:dateUtc="2026-08-01T11:58:00Z"/>
  <w16cex:commentExtensible w16cex:durableId="3E587B94" w16cex:dateUtc="2026-09-01T11:49:00Z"/>
  <w16cex:commentExtensible w16cex:durableId="389168C6" w16cex:dateUtc="2026-08-02T22:12:00Z"/>
  <w16cex:commentExtensible w16cex:durableId="04A1D1C1" w16cex:dateUtc="2026-09-01T11:43:00Z"/>
  <w16cex:commentExtensible w16cex:durableId="5DC2FA55" w16cex:dateUtc="2026-09-01T11:44:00Z"/>
  <w16cex:commentExtensible w16cex:durableId="6A026A3E" w16cex:dateUtc="2026-09-01T11:44:00Z"/>
  <w16cex:commentExtensible w16cex:durableId="3A51A8C2" w16cex:dateUtc="2026-09-01T11:44:00Z"/>
  <w16cex:commentExtensible w16cex:durableId="3B72D809" w16cex:dateUtc="2026-08-02T22:17:00Z"/>
  <w16cex:commentExtensible w16cex:durableId="3828ED75" w16cex:dateUtc="2026-08-24T09:43:00Z"/>
  <w16cex:commentExtensible w16cex:durableId="3ABC79E0" w16cex:dateUtc="2026-08-24T09:51:00Z"/>
  <w16cex:commentExtensible w16cex:durableId="40C6CA43" w16cex:dateUtc="2026-08-24T10:19:00Z"/>
  <w16cex:commentExtensible w16cex:durableId="0435629F" w16cex:dateUtc="2026-08-02T22:26:00Z"/>
  <w16cex:commentExtensible w16cex:durableId="3B8AE255" w16cex:dateUtc="2026-08-24T09:46:00Z"/>
  <w16cex:commentExtensible w16cex:durableId="6E9DEF54" w16cex:dateUtc="2026-09-01T11:50:00Z"/>
  <w16cex:commentExtensible w16cex:durableId="09482778" w16cex:dateUtc="2026-09-01T11:51:00Z"/>
  <w16cex:commentExtensible w16cex:durableId="67F2E6D6" w16cex:dateUtc="2026-09-01T11:51:00Z"/>
  <w16cex:commentExtensible w16cex:durableId="345DC273" w16cex:dateUtc="2026-09-01T11:52:00Z"/>
  <w16cex:commentExtensible w16cex:durableId="78F78AB0" w16cex:dateUtc="2026-08-02T22:27:00Z"/>
  <w16cex:commentExtensible w16cex:durableId="43B58875" w16cex:dateUtc="2026-08-02T22:31:00Z"/>
  <w16cex:commentExtensible w16cex:durableId="1EA585B7" w16cex:dateUtc="2026-09-01T11:54:00Z"/>
  <w16cex:commentExtensible w16cex:durableId="22A211C8" w16cex:dateUtc="2026-08-02T22:30:00Z"/>
  <w16cex:commentExtensible w16cex:durableId="4C00C127" w16cex:dateUtc="2026-08-24T09:58:00Z"/>
  <w16cex:commentExtensible w16cex:durableId="77688BF7" w16cex:dateUtc="2026-09-01T11:57:00Z"/>
  <w16cex:commentExtensible w16cex:durableId="4184009A" w16cex:dateUtc="2026-09-01T11:58:00Z"/>
  <w16cex:commentExtensible w16cex:durableId="66C285C9" w16cex:dateUtc="2026-08-24T10:01:00Z"/>
  <w16cex:commentExtensible w16cex:durableId="5094FB3B" w16cex:dateUtc="2026-08-24T10:04:00Z"/>
  <w16cex:commentExtensible w16cex:durableId="16F93342" w16cex:dateUtc="2026-08-24T10:09:00Z"/>
  <w16cex:commentExtensible w16cex:durableId="03E9C39E" w16cex:dateUtc="2026-08-24T10:13:00Z"/>
  <w16cex:commentExtensible w16cex:durableId="00F05E1A" w16cex:dateUtc="2026-09-01T12:01:00Z"/>
  <w16cex:commentExtensible w16cex:durableId="0FF408B2" w16cex:dateUtc="2026-09-01T12:02:00Z"/>
  <w16cex:commentExtensible w16cex:durableId="7B5ADF66" w16cex:dateUtc="2026-09-01T12:02:00Z"/>
  <w16cex:commentExtensible w16cex:durableId="0BE5C1BF" w16cex:dateUtc="2026-08-24T10:24:00Z"/>
  <w16cex:commentExtensible w16cex:durableId="10D259D1" w16cex:dateUtc="2026-08-24T10:26:00Z"/>
  <w16cex:commentExtensible w16cex:durableId="4859090B" w16cex:dateUtc="2026-09-01T12:04:00Z"/>
  <w16cex:commentExtensible w16cex:durableId="095F61E8" w16cex:dateUtc="2026-08-24T12:13:00Z"/>
  <w16cex:commentExtensible w16cex:durableId="26685383" w16cex:dateUtc="2026-08-24T12:18:00Z"/>
  <w16cex:commentExtensible w16cex:durableId="053D0A49" w16cex:dateUtc="2026-08-02T22:43:00Z"/>
  <w16cex:commentExtensible w16cex:durableId="7C4EFCE4" w16cex:dateUtc="2026-09-01T12:06:00Z"/>
  <w16cex:commentExtensible w16cex:durableId="72BA90ED" w16cex:dateUtc="2026-08-24T12:33:00Z"/>
  <w16cex:commentExtensible w16cex:durableId="07E67F1B" w16cex:dateUtc="2026-09-01T12:25:00Z"/>
  <w16cex:commentExtensible w16cex:durableId="773E8C9D" w16cex:dateUtc="2026-09-01T12:07:00Z"/>
  <w16cex:commentExtensible w16cex:durableId="04F20E37" w16cex:dateUtc="2026-09-01T12:21:00Z"/>
  <w16cex:commentExtensible w16cex:durableId="3E46CD2C" w16cex:dateUtc="2026-09-01T12:24:00Z"/>
  <w16cex:commentExtensible w16cex:durableId="1E922C2C" w16cex:dateUtc="2026-09-01T12:24:00Z"/>
  <w16cex:commentExtensible w16cex:durableId="6F3AFEA2" w16cex:dateUtc="2026-09-01T12:26:00Z"/>
  <w16cex:commentExtensible w16cex:durableId="4C96EE08" w16cex:dateUtc="2026-09-01T12:32:00Z"/>
  <w16cex:commentExtensible w16cex:durableId="21B85029" w16cex:dateUtc="2026-08-02T22:45:00Z"/>
  <w16cex:commentExtensible w16cex:durableId="07153820" w16cex:dateUtc="2026-06-08T19:32:00Z"/>
  <w16cex:commentExtensible w16cex:durableId="2BCD148F" w16cex:dateUtc="2026-07-16T04:25:00Z"/>
</w16cex:commentsExtensible>
</file>

<file path=word/commentsIds.xml><?xml version="1.0" encoding="utf-8"?>
<w16cid:commentsIds xmlns:mc="http://schemas.openxmlformats.org/markup-compatibility/2006" xmlns:w16cid="http://schemas.microsoft.com/office/word/2016/wordml/cid" mc:Ignorable="w16cid">
  <w16cid:commentId w16cid:paraId="3031F713" w16cid:durableId="4E7781F5"/>
  <w16cid:commentId w16cid:paraId="285958A8" w16cid:durableId="77367F55"/>
  <w16cid:commentId w16cid:paraId="30C7CC9A" w16cid:durableId="5F8916A3"/>
  <w16cid:commentId w16cid:paraId="62CFEA91" w16cid:durableId="5AAD3931"/>
  <w16cid:commentId w16cid:paraId="024A907F" w16cid:durableId="22DF60A8"/>
  <w16cid:commentId w16cid:paraId="71AA4590" w16cid:durableId="04EBCB45"/>
  <w16cid:commentId w16cid:paraId="578C63BF" w16cid:durableId="7E91E637"/>
  <w16cid:commentId w16cid:paraId="6FF6A5EE" w16cid:durableId="5417DE25"/>
  <w16cid:commentId w16cid:paraId="528B2C43" w16cid:durableId="1FC65B14"/>
  <w16cid:commentId w16cid:paraId="272B77E2" w16cid:durableId="3059928B"/>
  <w16cid:commentId w16cid:paraId="1B1C3E5B" w16cid:durableId="1C96662E"/>
  <w16cid:commentId w16cid:paraId="27CCDA5A" w16cid:durableId="073CBC8E"/>
  <w16cid:commentId w16cid:paraId="597EAFE8" w16cid:durableId="7185A9DF"/>
  <w16cid:commentId w16cid:paraId="3CCAAEDA" w16cid:durableId="5956274F"/>
  <w16cid:commentId w16cid:paraId="7C93A30D" w16cid:durableId="16E34F8E"/>
  <w16cid:commentId w16cid:paraId="46E317DE" w16cid:durableId="6C9B2A90"/>
  <w16cid:commentId w16cid:paraId="675B0E49" w16cid:durableId="6A1A397D"/>
  <w16cid:commentId w16cid:paraId="2B3FFEEE" w16cid:durableId="0F167173"/>
  <w16cid:commentId w16cid:paraId="1E9FBF6D" w16cid:durableId="17FF0E27"/>
  <w16cid:commentId w16cid:paraId="796B0A3D" w16cid:durableId="5507EFDF"/>
  <w16cid:commentId w16cid:paraId="541ADFF3" w16cid:durableId="2A602B14"/>
  <w16cid:commentId w16cid:paraId="754E7790" w16cid:durableId="4B1340A4"/>
  <w16cid:commentId w16cid:paraId="5DC37477" w16cid:durableId="717EAF62"/>
  <w16cid:commentId w16cid:paraId="1E54BD05" w16cid:durableId="5F90D117"/>
  <w16cid:commentId w16cid:paraId="53632DEF" w16cid:durableId="68A57BB7"/>
  <w16cid:commentId w16cid:paraId="56542CA6" w16cid:durableId="4BCFF331"/>
  <w16cid:commentId w16cid:paraId="4C12267D" w16cid:durableId="0BAACE71"/>
  <w16cid:commentId w16cid:paraId="1ECC7541" w16cid:durableId="0F9B6ACD"/>
  <w16cid:commentId w16cid:paraId="0AAF30D6" w16cid:durableId="5F5CC0DF"/>
  <w16cid:commentId w16cid:paraId="6418749D" w16cid:durableId="7C013879"/>
  <w16cid:commentId w16cid:paraId="08F3D4AC" w16cid:durableId="4A91AF7E"/>
  <w16cid:commentId w16cid:paraId="6A6CA57F" w16cid:durableId="3BAAC8E9"/>
  <w16cid:commentId w16cid:paraId="45BB77D7" w16cid:durableId="3F1A7ADC"/>
  <w16cid:commentId w16cid:paraId="235FF0F5" w16cid:durableId="4D493E0D"/>
  <w16cid:commentId w16cid:paraId="4DA49628" w16cid:durableId="3A20A103"/>
  <w16cid:commentId w16cid:paraId="1F501F6E" w16cid:durableId="2E3B2FE9"/>
  <w16cid:commentId w16cid:paraId="6428CB4F" w16cid:durableId="5C613254"/>
  <w16cid:commentId w16cid:paraId="64F531F6" w16cid:durableId="3EB3A53E"/>
  <w16cid:commentId w16cid:paraId="101A01E3" w16cid:durableId="427008F9"/>
  <w16cid:commentId w16cid:paraId="0B76B12F" w16cid:durableId="4E17F353"/>
  <w16cid:commentId w16cid:paraId="44EA426A" w16cid:durableId="3725297D"/>
  <w16cid:commentId w16cid:paraId="39CF0A5C" w16cid:durableId="6684BEDE"/>
  <w16cid:commentId w16cid:paraId="3BF60932" w16cid:durableId="22B30F10"/>
  <w16cid:commentId w16cid:paraId="1DD638AE" w16cid:durableId="423A83D6"/>
  <w16cid:commentId w16cid:paraId="43789E44" w16cid:durableId="50A55B81"/>
  <w16cid:commentId w16cid:paraId="242F20DD" w16cid:durableId="69A8AF8B"/>
  <w16cid:commentId w16cid:paraId="32A5E8C0" w16cid:durableId="3E587B94"/>
  <w16cid:commentId w16cid:paraId="03758864" w16cid:durableId="389168C6"/>
  <w16cid:commentId w16cid:paraId="76C884C8" w16cid:durableId="04A1D1C1"/>
  <w16cid:commentId w16cid:paraId="4FF75374" w16cid:durableId="5DC2FA55"/>
  <w16cid:commentId w16cid:paraId="57274FAB" w16cid:durableId="6A026A3E"/>
  <w16cid:commentId w16cid:paraId="50B80FEA" w16cid:durableId="3A51A8C2"/>
  <w16cid:commentId w16cid:paraId="24B3F9DE" w16cid:durableId="3B72D809"/>
  <w16cid:commentId w16cid:paraId="35FFC940" w16cid:durableId="3828ED75"/>
  <w16cid:commentId w16cid:paraId="0F032FF3" w16cid:durableId="3ABC79E0"/>
  <w16cid:commentId w16cid:paraId="2F3801A8" w16cid:durableId="40C6CA43"/>
  <w16cid:commentId w16cid:paraId="12194935" w16cid:durableId="0435629F"/>
  <w16cid:commentId w16cid:paraId="1F649F84" w16cid:durableId="3B8AE255"/>
  <w16cid:commentId w16cid:paraId="65D75A8C" w16cid:durableId="6E9DEF54"/>
  <w16cid:commentId w16cid:paraId="3BC4DB90" w16cid:durableId="09482778"/>
  <w16cid:commentId w16cid:paraId="3D03CD29" w16cid:durableId="67F2E6D6"/>
  <w16cid:commentId w16cid:paraId="1660CA58" w16cid:durableId="345DC273"/>
  <w16cid:commentId w16cid:paraId="537752CA" w16cid:durableId="78F78AB0"/>
  <w16cid:commentId w16cid:paraId="61AB9143" w16cid:durableId="43B58875"/>
  <w16cid:commentId w16cid:paraId="61A5A640" w16cid:durableId="1EA585B7"/>
  <w16cid:commentId w16cid:paraId="7DE29F55" w16cid:durableId="22A211C8"/>
  <w16cid:commentId w16cid:paraId="5AC4FAA3" w16cid:durableId="4C00C127"/>
  <w16cid:commentId w16cid:paraId="76BF3554" w16cid:durableId="77688BF7"/>
  <w16cid:commentId w16cid:paraId="7423F818" w16cid:durableId="4184009A"/>
  <w16cid:commentId w16cid:paraId="382F92EF" w16cid:durableId="66C285C9"/>
  <w16cid:commentId w16cid:paraId="65310199" w16cid:durableId="5094FB3B"/>
  <w16cid:commentId w16cid:paraId="37133340" w16cid:durableId="16F93342"/>
  <w16cid:commentId w16cid:paraId="1730CFAC" w16cid:durableId="03E9C39E"/>
  <w16cid:commentId w16cid:paraId="7D2F8AF8" w16cid:durableId="00F05E1A"/>
  <w16cid:commentId w16cid:paraId="53CB0DA8" w16cid:durableId="0FF408B2"/>
  <w16cid:commentId w16cid:paraId="157ED67D" w16cid:durableId="7B5ADF66"/>
  <w16cid:commentId w16cid:paraId="0082C025" w16cid:durableId="0BE5C1BF"/>
  <w16cid:commentId w16cid:paraId="28EA939C" w16cid:durableId="10D259D1"/>
  <w16cid:commentId w16cid:paraId="433ED464" w16cid:durableId="4859090B"/>
  <w16cid:commentId w16cid:paraId="61361119" w16cid:durableId="095F61E8"/>
  <w16cid:commentId w16cid:paraId="5B1D4E84" w16cid:durableId="26685383"/>
  <w16cid:commentId w16cid:paraId="185B0973" w16cid:durableId="053D0A49"/>
  <w16cid:commentId w16cid:paraId="474842F5" w16cid:durableId="7C4EFCE4"/>
  <w16cid:commentId w16cid:paraId="7B71FE6F" w16cid:durableId="72BA90ED"/>
  <w16cid:commentId w16cid:paraId="3B06DCC6" w16cid:durableId="07E67F1B"/>
  <w16cid:commentId w16cid:paraId="34FA7F64" w16cid:durableId="773E8C9D"/>
  <w16cid:commentId w16cid:paraId="5AEFF7C7" w16cid:durableId="04F20E37"/>
  <w16cid:commentId w16cid:paraId="41CBFD59" w16cid:durableId="3E46CD2C"/>
  <w16cid:commentId w16cid:paraId="653E9D82" w16cid:durableId="1E922C2C"/>
  <w16cid:commentId w16cid:paraId="627109C9" w16cid:durableId="6F3AFEA2"/>
  <w16cid:commentId w16cid:paraId="1F04359B" w16cid:durableId="4C96EE08"/>
  <w16cid:commentId w16cid:paraId="0FF798B5" w16cid:durableId="21B85029"/>
  <w16cid:commentId w16cid:paraId="0F22EA91" w16cid:durableId="07153820"/>
  <w16cid:commentId w16cid:paraId="6F06A07A" w16cid:durableId="2BCD148F"/>
  <w16cid:commentId w16cid:paraId="6B412A0F" w16cid:durableId="0F710F6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F44CA" w:rsidP="00435E6B" w:rsidRDefault="008F44CA" w14:paraId="59318B61" w14:textId="77777777">
      <w:pPr>
        <w:spacing w:after="0" w:line="240" w:lineRule="auto"/>
      </w:pPr>
      <w:r>
        <w:separator/>
      </w:r>
    </w:p>
  </w:endnote>
  <w:endnote w:type="continuationSeparator" w:id="0">
    <w:p w:rsidR="008F44CA" w:rsidP="00435E6B" w:rsidRDefault="008F44CA" w14:paraId="5453F548" w14:textId="77777777">
      <w:pPr>
        <w:spacing w:after="0" w:line="240" w:lineRule="auto"/>
      </w:pPr>
      <w:r>
        <w:continuationSeparator/>
      </w:r>
    </w:p>
  </w:endnote>
  <w:endnote w:type="continuationNotice" w:id="1">
    <w:p w:rsidR="008F44CA" w:rsidRDefault="008F44CA" w14:paraId="752035C4"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58100670"/>
      <w:docPartObj>
        <w:docPartGallery w:val="Page Numbers (Bottom of Page)"/>
        <w:docPartUnique/>
      </w:docPartObj>
    </w:sdtPr>
    <w:sdtEndPr>
      <w:rPr>
        <w:noProof/>
      </w:rPr>
    </w:sdtEndPr>
    <w:sdtContent>
      <w:p w:rsidR="00BA5F30" w:rsidRDefault="00BA5F30" w14:paraId="0B7E0642" w14:textId="0DBDB007">
        <w:pPr>
          <w:pStyle w:val="Footer"/>
          <w:jc w:val="center"/>
        </w:pPr>
        <w:r>
          <w:fldChar w:fldCharType="begin"/>
        </w:r>
        <w:r>
          <w:instrText xml:space="preserve"> PAGE   \* MERGEFORMAT </w:instrText>
        </w:r>
        <w:r>
          <w:fldChar w:fldCharType="separate"/>
        </w:r>
        <w:r w:rsidR="005F514A">
          <w:rPr>
            <w:noProof/>
          </w:rPr>
          <w:t>31</w:t>
        </w:r>
        <w:r>
          <w:rPr>
            <w:noProof/>
          </w:rPr>
          <w:fldChar w:fldCharType="end"/>
        </w:r>
      </w:p>
    </w:sdtContent>
  </w:sdt>
  <w:p w:rsidR="00BA5F30" w:rsidP="00435E6B" w:rsidRDefault="00BA5F30" w14:paraId="79ADFE61" w14:textId="77777777">
    <w:pPr>
      <w:pStyle w:val="Footer"/>
      <w:tabs>
        <w:tab w:val="left" w:pos="5812"/>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F44CA" w:rsidP="00435E6B" w:rsidRDefault="008F44CA" w14:paraId="29B453FC" w14:textId="77777777">
      <w:pPr>
        <w:spacing w:after="0" w:line="240" w:lineRule="auto"/>
      </w:pPr>
      <w:r>
        <w:separator/>
      </w:r>
    </w:p>
  </w:footnote>
  <w:footnote w:type="continuationSeparator" w:id="0">
    <w:p w:rsidR="008F44CA" w:rsidP="00435E6B" w:rsidRDefault="008F44CA" w14:paraId="474AD974" w14:textId="77777777">
      <w:pPr>
        <w:spacing w:after="0" w:line="240" w:lineRule="auto"/>
      </w:pPr>
      <w:r>
        <w:continuationSeparator/>
      </w:r>
    </w:p>
  </w:footnote>
  <w:footnote w:type="continuationNotice" w:id="1">
    <w:p w:rsidR="008F44CA" w:rsidRDefault="008F44CA" w14:paraId="16D7A89D" w14:textId="77777777">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82091"/>
    <w:multiLevelType w:val="hybridMultilevel"/>
    <w:tmpl w:val="228CB5D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C02F82E"/>
    <w:multiLevelType w:val="hybridMultilevel"/>
    <w:tmpl w:val="F4F4DFBA"/>
    <w:lvl w:ilvl="0" w:tplc="A5ECBEDE">
      <w:start w:val="1"/>
      <w:numFmt w:val="decimal"/>
      <w:lvlText w:val="%1."/>
      <w:lvlJc w:val="left"/>
      <w:pPr>
        <w:ind w:left="720" w:hanging="360"/>
      </w:pPr>
    </w:lvl>
    <w:lvl w:ilvl="1" w:tplc="BF10735A">
      <w:start w:val="1"/>
      <w:numFmt w:val="lowerLetter"/>
      <w:lvlText w:val="%2."/>
      <w:lvlJc w:val="left"/>
      <w:pPr>
        <w:ind w:left="1440" w:hanging="360"/>
      </w:pPr>
    </w:lvl>
    <w:lvl w:ilvl="2" w:tplc="CCA2FA02">
      <w:start w:val="1"/>
      <w:numFmt w:val="lowerRoman"/>
      <w:lvlText w:val="%3."/>
      <w:lvlJc w:val="right"/>
      <w:pPr>
        <w:ind w:left="2160" w:hanging="180"/>
      </w:pPr>
    </w:lvl>
    <w:lvl w:ilvl="3" w:tplc="A762EDFA">
      <w:start w:val="1"/>
      <w:numFmt w:val="decimal"/>
      <w:lvlText w:val="%4."/>
      <w:lvlJc w:val="left"/>
      <w:pPr>
        <w:ind w:left="2880" w:hanging="360"/>
      </w:pPr>
    </w:lvl>
    <w:lvl w:ilvl="4" w:tplc="1640E9DC">
      <w:start w:val="1"/>
      <w:numFmt w:val="lowerLetter"/>
      <w:lvlText w:val="%5."/>
      <w:lvlJc w:val="left"/>
      <w:pPr>
        <w:ind w:left="3600" w:hanging="360"/>
      </w:pPr>
    </w:lvl>
    <w:lvl w:ilvl="5" w:tplc="28C450E0">
      <w:start w:val="1"/>
      <w:numFmt w:val="lowerRoman"/>
      <w:lvlText w:val="%6."/>
      <w:lvlJc w:val="right"/>
      <w:pPr>
        <w:ind w:left="4320" w:hanging="180"/>
      </w:pPr>
    </w:lvl>
    <w:lvl w:ilvl="6" w:tplc="399A410C">
      <w:start w:val="1"/>
      <w:numFmt w:val="decimal"/>
      <w:lvlText w:val="%7."/>
      <w:lvlJc w:val="left"/>
      <w:pPr>
        <w:ind w:left="5040" w:hanging="360"/>
      </w:pPr>
    </w:lvl>
    <w:lvl w:ilvl="7" w:tplc="EC52960E">
      <w:start w:val="1"/>
      <w:numFmt w:val="lowerLetter"/>
      <w:lvlText w:val="%8."/>
      <w:lvlJc w:val="left"/>
      <w:pPr>
        <w:ind w:left="5760" w:hanging="360"/>
      </w:pPr>
    </w:lvl>
    <w:lvl w:ilvl="8" w:tplc="361AF63A">
      <w:start w:val="1"/>
      <w:numFmt w:val="lowerRoman"/>
      <w:lvlText w:val="%9."/>
      <w:lvlJc w:val="right"/>
      <w:pPr>
        <w:ind w:left="6480" w:hanging="180"/>
      </w:pPr>
    </w:lvl>
  </w:abstractNum>
  <w:abstractNum w:abstractNumId="2" w15:restartNumberingAfterBreak="0">
    <w:nsid w:val="0C5436B2"/>
    <w:multiLevelType w:val="hybridMultilevel"/>
    <w:tmpl w:val="C5BE842E"/>
    <w:lvl w:ilvl="0" w:tplc="5C7C8196">
      <w:start w:val="1"/>
      <w:numFmt w:val="decimal"/>
      <w:lvlText w:val="è"/>
      <w:lvlJc w:val="left"/>
      <w:pPr>
        <w:ind w:left="720" w:hanging="360"/>
      </w:pPr>
    </w:lvl>
    <w:lvl w:ilvl="1" w:tplc="D7D6E222">
      <w:start w:val="1"/>
      <w:numFmt w:val="lowerLetter"/>
      <w:lvlText w:val="%2."/>
      <w:lvlJc w:val="left"/>
      <w:pPr>
        <w:ind w:left="1440" w:hanging="360"/>
      </w:pPr>
    </w:lvl>
    <w:lvl w:ilvl="2" w:tplc="C7A48DE6">
      <w:start w:val="1"/>
      <w:numFmt w:val="lowerRoman"/>
      <w:lvlText w:val="%3."/>
      <w:lvlJc w:val="right"/>
      <w:pPr>
        <w:ind w:left="2160" w:hanging="180"/>
      </w:pPr>
    </w:lvl>
    <w:lvl w:ilvl="3" w:tplc="15665B12">
      <w:start w:val="1"/>
      <w:numFmt w:val="decimal"/>
      <w:lvlText w:val="%4."/>
      <w:lvlJc w:val="left"/>
      <w:pPr>
        <w:ind w:left="2880" w:hanging="360"/>
      </w:pPr>
    </w:lvl>
    <w:lvl w:ilvl="4" w:tplc="46DA7D58">
      <w:start w:val="1"/>
      <w:numFmt w:val="lowerLetter"/>
      <w:lvlText w:val="%5."/>
      <w:lvlJc w:val="left"/>
      <w:pPr>
        <w:ind w:left="3600" w:hanging="360"/>
      </w:pPr>
    </w:lvl>
    <w:lvl w:ilvl="5" w:tplc="0F2A1366">
      <w:start w:val="1"/>
      <w:numFmt w:val="lowerRoman"/>
      <w:lvlText w:val="%6."/>
      <w:lvlJc w:val="right"/>
      <w:pPr>
        <w:ind w:left="4320" w:hanging="180"/>
      </w:pPr>
    </w:lvl>
    <w:lvl w:ilvl="6" w:tplc="9DB23742">
      <w:start w:val="1"/>
      <w:numFmt w:val="decimal"/>
      <w:lvlText w:val="%7."/>
      <w:lvlJc w:val="left"/>
      <w:pPr>
        <w:ind w:left="5040" w:hanging="360"/>
      </w:pPr>
    </w:lvl>
    <w:lvl w:ilvl="7" w:tplc="36C0B1D4">
      <w:start w:val="1"/>
      <w:numFmt w:val="lowerLetter"/>
      <w:lvlText w:val="%8."/>
      <w:lvlJc w:val="left"/>
      <w:pPr>
        <w:ind w:left="5760" w:hanging="360"/>
      </w:pPr>
    </w:lvl>
    <w:lvl w:ilvl="8" w:tplc="B42CAD04">
      <w:start w:val="1"/>
      <w:numFmt w:val="lowerRoman"/>
      <w:lvlText w:val="%9."/>
      <w:lvlJc w:val="right"/>
      <w:pPr>
        <w:ind w:left="6480" w:hanging="180"/>
      </w:pPr>
    </w:lvl>
  </w:abstractNum>
  <w:abstractNum w:abstractNumId="3" w15:restartNumberingAfterBreak="0">
    <w:nsid w:val="0CB942C2"/>
    <w:multiLevelType w:val="hybridMultilevel"/>
    <w:tmpl w:val="C67C206C"/>
    <w:lvl w:ilvl="0" w:tplc="3AD0C842">
      <w:start w:val="1"/>
      <w:numFmt w:val="bullet"/>
      <w:lvlText w:val="-"/>
      <w:lvlJc w:val="left"/>
      <w:pPr>
        <w:ind w:left="720" w:hanging="360"/>
      </w:pPr>
      <w:rPr>
        <w:rFonts w:hint="default" w:ascii="Aptos" w:hAnsi="Aptos"/>
      </w:rPr>
    </w:lvl>
    <w:lvl w:ilvl="1" w:tplc="107A59B2">
      <w:start w:val="1"/>
      <w:numFmt w:val="bullet"/>
      <w:lvlText w:val="o"/>
      <w:lvlJc w:val="left"/>
      <w:pPr>
        <w:ind w:left="1440" w:hanging="360"/>
      </w:pPr>
      <w:rPr>
        <w:rFonts w:hint="default" w:ascii="Courier New" w:hAnsi="Courier New"/>
      </w:rPr>
    </w:lvl>
    <w:lvl w:ilvl="2" w:tplc="5DD42592">
      <w:start w:val="1"/>
      <w:numFmt w:val="bullet"/>
      <w:lvlText w:val=""/>
      <w:lvlJc w:val="left"/>
      <w:pPr>
        <w:ind w:left="2160" w:hanging="360"/>
      </w:pPr>
      <w:rPr>
        <w:rFonts w:hint="default" w:ascii="Wingdings" w:hAnsi="Wingdings"/>
      </w:rPr>
    </w:lvl>
    <w:lvl w:ilvl="3" w:tplc="B7CEF780">
      <w:start w:val="1"/>
      <w:numFmt w:val="bullet"/>
      <w:lvlText w:val=""/>
      <w:lvlJc w:val="left"/>
      <w:pPr>
        <w:ind w:left="2880" w:hanging="360"/>
      </w:pPr>
      <w:rPr>
        <w:rFonts w:hint="default" w:ascii="Symbol" w:hAnsi="Symbol"/>
      </w:rPr>
    </w:lvl>
    <w:lvl w:ilvl="4" w:tplc="6B38B26E">
      <w:start w:val="1"/>
      <w:numFmt w:val="bullet"/>
      <w:lvlText w:val="o"/>
      <w:lvlJc w:val="left"/>
      <w:pPr>
        <w:ind w:left="3600" w:hanging="360"/>
      </w:pPr>
      <w:rPr>
        <w:rFonts w:hint="default" w:ascii="Courier New" w:hAnsi="Courier New"/>
      </w:rPr>
    </w:lvl>
    <w:lvl w:ilvl="5" w:tplc="B6020E80">
      <w:start w:val="1"/>
      <w:numFmt w:val="bullet"/>
      <w:lvlText w:val=""/>
      <w:lvlJc w:val="left"/>
      <w:pPr>
        <w:ind w:left="4320" w:hanging="360"/>
      </w:pPr>
      <w:rPr>
        <w:rFonts w:hint="default" w:ascii="Wingdings" w:hAnsi="Wingdings"/>
      </w:rPr>
    </w:lvl>
    <w:lvl w:ilvl="6" w:tplc="AB7069E2">
      <w:start w:val="1"/>
      <w:numFmt w:val="bullet"/>
      <w:lvlText w:val=""/>
      <w:lvlJc w:val="left"/>
      <w:pPr>
        <w:ind w:left="5040" w:hanging="360"/>
      </w:pPr>
      <w:rPr>
        <w:rFonts w:hint="default" w:ascii="Symbol" w:hAnsi="Symbol"/>
      </w:rPr>
    </w:lvl>
    <w:lvl w:ilvl="7" w:tplc="9F2E20E4">
      <w:start w:val="1"/>
      <w:numFmt w:val="bullet"/>
      <w:lvlText w:val="o"/>
      <w:lvlJc w:val="left"/>
      <w:pPr>
        <w:ind w:left="5760" w:hanging="360"/>
      </w:pPr>
      <w:rPr>
        <w:rFonts w:hint="default" w:ascii="Courier New" w:hAnsi="Courier New"/>
      </w:rPr>
    </w:lvl>
    <w:lvl w:ilvl="8" w:tplc="52668CFE">
      <w:start w:val="1"/>
      <w:numFmt w:val="bullet"/>
      <w:lvlText w:val=""/>
      <w:lvlJc w:val="left"/>
      <w:pPr>
        <w:ind w:left="6480" w:hanging="360"/>
      </w:pPr>
      <w:rPr>
        <w:rFonts w:hint="default" w:ascii="Wingdings" w:hAnsi="Wingdings"/>
      </w:rPr>
    </w:lvl>
  </w:abstractNum>
  <w:abstractNum w:abstractNumId="4" w15:restartNumberingAfterBreak="0">
    <w:nsid w:val="0DAE76B6"/>
    <w:multiLevelType w:val="hybridMultilevel"/>
    <w:tmpl w:val="5346250C"/>
    <w:lvl w:ilvl="0" w:tplc="4B707D8E">
      <w:numFmt w:val="bullet"/>
      <w:lvlText w:val=""/>
      <w:lvlJc w:val="left"/>
      <w:pPr>
        <w:ind w:left="786" w:hanging="360"/>
      </w:pPr>
      <w:rPr>
        <w:rFonts w:hint="default" w:ascii="Wingdings" w:hAnsi="Wingdings" w:eastAsiaTheme="minorHAnsi" w:cstheme="minorBidi"/>
      </w:rPr>
    </w:lvl>
    <w:lvl w:ilvl="1" w:tplc="04090003" w:tentative="1">
      <w:start w:val="1"/>
      <w:numFmt w:val="bullet"/>
      <w:lvlText w:val="o"/>
      <w:lvlJc w:val="left"/>
      <w:pPr>
        <w:ind w:left="1506" w:hanging="360"/>
      </w:pPr>
      <w:rPr>
        <w:rFonts w:hint="default" w:ascii="Courier New" w:hAnsi="Courier New" w:cs="Courier New"/>
      </w:rPr>
    </w:lvl>
    <w:lvl w:ilvl="2" w:tplc="04090005" w:tentative="1">
      <w:start w:val="1"/>
      <w:numFmt w:val="bullet"/>
      <w:lvlText w:val=""/>
      <w:lvlJc w:val="left"/>
      <w:pPr>
        <w:ind w:left="2226" w:hanging="360"/>
      </w:pPr>
      <w:rPr>
        <w:rFonts w:hint="default" w:ascii="Wingdings" w:hAnsi="Wingdings"/>
      </w:rPr>
    </w:lvl>
    <w:lvl w:ilvl="3" w:tplc="04090001" w:tentative="1">
      <w:start w:val="1"/>
      <w:numFmt w:val="bullet"/>
      <w:lvlText w:val=""/>
      <w:lvlJc w:val="left"/>
      <w:pPr>
        <w:ind w:left="2946" w:hanging="360"/>
      </w:pPr>
      <w:rPr>
        <w:rFonts w:hint="default" w:ascii="Symbol" w:hAnsi="Symbol"/>
      </w:rPr>
    </w:lvl>
    <w:lvl w:ilvl="4" w:tplc="04090003" w:tentative="1">
      <w:start w:val="1"/>
      <w:numFmt w:val="bullet"/>
      <w:lvlText w:val="o"/>
      <w:lvlJc w:val="left"/>
      <w:pPr>
        <w:ind w:left="3666" w:hanging="360"/>
      </w:pPr>
      <w:rPr>
        <w:rFonts w:hint="default" w:ascii="Courier New" w:hAnsi="Courier New" w:cs="Courier New"/>
      </w:rPr>
    </w:lvl>
    <w:lvl w:ilvl="5" w:tplc="04090005" w:tentative="1">
      <w:start w:val="1"/>
      <w:numFmt w:val="bullet"/>
      <w:lvlText w:val=""/>
      <w:lvlJc w:val="left"/>
      <w:pPr>
        <w:ind w:left="4386" w:hanging="360"/>
      </w:pPr>
      <w:rPr>
        <w:rFonts w:hint="default" w:ascii="Wingdings" w:hAnsi="Wingdings"/>
      </w:rPr>
    </w:lvl>
    <w:lvl w:ilvl="6" w:tplc="04090001" w:tentative="1">
      <w:start w:val="1"/>
      <w:numFmt w:val="bullet"/>
      <w:lvlText w:val=""/>
      <w:lvlJc w:val="left"/>
      <w:pPr>
        <w:ind w:left="5106" w:hanging="360"/>
      </w:pPr>
      <w:rPr>
        <w:rFonts w:hint="default" w:ascii="Symbol" w:hAnsi="Symbol"/>
      </w:rPr>
    </w:lvl>
    <w:lvl w:ilvl="7" w:tplc="04090003" w:tentative="1">
      <w:start w:val="1"/>
      <w:numFmt w:val="bullet"/>
      <w:lvlText w:val="o"/>
      <w:lvlJc w:val="left"/>
      <w:pPr>
        <w:ind w:left="5826" w:hanging="360"/>
      </w:pPr>
      <w:rPr>
        <w:rFonts w:hint="default" w:ascii="Courier New" w:hAnsi="Courier New" w:cs="Courier New"/>
      </w:rPr>
    </w:lvl>
    <w:lvl w:ilvl="8" w:tplc="04090005" w:tentative="1">
      <w:start w:val="1"/>
      <w:numFmt w:val="bullet"/>
      <w:lvlText w:val=""/>
      <w:lvlJc w:val="left"/>
      <w:pPr>
        <w:ind w:left="6546" w:hanging="360"/>
      </w:pPr>
      <w:rPr>
        <w:rFonts w:hint="default" w:ascii="Wingdings" w:hAnsi="Wingdings"/>
      </w:rPr>
    </w:lvl>
  </w:abstractNum>
  <w:abstractNum w:abstractNumId="5" w15:restartNumberingAfterBreak="0">
    <w:nsid w:val="18F36877"/>
    <w:multiLevelType w:val="multilevel"/>
    <w:tmpl w:val="0813001F"/>
    <w:lvl w:ilvl="0">
      <w:start w:val="1"/>
      <w:numFmt w:val="bullet"/>
      <w:lvlText w:val="·"/>
      <w:lvlJc w:val="left"/>
      <w:pPr>
        <w:ind w:left="360" w:hanging="360"/>
      </w:pPr>
      <w:rPr>
        <w:rFonts w:hint="default" w:ascii="Symbol" w:hAnsi="Symbol"/>
      </w:rPr>
    </w:lvl>
    <w:lvl w:ilvl="1">
      <w:start w:val="1"/>
      <w:numFmt w:val="decimal"/>
      <w:lvlText w:val="%1.%2."/>
      <w:lvlJc w:val="left"/>
      <w:pPr>
        <w:ind w:left="1850"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A2A6C27"/>
    <w:multiLevelType w:val="hybridMultilevel"/>
    <w:tmpl w:val="9E4A28E0"/>
    <w:lvl w:ilvl="0" w:tplc="A19C5656">
      <w:start w:val="16"/>
      <w:numFmt w:val="bullet"/>
      <w:lvlText w:val="-"/>
      <w:lvlJc w:val="left"/>
      <w:pPr>
        <w:ind w:left="720" w:hanging="360"/>
      </w:pPr>
      <w:rPr>
        <w:rFonts w:hint="default" w:ascii="Calibri" w:hAnsi="Calibri" w:cs="Calibri" w:eastAsiaTheme="minorHAns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DC420D6"/>
    <w:multiLevelType w:val="hybridMultilevel"/>
    <w:tmpl w:val="7C88F4C8"/>
    <w:lvl w:ilvl="0" w:tplc="79DEDB44">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8" w15:restartNumberingAfterBreak="0">
    <w:nsid w:val="20981451"/>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1BD217D"/>
    <w:multiLevelType w:val="hybridMultilevel"/>
    <w:tmpl w:val="9AAE82E0"/>
    <w:lvl w:ilvl="0" w:tplc="42229854">
      <w:start w:val="1"/>
      <w:numFmt w:val="bullet"/>
      <w:lvlText w:val=""/>
      <w:lvlJc w:val="left"/>
      <w:pPr>
        <w:ind w:left="720" w:hanging="360"/>
      </w:pPr>
      <w:rPr>
        <w:rFonts w:hint="default" w:ascii="Symbol" w:hAnsi="Symbol"/>
      </w:rPr>
    </w:lvl>
    <w:lvl w:ilvl="1" w:tplc="594AE5A4">
      <w:start w:val="1"/>
      <w:numFmt w:val="bullet"/>
      <w:lvlText w:val="o"/>
      <w:lvlJc w:val="left"/>
      <w:pPr>
        <w:ind w:left="1440" w:hanging="360"/>
      </w:pPr>
      <w:rPr>
        <w:rFonts w:hint="default" w:ascii="Courier New" w:hAnsi="Courier New"/>
      </w:rPr>
    </w:lvl>
    <w:lvl w:ilvl="2" w:tplc="5142D74C">
      <w:start w:val="1"/>
      <w:numFmt w:val="bullet"/>
      <w:lvlText w:val=""/>
      <w:lvlJc w:val="left"/>
      <w:pPr>
        <w:ind w:left="2160" w:hanging="360"/>
      </w:pPr>
      <w:rPr>
        <w:rFonts w:hint="default" w:ascii="Wingdings" w:hAnsi="Wingdings"/>
      </w:rPr>
    </w:lvl>
    <w:lvl w:ilvl="3" w:tplc="2430BB9C">
      <w:start w:val="1"/>
      <w:numFmt w:val="bullet"/>
      <w:lvlText w:val=""/>
      <w:lvlJc w:val="left"/>
      <w:pPr>
        <w:ind w:left="2880" w:hanging="360"/>
      </w:pPr>
      <w:rPr>
        <w:rFonts w:hint="default" w:ascii="Symbol" w:hAnsi="Symbol"/>
      </w:rPr>
    </w:lvl>
    <w:lvl w:ilvl="4" w:tplc="C4A0C8D2">
      <w:start w:val="1"/>
      <w:numFmt w:val="bullet"/>
      <w:lvlText w:val="o"/>
      <w:lvlJc w:val="left"/>
      <w:pPr>
        <w:ind w:left="3600" w:hanging="360"/>
      </w:pPr>
      <w:rPr>
        <w:rFonts w:hint="default" w:ascii="Courier New" w:hAnsi="Courier New"/>
      </w:rPr>
    </w:lvl>
    <w:lvl w:ilvl="5" w:tplc="BD62E568">
      <w:start w:val="1"/>
      <w:numFmt w:val="bullet"/>
      <w:lvlText w:val=""/>
      <w:lvlJc w:val="left"/>
      <w:pPr>
        <w:ind w:left="4320" w:hanging="360"/>
      </w:pPr>
      <w:rPr>
        <w:rFonts w:hint="default" w:ascii="Wingdings" w:hAnsi="Wingdings"/>
      </w:rPr>
    </w:lvl>
    <w:lvl w:ilvl="6" w:tplc="5C187DF2">
      <w:start w:val="1"/>
      <w:numFmt w:val="bullet"/>
      <w:lvlText w:val=""/>
      <w:lvlJc w:val="left"/>
      <w:pPr>
        <w:ind w:left="5040" w:hanging="360"/>
      </w:pPr>
      <w:rPr>
        <w:rFonts w:hint="default" w:ascii="Symbol" w:hAnsi="Symbol"/>
      </w:rPr>
    </w:lvl>
    <w:lvl w:ilvl="7" w:tplc="0B225D74">
      <w:start w:val="1"/>
      <w:numFmt w:val="bullet"/>
      <w:lvlText w:val="o"/>
      <w:lvlJc w:val="left"/>
      <w:pPr>
        <w:ind w:left="5760" w:hanging="360"/>
      </w:pPr>
      <w:rPr>
        <w:rFonts w:hint="default" w:ascii="Courier New" w:hAnsi="Courier New"/>
      </w:rPr>
    </w:lvl>
    <w:lvl w:ilvl="8" w:tplc="B8D8AA3A">
      <w:start w:val="1"/>
      <w:numFmt w:val="bullet"/>
      <w:lvlText w:val=""/>
      <w:lvlJc w:val="left"/>
      <w:pPr>
        <w:ind w:left="6480" w:hanging="360"/>
      </w:pPr>
      <w:rPr>
        <w:rFonts w:hint="default" w:ascii="Wingdings" w:hAnsi="Wingdings"/>
      </w:rPr>
    </w:lvl>
  </w:abstractNum>
  <w:abstractNum w:abstractNumId="10" w15:restartNumberingAfterBreak="0">
    <w:nsid w:val="23522701"/>
    <w:multiLevelType w:val="hybridMultilevel"/>
    <w:tmpl w:val="D41CB5F4"/>
    <w:lvl w:ilvl="0" w:tplc="0B82E63A">
      <w:numFmt w:val="bullet"/>
      <w:lvlText w:val=""/>
      <w:lvlJc w:val="left"/>
      <w:pPr>
        <w:ind w:left="720" w:hanging="360"/>
      </w:pPr>
      <w:rPr>
        <w:rFonts w:hint="default" w:ascii="Wingdings" w:hAnsi="Wingdings" w:eastAsiaTheme="minorHAnsi" w:cstheme="minorBidi"/>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1" w15:restartNumberingAfterBreak="0">
    <w:nsid w:val="235C4C6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3B59B13"/>
    <w:multiLevelType w:val="hybridMultilevel"/>
    <w:tmpl w:val="4872ABBA"/>
    <w:lvl w:ilvl="0" w:tplc="79C4EBE6">
      <w:start w:val="1"/>
      <w:numFmt w:val="bullet"/>
      <w:lvlText w:val="·"/>
      <w:lvlJc w:val="left"/>
      <w:pPr>
        <w:ind w:left="720" w:hanging="360"/>
      </w:pPr>
      <w:rPr>
        <w:rFonts w:hint="default" w:ascii="Symbol" w:hAnsi="Symbol"/>
      </w:rPr>
    </w:lvl>
    <w:lvl w:ilvl="1" w:tplc="60424E5C">
      <w:start w:val="1"/>
      <w:numFmt w:val="bullet"/>
      <w:lvlText w:val="o"/>
      <w:lvlJc w:val="left"/>
      <w:pPr>
        <w:ind w:left="1440" w:hanging="360"/>
      </w:pPr>
      <w:rPr>
        <w:rFonts w:hint="default" w:ascii="Courier New" w:hAnsi="Courier New"/>
      </w:rPr>
    </w:lvl>
    <w:lvl w:ilvl="2" w:tplc="9FA04C18">
      <w:start w:val="1"/>
      <w:numFmt w:val="bullet"/>
      <w:lvlText w:val=""/>
      <w:lvlJc w:val="left"/>
      <w:pPr>
        <w:ind w:left="2160" w:hanging="360"/>
      </w:pPr>
      <w:rPr>
        <w:rFonts w:hint="default" w:ascii="Wingdings" w:hAnsi="Wingdings"/>
      </w:rPr>
    </w:lvl>
    <w:lvl w:ilvl="3" w:tplc="8B48B3DE">
      <w:start w:val="1"/>
      <w:numFmt w:val="bullet"/>
      <w:lvlText w:val=""/>
      <w:lvlJc w:val="left"/>
      <w:pPr>
        <w:ind w:left="2880" w:hanging="360"/>
      </w:pPr>
      <w:rPr>
        <w:rFonts w:hint="default" w:ascii="Symbol" w:hAnsi="Symbol"/>
      </w:rPr>
    </w:lvl>
    <w:lvl w:ilvl="4" w:tplc="F82C73BA">
      <w:start w:val="1"/>
      <w:numFmt w:val="bullet"/>
      <w:lvlText w:val="o"/>
      <w:lvlJc w:val="left"/>
      <w:pPr>
        <w:ind w:left="3600" w:hanging="360"/>
      </w:pPr>
      <w:rPr>
        <w:rFonts w:hint="default" w:ascii="Courier New" w:hAnsi="Courier New"/>
      </w:rPr>
    </w:lvl>
    <w:lvl w:ilvl="5" w:tplc="36025ED8">
      <w:start w:val="1"/>
      <w:numFmt w:val="bullet"/>
      <w:lvlText w:val=""/>
      <w:lvlJc w:val="left"/>
      <w:pPr>
        <w:ind w:left="4320" w:hanging="360"/>
      </w:pPr>
      <w:rPr>
        <w:rFonts w:hint="default" w:ascii="Wingdings" w:hAnsi="Wingdings"/>
      </w:rPr>
    </w:lvl>
    <w:lvl w:ilvl="6" w:tplc="DDF48220">
      <w:start w:val="1"/>
      <w:numFmt w:val="bullet"/>
      <w:lvlText w:val=""/>
      <w:lvlJc w:val="left"/>
      <w:pPr>
        <w:ind w:left="5040" w:hanging="360"/>
      </w:pPr>
      <w:rPr>
        <w:rFonts w:hint="default" w:ascii="Symbol" w:hAnsi="Symbol"/>
      </w:rPr>
    </w:lvl>
    <w:lvl w:ilvl="7" w:tplc="75CA66AC">
      <w:start w:val="1"/>
      <w:numFmt w:val="bullet"/>
      <w:lvlText w:val="o"/>
      <w:lvlJc w:val="left"/>
      <w:pPr>
        <w:ind w:left="5760" w:hanging="360"/>
      </w:pPr>
      <w:rPr>
        <w:rFonts w:hint="default" w:ascii="Courier New" w:hAnsi="Courier New"/>
      </w:rPr>
    </w:lvl>
    <w:lvl w:ilvl="8" w:tplc="6108F7B0">
      <w:start w:val="1"/>
      <w:numFmt w:val="bullet"/>
      <w:lvlText w:val=""/>
      <w:lvlJc w:val="left"/>
      <w:pPr>
        <w:ind w:left="6480" w:hanging="360"/>
      </w:pPr>
      <w:rPr>
        <w:rFonts w:hint="default" w:ascii="Wingdings" w:hAnsi="Wingdings"/>
      </w:rPr>
    </w:lvl>
  </w:abstractNum>
  <w:abstractNum w:abstractNumId="13" w15:restartNumberingAfterBreak="0">
    <w:nsid w:val="2F84BE69"/>
    <w:multiLevelType w:val="hybridMultilevel"/>
    <w:tmpl w:val="7BAACC52"/>
    <w:lvl w:ilvl="0" w:tplc="146AA7E0">
      <w:start w:val="1"/>
      <w:numFmt w:val="bullet"/>
      <w:lvlText w:val="-"/>
      <w:lvlJc w:val="left"/>
      <w:pPr>
        <w:ind w:left="720" w:hanging="360"/>
      </w:pPr>
      <w:rPr>
        <w:rFonts w:hint="default" w:ascii="Aptos" w:hAnsi="Aptos"/>
      </w:rPr>
    </w:lvl>
    <w:lvl w:ilvl="1" w:tplc="EE5CDC18">
      <w:start w:val="1"/>
      <w:numFmt w:val="bullet"/>
      <w:lvlText w:val="o"/>
      <w:lvlJc w:val="left"/>
      <w:pPr>
        <w:ind w:left="1440" w:hanging="360"/>
      </w:pPr>
      <w:rPr>
        <w:rFonts w:hint="default" w:ascii="Courier New" w:hAnsi="Courier New"/>
      </w:rPr>
    </w:lvl>
    <w:lvl w:ilvl="2" w:tplc="3378F690">
      <w:start w:val="1"/>
      <w:numFmt w:val="bullet"/>
      <w:lvlText w:val=""/>
      <w:lvlJc w:val="left"/>
      <w:pPr>
        <w:ind w:left="2160" w:hanging="360"/>
      </w:pPr>
      <w:rPr>
        <w:rFonts w:hint="default" w:ascii="Wingdings" w:hAnsi="Wingdings"/>
      </w:rPr>
    </w:lvl>
    <w:lvl w:ilvl="3" w:tplc="A8F66D1A">
      <w:start w:val="1"/>
      <w:numFmt w:val="bullet"/>
      <w:lvlText w:val=""/>
      <w:lvlJc w:val="left"/>
      <w:pPr>
        <w:ind w:left="2880" w:hanging="360"/>
      </w:pPr>
      <w:rPr>
        <w:rFonts w:hint="default" w:ascii="Symbol" w:hAnsi="Symbol"/>
      </w:rPr>
    </w:lvl>
    <w:lvl w:ilvl="4" w:tplc="1DFEFAC4">
      <w:start w:val="1"/>
      <w:numFmt w:val="bullet"/>
      <w:lvlText w:val="o"/>
      <w:lvlJc w:val="left"/>
      <w:pPr>
        <w:ind w:left="3600" w:hanging="360"/>
      </w:pPr>
      <w:rPr>
        <w:rFonts w:hint="default" w:ascii="Courier New" w:hAnsi="Courier New"/>
      </w:rPr>
    </w:lvl>
    <w:lvl w:ilvl="5" w:tplc="EDC66730">
      <w:start w:val="1"/>
      <w:numFmt w:val="bullet"/>
      <w:lvlText w:val=""/>
      <w:lvlJc w:val="left"/>
      <w:pPr>
        <w:ind w:left="4320" w:hanging="360"/>
      </w:pPr>
      <w:rPr>
        <w:rFonts w:hint="default" w:ascii="Wingdings" w:hAnsi="Wingdings"/>
      </w:rPr>
    </w:lvl>
    <w:lvl w:ilvl="6" w:tplc="1D3623C0">
      <w:start w:val="1"/>
      <w:numFmt w:val="bullet"/>
      <w:lvlText w:val=""/>
      <w:lvlJc w:val="left"/>
      <w:pPr>
        <w:ind w:left="5040" w:hanging="360"/>
      </w:pPr>
      <w:rPr>
        <w:rFonts w:hint="default" w:ascii="Symbol" w:hAnsi="Symbol"/>
      </w:rPr>
    </w:lvl>
    <w:lvl w:ilvl="7" w:tplc="04B02398">
      <w:start w:val="1"/>
      <w:numFmt w:val="bullet"/>
      <w:lvlText w:val="o"/>
      <w:lvlJc w:val="left"/>
      <w:pPr>
        <w:ind w:left="5760" w:hanging="360"/>
      </w:pPr>
      <w:rPr>
        <w:rFonts w:hint="default" w:ascii="Courier New" w:hAnsi="Courier New"/>
      </w:rPr>
    </w:lvl>
    <w:lvl w:ilvl="8" w:tplc="C680A6D8">
      <w:start w:val="1"/>
      <w:numFmt w:val="bullet"/>
      <w:lvlText w:val=""/>
      <w:lvlJc w:val="left"/>
      <w:pPr>
        <w:ind w:left="6480" w:hanging="360"/>
      </w:pPr>
      <w:rPr>
        <w:rFonts w:hint="default" w:ascii="Wingdings" w:hAnsi="Wingdings"/>
      </w:rPr>
    </w:lvl>
  </w:abstractNum>
  <w:abstractNum w:abstractNumId="14" w15:restartNumberingAfterBreak="0">
    <w:nsid w:val="32441708"/>
    <w:multiLevelType w:val="multilevel"/>
    <w:tmpl w:val="A6F8F718"/>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5" w15:restartNumberingAfterBreak="0">
    <w:nsid w:val="33987F4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35F97A83"/>
    <w:multiLevelType w:val="hybridMultilevel"/>
    <w:tmpl w:val="2A6826D2"/>
    <w:lvl w:ilvl="0" w:tplc="A3AA5830">
      <w:start w:val="1"/>
      <w:numFmt w:val="bullet"/>
      <w:lvlText w:val=""/>
      <w:lvlJc w:val="left"/>
      <w:pPr>
        <w:ind w:left="720" w:hanging="360"/>
      </w:pPr>
      <w:rPr>
        <w:rFonts w:hint="default" w:ascii="Symbol" w:hAnsi="Symbol"/>
      </w:rPr>
    </w:lvl>
    <w:lvl w:ilvl="1" w:tplc="97ECB648">
      <w:start w:val="1"/>
      <w:numFmt w:val="bullet"/>
      <w:lvlText w:val="o"/>
      <w:lvlJc w:val="left"/>
      <w:pPr>
        <w:ind w:left="1440" w:hanging="360"/>
      </w:pPr>
      <w:rPr>
        <w:rFonts w:hint="default" w:ascii="Courier New" w:hAnsi="Courier New"/>
      </w:rPr>
    </w:lvl>
    <w:lvl w:ilvl="2" w:tplc="91201C2C">
      <w:start w:val="1"/>
      <w:numFmt w:val="bullet"/>
      <w:lvlText w:val=""/>
      <w:lvlJc w:val="left"/>
      <w:pPr>
        <w:ind w:left="2160" w:hanging="360"/>
      </w:pPr>
      <w:rPr>
        <w:rFonts w:hint="default" w:ascii="Wingdings" w:hAnsi="Wingdings"/>
      </w:rPr>
    </w:lvl>
    <w:lvl w:ilvl="3" w:tplc="277ACFA6">
      <w:start w:val="1"/>
      <w:numFmt w:val="bullet"/>
      <w:lvlText w:val=""/>
      <w:lvlJc w:val="left"/>
      <w:pPr>
        <w:ind w:left="2880" w:hanging="360"/>
      </w:pPr>
      <w:rPr>
        <w:rFonts w:hint="default" w:ascii="Symbol" w:hAnsi="Symbol"/>
      </w:rPr>
    </w:lvl>
    <w:lvl w:ilvl="4" w:tplc="A70047B0">
      <w:start w:val="1"/>
      <w:numFmt w:val="bullet"/>
      <w:lvlText w:val="o"/>
      <w:lvlJc w:val="left"/>
      <w:pPr>
        <w:ind w:left="3600" w:hanging="360"/>
      </w:pPr>
      <w:rPr>
        <w:rFonts w:hint="default" w:ascii="Courier New" w:hAnsi="Courier New"/>
      </w:rPr>
    </w:lvl>
    <w:lvl w:ilvl="5" w:tplc="B7D04F12">
      <w:start w:val="1"/>
      <w:numFmt w:val="bullet"/>
      <w:lvlText w:val=""/>
      <w:lvlJc w:val="left"/>
      <w:pPr>
        <w:ind w:left="4320" w:hanging="360"/>
      </w:pPr>
      <w:rPr>
        <w:rFonts w:hint="default" w:ascii="Wingdings" w:hAnsi="Wingdings"/>
      </w:rPr>
    </w:lvl>
    <w:lvl w:ilvl="6" w:tplc="BB08A908">
      <w:start w:val="1"/>
      <w:numFmt w:val="bullet"/>
      <w:lvlText w:val=""/>
      <w:lvlJc w:val="left"/>
      <w:pPr>
        <w:ind w:left="5040" w:hanging="360"/>
      </w:pPr>
      <w:rPr>
        <w:rFonts w:hint="default" w:ascii="Symbol" w:hAnsi="Symbol"/>
      </w:rPr>
    </w:lvl>
    <w:lvl w:ilvl="7" w:tplc="40627B6E">
      <w:start w:val="1"/>
      <w:numFmt w:val="bullet"/>
      <w:lvlText w:val="o"/>
      <w:lvlJc w:val="left"/>
      <w:pPr>
        <w:ind w:left="5760" w:hanging="360"/>
      </w:pPr>
      <w:rPr>
        <w:rFonts w:hint="default" w:ascii="Courier New" w:hAnsi="Courier New"/>
      </w:rPr>
    </w:lvl>
    <w:lvl w:ilvl="8" w:tplc="9014EBAA">
      <w:start w:val="1"/>
      <w:numFmt w:val="bullet"/>
      <w:lvlText w:val=""/>
      <w:lvlJc w:val="left"/>
      <w:pPr>
        <w:ind w:left="6480" w:hanging="360"/>
      </w:pPr>
      <w:rPr>
        <w:rFonts w:hint="default" w:ascii="Wingdings" w:hAnsi="Wingdings"/>
      </w:rPr>
    </w:lvl>
  </w:abstractNum>
  <w:abstractNum w:abstractNumId="17" w15:restartNumberingAfterBreak="0">
    <w:nsid w:val="3C194826"/>
    <w:multiLevelType w:val="hybridMultilevel"/>
    <w:tmpl w:val="D12AC03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CCE61C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3CD4D97A"/>
    <w:multiLevelType w:val="hybridMultilevel"/>
    <w:tmpl w:val="9B766EA0"/>
    <w:lvl w:ilvl="0" w:tplc="9198DE14">
      <w:start w:val="1"/>
      <w:numFmt w:val="bullet"/>
      <w:lvlText w:val=""/>
      <w:lvlJc w:val="left"/>
      <w:pPr>
        <w:ind w:left="720" w:hanging="360"/>
      </w:pPr>
      <w:rPr>
        <w:rFonts w:hint="default" w:ascii="Symbol" w:hAnsi="Symbol"/>
      </w:rPr>
    </w:lvl>
    <w:lvl w:ilvl="1" w:tplc="25C663EA">
      <w:start w:val="1"/>
      <w:numFmt w:val="bullet"/>
      <w:lvlText w:val="o"/>
      <w:lvlJc w:val="left"/>
      <w:pPr>
        <w:ind w:left="1440" w:hanging="360"/>
      </w:pPr>
      <w:rPr>
        <w:rFonts w:hint="default" w:ascii="Courier New" w:hAnsi="Courier New"/>
      </w:rPr>
    </w:lvl>
    <w:lvl w:ilvl="2" w:tplc="62D4C7D0">
      <w:start w:val="1"/>
      <w:numFmt w:val="bullet"/>
      <w:lvlText w:val=""/>
      <w:lvlJc w:val="left"/>
      <w:pPr>
        <w:ind w:left="2160" w:hanging="360"/>
      </w:pPr>
      <w:rPr>
        <w:rFonts w:hint="default" w:ascii="Wingdings" w:hAnsi="Wingdings"/>
      </w:rPr>
    </w:lvl>
    <w:lvl w:ilvl="3" w:tplc="2CBC7170">
      <w:start w:val="1"/>
      <w:numFmt w:val="bullet"/>
      <w:lvlText w:val=""/>
      <w:lvlJc w:val="left"/>
      <w:pPr>
        <w:ind w:left="2880" w:hanging="360"/>
      </w:pPr>
      <w:rPr>
        <w:rFonts w:hint="default" w:ascii="Symbol" w:hAnsi="Symbol"/>
      </w:rPr>
    </w:lvl>
    <w:lvl w:ilvl="4" w:tplc="5DBEB316">
      <w:start w:val="1"/>
      <w:numFmt w:val="bullet"/>
      <w:lvlText w:val="o"/>
      <w:lvlJc w:val="left"/>
      <w:pPr>
        <w:ind w:left="3600" w:hanging="360"/>
      </w:pPr>
      <w:rPr>
        <w:rFonts w:hint="default" w:ascii="Courier New" w:hAnsi="Courier New"/>
      </w:rPr>
    </w:lvl>
    <w:lvl w:ilvl="5" w:tplc="F9E8BB34">
      <w:start w:val="1"/>
      <w:numFmt w:val="bullet"/>
      <w:lvlText w:val=""/>
      <w:lvlJc w:val="left"/>
      <w:pPr>
        <w:ind w:left="4320" w:hanging="360"/>
      </w:pPr>
      <w:rPr>
        <w:rFonts w:hint="default" w:ascii="Wingdings" w:hAnsi="Wingdings"/>
      </w:rPr>
    </w:lvl>
    <w:lvl w:ilvl="6" w:tplc="48F8B474">
      <w:start w:val="1"/>
      <w:numFmt w:val="bullet"/>
      <w:lvlText w:val=""/>
      <w:lvlJc w:val="left"/>
      <w:pPr>
        <w:ind w:left="5040" w:hanging="360"/>
      </w:pPr>
      <w:rPr>
        <w:rFonts w:hint="default" w:ascii="Symbol" w:hAnsi="Symbol"/>
      </w:rPr>
    </w:lvl>
    <w:lvl w:ilvl="7" w:tplc="6FD00AEE">
      <w:start w:val="1"/>
      <w:numFmt w:val="bullet"/>
      <w:lvlText w:val="o"/>
      <w:lvlJc w:val="left"/>
      <w:pPr>
        <w:ind w:left="5760" w:hanging="360"/>
      </w:pPr>
      <w:rPr>
        <w:rFonts w:hint="default" w:ascii="Courier New" w:hAnsi="Courier New"/>
      </w:rPr>
    </w:lvl>
    <w:lvl w:ilvl="8" w:tplc="D114717A">
      <w:start w:val="1"/>
      <w:numFmt w:val="bullet"/>
      <w:lvlText w:val=""/>
      <w:lvlJc w:val="left"/>
      <w:pPr>
        <w:ind w:left="6480" w:hanging="360"/>
      </w:pPr>
      <w:rPr>
        <w:rFonts w:hint="default" w:ascii="Wingdings" w:hAnsi="Wingdings"/>
      </w:rPr>
    </w:lvl>
  </w:abstractNum>
  <w:abstractNum w:abstractNumId="20" w15:restartNumberingAfterBreak="0">
    <w:nsid w:val="3DC628B4"/>
    <w:multiLevelType w:val="hybridMultilevel"/>
    <w:tmpl w:val="AE50BD4A"/>
    <w:lvl w:ilvl="0" w:tplc="71867B9C">
      <w:numFmt w:val="bullet"/>
      <w:lvlText w:val="-"/>
      <w:lvlJc w:val="left"/>
      <w:pPr>
        <w:ind w:left="720" w:hanging="360"/>
      </w:pPr>
      <w:rPr>
        <w:rFonts w:hint="default" w:ascii="Calibri" w:hAnsi="Calibri" w:cs="Calibri" w:eastAsiaTheme="minorHAnsi"/>
      </w:rPr>
    </w:lvl>
    <w:lvl w:ilvl="1" w:tplc="04090003">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1" w15:restartNumberingAfterBreak="0">
    <w:nsid w:val="405F38F1"/>
    <w:multiLevelType w:val="hybridMultilevel"/>
    <w:tmpl w:val="3948C850"/>
    <w:lvl w:ilvl="0" w:tplc="EACE6A86">
      <w:numFmt w:val="bullet"/>
      <w:lvlText w:val=""/>
      <w:lvlJc w:val="left"/>
      <w:pPr>
        <w:ind w:left="720" w:hanging="360"/>
      </w:pPr>
      <w:rPr>
        <w:rFonts w:hint="default" w:ascii="Wingdings" w:hAnsi="Wingdings" w:eastAsiaTheme="minorHAnsi" w:cstheme="minorBidi"/>
        <w:color w:val="000000"/>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2" w15:restartNumberingAfterBreak="0">
    <w:nsid w:val="42200C54"/>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2CE497C"/>
    <w:multiLevelType w:val="hybridMultilevel"/>
    <w:tmpl w:val="8FA89B5E"/>
    <w:lvl w:ilvl="0" w:tplc="F9360DCC">
      <w:start w:val="1"/>
      <w:numFmt w:val="decimal"/>
      <w:lvlText w:val="%1."/>
      <w:lvlJc w:val="left"/>
      <w:pPr>
        <w:ind w:left="720" w:hanging="360"/>
      </w:pPr>
    </w:lvl>
    <w:lvl w:ilvl="1" w:tplc="94A2A960">
      <w:start w:val="1"/>
      <w:numFmt w:val="lowerLetter"/>
      <w:lvlText w:val="%2."/>
      <w:lvlJc w:val="left"/>
      <w:pPr>
        <w:ind w:left="1440" w:hanging="360"/>
      </w:pPr>
    </w:lvl>
    <w:lvl w:ilvl="2" w:tplc="460C93FE">
      <w:start w:val="1"/>
      <w:numFmt w:val="lowerRoman"/>
      <w:lvlText w:val="%3."/>
      <w:lvlJc w:val="right"/>
      <w:pPr>
        <w:ind w:left="2160" w:hanging="180"/>
      </w:pPr>
    </w:lvl>
    <w:lvl w:ilvl="3" w:tplc="E76CB84E">
      <w:start w:val="1"/>
      <w:numFmt w:val="decimal"/>
      <w:lvlText w:val="%4."/>
      <w:lvlJc w:val="left"/>
      <w:pPr>
        <w:ind w:left="2880" w:hanging="360"/>
      </w:pPr>
    </w:lvl>
    <w:lvl w:ilvl="4" w:tplc="15084318">
      <w:start w:val="1"/>
      <w:numFmt w:val="lowerLetter"/>
      <w:lvlText w:val="%5."/>
      <w:lvlJc w:val="left"/>
      <w:pPr>
        <w:ind w:left="3600" w:hanging="360"/>
      </w:pPr>
    </w:lvl>
    <w:lvl w:ilvl="5" w:tplc="7DC6A422">
      <w:start w:val="1"/>
      <w:numFmt w:val="lowerRoman"/>
      <w:lvlText w:val="%6."/>
      <w:lvlJc w:val="right"/>
      <w:pPr>
        <w:ind w:left="4320" w:hanging="180"/>
      </w:pPr>
    </w:lvl>
    <w:lvl w:ilvl="6" w:tplc="23E8C78A">
      <w:start w:val="1"/>
      <w:numFmt w:val="decimal"/>
      <w:lvlText w:val="%7."/>
      <w:lvlJc w:val="left"/>
      <w:pPr>
        <w:ind w:left="5040" w:hanging="360"/>
      </w:pPr>
    </w:lvl>
    <w:lvl w:ilvl="7" w:tplc="7A14CAFC">
      <w:start w:val="1"/>
      <w:numFmt w:val="lowerLetter"/>
      <w:lvlText w:val="%8."/>
      <w:lvlJc w:val="left"/>
      <w:pPr>
        <w:ind w:left="5760" w:hanging="360"/>
      </w:pPr>
    </w:lvl>
    <w:lvl w:ilvl="8" w:tplc="ACB4F272">
      <w:start w:val="1"/>
      <w:numFmt w:val="lowerRoman"/>
      <w:lvlText w:val="%9."/>
      <w:lvlJc w:val="right"/>
      <w:pPr>
        <w:ind w:left="6480" w:hanging="180"/>
      </w:pPr>
    </w:lvl>
  </w:abstractNum>
  <w:abstractNum w:abstractNumId="24" w15:restartNumberingAfterBreak="0">
    <w:nsid w:val="42DABC8C"/>
    <w:multiLevelType w:val="hybridMultilevel"/>
    <w:tmpl w:val="23D28168"/>
    <w:lvl w:ilvl="0" w:tplc="11369550">
      <w:start w:val="1"/>
      <w:numFmt w:val="decimal"/>
      <w:lvlText w:val="%1."/>
      <w:lvlJc w:val="left"/>
      <w:pPr>
        <w:ind w:left="720" w:hanging="360"/>
      </w:pPr>
    </w:lvl>
    <w:lvl w:ilvl="1" w:tplc="B0124C44">
      <w:start w:val="1"/>
      <w:numFmt w:val="lowerLetter"/>
      <w:lvlText w:val="%2."/>
      <w:lvlJc w:val="left"/>
      <w:pPr>
        <w:ind w:left="1440" w:hanging="360"/>
      </w:pPr>
    </w:lvl>
    <w:lvl w:ilvl="2" w:tplc="64D6CFC4">
      <w:start w:val="1"/>
      <w:numFmt w:val="lowerRoman"/>
      <w:lvlText w:val="%3."/>
      <w:lvlJc w:val="right"/>
      <w:pPr>
        <w:ind w:left="2160" w:hanging="180"/>
      </w:pPr>
    </w:lvl>
    <w:lvl w:ilvl="3" w:tplc="2A8C8160">
      <w:start w:val="1"/>
      <w:numFmt w:val="decimal"/>
      <w:lvlText w:val="%4."/>
      <w:lvlJc w:val="left"/>
      <w:pPr>
        <w:ind w:left="2880" w:hanging="360"/>
      </w:pPr>
    </w:lvl>
    <w:lvl w:ilvl="4" w:tplc="D7963B44">
      <w:start w:val="1"/>
      <w:numFmt w:val="lowerLetter"/>
      <w:lvlText w:val="%5."/>
      <w:lvlJc w:val="left"/>
      <w:pPr>
        <w:ind w:left="3600" w:hanging="360"/>
      </w:pPr>
    </w:lvl>
    <w:lvl w:ilvl="5" w:tplc="06ECDF12">
      <w:start w:val="1"/>
      <w:numFmt w:val="lowerRoman"/>
      <w:lvlText w:val="%6."/>
      <w:lvlJc w:val="right"/>
      <w:pPr>
        <w:ind w:left="4320" w:hanging="180"/>
      </w:pPr>
    </w:lvl>
    <w:lvl w:ilvl="6" w:tplc="54F0F9C0">
      <w:start w:val="1"/>
      <w:numFmt w:val="decimal"/>
      <w:lvlText w:val="%7."/>
      <w:lvlJc w:val="left"/>
      <w:pPr>
        <w:ind w:left="5040" w:hanging="360"/>
      </w:pPr>
    </w:lvl>
    <w:lvl w:ilvl="7" w:tplc="E550CE84">
      <w:start w:val="1"/>
      <w:numFmt w:val="lowerLetter"/>
      <w:lvlText w:val="%8."/>
      <w:lvlJc w:val="left"/>
      <w:pPr>
        <w:ind w:left="5760" w:hanging="360"/>
      </w:pPr>
    </w:lvl>
    <w:lvl w:ilvl="8" w:tplc="42007656">
      <w:start w:val="1"/>
      <w:numFmt w:val="lowerRoman"/>
      <w:lvlText w:val="%9."/>
      <w:lvlJc w:val="right"/>
      <w:pPr>
        <w:ind w:left="6480" w:hanging="180"/>
      </w:pPr>
    </w:lvl>
  </w:abstractNum>
  <w:abstractNum w:abstractNumId="25" w15:restartNumberingAfterBreak="0">
    <w:nsid w:val="42FA5B8D"/>
    <w:multiLevelType w:val="hybridMultilevel"/>
    <w:tmpl w:val="1D34A096"/>
    <w:lvl w:ilvl="0" w:tplc="035AFB16">
      <w:start w:val="1"/>
      <w:numFmt w:val="bullet"/>
      <w:lvlText w:val=""/>
      <w:lvlJc w:val="left"/>
      <w:pPr>
        <w:ind w:left="720" w:hanging="360"/>
      </w:pPr>
      <w:rPr>
        <w:rFonts w:hint="default" w:ascii="Symbol" w:hAnsi="Symbol"/>
      </w:rPr>
    </w:lvl>
    <w:lvl w:ilvl="1" w:tplc="0484B988">
      <w:start w:val="1"/>
      <w:numFmt w:val="bullet"/>
      <w:lvlText w:val="o"/>
      <w:lvlJc w:val="left"/>
      <w:pPr>
        <w:ind w:left="1440" w:hanging="360"/>
      </w:pPr>
      <w:rPr>
        <w:rFonts w:hint="default" w:ascii="Courier New" w:hAnsi="Courier New"/>
      </w:rPr>
    </w:lvl>
    <w:lvl w:ilvl="2" w:tplc="1C682C62">
      <w:start w:val="1"/>
      <w:numFmt w:val="bullet"/>
      <w:lvlText w:val=""/>
      <w:lvlJc w:val="left"/>
      <w:pPr>
        <w:ind w:left="2160" w:hanging="360"/>
      </w:pPr>
      <w:rPr>
        <w:rFonts w:hint="default" w:ascii="Wingdings" w:hAnsi="Wingdings"/>
      </w:rPr>
    </w:lvl>
    <w:lvl w:ilvl="3" w:tplc="FFD08116">
      <w:start w:val="1"/>
      <w:numFmt w:val="bullet"/>
      <w:lvlText w:val=""/>
      <w:lvlJc w:val="left"/>
      <w:pPr>
        <w:ind w:left="2880" w:hanging="360"/>
      </w:pPr>
      <w:rPr>
        <w:rFonts w:hint="default" w:ascii="Symbol" w:hAnsi="Symbol"/>
      </w:rPr>
    </w:lvl>
    <w:lvl w:ilvl="4" w:tplc="C4F6A6F6">
      <w:start w:val="1"/>
      <w:numFmt w:val="bullet"/>
      <w:lvlText w:val="o"/>
      <w:lvlJc w:val="left"/>
      <w:pPr>
        <w:ind w:left="3600" w:hanging="360"/>
      </w:pPr>
      <w:rPr>
        <w:rFonts w:hint="default" w:ascii="Courier New" w:hAnsi="Courier New"/>
      </w:rPr>
    </w:lvl>
    <w:lvl w:ilvl="5" w:tplc="D19A8D50">
      <w:start w:val="1"/>
      <w:numFmt w:val="bullet"/>
      <w:lvlText w:val=""/>
      <w:lvlJc w:val="left"/>
      <w:pPr>
        <w:ind w:left="4320" w:hanging="360"/>
      </w:pPr>
      <w:rPr>
        <w:rFonts w:hint="default" w:ascii="Wingdings" w:hAnsi="Wingdings"/>
      </w:rPr>
    </w:lvl>
    <w:lvl w:ilvl="6" w:tplc="DC460164">
      <w:start w:val="1"/>
      <w:numFmt w:val="bullet"/>
      <w:lvlText w:val=""/>
      <w:lvlJc w:val="left"/>
      <w:pPr>
        <w:ind w:left="5040" w:hanging="360"/>
      </w:pPr>
      <w:rPr>
        <w:rFonts w:hint="default" w:ascii="Symbol" w:hAnsi="Symbol"/>
      </w:rPr>
    </w:lvl>
    <w:lvl w:ilvl="7" w:tplc="994C777A">
      <w:start w:val="1"/>
      <w:numFmt w:val="bullet"/>
      <w:lvlText w:val="o"/>
      <w:lvlJc w:val="left"/>
      <w:pPr>
        <w:ind w:left="5760" w:hanging="360"/>
      </w:pPr>
      <w:rPr>
        <w:rFonts w:hint="default" w:ascii="Courier New" w:hAnsi="Courier New"/>
      </w:rPr>
    </w:lvl>
    <w:lvl w:ilvl="8" w:tplc="E324590A">
      <w:start w:val="1"/>
      <w:numFmt w:val="bullet"/>
      <w:lvlText w:val=""/>
      <w:lvlJc w:val="left"/>
      <w:pPr>
        <w:ind w:left="6480" w:hanging="360"/>
      </w:pPr>
      <w:rPr>
        <w:rFonts w:hint="default" w:ascii="Wingdings" w:hAnsi="Wingdings"/>
      </w:rPr>
    </w:lvl>
  </w:abstractNum>
  <w:abstractNum w:abstractNumId="26" w15:restartNumberingAfterBreak="0">
    <w:nsid w:val="43717BAF"/>
    <w:multiLevelType w:val="hybridMultilevel"/>
    <w:tmpl w:val="3D728928"/>
    <w:lvl w:ilvl="0" w:tplc="1ABE5C60">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7" w15:restartNumberingAfterBreak="0">
    <w:nsid w:val="49AF0599"/>
    <w:multiLevelType w:val="hybridMultilevel"/>
    <w:tmpl w:val="776853C2"/>
    <w:lvl w:ilvl="0" w:tplc="43CA087A">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4A5735DC"/>
    <w:multiLevelType w:val="hybridMultilevel"/>
    <w:tmpl w:val="628625FA"/>
    <w:lvl w:ilvl="0" w:tplc="A4803B10">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9" w15:restartNumberingAfterBreak="0">
    <w:nsid w:val="4B23B04D"/>
    <w:multiLevelType w:val="hybridMultilevel"/>
    <w:tmpl w:val="73F29CAA"/>
    <w:lvl w:ilvl="0" w:tplc="D2D4948E">
      <w:start w:val="1"/>
      <w:numFmt w:val="decimal"/>
      <w:lvlText w:val="%1."/>
      <w:lvlJc w:val="left"/>
      <w:pPr>
        <w:ind w:left="720" w:hanging="360"/>
      </w:pPr>
    </w:lvl>
    <w:lvl w:ilvl="1" w:tplc="7AC679B4">
      <w:start w:val="1"/>
      <w:numFmt w:val="lowerLetter"/>
      <w:lvlText w:val="%2."/>
      <w:lvlJc w:val="left"/>
      <w:pPr>
        <w:ind w:left="1440" w:hanging="360"/>
      </w:pPr>
    </w:lvl>
    <w:lvl w:ilvl="2" w:tplc="89F63100">
      <w:start w:val="1"/>
      <w:numFmt w:val="lowerRoman"/>
      <w:lvlText w:val="%3."/>
      <w:lvlJc w:val="right"/>
      <w:pPr>
        <w:ind w:left="2160" w:hanging="180"/>
      </w:pPr>
    </w:lvl>
    <w:lvl w:ilvl="3" w:tplc="17C063D8">
      <w:start w:val="1"/>
      <w:numFmt w:val="decimal"/>
      <w:lvlText w:val="%4."/>
      <w:lvlJc w:val="left"/>
      <w:pPr>
        <w:ind w:left="2880" w:hanging="360"/>
      </w:pPr>
    </w:lvl>
    <w:lvl w:ilvl="4" w:tplc="E304984A">
      <w:start w:val="1"/>
      <w:numFmt w:val="lowerLetter"/>
      <w:lvlText w:val="%5."/>
      <w:lvlJc w:val="left"/>
      <w:pPr>
        <w:ind w:left="3600" w:hanging="360"/>
      </w:pPr>
    </w:lvl>
    <w:lvl w:ilvl="5" w:tplc="D81C23CC">
      <w:start w:val="1"/>
      <w:numFmt w:val="lowerRoman"/>
      <w:lvlText w:val="%6."/>
      <w:lvlJc w:val="right"/>
      <w:pPr>
        <w:ind w:left="4320" w:hanging="180"/>
      </w:pPr>
    </w:lvl>
    <w:lvl w:ilvl="6" w:tplc="A5D8FFA2">
      <w:start w:val="1"/>
      <w:numFmt w:val="decimal"/>
      <w:lvlText w:val="%7."/>
      <w:lvlJc w:val="left"/>
      <w:pPr>
        <w:ind w:left="5040" w:hanging="360"/>
      </w:pPr>
    </w:lvl>
    <w:lvl w:ilvl="7" w:tplc="98661D00">
      <w:start w:val="1"/>
      <w:numFmt w:val="lowerLetter"/>
      <w:lvlText w:val="%8."/>
      <w:lvlJc w:val="left"/>
      <w:pPr>
        <w:ind w:left="5760" w:hanging="360"/>
      </w:pPr>
    </w:lvl>
    <w:lvl w:ilvl="8" w:tplc="CAC8F292">
      <w:start w:val="1"/>
      <w:numFmt w:val="lowerRoman"/>
      <w:lvlText w:val="%9."/>
      <w:lvlJc w:val="right"/>
      <w:pPr>
        <w:ind w:left="6480" w:hanging="180"/>
      </w:pPr>
    </w:lvl>
  </w:abstractNum>
  <w:abstractNum w:abstractNumId="30" w15:restartNumberingAfterBreak="0">
    <w:nsid w:val="52303B8E"/>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7DF6881"/>
    <w:multiLevelType w:val="hybridMultilevel"/>
    <w:tmpl w:val="33FEE902"/>
    <w:lvl w:ilvl="0" w:tplc="716A8E18">
      <w:start w:val="1"/>
      <w:numFmt w:val="bullet"/>
      <w:lvlText w:val=""/>
      <w:lvlJc w:val="left"/>
      <w:pPr>
        <w:ind w:left="720" w:hanging="360"/>
      </w:pPr>
      <w:rPr>
        <w:rFonts w:hint="default" w:ascii="Symbol" w:hAnsi="Symbol"/>
      </w:rPr>
    </w:lvl>
    <w:lvl w:ilvl="1" w:tplc="B092762E">
      <w:start w:val="1"/>
      <w:numFmt w:val="bullet"/>
      <w:lvlText w:val="o"/>
      <w:lvlJc w:val="left"/>
      <w:pPr>
        <w:ind w:left="1440" w:hanging="360"/>
      </w:pPr>
      <w:rPr>
        <w:rFonts w:hint="default" w:ascii="Courier New" w:hAnsi="Courier New"/>
      </w:rPr>
    </w:lvl>
    <w:lvl w:ilvl="2" w:tplc="1E5AE170">
      <w:start w:val="1"/>
      <w:numFmt w:val="bullet"/>
      <w:lvlText w:val=""/>
      <w:lvlJc w:val="left"/>
      <w:pPr>
        <w:ind w:left="2160" w:hanging="360"/>
      </w:pPr>
      <w:rPr>
        <w:rFonts w:hint="default" w:ascii="Wingdings" w:hAnsi="Wingdings"/>
      </w:rPr>
    </w:lvl>
    <w:lvl w:ilvl="3" w:tplc="04626728">
      <w:start w:val="1"/>
      <w:numFmt w:val="bullet"/>
      <w:lvlText w:val=""/>
      <w:lvlJc w:val="left"/>
      <w:pPr>
        <w:ind w:left="2880" w:hanging="360"/>
      </w:pPr>
      <w:rPr>
        <w:rFonts w:hint="default" w:ascii="Symbol" w:hAnsi="Symbol"/>
      </w:rPr>
    </w:lvl>
    <w:lvl w:ilvl="4" w:tplc="C4F8D616">
      <w:start w:val="1"/>
      <w:numFmt w:val="bullet"/>
      <w:lvlText w:val="o"/>
      <w:lvlJc w:val="left"/>
      <w:pPr>
        <w:ind w:left="3600" w:hanging="360"/>
      </w:pPr>
      <w:rPr>
        <w:rFonts w:hint="default" w:ascii="Courier New" w:hAnsi="Courier New"/>
      </w:rPr>
    </w:lvl>
    <w:lvl w:ilvl="5" w:tplc="B80E99DA">
      <w:start w:val="1"/>
      <w:numFmt w:val="bullet"/>
      <w:lvlText w:val=""/>
      <w:lvlJc w:val="left"/>
      <w:pPr>
        <w:ind w:left="4320" w:hanging="360"/>
      </w:pPr>
      <w:rPr>
        <w:rFonts w:hint="default" w:ascii="Wingdings" w:hAnsi="Wingdings"/>
      </w:rPr>
    </w:lvl>
    <w:lvl w:ilvl="6" w:tplc="CCA457C4">
      <w:start w:val="1"/>
      <w:numFmt w:val="bullet"/>
      <w:lvlText w:val=""/>
      <w:lvlJc w:val="left"/>
      <w:pPr>
        <w:ind w:left="5040" w:hanging="360"/>
      </w:pPr>
      <w:rPr>
        <w:rFonts w:hint="default" w:ascii="Symbol" w:hAnsi="Symbol"/>
      </w:rPr>
    </w:lvl>
    <w:lvl w:ilvl="7" w:tplc="8DFC6FB4">
      <w:start w:val="1"/>
      <w:numFmt w:val="bullet"/>
      <w:lvlText w:val="o"/>
      <w:lvlJc w:val="left"/>
      <w:pPr>
        <w:ind w:left="5760" w:hanging="360"/>
      </w:pPr>
      <w:rPr>
        <w:rFonts w:hint="default" w:ascii="Courier New" w:hAnsi="Courier New"/>
      </w:rPr>
    </w:lvl>
    <w:lvl w:ilvl="8" w:tplc="A55C377E">
      <w:start w:val="1"/>
      <w:numFmt w:val="bullet"/>
      <w:lvlText w:val=""/>
      <w:lvlJc w:val="left"/>
      <w:pPr>
        <w:ind w:left="6480" w:hanging="360"/>
      </w:pPr>
      <w:rPr>
        <w:rFonts w:hint="default" w:ascii="Wingdings" w:hAnsi="Wingdings"/>
      </w:rPr>
    </w:lvl>
  </w:abstractNum>
  <w:abstractNum w:abstractNumId="32" w15:restartNumberingAfterBreak="0">
    <w:nsid w:val="59067884"/>
    <w:multiLevelType w:val="hybridMultilevel"/>
    <w:tmpl w:val="A63E1A76"/>
    <w:lvl w:ilvl="0" w:tplc="ECF880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9CD6126"/>
    <w:multiLevelType w:val="hybridMultilevel"/>
    <w:tmpl w:val="3EBE79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5D205875"/>
    <w:multiLevelType w:val="hybridMultilevel"/>
    <w:tmpl w:val="2870A8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0710EBA"/>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608F14E8"/>
    <w:multiLevelType w:val="hybridMultilevel"/>
    <w:tmpl w:val="6464B3AE"/>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7" w15:restartNumberingAfterBreak="0">
    <w:nsid w:val="618A2A8B"/>
    <w:multiLevelType w:val="multilevel"/>
    <w:tmpl w:val="C548E4D8"/>
    <w:lvl w:ilvl="0">
      <w:start w:val="1"/>
      <w:numFmt w:val="decimal"/>
      <w:lvlText w:val="%1."/>
      <w:lvlJc w:val="left"/>
      <w:pPr>
        <w:ind w:left="375" w:hanging="375"/>
      </w:pPr>
      <w:rPr>
        <w:rFonts w:hint="default"/>
      </w:rPr>
    </w:lvl>
    <w:lvl w:ilvl="1">
      <w:start w:val="1"/>
      <w:numFmt w:val="decimal"/>
      <w:lvlText w:val="%1.%2-"/>
      <w:lvlJc w:val="left"/>
      <w:pPr>
        <w:ind w:left="420" w:hanging="375"/>
      </w:pPr>
      <w:rPr>
        <w:rFonts w:hint="default"/>
      </w:rPr>
    </w:lvl>
    <w:lvl w:ilvl="2">
      <w:start w:val="1"/>
      <w:numFmt w:val="decimal"/>
      <w:lvlText w:val="%1.%2-%3."/>
      <w:lvlJc w:val="left"/>
      <w:pPr>
        <w:ind w:left="810" w:hanging="720"/>
      </w:pPr>
      <w:rPr>
        <w:rFonts w:hint="default"/>
      </w:rPr>
    </w:lvl>
    <w:lvl w:ilvl="3">
      <w:start w:val="1"/>
      <w:numFmt w:val="decimal"/>
      <w:lvlText w:val="%1.%2-%3.%4."/>
      <w:lvlJc w:val="left"/>
      <w:pPr>
        <w:ind w:left="855" w:hanging="720"/>
      </w:pPr>
      <w:rPr>
        <w:rFonts w:hint="default"/>
      </w:rPr>
    </w:lvl>
    <w:lvl w:ilvl="4">
      <w:start w:val="1"/>
      <w:numFmt w:val="decimal"/>
      <w:lvlText w:val="%1.%2-%3.%4.%5."/>
      <w:lvlJc w:val="left"/>
      <w:pPr>
        <w:ind w:left="1260" w:hanging="1080"/>
      </w:pPr>
      <w:rPr>
        <w:rFonts w:hint="default"/>
      </w:rPr>
    </w:lvl>
    <w:lvl w:ilvl="5">
      <w:start w:val="1"/>
      <w:numFmt w:val="decimal"/>
      <w:lvlText w:val="%1.%2-%3.%4.%5.%6."/>
      <w:lvlJc w:val="left"/>
      <w:pPr>
        <w:ind w:left="1305" w:hanging="1080"/>
      </w:pPr>
      <w:rPr>
        <w:rFonts w:hint="default"/>
      </w:rPr>
    </w:lvl>
    <w:lvl w:ilvl="6">
      <w:start w:val="1"/>
      <w:numFmt w:val="decimal"/>
      <w:lvlText w:val="%1.%2-%3.%4.%5.%6.%7."/>
      <w:lvlJc w:val="left"/>
      <w:pPr>
        <w:ind w:left="1710" w:hanging="1440"/>
      </w:pPr>
      <w:rPr>
        <w:rFonts w:hint="default"/>
      </w:rPr>
    </w:lvl>
    <w:lvl w:ilvl="7">
      <w:start w:val="1"/>
      <w:numFmt w:val="decimal"/>
      <w:lvlText w:val="%1.%2-%3.%4.%5.%6.%7.%8."/>
      <w:lvlJc w:val="left"/>
      <w:pPr>
        <w:ind w:left="1755" w:hanging="1440"/>
      </w:pPr>
      <w:rPr>
        <w:rFonts w:hint="default"/>
      </w:rPr>
    </w:lvl>
    <w:lvl w:ilvl="8">
      <w:start w:val="1"/>
      <w:numFmt w:val="decimal"/>
      <w:lvlText w:val="%1.%2-%3.%4.%5.%6.%7.%8.%9."/>
      <w:lvlJc w:val="left"/>
      <w:pPr>
        <w:ind w:left="2160" w:hanging="1800"/>
      </w:pPr>
      <w:rPr>
        <w:rFonts w:hint="default"/>
      </w:rPr>
    </w:lvl>
  </w:abstractNum>
  <w:abstractNum w:abstractNumId="38" w15:restartNumberingAfterBreak="0">
    <w:nsid w:val="673D51C8"/>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AE94CC3"/>
    <w:multiLevelType w:val="multilevel"/>
    <w:tmpl w:val="0813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6EC0192D"/>
    <w:multiLevelType w:val="hybridMultilevel"/>
    <w:tmpl w:val="48764A2E"/>
    <w:lvl w:ilvl="0" w:tplc="94E49B9C">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52E4874"/>
    <w:multiLevelType w:val="hybridMultilevel"/>
    <w:tmpl w:val="83EC6E16"/>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42" w15:restartNumberingAfterBreak="0">
    <w:nsid w:val="766786A4"/>
    <w:multiLevelType w:val="hybridMultilevel"/>
    <w:tmpl w:val="0B3C7784"/>
    <w:lvl w:ilvl="0" w:tplc="69428AC2">
      <w:start w:val="1"/>
      <w:numFmt w:val="bullet"/>
      <w:lvlText w:val=""/>
      <w:lvlJc w:val="left"/>
      <w:pPr>
        <w:ind w:left="720" w:hanging="360"/>
      </w:pPr>
      <w:rPr>
        <w:rFonts w:hint="default" w:ascii="Symbol" w:hAnsi="Symbol"/>
      </w:rPr>
    </w:lvl>
    <w:lvl w:ilvl="1" w:tplc="DF2049BA">
      <w:start w:val="1"/>
      <w:numFmt w:val="bullet"/>
      <w:lvlText w:val="o"/>
      <w:lvlJc w:val="left"/>
      <w:pPr>
        <w:ind w:left="1440" w:hanging="360"/>
      </w:pPr>
      <w:rPr>
        <w:rFonts w:hint="default" w:ascii="Courier New" w:hAnsi="Courier New"/>
      </w:rPr>
    </w:lvl>
    <w:lvl w:ilvl="2" w:tplc="BA5027C6">
      <w:start w:val="1"/>
      <w:numFmt w:val="bullet"/>
      <w:lvlText w:val=""/>
      <w:lvlJc w:val="left"/>
      <w:pPr>
        <w:ind w:left="2160" w:hanging="360"/>
      </w:pPr>
      <w:rPr>
        <w:rFonts w:hint="default" w:ascii="Wingdings" w:hAnsi="Wingdings"/>
      </w:rPr>
    </w:lvl>
    <w:lvl w:ilvl="3" w:tplc="3C18F448">
      <w:start w:val="1"/>
      <w:numFmt w:val="bullet"/>
      <w:lvlText w:val=""/>
      <w:lvlJc w:val="left"/>
      <w:pPr>
        <w:ind w:left="2880" w:hanging="360"/>
      </w:pPr>
      <w:rPr>
        <w:rFonts w:hint="default" w:ascii="Symbol" w:hAnsi="Symbol"/>
      </w:rPr>
    </w:lvl>
    <w:lvl w:ilvl="4" w:tplc="13D8AA00">
      <w:start w:val="1"/>
      <w:numFmt w:val="bullet"/>
      <w:lvlText w:val="o"/>
      <w:lvlJc w:val="left"/>
      <w:pPr>
        <w:ind w:left="3600" w:hanging="360"/>
      </w:pPr>
      <w:rPr>
        <w:rFonts w:hint="default" w:ascii="Courier New" w:hAnsi="Courier New"/>
      </w:rPr>
    </w:lvl>
    <w:lvl w:ilvl="5" w:tplc="5270EE6A">
      <w:start w:val="1"/>
      <w:numFmt w:val="bullet"/>
      <w:lvlText w:val=""/>
      <w:lvlJc w:val="left"/>
      <w:pPr>
        <w:ind w:left="4320" w:hanging="360"/>
      </w:pPr>
      <w:rPr>
        <w:rFonts w:hint="default" w:ascii="Wingdings" w:hAnsi="Wingdings"/>
      </w:rPr>
    </w:lvl>
    <w:lvl w:ilvl="6" w:tplc="EB3E49EA">
      <w:start w:val="1"/>
      <w:numFmt w:val="bullet"/>
      <w:lvlText w:val=""/>
      <w:lvlJc w:val="left"/>
      <w:pPr>
        <w:ind w:left="5040" w:hanging="360"/>
      </w:pPr>
      <w:rPr>
        <w:rFonts w:hint="default" w:ascii="Symbol" w:hAnsi="Symbol"/>
      </w:rPr>
    </w:lvl>
    <w:lvl w:ilvl="7" w:tplc="168C6A36">
      <w:start w:val="1"/>
      <w:numFmt w:val="bullet"/>
      <w:lvlText w:val="o"/>
      <w:lvlJc w:val="left"/>
      <w:pPr>
        <w:ind w:left="5760" w:hanging="360"/>
      </w:pPr>
      <w:rPr>
        <w:rFonts w:hint="default" w:ascii="Courier New" w:hAnsi="Courier New"/>
      </w:rPr>
    </w:lvl>
    <w:lvl w:ilvl="8" w:tplc="F5CEAA30">
      <w:start w:val="1"/>
      <w:numFmt w:val="bullet"/>
      <w:lvlText w:val=""/>
      <w:lvlJc w:val="left"/>
      <w:pPr>
        <w:ind w:left="6480" w:hanging="360"/>
      </w:pPr>
      <w:rPr>
        <w:rFonts w:hint="default" w:ascii="Wingdings" w:hAnsi="Wingdings"/>
      </w:rPr>
    </w:lvl>
  </w:abstractNum>
  <w:abstractNum w:abstractNumId="43" w15:restartNumberingAfterBreak="0">
    <w:nsid w:val="76F279CF"/>
    <w:multiLevelType w:val="hybridMultilevel"/>
    <w:tmpl w:val="3FBECD6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4" w15:restartNumberingAfterBreak="0">
    <w:nsid w:val="79032787"/>
    <w:multiLevelType w:val="hybridMultilevel"/>
    <w:tmpl w:val="DC06774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C7A153E"/>
    <w:multiLevelType w:val="hybridMultilevel"/>
    <w:tmpl w:val="42AAE41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6" w15:restartNumberingAfterBreak="0">
    <w:nsid w:val="7CDE2562"/>
    <w:multiLevelType w:val="hybridMultilevel"/>
    <w:tmpl w:val="A524FBD6"/>
    <w:lvl w:ilvl="0" w:tplc="4EDEFFE6">
      <w:numFmt w:val="bullet"/>
      <w:lvlText w:val=""/>
      <w:lvlJc w:val="left"/>
      <w:pPr>
        <w:ind w:left="720" w:hanging="360"/>
      </w:pPr>
      <w:rPr>
        <w:rFonts w:hint="default" w:ascii="Wingdings" w:hAnsi="Wingdings" w:eastAsiaTheme="minorHAnsi" w:cstheme="minorBidi"/>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7" w15:restartNumberingAfterBreak="0">
    <w:nsid w:val="7E141D3D"/>
    <w:multiLevelType w:val="hybridMultilevel"/>
    <w:tmpl w:val="75164AE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6900956">
    <w:abstractNumId w:val="24"/>
  </w:num>
  <w:num w:numId="2" w16cid:durableId="60687871">
    <w:abstractNumId w:val="1"/>
  </w:num>
  <w:num w:numId="3" w16cid:durableId="1266234576">
    <w:abstractNumId w:val="12"/>
  </w:num>
  <w:num w:numId="4" w16cid:durableId="1250700034">
    <w:abstractNumId w:val="3"/>
  </w:num>
  <w:num w:numId="5" w16cid:durableId="1445732690">
    <w:abstractNumId w:val="25"/>
  </w:num>
  <w:num w:numId="6" w16cid:durableId="313798157">
    <w:abstractNumId w:val="9"/>
  </w:num>
  <w:num w:numId="7" w16cid:durableId="1158153263">
    <w:abstractNumId w:val="19"/>
  </w:num>
  <w:num w:numId="8" w16cid:durableId="826748672">
    <w:abstractNumId w:val="42"/>
  </w:num>
  <w:num w:numId="9" w16cid:durableId="1425801918">
    <w:abstractNumId w:val="23"/>
  </w:num>
  <w:num w:numId="10" w16cid:durableId="661665247">
    <w:abstractNumId w:val="29"/>
  </w:num>
  <w:num w:numId="11" w16cid:durableId="440295298">
    <w:abstractNumId w:val="2"/>
  </w:num>
  <w:num w:numId="12" w16cid:durableId="136265807">
    <w:abstractNumId w:val="16"/>
  </w:num>
  <w:num w:numId="13" w16cid:durableId="156961149">
    <w:abstractNumId w:val="31"/>
  </w:num>
  <w:num w:numId="14" w16cid:durableId="1933467853">
    <w:abstractNumId w:val="13"/>
  </w:num>
  <w:num w:numId="15" w16cid:durableId="1138261005">
    <w:abstractNumId w:val="45"/>
  </w:num>
  <w:num w:numId="16" w16cid:durableId="1650986128">
    <w:abstractNumId w:val="5"/>
  </w:num>
  <w:num w:numId="17" w16cid:durableId="398790588">
    <w:abstractNumId w:val="41"/>
  </w:num>
  <w:num w:numId="18" w16cid:durableId="448085718">
    <w:abstractNumId w:val="32"/>
  </w:num>
  <w:num w:numId="19" w16cid:durableId="439642332">
    <w:abstractNumId w:val="30"/>
  </w:num>
  <w:num w:numId="20" w16cid:durableId="504979920">
    <w:abstractNumId w:val="10"/>
  </w:num>
  <w:num w:numId="21" w16cid:durableId="1635792449">
    <w:abstractNumId w:val="26"/>
  </w:num>
  <w:num w:numId="22" w16cid:durableId="1515876131">
    <w:abstractNumId w:val="6"/>
  </w:num>
  <w:num w:numId="23" w16cid:durableId="1016229583">
    <w:abstractNumId w:val="21"/>
  </w:num>
  <w:num w:numId="24" w16cid:durableId="2116705900">
    <w:abstractNumId w:val="20"/>
  </w:num>
  <w:num w:numId="25" w16cid:durableId="791021053">
    <w:abstractNumId w:val="35"/>
  </w:num>
  <w:num w:numId="26" w16cid:durableId="711537544">
    <w:abstractNumId w:val="28"/>
  </w:num>
  <w:num w:numId="27" w16cid:durableId="120923825">
    <w:abstractNumId w:val="14"/>
  </w:num>
  <w:num w:numId="28" w16cid:durableId="215703392">
    <w:abstractNumId w:val="0"/>
  </w:num>
  <w:num w:numId="29" w16cid:durableId="49811672">
    <w:abstractNumId w:val="39"/>
  </w:num>
  <w:num w:numId="30" w16cid:durableId="398136239">
    <w:abstractNumId w:val="33"/>
  </w:num>
  <w:num w:numId="31" w16cid:durableId="626475992">
    <w:abstractNumId w:val="43"/>
  </w:num>
  <w:num w:numId="32" w16cid:durableId="245846647">
    <w:abstractNumId w:val="36"/>
  </w:num>
  <w:num w:numId="33" w16cid:durableId="1414620264">
    <w:abstractNumId w:val="8"/>
  </w:num>
  <w:num w:numId="34" w16cid:durableId="154885244">
    <w:abstractNumId w:val="47"/>
  </w:num>
  <w:num w:numId="35" w16cid:durableId="1603683982">
    <w:abstractNumId w:val="34"/>
  </w:num>
  <w:num w:numId="36" w16cid:durableId="64650545">
    <w:abstractNumId w:val="17"/>
  </w:num>
  <w:num w:numId="37" w16cid:durableId="574436819">
    <w:abstractNumId w:val="38"/>
  </w:num>
  <w:num w:numId="38" w16cid:durableId="1363357693">
    <w:abstractNumId w:val="11"/>
  </w:num>
  <w:num w:numId="39" w16cid:durableId="961618239">
    <w:abstractNumId w:val="18"/>
  </w:num>
  <w:num w:numId="40" w16cid:durableId="1656759276">
    <w:abstractNumId w:val="4"/>
  </w:num>
  <w:num w:numId="41" w16cid:durableId="2083673537">
    <w:abstractNumId w:val="22"/>
  </w:num>
  <w:num w:numId="42" w16cid:durableId="1246527393">
    <w:abstractNumId w:val="44"/>
  </w:num>
  <w:num w:numId="43" w16cid:durableId="501697288">
    <w:abstractNumId w:val="40"/>
  </w:num>
  <w:num w:numId="44" w16cid:durableId="873226836">
    <w:abstractNumId w:val="27"/>
  </w:num>
  <w:num w:numId="45" w16cid:durableId="1875776045">
    <w:abstractNumId w:val="15"/>
  </w:num>
  <w:num w:numId="46" w16cid:durableId="63067113">
    <w:abstractNumId w:val="46"/>
  </w:num>
  <w:num w:numId="47" w16cid:durableId="1779911513">
    <w:abstractNumId w:val="7"/>
  </w:num>
  <w:num w:numId="48" w16cid:durableId="1557009048">
    <w:abstractNumId w:val="37"/>
  </w:num>
</w:numbering>
</file>

<file path=word/people.xml><?xml version="1.0" encoding="utf-8"?>
<w15:people xmlns:mc="http://schemas.openxmlformats.org/markup-compatibility/2006" xmlns:w15="http://schemas.microsoft.com/office/word/2012/wordml" mc:Ignorable="w15">
  <w15:person w15:author="Thomas Sibret">
    <w15:presenceInfo w15:providerId="AD" w15:userId="S::thomas.sibret@ugent.be::cf02ef23-f809-4102-9455-9c4afad486ba"/>
  </w15:person>
  <w15:person w15:author="Andrea Chavez Pacheco">
    <w15:presenceInfo w15:providerId="AD" w15:userId="S::andrea.chavezpacheco@ugent.be::4211cfd4-e421-4189-b9ef-9f6a2a18a735"/>
  </w15:person>
  <w15:person w15:author="Marijn Bauters">
    <w15:presenceInfo w15:providerId="AD" w15:userId="S::Marijn.Bauters@UGent.be::d2cb3474-ca4d-4991-a622-51f039614201"/>
  </w15:person>
  <w15:person w15:author="Thomas Sibret [2]">
    <w15:presenceInfo w15:providerId="AD" w15:userId="S::Thomas.Sibret@UGent.be::cf02ef23-f809-4102-9455-9c4afad486ba"/>
  </w15:person>
  <w15:person w15:author="SB">
    <w15:presenceInfo w15:providerId="None" w15:userId="SB"/>
  </w15:person>
  <w15:person w15:author="selene.baez">
    <w15:presenceInfo w15:providerId="Windows Live" w15:userId="ed5dc9bb5bed992e"/>
  </w15:person>
  <w15:person w15:author="Mila Lucia Torres Baez">
    <w15:presenceInfo w15:providerId="AD" w15:userId="S::000200@caq.edu.ec::3943b9a0-829c-4386-8a90-f6f436cc776b"/>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trackRevisions w:val="tru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jcwNzc0tDQ0tTAyMTRQ0lEKTi0uzszPAymwMKkFACsWDJotAAAA"/>
  </w:docVars>
  <w:rsids>
    <w:rsidRoot w:val="00555899"/>
    <w:rsid w:val="00000000"/>
    <w:rsid w:val="0000032E"/>
    <w:rsid w:val="000003F7"/>
    <w:rsid w:val="0000059E"/>
    <w:rsid w:val="00000C41"/>
    <w:rsid w:val="000016F4"/>
    <w:rsid w:val="0000198E"/>
    <w:rsid w:val="000019B9"/>
    <w:rsid w:val="00002295"/>
    <w:rsid w:val="00002340"/>
    <w:rsid w:val="00002442"/>
    <w:rsid w:val="0000266B"/>
    <w:rsid w:val="00002B6D"/>
    <w:rsid w:val="0000302E"/>
    <w:rsid w:val="0000349F"/>
    <w:rsid w:val="0000353F"/>
    <w:rsid w:val="000039E9"/>
    <w:rsid w:val="00003A62"/>
    <w:rsid w:val="00004D07"/>
    <w:rsid w:val="000053C7"/>
    <w:rsid w:val="0000540F"/>
    <w:rsid w:val="00005444"/>
    <w:rsid w:val="0000576C"/>
    <w:rsid w:val="000057B7"/>
    <w:rsid w:val="00005E80"/>
    <w:rsid w:val="00005F7E"/>
    <w:rsid w:val="000061E0"/>
    <w:rsid w:val="000067D6"/>
    <w:rsid w:val="00006F73"/>
    <w:rsid w:val="00007F52"/>
    <w:rsid w:val="00010F8F"/>
    <w:rsid w:val="00011BCF"/>
    <w:rsid w:val="000125C8"/>
    <w:rsid w:val="00012740"/>
    <w:rsid w:val="00012D5C"/>
    <w:rsid w:val="00012E60"/>
    <w:rsid w:val="0001398E"/>
    <w:rsid w:val="00013DFC"/>
    <w:rsid w:val="00013F97"/>
    <w:rsid w:val="0001454B"/>
    <w:rsid w:val="0001470B"/>
    <w:rsid w:val="00014A62"/>
    <w:rsid w:val="00014BF6"/>
    <w:rsid w:val="0001542C"/>
    <w:rsid w:val="00015A93"/>
    <w:rsid w:val="0001604A"/>
    <w:rsid w:val="0001620A"/>
    <w:rsid w:val="00016418"/>
    <w:rsid w:val="00016BBF"/>
    <w:rsid w:val="00016BE2"/>
    <w:rsid w:val="00016E82"/>
    <w:rsid w:val="00017BF4"/>
    <w:rsid w:val="0002005D"/>
    <w:rsid w:val="0002020D"/>
    <w:rsid w:val="00020473"/>
    <w:rsid w:val="000205C3"/>
    <w:rsid w:val="00020B0E"/>
    <w:rsid w:val="00020C72"/>
    <w:rsid w:val="00021241"/>
    <w:rsid w:val="0002170E"/>
    <w:rsid w:val="00021BD8"/>
    <w:rsid w:val="00021DAF"/>
    <w:rsid w:val="00022587"/>
    <w:rsid w:val="0002270A"/>
    <w:rsid w:val="000227A0"/>
    <w:rsid w:val="00022DDF"/>
    <w:rsid w:val="00022E95"/>
    <w:rsid w:val="00022EDE"/>
    <w:rsid w:val="00022F70"/>
    <w:rsid w:val="00023460"/>
    <w:rsid w:val="000235F3"/>
    <w:rsid w:val="000239E5"/>
    <w:rsid w:val="00023B08"/>
    <w:rsid w:val="00023B26"/>
    <w:rsid w:val="0002402E"/>
    <w:rsid w:val="000246F4"/>
    <w:rsid w:val="0002485C"/>
    <w:rsid w:val="000248B8"/>
    <w:rsid w:val="00024E01"/>
    <w:rsid w:val="0002553B"/>
    <w:rsid w:val="00025C24"/>
    <w:rsid w:val="00025F1F"/>
    <w:rsid w:val="000262F8"/>
    <w:rsid w:val="00026417"/>
    <w:rsid w:val="00026D29"/>
    <w:rsid w:val="00027107"/>
    <w:rsid w:val="00027C1D"/>
    <w:rsid w:val="00027E35"/>
    <w:rsid w:val="0002E5B2"/>
    <w:rsid w:val="00030F5A"/>
    <w:rsid w:val="000311F4"/>
    <w:rsid w:val="00031B12"/>
    <w:rsid w:val="00031B92"/>
    <w:rsid w:val="0003219A"/>
    <w:rsid w:val="00032679"/>
    <w:rsid w:val="00032B2F"/>
    <w:rsid w:val="00032B87"/>
    <w:rsid w:val="0003339C"/>
    <w:rsid w:val="000335BF"/>
    <w:rsid w:val="00034302"/>
    <w:rsid w:val="00034589"/>
    <w:rsid w:val="00034ADE"/>
    <w:rsid w:val="00034EFB"/>
    <w:rsid w:val="000359C4"/>
    <w:rsid w:val="00035B21"/>
    <w:rsid w:val="0003628D"/>
    <w:rsid w:val="00036303"/>
    <w:rsid w:val="00036DC3"/>
    <w:rsid w:val="00036F11"/>
    <w:rsid w:val="0003731C"/>
    <w:rsid w:val="00037351"/>
    <w:rsid w:val="00037418"/>
    <w:rsid w:val="000374C2"/>
    <w:rsid w:val="00037505"/>
    <w:rsid w:val="000375A0"/>
    <w:rsid w:val="000375E7"/>
    <w:rsid w:val="00037DE0"/>
    <w:rsid w:val="0004119D"/>
    <w:rsid w:val="000413C2"/>
    <w:rsid w:val="0004155B"/>
    <w:rsid w:val="00041A9D"/>
    <w:rsid w:val="00041C91"/>
    <w:rsid w:val="00042C73"/>
    <w:rsid w:val="000436EE"/>
    <w:rsid w:val="00043CCA"/>
    <w:rsid w:val="00043E3A"/>
    <w:rsid w:val="00043E65"/>
    <w:rsid w:val="00044262"/>
    <w:rsid w:val="00045555"/>
    <w:rsid w:val="0004577A"/>
    <w:rsid w:val="00046029"/>
    <w:rsid w:val="000465A5"/>
    <w:rsid w:val="000469B3"/>
    <w:rsid w:val="00046A8D"/>
    <w:rsid w:val="000473FA"/>
    <w:rsid w:val="000502B1"/>
    <w:rsid w:val="000502F6"/>
    <w:rsid w:val="000509D1"/>
    <w:rsid w:val="00050BBD"/>
    <w:rsid w:val="000514B1"/>
    <w:rsid w:val="000519E7"/>
    <w:rsid w:val="00052089"/>
    <w:rsid w:val="00052780"/>
    <w:rsid w:val="00053274"/>
    <w:rsid w:val="000534A9"/>
    <w:rsid w:val="000535E1"/>
    <w:rsid w:val="00053681"/>
    <w:rsid w:val="00053AFF"/>
    <w:rsid w:val="000544B8"/>
    <w:rsid w:val="00054525"/>
    <w:rsid w:val="00054566"/>
    <w:rsid w:val="000549CC"/>
    <w:rsid w:val="00054AA9"/>
    <w:rsid w:val="00054B03"/>
    <w:rsid w:val="00054F0F"/>
    <w:rsid w:val="000552DC"/>
    <w:rsid w:val="00055A17"/>
    <w:rsid w:val="00055F8B"/>
    <w:rsid w:val="00056572"/>
    <w:rsid w:val="00056883"/>
    <w:rsid w:val="00056898"/>
    <w:rsid w:val="00056D58"/>
    <w:rsid w:val="00056E7B"/>
    <w:rsid w:val="00057039"/>
    <w:rsid w:val="00057549"/>
    <w:rsid w:val="0005789B"/>
    <w:rsid w:val="000603E4"/>
    <w:rsid w:val="0006050D"/>
    <w:rsid w:val="00060CC7"/>
    <w:rsid w:val="000610FB"/>
    <w:rsid w:val="000620E3"/>
    <w:rsid w:val="00063ED5"/>
    <w:rsid w:val="00063FA9"/>
    <w:rsid w:val="000642E9"/>
    <w:rsid w:val="0006540C"/>
    <w:rsid w:val="00065805"/>
    <w:rsid w:val="00065D5A"/>
    <w:rsid w:val="000661C0"/>
    <w:rsid w:val="00066E92"/>
    <w:rsid w:val="00070112"/>
    <w:rsid w:val="00070725"/>
    <w:rsid w:val="00070C7B"/>
    <w:rsid w:val="000710CB"/>
    <w:rsid w:val="00071271"/>
    <w:rsid w:val="00071622"/>
    <w:rsid w:val="000717BC"/>
    <w:rsid w:val="00071FBA"/>
    <w:rsid w:val="000721A6"/>
    <w:rsid w:val="000722A0"/>
    <w:rsid w:val="00072372"/>
    <w:rsid w:val="0007244B"/>
    <w:rsid w:val="000726F7"/>
    <w:rsid w:val="000727DB"/>
    <w:rsid w:val="00072AB7"/>
    <w:rsid w:val="00072CCE"/>
    <w:rsid w:val="0007308A"/>
    <w:rsid w:val="00073504"/>
    <w:rsid w:val="00073AAB"/>
    <w:rsid w:val="00073DA1"/>
    <w:rsid w:val="00074293"/>
    <w:rsid w:val="0007533F"/>
    <w:rsid w:val="00075763"/>
    <w:rsid w:val="00075B78"/>
    <w:rsid w:val="00075DFE"/>
    <w:rsid w:val="0007607E"/>
    <w:rsid w:val="00076BC3"/>
    <w:rsid w:val="00076C7E"/>
    <w:rsid w:val="00076D17"/>
    <w:rsid w:val="00076D8C"/>
    <w:rsid w:val="00076E4D"/>
    <w:rsid w:val="00077288"/>
    <w:rsid w:val="00077458"/>
    <w:rsid w:val="00077937"/>
    <w:rsid w:val="00077A1A"/>
    <w:rsid w:val="00077B2B"/>
    <w:rsid w:val="00077E6C"/>
    <w:rsid w:val="0008089C"/>
    <w:rsid w:val="00080C34"/>
    <w:rsid w:val="00080CE9"/>
    <w:rsid w:val="00080F6A"/>
    <w:rsid w:val="00081CDD"/>
    <w:rsid w:val="00081E2A"/>
    <w:rsid w:val="00082A3F"/>
    <w:rsid w:val="00082E04"/>
    <w:rsid w:val="00082F63"/>
    <w:rsid w:val="0008327A"/>
    <w:rsid w:val="000832BF"/>
    <w:rsid w:val="00083E15"/>
    <w:rsid w:val="00083EF0"/>
    <w:rsid w:val="0008499E"/>
    <w:rsid w:val="00084B63"/>
    <w:rsid w:val="00084E51"/>
    <w:rsid w:val="000852F3"/>
    <w:rsid w:val="000853C2"/>
    <w:rsid w:val="00085D83"/>
    <w:rsid w:val="00086AA9"/>
    <w:rsid w:val="00087328"/>
    <w:rsid w:val="0008758A"/>
    <w:rsid w:val="00090094"/>
    <w:rsid w:val="0009054B"/>
    <w:rsid w:val="00090D8E"/>
    <w:rsid w:val="000912C2"/>
    <w:rsid w:val="00091976"/>
    <w:rsid w:val="00091C7C"/>
    <w:rsid w:val="00091ED4"/>
    <w:rsid w:val="000927CB"/>
    <w:rsid w:val="00092808"/>
    <w:rsid w:val="00092DBD"/>
    <w:rsid w:val="00092EC8"/>
    <w:rsid w:val="00092EDC"/>
    <w:rsid w:val="00093130"/>
    <w:rsid w:val="000934C6"/>
    <w:rsid w:val="00093B4C"/>
    <w:rsid w:val="000940A5"/>
    <w:rsid w:val="00094945"/>
    <w:rsid w:val="00094C9C"/>
    <w:rsid w:val="0009518D"/>
    <w:rsid w:val="000951EB"/>
    <w:rsid w:val="000952BD"/>
    <w:rsid w:val="000953F5"/>
    <w:rsid w:val="00095525"/>
    <w:rsid w:val="00095FFD"/>
    <w:rsid w:val="000964AD"/>
    <w:rsid w:val="0009673A"/>
    <w:rsid w:val="0009676E"/>
    <w:rsid w:val="00096E2E"/>
    <w:rsid w:val="0009749D"/>
    <w:rsid w:val="00097E5B"/>
    <w:rsid w:val="000A0525"/>
    <w:rsid w:val="000A05AE"/>
    <w:rsid w:val="000A0AA5"/>
    <w:rsid w:val="000A1262"/>
    <w:rsid w:val="000A12FE"/>
    <w:rsid w:val="000A1318"/>
    <w:rsid w:val="000A15D0"/>
    <w:rsid w:val="000A16C7"/>
    <w:rsid w:val="000A170E"/>
    <w:rsid w:val="000A1AF8"/>
    <w:rsid w:val="000A1D14"/>
    <w:rsid w:val="000A2441"/>
    <w:rsid w:val="000A2533"/>
    <w:rsid w:val="000A2923"/>
    <w:rsid w:val="000A2C2E"/>
    <w:rsid w:val="000A2E34"/>
    <w:rsid w:val="000A2FF2"/>
    <w:rsid w:val="000A3F0B"/>
    <w:rsid w:val="000A3FAC"/>
    <w:rsid w:val="000A4452"/>
    <w:rsid w:val="000A46A9"/>
    <w:rsid w:val="000A47D5"/>
    <w:rsid w:val="000A494E"/>
    <w:rsid w:val="000A4C4A"/>
    <w:rsid w:val="000A4FCE"/>
    <w:rsid w:val="000A61BD"/>
    <w:rsid w:val="000A6A58"/>
    <w:rsid w:val="000A6B07"/>
    <w:rsid w:val="000A6F8E"/>
    <w:rsid w:val="000A7442"/>
    <w:rsid w:val="000A745B"/>
    <w:rsid w:val="000A78DE"/>
    <w:rsid w:val="000B05D6"/>
    <w:rsid w:val="000B0EC4"/>
    <w:rsid w:val="000B0F78"/>
    <w:rsid w:val="000B10F1"/>
    <w:rsid w:val="000B1540"/>
    <w:rsid w:val="000B158B"/>
    <w:rsid w:val="000B1DA3"/>
    <w:rsid w:val="000B1F0A"/>
    <w:rsid w:val="000B20FE"/>
    <w:rsid w:val="000B2195"/>
    <w:rsid w:val="000B2287"/>
    <w:rsid w:val="000B2A5E"/>
    <w:rsid w:val="000B2AAF"/>
    <w:rsid w:val="000B2EB7"/>
    <w:rsid w:val="000B3099"/>
    <w:rsid w:val="000B342D"/>
    <w:rsid w:val="000B377B"/>
    <w:rsid w:val="000B378D"/>
    <w:rsid w:val="000B3AB9"/>
    <w:rsid w:val="000B3EE1"/>
    <w:rsid w:val="000B3F48"/>
    <w:rsid w:val="000B41F1"/>
    <w:rsid w:val="000B4E4B"/>
    <w:rsid w:val="000B4FD9"/>
    <w:rsid w:val="000B56BE"/>
    <w:rsid w:val="000B57A7"/>
    <w:rsid w:val="000B5904"/>
    <w:rsid w:val="000B5B70"/>
    <w:rsid w:val="000B62F1"/>
    <w:rsid w:val="000B6679"/>
    <w:rsid w:val="000B6722"/>
    <w:rsid w:val="000B6789"/>
    <w:rsid w:val="000B6E5E"/>
    <w:rsid w:val="000B71AC"/>
    <w:rsid w:val="000B78CE"/>
    <w:rsid w:val="000B7B98"/>
    <w:rsid w:val="000C0284"/>
    <w:rsid w:val="000C0542"/>
    <w:rsid w:val="000C05FE"/>
    <w:rsid w:val="000C08E2"/>
    <w:rsid w:val="000C1104"/>
    <w:rsid w:val="000C12F2"/>
    <w:rsid w:val="000C17EF"/>
    <w:rsid w:val="000C1F2A"/>
    <w:rsid w:val="000C20EE"/>
    <w:rsid w:val="000C25D3"/>
    <w:rsid w:val="000C2A0F"/>
    <w:rsid w:val="000C3134"/>
    <w:rsid w:val="000C3A44"/>
    <w:rsid w:val="000C3C15"/>
    <w:rsid w:val="000C3FC2"/>
    <w:rsid w:val="000C433A"/>
    <w:rsid w:val="000C4462"/>
    <w:rsid w:val="000C4980"/>
    <w:rsid w:val="000C4CE1"/>
    <w:rsid w:val="000C592B"/>
    <w:rsid w:val="000C5DDE"/>
    <w:rsid w:val="000C61ED"/>
    <w:rsid w:val="000C6A52"/>
    <w:rsid w:val="000C72C9"/>
    <w:rsid w:val="000D01C9"/>
    <w:rsid w:val="000D0C35"/>
    <w:rsid w:val="000D0F85"/>
    <w:rsid w:val="000D11D0"/>
    <w:rsid w:val="000D14ED"/>
    <w:rsid w:val="000D240F"/>
    <w:rsid w:val="000D2C94"/>
    <w:rsid w:val="000D3393"/>
    <w:rsid w:val="000D34FC"/>
    <w:rsid w:val="000D360B"/>
    <w:rsid w:val="000D3869"/>
    <w:rsid w:val="000D3F4A"/>
    <w:rsid w:val="000D3FCA"/>
    <w:rsid w:val="000D4672"/>
    <w:rsid w:val="000D4812"/>
    <w:rsid w:val="000D4D7D"/>
    <w:rsid w:val="000D5436"/>
    <w:rsid w:val="000D5514"/>
    <w:rsid w:val="000D5F8B"/>
    <w:rsid w:val="000D616D"/>
    <w:rsid w:val="000D6CB9"/>
    <w:rsid w:val="000D7368"/>
    <w:rsid w:val="000D7483"/>
    <w:rsid w:val="000D787B"/>
    <w:rsid w:val="000D7AEB"/>
    <w:rsid w:val="000D7C96"/>
    <w:rsid w:val="000E053E"/>
    <w:rsid w:val="000E06C4"/>
    <w:rsid w:val="000E074D"/>
    <w:rsid w:val="000E1506"/>
    <w:rsid w:val="000E1CCF"/>
    <w:rsid w:val="000E1D6A"/>
    <w:rsid w:val="000E1ED1"/>
    <w:rsid w:val="000E2158"/>
    <w:rsid w:val="000E2665"/>
    <w:rsid w:val="000E2895"/>
    <w:rsid w:val="000E3050"/>
    <w:rsid w:val="000E30E6"/>
    <w:rsid w:val="000E30EC"/>
    <w:rsid w:val="000E3140"/>
    <w:rsid w:val="000E3315"/>
    <w:rsid w:val="000E3AA9"/>
    <w:rsid w:val="000E3F4E"/>
    <w:rsid w:val="000E4C57"/>
    <w:rsid w:val="000E4C8D"/>
    <w:rsid w:val="000E4DA0"/>
    <w:rsid w:val="000E53A7"/>
    <w:rsid w:val="000E5623"/>
    <w:rsid w:val="000E5B57"/>
    <w:rsid w:val="000E6009"/>
    <w:rsid w:val="000E6A80"/>
    <w:rsid w:val="000E6B6E"/>
    <w:rsid w:val="000E6E08"/>
    <w:rsid w:val="000E7638"/>
    <w:rsid w:val="000E7AD0"/>
    <w:rsid w:val="000F017D"/>
    <w:rsid w:val="000F07EA"/>
    <w:rsid w:val="000F07F3"/>
    <w:rsid w:val="000F0FE7"/>
    <w:rsid w:val="000F1305"/>
    <w:rsid w:val="000F1C5E"/>
    <w:rsid w:val="000F262F"/>
    <w:rsid w:val="000F2732"/>
    <w:rsid w:val="000F2CDF"/>
    <w:rsid w:val="000F2F41"/>
    <w:rsid w:val="000F37AD"/>
    <w:rsid w:val="000F3911"/>
    <w:rsid w:val="000F3AAE"/>
    <w:rsid w:val="000F3D4F"/>
    <w:rsid w:val="000F4075"/>
    <w:rsid w:val="000F4449"/>
    <w:rsid w:val="000F4658"/>
    <w:rsid w:val="000F4888"/>
    <w:rsid w:val="000F4958"/>
    <w:rsid w:val="000F4F71"/>
    <w:rsid w:val="000F4FC6"/>
    <w:rsid w:val="000F5919"/>
    <w:rsid w:val="000F5B12"/>
    <w:rsid w:val="000F610C"/>
    <w:rsid w:val="000F626E"/>
    <w:rsid w:val="000F63F8"/>
    <w:rsid w:val="000F73E5"/>
    <w:rsid w:val="000F7BE3"/>
    <w:rsid w:val="000F7F47"/>
    <w:rsid w:val="00100105"/>
    <w:rsid w:val="001005B1"/>
    <w:rsid w:val="00100DEF"/>
    <w:rsid w:val="00100E18"/>
    <w:rsid w:val="001014BF"/>
    <w:rsid w:val="00101B88"/>
    <w:rsid w:val="00101D54"/>
    <w:rsid w:val="00102434"/>
    <w:rsid w:val="001028FE"/>
    <w:rsid w:val="00102E8E"/>
    <w:rsid w:val="0010339F"/>
    <w:rsid w:val="00103E85"/>
    <w:rsid w:val="00104046"/>
    <w:rsid w:val="00104062"/>
    <w:rsid w:val="001040FB"/>
    <w:rsid w:val="001042A2"/>
    <w:rsid w:val="001043EE"/>
    <w:rsid w:val="001047C3"/>
    <w:rsid w:val="00104A64"/>
    <w:rsid w:val="00104F8E"/>
    <w:rsid w:val="00104FB9"/>
    <w:rsid w:val="00105246"/>
    <w:rsid w:val="00105BBD"/>
    <w:rsid w:val="00105F1C"/>
    <w:rsid w:val="0010640C"/>
    <w:rsid w:val="00106899"/>
    <w:rsid w:val="00107C32"/>
    <w:rsid w:val="00107F41"/>
    <w:rsid w:val="00107FB9"/>
    <w:rsid w:val="00110057"/>
    <w:rsid w:val="00110110"/>
    <w:rsid w:val="0011064C"/>
    <w:rsid w:val="001108A5"/>
    <w:rsid w:val="00110FE8"/>
    <w:rsid w:val="0011178D"/>
    <w:rsid w:val="001117AC"/>
    <w:rsid w:val="00111826"/>
    <w:rsid w:val="00111B1A"/>
    <w:rsid w:val="00111CAF"/>
    <w:rsid w:val="00111DD0"/>
    <w:rsid w:val="00112054"/>
    <w:rsid w:val="001124D4"/>
    <w:rsid w:val="0011272E"/>
    <w:rsid w:val="0011275E"/>
    <w:rsid w:val="001130BB"/>
    <w:rsid w:val="00113341"/>
    <w:rsid w:val="00113402"/>
    <w:rsid w:val="001135DB"/>
    <w:rsid w:val="00113E04"/>
    <w:rsid w:val="00113F28"/>
    <w:rsid w:val="0011434F"/>
    <w:rsid w:val="0011511A"/>
    <w:rsid w:val="00115680"/>
    <w:rsid w:val="001158FF"/>
    <w:rsid w:val="0011605D"/>
    <w:rsid w:val="0011638E"/>
    <w:rsid w:val="00116549"/>
    <w:rsid w:val="00117190"/>
    <w:rsid w:val="001172FC"/>
    <w:rsid w:val="00117597"/>
    <w:rsid w:val="001179E4"/>
    <w:rsid w:val="00117A48"/>
    <w:rsid w:val="00120871"/>
    <w:rsid w:val="00120AB4"/>
    <w:rsid w:val="00120CC4"/>
    <w:rsid w:val="00121116"/>
    <w:rsid w:val="00121199"/>
    <w:rsid w:val="001218EB"/>
    <w:rsid w:val="00124C93"/>
    <w:rsid w:val="00124E20"/>
    <w:rsid w:val="00124ED9"/>
    <w:rsid w:val="00124F85"/>
    <w:rsid w:val="00125612"/>
    <w:rsid w:val="001257E1"/>
    <w:rsid w:val="0012586C"/>
    <w:rsid w:val="00125883"/>
    <w:rsid w:val="001260AD"/>
    <w:rsid w:val="00126A59"/>
    <w:rsid w:val="00126B90"/>
    <w:rsid w:val="00126D48"/>
    <w:rsid w:val="00127154"/>
    <w:rsid w:val="00127BBB"/>
    <w:rsid w:val="00127BCA"/>
    <w:rsid w:val="001304E6"/>
    <w:rsid w:val="00130637"/>
    <w:rsid w:val="001309DD"/>
    <w:rsid w:val="001312CF"/>
    <w:rsid w:val="001316CE"/>
    <w:rsid w:val="00131BB1"/>
    <w:rsid w:val="00131D7D"/>
    <w:rsid w:val="00131E33"/>
    <w:rsid w:val="0013223A"/>
    <w:rsid w:val="0013268E"/>
    <w:rsid w:val="00132785"/>
    <w:rsid w:val="001327DE"/>
    <w:rsid w:val="00133455"/>
    <w:rsid w:val="00134608"/>
    <w:rsid w:val="0013539E"/>
    <w:rsid w:val="001357A4"/>
    <w:rsid w:val="001359B5"/>
    <w:rsid w:val="001362B7"/>
    <w:rsid w:val="0013685E"/>
    <w:rsid w:val="001378D2"/>
    <w:rsid w:val="0014030D"/>
    <w:rsid w:val="001405E8"/>
    <w:rsid w:val="001408BF"/>
    <w:rsid w:val="00140F5A"/>
    <w:rsid w:val="0014103B"/>
    <w:rsid w:val="00141112"/>
    <w:rsid w:val="00141D0A"/>
    <w:rsid w:val="00142014"/>
    <w:rsid w:val="00142034"/>
    <w:rsid w:val="00142492"/>
    <w:rsid w:val="00142963"/>
    <w:rsid w:val="00142CB0"/>
    <w:rsid w:val="0014377E"/>
    <w:rsid w:val="00143ABA"/>
    <w:rsid w:val="001447EE"/>
    <w:rsid w:val="00144B54"/>
    <w:rsid w:val="00144BD0"/>
    <w:rsid w:val="00144F82"/>
    <w:rsid w:val="001454C1"/>
    <w:rsid w:val="00145501"/>
    <w:rsid w:val="00145517"/>
    <w:rsid w:val="001461A2"/>
    <w:rsid w:val="00146653"/>
    <w:rsid w:val="00146707"/>
    <w:rsid w:val="00146C16"/>
    <w:rsid w:val="0014732B"/>
    <w:rsid w:val="001477D5"/>
    <w:rsid w:val="00147EB0"/>
    <w:rsid w:val="00150792"/>
    <w:rsid w:val="00150ED0"/>
    <w:rsid w:val="0015107E"/>
    <w:rsid w:val="00151293"/>
    <w:rsid w:val="00151713"/>
    <w:rsid w:val="001518B3"/>
    <w:rsid w:val="00152081"/>
    <w:rsid w:val="0015257D"/>
    <w:rsid w:val="0015327E"/>
    <w:rsid w:val="00153BCC"/>
    <w:rsid w:val="0015458C"/>
    <w:rsid w:val="0015466D"/>
    <w:rsid w:val="0015521F"/>
    <w:rsid w:val="0015526F"/>
    <w:rsid w:val="0015535E"/>
    <w:rsid w:val="00155436"/>
    <w:rsid w:val="0015550E"/>
    <w:rsid w:val="00155808"/>
    <w:rsid w:val="00155B6D"/>
    <w:rsid w:val="00156192"/>
    <w:rsid w:val="00156652"/>
    <w:rsid w:val="0015669D"/>
    <w:rsid w:val="00156AB7"/>
    <w:rsid w:val="001570CA"/>
    <w:rsid w:val="00160260"/>
    <w:rsid w:val="0016048A"/>
    <w:rsid w:val="0016060F"/>
    <w:rsid w:val="00160B46"/>
    <w:rsid w:val="00160E1C"/>
    <w:rsid w:val="00160F31"/>
    <w:rsid w:val="00161355"/>
    <w:rsid w:val="0016177F"/>
    <w:rsid w:val="001619DD"/>
    <w:rsid w:val="00161A3B"/>
    <w:rsid w:val="00161D9A"/>
    <w:rsid w:val="00161F76"/>
    <w:rsid w:val="0016261A"/>
    <w:rsid w:val="00163A1E"/>
    <w:rsid w:val="00164494"/>
    <w:rsid w:val="0016486C"/>
    <w:rsid w:val="00164915"/>
    <w:rsid w:val="00164A5F"/>
    <w:rsid w:val="00164ED9"/>
    <w:rsid w:val="001653D3"/>
    <w:rsid w:val="00165588"/>
    <w:rsid w:val="001657AB"/>
    <w:rsid w:val="001659C3"/>
    <w:rsid w:val="00165DE3"/>
    <w:rsid w:val="00165F82"/>
    <w:rsid w:val="00165FC8"/>
    <w:rsid w:val="001661FB"/>
    <w:rsid w:val="001668C8"/>
    <w:rsid w:val="00166ADD"/>
    <w:rsid w:val="00166AF6"/>
    <w:rsid w:val="00166FFF"/>
    <w:rsid w:val="001671BE"/>
    <w:rsid w:val="001672F5"/>
    <w:rsid w:val="00167AF3"/>
    <w:rsid w:val="00167DA2"/>
    <w:rsid w:val="00167DC6"/>
    <w:rsid w:val="00167F53"/>
    <w:rsid w:val="00171004"/>
    <w:rsid w:val="0017123D"/>
    <w:rsid w:val="0017132B"/>
    <w:rsid w:val="00171576"/>
    <w:rsid w:val="0017190A"/>
    <w:rsid w:val="0017242A"/>
    <w:rsid w:val="001727FC"/>
    <w:rsid w:val="00172D0E"/>
    <w:rsid w:val="001734FB"/>
    <w:rsid w:val="00174162"/>
    <w:rsid w:val="00174623"/>
    <w:rsid w:val="00174650"/>
    <w:rsid w:val="00174D98"/>
    <w:rsid w:val="00174E38"/>
    <w:rsid w:val="00175766"/>
    <w:rsid w:val="00175774"/>
    <w:rsid w:val="0017579D"/>
    <w:rsid w:val="00175CB2"/>
    <w:rsid w:val="00175CBE"/>
    <w:rsid w:val="00175FD5"/>
    <w:rsid w:val="00176686"/>
    <w:rsid w:val="0017670D"/>
    <w:rsid w:val="00176B38"/>
    <w:rsid w:val="00176D08"/>
    <w:rsid w:val="001770E5"/>
    <w:rsid w:val="001772DC"/>
    <w:rsid w:val="00177358"/>
    <w:rsid w:val="001775FA"/>
    <w:rsid w:val="0017773B"/>
    <w:rsid w:val="00177EA5"/>
    <w:rsid w:val="0018020B"/>
    <w:rsid w:val="00180D42"/>
    <w:rsid w:val="00181022"/>
    <w:rsid w:val="001811C9"/>
    <w:rsid w:val="0018188A"/>
    <w:rsid w:val="00181947"/>
    <w:rsid w:val="00181B03"/>
    <w:rsid w:val="00181C4D"/>
    <w:rsid w:val="00181F1E"/>
    <w:rsid w:val="001828D8"/>
    <w:rsid w:val="00182E07"/>
    <w:rsid w:val="00183562"/>
    <w:rsid w:val="00183726"/>
    <w:rsid w:val="00183AFF"/>
    <w:rsid w:val="001841F6"/>
    <w:rsid w:val="001846A9"/>
    <w:rsid w:val="00184C9E"/>
    <w:rsid w:val="001853F4"/>
    <w:rsid w:val="001854A8"/>
    <w:rsid w:val="00185640"/>
    <w:rsid w:val="001861C7"/>
    <w:rsid w:val="00186321"/>
    <w:rsid w:val="00186636"/>
    <w:rsid w:val="00186B1E"/>
    <w:rsid w:val="00187217"/>
    <w:rsid w:val="0018755B"/>
    <w:rsid w:val="00187718"/>
    <w:rsid w:val="00187C28"/>
    <w:rsid w:val="001901D4"/>
    <w:rsid w:val="0019097E"/>
    <w:rsid w:val="00190E68"/>
    <w:rsid w:val="00190EC7"/>
    <w:rsid w:val="001914F1"/>
    <w:rsid w:val="0019161E"/>
    <w:rsid w:val="001916A2"/>
    <w:rsid w:val="00191780"/>
    <w:rsid w:val="001918F2"/>
    <w:rsid w:val="001925BD"/>
    <w:rsid w:val="00192C8A"/>
    <w:rsid w:val="00192F05"/>
    <w:rsid w:val="00192F5F"/>
    <w:rsid w:val="00192F7E"/>
    <w:rsid w:val="00193428"/>
    <w:rsid w:val="00193631"/>
    <w:rsid w:val="00193876"/>
    <w:rsid w:val="00193AB3"/>
    <w:rsid w:val="00193E8A"/>
    <w:rsid w:val="00194072"/>
    <w:rsid w:val="00194479"/>
    <w:rsid w:val="001947B3"/>
    <w:rsid w:val="00194F47"/>
    <w:rsid w:val="00195193"/>
    <w:rsid w:val="0019546E"/>
    <w:rsid w:val="001956E7"/>
    <w:rsid w:val="0019595E"/>
    <w:rsid w:val="00195A36"/>
    <w:rsid w:val="0019618E"/>
    <w:rsid w:val="00196334"/>
    <w:rsid w:val="001965DE"/>
    <w:rsid w:val="00196651"/>
    <w:rsid w:val="00197602"/>
    <w:rsid w:val="00197935"/>
    <w:rsid w:val="001A0227"/>
    <w:rsid w:val="001A04DB"/>
    <w:rsid w:val="001A0678"/>
    <w:rsid w:val="001A072A"/>
    <w:rsid w:val="001A096B"/>
    <w:rsid w:val="001A0CBC"/>
    <w:rsid w:val="001A13A9"/>
    <w:rsid w:val="001A15EB"/>
    <w:rsid w:val="001A191C"/>
    <w:rsid w:val="001A1BB5"/>
    <w:rsid w:val="001A2078"/>
    <w:rsid w:val="001A2432"/>
    <w:rsid w:val="001A366D"/>
    <w:rsid w:val="001A37AB"/>
    <w:rsid w:val="001A3A12"/>
    <w:rsid w:val="001A5168"/>
    <w:rsid w:val="001A536B"/>
    <w:rsid w:val="001A53D0"/>
    <w:rsid w:val="001A5B38"/>
    <w:rsid w:val="001A5C6E"/>
    <w:rsid w:val="001A6273"/>
    <w:rsid w:val="001A62D1"/>
    <w:rsid w:val="001A6434"/>
    <w:rsid w:val="001A6CB0"/>
    <w:rsid w:val="001A6D2D"/>
    <w:rsid w:val="001A6EAF"/>
    <w:rsid w:val="001A6F85"/>
    <w:rsid w:val="001A70DD"/>
    <w:rsid w:val="001A71A1"/>
    <w:rsid w:val="001A7D29"/>
    <w:rsid w:val="001A7D54"/>
    <w:rsid w:val="001A7E11"/>
    <w:rsid w:val="001A7F57"/>
    <w:rsid w:val="001B0C7E"/>
    <w:rsid w:val="001B24B6"/>
    <w:rsid w:val="001B24D9"/>
    <w:rsid w:val="001B2A25"/>
    <w:rsid w:val="001B2AFD"/>
    <w:rsid w:val="001B3031"/>
    <w:rsid w:val="001B3182"/>
    <w:rsid w:val="001B37E7"/>
    <w:rsid w:val="001B3A81"/>
    <w:rsid w:val="001B3AAF"/>
    <w:rsid w:val="001B3B75"/>
    <w:rsid w:val="001B3CA1"/>
    <w:rsid w:val="001B3E5B"/>
    <w:rsid w:val="001B419A"/>
    <w:rsid w:val="001B43CF"/>
    <w:rsid w:val="001B457D"/>
    <w:rsid w:val="001B4919"/>
    <w:rsid w:val="001B492A"/>
    <w:rsid w:val="001B4D83"/>
    <w:rsid w:val="001B4DAB"/>
    <w:rsid w:val="001B4FBB"/>
    <w:rsid w:val="001B6FC3"/>
    <w:rsid w:val="001B7399"/>
    <w:rsid w:val="001B73A9"/>
    <w:rsid w:val="001B7935"/>
    <w:rsid w:val="001B7ADF"/>
    <w:rsid w:val="001B7DE5"/>
    <w:rsid w:val="001B7F93"/>
    <w:rsid w:val="001C0D3C"/>
    <w:rsid w:val="001C0F4F"/>
    <w:rsid w:val="001C1BF4"/>
    <w:rsid w:val="001C1D10"/>
    <w:rsid w:val="001C1E5F"/>
    <w:rsid w:val="001C2497"/>
    <w:rsid w:val="001C2830"/>
    <w:rsid w:val="001C2DB4"/>
    <w:rsid w:val="001C314F"/>
    <w:rsid w:val="001C3D3A"/>
    <w:rsid w:val="001C3DE8"/>
    <w:rsid w:val="001C40F2"/>
    <w:rsid w:val="001C46E5"/>
    <w:rsid w:val="001C5948"/>
    <w:rsid w:val="001C59EB"/>
    <w:rsid w:val="001C5AD3"/>
    <w:rsid w:val="001C64C1"/>
    <w:rsid w:val="001C6C62"/>
    <w:rsid w:val="001C6D76"/>
    <w:rsid w:val="001C7880"/>
    <w:rsid w:val="001C7B03"/>
    <w:rsid w:val="001C7D59"/>
    <w:rsid w:val="001D09C4"/>
    <w:rsid w:val="001D0A6D"/>
    <w:rsid w:val="001D11E9"/>
    <w:rsid w:val="001D1287"/>
    <w:rsid w:val="001D12CF"/>
    <w:rsid w:val="001D150C"/>
    <w:rsid w:val="001D1EA1"/>
    <w:rsid w:val="001D1EBC"/>
    <w:rsid w:val="001D1EF1"/>
    <w:rsid w:val="001D1FC4"/>
    <w:rsid w:val="001D21CB"/>
    <w:rsid w:val="001D2CC2"/>
    <w:rsid w:val="001D30E3"/>
    <w:rsid w:val="001D3E30"/>
    <w:rsid w:val="001D3F78"/>
    <w:rsid w:val="001D5479"/>
    <w:rsid w:val="001D5CAF"/>
    <w:rsid w:val="001D6548"/>
    <w:rsid w:val="001D7158"/>
    <w:rsid w:val="001D71EC"/>
    <w:rsid w:val="001D77EA"/>
    <w:rsid w:val="001D7ED2"/>
    <w:rsid w:val="001E01FB"/>
    <w:rsid w:val="001E07E0"/>
    <w:rsid w:val="001E0A34"/>
    <w:rsid w:val="001E0B0C"/>
    <w:rsid w:val="001E0BB4"/>
    <w:rsid w:val="001E1285"/>
    <w:rsid w:val="001E1748"/>
    <w:rsid w:val="001E1F72"/>
    <w:rsid w:val="001E1F86"/>
    <w:rsid w:val="001E2373"/>
    <w:rsid w:val="001E2BA9"/>
    <w:rsid w:val="001E3F35"/>
    <w:rsid w:val="001E4587"/>
    <w:rsid w:val="001E509D"/>
    <w:rsid w:val="001E5277"/>
    <w:rsid w:val="001E5732"/>
    <w:rsid w:val="001E604B"/>
    <w:rsid w:val="001E6252"/>
    <w:rsid w:val="001E68C3"/>
    <w:rsid w:val="001E69A5"/>
    <w:rsid w:val="001E6AC9"/>
    <w:rsid w:val="001E6CED"/>
    <w:rsid w:val="001E6FD1"/>
    <w:rsid w:val="001E7486"/>
    <w:rsid w:val="001E7830"/>
    <w:rsid w:val="001E7F0A"/>
    <w:rsid w:val="001F0396"/>
    <w:rsid w:val="001F04B7"/>
    <w:rsid w:val="001F0A01"/>
    <w:rsid w:val="001F0B18"/>
    <w:rsid w:val="001F0BB5"/>
    <w:rsid w:val="001F1852"/>
    <w:rsid w:val="001F2030"/>
    <w:rsid w:val="001F2067"/>
    <w:rsid w:val="001F2423"/>
    <w:rsid w:val="001F25DA"/>
    <w:rsid w:val="001F3075"/>
    <w:rsid w:val="001F3170"/>
    <w:rsid w:val="001F31AD"/>
    <w:rsid w:val="001F3207"/>
    <w:rsid w:val="001F3428"/>
    <w:rsid w:val="001F386F"/>
    <w:rsid w:val="001F512A"/>
    <w:rsid w:val="001F5776"/>
    <w:rsid w:val="001F5C5D"/>
    <w:rsid w:val="001F5E31"/>
    <w:rsid w:val="001F62EA"/>
    <w:rsid w:val="001F6305"/>
    <w:rsid w:val="001F6BB2"/>
    <w:rsid w:val="001F7DAD"/>
    <w:rsid w:val="001FEFEB"/>
    <w:rsid w:val="00200132"/>
    <w:rsid w:val="00200674"/>
    <w:rsid w:val="00200BEC"/>
    <w:rsid w:val="00200DBE"/>
    <w:rsid w:val="00200E38"/>
    <w:rsid w:val="00201172"/>
    <w:rsid w:val="00201238"/>
    <w:rsid w:val="0020130B"/>
    <w:rsid w:val="0020158D"/>
    <w:rsid w:val="002017AB"/>
    <w:rsid w:val="00201D65"/>
    <w:rsid w:val="00201F53"/>
    <w:rsid w:val="00201FCD"/>
    <w:rsid w:val="00201FD8"/>
    <w:rsid w:val="00202025"/>
    <w:rsid w:val="00202F91"/>
    <w:rsid w:val="00203302"/>
    <w:rsid w:val="00203592"/>
    <w:rsid w:val="00203598"/>
    <w:rsid w:val="00203EFA"/>
    <w:rsid w:val="00203FFF"/>
    <w:rsid w:val="00204275"/>
    <w:rsid w:val="00204568"/>
    <w:rsid w:val="00204584"/>
    <w:rsid w:val="00204B96"/>
    <w:rsid w:val="0020510F"/>
    <w:rsid w:val="00205641"/>
    <w:rsid w:val="00205799"/>
    <w:rsid w:val="002058D9"/>
    <w:rsid w:val="00205A5C"/>
    <w:rsid w:val="00205CA2"/>
    <w:rsid w:val="00205F09"/>
    <w:rsid w:val="00205FB4"/>
    <w:rsid w:val="002063D8"/>
    <w:rsid w:val="0020669C"/>
    <w:rsid w:val="002068AB"/>
    <w:rsid w:val="00206BD6"/>
    <w:rsid w:val="00206CD9"/>
    <w:rsid w:val="00207E06"/>
    <w:rsid w:val="00210101"/>
    <w:rsid w:val="0021068A"/>
    <w:rsid w:val="002109CE"/>
    <w:rsid w:val="00210B53"/>
    <w:rsid w:val="002111FD"/>
    <w:rsid w:val="002124A2"/>
    <w:rsid w:val="00212B9F"/>
    <w:rsid w:val="0021392C"/>
    <w:rsid w:val="00215386"/>
    <w:rsid w:val="002156E3"/>
    <w:rsid w:val="00215AD1"/>
    <w:rsid w:val="002169F9"/>
    <w:rsid w:val="00216CB9"/>
    <w:rsid w:val="00216D99"/>
    <w:rsid w:val="0021703D"/>
    <w:rsid w:val="002173C9"/>
    <w:rsid w:val="002178B2"/>
    <w:rsid w:val="00217A69"/>
    <w:rsid w:val="00217B4F"/>
    <w:rsid w:val="00217CD5"/>
    <w:rsid w:val="00217D91"/>
    <w:rsid w:val="0021D60A"/>
    <w:rsid w:val="00220122"/>
    <w:rsid w:val="00220BE1"/>
    <w:rsid w:val="00220C42"/>
    <w:rsid w:val="0022118E"/>
    <w:rsid w:val="00221789"/>
    <w:rsid w:val="00222540"/>
    <w:rsid w:val="00222904"/>
    <w:rsid w:val="00222D55"/>
    <w:rsid w:val="00222EA1"/>
    <w:rsid w:val="00222F6A"/>
    <w:rsid w:val="00223213"/>
    <w:rsid w:val="002232B3"/>
    <w:rsid w:val="002235C6"/>
    <w:rsid w:val="0022398E"/>
    <w:rsid w:val="00223EF2"/>
    <w:rsid w:val="0022431D"/>
    <w:rsid w:val="002250CC"/>
    <w:rsid w:val="00225143"/>
    <w:rsid w:val="002251EB"/>
    <w:rsid w:val="00225C1B"/>
    <w:rsid w:val="00226188"/>
    <w:rsid w:val="00226255"/>
    <w:rsid w:val="00226914"/>
    <w:rsid w:val="00226CB2"/>
    <w:rsid w:val="00226CB7"/>
    <w:rsid w:val="00226EC5"/>
    <w:rsid w:val="00226F4A"/>
    <w:rsid w:val="0022715A"/>
    <w:rsid w:val="00227A00"/>
    <w:rsid w:val="00227EB7"/>
    <w:rsid w:val="00230CF6"/>
    <w:rsid w:val="00231706"/>
    <w:rsid w:val="00231A25"/>
    <w:rsid w:val="00231B46"/>
    <w:rsid w:val="00232CF8"/>
    <w:rsid w:val="00232F19"/>
    <w:rsid w:val="002336B3"/>
    <w:rsid w:val="0023376D"/>
    <w:rsid w:val="00234490"/>
    <w:rsid w:val="002346D5"/>
    <w:rsid w:val="0023479D"/>
    <w:rsid w:val="00235148"/>
    <w:rsid w:val="002356E9"/>
    <w:rsid w:val="002358E0"/>
    <w:rsid w:val="00235B96"/>
    <w:rsid w:val="002367D6"/>
    <w:rsid w:val="0023783A"/>
    <w:rsid w:val="0024008E"/>
    <w:rsid w:val="00240212"/>
    <w:rsid w:val="00240BC8"/>
    <w:rsid w:val="0024127E"/>
    <w:rsid w:val="0024163B"/>
    <w:rsid w:val="0024178F"/>
    <w:rsid w:val="00241BD8"/>
    <w:rsid w:val="00242240"/>
    <w:rsid w:val="002429E4"/>
    <w:rsid w:val="00242BD0"/>
    <w:rsid w:val="00242EC2"/>
    <w:rsid w:val="00243024"/>
    <w:rsid w:val="002430F7"/>
    <w:rsid w:val="002432AE"/>
    <w:rsid w:val="002433A2"/>
    <w:rsid w:val="002437CC"/>
    <w:rsid w:val="00243A28"/>
    <w:rsid w:val="00243B69"/>
    <w:rsid w:val="00243B8B"/>
    <w:rsid w:val="00243C1E"/>
    <w:rsid w:val="00243C50"/>
    <w:rsid w:val="00243E70"/>
    <w:rsid w:val="00244655"/>
    <w:rsid w:val="00244731"/>
    <w:rsid w:val="00245A3A"/>
    <w:rsid w:val="00245D90"/>
    <w:rsid w:val="00245F75"/>
    <w:rsid w:val="002461A0"/>
    <w:rsid w:val="00246906"/>
    <w:rsid w:val="002469C9"/>
    <w:rsid w:val="00246C22"/>
    <w:rsid w:val="002470E3"/>
    <w:rsid w:val="002475C3"/>
    <w:rsid w:val="00250141"/>
    <w:rsid w:val="0025019B"/>
    <w:rsid w:val="00250431"/>
    <w:rsid w:val="00250492"/>
    <w:rsid w:val="002509B3"/>
    <w:rsid w:val="00250CD7"/>
    <w:rsid w:val="002510D2"/>
    <w:rsid w:val="00251989"/>
    <w:rsid w:val="00251B52"/>
    <w:rsid w:val="00251B7B"/>
    <w:rsid w:val="00251E9C"/>
    <w:rsid w:val="00252168"/>
    <w:rsid w:val="00252462"/>
    <w:rsid w:val="00252741"/>
    <w:rsid w:val="00252CA5"/>
    <w:rsid w:val="00252D53"/>
    <w:rsid w:val="00252E1E"/>
    <w:rsid w:val="00253672"/>
    <w:rsid w:val="002536AD"/>
    <w:rsid w:val="00253BC9"/>
    <w:rsid w:val="00253C27"/>
    <w:rsid w:val="00253DA2"/>
    <w:rsid w:val="00253F85"/>
    <w:rsid w:val="00253F8C"/>
    <w:rsid w:val="00253FF4"/>
    <w:rsid w:val="00254150"/>
    <w:rsid w:val="0025430E"/>
    <w:rsid w:val="00254E8E"/>
    <w:rsid w:val="0025509A"/>
    <w:rsid w:val="002567F8"/>
    <w:rsid w:val="00256822"/>
    <w:rsid w:val="00257402"/>
    <w:rsid w:val="00257623"/>
    <w:rsid w:val="00260881"/>
    <w:rsid w:val="00260884"/>
    <w:rsid w:val="00260919"/>
    <w:rsid w:val="00260BAE"/>
    <w:rsid w:val="00260F78"/>
    <w:rsid w:val="00261032"/>
    <w:rsid w:val="002613C4"/>
    <w:rsid w:val="002613E3"/>
    <w:rsid w:val="0026157A"/>
    <w:rsid w:val="002622E3"/>
    <w:rsid w:val="00262426"/>
    <w:rsid w:val="00262D96"/>
    <w:rsid w:val="00262FD4"/>
    <w:rsid w:val="0026313E"/>
    <w:rsid w:val="00263FFF"/>
    <w:rsid w:val="0026415D"/>
    <w:rsid w:val="00264759"/>
    <w:rsid w:val="00264A95"/>
    <w:rsid w:val="00264AEA"/>
    <w:rsid w:val="00264DC5"/>
    <w:rsid w:val="00265021"/>
    <w:rsid w:val="00266758"/>
    <w:rsid w:val="00266A12"/>
    <w:rsid w:val="00266A8E"/>
    <w:rsid w:val="00266BE9"/>
    <w:rsid w:val="00267008"/>
    <w:rsid w:val="002677E4"/>
    <w:rsid w:val="0026DE5D"/>
    <w:rsid w:val="00270AEB"/>
    <w:rsid w:val="00270E9D"/>
    <w:rsid w:val="00270F4D"/>
    <w:rsid w:val="00271034"/>
    <w:rsid w:val="00271250"/>
    <w:rsid w:val="00271680"/>
    <w:rsid w:val="00271BDD"/>
    <w:rsid w:val="00271D58"/>
    <w:rsid w:val="0027234A"/>
    <w:rsid w:val="00272501"/>
    <w:rsid w:val="002728C4"/>
    <w:rsid w:val="0027339C"/>
    <w:rsid w:val="002736DC"/>
    <w:rsid w:val="00273B5F"/>
    <w:rsid w:val="00274195"/>
    <w:rsid w:val="0027463D"/>
    <w:rsid w:val="00274BAF"/>
    <w:rsid w:val="00274DE8"/>
    <w:rsid w:val="002750FD"/>
    <w:rsid w:val="00275366"/>
    <w:rsid w:val="00276332"/>
    <w:rsid w:val="00276DAB"/>
    <w:rsid w:val="00276F31"/>
    <w:rsid w:val="002772B7"/>
    <w:rsid w:val="002778A3"/>
    <w:rsid w:val="00277B5C"/>
    <w:rsid w:val="00277F81"/>
    <w:rsid w:val="0028057F"/>
    <w:rsid w:val="00280A50"/>
    <w:rsid w:val="0028147F"/>
    <w:rsid w:val="0028161D"/>
    <w:rsid w:val="00281821"/>
    <w:rsid w:val="002818AB"/>
    <w:rsid w:val="00281D74"/>
    <w:rsid w:val="00281F5E"/>
    <w:rsid w:val="00282296"/>
    <w:rsid w:val="00282612"/>
    <w:rsid w:val="00282DE1"/>
    <w:rsid w:val="0028360E"/>
    <w:rsid w:val="002841AD"/>
    <w:rsid w:val="00284674"/>
    <w:rsid w:val="002846C0"/>
    <w:rsid w:val="00284A9A"/>
    <w:rsid w:val="00284C51"/>
    <w:rsid w:val="00284E68"/>
    <w:rsid w:val="002852DC"/>
    <w:rsid w:val="00285DBB"/>
    <w:rsid w:val="00286008"/>
    <w:rsid w:val="0028658F"/>
    <w:rsid w:val="00286F3E"/>
    <w:rsid w:val="00286F5C"/>
    <w:rsid w:val="00287372"/>
    <w:rsid w:val="002875B8"/>
    <w:rsid w:val="00287EA1"/>
    <w:rsid w:val="0029007F"/>
    <w:rsid w:val="00290628"/>
    <w:rsid w:val="002906A4"/>
    <w:rsid w:val="00291389"/>
    <w:rsid w:val="0029159D"/>
    <w:rsid w:val="002917DB"/>
    <w:rsid w:val="002917E5"/>
    <w:rsid w:val="00291C60"/>
    <w:rsid w:val="00292195"/>
    <w:rsid w:val="002925CB"/>
    <w:rsid w:val="00292A81"/>
    <w:rsid w:val="00292F77"/>
    <w:rsid w:val="002934BC"/>
    <w:rsid w:val="00293663"/>
    <w:rsid w:val="00293AEC"/>
    <w:rsid w:val="00294277"/>
    <w:rsid w:val="00294613"/>
    <w:rsid w:val="00294810"/>
    <w:rsid w:val="002951A0"/>
    <w:rsid w:val="002952D0"/>
    <w:rsid w:val="00295837"/>
    <w:rsid w:val="00295910"/>
    <w:rsid w:val="00295ED1"/>
    <w:rsid w:val="00296938"/>
    <w:rsid w:val="00296E18"/>
    <w:rsid w:val="002972EC"/>
    <w:rsid w:val="00297623"/>
    <w:rsid w:val="0029778B"/>
    <w:rsid w:val="00297B14"/>
    <w:rsid w:val="00297CA5"/>
    <w:rsid w:val="00297FB9"/>
    <w:rsid w:val="002A005E"/>
    <w:rsid w:val="002A011D"/>
    <w:rsid w:val="002A092B"/>
    <w:rsid w:val="002A0987"/>
    <w:rsid w:val="002A0B90"/>
    <w:rsid w:val="002A12F6"/>
    <w:rsid w:val="002A1369"/>
    <w:rsid w:val="002A1C62"/>
    <w:rsid w:val="002A1CC8"/>
    <w:rsid w:val="002A2059"/>
    <w:rsid w:val="002A220F"/>
    <w:rsid w:val="002A2D82"/>
    <w:rsid w:val="002A2FCE"/>
    <w:rsid w:val="002A3E9A"/>
    <w:rsid w:val="002A44BE"/>
    <w:rsid w:val="002A4CB0"/>
    <w:rsid w:val="002A54FF"/>
    <w:rsid w:val="002A5853"/>
    <w:rsid w:val="002A587E"/>
    <w:rsid w:val="002A592F"/>
    <w:rsid w:val="002A5A87"/>
    <w:rsid w:val="002A5C94"/>
    <w:rsid w:val="002A5F91"/>
    <w:rsid w:val="002A630D"/>
    <w:rsid w:val="002A63FB"/>
    <w:rsid w:val="002A6FD3"/>
    <w:rsid w:val="002A71DD"/>
    <w:rsid w:val="002A729A"/>
    <w:rsid w:val="002A73D3"/>
    <w:rsid w:val="002A75C5"/>
    <w:rsid w:val="002A7F9A"/>
    <w:rsid w:val="002B05AB"/>
    <w:rsid w:val="002B1338"/>
    <w:rsid w:val="002B1705"/>
    <w:rsid w:val="002B1779"/>
    <w:rsid w:val="002B17C1"/>
    <w:rsid w:val="002B185D"/>
    <w:rsid w:val="002B1E7E"/>
    <w:rsid w:val="002B222D"/>
    <w:rsid w:val="002B253F"/>
    <w:rsid w:val="002B2ED4"/>
    <w:rsid w:val="002B338D"/>
    <w:rsid w:val="002B3687"/>
    <w:rsid w:val="002B4181"/>
    <w:rsid w:val="002B41F7"/>
    <w:rsid w:val="002B44B4"/>
    <w:rsid w:val="002B4E97"/>
    <w:rsid w:val="002B5421"/>
    <w:rsid w:val="002B567A"/>
    <w:rsid w:val="002B59B2"/>
    <w:rsid w:val="002B5B95"/>
    <w:rsid w:val="002B664C"/>
    <w:rsid w:val="002B6DC0"/>
    <w:rsid w:val="002B72BE"/>
    <w:rsid w:val="002B73C6"/>
    <w:rsid w:val="002B7660"/>
    <w:rsid w:val="002B7B17"/>
    <w:rsid w:val="002C0718"/>
    <w:rsid w:val="002C0A95"/>
    <w:rsid w:val="002C0DB0"/>
    <w:rsid w:val="002C0DB5"/>
    <w:rsid w:val="002C1062"/>
    <w:rsid w:val="002C11F8"/>
    <w:rsid w:val="002C1949"/>
    <w:rsid w:val="002C1CDE"/>
    <w:rsid w:val="002C219A"/>
    <w:rsid w:val="002C25AF"/>
    <w:rsid w:val="002C25C9"/>
    <w:rsid w:val="002C2D4F"/>
    <w:rsid w:val="002C3291"/>
    <w:rsid w:val="002C365F"/>
    <w:rsid w:val="002C3B50"/>
    <w:rsid w:val="002C42DF"/>
    <w:rsid w:val="002C493D"/>
    <w:rsid w:val="002C5114"/>
    <w:rsid w:val="002C5A82"/>
    <w:rsid w:val="002C634A"/>
    <w:rsid w:val="002C6450"/>
    <w:rsid w:val="002C66D2"/>
    <w:rsid w:val="002C6D9C"/>
    <w:rsid w:val="002C6EF2"/>
    <w:rsid w:val="002C79B3"/>
    <w:rsid w:val="002C7C2B"/>
    <w:rsid w:val="002C7E0D"/>
    <w:rsid w:val="002D010C"/>
    <w:rsid w:val="002D02B3"/>
    <w:rsid w:val="002D067F"/>
    <w:rsid w:val="002D082F"/>
    <w:rsid w:val="002D0973"/>
    <w:rsid w:val="002D0AB2"/>
    <w:rsid w:val="002D0DD4"/>
    <w:rsid w:val="002D13BA"/>
    <w:rsid w:val="002D148D"/>
    <w:rsid w:val="002D1714"/>
    <w:rsid w:val="002D18BE"/>
    <w:rsid w:val="002D1AA9"/>
    <w:rsid w:val="002D1B34"/>
    <w:rsid w:val="002D1E99"/>
    <w:rsid w:val="002D2F47"/>
    <w:rsid w:val="002D3275"/>
    <w:rsid w:val="002D389C"/>
    <w:rsid w:val="002D3952"/>
    <w:rsid w:val="002D4167"/>
    <w:rsid w:val="002D44A1"/>
    <w:rsid w:val="002D4531"/>
    <w:rsid w:val="002D4B88"/>
    <w:rsid w:val="002D4CCC"/>
    <w:rsid w:val="002D52FE"/>
    <w:rsid w:val="002D5A35"/>
    <w:rsid w:val="002D5CE4"/>
    <w:rsid w:val="002D5F52"/>
    <w:rsid w:val="002D628E"/>
    <w:rsid w:val="002D63D5"/>
    <w:rsid w:val="002D6468"/>
    <w:rsid w:val="002D6C66"/>
    <w:rsid w:val="002D6F5A"/>
    <w:rsid w:val="002D72C8"/>
    <w:rsid w:val="002D73D4"/>
    <w:rsid w:val="002D750D"/>
    <w:rsid w:val="002D7E96"/>
    <w:rsid w:val="002D7F90"/>
    <w:rsid w:val="002E015A"/>
    <w:rsid w:val="002E04D5"/>
    <w:rsid w:val="002E0CB1"/>
    <w:rsid w:val="002E0CFB"/>
    <w:rsid w:val="002E0DE0"/>
    <w:rsid w:val="002E1004"/>
    <w:rsid w:val="002E1082"/>
    <w:rsid w:val="002E126F"/>
    <w:rsid w:val="002E12C4"/>
    <w:rsid w:val="002E133D"/>
    <w:rsid w:val="002E1524"/>
    <w:rsid w:val="002E20F2"/>
    <w:rsid w:val="002E2665"/>
    <w:rsid w:val="002E26FF"/>
    <w:rsid w:val="002E2C06"/>
    <w:rsid w:val="002E3036"/>
    <w:rsid w:val="002E3063"/>
    <w:rsid w:val="002E3139"/>
    <w:rsid w:val="002E3C03"/>
    <w:rsid w:val="002E4107"/>
    <w:rsid w:val="002E4483"/>
    <w:rsid w:val="002E4C0E"/>
    <w:rsid w:val="002E4F52"/>
    <w:rsid w:val="002E4FBB"/>
    <w:rsid w:val="002E50B9"/>
    <w:rsid w:val="002E50FA"/>
    <w:rsid w:val="002E544C"/>
    <w:rsid w:val="002E65DF"/>
    <w:rsid w:val="002E6A31"/>
    <w:rsid w:val="002E71AC"/>
    <w:rsid w:val="002E71D8"/>
    <w:rsid w:val="002E7A03"/>
    <w:rsid w:val="002E7A19"/>
    <w:rsid w:val="002E7D9C"/>
    <w:rsid w:val="002F0732"/>
    <w:rsid w:val="002F0BA6"/>
    <w:rsid w:val="002F0E2D"/>
    <w:rsid w:val="002F0F71"/>
    <w:rsid w:val="002F2587"/>
    <w:rsid w:val="002F26E6"/>
    <w:rsid w:val="002F276F"/>
    <w:rsid w:val="002F40B9"/>
    <w:rsid w:val="002F4407"/>
    <w:rsid w:val="002F465D"/>
    <w:rsid w:val="002F47A3"/>
    <w:rsid w:val="002F47AD"/>
    <w:rsid w:val="002F48B2"/>
    <w:rsid w:val="002F4B7F"/>
    <w:rsid w:val="002F4BBC"/>
    <w:rsid w:val="002F51CE"/>
    <w:rsid w:val="002F57BC"/>
    <w:rsid w:val="002F5E5A"/>
    <w:rsid w:val="002F5F4F"/>
    <w:rsid w:val="002F6577"/>
    <w:rsid w:val="002F6C8F"/>
    <w:rsid w:val="002F7E2D"/>
    <w:rsid w:val="00300765"/>
    <w:rsid w:val="00300B30"/>
    <w:rsid w:val="00300F81"/>
    <w:rsid w:val="003012CF"/>
    <w:rsid w:val="00301B21"/>
    <w:rsid w:val="00301CA2"/>
    <w:rsid w:val="00301EA3"/>
    <w:rsid w:val="00302297"/>
    <w:rsid w:val="003031B8"/>
    <w:rsid w:val="00303AA3"/>
    <w:rsid w:val="00303E8D"/>
    <w:rsid w:val="00303EFB"/>
    <w:rsid w:val="003045A5"/>
    <w:rsid w:val="0030481C"/>
    <w:rsid w:val="0030494C"/>
    <w:rsid w:val="00304A22"/>
    <w:rsid w:val="00304ECE"/>
    <w:rsid w:val="003052A9"/>
    <w:rsid w:val="003053E7"/>
    <w:rsid w:val="003054D1"/>
    <w:rsid w:val="00305713"/>
    <w:rsid w:val="00306051"/>
    <w:rsid w:val="0030646D"/>
    <w:rsid w:val="00306651"/>
    <w:rsid w:val="00306DB0"/>
    <w:rsid w:val="00306E11"/>
    <w:rsid w:val="0030706E"/>
    <w:rsid w:val="00307221"/>
    <w:rsid w:val="00307B7E"/>
    <w:rsid w:val="00307E7C"/>
    <w:rsid w:val="00310372"/>
    <w:rsid w:val="003107AA"/>
    <w:rsid w:val="0031082C"/>
    <w:rsid w:val="0031087F"/>
    <w:rsid w:val="00311380"/>
    <w:rsid w:val="00311B4B"/>
    <w:rsid w:val="00311ECE"/>
    <w:rsid w:val="00311F07"/>
    <w:rsid w:val="003121DE"/>
    <w:rsid w:val="00312AF2"/>
    <w:rsid w:val="00312E1B"/>
    <w:rsid w:val="00313BEA"/>
    <w:rsid w:val="0031415B"/>
    <w:rsid w:val="00314543"/>
    <w:rsid w:val="0031550E"/>
    <w:rsid w:val="00315939"/>
    <w:rsid w:val="00315EB2"/>
    <w:rsid w:val="0031649C"/>
    <w:rsid w:val="003164AA"/>
    <w:rsid w:val="003175F7"/>
    <w:rsid w:val="003176D4"/>
    <w:rsid w:val="0031770C"/>
    <w:rsid w:val="0031783A"/>
    <w:rsid w:val="00317E51"/>
    <w:rsid w:val="0032025C"/>
    <w:rsid w:val="0032054E"/>
    <w:rsid w:val="00320706"/>
    <w:rsid w:val="003218BE"/>
    <w:rsid w:val="0032219E"/>
    <w:rsid w:val="003222E0"/>
    <w:rsid w:val="0032235A"/>
    <w:rsid w:val="0032238F"/>
    <w:rsid w:val="00322630"/>
    <w:rsid w:val="00322808"/>
    <w:rsid w:val="003228E1"/>
    <w:rsid w:val="003228FE"/>
    <w:rsid w:val="00322BA8"/>
    <w:rsid w:val="00322E53"/>
    <w:rsid w:val="0032333B"/>
    <w:rsid w:val="003234F6"/>
    <w:rsid w:val="00323B70"/>
    <w:rsid w:val="003240BA"/>
    <w:rsid w:val="00324BF8"/>
    <w:rsid w:val="00324FF7"/>
    <w:rsid w:val="00325133"/>
    <w:rsid w:val="00325485"/>
    <w:rsid w:val="003255C4"/>
    <w:rsid w:val="00325764"/>
    <w:rsid w:val="00325BED"/>
    <w:rsid w:val="00325F1B"/>
    <w:rsid w:val="00325FD5"/>
    <w:rsid w:val="00326310"/>
    <w:rsid w:val="00326A95"/>
    <w:rsid w:val="0032717D"/>
    <w:rsid w:val="0032D0BF"/>
    <w:rsid w:val="003302A3"/>
    <w:rsid w:val="003305D5"/>
    <w:rsid w:val="00330733"/>
    <w:rsid w:val="00330C20"/>
    <w:rsid w:val="00330D07"/>
    <w:rsid w:val="00330D98"/>
    <w:rsid w:val="00330EE0"/>
    <w:rsid w:val="00331683"/>
    <w:rsid w:val="00331839"/>
    <w:rsid w:val="00331C83"/>
    <w:rsid w:val="00332525"/>
    <w:rsid w:val="00332813"/>
    <w:rsid w:val="00333AFD"/>
    <w:rsid w:val="00333CAB"/>
    <w:rsid w:val="00334029"/>
    <w:rsid w:val="0033487A"/>
    <w:rsid w:val="00334965"/>
    <w:rsid w:val="00334B00"/>
    <w:rsid w:val="00334B90"/>
    <w:rsid w:val="00334BD1"/>
    <w:rsid w:val="00334CF2"/>
    <w:rsid w:val="00334CF9"/>
    <w:rsid w:val="00334E2E"/>
    <w:rsid w:val="003352C0"/>
    <w:rsid w:val="0033541F"/>
    <w:rsid w:val="003356DD"/>
    <w:rsid w:val="003358B1"/>
    <w:rsid w:val="00335C08"/>
    <w:rsid w:val="00335C0C"/>
    <w:rsid w:val="00335C23"/>
    <w:rsid w:val="00335C50"/>
    <w:rsid w:val="00335CB7"/>
    <w:rsid w:val="0033636A"/>
    <w:rsid w:val="003366D7"/>
    <w:rsid w:val="003368B2"/>
    <w:rsid w:val="00337053"/>
    <w:rsid w:val="00337179"/>
    <w:rsid w:val="0033719C"/>
    <w:rsid w:val="0033746B"/>
    <w:rsid w:val="003374E7"/>
    <w:rsid w:val="00337A6F"/>
    <w:rsid w:val="00337D71"/>
    <w:rsid w:val="00340419"/>
    <w:rsid w:val="00340C7D"/>
    <w:rsid w:val="003413CE"/>
    <w:rsid w:val="003414DD"/>
    <w:rsid w:val="00341619"/>
    <w:rsid w:val="00341E4F"/>
    <w:rsid w:val="0034245A"/>
    <w:rsid w:val="00342770"/>
    <w:rsid w:val="00342E54"/>
    <w:rsid w:val="00343103"/>
    <w:rsid w:val="003433A8"/>
    <w:rsid w:val="0034384F"/>
    <w:rsid w:val="00344754"/>
    <w:rsid w:val="00344D05"/>
    <w:rsid w:val="00344EE9"/>
    <w:rsid w:val="00345C92"/>
    <w:rsid w:val="00345CF9"/>
    <w:rsid w:val="00345DC0"/>
    <w:rsid w:val="00345EED"/>
    <w:rsid w:val="00345F05"/>
    <w:rsid w:val="003466A7"/>
    <w:rsid w:val="00347060"/>
    <w:rsid w:val="003470A3"/>
    <w:rsid w:val="0034784C"/>
    <w:rsid w:val="00347EEF"/>
    <w:rsid w:val="00350C23"/>
    <w:rsid w:val="00350D12"/>
    <w:rsid w:val="00350DC0"/>
    <w:rsid w:val="00351636"/>
    <w:rsid w:val="00352309"/>
    <w:rsid w:val="0035275C"/>
    <w:rsid w:val="00353182"/>
    <w:rsid w:val="00353677"/>
    <w:rsid w:val="00353B9B"/>
    <w:rsid w:val="00353C0A"/>
    <w:rsid w:val="00353E20"/>
    <w:rsid w:val="00354815"/>
    <w:rsid w:val="00355378"/>
    <w:rsid w:val="0035546A"/>
    <w:rsid w:val="00355B8F"/>
    <w:rsid w:val="00355DC1"/>
    <w:rsid w:val="00356284"/>
    <w:rsid w:val="00356A9A"/>
    <w:rsid w:val="003573A0"/>
    <w:rsid w:val="00357936"/>
    <w:rsid w:val="00357A77"/>
    <w:rsid w:val="00357D8A"/>
    <w:rsid w:val="00360824"/>
    <w:rsid w:val="00360B9A"/>
    <w:rsid w:val="003610E3"/>
    <w:rsid w:val="003610F6"/>
    <w:rsid w:val="00361253"/>
    <w:rsid w:val="00361264"/>
    <w:rsid w:val="00361302"/>
    <w:rsid w:val="00361312"/>
    <w:rsid w:val="003616BA"/>
    <w:rsid w:val="00361748"/>
    <w:rsid w:val="003617A0"/>
    <w:rsid w:val="003619E2"/>
    <w:rsid w:val="00362382"/>
    <w:rsid w:val="0036267D"/>
    <w:rsid w:val="00362B59"/>
    <w:rsid w:val="00362EDB"/>
    <w:rsid w:val="00363414"/>
    <w:rsid w:val="003636D5"/>
    <w:rsid w:val="00363733"/>
    <w:rsid w:val="0036415A"/>
    <w:rsid w:val="003643E0"/>
    <w:rsid w:val="00364B20"/>
    <w:rsid w:val="00364D29"/>
    <w:rsid w:val="00365318"/>
    <w:rsid w:val="003656A8"/>
    <w:rsid w:val="00365EF8"/>
    <w:rsid w:val="0036601C"/>
    <w:rsid w:val="0036620D"/>
    <w:rsid w:val="00366221"/>
    <w:rsid w:val="00366656"/>
    <w:rsid w:val="00366DF0"/>
    <w:rsid w:val="00367162"/>
    <w:rsid w:val="00367A25"/>
    <w:rsid w:val="00370904"/>
    <w:rsid w:val="00370B72"/>
    <w:rsid w:val="00370C9A"/>
    <w:rsid w:val="003712C7"/>
    <w:rsid w:val="00371ACB"/>
    <w:rsid w:val="00371F64"/>
    <w:rsid w:val="0037216D"/>
    <w:rsid w:val="00372736"/>
    <w:rsid w:val="00372D34"/>
    <w:rsid w:val="00372FE6"/>
    <w:rsid w:val="00373B59"/>
    <w:rsid w:val="00374141"/>
    <w:rsid w:val="00374B25"/>
    <w:rsid w:val="0037522C"/>
    <w:rsid w:val="003752AC"/>
    <w:rsid w:val="003759C6"/>
    <w:rsid w:val="003765FE"/>
    <w:rsid w:val="003768FB"/>
    <w:rsid w:val="00376A95"/>
    <w:rsid w:val="00376E74"/>
    <w:rsid w:val="00377041"/>
    <w:rsid w:val="0037743E"/>
    <w:rsid w:val="003800F4"/>
    <w:rsid w:val="0038017B"/>
    <w:rsid w:val="003802D3"/>
    <w:rsid w:val="0038034A"/>
    <w:rsid w:val="00380A0A"/>
    <w:rsid w:val="00380B80"/>
    <w:rsid w:val="0038142C"/>
    <w:rsid w:val="003815DB"/>
    <w:rsid w:val="00381F2D"/>
    <w:rsid w:val="0038216F"/>
    <w:rsid w:val="00382973"/>
    <w:rsid w:val="00382C21"/>
    <w:rsid w:val="00383644"/>
    <w:rsid w:val="00384082"/>
    <w:rsid w:val="003840A2"/>
    <w:rsid w:val="00384863"/>
    <w:rsid w:val="00384ABC"/>
    <w:rsid w:val="00384F84"/>
    <w:rsid w:val="003850CE"/>
    <w:rsid w:val="0038521B"/>
    <w:rsid w:val="0038558B"/>
    <w:rsid w:val="00385665"/>
    <w:rsid w:val="003863E5"/>
    <w:rsid w:val="0038653F"/>
    <w:rsid w:val="00386704"/>
    <w:rsid w:val="003869C9"/>
    <w:rsid w:val="003869F0"/>
    <w:rsid w:val="00387BC9"/>
    <w:rsid w:val="00390628"/>
    <w:rsid w:val="00390838"/>
    <w:rsid w:val="00390B25"/>
    <w:rsid w:val="00390B70"/>
    <w:rsid w:val="00390EE1"/>
    <w:rsid w:val="00391685"/>
    <w:rsid w:val="003916DB"/>
    <w:rsid w:val="003917D7"/>
    <w:rsid w:val="00391F5C"/>
    <w:rsid w:val="00392200"/>
    <w:rsid w:val="00392FE0"/>
    <w:rsid w:val="00393502"/>
    <w:rsid w:val="003935DD"/>
    <w:rsid w:val="003936CB"/>
    <w:rsid w:val="00394319"/>
    <w:rsid w:val="0039437F"/>
    <w:rsid w:val="00394491"/>
    <w:rsid w:val="00394500"/>
    <w:rsid w:val="003945CD"/>
    <w:rsid w:val="0039466F"/>
    <w:rsid w:val="00394C49"/>
    <w:rsid w:val="00394D53"/>
    <w:rsid w:val="003959D4"/>
    <w:rsid w:val="00395D16"/>
    <w:rsid w:val="00396020"/>
    <w:rsid w:val="00396C9F"/>
    <w:rsid w:val="00396F95"/>
    <w:rsid w:val="00397041"/>
    <w:rsid w:val="003975EA"/>
    <w:rsid w:val="003978DE"/>
    <w:rsid w:val="00397C65"/>
    <w:rsid w:val="00397DC1"/>
    <w:rsid w:val="00397FB6"/>
    <w:rsid w:val="003A0B45"/>
    <w:rsid w:val="003A0D0F"/>
    <w:rsid w:val="003A11D5"/>
    <w:rsid w:val="003A1275"/>
    <w:rsid w:val="003A1AA8"/>
    <w:rsid w:val="003A1EE5"/>
    <w:rsid w:val="003A2111"/>
    <w:rsid w:val="003A2AEA"/>
    <w:rsid w:val="003A2D0A"/>
    <w:rsid w:val="003A2DAB"/>
    <w:rsid w:val="003A358D"/>
    <w:rsid w:val="003A36B7"/>
    <w:rsid w:val="003A3A2A"/>
    <w:rsid w:val="003A3AA2"/>
    <w:rsid w:val="003A3C7D"/>
    <w:rsid w:val="003A42D1"/>
    <w:rsid w:val="003A4C43"/>
    <w:rsid w:val="003A4EFF"/>
    <w:rsid w:val="003A696D"/>
    <w:rsid w:val="003A7257"/>
    <w:rsid w:val="003A78FD"/>
    <w:rsid w:val="003A7C8E"/>
    <w:rsid w:val="003A7CBF"/>
    <w:rsid w:val="003A7D7B"/>
    <w:rsid w:val="003B00CA"/>
    <w:rsid w:val="003B0676"/>
    <w:rsid w:val="003B0EB0"/>
    <w:rsid w:val="003B0F5A"/>
    <w:rsid w:val="003B0FDF"/>
    <w:rsid w:val="003B14DD"/>
    <w:rsid w:val="003B1541"/>
    <w:rsid w:val="003B1609"/>
    <w:rsid w:val="003B1744"/>
    <w:rsid w:val="003B1C57"/>
    <w:rsid w:val="003B1E7C"/>
    <w:rsid w:val="003B227E"/>
    <w:rsid w:val="003B2955"/>
    <w:rsid w:val="003B33D0"/>
    <w:rsid w:val="003B3B3E"/>
    <w:rsid w:val="003B3F14"/>
    <w:rsid w:val="003B4445"/>
    <w:rsid w:val="003B47FB"/>
    <w:rsid w:val="003B4978"/>
    <w:rsid w:val="003B4C8E"/>
    <w:rsid w:val="003B4F98"/>
    <w:rsid w:val="003B5A00"/>
    <w:rsid w:val="003B5DE3"/>
    <w:rsid w:val="003B5ED5"/>
    <w:rsid w:val="003B6217"/>
    <w:rsid w:val="003B6762"/>
    <w:rsid w:val="003B7890"/>
    <w:rsid w:val="003B7AA1"/>
    <w:rsid w:val="003B7BDA"/>
    <w:rsid w:val="003B7D4B"/>
    <w:rsid w:val="003C0150"/>
    <w:rsid w:val="003C02D7"/>
    <w:rsid w:val="003C06D3"/>
    <w:rsid w:val="003C10CB"/>
    <w:rsid w:val="003C10DA"/>
    <w:rsid w:val="003C1DEB"/>
    <w:rsid w:val="003C1FC8"/>
    <w:rsid w:val="003C22CA"/>
    <w:rsid w:val="003C23EA"/>
    <w:rsid w:val="003C2F12"/>
    <w:rsid w:val="003C3119"/>
    <w:rsid w:val="003C3397"/>
    <w:rsid w:val="003C33D8"/>
    <w:rsid w:val="003C3703"/>
    <w:rsid w:val="003C401E"/>
    <w:rsid w:val="003C407A"/>
    <w:rsid w:val="003C40B5"/>
    <w:rsid w:val="003C5484"/>
    <w:rsid w:val="003C574C"/>
    <w:rsid w:val="003C59DA"/>
    <w:rsid w:val="003C60D3"/>
    <w:rsid w:val="003C7B7F"/>
    <w:rsid w:val="003C7C00"/>
    <w:rsid w:val="003D02B3"/>
    <w:rsid w:val="003D0408"/>
    <w:rsid w:val="003D04A8"/>
    <w:rsid w:val="003D0956"/>
    <w:rsid w:val="003D0E40"/>
    <w:rsid w:val="003D121C"/>
    <w:rsid w:val="003D152F"/>
    <w:rsid w:val="003D160B"/>
    <w:rsid w:val="003D1BD9"/>
    <w:rsid w:val="003D1E27"/>
    <w:rsid w:val="003D242B"/>
    <w:rsid w:val="003D2C72"/>
    <w:rsid w:val="003D38B9"/>
    <w:rsid w:val="003D39C8"/>
    <w:rsid w:val="003D3B65"/>
    <w:rsid w:val="003D3D1A"/>
    <w:rsid w:val="003D4068"/>
    <w:rsid w:val="003D4BBC"/>
    <w:rsid w:val="003D4DBD"/>
    <w:rsid w:val="003D50A2"/>
    <w:rsid w:val="003D54D4"/>
    <w:rsid w:val="003D5531"/>
    <w:rsid w:val="003D5765"/>
    <w:rsid w:val="003D58C9"/>
    <w:rsid w:val="003D5ADD"/>
    <w:rsid w:val="003D6607"/>
    <w:rsid w:val="003D6B12"/>
    <w:rsid w:val="003D6C5C"/>
    <w:rsid w:val="003D6E01"/>
    <w:rsid w:val="003D73A3"/>
    <w:rsid w:val="003D7CF2"/>
    <w:rsid w:val="003D7D1C"/>
    <w:rsid w:val="003D7E76"/>
    <w:rsid w:val="003DF99A"/>
    <w:rsid w:val="003E066E"/>
    <w:rsid w:val="003E0F6C"/>
    <w:rsid w:val="003E1241"/>
    <w:rsid w:val="003E1EC0"/>
    <w:rsid w:val="003E1FDB"/>
    <w:rsid w:val="003E23F0"/>
    <w:rsid w:val="003E247C"/>
    <w:rsid w:val="003E25D5"/>
    <w:rsid w:val="003E298D"/>
    <w:rsid w:val="003E2F11"/>
    <w:rsid w:val="003E316D"/>
    <w:rsid w:val="003E35A3"/>
    <w:rsid w:val="003E3897"/>
    <w:rsid w:val="003E3A4F"/>
    <w:rsid w:val="003E3F53"/>
    <w:rsid w:val="003E451F"/>
    <w:rsid w:val="003E4C60"/>
    <w:rsid w:val="003E4D88"/>
    <w:rsid w:val="003E4F53"/>
    <w:rsid w:val="003E4F81"/>
    <w:rsid w:val="003E54C1"/>
    <w:rsid w:val="003E54FC"/>
    <w:rsid w:val="003E56E7"/>
    <w:rsid w:val="003E5D9F"/>
    <w:rsid w:val="003E5E50"/>
    <w:rsid w:val="003E5F5E"/>
    <w:rsid w:val="003E5F92"/>
    <w:rsid w:val="003E61D8"/>
    <w:rsid w:val="003E61DA"/>
    <w:rsid w:val="003E654A"/>
    <w:rsid w:val="003E663F"/>
    <w:rsid w:val="003E6780"/>
    <w:rsid w:val="003E69FE"/>
    <w:rsid w:val="003E6ABE"/>
    <w:rsid w:val="003E72EB"/>
    <w:rsid w:val="003E7685"/>
    <w:rsid w:val="003E777A"/>
    <w:rsid w:val="003E7A79"/>
    <w:rsid w:val="003E7B84"/>
    <w:rsid w:val="003F098E"/>
    <w:rsid w:val="003F124E"/>
    <w:rsid w:val="003F1E29"/>
    <w:rsid w:val="003F2037"/>
    <w:rsid w:val="003F2516"/>
    <w:rsid w:val="003F2E10"/>
    <w:rsid w:val="003F3414"/>
    <w:rsid w:val="003F379F"/>
    <w:rsid w:val="003F3D45"/>
    <w:rsid w:val="003F3E16"/>
    <w:rsid w:val="003F3FCC"/>
    <w:rsid w:val="003F408C"/>
    <w:rsid w:val="003F43A1"/>
    <w:rsid w:val="003F44DE"/>
    <w:rsid w:val="003F4A18"/>
    <w:rsid w:val="003F50F2"/>
    <w:rsid w:val="003F51A9"/>
    <w:rsid w:val="003F551B"/>
    <w:rsid w:val="003F574F"/>
    <w:rsid w:val="003F5866"/>
    <w:rsid w:val="003F5918"/>
    <w:rsid w:val="003F6357"/>
    <w:rsid w:val="003F6FF7"/>
    <w:rsid w:val="003F715D"/>
    <w:rsid w:val="003F7861"/>
    <w:rsid w:val="003F7946"/>
    <w:rsid w:val="003F7986"/>
    <w:rsid w:val="003F7C04"/>
    <w:rsid w:val="003F7C42"/>
    <w:rsid w:val="003F7D2A"/>
    <w:rsid w:val="003F7EFF"/>
    <w:rsid w:val="0040017F"/>
    <w:rsid w:val="004001A6"/>
    <w:rsid w:val="00400319"/>
    <w:rsid w:val="004004D6"/>
    <w:rsid w:val="0040061C"/>
    <w:rsid w:val="004007BE"/>
    <w:rsid w:val="004009F1"/>
    <w:rsid w:val="00400E47"/>
    <w:rsid w:val="0040132D"/>
    <w:rsid w:val="004016F7"/>
    <w:rsid w:val="004016FE"/>
    <w:rsid w:val="004019A9"/>
    <w:rsid w:val="00401F8A"/>
    <w:rsid w:val="00402C15"/>
    <w:rsid w:val="00403463"/>
    <w:rsid w:val="00403A7E"/>
    <w:rsid w:val="00404000"/>
    <w:rsid w:val="0040404C"/>
    <w:rsid w:val="00405715"/>
    <w:rsid w:val="00405879"/>
    <w:rsid w:val="004073A0"/>
    <w:rsid w:val="004076DB"/>
    <w:rsid w:val="004104CA"/>
    <w:rsid w:val="004106FD"/>
    <w:rsid w:val="00410BF2"/>
    <w:rsid w:val="00411123"/>
    <w:rsid w:val="00411CE7"/>
    <w:rsid w:val="00411E9B"/>
    <w:rsid w:val="00412116"/>
    <w:rsid w:val="004121CD"/>
    <w:rsid w:val="0041242C"/>
    <w:rsid w:val="0041260A"/>
    <w:rsid w:val="004129CF"/>
    <w:rsid w:val="0041359E"/>
    <w:rsid w:val="004136D2"/>
    <w:rsid w:val="00414077"/>
    <w:rsid w:val="004142FC"/>
    <w:rsid w:val="004146FA"/>
    <w:rsid w:val="00414717"/>
    <w:rsid w:val="00414B5D"/>
    <w:rsid w:val="00414C9E"/>
    <w:rsid w:val="00414EC5"/>
    <w:rsid w:val="00415358"/>
    <w:rsid w:val="004156E0"/>
    <w:rsid w:val="00415BF8"/>
    <w:rsid w:val="00415D89"/>
    <w:rsid w:val="00415EA8"/>
    <w:rsid w:val="00416096"/>
    <w:rsid w:val="004163E4"/>
    <w:rsid w:val="00416802"/>
    <w:rsid w:val="0041686E"/>
    <w:rsid w:val="00416EDC"/>
    <w:rsid w:val="00417034"/>
    <w:rsid w:val="004170A6"/>
    <w:rsid w:val="00417AB0"/>
    <w:rsid w:val="00417D1C"/>
    <w:rsid w:val="00417F0E"/>
    <w:rsid w:val="0042019A"/>
    <w:rsid w:val="00420414"/>
    <w:rsid w:val="004207F9"/>
    <w:rsid w:val="00420E3B"/>
    <w:rsid w:val="004213F0"/>
    <w:rsid w:val="00421C1A"/>
    <w:rsid w:val="00421D3F"/>
    <w:rsid w:val="00422960"/>
    <w:rsid w:val="00422B5C"/>
    <w:rsid w:val="00422D89"/>
    <w:rsid w:val="00422EBB"/>
    <w:rsid w:val="00422F3A"/>
    <w:rsid w:val="0042300C"/>
    <w:rsid w:val="004230E5"/>
    <w:rsid w:val="0042337E"/>
    <w:rsid w:val="00423445"/>
    <w:rsid w:val="0042361B"/>
    <w:rsid w:val="00423AF5"/>
    <w:rsid w:val="00423E36"/>
    <w:rsid w:val="00423EFE"/>
    <w:rsid w:val="00423FD1"/>
    <w:rsid w:val="00424170"/>
    <w:rsid w:val="0042440E"/>
    <w:rsid w:val="004246DF"/>
    <w:rsid w:val="00424986"/>
    <w:rsid w:val="00424C87"/>
    <w:rsid w:val="00425003"/>
    <w:rsid w:val="0042639F"/>
    <w:rsid w:val="00426453"/>
    <w:rsid w:val="00426691"/>
    <w:rsid w:val="00426B56"/>
    <w:rsid w:val="00426FA2"/>
    <w:rsid w:val="00427118"/>
    <w:rsid w:val="0042732D"/>
    <w:rsid w:val="0042766F"/>
    <w:rsid w:val="004276FE"/>
    <w:rsid w:val="0042783B"/>
    <w:rsid w:val="00427DE9"/>
    <w:rsid w:val="0042F675"/>
    <w:rsid w:val="00430A53"/>
    <w:rsid w:val="00430B1F"/>
    <w:rsid w:val="00430F2F"/>
    <w:rsid w:val="00431760"/>
    <w:rsid w:val="00432051"/>
    <w:rsid w:val="004320AE"/>
    <w:rsid w:val="00432969"/>
    <w:rsid w:val="004329A6"/>
    <w:rsid w:val="00432DC9"/>
    <w:rsid w:val="00433218"/>
    <w:rsid w:val="00433504"/>
    <w:rsid w:val="0043471F"/>
    <w:rsid w:val="00434AC5"/>
    <w:rsid w:val="004351FE"/>
    <w:rsid w:val="00435318"/>
    <w:rsid w:val="004353DC"/>
    <w:rsid w:val="00435A39"/>
    <w:rsid w:val="00435B54"/>
    <w:rsid w:val="00435DD0"/>
    <w:rsid w:val="00435E6B"/>
    <w:rsid w:val="00435F4D"/>
    <w:rsid w:val="00435F5B"/>
    <w:rsid w:val="004362F1"/>
    <w:rsid w:val="004365CF"/>
    <w:rsid w:val="00436C5F"/>
    <w:rsid w:val="00436E4D"/>
    <w:rsid w:val="0043718A"/>
    <w:rsid w:val="0043733F"/>
    <w:rsid w:val="004373E3"/>
    <w:rsid w:val="004375A0"/>
    <w:rsid w:val="0043782D"/>
    <w:rsid w:val="004400FD"/>
    <w:rsid w:val="00440B00"/>
    <w:rsid w:val="00440B32"/>
    <w:rsid w:val="00440B71"/>
    <w:rsid w:val="00441919"/>
    <w:rsid w:val="00441B19"/>
    <w:rsid w:val="004426F9"/>
    <w:rsid w:val="004428DB"/>
    <w:rsid w:val="00442A5E"/>
    <w:rsid w:val="004439B9"/>
    <w:rsid w:val="00443D88"/>
    <w:rsid w:val="00444110"/>
    <w:rsid w:val="00444226"/>
    <w:rsid w:val="0044457A"/>
    <w:rsid w:val="004447CD"/>
    <w:rsid w:val="00444841"/>
    <w:rsid w:val="00444A79"/>
    <w:rsid w:val="00444C60"/>
    <w:rsid w:val="00445354"/>
    <w:rsid w:val="00445401"/>
    <w:rsid w:val="004461C5"/>
    <w:rsid w:val="00446319"/>
    <w:rsid w:val="004467E5"/>
    <w:rsid w:val="00446918"/>
    <w:rsid w:val="00446E7D"/>
    <w:rsid w:val="004470E3"/>
    <w:rsid w:val="004471FA"/>
    <w:rsid w:val="0044763C"/>
    <w:rsid w:val="00447751"/>
    <w:rsid w:val="0044786B"/>
    <w:rsid w:val="004509EA"/>
    <w:rsid w:val="00450EC9"/>
    <w:rsid w:val="00451299"/>
    <w:rsid w:val="004513CC"/>
    <w:rsid w:val="004517A5"/>
    <w:rsid w:val="00451F4E"/>
    <w:rsid w:val="0045237A"/>
    <w:rsid w:val="0045256A"/>
    <w:rsid w:val="00452E3F"/>
    <w:rsid w:val="00452F92"/>
    <w:rsid w:val="0045305C"/>
    <w:rsid w:val="00453304"/>
    <w:rsid w:val="00453318"/>
    <w:rsid w:val="00453683"/>
    <w:rsid w:val="004538D7"/>
    <w:rsid w:val="00453AAE"/>
    <w:rsid w:val="00453C87"/>
    <w:rsid w:val="00454502"/>
    <w:rsid w:val="00454570"/>
    <w:rsid w:val="0045474A"/>
    <w:rsid w:val="00454D12"/>
    <w:rsid w:val="00454D66"/>
    <w:rsid w:val="00455480"/>
    <w:rsid w:val="00455FEE"/>
    <w:rsid w:val="0045620A"/>
    <w:rsid w:val="00456CD3"/>
    <w:rsid w:val="004570A8"/>
    <w:rsid w:val="00457303"/>
    <w:rsid w:val="00457586"/>
    <w:rsid w:val="004577BD"/>
    <w:rsid w:val="004579D2"/>
    <w:rsid w:val="0046016E"/>
    <w:rsid w:val="00460866"/>
    <w:rsid w:val="00461101"/>
    <w:rsid w:val="004613A3"/>
    <w:rsid w:val="00461949"/>
    <w:rsid w:val="00461F1E"/>
    <w:rsid w:val="004622D3"/>
    <w:rsid w:val="004623C6"/>
    <w:rsid w:val="004629FE"/>
    <w:rsid w:val="004631EF"/>
    <w:rsid w:val="00463799"/>
    <w:rsid w:val="00463F92"/>
    <w:rsid w:val="00464612"/>
    <w:rsid w:val="00464705"/>
    <w:rsid w:val="0046484B"/>
    <w:rsid w:val="00464A3A"/>
    <w:rsid w:val="00464AB6"/>
    <w:rsid w:val="00464C3E"/>
    <w:rsid w:val="00464C9F"/>
    <w:rsid w:val="004650C6"/>
    <w:rsid w:val="0046516A"/>
    <w:rsid w:val="0046578F"/>
    <w:rsid w:val="00465864"/>
    <w:rsid w:val="00465A80"/>
    <w:rsid w:val="00465DE3"/>
    <w:rsid w:val="00465EF8"/>
    <w:rsid w:val="0046628B"/>
    <w:rsid w:val="004665C2"/>
    <w:rsid w:val="00466651"/>
    <w:rsid w:val="004671AC"/>
    <w:rsid w:val="00467278"/>
    <w:rsid w:val="004678EB"/>
    <w:rsid w:val="0047024A"/>
    <w:rsid w:val="00470811"/>
    <w:rsid w:val="00470A69"/>
    <w:rsid w:val="00471524"/>
    <w:rsid w:val="004717D6"/>
    <w:rsid w:val="004719DB"/>
    <w:rsid w:val="00472224"/>
    <w:rsid w:val="0047239F"/>
    <w:rsid w:val="00472411"/>
    <w:rsid w:val="00472894"/>
    <w:rsid w:val="00472EFD"/>
    <w:rsid w:val="00473361"/>
    <w:rsid w:val="0047389E"/>
    <w:rsid w:val="00473956"/>
    <w:rsid w:val="00473C47"/>
    <w:rsid w:val="00473C82"/>
    <w:rsid w:val="00473CA9"/>
    <w:rsid w:val="00474040"/>
    <w:rsid w:val="00474070"/>
    <w:rsid w:val="00474558"/>
    <w:rsid w:val="0047466D"/>
    <w:rsid w:val="00474C2F"/>
    <w:rsid w:val="004755C0"/>
    <w:rsid w:val="004759DE"/>
    <w:rsid w:val="00476227"/>
    <w:rsid w:val="00476622"/>
    <w:rsid w:val="004766DB"/>
    <w:rsid w:val="00476741"/>
    <w:rsid w:val="004767DE"/>
    <w:rsid w:val="0047700E"/>
    <w:rsid w:val="00477330"/>
    <w:rsid w:val="004776D9"/>
    <w:rsid w:val="00477C94"/>
    <w:rsid w:val="00480160"/>
    <w:rsid w:val="00480501"/>
    <w:rsid w:val="0048054F"/>
    <w:rsid w:val="0048064D"/>
    <w:rsid w:val="00480CC7"/>
    <w:rsid w:val="004828AE"/>
    <w:rsid w:val="00482B33"/>
    <w:rsid w:val="00482C43"/>
    <w:rsid w:val="00482D3C"/>
    <w:rsid w:val="00482E39"/>
    <w:rsid w:val="0048308B"/>
    <w:rsid w:val="00483504"/>
    <w:rsid w:val="004837D7"/>
    <w:rsid w:val="004839E9"/>
    <w:rsid w:val="00484008"/>
    <w:rsid w:val="004844A6"/>
    <w:rsid w:val="00484B23"/>
    <w:rsid w:val="00485A27"/>
    <w:rsid w:val="00486266"/>
    <w:rsid w:val="00486489"/>
    <w:rsid w:val="0048665F"/>
    <w:rsid w:val="00486925"/>
    <w:rsid w:val="00486CEF"/>
    <w:rsid w:val="00486F2D"/>
    <w:rsid w:val="0048789E"/>
    <w:rsid w:val="0048794B"/>
    <w:rsid w:val="00487ABE"/>
    <w:rsid w:val="00487BF6"/>
    <w:rsid w:val="00490267"/>
    <w:rsid w:val="0049028D"/>
    <w:rsid w:val="00490ABF"/>
    <w:rsid w:val="00490C4A"/>
    <w:rsid w:val="00490D10"/>
    <w:rsid w:val="00490EDF"/>
    <w:rsid w:val="00491072"/>
    <w:rsid w:val="0049127E"/>
    <w:rsid w:val="00491958"/>
    <w:rsid w:val="00491E7B"/>
    <w:rsid w:val="00492B45"/>
    <w:rsid w:val="00492CC9"/>
    <w:rsid w:val="00493AE8"/>
    <w:rsid w:val="00493EAC"/>
    <w:rsid w:val="0049495F"/>
    <w:rsid w:val="00494C28"/>
    <w:rsid w:val="004950B8"/>
    <w:rsid w:val="004957F2"/>
    <w:rsid w:val="00495813"/>
    <w:rsid w:val="004958A2"/>
    <w:rsid w:val="00495E59"/>
    <w:rsid w:val="00496280"/>
    <w:rsid w:val="004966D0"/>
    <w:rsid w:val="00496BCF"/>
    <w:rsid w:val="00496C98"/>
    <w:rsid w:val="00497196"/>
    <w:rsid w:val="00497936"/>
    <w:rsid w:val="00497BFD"/>
    <w:rsid w:val="00497C88"/>
    <w:rsid w:val="004A01A5"/>
    <w:rsid w:val="004A0C5D"/>
    <w:rsid w:val="004A0F74"/>
    <w:rsid w:val="004A10A6"/>
    <w:rsid w:val="004A1362"/>
    <w:rsid w:val="004A1447"/>
    <w:rsid w:val="004A150B"/>
    <w:rsid w:val="004A19EF"/>
    <w:rsid w:val="004A2861"/>
    <w:rsid w:val="004A2986"/>
    <w:rsid w:val="004A2AAC"/>
    <w:rsid w:val="004A2F8B"/>
    <w:rsid w:val="004A3659"/>
    <w:rsid w:val="004A386B"/>
    <w:rsid w:val="004A4B2E"/>
    <w:rsid w:val="004A4CDD"/>
    <w:rsid w:val="004A54CE"/>
    <w:rsid w:val="004A5516"/>
    <w:rsid w:val="004A5E6E"/>
    <w:rsid w:val="004A5E9C"/>
    <w:rsid w:val="004A5F7E"/>
    <w:rsid w:val="004A60A8"/>
    <w:rsid w:val="004A60CB"/>
    <w:rsid w:val="004A663C"/>
    <w:rsid w:val="004A6762"/>
    <w:rsid w:val="004A6BC0"/>
    <w:rsid w:val="004A6E20"/>
    <w:rsid w:val="004A6F11"/>
    <w:rsid w:val="004A76E4"/>
    <w:rsid w:val="004A78D0"/>
    <w:rsid w:val="004A78DD"/>
    <w:rsid w:val="004A7CCA"/>
    <w:rsid w:val="004A7D06"/>
    <w:rsid w:val="004B047A"/>
    <w:rsid w:val="004B0564"/>
    <w:rsid w:val="004B0C0E"/>
    <w:rsid w:val="004B0FED"/>
    <w:rsid w:val="004B1017"/>
    <w:rsid w:val="004B1082"/>
    <w:rsid w:val="004B145A"/>
    <w:rsid w:val="004B14AF"/>
    <w:rsid w:val="004B19B4"/>
    <w:rsid w:val="004B1FB7"/>
    <w:rsid w:val="004B2B2A"/>
    <w:rsid w:val="004B2D7B"/>
    <w:rsid w:val="004B2FF8"/>
    <w:rsid w:val="004B322A"/>
    <w:rsid w:val="004B3A2E"/>
    <w:rsid w:val="004B3C46"/>
    <w:rsid w:val="004B3C91"/>
    <w:rsid w:val="004B3D2A"/>
    <w:rsid w:val="004B4172"/>
    <w:rsid w:val="004B4D19"/>
    <w:rsid w:val="004B54CA"/>
    <w:rsid w:val="004B5EF7"/>
    <w:rsid w:val="004B668C"/>
    <w:rsid w:val="004B6840"/>
    <w:rsid w:val="004B7485"/>
    <w:rsid w:val="004C03C9"/>
    <w:rsid w:val="004C0B4B"/>
    <w:rsid w:val="004C0DED"/>
    <w:rsid w:val="004C0F5D"/>
    <w:rsid w:val="004C1608"/>
    <w:rsid w:val="004C1B07"/>
    <w:rsid w:val="004C1D91"/>
    <w:rsid w:val="004C2A1B"/>
    <w:rsid w:val="004C2C9A"/>
    <w:rsid w:val="004C2EB1"/>
    <w:rsid w:val="004C2EF0"/>
    <w:rsid w:val="004C33B7"/>
    <w:rsid w:val="004C38AF"/>
    <w:rsid w:val="004C3CFC"/>
    <w:rsid w:val="004C3D95"/>
    <w:rsid w:val="004C46DC"/>
    <w:rsid w:val="004C4BC2"/>
    <w:rsid w:val="004C5464"/>
    <w:rsid w:val="004C5569"/>
    <w:rsid w:val="004C559B"/>
    <w:rsid w:val="004C560C"/>
    <w:rsid w:val="004C5660"/>
    <w:rsid w:val="004C5BB3"/>
    <w:rsid w:val="004C61F0"/>
    <w:rsid w:val="004C6588"/>
    <w:rsid w:val="004C662F"/>
    <w:rsid w:val="004C66DA"/>
    <w:rsid w:val="004C680E"/>
    <w:rsid w:val="004C6A5C"/>
    <w:rsid w:val="004C778A"/>
    <w:rsid w:val="004D0905"/>
    <w:rsid w:val="004D0F8F"/>
    <w:rsid w:val="004D10C9"/>
    <w:rsid w:val="004D1368"/>
    <w:rsid w:val="004D1A76"/>
    <w:rsid w:val="004D1B40"/>
    <w:rsid w:val="004D289A"/>
    <w:rsid w:val="004D28A2"/>
    <w:rsid w:val="004D3195"/>
    <w:rsid w:val="004D32EA"/>
    <w:rsid w:val="004D3492"/>
    <w:rsid w:val="004D3E6C"/>
    <w:rsid w:val="004D3F83"/>
    <w:rsid w:val="004D3F92"/>
    <w:rsid w:val="004D4D56"/>
    <w:rsid w:val="004D537B"/>
    <w:rsid w:val="004D560B"/>
    <w:rsid w:val="004D5C67"/>
    <w:rsid w:val="004D5D95"/>
    <w:rsid w:val="004D5FF7"/>
    <w:rsid w:val="004D60D5"/>
    <w:rsid w:val="004D6E5D"/>
    <w:rsid w:val="004D79B1"/>
    <w:rsid w:val="004E0DD7"/>
    <w:rsid w:val="004E19C5"/>
    <w:rsid w:val="004E1C61"/>
    <w:rsid w:val="004E255A"/>
    <w:rsid w:val="004E2D3B"/>
    <w:rsid w:val="004E35CB"/>
    <w:rsid w:val="004E38CC"/>
    <w:rsid w:val="004E3A0E"/>
    <w:rsid w:val="004E3E34"/>
    <w:rsid w:val="004E42F4"/>
    <w:rsid w:val="004E48BE"/>
    <w:rsid w:val="004E4ACE"/>
    <w:rsid w:val="004E4FDF"/>
    <w:rsid w:val="004E5BB3"/>
    <w:rsid w:val="004E66CB"/>
    <w:rsid w:val="004E68C7"/>
    <w:rsid w:val="004E75F9"/>
    <w:rsid w:val="004E7761"/>
    <w:rsid w:val="004F07D8"/>
    <w:rsid w:val="004F0BB0"/>
    <w:rsid w:val="004F12AD"/>
    <w:rsid w:val="004F12E6"/>
    <w:rsid w:val="004F17C6"/>
    <w:rsid w:val="004F18BA"/>
    <w:rsid w:val="004F1B96"/>
    <w:rsid w:val="004F2706"/>
    <w:rsid w:val="004F27D9"/>
    <w:rsid w:val="004F293F"/>
    <w:rsid w:val="004F309C"/>
    <w:rsid w:val="004F34B2"/>
    <w:rsid w:val="004F354E"/>
    <w:rsid w:val="004F35C8"/>
    <w:rsid w:val="004F38ED"/>
    <w:rsid w:val="004F39F8"/>
    <w:rsid w:val="004F3F2A"/>
    <w:rsid w:val="004F405A"/>
    <w:rsid w:val="004F429D"/>
    <w:rsid w:val="004F4F85"/>
    <w:rsid w:val="004F5355"/>
    <w:rsid w:val="004F5E9F"/>
    <w:rsid w:val="004F6135"/>
    <w:rsid w:val="004F6AE1"/>
    <w:rsid w:val="004F6D2A"/>
    <w:rsid w:val="004F7264"/>
    <w:rsid w:val="004F7324"/>
    <w:rsid w:val="004F77C3"/>
    <w:rsid w:val="004F7CC8"/>
    <w:rsid w:val="004F7F74"/>
    <w:rsid w:val="00500290"/>
    <w:rsid w:val="00500396"/>
    <w:rsid w:val="0050061E"/>
    <w:rsid w:val="0050096C"/>
    <w:rsid w:val="00501B5F"/>
    <w:rsid w:val="00501D65"/>
    <w:rsid w:val="00502030"/>
    <w:rsid w:val="0050205E"/>
    <w:rsid w:val="005029AF"/>
    <w:rsid w:val="00502E4B"/>
    <w:rsid w:val="00502E97"/>
    <w:rsid w:val="00502FFD"/>
    <w:rsid w:val="00503283"/>
    <w:rsid w:val="005035CF"/>
    <w:rsid w:val="00503979"/>
    <w:rsid w:val="00503EBE"/>
    <w:rsid w:val="00503F56"/>
    <w:rsid w:val="0050427A"/>
    <w:rsid w:val="00505F1A"/>
    <w:rsid w:val="0050625E"/>
    <w:rsid w:val="00507018"/>
    <w:rsid w:val="005077ED"/>
    <w:rsid w:val="00507F60"/>
    <w:rsid w:val="00510814"/>
    <w:rsid w:val="00510977"/>
    <w:rsid w:val="00510C2C"/>
    <w:rsid w:val="00510CC8"/>
    <w:rsid w:val="005113FE"/>
    <w:rsid w:val="0051164F"/>
    <w:rsid w:val="00511C1A"/>
    <w:rsid w:val="00511CBD"/>
    <w:rsid w:val="00511D50"/>
    <w:rsid w:val="00511DC3"/>
    <w:rsid w:val="00512100"/>
    <w:rsid w:val="00512113"/>
    <w:rsid w:val="005125E5"/>
    <w:rsid w:val="005132AC"/>
    <w:rsid w:val="0051380D"/>
    <w:rsid w:val="00513A39"/>
    <w:rsid w:val="00513A79"/>
    <w:rsid w:val="00513C41"/>
    <w:rsid w:val="00514007"/>
    <w:rsid w:val="0051478F"/>
    <w:rsid w:val="005148DE"/>
    <w:rsid w:val="00514928"/>
    <w:rsid w:val="005149FF"/>
    <w:rsid w:val="00514DDD"/>
    <w:rsid w:val="00514EC3"/>
    <w:rsid w:val="005158A9"/>
    <w:rsid w:val="005160BB"/>
    <w:rsid w:val="00516835"/>
    <w:rsid w:val="00516D90"/>
    <w:rsid w:val="005170C2"/>
    <w:rsid w:val="00517B8F"/>
    <w:rsid w:val="0051F013"/>
    <w:rsid w:val="00520188"/>
    <w:rsid w:val="005203FE"/>
    <w:rsid w:val="005208E1"/>
    <w:rsid w:val="0052119A"/>
    <w:rsid w:val="00521792"/>
    <w:rsid w:val="0052182D"/>
    <w:rsid w:val="005219B2"/>
    <w:rsid w:val="00521B26"/>
    <w:rsid w:val="00521E41"/>
    <w:rsid w:val="005220DA"/>
    <w:rsid w:val="0052283C"/>
    <w:rsid w:val="005231F1"/>
    <w:rsid w:val="00523331"/>
    <w:rsid w:val="0052338F"/>
    <w:rsid w:val="00524399"/>
    <w:rsid w:val="00524532"/>
    <w:rsid w:val="00524736"/>
    <w:rsid w:val="00524894"/>
    <w:rsid w:val="00525022"/>
    <w:rsid w:val="00525037"/>
    <w:rsid w:val="005252CF"/>
    <w:rsid w:val="0052542C"/>
    <w:rsid w:val="00526066"/>
    <w:rsid w:val="00526500"/>
    <w:rsid w:val="00526BC8"/>
    <w:rsid w:val="00526EF1"/>
    <w:rsid w:val="005272D7"/>
    <w:rsid w:val="0052732B"/>
    <w:rsid w:val="005273B9"/>
    <w:rsid w:val="005274E6"/>
    <w:rsid w:val="00527756"/>
    <w:rsid w:val="00527D63"/>
    <w:rsid w:val="00530061"/>
    <w:rsid w:val="005301BD"/>
    <w:rsid w:val="00530404"/>
    <w:rsid w:val="0053077F"/>
    <w:rsid w:val="005307B9"/>
    <w:rsid w:val="005308D0"/>
    <w:rsid w:val="005313AC"/>
    <w:rsid w:val="00531820"/>
    <w:rsid w:val="00531FA6"/>
    <w:rsid w:val="0053264D"/>
    <w:rsid w:val="00532C37"/>
    <w:rsid w:val="0053343B"/>
    <w:rsid w:val="00533C9A"/>
    <w:rsid w:val="00533CD5"/>
    <w:rsid w:val="00534DAB"/>
    <w:rsid w:val="00535A69"/>
    <w:rsid w:val="00535ED8"/>
    <w:rsid w:val="00535FC1"/>
    <w:rsid w:val="0053672B"/>
    <w:rsid w:val="0053692E"/>
    <w:rsid w:val="005369C0"/>
    <w:rsid w:val="00536B5F"/>
    <w:rsid w:val="005377B7"/>
    <w:rsid w:val="00537F10"/>
    <w:rsid w:val="00537F11"/>
    <w:rsid w:val="00540102"/>
    <w:rsid w:val="005411A8"/>
    <w:rsid w:val="005418A4"/>
    <w:rsid w:val="00541CFB"/>
    <w:rsid w:val="0054218C"/>
    <w:rsid w:val="005426F1"/>
    <w:rsid w:val="00542C6D"/>
    <w:rsid w:val="00542F70"/>
    <w:rsid w:val="00543549"/>
    <w:rsid w:val="0054380A"/>
    <w:rsid w:val="00544050"/>
    <w:rsid w:val="005441EE"/>
    <w:rsid w:val="00544490"/>
    <w:rsid w:val="0054470F"/>
    <w:rsid w:val="00544A9D"/>
    <w:rsid w:val="00544E77"/>
    <w:rsid w:val="005451AB"/>
    <w:rsid w:val="00545DA1"/>
    <w:rsid w:val="005460BC"/>
    <w:rsid w:val="005461E8"/>
    <w:rsid w:val="005462C2"/>
    <w:rsid w:val="00546677"/>
    <w:rsid w:val="00546CC5"/>
    <w:rsid w:val="005471EE"/>
    <w:rsid w:val="005473C1"/>
    <w:rsid w:val="005473ED"/>
    <w:rsid w:val="00547A12"/>
    <w:rsid w:val="00547A51"/>
    <w:rsid w:val="00550DD6"/>
    <w:rsid w:val="00550DEE"/>
    <w:rsid w:val="00550ECA"/>
    <w:rsid w:val="0055122B"/>
    <w:rsid w:val="00552B38"/>
    <w:rsid w:val="0055337D"/>
    <w:rsid w:val="0055339E"/>
    <w:rsid w:val="005536DB"/>
    <w:rsid w:val="005539F6"/>
    <w:rsid w:val="00553D5C"/>
    <w:rsid w:val="00553FCA"/>
    <w:rsid w:val="0055424C"/>
    <w:rsid w:val="00554271"/>
    <w:rsid w:val="0055486E"/>
    <w:rsid w:val="00554EDC"/>
    <w:rsid w:val="005553A5"/>
    <w:rsid w:val="00555899"/>
    <w:rsid w:val="005560FD"/>
    <w:rsid w:val="0055624A"/>
    <w:rsid w:val="00556A70"/>
    <w:rsid w:val="0055718F"/>
    <w:rsid w:val="0055722A"/>
    <w:rsid w:val="00557816"/>
    <w:rsid w:val="00557C60"/>
    <w:rsid w:val="00557D00"/>
    <w:rsid w:val="00557FB4"/>
    <w:rsid w:val="00561010"/>
    <w:rsid w:val="00561639"/>
    <w:rsid w:val="00561802"/>
    <w:rsid w:val="00561AB3"/>
    <w:rsid w:val="00561E28"/>
    <w:rsid w:val="00561E96"/>
    <w:rsid w:val="005624CA"/>
    <w:rsid w:val="0056271C"/>
    <w:rsid w:val="005627C7"/>
    <w:rsid w:val="00562B16"/>
    <w:rsid w:val="00563E93"/>
    <w:rsid w:val="00564B34"/>
    <w:rsid w:val="00564E83"/>
    <w:rsid w:val="00565603"/>
    <w:rsid w:val="00565951"/>
    <w:rsid w:val="00565E67"/>
    <w:rsid w:val="00565EC6"/>
    <w:rsid w:val="005662BB"/>
    <w:rsid w:val="005663F0"/>
    <w:rsid w:val="0056672C"/>
    <w:rsid w:val="00566DFA"/>
    <w:rsid w:val="005676B0"/>
    <w:rsid w:val="00567762"/>
    <w:rsid w:val="00567900"/>
    <w:rsid w:val="00567A9C"/>
    <w:rsid w:val="00567DF1"/>
    <w:rsid w:val="00570143"/>
    <w:rsid w:val="00570402"/>
    <w:rsid w:val="00570A29"/>
    <w:rsid w:val="00570B6B"/>
    <w:rsid w:val="00571666"/>
    <w:rsid w:val="00571774"/>
    <w:rsid w:val="005718D0"/>
    <w:rsid w:val="005718E1"/>
    <w:rsid w:val="00571F14"/>
    <w:rsid w:val="0057205A"/>
    <w:rsid w:val="005721FE"/>
    <w:rsid w:val="005724D6"/>
    <w:rsid w:val="005725CB"/>
    <w:rsid w:val="00572710"/>
    <w:rsid w:val="00572C43"/>
    <w:rsid w:val="00573335"/>
    <w:rsid w:val="005745A6"/>
    <w:rsid w:val="00574CC4"/>
    <w:rsid w:val="00574E79"/>
    <w:rsid w:val="0057528A"/>
    <w:rsid w:val="0057688D"/>
    <w:rsid w:val="00577179"/>
    <w:rsid w:val="005772A4"/>
    <w:rsid w:val="005774BA"/>
    <w:rsid w:val="005774FE"/>
    <w:rsid w:val="005779F6"/>
    <w:rsid w:val="00577BC5"/>
    <w:rsid w:val="00577D04"/>
    <w:rsid w:val="00580580"/>
    <w:rsid w:val="005808A0"/>
    <w:rsid w:val="005808D9"/>
    <w:rsid w:val="00580BFC"/>
    <w:rsid w:val="00580F9D"/>
    <w:rsid w:val="005812E2"/>
    <w:rsid w:val="00581445"/>
    <w:rsid w:val="005815E5"/>
    <w:rsid w:val="00581FA7"/>
    <w:rsid w:val="0058209D"/>
    <w:rsid w:val="0058224F"/>
    <w:rsid w:val="00582BFE"/>
    <w:rsid w:val="00582FA5"/>
    <w:rsid w:val="00583023"/>
    <w:rsid w:val="005838FA"/>
    <w:rsid w:val="005842FD"/>
    <w:rsid w:val="0058465E"/>
    <w:rsid w:val="00584A7B"/>
    <w:rsid w:val="00584C6A"/>
    <w:rsid w:val="00584EA6"/>
    <w:rsid w:val="00585577"/>
    <w:rsid w:val="0058564A"/>
    <w:rsid w:val="0058660D"/>
    <w:rsid w:val="005867D8"/>
    <w:rsid w:val="00586C9D"/>
    <w:rsid w:val="00587094"/>
    <w:rsid w:val="005874AA"/>
    <w:rsid w:val="00587EB7"/>
    <w:rsid w:val="005905EE"/>
    <w:rsid w:val="00590C6B"/>
    <w:rsid w:val="00590E04"/>
    <w:rsid w:val="00591EA9"/>
    <w:rsid w:val="0059216A"/>
    <w:rsid w:val="00592263"/>
    <w:rsid w:val="00592C95"/>
    <w:rsid w:val="005939F2"/>
    <w:rsid w:val="00593A31"/>
    <w:rsid w:val="00593BC6"/>
    <w:rsid w:val="00593D57"/>
    <w:rsid w:val="00593F24"/>
    <w:rsid w:val="0059482A"/>
    <w:rsid w:val="00594D17"/>
    <w:rsid w:val="00594DDF"/>
    <w:rsid w:val="00595072"/>
    <w:rsid w:val="005952B1"/>
    <w:rsid w:val="00595303"/>
    <w:rsid w:val="005953D3"/>
    <w:rsid w:val="00595552"/>
    <w:rsid w:val="005959D8"/>
    <w:rsid w:val="00595ACB"/>
    <w:rsid w:val="00595DF7"/>
    <w:rsid w:val="005962F9"/>
    <w:rsid w:val="00596C54"/>
    <w:rsid w:val="00597006"/>
    <w:rsid w:val="005971FC"/>
    <w:rsid w:val="00597B66"/>
    <w:rsid w:val="005A008D"/>
    <w:rsid w:val="005A0495"/>
    <w:rsid w:val="005A1649"/>
    <w:rsid w:val="005A18A2"/>
    <w:rsid w:val="005A18E1"/>
    <w:rsid w:val="005A199C"/>
    <w:rsid w:val="005A19B2"/>
    <w:rsid w:val="005A20FC"/>
    <w:rsid w:val="005A230C"/>
    <w:rsid w:val="005A23B4"/>
    <w:rsid w:val="005A2623"/>
    <w:rsid w:val="005A29F5"/>
    <w:rsid w:val="005A2B6F"/>
    <w:rsid w:val="005A2BE6"/>
    <w:rsid w:val="005A2CF1"/>
    <w:rsid w:val="005A2EDE"/>
    <w:rsid w:val="005A2F50"/>
    <w:rsid w:val="005A3513"/>
    <w:rsid w:val="005A3E1F"/>
    <w:rsid w:val="005A3ECC"/>
    <w:rsid w:val="005A4679"/>
    <w:rsid w:val="005A4994"/>
    <w:rsid w:val="005A5424"/>
    <w:rsid w:val="005A54AE"/>
    <w:rsid w:val="005A5E0F"/>
    <w:rsid w:val="005A60BD"/>
    <w:rsid w:val="005A6DF0"/>
    <w:rsid w:val="005A7190"/>
    <w:rsid w:val="005A7BFE"/>
    <w:rsid w:val="005A7DB2"/>
    <w:rsid w:val="005A7E01"/>
    <w:rsid w:val="005B001F"/>
    <w:rsid w:val="005B010A"/>
    <w:rsid w:val="005B03FE"/>
    <w:rsid w:val="005B0C58"/>
    <w:rsid w:val="005B1258"/>
    <w:rsid w:val="005B1334"/>
    <w:rsid w:val="005B15E3"/>
    <w:rsid w:val="005B1C2F"/>
    <w:rsid w:val="005B23D1"/>
    <w:rsid w:val="005B27DD"/>
    <w:rsid w:val="005B2C58"/>
    <w:rsid w:val="005B2FF1"/>
    <w:rsid w:val="005B3129"/>
    <w:rsid w:val="005B32FB"/>
    <w:rsid w:val="005B3FD5"/>
    <w:rsid w:val="005B4231"/>
    <w:rsid w:val="005B43C2"/>
    <w:rsid w:val="005B4633"/>
    <w:rsid w:val="005B4718"/>
    <w:rsid w:val="005B4DDE"/>
    <w:rsid w:val="005B4E2E"/>
    <w:rsid w:val="005B50A0"/>
    <w:rsid w:val="005B5288"/>
    <w:rsid w:val="005B599C"/>
    <w:rsid w:val="005B5B66"/>
    <w:rsid w:val="005B5C65"/>
    <w:rsid w:val="005B640B"/>
    <w:rsid w:val="005B6500"/>
    <w:rsid w:val="005B6FD5"/>
    <w:rsid w:val="005B7420"/>
    <w:rsid w:val="005B74F4"/>
    <w:rsid w:val="005B755F"/>
    <w:rsid w:val="005C00F6"/>
    <w:rsid w:val="005C026F"/>
    <w:rsid w:val="005C0452"/>
    <w:rsid w:val="005C0F0E"/>
    <w:rsid w:val="005C18E9"/>
    <w:rsid w:val="005C1F1B"/>
    <w:rsid w:val="005C1F2A"/>
    <w:rsid w:val="005C1F83"/>
    <w:rsid w:val="005C22E7"/>
    <w:rsid w:val="005C25A6"/>
    <w:rsid w:val="005C299C"/>
    <w:rsid w:val="005C2D37"/>
    <w:rsid w:val="005C31BF"/>
    <w:rsid w:val="005C34DC"/>
    <w:rsid w:val="005C3851"/>
    <w:rsid w:val="005C491A"/>
    <w:rsid w:val="005C4D01"/>
    <w:rsid w:val="005C51A4"/>
    <w:rsid w:val="005C52D6"/>
    <w:rsid w:val="005C5AA2"/>
    <w:rsid w:val="005C5B2B"/>
    <w:rsid w:val="005C5D71"/>
    <w:rsid w:val="005C5D83"/>
    <w:rsid w:val="005C63DA"/>
    <w:rsid w:val="005C6473"/>
    <w:rsid w:val="005C66AE"/>
    <w:rsid w:val="005C69B0"/>
    <w:rsid w:val="005C74E9"/>
    <w:rsid w:val="005C796D"/>
    <w:rsid w:val="005C7FEF"/>
    <w:rsid w:val="005D0747"/>
    <w:rsid w:val="005D0944"/>
    <w:rsid w:val="005D0999"/>
    <w:rsid w:val="005D0FD8"/>
    <w:rsid w:val="005D10C4"/>
    <w:rsid w:val="005D12F0"/>
    <w:rsid w:val="005D2130"/>
    <w:rsid w:val="005D2455"/>
    <w:rsid w:val="005D249F"/>
    <w:rsid w:val="005D27E0"/>
    <w:rsid w:val="005D2EBB"/>
    <w:rsid w:val="005D3326"/>
    <w:rsid w:val="005D3D95"/>
    <w:rsid w:val="005D4CF0"/>
    <w:rsid w:val="005D4D82"/>
    <w:rsid w:val="005D51E1"/>
    <w:rsid w:val="005D5F19"/>
    <w:rsid w:val="005D61BC"/>
    <w:rsid w:val="005D6E88"/>
    <w:rsid w:val="005D73DA"/>
    <w:rsid w:val="005D7809"/>
    <w:rsid w:val="005D7BF7"/>
    <w:rsid w:val="005E0D35"/>
    <w:rsid w:val="005E10DD"/>
    <w:rsid w:val="005E11D3"/>
    <w:rsid w:val="005E1244"/>
    <w:rsid w:val="005E17EC"/>
    <w:rsid w:val="005E20EE"/>
    <w:rsid w:val="005E2176"/>
    <w:rsid w:val="005E21BE"/>
    <w:rsid w:val="005E2573"/>
    <w:rsid w:val="005E27D9"/>
    <w:rsid w:val="005E2824"/>
    <w:rsid w:val="005E2826"/>
    <w:rsid w:val="005E2A57"/>
    <w:rsid w:val="005E2E3F"/>
    <w:rsid w:val="005E3179"/>
    <w:rsid w:val="005E3DD3"/>
    <w:rsid w:val="005E460C"/>
    <w:rsid w:val="005E492B"/>
    <w:rsid w:val="005E4ACD"/>
    <w:rsid w:val="005E51FD"/>
    <w:rsid w:val="005E58D0"/>
    <w:rsid w:val="005E5A3A"/>
    <w:rsid w:val="005E5E5E"/>
    <w:rsid w:val="005E64A8"/>
    <w:rsid w:val="005E6768"/>
    <w:rsid w:val="005E7135"/>
    <w:rsid w:val="005E72D4"/>
    <w:rsid w:val="005E732F"/>
    <w:rsid w:val="005E7FC4"/>
    <w:rsid w:val="005F04E0"/>
    <w:rsid w:val="005F0782"/>
    <w:rsid w:val="005F0EE6"/>
    <w:rsid w:val="005F101B"/>
    <w:rsid w:val="005F1637"/>
    <w:rsid w:val="005F1A34"/>
    <w:rsid w:val="005F30A6"/>
    <w:rsid w:val="005F3298"/>
    <w:rsid w:val="005F36CD"/>
    <w:rsid w:val="005F36EE"/>
    <w:rsid w:val="005F3733"/>
    <w:rsid w:val="005F404D"/>
    <w:rsid w:val="005F4729"/>
    <w:rsid w:val="005F4BA7"/>
    <w:rsid w:val="005F4C93"/>
    <w:rsid w:val="005F4E48"/>
    <w:rsid w:val="005F514A"/>
    <w:rsid w:val="005F580F"/>
    <w:rsid w:val="005F5C00"/>
    <w:rsid w:val="005F7060"/>
    <w:rsid w:val="005F73D8"/>
    <w:rsid w:val="005F7578"/>
    <w:rsid w:val="005F786D"/>
    <w:rsid w:val="005F78CF"/>
    <w:rsid w:val="005F7BBD"/>
    <w:rsid w:val="005F7F04"/>
    <w:rsid w:val="00600000"/>
    <w:rsid w:val="006000EA"/>
    <w:rsid w:val="006009CD"/>
    <w:rsid w:val="00600CF1"/>
    <w:rsid w:val="00600F4A"/>
    <w:rsid w:val="00601264"/>
    <w:rsid w:val="006013B1"/>
    <w:rsid w:val="006014A2"/>
    <w:rsid w:val="0060150B"/>
    <w:rsid w:val="00601865"/>
    <w:rsid w:val="00601887"/>
    <w:rsid w:val="006019DB"/>
    <w:rsid w:val="00602185"/>
    <w:rsid w:val="006026F1"/>
    <w:rsid w:val="00603008"/>
    <w:rsid w:val="0060387A"/>
    <w:rsid w:val="00604497"/>
    <w:rsid w:val="00604CBF"/>
    <w:rsid w:val="00605243"/>
    <w:rsid w:val="00605677"/>
    <w:rsid w:val="00605B47"/>
    <w:rsid w:val="00605CEA"/>
    <w:rsid w:val="006061B5"/>
    <w:rsid w:val="006062BE"/>
    <w:rsid w:val="00606352"/>
    <w:rsid w:val="006068DC"/>
    <w:rsid w:val="00606D2E"/>
    <w:rsid w:val="00607170"/>
    <w:rsid w:val="0060746D"/>
    <w:rsid w:val="006075DE"/>
    <w:rsid w:val="006078B3"/>
    <w:rsid w:val="00607E07"/>
    <w:rsid w:val="00610384"/>
    <w:rsid w:val="00610400"/>
    <w:rsid w:val="00610849"/>
    <w:rsid w:val="006108D4"/>
    <w:rsid w:val="00610928"/>
    <w:rsid w:val="00610DF1"/>
    <w:rsid w:val="006111AC"/>
    <w:rsid w:val="00611B4C"/>
    <w:rsid w:val="00611D5D"/>
    <w:rsid w:val="006124DE"/>
    <w:rsid w:val="006126EA"/>
    <w:rsid w:val="00612C79"/>
    <w:rsid w:val="00612CD7"/>
    <w:rsid w:val="00612D04"/>
    <w:rsid w:val="00612D5F"/>
    <w:rsid w:val="006135BD"/>
    <w:rsid w:val="00613E9D"/>
    <w:rsid w:val="00613FF5"/>
    <w:rsid w:val="00614009"/>
    <w:rsid w:val="0061401B"/>
    <w:rsid w:val="0061411B"/>
    <w:rsid w:val="00614383"/>
    <w:rsid w:val="00614FBC"/>
    <w:rsid w:val="0061524E"/>
    <w:rsid w:val="00615C9E"/>
    <w:rsid w:val="00615D4D"/>
    <w:rsid w:val="00616037"/>
    <w:rsid w:val="006163DA"/>
    <w:rsid w:val="00616942"/>
    <w:rsid w:val="006178CA"/>
    <w:rsid w:val="006179E0"/>
    <w:rsid w:val="00617ED5"/>
    <w:rsid w:val="00620220"/>
    <w:rsid w:val="00620396"/>
    <w:rsid w:val="0062065A"/>
    <w:rsid w:val="00620B34"/>
    <w:rsid w:val="00621288"/>
    <w:rsid w:val="006213A9"/>
    <w:rsid w:val="006214AD"/>
    <w:rsid w:val="006216E3"/>
    <w:rsid w:val="00621816"/>
    <w:rsid w:val="00621C33"/>
    <w:rsid w:val="00621EF7"/>
    <w:rsid w:val="00622794"/>
    <w:rsid w:val="00622E1D"/>
    <w:rsid w:val="006231D5"/>
    <w:rsid w:val="006236EF"/>
    <w:rsid w:val="00623711"/>
    <w:rsid w:val="00623A10"/>
    <w:rsid w:val="00623AEF"/>
    <w:rsid w:val="00623D37"/>
    <w:rsid w:val="0062507F"/>
    <w:rsid w:val="00625139"/>
    <w:rsid w:val="006253BD"/>
    <w:rsid w:val="00625525"/>
    <w:rsid w:val="00625E5A"/>
    <w:rsid w:val="00625F17"/>
    <w:rsid w:val="006260B4"/>
    <w:rsid w:val="006261FD"/>
    <w:rsid w:val="006267B8"/>
    <w:rsid w:val="00626878"/>
    <w:rsid w:val="00626A5B"/>
    <w:rsid w:val="00626DCF"/>
    <w:rsid w:val="00626E6B"/>
    <w:rsid w:val="0062737A"/>
    <w:rsid w:val="00627C39"/>
    <w:rsid w:val="0062FA76"/>
    <w:rsid w:val="006302AB"/>
    <w:rsid w:val="006308AA"/>
    <w:rsid w:val="0063094B"/>
    <w:rsid w:val="006309CE"/>
    <w:rsid w:val="00630B78"/>
    <w:rsid w:val="00630E5D"/>
    <w:rsid w:val="00630E78"/>
    <w:rsid w:val="006312E2"/>
    <w:rsid w:val="0063163D"/>
    <w:rsid w:val="006324E7"/>
    <w:rsid w:val="0063262B"/>
    <w:rsid w:val="006326C2"/>
    <w:rsid w:val="00632B5D"/>
    <w:rsid w:val="00632D05"/>
    <w:rsid w:val="00632D9B"/>
    <w:rsid w:val="00632DA7"/>
    <w:rsid w:val="0063306E"/>
    <w:rsid w:val="006332BF"/>
    <w:rsid w:val="0063369C"/>
    <w:rsid w:val="006336B0"/>
    <w:rsid w:val="00633855"/>
    <w:rsid w:val="006338DA"/>
    <w:rsid w:val="00633948"/>
    <w:rsid w:val="00634046"/>
    <w:rsid w:val="00634D8F"/>
    <w:rsid w:val="00635159"/>
    <w:rsid w:val="006357E7"/>
    <w:rsid w:val="00635DCD"/>
    <w:rsid w:val="00635DD5"/>
    <w:rsid w:val="006363A0"/>
    <w:rsid w:val="006363BD"/>
    <w:rsid w:val="00636783"/>
    <w:rsid w:val="00636B1B"/>
    <w:rsid w:val="00636D45"/>
    <w:rsid w:val="00637163"/>
    <w:rsid w:val="00637167"/>
    <w:rsid w:val="00637282"/>
    <w:rsid w:val="00637C0F"/>
    <w:rsid w:val="0064001F"/>
    <w:rsid w:val="006406BA"/>
    <w:rsid w:val="00640EB5"/>
    <w:rsid w:val="006414F3"/>
    <w:rsid w:val="00641BF5"/>
    <w:rsid w:val="00641DFD"/>
    <w:rsid w:val="00641E44"/>
    <w:rsid w:val="0064208B"/>
    <w:rsid w:val="006425A0"/>
    <w:rsid w:val="00642C0B"/>
    <w:rsid w:val="00642FBB"/>
    <w:rsid w:val="0064401C"/>
    <w:rsid w:val="00644742"/>
    <w:rsid w:val="00645448"/>
    <w:rsid w:val="0064581A"/>
    <w:rsid w:val="006458A5"/>
    <w:rsid w:val="006460B1"/>
    <w:rsid w:val="0064660B"/>
    <w:rsid w:val="00646D67"/>
    <w:rsid w:val="0064746F"/>
    <w:rsid w:val="006477F2"/>
    <w:rsid w:val="006477F4"/>
    <w:rsid w:val="00647970"/>
    <w:rsid w:val="00647AE5"/>
    <w:rsid w:val="00647D03"/>
    <w:rsid w:val="00647EDD"/>
    <w:rsid w:val="00650D53"/>
    <w:rsid w:val="00650DB9"/>
    <w:rsid w:val="00651143"/>
    <w:rsid w:val="0065142D"/>
    <w:rsid w:val="00652528"/>
    <w:rsid w:val="006526D9"/>
    <w:rsid w:val="006527D8"/>
    <w:rsid w:val="0065283E"/>
    <w:rsid w:val="00652E3B"/>
    <w:rsid w:val="00652EAF"/>
    <w:rsid w:val="00653AF0"/>
    <w:rsid w:val="006549D9"/>
    <w:rsid w:val="00654BDD"/>
    <w:rsid w:val="00654E53"/>
    <w:rsid w:val="00655794"/>
    <w:rsid w:val="00655F3E"/>
    <w:rsid w:val="00656BF8"/>
    <w:rsid w:val="00656EAC"/>
    <w:rsid w:val="006570A3"/>
    <w:rsid w:val="00657A0A"/>
    <w:rsid w:val="00660843"/>
    <w:rsid w:val="00661030"/>
    <w:rsid w:val="006613F0"/>
    <w:rsid w:val="006618FA"/>
    <w:rsid w:val="00662377"/>
    <w:rsid w:val="0066282A"/>
    <w:rsid w:val="00662DED"/>
    <w:rsid w:val="00663565"/>
    <w:rsid w:val="006638DD"/>
    <w:rsid w:val="00663979"/>
    <w:rsid w:val="006639C2"/>
    <w:rsid w:val="00663C55"/>
    <w:rsid w:val="00663E26"/>
    <w:rsid w:val="00664097"/>
    <w:rsid w:val="00664529"/>
    <w:rsid w:val="006649B0"/>
    <w:rsid w:val="00666324"/>
    <w:rsid w:val="006670C4"/>
    <w:rsid w:val="006679E6"/>
    <w:rsid w:val="00667F89"/>
    <w:rsid w:val="006703C9"/>
    <w:rsid w:val="00670514"/>
    <w:rsid w:val="00670ADB"/>
    <w:rsid w:val="006710B4"/>
    <w:rsid w:val="0067132E"/>
    <w:rsid w:val="0067179B"/>
    <w:rsid w:val="006720F3"/>
    <w:rsid w:val="006723F0"/>
    <w:rsid w:val="00672627"/>
    <w:rsid w:val="006727D3"/>
    <w:rsid w:val="006728F1"/>
    <w:rsid w:val="0067327E"/>
    <w:rsid w:val="006735EB"/>
    <w:rsid w:val="00673717"/>
    <w:rsid w:val="00673D38"/>
    <w:rsid w:val="006740B4"/>
    <w:rsid w:val="006746AA"/>
    <w:rsid w:val="00674710"/>
    <w:rsid w:val="0067479B"/>
    <w:rsid w:val="006747A1"/>
    <w:rsid w:val="0067493B"/>
    <w:rsid w:val="00674EA9"/>
    <w:rsid w:val="006754B9"/>
    <w:rsid w:val="006755A2"/>
    <w:rsid w:val="006764DF"/>
    <w:rsid w:val="0067666A"/>
    <w:rsid w:val="00676DB6"/>
    <w:rsid w:val="0067701C"/>
    <w:rsid w:val="00677132"/>
    <w:rsid w:val="006774B3"/>
    <w:rsid w:val="00677BB7"/>
    <w:rsid w:val="006802A1"/>
    <w:rsid w:val="00680681"/>
    <w:rsid w:val="00680B1B"/>
    <w:rsid w:val="00680CE9"/>
    <w:rsid w:val="0068136F"/>
    <w:rsid w:val="00681AC8"/>
    <w:rsid w:val="00681DC0"/>
    <w:rsid w:val="006820E9"/>
    <w:rsid w:val="00682395"/>
    <w:rsid w:val="0068266B"/>
    <w:rsid w:val="006826E4"/>
    <w:rsid w:val="00682D5F"/>
    <w:rsid w:val="00682E12"/>
    <w:rsid w:val="0068332F"/>
    <w:rsid w:val="006835C2"/>
    <w:rsid w:val="006839D6"/>
    <w:rsid w:val="006843C8"/>
    <w:rsid w:val="00684502"/>
    <w:rsid w:val="00684EEE"/>
    <w:rsid w:val="00685481"/>
    <w:rsid w:val="00685A46"/>
    <w:rsid w:val="00685E10"/>
    <w:rsid w:val="00685EEF"/>
    <w:rsid w:val="00686149"/>
    <w:rsid w:val="00686856"/>
    <w:rsid w:val="00686AEF"/>
    <w:rsid w:val="00686BDB"/>
    <w:rsid w:val="006911BA"/>
    <w:rsid w:val="00691642"/>
    <w:rsid w:val="006916F5"/>
    <w:rsid w:val="0069205D"/>
    <w:rsid w:val="00692836"/>
    <w:rsid w:val="0069323F"/>
    <w:rsid w:val="00693355"/>
    <w:rsid w:val="0069387E"/>
    <w:rsid w:val="00693896"/>
    <w:rsid w:val="00693A45"/>
    <w:rsid w:val="00694A0A"/>
    <w:rsid w:val="0069557E"/>
    <w:rsid w:val="00695A8A"/>
    <w:rsid w:val="00695D76"/>
    <w:rsid w:val="006963FC"/>
    <w:rsid w:val="006965D0"/>
    <w:rsid w:val="006966A3"/>
    <w:rsid w:val="00696973"/>
    <w:rsid w:val="00696EC4"/>
    <w:rsid w:val="00696F54"/>
    <w:rsid w:val="006972A9"/>
    <w:rsid w:val="006979E2"/>
    <w:rsid w:val="00697BEA"/>
    <w:rsid w:val="00697C56"/>
    <w:rsid w:val="00697C9E"/>
    <w:rsid w:val="00697F5C"/>
    <w:rsid w:val="006A00EE"/>
    <w:rsid w:val="006A0308"/>
    <w:rsid w:val="006A0C82"/>
    <w:rsid w:val="006A0F09"/>
    <w:rsid w:val="006A1123"/>
    <w:rsid w:val="006A129E"/>
    <w:rsid w:val="006A146B"/>
    <w:rsid w:val="006A1961"/>
    <w:rsid w:val="006A204C"/>
    <w:rsid w:val="006A2A80"/>
    <w:rsid w:val="006A2CDC"/>
    <w:rsid w:val="006A2D93"/>
    <w:rsid w:val="006A31B1"/>
    <w:rsid w:val="006A3350"/>
    <w:rsid w:val="006A4A1D"/>
    <w:rsid w:val="006A4C08"/>
    <w:rsid w:val="006A54FD"/>
    <w:rsid w:val="006A5D29"/>
    <w:rsid w:val="006A60AD"/>
    <w:rsid w:val="006A6218"/>
    <w:rsid w:val="006A6429"/>
    <w:rsid w:val="006A6930"/>
    <w:rsid w:val="006A6CB2"/>
    <w:rsid w:val="006A6EBD"/>
    <w:rsid w:val="006A6EDB"/>
    <w:rsid w:val="006A7192"/>
    <w:rsid w:val="006A76A8"/>
    <w:rsid w:val="006A7CB1"/>
    <w:rsid w:val="006B0608"/>
    <w:rsid w:val="006B0888"/>
    <w:rsid w:val="006B0958"/>
    <w:rsid w:val="006B098E"/>
    <w:rsid w:val="006B0B55"/>
    <w:rsid w:val="006B11BD"/>
    <w:rsid w:val="006B14EE"/>
    <w:rsid w:val="006B1642"/>
    <w:rsid w:val="006B1DE2"/>
    <w:rsid w:val="006B1E2C"/>
    <w:rsid w:val="006B1E3C"/>
    <w:rsid w:val="006B27A3"/>
    <w:rsid w:val="006B28A4"/>
    <w:rsid w:val="006B30BE"/>
    <w:rsid w:val="006B32AD"/>
    <w:rsid w:val="006B3DDD"/>
    <w:rsid w:val="006B3F1B"/>
    <w:rsid w:val="006B3FFF"/>
    <w:rsid w:val="006B448A"/>
    <w:rsid w:val="006B45DF"/>
    <w:rsid w:val="006B4748"/>
    <w:rsid w:val="006B52ED"/>
    <w:rsid w:val="006B5370"/>
    <w:rsid w:val="006B5787"/>
    <w:rsid w:val="006B588A"/>
    <w:rsid w:val="006B5AB4"/>
    <w:rsid w:val="006B5D7F"/>
    <w:rsid w:val="006B5DE1"/>
    <w:rsid w:val="006B658D"/>
    <w:rsid w:val="006B7218"/>
    <w:rsid w:val="006B7298"/>
    <w:rsid w:val="006B73E2"/>
    <w:rsid w:val="006B7407"/>
    <w:rsid w:val="006B743B"/>
    <w:rsid w:val="006C0162"/>
    <w:rsid w:val="006C0A5D"/>
    <w:rsid w:val="006C0EBC"/>
    <w:rsid w:val="006C1004"/>
    <w:rsid w:val="006C1139"/>
    <w:rsid w:val="006C17C5"/>
    <w:rsid w:val="006C1841"/>
    <w:rsid w:val="006C1B66"/>
    <w:rsid w:val="006C1E99"/>
    <w:rsid w:val="006C1F72"/>
    <w:rsid w:val="006C2913"/>
    <w:rsid w:val="006C2BF9"/>
    <w:rsid w:val="006C31EA"/>
    <w:rsid w:val="006C3537"/>
    <w:rsid w:val="006C481B"/>
    <w:rsid w:val="006C4A06"/>
    <w:rsid w:val="006C51FD"/>
    <w:rsid w:val="006C5BE1"/>
    <w:rsid w:val="006C6095"/>
    <w:rsid w:val="006C6392"/>
    <w:rsid w:val="006C6532"/>
    <w:rsid w:val="006C67C0"/>
    <w:rsid w:val="006C7023"/>
    <w:rsid w:val="006C71B4"/>
    <w:rsid w:val="006C7537"/>
    <w:rsid w:val="006C770A"/>
    <w:rsid w:val="006C7769"/>
    <w:rsid w:val="006D00EC"/>
    <w:rsid w:val="006D01E9"/>
    <w:rsid w:val="006D0658"/>
    <w:rsid w:val="006D085C"/>
    <w:rsid w:val="006D2921"/>
    <w:rsid w:val="006D2E88"/>
    <w:rsid w:val="006D3434"/>
    <w:rsid w:val="006D3B63"/>
    <w:rsid w:val="006D458C"/>
    <w:rsid w:val="006D45FC"/>
    <w:rsid w:val="006D510C"/>
    <w:rsid w:val="006D5404"/>
    <w:rsid w:val="006D585A"/>
    <w:rsid w:val="006D590A"/>
    <w:rsid w:val="006D5980"/>
    <w:rsid w:val="006D5D3B"/>
    <w:rsid w:val="006D6BEC"/>
    <w:rsid w:val="006D6F96"/>
    <w:rsid w:val="006D70B4"/>
    <w:rsid w:val="006D71C8"/>
    <w:rsid w:val="006D765A"/>
    <w:rsid w:val="006D7799"/>
    <w:rsid w:val="006D77BF"/>
    <w:rsid w:val="006D7906"/>
    <w:rsid w:val="006D7919"/>
    <w:rsid w:val="006D7D35"/>
    <w:rsid w:val="006E0161"/>
    <w:rsid w:val="006E09EA"/>
    <w:rsid w:val="006E139D"/>
    <w:rsid w:val="006E150E"/>
    <w:rsid w:val="006E164C"/>
    <w:rsid w:val="006E2459"/>
    <w:rsid w:val="006E272F"/>
    <w:rsid w:val="006E2CB1"/>
    <w:rsid w:val="006E2EDD"/>
    <w:rsid w:val="006E3109"/>
    <w:rsid w:val="006E338C"/>
    <w:rsid w:val="006E3BBD"/>
    <w:rsid w:val="006E3F3F"/>
    <w:rsid w:val="006E44F6"/>
    <w:rsid w:val="006E468D"/>
    <w:rsid w:val="006E5349"/>
    <w:rsid w:val="006E549F"/>
    <w:rsid w:val="006E5B58"/>
    <w:rsid w:val="006E5F2C"/>
    <w:rsid w:val="006E7521"/>
    <w:rsid w:val="006E76C2"/>
    <w:rsid w:val="006E7F0D"/>
    <w:rsid w:val="006F01BB"/>
    <w:rsid w:val="006F03A2"/>
    <w:rsid w:val="006F0CB6"/>
    <w:rsid w:val="006F18DB"/>
    <w:rsid w:val="006F1E05"/>
    <w:rsid w:val="006F2E24"/>
    <w:rsid w:val="006F2E6A"/>
    <w:rsid w:val="006F32FE"/>
    <w:rsid w:val="006F3365"/>
    <w:rsid w:val="006F3678"/>
    <w:rsid w:val="006F3A49"/>
    <w:rsid w:val="006F3D22"/>
    <w:rsid w:val="006F3D8F"/>
    <w:rsid w:val="006F4991"/>
    <w:rsid w:val="006F4B4E"/>
    <w:rsid w:val="006F4DE8"/>
    <w:rsid w:val="006F4E75"/>
    <w:rsid w:val="006F4ECF"/>
    <w:rsid w:val="006F5360"/>
    <w:rsid w:val="006F5B7F"/>
    <w:rsid w:val="006F5BC3"/>
    <w:rsid w:val="006F62BE"/>
    <w:rsid w:val="006F6B0D"/>
    <w:rsid w:val="006F6B22"/>
    <w:rsid w:val="006F6E82"/>
    <w:rsid w:val="006F6E91"/>
    <w:rsid w:val="006F70EC"/>
    <w:rsid w:val="006F7506"/>
    <w:rsid w:val="006F77FB"/>
    <w:rsid w:val="006F7A93"/>
    <w:rsid w:val="0070022E"/>
    <w:rsid w:val="007006A9"/>
    <w:rsid w:val="007007C2"/>
    <w:rsid w:val="00700EF0"/>
    <w:rsid w:val="00701A12"/>
    <w:rsid w:val="00701BE5"/>
    <w:rsid w:val="00702602"/>
    <w:rsid w:val="00702A2F"/>
    <w:rsid w:val="00702C57"/>
    <w:rsid w:val="00703403"/>
    <w:rsid w:val="007034E2"/>
    <w:rsid w:val="0070361D"/>
    <w:rsid w:val="0070370B"/>
    <w:rsid w:val="007037EB"/>
    <w:rsid w:val="00703D57"/>
    <w:rsid w:val="00703EB0"/>
    <w:rsid w:val="00704287"/>
    <w:rsid w:val="007042C4"/>
    <w:rsid w:val="0070499A"/>
    <w:rsid w:val="00704C17"/>
    <w:rsid w:val="00704C9F"/>
    <w:rsid w:val="00704F1C"/>
    <w:rsid w:val="00705C45"/>
    <w:rsid w:val="00706CAD"/>
    <w:rsid w:val="0070745F"/>
    <w:rsid w:val="00707B92"/>
    <w:rsid w:val="0070FF04"/>
    <w:rsid w:val="007108C1"/>
    <w:rsid w:val="00710991"/>
    <w:rsid w:val="00710AC9"/>
    <w:rsid w:val="00710F40"/>
    <w:rsid w:val="00711211"/>
    <w:rsid w:val="0071127C"/>
    <w:rsid w:val="0071133B"/>
    <w:rsid w:val="00711594"/>
    <w:rsid w:val="007119A9"/>
    <w:rsid w:val="00711A09"/>
    <w:rsid w:val="00711B12"/>
    <w:rsid w:val="007122EE"/>
    <w:rsid w:val="00712365"/>
    <w:rsid w:val="00712DE4"/>
    <w:rsid w:val="007136D5"/>
    <w:rsid w:val="00714696"/>
    <w:rsid w:val="00714F4E"/>
    <w:rsid w:val="007152E0"/>
    <w:rsid w:val="00715798"/>
    <w:rsid w:val="007159F0"/>
    <w:rsid w:val="00715C35"/>
    <w:rsid w:val="007164AC"/>
    <w:rsid w:val="00716503"/>
    <w:rsid w:val="0071669C"/>
    <w:rsid w:val="007166CD"/>
    <w:rsid w:val="00716A4E"/>
    <w:rsid w:val="00716E5A"/>
    <w:rsid w:val="00716F31"/>
    <w:rsid w:val="0071733A"/>
    <w:rsid w:val="007177B0"/>
    <w:rsid w:val="007179AB"/>
    <w:rsid w:val="0072001A"/>
    <w:rsid w:val="00720431"/>
    <w:rsid w:val="00720649"/>
    <w:rsid w:val="0072090A"/>
    <w:rsid w:val="00720C79"/>
    <w:rsid w:val="0072147F"/>
    <w:rsid w:val="0072219A"/>
    <w:rsid w:val="007224DC"/>
    <w:rsid w:val="0072262A"/>
    <w:rsid w:val="00722FE8"/>
    <w:rsid w:val="00723514"/>
    <w:rsid w:val="0072351A"/>
    <w:rsid w:val="007236D6"/>
    <w:rsid w:val="0072380D"/>
    <w:rsid w:val="00723BEF"/>
    <w:rsid w:val="00723D0D"/>
    <w:rsid w:val="00723D18"/>
    <w:rsid w:val="00723D88"/>
    <w:rsid w:val="0072447C"/>
    <w:rsid w:val="00724560"/>
    <w:rsid w:val="007246F7"/>
    <w:rsid w:val="007247C9"/>
    <w:rsid w:val="007247F4"/>
    <w:rsid w:val="00725A43"/>
    <w:rsid w:val="00725D15"/>
    <w:rsid w:val="007261B7"/>
    <w:rsid w:val="00726556"/>
    <w:rsid w:val="007266D4"/>
    <w:rsid w:val="007269FC"/>
    <w:rsid w:val="00726A5C"/>
    <w:rsid w:val="00726EF4"/>
    <w:rsid w:val="007273F3"/>
    <w:rsid w:val="00727C9E"/>
    <w:rsid w:val="007300A4"/>
    <w:rsid w:val="00730FBE"/>
    <w:rsid w:val="007310B6"/>
    <w:rsid w:val="00731221"/>
    <w:rsid w:val="00731EDB"/>
    <w:rsid w:val="00731EE7"/>
    <w:rsid w:val="0073260E"/>
    <w:rsid w:val="007326D3"/>
    <w:rsid w:val="00732828"/>
    <w:rsid w:val="00732E6A"/>
    <w:rsid w:val="00733233"/>
    <w:rsid w:val="007332F8"/>
    <w:rsid w:val="007334E5"/>
    <w:rsid w:val="00733912"/>
    <w:rsid w:val="00733BEE"/>
    <w:rsid w:val="00733E06"/>
    <w:rsid w:val="00733EE2"/>
    <w:rsid w:val="007341AC"/>
    <w:rsid w:val="007341D6"/>
    <w:rsid w:val="00734D2F"/>
    <w:rsid w:val="00734DBE"/>
    <w:rsid w:val="00734E69"/>
    <w:rsid w:val="00734F51"/>
    <w:rsid w:val="00735290"/>
    <w:rsid w:val="00735724"/>
    <w:rsid w:val="00735B9D"/>
    <w:rsid w:val="007368DF"/>
    <w:rsid w:val="00736919"/>
    <w:rsid w:val="00736C62"/>
    <w:rsid w:val="00736FCE"/>
    <w:rsid w:val="0073716D"/>
    <w:rsid w:val="007373DA"/>
    <w:rsid w:val="007375AE"/>
    <w:rsid w:val="00737735"/>
    <w:rsid w:val="00737811"/>
    <w:rsid w:val="00737F91"/>
    <w:rsid w:val="00737FC5"/>
    <w:rsid w:val="00740364"/>
    <w:rsid w:val="00740B48"/>
    <w:rsid w:val="00741010"/>
    <w:rsid w:val="0074184C"/>
    <w:rsid w:val="00741B86"/>
    <w:rsid w:val="00741FAC"/>
    <w:rsid w:val="007425AF"/>
    <w:rsid w:val="007427D8"/>
    <w:rsid w:val="0074350B"/>
    <w:rsid w:val="0074387F"/>
    <w:rsid w:val="007438BA"/>
    <w:rsid w:val="00743B56"/>
    <w:rsid w:val="00743B5F"/>
    <w:rsid w:val="00743C09"/>
    <w:rsid w:val="00744143"/>
    <w:rsid w:val="00744A69"/>
    <w:rsid w:val="00744EB5"/>
    <w:rsid w:val="0074521C"/>
    <w:rsid w:val="007455BE"/>
    <w:rsid w:val="00745663"/>
    <w:rsid w:val="00745791"/>
    <w:rsid w:val="00745A4F"/>
    <w:rsid w:val="007460A6"/>
    <w:rsid w:val="007462AA"/>
    <w:rsid w:val="0074681D"/>
    <w:rsid w:val="00746A82"/>
    <w:rsid w:val="007478B5"/>
    <w:rsid w:val="00747908"/>
    <w:rsid w:val="00747EB2"/>
    <w:rsid w:val="00747F54"/>
    <w:rsid w:val="007502DC"/>
    <w:rsid w:val="007521D0"/>
    <w:rsid w:val="007529E4"/>
    <w:rsid w:val="00752D1C"/>
    <w:rsid w:val="0075300A"/>
    <w:rsid w:val="007535E7"/>
    <w:rsid w:val="00753AB7"/>
    <w:rsid w:val="00753CB0"/>
    <w:rsid w:val="0075430B"/>
    <w:rsid w:val="00754D69"/>
    <w:rsid w:val="00754DEE"/>
    <w:rsid w:val="00754FDF"/>
    <w:rsid w:val="00755AC1"/>
    <w:rsid w:val="007561D8"/>
    <w:rsid w:val="0075687D"/>
    <w:rsid w:val="007569A7"/>
    <w:rsid w:val="00756C0B"/>
    <w:rsid w:val="00757008"/>
    <w:rsid w:val="00757345"/>
    <w:rsid w:val="0075748A"/>
    <w:rsid w:val="00757792"/>
    <w:rsid w:val="007578DA"/>
    <w:rsid w:val="0075B405"/>
    <w:rsid w:val="007603CA"/>
    <w:rsid w:val="007605BE"/>
    <w:rsid w:val="00760E48"/>
    <w:rsid w:val="00760F80"/>
    <w:rsid w:val="00761108"/>
    <w:rsid w:val="0076113C"/>
    <w:rsid w:val="0076136A"/>
    <w:rsid w:val="00761536"/>
    <w:rsid w:val="00761950"/>
    <w:rsid w:val="0076204A"/>
    <w:rsid w:val="0076217A"/>
    <w:rsid w:val="00762759"/>
    <w:rsid w:val="0076277F"/>
    <w:rsid w:val="007627EF"/>
    <w:rsid w:val="00762A50"/>
    <w:rsid w:val="00762ABA"/>
    <w:rsid w:val="00762BBC"/>
    <w:rsid w:val="00762F80"/>
    <w:rsid w:val="00763B83"/>
    <w:rsid w:val="00763C16"/>
    <w:rsid w:val="00763C80"/>
    <w:rsid w:val="0076412F"/>
    <w:rsid w:val="00764335"/>
    <w:rsid w:val="0076459B"/>
    <w:rsid w:val="00764FD6"/>
    <w:rsid w:val="007655A0"/>
    <w:rsid w:val="007657B4"/>
    <w:rsid w:val="00765ACD"/>
    <w:rsid w:val="00765B49"/>
    <w:rsid w:val="007662DE"/>
    <w:rsid w:val="00766A22"/>
    <w:rsid w:val="00766EB1"/>
    <w:rsid w:val="0076753E"/>
    <w:rsid w:val="007702F3"/>
    <w:rsid w:val="0077046E"/>
    <w:rsid w:val="00770D6B"/>
    <w:rsid w:val="00771212"/>
    <w:rsid w:val="00771313"/>
    <w:rsid w:val="00771D97"/>
    <w:rsid w:val="00772288"/>
    <w:rsid w:val="00772353"/>
    <w:rsid w:val="00772502"/>
    <w:rsid w:val="007725CA"/>
    <w:rsid w:val="007725CD"/>
    <w:rsid w:val="00772C2C"/>
    <w:rsid w:val="00772E31"/>
    <w:rsid w:val="00773113"/>
    <w:rsid w:val="00773185"/>
    <w:rsid w:val="0077320D"/>
    <w:rsid w:val="00773D8D"/>
    <w:rsid w:val="00773E0B"/>
    <w:rsid w:val="007741FD"/>
    <w:rsid w:val="00774ADD"/>
    <w:rsid w:val="00774B06"/>
    <w:rsid w:val="00775865"/>
    <w:rsid w:val="00775A78"/>
    <w:rsid w:val="00775CCD"/>
    <w:rsid w:val="00775CDA"/>
    <w:rsid w:val="00775D8F"/>
    <w:rsid w:val="00776293"/>
    <w:rsid w:val="0077634A"/>
    <w:rsid w:val="00776581"/>
    <w:rsid w:val="00776599"/>
    <w:rsid w:val="00776AAC"/>
    <w:rsid w:val="00776F61"/>
    <w:rsid w:val="00776F80"/>
    <w:rsid w:val="00777587"/>
    <w:rsid w:val="0077782B"/>
    <w:rsid w:val="00777D10"/>
    <w:rsid w:val="00777FBF"/>
    <w:rsid w:val="00780060"/>
    <w:rsid w:val="0078009A"/>
    <w:rsid w:val="0078048F"/>
    <w:rsid w:val="007807D1"/>
    <w:rsid w:val="00780FF6"/>
    <w:rsid w:val="0078130F"/>
    <w:rsid w:val="00781448"/>
    <w:rsid w:val="0078144C"/>
    <w:rsid w:val="00781EBF"/>
    <w:rsid w:val="007820EB"/>
    <w:rsid w:val="007828CC"/>
    <w:rsid w:val="00782F6B"/>
    <w:rsid w:val="00783543"/>
    <w:rsid w:val="00783621"/>
    <w:rsid w:val="00783A63"/>
    <w:rsid w:val="00783C0E"/>
    <w:rsid w:val="0078479E"/>
    <w:rsid w:val="00785B08"/>
    <w:rsid w:val="00785E1C"/>
    <w:rsid w:val="007865E5"/>
    <w:rsid w:val="007867D2"/>
    <w:rsid w:val="007868B2"/>
    <w:rsid w:val="00786C8C"/>
    <w:rsid w:val="00787308"/>
    <w:rsid w:val="00787407"/>
    <w:rsid w:val="00787CA6"/>
    <w:rsid w:val="00787CE0"/>
    <w:rsid w:val="00787EDB"/>
    <w:rsid w:val="007900D5"/>
    <w:rsid w:val="007903EF"/>
    <w:rsid w:val="007906A5"/>
    <w:rsid w:val="007907B3"/>
    <w:rsid w:val="00790E38"/>
    <w:rsid w:val="007911C3"/>
    <w:rsid w:val="00791296"/>
    <w:rsid w:val="00791B14"/>
    <w:rsid w:val="00792A6D"/>
    <w:rsid w:val="00792C87"/>
    <w:rsid w:val="00792DE1"/>
    <w:rsid w:val="007934DD"/>
    <w:rsid w:val="007937AE"/>
    <w:rsid w:val="00793F5C"/>
    <w:rsid w:val="007947C0"/>
    <w:rsid w:val="00794C8B"/>
    <w:rsid w:val="00794E26"/>
    <w:rsid w:val="00795283"/>
    <w:rsid w:val="007958C4"/>
    <w:rsid w:val="00795F6B"/>
    <w:rsid w:val="0079602E"/>
    <w:rsid w:val="0079688D"/>
    <w:rsid w:val="00796CDD"/>
    <w:rsid w:val="00796D85"/>
    <w:rsid w:val="007974E9"/>
    <w:rsid w:val="00797C3F"/>
    <w:rsid w:val="00797DFF"/>
    <w:rsid w:val="007A02A0"/>
    <w:rsid w:val="007A048F"/>
    <w:rsid w:val="007A09BE"/>
    <w:rsid w:val="007A0A41"/>
    <w:rsid w:val="007A1295"/>
    <w:rsid w:val="007A13B8"/>
    <w:rsid w:val="007A157E"/>
    <w:rsid w:val="007A1837"/>
    <w:rsid w:val="007A1871"/>
    <w:rsid w:val="007A1B3E"/>
    <w:rsid w:val="007A1D0E"/>
    <w:rsid w:val="007A24D4"/>
    <w:rsid w:val="007A2656"/>
    <w:rsid w:val="007A2F2E"/>
    <w:rsid w:val="007A33A5"/>
    <w:rsid w:val="007A4393"/>
    <w:rsid w:val="007A4DBB"/>
    <w:rsid w:val="007A5701"/>
    <w:rsid w:val="007A5D1A"/>
    <w:rsid w:val="007A60DA"/>
    <w:rsid w:val="007A6C20"/>
    <w:rsid w:val="007A6E9A"/>
    <w:rsid w:val="007A71CB"/>
    <w:rsid w:val="007A78E9"/>
    <w:rsid w:val="007B02E4"/>
    <w:rsid w:val="007B0307"/>
    <w:rsid w:val="007B06DF"/>
    <w:rsid w:val="007B07DF"/>
    <w:rsid w:val="007B0A1E"/>
    <w:rsid w:val="007B11CC"/>
    <w:rsid w:val="007B125D"/>
    <w:rsid w:val="007B129C"/>
    <w:rsid w:val="007B1B92"/>
    <w:rsid w:val="007B1C54"/>
    <w:rsid w:val="007B1D49"/>
    <w:rsid w:val="007B1FA3"/>
    <w:rsid w:val="007B202F"/>
    <w:rsid w:val="007B2040"/>
    <w:rsid w:val="007B251E"/>
    <w:rsid w:val="007B2D36"/>
    <w:rsid w:val="007B3CB0"/>
    <w:rsid w:val="007B3F09"/>
    <w:rsid w:val="007B427D"/>
    <w:rsid w:val="007B4479"/>
    <w:rsid w:val="007B51B2"/>
    <w:rsid w:val="007B60D1"/>
    <w:rsid w:val="007B627D"/>
    <w:rsid w:val="007B672A"/>
    <w:rsid w:val="007B6AA5"/>
    <w:rsid w:val="007B7060"/>
    <w:rsid w:val="007B71B5"/>
    <w:rsid w:val="007B7BD8"/>
    <w:rsid w:val="007C017E"/>
    <w:rsid w:val="007C0D55"/>
    <w:rsid w:val="007C1048"/>
    <w:rsid w:val="007C104E"/>
    <w:rsid w:val="007C1627"/>
    <w:rsid w:val="007C165B"/>
    <w:rsid w:val="007C190B"/>
    <w:rsid w:val="007C2C34"/>
    <w:rsid w:val="007C312C"/>
    <w:rsid w:val="007C31BA"/>
    <w:rsid w:val="007C3560"/>
    <w:rsid w:val="007C35AA"/>
    <w:rsid w:val="007C3C81"/>
    <w:rsid w:val="007C410C"/>
    <w:rsid w:val="007C4626"/>
    <w:rsid w:val="007C4A72"/>
    <w:rsid w:val="007C5074"/>
    <w:rsid w:val="007C5254"/>
    <w:rsid w:val="007C60CB"/>
    <w:rsid w:val="007C60E1"/>
    <w:rsid w:val="007C6213"/>
    <w:rsid w:val="007C685A"/>
    <w:rsid w:val="007C68F0"/>
    <w:rsid w:val="007C6D4D"/>
    <w:rsid w:val="007C6E49"/>
    <w:rsid w:val="007C70F4"/>
    <w:rsid w:val="007D054D"/>
    <w:rsid w:val="007D0B8D"/>
    <w:rsid w:val="007D102D"/>
    <w:rsid w:val="007D1291"/>
    <w:rsid w:val="007D132F"/>
    <w:rsid w:val="007D144C"/>
    <w:rsid w:val="007D17F8"/>
    <w:rsid w:val="007D1911"/>
    <w:rsid w:val="007D20D5"/>
    <w:rsid w:val="007D28CB"/>
    <w:rsid w:val="007D2A3C"/>
    <w:rsid w:val="007D39DF"/>
    <w:rsid w:val="007D4090"/>
    <w:rsid w:val="007D40FC"/>
    <w:rsid w:val="007D42B8"/>
    <w:rsid w:val="007D43AE"/>
    <w:rsid w:val="007D4709"/>
    <w:rsid w:val="007D478C"/>
    <w:rsid w:val="007D488D"/>
    <w:rsid w:val="007D493C"/>
    <w:rsid w:val="007D5317"/>
    <w:rsid w:val="007D5D78"/>
    <w:rsid w:val="007D680A"/>
    <w:rsid w:val="007D6862"/>
    <w:rsid w:val="007D6D6D"/>
    <w:rsid w:val="007D711A"/>
    <w:rsid w:val="007D71A1"/>
    <w:rsid w:val="007D7357"/>
    <w:rsid w:val="007D74F4"/>
    <w:rsid w:val="007D7524"/>
    <w:rsid w:val="007D75A5"/>
    <w:rsid w:val="007D790E"/>
    <w:rsid w:val="007D7AFE"/>
    <w:rsid w:val="007D7FD4"/>
    <w:rsid w:val="007E04C1"/>
    <w:rsid w:val="007E15B2"/>
    <w:rsid w:val="007E1B25"/>
    <w:rsid w:val="007E1DE1"/>
    <w:rsid w:val="007E1E0E"/>
    <w:rsid w:val="007E2ACA"/>
    <w:rsid w:val="007E2B28"/>
    <w:rsid w:val="007E303A"/>
    <w:rsid w:val="007E3AB1"/>
    <w:rsid w:val="007E3C7B"/>
    <w:rsid w:val="007E3E7A"/>
    <w:rsid w:val="007E46F1"/>
    <w:rsid w:val="007E4F5B"/>
    <w:rsid w:val="007E5419"/>
    <w:rsid w:val="007E548C"/>
    <w:rsid w:val="007E556E"/>
    <w:rsid w:val="007E6802"/>
    <w:rsid w:val="007E6AE8"/>
    <w:rsid w:val="007E7D7F"/>
    <w:rsid w:val="007F00ED"/>
    <w:rsid w:val="007F0277"/>
    <w:rsid w:val="007F0283"/>
    <w:rsid w:val="007F058E"/>
    <w:rsid w:val="007F0F5D"/>
    <w:rsid w:val="007F0F6E"/>
    <w:rsid w:val="007F11C0"/>
    <w:rsid w:val="007F17FB"/>
    <w:rsid w:val="007F1846"/>
    <w:rsid w:val="007F1CA0"/>
    <w:rsid w:val="007F2CD0"/>
    <w:rsid w:val="007F2EB0"/>
    <w:rsid w:val="007F2EC7"/>
    <w:rsid w:val="007F3470"/>
    <w:rsid w:val="007F3CA6"/>
    <w:rsid w:val="007F3E5E"/>
    <w:rsid w:val="007F4815"/>
    <w:rsid w:val="007F4A3D"/>
    <w:rsid w:val="007F4AF0"/>
    <w:rsid w:val="007F5191"/>
    <w:rsid w:val="007F55D0"/>
    <w:rsid w:val="007F5775"/>
    <w:rsid w:val="007F68E2"/>
    <w:rsid w:val="007F71DC"/>
    <w:rsid w:val="007F72E5"/>
    <w:rsid w:val="007F750C"/>
    <w:rsid w:val="007F78F6"/>
    <w:rsid w:val="007F7D7C"/>
    <w:rsid w:val="007F7E4D"/>
    <w:rsid w:val="00801E69"/>
    <w:rsid w:val="00801FDD"/>
    <w:rsid w:val="0080209E"/>
    <w:rsid w:val="008021D1"/>
    <w:rsid w:val="00802A8E"/>
    <w:rsid w:val="00803068"/>
    <w:rsid w:val="00803342"/>
    <w:rsid w:val="00803853"/>
    <w:rsid w:val="00803A74"/>
    <w:rsid w:val="00803E0B"/>
    <w:rsid w:val="008053CC"/>
    <w:rsid w:val="008055A5"/>
    <w:rsid w:val="0080624E"/>
    <w:rsid w:val="00806307"/>
    <w:rsid w:val="00806454"/>
    <w:rsid w:val="00807204"/>
    <w:rsid w:val="00807313"/>
    <w:rsid w:val="00807BC5"/>
    <w:rsid w:val="00807E1F"/>
    <w:rsid w:val="008113F8"/>
    <w:rsid w:val="0081155D"/>
    <w:rsid w:val="00811638"/>
    <w:rsid w:val="00811641"/>
    <w:rsid w:val="0081171C"/>
    <w:rsid w:val="00811B09"/>
    <w:rsid w:val="008120F1"/>
    <w:rsid w:val="0081281B"/>
    <w:rsid w:val="00812B01"/>
    <w:rsid w:val="00812E3C"/>
    <w:rsid w:val="008133D9"/>
    <w:rsid w:val="00813CA5"/>
    <w:rsid w:val="0081445F"/>
    <w:rsid w:val="00814549"/>
    <w:rsid w:val="00814836"/>
    <w:rsid w:val="008148C6"/>
    <w:rsid w:val="008148E2"/>
    <w:rsid w:val="008149A4"/>
    <w:rsid w:val="008149CB"/>
    <w:rsid w:val="00814A33"/>
    <w:rsid w:val="00814B75"/>
    <w:rsid w:val="00814BD5"/>
    <w:rsid w:val="00815437"/>
    <w:rsid w:val="00815515"/>
    <w:rsid w:val="00815B8E"/>
    <w:rsid w:val="00815CC7"/>
    <w:rsid w:val="0081720B"/>
    <w:rsid w:val="0081782A"/>
    <w:rsid w:val="00817DAE"/>
    <w:rsid w:val="008204F8"/>
    <w:rsid w:val="008207A8"/>
    <w:rsid w:val="00820F8A"/>
    <w:rsid w:val="00821086"/>
    <w:rsid w:val="00821108"/>
    <w:rsid w:val="00821176"/>
    <w:rsid w:val="00821C9A"/>
    <w:rsid w:val="00821EFA"/>
    <w:rsid w:val="00822163"/>
    <w:rsid w:val="0082220E"/>
    <w:rsid w:val="00822260"/>
    <w:rsid w:val="0082234A"/>
    <w:rsid w:val="0082271F"/>
    <w:rsid w:val="00822D3B"/>
    <w:rsid w:val="0082354F"/>
    <w:rsid w:val="00823A40"/>
    <w:rsid w:val="00823DE4"/>
    <w:rsid w:val="00824464"/>
    <w:rsid w:val="00824806"/>
    <w:rsid w:val="008255A1"/>
    <w:rsid w:val="0082592F"/>
    <w:rsid w:val="00825EA2"/>
    <w:rsid w:val="00827056"/>
    <w:rsid w:val="008276C3"/>
    <w:rsid w:val="00827AB4"/>
    <w:rsid w:val="00827D6E"/>
    <w:rsid w:val="008307A2"/>
    <w:rsid w:val="00830849"/>
    <w:rsid w:val="00831571"/>
    <w:rsid w:val="0083179E"/>
    <w:rsid w:val="008317C4"/>
    <w:rsid w:val="00831AAF"/>
    <w:rsid w:val="00831B48"/>
    <w:rsid w:val="00831CD5"/>
    <w:rsid w:val="0083282D"/>
    <w:rsid w:val="008332EB"/>
    <w:rsid w:val="0083352E"/>
    <w:rsid w:val="00833A7B"/>
    <w:rsid w:val="00833C19"/>
    <w:rsid w:val="00833E86"/>
    <w:rsid w:val="00833FF5"/>
    <w:rsid w:val="008341ED"/>
    <w:rsid w:val="008342C3"/>
    <w:rsid w:val="008342CB"/>
    <w:rsid w:val="00834364"/>
    <w:rsid w:val="00834712"/>
    <w:rsid w:val="00834A67"/>
    <w:rsid w:val="00834CD9"/>
    <w:rsid w:val="00834EF1"/>
    <w:rsid w:val="008351F1"/>
    <w:rsid w:val="008352A6"/>
    <w:rsid w:val="008352A9"/>
    <w:rsid w:val="00835758"/>
    <w:rsid w:val="00835C67"/>
    <w:rsid w:val="008362C8"/>
    <w:rsid w:val="008362CE"/>
    <w:rsid w:val="008363A6"/>
    <w:rsid w:val="008369C1"/>
    <w:rsid w:val="00836A9C"/>
    <w:rsid w:val="00836D35"/>
    <w:rsid w:val="00836E9A"/>
    <w:rsid w:val="008372EA"/>
    <w:rsid w:val="008401ED"/>
    <w:rsid w:val="00840609"/>
    <w:rsid w:val="00840D54"/>
    <w:rsid w:val="008417BE"/>
    <w:rsid w:val="00841A0E"/>
    <w:rsid w:val="00841B64"/>
    <w:rsid w:val="00841B9C"/>
    <w:rsid w:val="00841D88"/>
    <w:rsid w:val="00842378"/>
    <w:rsid w:val="008426A2"/>
    <w:rsid w:val="00842703"/>
    <w:rsid w:val="00843555"/>
    <w:rsid w:val="008435DB"/>
    <w:rsid w:val="00843A37"/>
    <w:rsid w:val="0084427E"/>
    <w:rsid w:val="008446E6"/>
    <w:rsid w:val="0084479C"/>
    <w:rsid w:val="00844A34"/>
    <w:rsid w:val="00846162"/>
    <w:rsid w:val="008463AC"/>
    <w:rsid w:val="00847693"/>
    <w:rsid w:val="008478FE"/>
    <w:rsid w:val="0084791B"/>
    <w:rsid w:val="00850149"/>
    <w:rsid w:val="00850194"/>
    <w:rsid w:val="0085049D"/>
    <w:rsid w:val="00850618"/>
    <w:rsid w:val="00850827"/>
    <w:rsid w:val="00850B26"/>
    <w:rsid w:val="00850F1F"/>
    <w:rsid w:val="0085121E"/>
    <w:rsid w:val="008512E9"/>
    <w:rsid w:val="00851536"/>
    <w:rsid w:val="00851782"/>
    <w:rsid w:val="008520E7"/>
    <w:rsid w:val="0085213C"/>
    <w:rsid w:val="008523F6"/>
    <w:rsid w:val="0085278C"/>
    <w:rsid w:val="00852C74"/>
    <w:rsid w:val="00853025"/>
    <w:rsid w:val="008534C9"/>
    <w:rsid w:val="00853C76"/>
    <w:rsid w:val="00853F7A"/>
    <w:rsid w:val="008540F4"/>
    <w:rsid w:val="00855167"/>
    <w:rsid w:val="00855332"/>
    <w:rsid w:val="008556F0"/>
    <w:rsid w:val="00855D15"/>
    <w:rsid w:val="00855E74"/>
    <w:rsid w:val="00856042"/>
    <w:rsid w:val="00856253"/>
    <w:rsid w:val="008564BD"/>
    <w:rsid w:val="008568F2"/>
    <w:rsid w:val="00856C36"/>
    <w:rsid w:val="00857264"/>
    <w:rsid w:val="00857598"/>
    <w:rsid w:val="00857B29"/>
    <w:rsid w:val="00857CAC"/>
    <w:rsid w:val="00861429"/>
    <w:rsid w:val="00861F74"/>
    <w:rsid w:val="00861FF6"/>
    <w:rsid w:val="00862240"/>
    <w:rsid w:val="0086286D"/>
    <w:rsid w:val="0086304F"/>
    <w:rsid w:val="00863291"/>
    <w:rsid w:val="0086381E"/>
    <w:rsid w:val="00863A32"/>
    <w:rsid w:val="00863B20"/>
    <w:rsid w:val="00863E31"/>
    <w:rsid w:val="00863E9D"/>
    <w:rsid w:val="00863EBA"/>
    <w:rsid w:val="00863EFB"/>
    <w:rsid w:val="00864284"/>
    <w:rsid w:val="0086445A"/>
    <w:rsid w:val="00864911"/>
    <w:rsid w:val="00864BFA"/>
    <w:rsid w:val="00865088"/>
    <w:rsid w:val="0086599D"/>
    <w:rsid w:val="00866333"/>
    <w:rsid w:val="00866698"/>
    <w:rsid w:val="00866891"/>
    <w:rsid w:val="00866B5A"/>
    <w:rsid w:val="00866C15"/>
    <w:rsid w:val="00867081"/>
    <w:rsid w:val="0086753E"/>
    <w:rsid w:val="008701C6"/>
    <w:rsid w:val="008704FA"/>
    <w:rsid w:val="00870560"/>
    <w:rsid w:val="00870998"/>
    <w:rsid w:val="0087100E"/>
    <w:rsid w:val="008716E9"/>
    <w:rsid w:val="0087178C"/>
    <w:rsid w:val="0087183E"/>
    <w:rsid w:val="00871D04"/>
    <w:rsid w:val="00871F43"/>
    <w:rsid w:val="008720B2"/>
    <w:rsid w:val="008720DA"/>
    <w:rsid w:val="0087296A"/>
    <w:rsid w:val="00872AA8"/>
    <w:rsid w:val="00872AD6"/>
    <w:rsid w:val="00872C62"/>
    <w:rsid w:val="00872F9A"/>
    <w:rsid w:val="00873147"/>
    <w:rsid w:val="00873859"/>
    <w:rsid w:val="00873B8C"/>
    <w:rsid w:val="008740F0"/>
    <w:rsid w:val="00874E07"/>
    <w:rsid w:val="00875065"/>
    <w:rsid w:val="008750B0"/>
    <w:rsid w:val="00875258"/>
    <w:rsid w:val="00875293"/>
    <w:rsid w:val="0087544F"/>
    <w:rsid w:val="008759CD"/>
    <w:rsid w:val="008759E8"/>
    <w:rsid w:val="008760D7"/>
    <w:rsid w:val="00876251"/>
    <w:rsid w:val="00876255"/>
    <w:rsid w:val="008766AA"/>
    <w:rsid w:val="0087685E"/>
    <w:rsid w:val="00876A2C"/>
    <w:rsid w:val="0087726D"/>
    <w:rsid w:val="008778E1"/>
    <w:rsid w:val="00880597"/>
    <w:rsid w:val="008810DF"/>
    <w:rsid w:val="00881272"/>
    <w:rsid w:val="00881433"/>
    <w:rsid w:val="008819AD"/>
    <w:rsid w:val="00881F21"/>
    <w:rsid w:val="008823CC"/>
    <w:rsid w:val="00882B04"/>
    <w:rsid w:val="00882EDA"/>
    <w:rsid w:val="00883178"/>
    <w:rsid w:val="00883D63"/>
    <w:rsid w:val="00884546"/>
    <w:rsid w:val="008845D1"/>
    <w:rsid w:val="0088470C"/>
    <w:rsid w:val="00884784"/>
    <w:rsid w:val="00885AB4"/>
    <w:rsid w:val="00885EFB"/>
    <w:rsid w:val="00885F4B"/>
    <w:rsid w:val="00886106"/>
    <w:rsid w:val="00886DA9"/>
    <w:rsid w:val="00886FE3"/>
    <w:rsid w:val="0088714A"/>
    <w:rsid w:val="008878E3"/>
    <w:rsid w:val="00887A09"/>
    <w:rsid w:val="00887FF9"/>
    <w:rsid w:val="00890B1B"/>
    <w:rsid w:val="00891376"/>
    <w:rsid w:val="00891699"/>
    <w:rsid w:val="00891854"/>
    <w:rsid w:val="00891887"/>
    <w:rsid w:val="00891BB6"/>
    <w:rsid w:val="00892427"/>
    <w:rsid w:val="00892C5D"/>
    <w:rsid w:val="008930FE"/>
    <w:rsid w:val="00893209"/>
    <w:rsid w:val="008935EA"/>
    <w:rsid w:val="00893683"/>
    <w:rsid w:val="00893AAF"/>
    <w:rsid w:val="00893B11"/>
    <w:rsid w:val="00893C26"/>
    <w:rsid w:val="00893EA3"/>
    <w:rsid w:val="00894122"/>
    <w:rsid w:val="0089414B"/>
    <w:rsid w:val="0089430D"/>
    <w:rsid w:val="00894583"/>
    <w:rsid w:val="008949DD"/>
    <w:rsid w:val="00895900"/>
    <w:rsid w:val="00895D09"/>
    <w:rsid w:val="008960CB"/>
    <w:rsid w:val="008964F9"/>
    <w:rsid w:val="008967FB"/>
    <w:rsid w:val="00896E0F"/>
    <w:rsid w:val="00897947"/>
    <w:rsid w:val="008979B3"/>
    <w:rsid w:val="00897BD3"/>
    <w:rsid w:val="008A00CE"/>
    <w:rsid w:val="008A0463"/>
    <w:rsid w:val="008A099D"/>
    <w:rsid w:val="008A0B84"/>
    <w:rsid w:val="008A108A"/>
    <w:rsid w:val="008A129A"/>
    <w:rsid w:val="008A13AD"/>
    <w:rsid w:val="008A2819"/>
    <w:rsid w:val="008A28CA"/>
    <w:rsid w:val="008A29E5"/>
    <w:rsid w:val="008A3708"/>
    <w:rsid w:val="008A3ECC"/>
    <w:rsid w:val="008A409F"/>
    <w:rsid w:val="008A598A"/>
    <w:rsid w:val="008A5AC2"/>
    <w:rsid w:val="008A61F2"/>
    <w:rsid w:val="008A67E3"/>
    <w:rsid w:val="008A7452"/>
    <w:rsid w:val="008A7662"/>
    <w:rsid w:val="008A798B"/>
    <w:rsid w:val="008A7DDA"/>
    <w:rsid w:val="008A7E96"/>
    <w:rsid w:val="008A7ECD"/>
    <w:rsid w:val="008B030C"/>
    <w:rsid w:val="008B084B"/>
    <w:rsid w:val="008B0B4B"/>
    <w:rsid w:val="008B0B87"/>
    <w:rsid w:val="008B0C7D"/>
    <w:rsid w:val="008B0FA1"/>
    <w:rsid w:val="008B13BC"/>
    <w:rsid w:val="008B1786"/>
    <w:rsid w:val="008B1B01"/>
    <w:rsid w:val="008B2832"/>
    <w:rsid w:val="008B2A54"/>
    <w:rsid w:val="008B37BC"/>
    <w:rsid w:val="008B4316"/>
    <w:rsid w:val="008B4AEF"/>
    <w:rsid w:val="008B50A5"/>
    <w:rsid w:val="008B557C"/>
    <w:rsid w:val="008B5D4A"/>
    <w:rsid w:val="008B6192"/>
    <w:rsid w:val="008B6992"/>
    <w:rsid w:val="008B6999"/>
    <w:rsid w:val="008B6FBF"/>
    <w:rsid w:val="008B78E1"/>
    <w:rsid w:val="008C04CE"/>
    <w:rsid w:val="008C0838"/>
    <w:rsid w:val="008C0943"/>
    <w:rsid w:val="008C0DD4"/>
    <w:rsid w:val="008C12AA"/>
    <w:rsid w:val="008C1B80"/>
    <w:rsid w:val="008C1FC6"/>
    <w:rsid w:val="008C22BA"/>
    <w:rsid w:val="008C2BCC"/>
    <w:rsid w:val="008C2F0E"/>
    <w:rsid w:val="008C33F6"/>
    <w:rsid w:val="008C35C8"/>
    <w:rsid w:val="008C381B"/>
    <w:rsid w:val="008C3BEB"/>
    <w:rsid w:val="008C498E"/>
    <w:rsid w:val="008C4B36"/>
    <w:rsid w:val="008C50A1"/>
    <w:rsid w:val="008C516A"/>
    <w:rsid w:val="008C539F"/>
    <w:rsid w:val="008C5A90"/>
    <w:rsid w:val="008C5E89"/>
    <w:rsid w:val="008C77D5"/>
    <w:rsid w:val="008C7B45"/>
    <w:rsid w:val="008C7DEC"/>
    <w:rsid w:val="008D02AF"/>
    <w:rsid w:val="008D0C0A"/>
    <w:rsid w:val="008D14E9"/>
    <w:rsid w:val="008D1B62"/>
    <w:rsid w:val="008D20D5"/>
    <w:rsid w:val="008D2B43"/>
    <w:rsid w:val="008D2C95"/>
    <w:rsid w:val="008D2D03"/>
    <w:rsid w:val="008D312F"/>
    <w:rsid w:val="008D37B7"/>
    <w:rsid w:val="008D3E90"/>
    <w:rsid w:val="008D45DC"/>
    <w:rsid w:val="008D48A4"/>
    <w:rsid w:val="008D5D2C"/>
    <w:rsid w:val="008D61DA"/>
    <w:rsid w:val="008D62C5"/>
    <w:rsid w:val="008D6548"/>
    <w:rsid w:val="008D6978"/>
    <w:rsid w:val="008D79C4"/>
    <w:rsid w:val="008D7C09"/>
    <w:rsid w:val="008D7E23"/>
    <w:rsid w:val="008E02ED"/>
    <w:rsid w:val="008E05D4"/>
    <w:rsid w:val="008E1831"/>
    <w:rsid w:val="008E2095"/>
    <w:rsid w:val="008E24CE"/>
    <w:rsid w:val="008E2997"/>
    <w:rsid w:val="008E33D7"/>
    <w:rsid w:val="008E3837"/>
    <w:rsid w:val="008E467E"/>
    <w:rsid w:val="008E4983"/>
    <w:rsid w:val="008E4E42"/>
    <w:rsid w:val="008E4E4B"/>
    <w:rsid w:val="008E4E4C"/>
    <w:rsid w:val="008E5054"/>
    <w:rsid w:val="008E54D4"/>
    <w:rsid w:val="008E680A"/>
    <w:rsid w:val="008E6C36"/>
    <w:rsid w:val="008E6C72"/>
    <w:rsid w:val="008E7838"/>
    <w:rsid w:val="008E7945"/>
    <w:rsid w:val="008E7A88"/>
    <w:rsid w:val="008E7B74"/>
    <w:rsid w:val="008E7DB1"/>
    <w:rsid w:val="008F0297"/>
    <w:rsid w:val="008F0961"/>
    <w:rsid w:val="008F0E3E"/>
    <w:rsid w:val="008F1273"/>
    <w:rsid w:val="008F16A6"/>
    <w:rsid w:val="008F2411"/>
    <w:rsid w:val="008F2BFE"/>
    <w:rsid w:val="008F2D4A"/>
    <w:rsid w:val="008F2EA3"/>
    <w:rsid w:val="008F323E"/>
    <w:rsid w:val="008F3A42"/>
    <w:rsid w:val="008F3C22"/>
    <w:rsid w:val="008F411A"/>
    <w:rsid w:val="008F44CA"/>
    <w:rsid w:val="008F4C5F"/>
    <w:rsid w:val="008F5137"/>
    <w:rsid w:val="008F5721"/>
    <w:rsid w:val="008F5A6E"/>
    <w:rsid w:val="008F5D5D"/>
    <w:rsid w:val="008F612A"/>
    <w:rsid w:val="008F62B7"/>
    <w:rsid w:val="008F6DD9"/>
    <w:rsid w:val="008F6F18"/>
    <w:rsid w:val="008F7358"/>
    <w:rsid w:val="008F73CF"/>
    <w:rsid w:val="008F73E1"/>
    <w:rsid w:val="008F7456"/>
    <w:rsid w:val="008F746F"/>
    <w:rsid w:val="008F7BD5"/>
    <w:rsid w:val="008F7EBB"/>
    <w:rsid w:val="008F7EFF"/>
    <w:rsid w:val="00900010"/>
    <w:rsid w:val="0090007B"/>
    <w:rsid w:val="00900413"/>
    <w:rsid w:val="0090145F"/>
    <w:rsid w:val="00901C44"/>
    <w:rsid w:val="0090290F"/>
    <w:rsid w:val="00902938"/>
    <w:rsid w:val="00902E8E"/>
    <w:rsid w:val="00904AE1"/>
    <w:rsid w:val="00904DDA"/>
    <w:rsid w:val="0090528D"/>
    <w:rsid w:val="009067B5"/>
    <w:rsid w:val="0090696E"/>
    <w:rsid w:val="00906D97"/>
    <w:rsid w:val="00907209"/>
    <w:rsid w:val="00907A1D"/>
    <w:rsid w:val="00907BC9"/>
    <w:rsid w:val="0091023C"/>
    <w:rsid w:val="009103F6"/>
    <w:rsid w:val="0091095C"/>
    <w:rsid w:val="00910E7C"/>
    <w:rsid w:val="0091103D"/>
    <w:rsid w:val="0091214A"/>
    <w:rsid w:val="00912488"/>
    <w:rsid w:val="00912C86"/>
    <w:rsid w:val="009131AE"/>
    <w:rsid w:val="00913AD0"/>
    <w:rsid w:val="00913F06"/>
    <w:rsid w:val="009141AB"/>
    <w:rsid w:val="0091424E"/>
    <w:rsid w:val="00914B7D"/>
    <w:rsid w:val="00914C4F"/>
    <w:rsid w:val="009152B6"/>
    <w:rsid w:val="009155EB"/>
    <w:rsid w:val="00915603"/>
    <w:rsid w:val="00915CEC"/>
    <w:rsid w:val="00915F54"/>
    <w:rsid w:val="00915F8E"/>
    <w:rsid w:val="00916078"/>
    <w:rsid w:val="009161D1"/>
    <w:rsid w:val="009168AA"/>
    <w:rsid w:val="00916EA1"/>
    <w:rsid w:val="00917231"/>
    <w:rsid w:val="0091781D"/>
    <w:rsid w:val="00917EA0"/>
    <w:rsid w:val="0092000B"/>
    <w:rsid w:val="009203A7"/>
    <w:rsid w:val="00920BD8"/>
    <w:rsid w:val="009210B5"/>
    <w:rsid w:val="00921DFA"/>
    <w:rsid w:val="00922098"/>
    <w:rsid w:val="00922158"/>
    <w:rsid w:val="00922C89"/>
    <w:rsid w:val="00923AF0"/>
    <w:rsid w:val="0092406F"/>
    <w:rsid w:val="009241AF"/>
    <w:rsid w:val="00924981"/>
    <w:rsid w:val="00924EBF"/>
    <w:rsid w:val="00925200"/>
    <w:rsid w:val="00925288"/>
    <w:rsid w:val="0092543C"/>
    <w:rsid w:val="009256B7"/>
    <w:rsid w:val="009258BA"/>
    <w:rsid w:val="00925BDE"/>
    <w:rsid w:val="00926921"/>
    <w:rsid w:val="00926A4B"/>
    <w:rsid w:val="00926B9B"/>
    <w:rsid w:val="009270D5"/>
    <w:rsid w:val="009271D3"/>
    <w:rsid w:val="0092720B"/>
    <w:rsid w:val="00927533"/>
    <w:rsid w:val="009276A9"/>
    <w:rsid w:val="00927D21"/>
    <w:rsid w:val="009300F4"/>
    <w:rsid w:val="00930217"/>
    <w:rsid w:val="00930730"/>
    <w:rsid w:val="009319B8"/>
    <w:rsid w:val="00932376"/>
    <w:rsid w:val="00932812"/>
    <w:rsid w:val="009328F5"/>
    <w:rsid w:val="0093295B"/>
    <w:rsid w:val="00932981"/>
    <w:rsid w:val="00932A6F"/>
    <w:rsid w:val="00932EAF"/>
    <w:rsid w:val="00933174"/>
    <w:rsid w:val="009337AB"/>
    <w:rsid w:val="0093389B"/>
    <w:rsid w:val="00933DC8"/>
    <w:rsid w:val="009340DC"/>
    <w:rsid w:val="00934476"/>
    <w:rsid w:val="00934BF1"/>
    <w:rsid w:val="0093529F"/>
    <w:rsid w:val="009354A3"/>
    <w:rsid w:val="00936256"/>
    <w:rsid w:val="009368B4"/>
    <w:rsid w:val="009368FE"/>
    <w:rsid w:val="009369E0"/>
    <w:rsid w:val="00937A46"/>
    <w:rsid w:val="00937B05"/>
    <w:rsid w:val="00937CF2"/>
    <w:rsid w:val="00937D1A"/>
    <w:rsid w:val="00937E8D"/>
    <w:rsid w:val="00937FA5"/>
    <w:rsid w:val="00940333"/>
    <w:rsid w:val="00940417"/>
    <w:rsid w:val="009407C1"/>
    <w:rsid w:val="00940DB3"/>
    <w:rsid w:val="00941812"/>
    <w:rsid w:val="00942790"/>
    <w:rsid w:val="0094284A"/>
    <w:rsid w:val="00942C01"/>
    <w:rsid w:val="00943028"/>
    <w:rsid w:val="0094306A"/>
    <w:rsid w:val="00944224"/>
    <w:rsid w:val="009442AF"/>
    <w:rsid w:val="00944489"/>
    <w:rsid w:val="00944DF3"/>
    <w:rsid w:val="009451FC"/>
    <w:rsid w:val="009456E0"/>
    <w:rsid w:val="0094675C"/>
    <w:rsid w:val="00947733"/>
    <w:rsid w:val="0095013A"/>
    <w:rsid w:val="0095073D"/>
    <w:rsid w:val="00950944"/>
    <w:rsid w:val="0095103E"/>
    <w:rsid w:val="0095182C"/>
    <w:rsid w:val="00951CB4"/>
    <w:rsid w:val="00951F37"/>
    <w:rsid w:val="00952039"/>
    <w:rsid w:val="0095204B"/>
    <w:rsid w:val="0095285B"/>
    <w:rsid w:val="00952A2E"/>
    <w:rsid w:val="00953D04"/>
    <w:rsid w:val="009544EE"/>
    <w:rsid w:val="009548FC"/>
    <w:rsid w:val="00954900"/>
    <w:rsid w:val="009550F2"/>
    <w:rsid w:val="0095511C"/>
    <w:rsid w:val="00955F96"/>
    <w:rsid w:val="00956A50"/>
    <w:rsid w:val="00956F35"/>
    <w:rsid w:val="00956F61"/>
    <w:rsid w:val="009570E3"/>
    <w:rsid w:val="009578A2"/>
    <w:rsid w:val="00960439"/>
    <w:rsid w:val="0096064D"/>
    <w:rsid w:val="00961C22"/>
    <w:rsid w:val="00961E8A"/>
    <w:rsid w:val="00962057"/>
    <w:rsid w:val="0096216E"/>
    <w:rsid w:val="00962371"/>
    <w:rsid w:val="00962CB6"/>
    <w:rsid w:val="0096328E"/>
    <w:rsid w:val="0096394D"/>
    <w:rsid w:val="00963C5F"/>
    <w:rsid w:val="00963CCD"/>
    <w:rsid w:val="00964090"/>
    <w:rsid w:val="009640F2"/>
    <w:rsid w:val="009643B0"/>
    <w:rsid w:val="00965151"/>
    <w:rsid w:val="00965179"/>
    <w:rsid w:val="0096541E"/>
    <w:rsid w:val="0096607E"/>
    <w:rsid w:val="00966A61"/>
    <w:rsid w:val="00966A89"/>
    <w:rsid w:val="00966AFA"/>
    <w:rsid w:val="00966B00"/>
    <w:rsid w:val="00966CCB"/>
    <w:rsid w:val="009678F4"/>
    <w:rsid w:val="0096794B"/>
    <w:rsid w:val="00967A9B"/>
    <w:rsid w:val="00967DAF"/>
    <w:rsid w:val="00967E0E"/>
    <w:rsid w:val="009706CA"/>
    <w:rsid w:val="00971223"/>
    <w:rsid w:val="0097167D"/>
    <w:rsid w:val="00971DA3"/>
    <w:rsid w:val="0097248A"/>
    <w:rsid w:val="00972E4A"/>
    <w:rsid w:val="0097322C"/>
    <w:rsid w:val="00973276"/>
    <w:rsid w:val="00973347"/>
    <w:rsid w:val="009735FA"/>
    <w:rsid w:val="00973CC6"/>
    <w:rsid w:val="0097489A"/>
    <w:rsid w:val="00974E03"/>
    <w:rsid w:val="0097586D"/>
    <w:rsid w:val="00975CEF"/>
    <w:rsid w:val="00975D8E"/>
    <w:rsid w:val="00976170"/>
    <w:rsid w:val="009762AF"/>
    <w:rsid w:val="00976CF1"/>
    <w:rsid w:val="00976E81"/>
    <w:rsid w:val="00976FF1"/>
    <w:rsid w:val="009779A3"/>
    <w:rsid w:val="00977A91"/>
    <w:rsid w:val="00977C84"/>
    <w:rsid w:val="00977EBB"/>
    <w:rsid w:val="00980B2D"/>
    <w:rsid w:val="00980DF3"/>
    <w:rsid w:val="00980F6D"/>
    <w:rsid w:val="0098174B"/>
    <w:rsid w:val="00981C02"/>
    <w:rsid w:val="00981E22"/>
    <w:rsid w:val="00982B56"/>
    <w:rsid w:val="00982D20"/>
    <w:rsid w:val="00982DA1"/>
    <w:rsid w:val="009830F2"/>
    <w:rsid w:val="00983117"/>
    <w:rsid w:val="009833C6"/>
    <w:rsid w:val="00983452"/>
    <w:rsid w:val="00984325"/>
    <w:rsid w:val="009846A2"/>
    <w:rsid w:val="009847EB"/>
    <w:rsid w:val="009850B1"/>
    <w:rsid w:val="00985626"/>
    <w:rsid w:val="00985F0E"/>
    <w:rsid w:val="009864F7"/>
    <w:rsid w:val="00987551"/>
    <w:rsid w:val="0099000A"/>
    <w:rsid w:val="00990A5B"/>
    <w:rsid w:val="00990CD2"/>
    <w:rsid w:val="00991298"/>
    <w:rsid w:val="009917C0"/>
    <w:rsid w:val="009918B8"/>
    <w:rsid w:val="00991901"/>
    <w:rsid w:val="00992131"/>
    <w:rsid w:val="00992A6A"/>
    <w:rsid w:val="00992C0E"/>
    <w:rsid w:val="00993632"/>
    <w:rsid w:val="00993666"/>
    <w:rsid w:val="00993864"/>
    <w:rsid w:val="0099399D"/>
    <w:rsid w:val="009945E5"/>
    <w:rsid w:val="00994830"/>
    <w:rsid w:val="00994F38"/>
    <w:rsid w:val="00995586"/>
    <w:rsid w:val="00995EC4"/>
    <w:rsid w:val="009964D8"/>
    <w:rsid w:val="00996DD6"/>
    <w:rsid w:val="0099705D"/>
    <w:rsid w:val="009974CF"/>
    <w:rsid w:val="00997551"/>
    <w:rsid w:val="00997621"/>
    <w:rsid w:val="009979B6"/>
    <w:rsid w:val="009A020E"/>
    <w:rsid w:val="009A09CA"/>
    <w:rsid w:val="009A0B6A"/>
    <w:rsid w:val="009A0BE1"/>
    <w:rsid w:val="009A0FEF"/>
    <w:rsid w:val="009A1656"/>
    <w:rsid w:val="009A1B97"/>
    <w:rsid w:val="009A233A"/>
    <w:rsid w:val="009A3871"/>
    <w:rsid w:val="009A3B33"/>
    <w:rsid w:val="009A3BAE"/>
    <w:rsid w:val="009A488E"/>
    <w:rsid w:val="009A4D68"/>
    <w:rsid w:val="009A5C09"/>
    <w:rsid w:val="009A670B"/>
    <w:rsid w:val="009A75FB"/>
    <w:rsid w:val="009A7EF8"/>
    <w:rsid w:val="009B00D1"/>
    <w:rsid w:val="009B04EE"/>
    <w:rsid w:val="009B0623"/>
    <w:rsid w:val="009B0E47"/>
    <w:rsid w:val="009B0FA7"/>
    <w:rsid w:val="009B1638"/>
    <w:rsid w:val="009B16A6"/>
    <w:rsid w:val="009B1D04"/>
    <w:rsid w:val="009B2955"/>
    <w:rsid w:val="009B2CB3"/>
    <w:rsid w:val="009B2EC9"/>
    <w:rsid w:val="009B32C6"/>
    <w:rsid w:val="009B3982"/>
    <w:rsid w:val="009B3BBA"/>
    <w:rsid w:val="009B46CF"/>
    <w:rsid w:val="009B483E"/>
    <w:rsid w:val="009B48AD"/>
    <w:rsid w:val="009B494A"/>
    <w:rsid w:val="009B4B49"/>
    <w:rsid w:val="009B4F05"/>
    <w:rsid w:val="009B4FB2"/>
    <w:rsid w:val="009B4FE6"/>
    <w:rsid w:val="009B5842"/>
    <w:rsid w:val="009B5DD5"/>
    <w:rsid w:val="009B6207"/>
    <w:rsid w:val="009B63CE"/>
    <w:rsid w:val="009B74DC"/>
    <w:rsid w:val="009B75AD"/>
    <w:rsid w:val="009C00A7"/>
    <w:rsid w:val="009C079E"/>
    <w:rsid w:val="009C08C9"/>
    <w:rsid w:val="009C1BB2"/>
    <w:rsid w:val="009C1C9F"/>
    <w:rsid w:val="009C225B"/>
    <w:rsid w:val="009C275E"/>
    <w:rsid w:val="009C2BE0"/>
    <w:rsid w:val="009C34DF"/>
    <w:rsid w:val="009C3E9B"/>
    <w:rsid w:val="009C52B7"/>
    <w:rsid w:val="009C5375"/>
    <w:rsid w:val="009C54C2"/>
    <w:rsid w:val="009C55AA"/>
    <w:rsid w:val="009C5C5F"/>
    <w:rsid w:val="009C6BA1"/>
    <w:rsid w:val="009C6BBC"/>
    <w:rsid w:val="009C6C74"/>
    <w:rsid w:val="009C732A"/>
    <w:rsid w:val="009C741B"/>
    <w:rsid w:val="009C7545"/>
    <w:rsid w:val="009C78A7"/>
    <w:rsid w:val="009C78E6"/>
    <w:rsid w:val="009D0206"/>
    <w:rsid w:val="009D03E3"/>
    <w:rsid w:val="009D0427"/>
    <w:rsid w:val="009D06CE"/>
    <w:rsid w:val="009D0A44"/>
    <w:rsid w:val="009D0E93"/>
    <w:rsid w:val="009D168C"/>
    <w:rsid w:val="009D16CD"/>
    <w:rsid w:val="009D1B41"/>
    <w:rsid w:val="009D1F3C"/>
    <w:rsid w:val="009D2D10"/>
    <w:rsid w:val="009D3208"/>
    <w:rsid w:val="009D37CB"/>
    <w:rsid w:val="009D3CEF"/>
    <w:rsid w:val="009D416C"/>
    <w:rsid w:val="009D451A"/>
    <w:rsid w:val="009D458A"/>
    <w:rsid w:val="009D4FF4"/>
    <w:rsid w:val="009D566D"/>
    <w:rsid w:val="009D5716"/>
    <w:rsid w:val="009D57D0"/>
    <w:rsid w:val="009D5989"/>
    <w:rsid w:val="009D5E37"/>
    <w:rsid w:val="009D5FCA"/>
    <w:rsid w:val="009D64D8"/>
    <w:rsid w:val="009D66DF"/>
    <w:rsid w:val="009D6863"/>
    <w:rsid w:val="009D6E62"/>
    <w:rsid w:val="009D6F66"/>
    <w:rsid w:val="009D744C"/>
    <w:rsid w:val="009D77BB"/>
    <w:rsid w:val="009D7A73"/>
    <w:rsid w:val="009D7FEE"/>
    <w:rsid w:val="009E01F0"/>
    <w:rsid w:val="009E10A5"/>
    <w:rsid w:val="009E13F0"/>
    <w:rsid w:val="009E15F3"/>
    <w:rsid w:val="009E1822"/>
    <w:rsid w:val="009E1A50"/>
    <w:rsid w:val="009E1AE9"/>
    <w:rsid w:val="009E1D4F"/>
    <w:rsid w:val="009E1EA4"/>
    <w:rsid w:val="009E31FE"/>
    <w:rsid w:val="009E371A"/>
    <w:rsid w:val="009E45BF"/>
    <w:rsid w:val="009E4725"/>
    <w:rsid w:val="009E4AFA"/>
    <w:rsid w:val="009E4C3E"/>
    <w:rsid w:val="009E4EA9"/>
    <w:rsid w:val="009E531C"/>
    <w:rsid w:val="009E5704"/>
    <w:rsid w:val="009E5996"/>
    <w:rsid w:val="009E5A84"/>
    <w:rsid w:val="009E63C0"/>
    <w:rsid w:val="009E6C84"/>
    <w:rsid w:val="009E6D9C"/>
    <w:rsid w:val="009E6F63"/>
    <w:rsid w:val="009E70BE"/>
    <w:rsid w:val="009E73C6"/>
    <w:rsid w:val="009E7A08"/>
    <w:rsid w:val="009E7B14"/>
    <w:rsid w:val="009E7E36"/>
    <w:rsid w:val="009F0A76"/>
    <w:rsid w:val="009F0C81"/>
    <w:rsid w:val="009F0FBB"/>
    <w:rsid w:val="009F11F0"/>
    <w:rsid w:val="009F190C"/>
    <w:rsid w:val="009F2061"/>
    <w:rsid w:val="009F260C"/>
    <w:rsid w:val="009F29DF"/>
    <w:rsid w:val="009F2D4B"/>
    <w:rsid w:val="009F31EE"/>
    <w:rsid w:val="009F3386"/>
    <w:rsid w:val="009F3AA5"/>
    <w:rsid w:val="009F3C4F"/>
    <w:rsid w:val="009F41F5"/>
    <w:rsid w:val="009F471B"/>
    <w:rsid w:val="009F5D04"/>
    <w:rsid w:val="009F5D31"/>
    <w:rsid w:val="009F668B"/>
    <w:rsid w:val="009F6982"/>
    <w:rsid w:val="009F6BED"/>
    <w:rsid w:val="009F6C51"/>
    <w:rsid w:val="009F7082"/>
    <w:rsid w:val="009F70BF"/>
    <w:rsid w:val="009F7E9F"/>
    <w:rsid w:val="009F7FAE"/>
    <w:rsid w:val="00A00186"/>
    <w:rsid w:val="00A00574"/>
    <w:rsid w:val="00A006D3"/>
    <w:rsid w:val="00A00D28"/>
    <w:rsid w:val="00A00D6A"/>
    <w:rsid w:val="00A010C2"/>
    <w:rsid w:val="00A013C4"/>
    <w:rsid w:val="00A014A3"/>
    <w:rsid w:val="00A01835"/>
    <w:rsid w:val="00A01A7B"/>
    <w:rsid w:val="00A01FE7"/>
    <w:rsid w:val="00A020E4"/>
    <w:rsid w:val="00A022EF"/>
    <w:rsid w:val="00A02586"/>
    <w:rsid w:val="00A029C0"/>
    <w:rsid w:val="00A02A29"/>
    <w:rsid w:val="00A02E27"/>
    <w:rsid w:val="00A02EF2"/>
    <w:rsid w:val="00A0354F"/>
    <w:rsid w:val="00A035FC"/>
    <w:rsid w:val="00A036A4"/>
    <w:rsid w:val="00A04170"/>
    <w:rsid w:val="00A04A28"/>
    <w:rsid w:val="00A04FC2"/>
    <w:rsid w:val="00A05D8D"/>
    <w:rsid w:val="00A060D7"/>
    <w:rsid w:val="00A064C3"/>
    <w:rsid w:val="00A06967"/>
    <w:rsid w:val="00A06D71"/>
    <w:rsid w:val="00A0770C"/>
    <w:rsid w:val="00A0798E"/>
    <w:rsid w:val="00A07A70"/>
    <w:rsid w:val="00A106A3"/>
    <w:rsid w:val="00A10C1B"/>
    <w:rsid w:val="00A115AB"/>
    <w:rsid w:val="00A11AA3"/>
    <w:rsid w:val="00A11D56"/>
    <w:rsid w:val="00A13429"/>
    <w:rsid w:val="00A1346A"/>
    <w:rsid w:val="00A13C50"/>
    <w:rsid w:val="00A13CA4"/>
    <w:rsid w:val="00A14637"/>
    <w:rsid w:val="00A1469A"/>
    <w:rsid w:val="00A14962"/>
    <w:rsid w:val="00A14A0D"/>
    <w:rsid w:val="00A14CF8"/>
    <w:rsid w:val="00A14E11"/>
    <w:rsid w:val="00A14F01"/>
    <w:rsid w:val="00A15298"/>
    <w:rsid w:val="00A15B13"/>
    <w:rsid w:val="00A15B37"/>
    <w:rsid w:val="00A165AD"/>
    <w:rsid w:val="00A171B8"/>
    <w:rsid w:val="00A176AE"/>
    <w:rsid w:val="00A176CF"/>
    <w:rsid w:val="00A179E5"/>
    <w:rsid w:val="00A17CD1"/>
    <w:rsid w:val="00A20020"/>
    <w:rsid w:val="00A2018C"/>
    <w:rsid w:val="00A20900"/>
    <w:rsid w:val="00A2186C"/>
    <w:rsid w:val="00A21D48"/>
    <w:rsid w:val="00A22136"/>
    <w:rsid w:val="00A228FF"/>
    <w:rsid w:val="00A22F3E"/>
    <w:rsid w:val="00A23241"/>
    <w:rsid w:val="00A239C6"/>
    <w:rsid w:val="00A23B13"/>
    <w:rsid w:val="00A24743"/>
    <w:rsid w:val="00A25762"/>
    <w:rsid w:val="00A2623C"/>
    <w:rsid w:val="00A26563"/>
    <w:rsid w:val="00A26AC0"/>
    <w:rsid w:val="00A26DA4"/>
    <w:rsid w:val="00A27391"/>
    <w:rsid w:val="00A27750"/>
    <w:rsid w:val="00A27AA8"/>
    <w:rsid w:val="00A27CFC"/>
    <w:rsid w:val="00A300E8"/>
    <w:rsid w:val="00A309E8"/>
    <w:rsid w:val="00A30B6D"/>
    <w:rsid w:val="00A30E7D"/>
    <w:rsid w:val="00A3118C"/>
    <w:rsid w:val="00A311B4"/>
    <w:rsid w:val="00A312CA"/>
    <w:rsid w:val="00A31315"/>
    <w:rsid w:val="00A31770"/>
    <w:rsid w:val="00A3186E"/>
    <w:rsid w:val="00A3193E"/>
    <w:rsid w:val="00A31DB2"/>
    <w:rsid w:val="00A31E4F"/>
    <w:rsid w:val="00A32287"/>
    <w:rsid w:val="00A3237E"/>
    <w:rsid w:val="00A324E5"/>
    <w:rsid w:val="00A32B60"/>
    <w:rsid w:val="00A32EFA"/>
    <w:rsid w:val="00A330F1"/>
    <w:rsid w:val="00A34395"/>
    <w:rsid w:val="00A34783"/>
    <w:rsid w:val="00A347BF"/>
    <w:rsid w:val="00A34A9B"/>
    <w:rsid w:val="00A34AF5"/>
    <w:rsid w:val="00A34E0C"/>
    <w:rsid w:val="00A35466"/>
    <w:rsid w:val="00A35699"/>
    <w:rsid w:val="00A357F7"/>
    <w:rsid w:val="00A358A5"/>
    <w:rsid w:val="00A3596A"/>
    <w:rsid w:val="00A35CE8"/>
    <w:rsid w:val="00A35E85"/>
    <w:rsid w:val="00A360EA"/>
    <w:rsid w:val="00A36162"/>
    <w:rsid w:val="00A36D98"/>
    <w:rsid w:val="00A36EF8"/>
    <w:rsid w:val="00A36FB4"/>
    <w:rsid w:val="00A3708F"/>
    <w:rsid w:val="00A3726F"/>
    <w:rsid w:val="00A3774C"/>
    <w:rsid w:val="00A377A6"/>
    <w:rsid w:val="00A37BC9"/>
    <w:rsid w:val="00A37D3F"/>
    <w:rsid w:val="00A37D7B"/>
    <w:rsid w:val="00A40246"/>
    <w:rsid w:val="00A40A8E"/>
    <w:rsid w:val="00A40EF1"/>
    <w:rsid w:val="00A41117"/>
    <w:rsid w:val="00A41C46"/>
    <w:rsid w:val="00A42C5B"/>
    <w:rsid w:val="00A43B3C"/>
    <w:rsid w:val="00A43EFB"/>
    <w:rsid w:val="00A442BA"/>
    <w:rsid w:val="00A4453E"/>
    <w:rsid w:val="00A445A7"/>
    <w:rsid w:val="00A44852"/>
    <w:rsid w:val="00A44A10"/>
    <w:rsid w:val="00A452CD"/>
    <w:rsid w:val="00A4551F"/>
    <w:rsid w:val="00A457FF"/>
    <w:rsid w:val="00A459C0"/>
    <w:rsid w:val="00A45E13"/>
    <w:rsid w:val="00A461E7"/>
    <w:rsid w:val="00A46ADB"/>
    <w:rsid w:val="00A46C8D"/>
    <w:rsid w:val="00A46E00"/>
    <w:rsid w:val="00A474D8"/>
    <w:rsid w:val="00A4777F"/>
    <w:rsid w:val="00A478D2"/>
    <w:rsid w:val="00A5039C"/>
    <w:rsid w:val="00A50884"/>
    <w:rsid w:val="00A509B2"/>
    <w:rsid w:val="00A50E99"/>
    <w:rsid w:val="00A515AD"/>
    <w:rsid w:val="00A51B48"/>
    <w:rsid w:val="00A52201"/>
    <w:rsid w:val="00A529B5"/>
    <w:rsid w:val="00A5308D"/>
    <w:rsid w:val="00A530CA"/>
    <w:rsid w:val="00A5328E"/>
    <w:rsid w:val="00A53894"/>
    <w:rsid w:val="00A547FB"/>
    <w:rsid w:val="00A54876"/>
    <w:rsid w:val="00A55234"/>
    <w:rsid w:val="00A55318"/>
    <w:rsid w:val="00A56281"/>
    <w:rsid w:val="00A568C4"/>
    <w:rsid w:val="00A56CEF"/>
    <w:rsid w:val="00A5725D"/>
    <w:rsid w:val="00A5788B"/>
    <w:rsid w:val="00A57BE5"/>
    <w:rsid w:val="00A57F50"/>
    <w:rsid w:val="00A6003C"/>
    <w:rsid w:val="00A608E5"/>
    <w:rsid w:val="00A616A8"/>
    <w:rsid w:val="00A61722"/>
    <w:rsid w:val="00A620CA"/>
    <w:rsid w:val="00A62366"/>
    <w:rsid w:val="00A62475"/>
    <w:rsid w:val="00A626E5"/>
    <w:rsid w:val="00A62C61"/>
    <w:rsid w:val="00A62D84"/>
    <w:rsid w:val="00A62E6E"/>
    <w:rsid w:val="00A6354E"/>
    <w:rsid w:val="00A63705"/>
    <w:rsid w:val="00A63963"/>
    <w:rsid w:val="00A63F47"/>
    <w:rsid w:val="00A647F3"/>
    <w:rsid w:val="00A652DA"/>
    <w:rsid w:val="00A6531D"/>
    <w:rsid w:val="00A6574E"/>
    <w:rsid w:val="00A65806"/>
    <w:rsid w:val="00A65915"/>
    <w:rsid w:val="00A659EE"/>
    <w:rsid w:val="00A6613B"/>
    <w:rsid w:val="00A67F9B"/>
    <w:rsid w:val="00A70216"/>
    <w:rsid w:val="00A7075B"/>
    <w:rsid w:val="00A708F3"/>
    <w:rsid w:val="00A7115F"/>
    <w:rsid w:val="00A71B09"/>
    <w:rsid w:val="00A7200F"/>
    <w:rsid w:val="00A721CE"/>
    <w:rsid w:val="00A722B8"/>
    <w:rsid w:val="00A72539"/>
    <w:rsid w:val="00A7272B"/>
    <w:rsid w:val="00A72AA7"/>
    <w:rsid w:val="00A73098"/>
    <w:rsid w:val="00A731EF"/>
    <w:rsid w:val="00A735EB"/>
    <w:rsid w:val="00A736D4"/>
    <w:rsid w:val="00A738DD"/>
    <w:rsid w:val="00A73F56"/>
    <w:rsid w:val="00A740CE"/>
    <w:rsid w:val="00A7414A"/>
    <w:rsid w:val="00A74ADF"/>
    <w:rsid w:val="00A74E10"/>
    <w:rsid w:val="00A752FC"/>
    <w:rsid w:val="00A75DB7"/>
    <w:rsid w:val="00A75ED5"/>
    <w:rsid w:val="00A76D9E"/>
    <w:rsid w:val="00A76E37"/>
    <w:rsid w:val="00A77163"/>
    <w:rsid w:val="00A77532"/>
    <w:rsid w:val="00A7755F"/>
    <w:rsid w:val="00A77729"/>
    <w:rsid w:val="00A778BF"/>
    <w:rsid w:val="00A77A0E"/>
    <w:rsid w:val="00A77B71"/>
    <w:rsid w:val="00A77EE9"/>
    <w:rsid w:val="00A8030F"/>
    <w:rsid w:val="00A803C5"/>
    <w:rsid w:val="00A808B4"/>
    <w:rsid w:val="00A8110D"/>
    <w:rsid w:val="00A818FB"/>
    <w:rsid w:val="00A81CFC"/>
    <w:rsid w:val="00A81F7C"/>
    <w:rsid w:val="00A81FE1"/>
    <w:rsid w:val="00A826FA"/>
    <w:rsid w:val="00A828F5"/>
    <w:rsid w:val="00A8291F"/>
    <w:rsid w:val="00A82A51"/>
    <w:rsid w:val="00A82CC4"/>
    <w:rsid w:val="00A835B1"/>
    <w:rsid w:val="00A83600"/>
    <w:rsid w:val="00A83F1E"/>
    <w:rsid w:val="00A8588A"/>
    <w:rsid w:val="00A85B69"/>
    <w:rsid w:val="00A85CF5"/>
    <w:rsid w:val="00A86345"/>
    <w:rsid w:val="00A86C9E"/>
    <w:rsid w:val="00A86CFE"/>
    <w:rsid w:val="00A86E8F"/>
    <w:rsid w:val="00A86ED1"/>
    <w:rsid w:val="00A87145"/>
    <w:rsid w:val="00A874DE"/>
    <w:rsid w:val="00A87993"/>
    <w:rsid w:val="00A87C33"/>
    <w:rsid w:val="00A87EED"/>
    <w:rsid w:val="00A87F3D"/>
    <w:rsid w:val="00A900AE"/>
    <w:rsid w:val="00A9059A"/>
    <w:rsid w:val="00A906FC"/>
    <w:rsid w:val="00A90807"/>
    <w:rsid w:val="00A91C51"/>
    <w:rsid w:val="00A91D3A"/>
    <w:rsid w:val="00A921AC"/>
    <w:rsid w:val="00A9231C"/>
    <w:rsid w:val="00A92830"/>
    <w:rsid w:val="00A92AF7"/>
    <w:rsid w:val="00A92D85"/>
    <w:rsid w:val="00A9333C"/>
    <w:rsid w:val="00A9384C"/>
    <w:rsid w:val="00A93BB6"/>
    <w:rsid w:val="00A93D09"/>
    <w:rsid w:val="00A93D72"/>
    <w:rsid w:val="00A93EE3"/>
    <w:rsid w:val="00A94612"/>
    <w:rsid w:val="00A947FE"/>
    <w:rsid w:val="00A94AE8"/>
    <w:rsid w:val="00A94FD9"/>
    <w:rsid w:val="00A951CC"/>
    <w:rsid w:val="00A953DB"/>
    <w:rsid w:val="00A955CC"/>
    <w:rsid w:val="00A9584B"/>
    <w:rsid w:val="00A95ECC"/>
    <w:rsid w:val="00A968E1"/>
    <w:rsid w:val="00A96F5D"/>
    <w:rsid w:val="00A96F9F"/>
    <w:rsid w:val="00A97483"/>
    <w:rsid w:val="00A9788F"/>
    <w:rsid w:val="00A97958"/>
    <w:rsid w:val="00A979B6"/>
    <w:rsid w:val="00A97E9A"/>
    <w:rsid w:val="00A97FFC"/>
    <w:rsid w:val="00AA016E"/>
    <w:rsid w:val="00AA084B"/>
    <w:rsid w:val="00AA09CD"/>
    <w:rsid w:val="00AA09EA"/>
    <w:rsid w:val="00AA0E1B"/>
    <w:rsid w:val="00AA1352"/>
    <w:rsid w:val="00AA16A0"/>
    <w:rsid w:val="00AA19CF"/>
    <w:rsid w:val="00AA1FBF"/>
    <w:rsid w:val="00AA20AB"/>
    <w:rsid w:val="00AA229C"/>
    <w:rsid w:val="00AA274C"/>
    <w:rsid w:val="00AA2A28"/>
    <w:rsid w:val="00AA2ACE"/>
    <w:rsid w:val="00AA3680"/>
    <w:rsid w:val="00AA3F54"/>
    <w:rsid w:val="00AA411B"/>
    <w:rsid w:val="00AA4544"/>
    <w:rsid w:val="00AA47B6"/>
    <w:rsid w:val="00AA4989"/>
    <w:rsid w:val="00AA4DCB"/>
    <w:rsid w:val="00AA4F18"/>
    <w:rsid w:val="00AA5031"/>
    <w:rsid w:val="00AA5A21"/>
    <w:rsid w:val="00AA5AB6"/>
    <w:rsid w:val="00AA5AE8"/>
    <w:rsid w:val="00AA6AB1"/>
    <w:rsid w:val="00AA6F0F"/>
    <w:rsid w:val="00AA79FE"/>
    <w:rsid w:val="00AB01D6"/>
    <w:rsid w:val="00AB0645"/>
    <w:rsid w:val="00AB1230"/>
    <w:rsid w:val="00AB13FC"/>
    <w:rsid w:val="00AB19CA"/>
    <w:rsid w:val="00AB1A16"/>
    <w:rsid w:val="00AB1C23"/>
    <w:rsid w:val="00AB2296"/>
    <w:rsid w:val="00AB245B"/>
    <w:rsid w:val="00AB2CC6"/>
    <w:rsid w:val="00AB3394"/>
    <w:rsid w:val="00AB6227"/>
    <w:rsid w:val="00AB62CC"/>
    <w:rsid w:val="00AB686F"/>
    <w:rsid w:val="00AB6918"/>
    <w:rsid w:val="00AB69A0"/>
    <w:rsid w:val="00AB6C7B"/>
    <w:rsid w:val="00AB71E4"/>
    <w:rsid w:val="00AB71FB"/>
    <w:rsid w:val="00AB7602"/>
    <w:rsid w:val="00AB7A0F"/>
    <w:rsid w:val="00AB7D18"/>
    <w:rsid w:val="00AB7F49"/>
    <w:rsid w:val="00AC03F1"/>
    <w:rsid w:val="00AC0A0D"/>
    <w:rsid w:val="00AC0BC9"/>
    <w:rsid w:val="00AC0F87"/>
    <w:rsid w:val="00AC11BB"/>
    <w:rsid w:val="00AC139D"/>
    <w:rsid w:val="00AC2F0C"/>
    <w:rsid w:val="00AC3105"/>
    <w:rsid w:val="00AC32AF"/>
    <w:rsid w:val="00AC3705"/>
    <w:rsid w:val="00AC38CC"/>
    <w:rsid w:val="00AC3F60"/>
    <w:rsid w:val="00AC4099"/>
    <w:rsid w:val="00AC44E4"/>
    <w:rsid w:val="00AC489C"/>
    <w:rsid w:val="00AC4BCA"/>
    <w:rsid w:val="00AC52B1"/>
    <w:rsid w:val="00AC66BC"/>
    <w:rsid w:val="00AC69E3"/>
    <w:rsid w:val="00AC69F8"/>
    <w:rsid w:val="00AC6E57"/>
    <w:rsid w:val="00AC7280"/>
    <w:rsid w:val="00AC7BEF"/>
    <w:rsid w:val="00AC7F25"/>
    <w:rsid w:val="00AD018A"/>
    <w:rsid w:val="00AD0252"/>
    <w:rsid w:val="00AD04B3"/>
    <w:rsid w:val="00AD0AC3"/>
    <w:rsid w:val="00AD14D0"/>
    <w:rsid w:val="00AD1CD9"/>
    <w:rsid w:val="00AD2B74"/>
    <w:rsid w:val="00AD2DB2"/>
    <w:rsid w:val="00AD326C"/>
    <w:rsid w:val="00AD34DF"/>
    <w:rsid w:val="00AD3BE1"/>
    <w:rsid w:val="00AD425D"/>
    <w:rsid w:val="00AD4385"/>
    <w:rsid w:val="00AD4941"/>
    <w:rsid w:val="00AD4E51"/>
    <w:rsid w:val="00AD4F54"/>
    <w:rsid w:val="00AD4FD5"/>
    <w:rsid w:val="00AD5000"/>
    <w:rsid w:val="00AD565C"/>
    <w:rsid w:val="00AD57C7"/>
    <w:rsid w:val="00AD5966"/>
    <w:rsid w:val="00AD5C3A"/>
    <w:rsid w:val="00AD62B6"/>
    <w:rsid w:val="00AD67E7"/>
    <w:rsid w:val="00AD6B99"/>
    <w:rsid w:val="00AD724E"/>
    <w:rsid w:val="00AD76B3"/>
    <w:rsid w:val="00AD7947"/>
    <w:rsid w:val="00AE0144"/>
    <w:rsid w:val="00AE02BC"/>
    <w:rsid w:val="00AE048A"/>
    <w:rsid w:val="00AE0A6E"/>
    <w:rsid w:val="00AE15C2"/>
    <w:rsid w:val="00AE1909"/>
    <w:rsid w:val="00AE23E1"/>
    <w:rsid w:val="00AE2578"/>
    <w:rsid w:val="00AE28BB"/>
    <w:rsid w:val="00AE290A"/>
    <w:rsid w:val="00AE2FC5"/>
    <w:rsid w:val="00AE312A"/>
    <w:rsid w:val="00AE4114"/>
    <w:rsid w:val="00AE4468"/>
    <w:rsid w:val="00AE449D"/>
    <w:rsid w:val="00AE44D6"/>
    <w:rsid w:val="00AE4907"/>
    <w:rsid w:val="00AE49CB"/>
    <w:rsid w:val="00AE4BC0"/>
    <w:rsid w:val="00AE4C3A"/>
    <w:rsid w:val="00AE4DE4"/>
    <w:rsid w:val="00AE54B2"/>
    <w:rsid w:val="00AE56EA"/>
    <w:rsid w:val="00AE618E"/>
    <w:rsid w:val="00AE61A0"/>
    <w:rsid w:val="00AE630A"/>
    <w:rsid w:val="00AE651F"/>
    <w:rsid w:val="00AE742F"/>
    <w:rsid w:val="00AE7580"/>
    <w:rsid w:val="00AF041F"/>
    <w:rsid w:val="00AF05BB"/>
    <w:rsid w:val="00AF0BCD"/>
    <w:rsid w:val="00AF0DF9"/>
    <w:rsid w:val="00AF1AA1"/>
    <w:rsid w:val="00AF1CDF"/>
    <w:rsid w:val="00AF1EEE"/>
    <w:rsid w:val="00AF227F"/>
    <w:rsid w:val="00AF24BA"/>
    <w:rsid w:val="00AF2A17"/>
    <w:rsid w:val="00AF2CF2"/>
    <w:rsid w:val="00AF2ED3"/>
    <w:rsid w:val="00AF3432"/>
    <w:rsid w:val="00AF38E1"/>
    <w:rsid w:val="00AF3E64"/>
    <w:rsid w:val="00AF3FB5"/>
    <w:rsid w:val="00AF446A"/>
    <w:rsid w:val="00AF45BB"/>
    <w:rsid w:val="00AF4BF1"/>
    <w:rsid w:val="00AF535E"/>
    <w:rsid w:val="00AF58FC"/>
    <w:rsid w:val="00AF5ECD"/>
    <w:rsid w:val="00AF6227"/>
    <w:rsid w:val="00AF64A9"/>
    <w:rsid w:val="00AF679F"/>
    <w:rsid w:val="00AF6A5C"/>
    <w:rsid w:val="00AF6A88"/>
    <w:rsid w:val="00AF6E73"/>
    <w:rsid w:val="00AF738D"/>
    <w:rsid w:val="00AF76DD"/>
    <w:rsid w:val="00AF7A7A"/>
    <w:rsid w:val="00B008B1"/>
    <w:rsid w:val="00B00C7B"/>
    <w:rsid w:val="00B0151B"/>
    <w:rsid w:val="00B02E27"/>
    <w:rsid w:val="00B02E6F"/>
    <w:rsid w:val="00B03382"/>
    <w:rsid w:val="00B03883"/>
    <w:rsid w:val="00B03B22"/>
    <w:rsid w:val="00B03EAF"/>
    <w:rsid w:val="00B04546"/>
    <w:rsid w:val="00B04811"/>
    <w:rsid w:val="00B054CC"/>
    <w:rsid w:val="00B055D0"/>
    <w:rsid w:val="00B063BE"/>
    <w:rsid w:val="00B06E0F"/>
    <w:rsid w:val="00B0755C"/>
    <w:rsid w:val="00B075E1"/>
    <w:rsid w:val="00B07748"/>
    <w:rsid w:val="00B07A3B"/>
    <w:rsid w:val="00B10008"/>
    <w:rsid w:val="00B104DA"/>
    <w:rsid w:val="00B10784"/>
    <w:rsid w:val="00B109DE"/>
    <w:rsid w:val="00B111AB"/>
    <w:rsid w:val="00B11943"/>
    <w:rsid w:val="00B11DC2"/>
    <w:rsid w:val="00B122E4"/>
    <w:rsid w:val="00B129D8"/>
    <w:rsid w:val="00B12ACF"/>
    <w:rsid w:val="00B12BEB"/>
    <w:rsid w:val="00B12D6E"/>
    <w:rsid w:val="00B12E96"/>
    <w:rsid w:val="00B13134"/>
    <w:rsid w:val="00B131C2"/>
    <w:rsid w:val="00B1337D"/>
    <w:rsid w:val="00B135DC"/>
    <w:rsid w:val="00B139E7"/>
    <w:rsid w:val="00B13FD5"/>
    <w:rsid w:val="00B141F9"/>
    <w:rsid w:val="00B14DE1"/>
    <w:rsid w:val="00B14E42"/>
    <w:rsid w:val="00B15069"/>
    <w:rsid w:val="00B1541F"/>
    <w:rsid w:val="00B1546D"/>
    <w:rsid w:val="00B1574F"/>
    <w:rsid w:val="00B15780"/>
    <w:rsid w:val="00B15C51"/>
    <w:rsid w:val="00B15EB9"/>
    <w:rsid w:val="00B15EF3"/>
    <w:rsid w:val="00B1610D"/>
    <w:rsid w:val="00B1614A"/>
    <w:rsid w:val="00B161BB"/>
    <w:rsid w:val="00B1648B"/>
    <w:rsid w:val="00B167A1"/>
    <w:rsid w:val="00B16853"/>
    <w:rsid w:val="00B16AA6"/>
    <w:rsid w:val="00B16CAD"/>
    <w:rsid w:val="00B16D25"/>
    <w:rsid w:val="00B17268"/>
    <w:rsid w:val="00B172C5"/>
    <w:rsid w:val="00B17894"/>
    <w:rsid w:val="00B202D1"/>
    <w:rsid w:val="00B20583"/>
    <w:rsid w:val="00B20623"/>
    <w:rsid w:val="00B20EA8"/>
    <w:rsid w:val="00B21F54"/>
    <w:rsid w:val="00B22585"/>
    <w:rsid w:val="00B225AF"/>
    <w:rsid w:val="00B23265"/>
    <w:rsid w:val="00B23315"/>
    <w:rsid w:val="00B238E4"/>
    <w:rsid w:val="00B23A6A"/>
    <w:rsid w:val="00B23B14"/>
    <w:rsid w:val="00B23BB7"/>
    <w:rsid w:val="00B242E7"/>
    <w:rsid w:val="00B24468"/>
    <w:rsid w:val="00B24DAA"/>
    <w:rsid w:val="00B251AF"/>
    <w:rsid w:val="00B25693"/>
    <w:rsid w:val="00B2669E"/>
    <w:rsid w:val="00B269B8"/>
    <w:rsid w:val="00B26E38"/>
    <w:rsid w:val="00B26EB9"/>
    <w:rsid w:val="00B2764A"/>
    <w:rsid w:val="00B2778C"/>
    <w:rsid w:val="00B27D01"/>
    <w:rsid w:val="00B27EFC"/>
    <w:rsid w:val="00B30374"/>
    <w:rsid w:val="00B30EF7"/>
    <w:rsid w:val="00B312AE"/>
    <w:rsid w:val="00B31342"/>
    <w:rsid w:val="00B314CA"/>
    <w:rsid w:val="00B31707"/>
    <w:rsid w:val="00B3208D"/>
    <w:rsid w:val="00B32257"/>
    <w:rsid w:val="00B3256C"/>
    <w:rsid w:val="00B3339F"/>
    <w:rsid w:val="00B33BD6"/>
    <w:rsid w:val="00B356D8"/>
    <w:rsid w:val="00B358B0"/>
    <w:rsid w:val="00B36776"/>
    <w:rsid w:val="00B368ED"/>
    <w:rsid w:val="00B3695B"/>
    <w:rsid w:val="00B36AE3"/>
    <w:rsid w:val="00B36C3E"/>
    <w:rsid w:val="00B36F27"/>
    <w:rsid w:val="00B371DA"/>
    <w:rsid w:val="00B372A5"/>
    <w:rsid w:val="00B37702"/>
    <w:rsid w:val="00B4001E"/>
    <w:rsid w:val="00B400AE"/>
    <w:rsid w:val="00B4017F"/>
    <w:rsid w:val="00B40678"/>
    <w:rsid w:val="00B40D0A"/>
    <w:rsid w:val="00B41836"/>
    <w:rsid w:val="00B4190B"/>
    <w:rsid w:val="00B41A0D"/>
    <w:rsid w:val="00B4256E"/>
    <w:rsid w:val="00B4277F"/>
    <w:rsid w:val="00B427AE"/>
    <w:rsid w:val="00B42F0B"/>
    <w:rsid w:val="00B439AE"/>
    <w:rsid w:val="00B43AE1"/>
    <w:rsid w:val="00B43C21"/>
    <w:rsid w:val="00B43DCF"/>
    <w:rsid w:val="00B4425D"/>
    <w:rsid w:val="00B454A7"/>
    <w:rsid w:val="00B4621E"/>
    <w:rsid w:val="00B4674E"/>
    <w:rsid w:val="00B46C2E"/>
    <w:rsid w:val="00B470AE"/>
    <w:rsid w:val="00B4781F"/>
    <w:rsid w:val="00B47FC3"/>
    <w:rsid w:val="00B50220"/>
    <w:rsid w:val="00B50248"/>
    <w:rsid w:val="00B50501"/>
    <w:rsid w:val="00B50BF2"/>
    <w:rsid w:val="00B51036"/>
    <w:rsid w:val="00B51324"/>
    <w:rsid w:val="00B5140C"/>
    <w:rsid w:val="00B51DC1"/>
    <w:rsid w:val="00B52347"/>
    <w:rsid w:val="00B5239D"/>
    <w:rsid w:val="00B523E9"/>
    <w:rsid w:val="00B534CC"/>
    <w:rsid w:val="00B5377D"/>
    <w:rsid w:val="00B538BA"/>
    <w:rsid w:val="00B53B8B"/>
    <w:rsid w:val="00B53D71"/>
    <w:rsid w:val="00B540DE"/>
    <w:rsid w:val="00B543A8"/>
    <w:rsid w:val="00B54604"/>
    <w:rsid w:val="00B549B2"/>
    <w:rsid w:val="00B55196"/>
    <w:rsid w:val="00B554F5"/>
    <w:rsid w:val="00B55705"/>
    <w:rsid w:val="00B55916"/>
    <w:rsid w:val="00B56953"/>
    <w:rsid w:val="00B571C4"/>
    <w:rsid w:val="00B57DE3"/>
    <w:rsid w:val="00B602D3"/>
    <w:rsid w:val="00B60DFF"/>
    <w:rsid w:val="00B612CD"/>
    <w:rsid w:val="00B61343"/>
    <w:rsid w:val="00B61C8F"/>
    <w:rsid w:val="00B61D48"/>
    <w:rsid w:val="00B6221A"/>
    <w:rsid w:val="00B62607"/>
    <w:rsid w:val="00B627F8"/>
    <w:rsid w:val="00B6363B"/>
    <w:rsid w:val="00B63BA3"/>
    <w:rsid w:val="00B63C5E"/>
    <w:rsid w:val="00B63DB8"/>
    <w:rsid w:val="00B64A16"/>
    <w:rsid w:val="00B64D97"/>
    <w:rsid w:val="00B65038"/>
    <w:rsid w:val="00B6512E"/>
    <w:rsid w:val="00B6568D"/>
    <w:rsid w:val="00B65B8A"/>
    <w:rsid w:val="00B66108"/>
    <w:rsid w:val="00B661CF"/>
    <w:rsid w:val="00B668AC"/>
    <w:rsid w:val="00B67283"/>
    <w:rsid w:val="00B67311"/>
    <w:rsid w:val="00B674CC"/>
    <w:rsid w:val="00B675BA"/>
    <w:rsid w:val="00B6770B"/>
    <w:rsid w:val="00B700E9"/>
    <w:rsid w:val="00B700FE"/>
    <w:rsid w:val="00B708DA"/>
    <w:rsid w:val="00B7094F"/>
    <w:rsid w:val="00B718F8"/>
    <w:rsid w:val="00B71CCF"/>
    <w:rsid w:val="00B725FC"/>
    <w:rsid w:val="00B72724"/>
    <w:rsid w:val="00B72EC4"/>
    <w:rsid w:val="00B73CDF"/>
    <w:rsid w:val="00B74477"/>
    <w:rsid w:val="00B74CA8"/>
    <w:rsid w:val="00B74FEA"/>
    <w:rsid w:val="00B7510A"/>
    <w:rsid w:val="00B752F6"/>
    <w:rsid w:val="00B75977"/>
    <w:rsid w:val="00B7647C"/>
    <w:rsid w:val="00B76729"/>
    <w:rsid w:val="00B76CF4"/>
    <w:rsid w:val="00B76E9B"/>
    <w:rsid w:val="00B773CC"/>
    <w:rsid w:val="00B77441"/>
    <w:rsid w:val="00B77B34"/>
    <w:rsid w:val="00B77DE4"/>
    <w:rsid w:val="00B7E8DA"/>
    <w:rsid w:val="00B80436"/>
    <w:rsid w:val="00B80453"/>
    <w:rsid w:val="00B81765"/>
    <w:rsid w:val="00B81836"/>
    <w:rsid w:val="00B818A0"/>
    <w:rsid w:val="00B821C1"/>
    <w:rsid w:val="00B82605"/>
    <w:rsid w:val="00B826B5"/>
    <w:rsid w:val="00B82F50"/>
    <w:rsid w:val="00B83157"/>
    <w:rsid w:val="00B831D7"/>
    <w:rsid w:val="00B833FA"/>
    <w:rsid w:val="00B84802"/>
    <w:rsid w:val="00B84B18"/>
    <w:rsid w:val="00B8548A"/>
    <w:rsid w:val="00B85B54"/>
    <w:rsid w:val="00B85D3A"/>
    <w:rsid w:val="00B861C7"/>
    <w:rsid w:val="00B862BD"/>
    <w:rsid w:val="00B869A6"/>
    <w:rsid w:val="00B86B20"/>
    <w:rsid w:val="00B875A0"/>
    <w:rsid w:val="00B877AD"/>
    <w:rsid w:val="00B87A55"/>
    <w:rsid w:val="00B88BF9"/>
    <w:rsid w:val="00B90332"/>
    <w:rsid w:val="00B908A9"/>
    <w:rsid w:val="00B90F03"/>
    <w:rsid w:val="00B91260"/>
    <w:rsid w:val="00B916DC"/>
    <w:rsid w:val="00B91C98"/>
    <w:rsid w:val="00B92070"/>
    <w:rsid w:val="00B923C7"/>
    <w:rsid w:val="00B926FA"/>
    <w:rsid w:val="00B92FA6"/>
    <w:rsid w:val="00B92FFD"/>
    <w:rsid w:val="00B9336F"/>
    <w:rsid w:val="00B933DA"/>
    <w:rsid w:val="00B93CB9"/>
    <w:rsid w:val="00B93DE4"/>
    <w:rsid w:val="00B93E2B"/>
    <w:rsid w:val="00B94860"/>
    <w:rsid w:val="00B949D2"/>
    <w:rsid w:val="00B9511C"/>
    <w:rsid w:val="00B956C9"/>
    <w:rsid w:val="00B97DCC"/>
    <w:rsid w:val="00BA1200"/>
    <w:rsid w:val="00BA1301"/>
    <w:rsid w:val="00BA1409"/>
    <w:rsid w:val="00BA1890"/>
    <w:rsid w:val="00BA1954"/>
    <w:rsid w:val="00BA199A"/>
    <w:rsid w:val="00BA249A"/>
    <w:rsid w:val="00BA2605"/>
    <w:rsid w:val="00BA2661"/>
    <w:rsid w:val="00BA278F"/>
    <w:rsid w:val="00BA27E0"/>
    <w:rsid w:val="00BA2ADF"/>
    <w:rsid w:val="00BA2D3C"/>
    <w:rsid w:val="00BA2E21"/>
    <w:rsid w:val="00BA371C"/>
    <w:rsid w:val="00BA3BF4"/>
    <w:rsid w:val="00BA3C7B"/>
    <w:rsid w:val="00BA3E29"/>
    <w:rsid w:val="00BA4706"/>
    <w:rsid w:val="00BA4AF4"/>
    <w:rsid w:val="00BA4C4F"/>
    <w:rsid w:val="00BA4DCE"/>
    <w:rsid w:val="00BA5634"/>
    <w:rsid w:val="00BA56AE"/>
    <w:rsid w:val="00BA5C73"/>
    <w:rsid w:val="00BA5F30"/>
    <w:rsid w:val="00BA6538"/>
    <w:rsid w:val="00BA6594"/>
    <w:rsid w:val="00BA6A5D"/>
    <w:rsid w:val="00BA6D72"/>
    <w:rsid w:val="00BA6EC6"/>
    <w:rsid w:val="00BA71F5"/>
    <w:rsid w:val="00BA726D"/>
    <w:rsid w:val="00BA758E"/>
    <w:rsid w:val="00BA77AA"/>
    <w:rsid w:val="00BA7990"/>
    <w:rsid w:val="00BA7CBD"/>
    <w:rsid w:val="00BA7E5E"/>
    <w:rsid w:val="00BA7F7B"/>
    <w:rsid w:val="00BB01C9"/>
    <w:rsid w:val="00BB0219"/>
    <w:rsid w:val="00BB04B1"/>
    <w:rsid w:val="00BB095B"/>
    <w:rsid w:val="00BB2078"/>
    <w:rsid w:val="00BB20EB"/>
    <w:rsid w:val="00BB2134"/>
    <w:rsid w:val="00BB257E"/>
    <w:rsid w:val="00BB2626"/>
    <w:rsid w:val="00BB2775"/>
    <w:rsid w:val="00BB2F84"/>
    <w:rsid w:val="00BB3A13"/>
    <w:rsid w:val="00BB3AFB"/>
    <w:rsid w:val="00BB3B76"/>
    <w:rsid w:val="00BB61DE"/>
    <w:rsid w:val="00BB636E"/>
    <w:rsid w:val="00BB6D52"/>
    <w:rsid w:val="00BB7AFD"/>
    <w:rsid w:val="00BB7E6C"/>
    <w:rsid w:val="00BB7F4E"/>
    <w:rsid w:val="00BC0412"/>
    <w:rsid w:val="00BC1083"/>
    <w:rsid w:val="00BC2D0B"/>
    <w:rsid w:val="00BC3823"/>
    <w:rsid w:val="00BC3956"/>
    <w:rsid w:val="00BC3C00"/>
    <w:rsid w:val="00BC4ABF"/>
    <w:rsid w:val="00BC536A"/>
    <w:rsid w:val="00BC5A91"/>
    <w:rsid w:val="00BC5B63"/>
    <w:rsid w:val="00BC5F3B"/>
    <w:rsid w:val="00BC5F68"/>
    <w:rsid w:val="00BC649B"/>
    <w:rsid w:val="00BC6653"/>
    <w:rsid w:val="00BC669A"/>
    <w:rsid w:val="00BC676F"/>
    <w:rsid w:val="00BC6862"/>
    <w:rsid w:val="00BC6A78"/>
    <w:rsid w:val="00BC6FF4"/>
    <w:rsid w:val="00BC710B"/>
    <w:rsid w:val="00BC7611"/>
    <w:rsid w:val="00BC7691"/>
    <w:rsid w:val="00BC785A"/>
    <w:rsid w:val="00BC7DCC"/>
    <w:rsid w:val="00BD065C"/>
    <w:rsid w:val="00BD11B6"/>
    <w:rsid w:val="00BD1813"/>
    <w:rsid w:val="00BD2264"/>
    <w:rsid w:val="00BD2306"/>
    <w:rsid w:val="00BD2319"/>
    <w:rsid w:val="00BD2486"/>
    <w:rsid w:val="00BD29AF"/>
    <w:rsid w:val="00BD2E9E"/>
    <w:rsid w:val="00BD3206"/>
    <w:rsid w:val="00BD5361"/>
    <w:rsid w:val="00BD5D35"/>
    <w:rsid w:val="00BD6541"/>
    <w:rsid w:val="00BD6713"/>
    <w:rsid w:val="00BD792B"/>
    <w:rsid w:val="00BD7FB4"/>
    <w:rsid w:val="00BE0725"/>
    <w:rsid w:val="00BE189E"/>
    <w:rsid w:val="00BE1F14"/>
    <w:rsid w:val="00BE20B4"/>
    <w:rsid w:val="00BE2612"/>
    <w:rsid w:val="00BE268B"/>
    <w:rsid w:val="00BE3198"/>
    <w:rsid w:val="00BE3776"/>
    <w:rsid w:val="00BE3939"/>
    <w:rsid w:val="00BE4687"/>
    <w:rsid w:val="00BE4A75"/>
    <w:rsid w:val="00BE5D10"/>
    <w:rsid w:val="00BE606E"/>
    <w:rsid w:val="00BE6A71"/>
    <w:rsid w:val="00BE6DF2"/>
    <w:rsid w:val="00BE6E60"/>
    <w:rsid w:val="00BE6F6B"/>
    <w:rsid w:val="00BE7434"/>
    <w:rsid w:val="00BE749A"/>
    <w:rsid w:val="00BE78AF"/>
    <w:rsid w:val="00BE79C3"/>
    <w:rsid w:val="00BE7AE7"/>
    <w:rsid w:val="00BF0042"/>
    <w:rsid w:val="00BF0649"/>
    <w:rsid w:val="00BF0AEB"/>
    <w:rsid w:val="00BF0C07"/>
    <w:rsid w:val="00BF0D68"/>
    <w:rsid w:val="00BF1A02"/>
    <w:rsid w:val="00BF1B65"/>
    <w:rsid w:val="00BF1C2D"/>
    <w:rsid w:val="00BF1D3B"/>
    <w:rsid w:val="00BF1D9E"/>
    <w:rsid w:val="00BF20BE"/>
    <w:rsid w:val="00BF21F1"/>
    <w:rsid w:val="00BF283E"/>
    <w:rsid w:val="00BF2D08"/>
    <w:rsid w:val="00BF2EC6"/>
    <w:rsid w:val="00BF3286"/>
    <w:rsid w:val="00BF3921"/>
    <w:rsid w:val="00BF450A"/>
    <w:rsid w:val="00BF4651"/>
    <w:rsid w:val="00BF4B02"/>
    <w:rsid w:val="00BF4B9A"/>
    <w:rsid w:val="00BF4F03"/>
    <w:rsid w:val="00BF4FBB"/>
    <w:rsid w:val="00BF569C"/>
    <w:rsid w:val="00BF61A7"/>
    <w:rsid w:val="00BF684B"/>
    <w:rsid w:val="00BF698B"/>
    <w:rsid w:val="00BF69A5"/>
    <w:rsid w:val="00BF70B2"/>
    <w:rsid w:val="00BF71BB"/>
    <w:rsid w:val="00BF7537"/>
    <w:rsid w:val="00C0012C"/>
    <w:rsid w:val="00C001D0"/>
    <w:rsid w:val="00C0083A"/>
    <w:rsid w:val="00C00D7C"/>
    <w:rsid w:val="00C01151"/>
    <w:rsid w:val="00C01524"/>
    <w:rsid w:val="00C0196B"/>
    <w:rsid w:val="00C01C02"/>
    <w:rsid w:val="00C01C51"/>
    <w:rsid w:val="00C01C9D"/>
    <w:rsid w:val="00C0244D"/>
    <w:rsid w:val="00C02B3C"/>
    <w:rsid w:val="00C02C02"/>
    <w:rsid w:val="00C031E1"/>
    <w:rsid w:val="00C03346"/>
    <w:rsid w:val="00C03402"/>
    <w:rsid w:val="00C03568"/>
    <w:rsid w:val="00C035EF"/>
    <w:rsid w:val="00C03AB0"/>
    <w:rsid w:val="00C0411B"/>
    <w:rsid w:val="00C048C3"/>
    <w:rsid w:val="00C04E91"/>
    <w:rsid w:val="00C05065"/>
    <w:rsid w:val="00C051B3"/>
    <w:rsid w:val="00C05CEB"/>
    <w:rsid w:val="00C06018"/>
    <w:rsid w:val="00C06706"/>
    <w:rsid w:val="00C06E65"/>
    <w:rsid w:val="00C074DC"/>
    <w:rsid w:val="00C07D9E"/>
    <w:rsid w:val="00C07E89"/>
    <w:rsid w:val="00C10323"/>
    <w:rsid w:val="00C109C2"/>
    <w:rsid w:val="00C10DB9"/>
    <w:rsid w:val="00C10DDD"/>
    <w:rsid w:val="00C11A61"/>
    <w:rsid w:val="00C11B18"/>
    <w:rsid w:val="00C11CBD"/>
    <w:rsid w:val="00C122C1"/>
    <w:rsid w:val="00C14298"/>
    <w:rsid w:val="00C14CD5"/>
    <w:rsid w:val="00C152F6"/>
    <w:rsid w:val="00C16BB8"/>
    <w:rsid w:val="00C17548"/>
    <w:rsid w:val="00C17ACE"/>
    <w:rsid w:val="00C20187"/>
    <w:rsid w:val="00C20659"/>
    <w:rsid w:val="00C20994"/>
    <w:rsid w:val="00C209AC"/>
    <w:rsid w:val="00C212AB"/>
    <w:rsid w:val="00C21BE7"/>
    <w:rsid w:val="00C21D46"/>
    <w:rsid w:val="00C21DB0"/>
    <w:rsid w:val="00C22072"/>
    <w:rsid w:val="00C22BA7"/>
    <w:rsid w:val="00C23191"/>
    <w:rsid w:val="00C2395E"/>
    <w:rsid w:val="00C23B6D"/>
    <w:rsid w:val="00C23E2B"/>
    <w:rsid w:val="00C23EA5"/>
    <w:rsid w:val="00C23F78"/>
    <w:rsid w:val="00C2453E"/>
    <w:rsid w:val="00C24D93"/>
    <w:rsid w:val="00C25115"/>
    <w:rsid w:val="00C25274"/>
    <w:rsid w:val="00C269BE"/>
    <w:rsid w:val="00C26CAD"/>
    <w:rsid w:val="00C26DFC"/>
    <w:rsid w:val="00C26E36"/>
    <w:rsid w:val="00C271BC"/>
    <w:rsid w:val="00C27CF8"/>
    <w:rsid w:val="00C27D6B"/>
    <w:rsid w:val="00C3007D"/>
    <w:rsid w:val="00C30599"/>
    <w:rsid w:val="00C308B3"/>
    <w:rsid w:val="00C308F2"/>
    <w:rsid w:val="00C30BAF"/>
    <w:rsid w:val="00C30CD1"/>
    <w:rsid w:val="00C30F77"/>
    <w:rsid w:val="00C315BB"/>
    <w:rsid w:val="00C31C87"/>
    <w:rsid w:val="00C31E77"/>
    <w:rsid w:val="00C31EC8"/>
    <w:rsid w:val="00C32801"/>
    <w:rsid w:val="00C33E53"/>
    <w:rsid w:val="00C34013"/>
    <w:rsid w:val="00C34104"/>
    <w:rsid w:val="00C35514"/>
    <w:rsid w:val="00C35918"/>
    <w:rsid w:val="00C35A57"/>
    <w:rsid w:val="00C35FBA"/>
    <w:rsid w:val="00C365F7"/>
    <w:rsid w:val="00C372D7"/>
    <w:rsid w:val="00C37EC6"/>
    <w:rsid w:val="00C40DE7"/>
    <w:rsid w:val="00C40E28"/>
    <w:rsid w:val="00C4141D"/>
    <w:rsid w:val="00C41B75"/>
    <w:rsid w:val="00C41E95"/>
    <w:rsid w:val="00C41EE2"/>
    <w:rsid w:val="00C4268E"/>
    <w:rsid w:val="00C435F0"/>
    <w:rsid w:val="00C436F3"/>
    <w:rsid w:val="00C445B9"/>
    <w:rsid w:val="00C447CA"/>
    <w:rsid w:val="00C44CA7"/>
    <w:rsid w:val="00C453CA"/>
    <w:rsid w:val="00C45CBB"/>
    <w:rsid w:val="00C45CE5"/>
    <w:rsid w:val="00C45FDB"/>
    <w:rsid w:val="00C467FA"/>
    <w:rsid w:val="00C46AE6"/>
    <w:rsid w:val="00C46B6F"/>
    <w:rsid w:val="00C4712B"/>
    <w:rsid w:val="00C4756D"/>
    <w:rsid w:val="00C47878"/>
    <w:rsid w:val="00C4788B"/>
    <w:rsid w:val="00C47A0F"/>
    <w:rsid w:val="00C47A16"/>
    <w:rsid w:val="00C50564"/>
    <w:rsid w:val="00C50D7C"/>
    <w:rsid w:val="00C50ED5"/>
    <w:rsid w:val="00C514E7"/>
    <w:rsid w:val="00C51A87"/>
    <w:rsid w:val="00C520E3"/>
    <w:rsid w:val="00C5226D"/>
    <w:rsid w:val="00C53D7C"/>
    <w:rsid w:val="00C53D98"/>
    <w:rsid w:val="00C540D5"/>
    <w:rsid w:val="00C5441A"/>
    <w:rsid w:val="00C553D1"/>
    <w:rsid w:val="00C556E6"/>
    <w:rsid w:val="00C558FD"/>
    <w:rsid w:val="00C562A8"/>
    <w:rsid w:val="00C5684B"/>
    <w:rsid w:val="00C56A14"/>
    <w:rsid w:val="00C57005"/>
    <w:rsid w:val="00C570C8"/>
    <w:rsid w:val="00C57189"/>
    <w:rsid w:val="00C57437"/>
    <w:rsid w:val="00C57963"/>
    <w:rsid w:val="00C579D2"/>
    <w:rsid w:val="00C57A91"/>
    <w:rsid w:val="00C60A18"/>
    <w:rsid w:val="00C60C2B"/>
    <w:rsid w:val="00C61096"/>
    <w:rsid w:val="00C624AD"/>
    <w:rsid w:val="00C62871"/>
    <w:rsid w:val="00C628FA"/>
    <w:rsid w:val="00C62BA7"/>
    <w:rsid w:val="00C62E46"/>
    <w:rsid w:val="00C637CE"/>
    <w:rsid w:val="00C638A9"/>
    <w:rsid w:val="00C63A42"/>
    <w:rsid w:val="00C64551"/>
    <w:rsid w:val="00C64D06"/>
    <w:rsid w:val="00C65604"/>
    <w:rsid w:val="00C656AD"/>
    <w:rsid w:val="00C65BB1"/>
    <w:rsid w:val="00C65FB5"/>
    <w:rsid w:val="00C66130"/>
    <w:rsid w:val="00C67043"/>
    <w:rsid w:val="00C67161"/>
    <w:rsid w:val="00C67740"/>
    <w:rsid w:val="00C67E59"/>
    <w:rsid w:val="00C70423"/>
    <w:rsid w:val="00C70C85"/>
    <w:rsid w:val="00C70DAF"/>
    <w:rsid w:val="00C70E41"/>
    <w:rsid w:val="00C71970"/>
    <w:rsid w:val="00C71E76"/>
    <w:rsid w:val="00C71FFD"/>
    <w:rsid w:val="00C721F1"/>
    <w:rsid w:val="00C72711"/>
    <w:rsid w:val="00C72DA1"/>
    <w:rsid w:val="00C73499"/>
    <w:rsid w:val="00C73520"/>
    <w:rsid w:val="00C73C2A"/>
    <w:rsid w:val="00C7412C"/>
    <w:rsid w:val="00C74187"/>
    <w:rsid w:val="00C741D6"/>
    <w:rsid w:val="00C759B8"/>
    <w:rsid w:val="00C75B86"/>
    <w:rsid w:val="00C760BA"/>
    <w:rsid w:val="00C76477"/>
    <w:rsid w:val="00C76494"/>
    <w:rsid w:val="00C76CBA"/>
    <w:rsid w:val="00C76F62"/>
    <w:rsid w:val="00C771B9"/>
    <w:rsid w:val="00C775F4"/>
    <w:rsid w:val="00C80920"/>
    <w:rsid w:val="00C80B12"/>
    <w:rsid w:val="00C80CA0"/>
    <w:rsid w:val="00C80DC0"/>
    <w:rsid w:val="00C825D8"/>
    <w:rsid w:val="00C8290B"/>
    <w:rsid w:val="00C82EAC"/>
    <w:rsid w:val="00C83241"/>
    <w:rsid w:val="00C83E33"/>
    <w:rsid w:val="00C83E3E"/>
    <w:rsid w:val="00C84012"/>
    <w:rsid w:val="00C84435"/>
    <w:rsid w:val="00C8480C"/>
    <w:rsid w:val="00C8482E"/>
    <w:rsid w:val="00C85151"/>
    <w:rsid w:val="00C8536A"/>
    <w:rsid w:val="00C853E4"/>
    <w:rsid w:val="00C85412"/>
    <w:rsid w:val="00C856FA"/>
    <w:rsid w:val="00C85796"/>
    <w:rsid w:val="00C85875"/>
    <w:rsid w:val="00C8630D"/>
    <w:rsid w:val="00C86B04"/>
    <w:rsid w:val="00C86F7E"/>
    <w:rsid w:val="00C8700F"/>
    <w:rsid w:val="00C87091"/>
    <w:rsid w:val="00C87109"/>
    <w:rsid w:val="00C87223"/>
    <w:rsid w:val="00C8749B"/>
    <w:rsid w:val="00C87C5A"/>
    <w:rsid w:val="00C87DFD"/>
    <w:rsid w:val="00C90229"/>
    <w:rsid w:val="00C9085D"/>
    <w:rsid w:val="00C908C9"/>
    <w:rsid w:val="00C90D7E"/>
    <w:rsid w:val="00C91057"/>
    <w:rsid w:val="00C910C1"/>
    <w:rsid w:val="00C91E9B"/>
    <w:rsid w:val="00C92404"/>
    <w:rsid w:val="00C9251F"/>
    <w:rsid w:val="00C92562"/>
    <w:rsid w:val="00C925AD"/>
    <w:rsid w:val="00C9292B"/>
    <w:rsid w:val="00C930E7"/>
    <w:rsid w:val="00C9317A"/>
    <w:rsid w:val="00C93C20"/>
    <w:rsid w:val="00C93EFF"/>
    <w:rsid w:val="00C94089"/>
    <w:rsid w:val="00C9423A"/>
    <w:rsid w:val="00C94282"/>
    <w:rsid w:val="00C94365"/>
    <w:rsid w:val="00C9467B"/>
    <w:rsid w:val="00C949E5"/>
    <w:rsid w:val="00C953FD"/>
    <w:rsid w:val="00C9557C"/>
    <w:rsid w:val="00C96608"/>
    <w:rsid w:val="00C97418"/>
    <w:rsid w:val="00C978A2"/>
    <w:rsid w:val="00C97AD5"/>
    <w:rsid w:val="00CA095C"/>
    <w:rsid w:val="00CA1C7D"/>
    <w:rsid w:val="00CA2055"/>
    <w:rsid w:val="00CA25C2"/>
    <w:rsid w:val="00CA2779"/>
    <w:rsid w:val="00CA277E"/>
    <w:rsid w:val="00CA2829"/>
    <w:rsid w:val="00CA2C0D"/>
    <w:rsid w:val="00CA2D75"/>
    <w:rsid w:val="00CA3A72"/>
    <w:rsid w:val="00CA3E01"/>
    <w:rsid w:val="00CA3E87"/>
    <w:rsid w:val="00CA44D2"/>
    <w:rsid w:val="00CA4C9E"/>
    <w:rsid w:val="00CA4ED4"/>
    <w:rsid w:val="00CA5772"/>
    <w:rsid w:val="00CA57D6"/>
    <w:rsid w:val="00CA5BE2"/>
    <w:rsid w:val="00CA6413"/>
    <w:rsid w:val="00CA64B3"/>
    <w:rsid w:val="00CA6561"/>
    <w:rsid w:val="00CA663D"/>
    <w:rsid w:val="00CA6AB4"/>
    <w:rsid w:val="00CA7263"/>
    <w:rsid w:val="00CA7886"/>
    <w:rsid w:val="00CB05DC"/>
    <w:rsid w:val="00CB060F"/>
    <w:rsid w:val="00CB065B"/>
    <w:rsid w:val="00CB068B"/>
    <w:rsid w:val="00CB0BB0"/>
    <w:rsid w:val="00CB0C1C"/>
    <w:rsid w:val="00CB0CE5"/>
    <w:rsid w:val="00CB0F16"/>
    <w:rsid w:val="00CB101F"/>
    <w:rsid w:val="00CB2505"/>
    <w:rsid w:val="00CB251A"/>
    <w:rsid w:val="00CB29ED"/>
    <w:rsid w:val="00CB2AE3"/>
    <w:rsid w:val="00CB2F4D"/>
    <w:rsid w:val="00CB3009"/>
    <w:rsid w:val="00CB3226"/>
    <w:rsid w:val="00CB3343"/>
    <w:rsid w:val="00CB34AA"/>
    <w:rsid w:val="00CB3926"/>
    <w:rsid w:val="00CB3BBF"/>
    <w:rsid w:val="00CB41B0"/>
    <w:rsid w:val="00CB480A"/>
    <w:rsid w:val="00CB4963"/>
    <w:rsid w:val="00CB4C2F"/>
    <w:rsid w:val="00CB543F"/>
    <w:rsid w:val="00CB56D4"/>
    <w:rsid w:val="00CB574F"/>
    <w:rsid w:val="00CB5980"/>
    <w:rsid w:val="00CB5A00"/>
    <w:rsid w:val="00CB5A97"/>
    <w:rsid w:val="00CB5BB1"/>
    <w:rsid w:val="00CB5C14"/>
    <w:rsid w:val="00CB5D85"/>
    <w:rsid w:val="00CB6124"/>
    <w:rsid w:val="00CB620B"/>
    <w:rsid w:val="00CB6246"/>
    <w:rsid w:val="00CB6268"/>
    <w:rsid w:val="00CB6603"/>
    <w:rsid w:val="00CB6CF6"/>
    <w:rsid w:val="00CB71DE"/>
    <w:rsid w:val="00CB7858"/>
    <w:rsid w:val="00CB788A"/>
    <w:rsid w:val="00CB7C0F"/>
    <w:rsid w:val="00CB7D31"/>
    <w:rsid w:val="00CC06AF"/>
    <w:rsid w:val="00CC146A"/>
    <w:rsid w:val="00CC1867"/>
    <w:rsid w:val="00CC1A4C"/>
    <w:rsid w:val="00CC1D06"/>
    <w:rsid w:val="00CC1E7E"/>
    <w:rsid w:val="00CC25E1"/>
    <w:rsid w:val="00CC263D"/>
    <w:rsid w:val="00CC2A38"/>
    <w:rsid w:val="00CC2F6A"/>
    <w:rsid w:val="00CC30E2"/>
    <w:rsid w:val="00CC31C2"/>
    <w:rsid w:val="00CC3382"/>
    <w:rsid w:val="00CC3AEB"/>
    <w:rsid w:val="00CC3EED"/>
    <w:rsid w:val="00CC3F9B"/>
    <w:rsid w:val="00CC4CCE"/>
    <w:rsid w:val="00CC4CDC"/>
    <w:rsid w:val="00CC4EE6"/>
    <w:rsid w:val="00CC5162"/>
    <w:rsid w:val="00CC58EC"/>
    <w:rsid w:val="00CC5A17"/>
    <w:rsid w:val="00CC5B66"/>
    <w:rsid w:val="00CC6538"/>
    <w:rsid w:val="00CC70B0"/>
    <w:rsid w:val="00CC7194"/>
    <w:rsid w:val="00CC72B1"/>
    <w:rsid w:val="00CC76DB"/>
    <w:rsid w:val="00CC789F"/>
    <w:rsid w:val="00CC92E3"/>
    <w:rsid w:val="00CD0631"/>
    <w:rsid w:val="00CD0B49"/>
    <w:rsid w:val="00CD1339"/>
    <w:rsid w:val="00CD186F"/>
    <w:rsid w:val="00CD1913"/>
    <w:rsid w:val="00CD1B6E"/>
    <w:rsid w:val="00CD1FDA"/>
    <w:rsid w:val="00CD20B4"/>
    <w:rsid w:val="00CD2202"/>
    <w:rsid w:val="00CD26E6"/>
    <w:rsid w:val="00CD29F7"/>
    <w:rsid w:val="00CD2C48"/>
    <w:rsid w:val="00CD2FB6"/>
    <w:rsid w:val="00CD3031"/>
    <w:rsid w:val="00CD34BE"/>
    <w:rsid w:val="00CD355D"/>
    <w:rsid w:val="00CD3666"/>
    <w:rsid w:val="00CD38C7"/>
    <w:rsid w:val="00CD39E3"/>
    <w:rsid w:val="00CD445B"/>
    <w:rsid w:val="00CD44B3"/>
    <w:rsid w:val="00CD4F4A"/>
    <w:rsid w:val="00CD5019"/>
    <w:rsid w:val="00CD532D"/>
    <w:rsid w:val="00CD5C81"/>
    <w:rsid w:val="00CD5DC1"/>
    <w:rsid w:val="00CD6A03"/>
    <w:rsid w:val="00CD71A8"/>
    <w:rsid w:val="00CD720E"/>
    <w:rsid w:val="00CD7A54"/>
    <w:rsid w:val="00CE0B23"/>
    <w:rsid w:val="00CE0D0D"/>
    <w:rsid w:val="00CE1224"/>
    <w:rsid w:val="00CE181E"/>
    <w:rsid w:val="00CE19A5"/>
    <w:rsid w:val="00CE2174"/>
    <w:rsid w:val="00CE2820"/>
    <w:rsid w:val="00CE2ACC"/>
    <w:rsid w:val="00CE3041"/>
    <w:rsid w:val="00CE3125"/>
    <w:rsid w:val="00CE315C"/>
    <w:rsid w:val="00CE36ED"/>
    <w:rsid w:val="00CE38C1"/>
    <w:rsid w:val="00CE4280"/>
    <w:rsid w:val="00CE466D"/>
    <w:rsid w:val="00CE5536"/>
    <w:rsid w:val="00CE56C1"/>
    <w:rsid w:val="00CE5EA0"/>
    <w:rsid w:val="00CE5F39"/>
    <w:rsid w:val="00CE6DD5"/>
    <w:rsid w:val="00CE6E54"/>
    <w:rsid w:val="00CE7835"/>
    <w:rsid w:val="00CEA3EB"/>
    <w:rsid w:val="00CF0303"/>
    <w:rsid w:val="00CF0B44"/>
    <w:rsid w:val="00CF1548"/>
    <w:rsid w:val="00CF1A06"/>
    <w:rsid w:val="00CF1C26"/>
    <w:rsid w:val="00CF26D1"/>
    <w:rsid w:val="00CF2CB7"/>
    <w:rsid w:val="00CF2F70"/>
    <w:rsid w:val="00CF31C9"/>
    <w:rsid w:val="00CF3500"/>
    <w:rsid w:val="00CF3553"/>
    <w:rsid w:val="00CF3729"/>
    <w:rsid w:val="00CF374C"/>
    <w:rsid w:val="00CF3B19"/>
    <w:rsid w:val="00CF455B"/>
    <w:rsid w:val="00CF4D16"/>
    <w:rsid w:val="00CF52ED"/>
    <w:rsid w:val="00CF5343"/>
    <w:rsid w:val="00CF5ECF"/>
    <w:rsid w:val="00CF601B"/>
    <w:rsid w:val="00CF646F"/>
    <w:rsid w:val="00CF64FA"/>
    <w:rsid w:val="00CF6579"/>
    <w:rsid w:val="00CF7C65"/>
    <w:rsid w:val="00D00B34"/>
    <w:rsid w:val="00D01093"/>
    <w:rsid w:val="00D011A7"/>
    <w:rsid w:val="00D01752"/>
    <w:rsid w:val="00D01CBD"/>
    <w:rsid w:val="00D0221A"/>
    <w:rsid w:val="00D03061"/>
    <w:rsid w:val="00D030F5"/>
    <w:rsid w:val="00D034B2"/>
    <w:rsid w:val="00D0374B"/>
    <w:rsid w:val="00D0387B"/>
    <w:rsid w:val="00D038AE"/>
    <w:rsid w:val="00D038CC"/>
    <w:rsid w:val="00D03E77"/>
    <w:rsid w:val="00D041E9"/>
    <w:rsid w:val="00D048E8"/>
    <w:rsid w:val="00D0498D"/>
    <w:rsid w:val="00D058ED"/>
    <w:rsid w:val="00D05A09"/>
    <w:rsid w:val="00D05C3F"/>
    <w:rsid w:val="00D064E9"/>
    <w:rsid w:val="00D06787"/>
    <w:rsid w:val="00D07051"/>
    <w:rsid w:val="00D072D7"/>
    <w:rsid w:val="00D074F5"/>
    <w:rsid w:val="00D106BD"/>
    <w:rsid w:val="00D11A58"/>
    <w:rsid w:val="00D1250A"/>
    <w:rsid w:val="00D1289B"/>
    <w:rsid w:val="00D13120"/>
    <w:rsid w:val="00D13121"/>
    <w:rsid w:val="00D13620"/>
    <w:rsid w:val="00D13674"/>
    <w:rsid w:val="00D138CD"/>
    <w:rsid w:val="00D13BB1"/>
    <w:rsid w:val="00D13CB6"/>
    <w:rsid w:val="00D13FDE"/>
    <w:rsid w:val="00D14330"/>
    <w:rsid w:val="00D143A9"/>
    <w:rsid w:val="00D14919"/>
    <w:rsid w:val="00D14E7E"/>
    <w:rsid w:val="00D1547C"/>
    <w:rsid w:val="00D16026"/>
    <w:rsid w:val="00D16DE6"/>
    <w:rsid w:val="00D16F47"/>
    <w:rsid w:val="00D17083"/>
    <w:rsid w:val="00D170B1"/>
    <w:rsid w:val="00D17290"/>
    <w:rsid w:val="00D17E24"/>
    <w:rsid w:val="00D17EBF"/>
    <w:rsid w:val="00D2043F"/>
    <w:rsid w:val="00D2047E"/>
    <w:rsid w:val="00D20560"/>
    <w:rsid w:val="00D20A7A"/>
    <w:rsid w:val="00D20B63"/>
    <w:rsid w:val="00D21217"/>
    <w:rsid w:val="00D2184D"/>
    <w:rsid w:val="00D21FDE"/>
    <w:rsid w:val="00D220DD"/>
    <w:rsid w:val="00D22D59"/>
    <w:rsid w:val="00D23022"/>
    <w:rsid w:val="00D239F1"/>
    <w:rsid w:val="00D23EE1"/>
    <w:rsid w:val="00D24602"/>
    <w:rsid w:val="00D24647"/>
    <w:rsid w:val="00D252A4"/>
    <w:rsid w:val="00D2539D"/>
    <w:rsid w:val="00D25AE2"/>
    <w:rsid w:val="00D2629B"/>
    <w:rsid w:val="00D262F3"/>
    <w:rsid w:val="00D2686F"/>
    <w:rsid w:val="00D26E06"/>
    <w:rsid w:val="00D273F6"/>
    <w:rsid w:val="00D2749D"/>
    <w:rsid w:val="00D27A1F"/>
    <w:rsid w:val="00D27C48"/>
    <w:rsid w:val="00D31555"/>
    <w:rsid w:val="00D3161A"/>
    <w:rsid w:val="00D316E6"/>
    <w:rsid w:val="00D31B7C"/>
    <w:rsid w:val="00D31CCF"/>
    <w:rsid w:val="00D328E6"/>
    <w:rsid w:val="00D32A85"/>
    <w:rsid w:val="00D32ACE"/>
    <w:rsid w:val="00D32BC5"/>
    <w:rsid w:val="00D330FF"/>
    <w:rsid w:val="00D33DE9"/>
    <w:rsid w:val="00D33ECA"/>
    <w:rsid w:val="00D3438F"/>
    <w:rsid w:val="00D344CB"/>
    <w:rsid w:val="00D345C9"/>
    <w:rsid w:val="00D34986"/>
    <w:rsid w:val="00D34BBF"/>
    <w:rsid w:val="00D35432"/>
    <w:rsid w:val="00D35503"/>
    <w:rsid w:val="00D35D38"/>
    <w:rsid w:val="00D36998"/>
    <w:rsid w:val="00D37306"/>
    <w:rsid w:val="00D37790"/>
    <w:rsid w:val="00D37D39"/>
    <w:rsid w:val="00D4090D"/>
    <w:rsid w:val="00D409D4"/>
    <w:rsid w:val="00D40A95"/>
    <w:rsid w:val="00D40BE5"/>
    <w:rsid w:val="00D40DCB"/>
    <w:rsid w:val="00D40DED"/>
    <w:rsid w:val="00D41D46"/>
    <w:rsid w:val="00D42088"/>
    <w:rsid w:val="00D4251A"/>
    <w:rsid w:val="00D42785"/>
    <w:rsid w:val="00D42EC3"/>
    <w:rsid w:val="00D43317"/>
    <w:rsid w:val="00D437D5"/>
    <w:rsid w:val="00D44273"/>
    <w:rsid w:val="00D44D3A"/>
    <w:rsid w:val="00D44EB2"/>
    <w:rsid w:val="00D455CF"/>
    <w:rsid w:val="00D45CB4"/>
    <w:rsid w:val="00D46028"/>
    <w:rsid w:val="00D46159"/>
    <w:rsid w:val="00D46996"/>
    <w:rsid w:val="00D46AB5"/>
    <w:rsid w:val="00D470F4"/>
    <w:rsid w:val="00D476F8"/>
    <w:rsid w:val="00D478AA"/>
    <w:rsid w:val="00D501A8"/>
    <w:rsid w:val="00D50AA2"/>
    <w:rsid w:val="00D51350"/>
    <w:rsid w:val="00D52744"/>
    <w:rsid w:val="00D52A18"/>
    <w:rsid w:val="00D52B18"/>
    <w:rsid w:val="00D52E88"/>
    <w:rsid w:val="00D52F42"/>
    <w:rsid w:val="00D53527"/>
    <w:rsid w:val="00D536AD"/>
    <w:rsid w:val="00D53BF0"/>
    <w:rsid w:val="00D546AA"/>
    <w:rsid w:val="00D546DD"/>
    <w:rsid w:val="00D5496D"/>
    <w:rsid w:val="00D54AFD"/>
    <w:rsid w:val="00D54F78"/>
    <w:rsid w:val="00D55B36"/>
    <w:rsid w:val="00D55EE1"/>
    <w:rsid w:val="00D55FBD"/>
    <w:rsid w:val="00D56120"/>
    <w:rsid w:val="00D56501"/>
    <w:rsid w:val="00D569FE"/>
    <w:rsid w:val="00D574DC"/>
    <w:rsid w:val="00D57B2B"/>
    <w:rsid w:val="00D57B99"/>
    <w:rsid w:val="00D57E48"/>
    <w:rsid w:val="00D57F63"/>
    <w:rsid w:val="00D57F6E"/>
    <w:rsid w:val="00D6005B"/>
    <w:rsid w:val="00D6019A"/>
    <w:rsid w:val="00D6074D"/>
    <w:rsid w:val="00D60783"/>
    <w:rsid w:val="00D613E9"/>
    <w:rsid w:val="00D6164D"/>
    <w:rsid w:val="00D61C4B"/>
    <w:rsid w:val="00D61C61"/>
    <w:rsid w:val="00D61D4D"/>
    <w:rsid w:val="00D620E1"/>
    <w:rsid w:val="00D6215F"/>
    <w:rsid w:val="00D6217D"/>
    <w:rsid w:val="00D622A7"/>
    <w:rsid w:val="00D62340"/>
    <w:rsid w:val="00D623CF"/>
    <w:rsid w:val="00D62607"/>
    <w:rsid w:val="00D6292A"/>
    <w:rsid w:val="00D62E3C"/>
    <w:rsid w:val="00D63509"/>
    <w:rsid w:val="00D63565"/>
    <w:rsid w:val="00D63781"/>
    <w:rsid w:val="00D63B21"/>
    <w:rsid w:val="00D6444C"/>
    <w:rsid w:val="00D644F6"/>
    <w:rsid w:val="00D645CF"/>
    <w:rsid w:val="00D64746"/>
    <w:rsid w:val="00D65481"/>
    <w:rsid w:val="00D6564F"/>
    <w:rsid w:val="00D65731"/>
    <w:rsid w:val="00D65E58"/>
    <w:rsid w:val="00D65F5D"/>
    <w:rsid w:val="00D660AE"/>
    <w:rsid w:val="00D66A9D"/>
    <w:rsid w:val="00D66DE7"/>
    <w:rsid w:val="00D67EFF"/>
    <w:rsid w:val="00D70128"/>
    <w:rsid w:val="00D70392"/>
    <w:rsid w:val="00D70406"/>
    <w:rsid w:val="00D708F9"/>
    <w:rsid w:val="00D70A3D"/>
    <w:rsid w:val="00D70F23"/>
    <w:rsid w:val="00D70FD0"/>
    <w:rsid w:val="00D71C55"/>
    <w:rsid w:val="00D71F43"/>
    <w:rsid w:val="00D724F7"/>
    <w:rsid w:val="00D72AF3"/>
    <w:rsid w:val="00D72B58"/>
    <w:rsid w:val="00D72C35"/>
    <w:rsid w:val="00D73322"/>
    <w:rsid w:val="00D733F6"/>
    <w:rsid w:val="00D73462"/>
    <w:rsid w:val="00D73B0F"/>
    <w:rsid w:val="00D73CAC"/>
    <w:rsid w:val="00D73E18"/>
    <w:rsid w:val="00D73ED0"/>
    <w:rsid w:val="00D741C4"/>
    <w:rsid w:val="00D74380"/>
    <w:rsid w:val="00D743FA"/>
    <w:rsid w:val="00D75A57"/>
    <w:rsid w:val="00D75AFD"/>
    <w:rsid w:val="00D75BFD"/>
    <w:rsid w:val="00D76012"/>
    <w:rsid w:val="00D76119"/>
    <w:rsid w:val="00D761A0"/>
    <w:rsid w:val="00D763D8"/>
    <w:rsid w:val="00D7656F"/>
    <w:rsid w:val="00D7673A"/>
    <w:rsid w:val="00D779AB"/>
    <w:rsid w:val="00D77A7F"/>
    <w:rsid w:val="00D80168"/>
    <w:rsid w:val="00D802EF"/>
    <w:rsid w:val="00D80E4C"/>
    <w:rsid w:val="00D8109A"/>
    <w:rsid w:val="00D81425"/>
    <w:rsid w:val="00D81427"/>
    <w:rsid w:val="00D81D04"/>
    <w:rsid w:val="00D821D3"/>
    <w:rsid w:val="00D827CE"/>
    <w:rsid w:val="00D82A77"/>
    <w:rsid w:val="00D832A9"/>
    <w:rsid w:val="00D838A2"/>
    <w:rsid w:val="00D84125"/>
    <w:rsid w:val="00D847B7"/>
    <w:rsid w:val="00D8499D"/>
    <w:rsid w:val="00D85379"/>
    <w:rsid w:val="00D8576B"/>
    <w:rsid w:val="00D85B95"/>
    <w:rsid w:val="00D86387"/>
    <w:rsid w:val="00D86DBC"/>
    <w:rsid w:val="00D876B9"/>
    <w:rsid w:val="00D87EF2"/>
    <w:rsid w:val="00D90D9E"/>
    <w:rsid w:val="00D91014"/>
    <w:rsid w:val="00D91967"/>
    <w:rsid w:val="00D91C53"/>
    <w:rsid w:val="00D920CC"/>
    <w:rsid w:val="00D921D8"/>
    <w:rsid w:val="00D923C0"/>
    <w:rsid w:val="00D92AAB"/>
    <w:rsid w:val="00D935C6"/>
    <w:rsid w:val="00D93685"/>
    <w:rsid w:val="00D937EB"/>
    <w:rsid w:val="00D9416A"/>
    <w:rsid w:val="00D94B85"/>
    <w:rsid w:val="00D95533"/>
    <w:rsid w:val="00D95857"/>
    <w:rsid w:val="00D959D6"/>
    <w:rsid w:val="00D95AC2"/>
    <w:rsid w:val="00D95B8B"/>
    <w:rsid w:val="00D961A2"/>
    <w:rsid w:val="00D96716"/>
    <w:rsid w:val="00D96C5E"/>
    <w:rsid w:val="00D97D25"/>
    <w:rsid w:val="00D97EDF"/>
    <w:rsid w:val="00DA0136"/>
    <w:rsid w:val="00DA01A3"/>
    <w:rsid w:val="00DA039B"/>
    <w:rsid w:val="00DA0A14"/>
    <w:rsid w:val="00DA36D5"/>
    <w:rsid w:val="00DA3B8D"/>
    <w:rsid w:val="00DA4034"/>
    <w:rsid w:val="00DA441D"/>
    <w:rsid w:val="00DA49B0"/>
    <w:rsid w:val="00DA4D4F"/>
    <w:rsid w:val="00DA4E9C"/>
    <w:rsid w:val="00DA4F4A"/>
    <w:rsid w:val="00DA53B8"/>
    <w:rsid w:val="00DA53D2"/>
    <w:rsid w:val="00DA54CA"/>
    <w:rsid w:val="00DA5990"/>
    <w:rsid w:val="00DA5E7C"/>
    <w:rsid w:val="00DA5EA7"/>
    <w:rsid w:val="00DA5FA1"/>
    <w:rsid w:val="00DA69C5"/>
    <w:rsid w:val="00DA6A11"/>
    <w:rsid w:val="00DA6C5E"/>
    <w:rsid w:val="00DA7D52"/>
    <w:rsid w:val="00DB0103"/>
    <w:rsid w:val="00DB017C"/>
    <w:rsid w:val="00DB0460"/>
    <w:rsid w:val="00DB0913"/>
    <w:rsid w:val="00DB0992"/>
    <w:rsid w:val="00DB0D4A"/>
    <w:rsid w:val="00DB12B5"/>
    <w:rsid w:val="00DB137B"/>
    <w:rsid w:val="00DB15F8"/>
    <w:rsid w:val="00DB17BB"/>
    <w:rsid w:val="00DB1977"/>
    <w:rsid w:val="00DB1CA3"/>
    <w:rsid w:val="00DB1DF9"/>
    <w:rsid w:val="00DB230C"/>
    <w:rsid w:val="00DB23F1"/>
    <w:rsid w:val="00DB243B"/>
    <w:rsid w:val="00DB2ADE"/>
    <w:rsid w:val="00DB3249"/>
    <w:rsid w:val="00DB3406"/>
    <w:rsid w:val="00DB35E0"/>
    <w:rsid w:val="00DB3C7E"/>
    <w:rsid w:val="00DB3C9E"/>
    <w:rsid w:val="00DB411D"/>
    <w:rsid w:val="00DB46D7"/>
    <w:rsid w:val="00DB496D"/>
    <w:rsid w:val="00DB4BDF"/>
    <w:rsid w:val="00DB4D2E"/>
    <w:rsid w:val="00DB60A9"/>
    <w:rsid w:val="00DB64A4"/>
    <w:rsid w:val="00DB651D"/>
    <w:rsid w:val="00DB6522"/>
    <w:rsid w:val="00DB6676"/>
    <w:rsid w:val="00DB710C"/>
    <w:rsid w:val="00DB7331"/>
    <w:rsid w:val="00DB7A32"/>
    <w:rsid w:val="00DB7FAA"/>
    <w:rsid w:val="00DC0509"/>
    <w:rsid w:val="00DC0A31"/>
    <w:rsid w:val="00DC0CCD"/>
    <w:rsid w:val="00DC1278"/>
    <w:rsid w:val="00DC2A93"/>
    <w:rsid w:val="00DC2C4C"/>
    <w:rsid w:val="00DC344D"/>
    <w:rsid w:val="00DC3811"/>
    <w:rsid w:val="00DC3B79"/>
    <w:rsid w:val="00DC42F9"/>
    <w:rsid w:val="00DC4433"/>
    <w:rsid w:val="00DC470E"/>
    <w:rsid w:val="00DC47ED"/>
    <w:rsid w:val="00DC4C71"/>
    <w:rsid w:val="00DC4E42"/>
    <w:rsid w:val="00DC4EDE"/>
    <w:rsid w:val="00DC4FB1"/>
    <w:rsid w:val="00DC5CF8"/>
    <w:rsid w:val="00DC648F"/>
    <w:rsid w:val="00DC6592"/>
    <w:rsid w:val="00DC66F5"/>
    <w:rsid w:val="00DC6CBB"/>
    <w:rsid w:val="00DC7704"/>
    <w:rsid w:val="00DC7888"/>
    <w:rsid w:val="00DC79E0"/>
    <w:rsid w:val="00DC7FE9"/>
    <w:rsid w:val="00DD07DB"/>
    <w:rsid w:val="00DD09DF"/>
    <w:rsid w:val="00DD0B0B"/>
    <w:rsid w:val="00DD0DA4"/>
    <w:rsid w:val="00DD13C7"/>
    <w:rsid w:val="00DD2483"/>
    <w:rsid w:val="00DD25A8"/>
    <w:rsid w:val="00DD3683"/>
    <w:rsid w:val="00DD3863"/>
    <w:rsid w:val="00DD3C5D"/>
    <w:rsid w:val="00DD3F69"/>
    <w:rsid w:val="00DD4072"/>
    <w:rsid w:val="00DD4276"/>
    <w:rsid w:val="00DD4698"/>
    <w:rsid w:val="00DD4935"/>
    <w:rsid w:val="00DD4C50"/>
    <w:rsid w:val="00DD4EB7"/>
    <w:rsid w:val="00DD4F31"/>
    <w:rsid w:val="00DD58B8"/>
    <w:rsid w:val="00DD59D3"/>
    <w:rsid w:val="00DD5C1A"/>
    <w:rsid w:val="00DD6A73"/>
    <w:rsid w:val="00DD79CD"/>
    <w:rsid w:val="00DD7EEA"/>
    <w:rsid w:val="00DE0356"/>
    <w:rsid w:val="00DE0809"/>
    <w:rsid w:val="00DE14F6"/>
    <w:rsid w:val="00DE1A4F"/>
    <w:rsid w:val="00DE20DC"/>
    <w:rsid w:val="00DE2621"/>
    <w:rsid w:val="00DE2673"/>
    <w:rsid w:val="00DE2789"/>
    <w:rsid w:val="00DE2C5B"/>
    <w:rsid w:val="00DE3151"/>
    <w:rsid w:val="00DE3E4F"/>
    <w:rsid w:val="00DE48AB"/>
    <w:rsid w:val="00DE4F05"/>
    <w:rsid w:val="00DE4F7C"/>
    <w:rsid w:val="00DE5495"/>
    <w:rsid w:val="00DE5865"/>
    <w:rsid w:val="00DE6701"/>
    <w:rsid w:val="00DE695F"/>
    <w:rsid w:val="00DE6A86"/>
    <w:rsid w:val="00DF03C7"/>
    <w:rsid w:val="00DF0637"/>
    <w:rsid w:val="00DF15C2"/>
    <w:rsid w:val="00DF15F7"/>
    <w:rsid w:val="00DF2131"/>
    <w:rsid w:val="00DF2298"/>
    <w:rsid w:val="00DF23F9"/>
    <w:rsid w:val="00DF2437"/>
    <w:rsid w:val="00DF331E"/>
    <w:rsid w:val="00DF35CE"/>
    <w:rsid w:val="00DF3AC2"/>
    <w:rsid w:val="00DF3AF1"/>
    <w:rsid w:val="00DF4275"/>
    <w:rsid w:val="00DF45C3"/>
    <w:rsid w:val="00DF4A99"/>
    <w:rsid w:val="00DF4CAC"/>
    <w:rsid w:val="00DF4EC6"/>
    <w:rsid w:val="00DF56DF"/>
    <w:rsid w:val="00DF61B0"/>
    <w:rsid w:val="00DF6C8B"/>
    <w:rsid w:val="00DF6E55"/>
    <w:rsid w:val="00DF71C4"/>
    <w:rsid w:val="00E00827"/>
    <w:rsid w:val="00E00AA0"/>
    <w:rsid w:val="00E00EDF"/>
    <w:rsid w:val="00E00EFB"/>
    <w:rsid w:val="00E01836"/>
    <w:rsid w:val="00E01916"/>
    <w:rsid w:val="00E029F9"/>
    <w:rsid w:val="00E02B7E"/>
    <w:rsid w:val="00E02F57"/>
    <w:rsid w:val="00E037E5"/>
    <w:rsid w:val="00E0484C"/>
    <w:rsid w:val="00E04E6A"/>
    <w:rsid w:val="00E05335"/>
    <w:rsid w:val="00E05CD9"/>
    <w:rsid w:val="00E0625A"/>
    <w:rsid w:val="00E06504"/>
    <w:rsid w:val="00E076BF"/>
    <w:rsid w:val="00E077A4"/>
    <w:rsid w:val="00E0786B"/>
    <w:rsid w:val="00E10530"/>
    <w:rsid w:val="00E105E3"/>
    <w:rsid w:val="00E106B3"/>
    <w:rsid w:val="00E106FD"/>
    <w:rsid w:val="00E11843"/>
    <w:rsid w:val="00E125A3"/>
    <w:rsid w:val="00E1267C"/>
    <w:rsid w:val="00E13503"/>
    <w:rsid w:val="00E1352D"/>
    <w:rsid w:val="00E1391E"/>
    <w:rsid w:val="00E139B0"/>
    <w:rsid w:val="00E13BE5"/>
    <w:rsid w:val="00E13C6D"/>
    <w:rsid w:val="00E13CE7"/>
    <w:rsid w:val="00E13F9E"/>
    <w:rsid w:val="00E14086"/>
    <w:rsid w:val="00E14290"/>
    <w:rsid w:val="00E1469C"/>
    <w:rsid w:val="00E14A46"/>
    <w:rsid w:val="00E14CA3"/>
    <w:rsid w:val="00E15B58"/>
    <w:rsid w:val="00E15E19"/>
    <w:rsid w:val="00E15F73"/>
    <w:rsid w:val="00E16345"/>
    <w:rsid w:val="00E1699E"/>
    <w:rsid w:val="00E17BD6"/>
    <w:rsid w:val="00E17F27"/>
    <w:rsid w:val="00E208DB"/>
    <w:rsid w:val="00E2092B"/>
    <w:rsid w:val="00E20A0C"/>
    <w:rsid w:val="00E20E4A"/>
    <w:rsid w:val="00E21333"/>
    <w:rsid w:val="00E21353"/>
    <w:rsid w:val="00E216A7"/>
    <w:rsid w:val="00E2236D"/>
    <w:rsid w:val="00E2245E"/>
    <w:rsid w:val="00E22508"/>
    <w:rsid w:val="00E22517"/>
    <w:rsid w:val="00E2258A"/>
    <w:rsid w:val="00E230D4"/>
    <w:rsid w:val="00E231A3"/>
    <w:rsid w:val="00E2372C"/>
    <w:rsid w:val="00E238DF"/>
    <w:rsid w:val="00E23F8A"/>
    <w:rsid w:val="00E2453D"/>
    <w:rsid w:val="00E2496A"/>
    <w:rsid w:val="00E2552B"/>
    <w:rsid w:val="00E256E3"/>
    <w:rsid w:val="00E25F00"/>
    <w:rsid w:val="00E260F2"/>
    <w:rsid w:val="00E26ED3"/>
    <w:rsid w:val="00E26F46"/>
    <w:rsid w:val="00E27314"/>
    <w:rsid w:val="00E3042D"/>
    <w:rsid w:val="00E307C2"/>
    <w:rsid w:val="00E30E7F"/>
    <w:rsid w:val="00E311FC"/>
    <w:rsid w:val="00E31EE7"/>
    <w:rsid w:val="00E321D2"/>
    <w:rsid w:val="00E3253D"/>
    <w:rsid w:val="00E329B5"/>
    <w:rsid w:val="00E32ADB"/>
    <w:rsid w:val="00E33758"/>
    <w:rsid w:val="00E33AC8"/>
    <w:rsid w:val="00E33BA8"/>
    <w:rsid w:val="00E33C26"/>
    <w:rsid w:val="00E33EFC"/>
    <w:rsid w:val="00E344E4"/>
    <w:rsid w:val="00E34577"/>
    <w:rsid w:val="00E34F08"/>
    <w:rsid w:val="00E354C0"/>
    <w:rsid w:val="00E3593F"/>
    <w:rsid w:val="00E35984"/>
    <w:rsid w:val="00E35D68"/>
    <w:rsid w:val="00E35F34"/>
    <w:rsid w:val="00E365D8"/>
    <w:rsid w:val="00E36639"/>
    <w:rsid w:val="00E36707"/>
    <w:rsid w:val="00E367B9"/>
    <w:rsid w:val="00E367FF"/>
    <w:rsid w:val="00E36D35"/>
    <w:rsid w:val="00E37118"/>
    <w:rsid w:val="00E37381"/>
    <w:rsid w:val="00E40AD1"/>
    <w:rsid w:val="00E40D7F"/>
    <w:rsid w:val="00E41391"/>
    <w:rsid w:val="00E41454"/>
    <w:rsid w:val="00E41D0B"/>
    <w:rsid w:val="00E41E31"/>
    <w:rsid w:val="00E421D0"/>
    <w:rsid w:val="00E426DD"/>
    <w:rsid w:val="00E42BF0"/>
    <w:rsid w:val="00E42DCC"/>
    <w:rsid w:val="00E42F6D"/>
    <w:rsid w:val="00E43F3C"/>
    <w:rsid w:val="00E43F69"/>
    <w:rsid w:val="00E446BD"/>
    <w:rsid w:val="00E447DC"/>
    <w:rsid w:val="00E44EB5"/>
    <w:rsid w:val="00E456E3"/>
    <w:rsid w:val="00E45A69"/>
    <w:rsid w:val="00E465A0"/>
    <w:rsid w:val="00E47092"/>
    <w:rsid w:val="00E475CA"/>
    <w:rsid w:val="00E47935"/>
    <w:rsid w:val="00E4ABC1"/>
    <w:rsid w:val="00E50F25"/>
    <w:rsid w:val="00E51009"/>
    <w:rsid w:val="00E5122D"/>
    <w:rsid w:val="00E51432"/>
    <w:rsid w:val="00E51A33"/>
    <w:rsid w:val="00E51D17"/>
    <w:rsid w:val="00E51FEC"/>
    <w:rsid w:val="00E52C59"/>
    <w:rsid w:val="00E532F2"/>
    <w:rsid w:val="00E53A06"/>
    <w:rsid w:val="00E53BA5"/>
    <w:rsid w:val="00E543F1"/>
    <w:rsid w:val="00E54AB2"/>
    <w:rsid w:val="00E54D40"/>
    <w:rsid w:val="00E55555"/>
    <w:rsid w:val="00E55C5C"/>
    <w:rsid w:val="00E55DCD"/>
    <w:rsid w:val="00E56A00"/>
    <w:rsid w:val="00E56C29"/>
    <w:rsid w:val="00E56E22"/>
    <w:rsid w:val="00E57587"/>
    <w:rsid w:val="00E600D1"/>
    <w:rsid w:val="00E6024B"/>
    <w:rsid w:val="00E6032B"/>
    <w:rsid w:val="00E6071C"/>
    <w:rsid w:val="00E60EFA"/>
    <w:rsid w:val="00E60FF0"/>
    <w:rsid w:val="00E61423"/>
    <w:rsid w:val="00E618BF"/>
    <w:rsid w:val="00E62147"/>
    <w:rsid w:val="00E62178"/>
    <w:rsid w:val="00E62ABD"/>
    <w:rsid w:val="00E62BD5"/>
    <w:rsid w:val="00E635EE"/>
    <w:rsid w:val="00E638FD"/>
    <w:rsid w:val="00E63ADA"/>
    <w:rsid w:val="00E64212"/>
    <w:rsid w:val="00E64239"/>
    <w:rsid w:val="00E64720"/>
    <w:rsid w:val="00E6524F"/>
    <w:rsid w:val="00E65573"/>
    <w:rsid w:val="00E65759"/>
    <w:rsid w:val="00E65DD2"/>
    <w:rsid w:val="00E65F42"/>
    <w:rsid w:val="00E66A33"/>
    <w:rsid w:val="00E66CB7"/>
    <w:rsid w:val="00E671BC"/>
    <w:rsid w:val="00E67888"/>
    <w:rsid w:val="00E67A79"/>
    <w:rsid w:val="00E67AEA"/>
    <w:rsid w:val="00E70A82"/>
    <w:rsid w:val="00E70E41"/>
    <w:rsid w:val="00E70F43"/>
    <w:rsid w:val="00E70FC5"/>
    <w:rsid w:val="00E7111E"/>
    <w:rsid w:val="00E71F08"/>
    <w:rsid w:val="00E72E6F"/>
    <w:rsid w:val="00E73297"/>
    <w:rsid w:val="00E732C0"/>
    <w:rsid w:val="00E737B4"/>
    <w:rsid w:val="00E73988"/>
    <w:rsid w:val="00E73A9F"/>
    <w:rsid w:val="00E73AFF"/>
    <w:rsid w:val="00E73CD0"/>
    <w:rsid w:val="00E73ECB"/>
    <w:rsid w:val="00E747BD"/>
    <w:rsid w:val="00E749DD"/>
    <w:rsid w:val="00E74D2E"/>
    <w:rsid w:val="00E75546"/>
    <w:rsid w:val="00E75DC1"/>
    <w:rsid w:val="00E75E00"/>
    <w:rsid w:val="00E75EF8"/>
    <w:rsid w:val="00E76183"/>
    <w:rsid w:val="00E764A3"/>
    <w:rsid w:val="00E76627"/>
    <w:rsid w:val="00E77071"/>
    <w:rsid w:val="00E7792F"/>
    <w:rsid w:val="00E77E4C"/>
    <w:rsid w:val="00E7AC63"/>
    <w:rsid w:val="00E80164"/>
    <w:rsid w:val="00E803B6"/>
    <w:rsid w:val="00E81408"/>
    <w:rsid w:val="00E8142C"/>
    <w:rsid w:val="00E815FE"/>
    <w:rsid w:val="00E81A2C"/>
    <w:rsid w:val="00E8215A"/>
    <w:rsid w:val="00E82902"/>
    <w:rsid w:val="00E83200"/>
    <w:rsid w:val="00E834A3"/>
    <w:rsid w:val="00E83568"/>
    <w:rsid w:val="00E84775"/>
    <w:rsid w:val="00E85143"/>
    <w:rsid w:val="00E85891"/>
    <w:rsid w:val="00E860C3"/>
    <w:rsid w:val="00E86578"/>
    <w:rsid w:val="00E86AB4"/>
    <w:rsid w:val="00E873C0"/>
    <w:rsid w:val="00E87D68"/>
    <w:rsid w:val="00E90914"/>
    <w:rsid w:val="00E90CB1"/>
    <w:rsid w:val="00E90FC3"/>
    <w:rsid w:val="00E913CE"/>
    <w:rsid w:val="00E91A38"/>
    <w:rsid w:val="00E92A17"/>
    <w:rsid w:val="00E92BDA"/>
    <w:rsid w:val="00E92D2F"/>
    <w:rsid w:val="00E93389"/>
    <w:rsid w:val="00E93F37"/>
    <w:rsid w:val="00E94AC5"/>
    <w:rsid w:val="00E94F9C"/>
    <w:rsid w:val="00E95FEF"/>
    <w:rsid w:val="00E9608E"/>
    <w:rsid w:val="00E96324"/>
    <w:rsid w:val="00E966C1"/>
    <w:rsid w:val="00E97BCF"/>
    <w:rsid w:val="00E97CA1"/>
    <w:rsid w:val="00E97F00"/>
    <w:rsid w:val="00EA0144"/>
    <w:rsid w:val="00EA1524"/>
    <w:rsid w:val="00EA16C3"/>
    <w:rsid w:val="00EA2674"/>
    <w:rsid w:val="00EA292B"/>
    <w:rsid w:val="00EA2C01"/>
    <w:rsid w:val="00EA2FA7"/>
    <w:rsid w:val="00EA324C"/>
    <w:rsid w:val="00EA398A"/>
    <w:rsid w:val="00EA3E20"/>
    <w:rsid w:val="00EA4867"/>
    <w:rsid w:val="00EA5202"/>
    <w:rsid w:val="00EA548C"/>
    <w:rsid w:val="00EA5708"/>
    <w:rsid w:val="00EA64EE"/>
    <w:rsid w:val="00EA651E"/>
    <w:rsid w:val="00EA65E9"/>
    <w:rsid w:val="00EA6749"/>
    <w:rsid w:val="00EA70C7"/>
    <w:rsid w:val="00EA714C"/>
    <w:rsid w:val="00EA7A84"/>
    <w:rsid w:val="00EA7C1F"/>
    <w:rsid w:val="00EA7D50"/>
    <w:rsid w:val="00EA7E6B"/>
    <w:rsid w:val="00EB01E3"/>
    <w:rsid w:val="00EB0503"/>
    <w:rsid w:val="00EB0CFA"/>
    <w:rsid w:val="00EB1C3F"/>
    <w:rsid w:val="00EB218A"/>
    <w:rsid w:val="00EB2647"/>
    <w:rsid w:val="00EB29B9"/>
    <w:rsid w:val="00EB35EC"/>
    <w:rsid w:val="00EB35EF"/>
    <w:rsid w:val="00EB38B1"/>
    <w:rsid w:val="00EB3A9E"/>
    <w:rsid w:val="00EB3F89"/>
    <w:rsid w:val="00EB45C1"/>
    <w:rsid w:val="00EB48DB"/>
    <w:rsid w:val="00EB4EC6"/>
    <w:rsid w:val="00EB56A9"/>
    <w:rsid w:val="00EB5997"/>
    <w:rsid w:val="00EB5E32"/>
    <w:rsid w:val="00EB608F"/>
    <w:rsid w:val="00EB60AC"/>
    <w:rsid w:val="00EB62E2"/>
    <w:rsid w:val="00EB6DA6"/>
    <w:rsid w:val="00EB6DCF"/>
    <w:rsid w:val="00EB728D"/>
    <w:rsid w:val="00EB72AF"/>
    <w:rsid w:val="00EB747A"/>
    <w:rsid w:val="00EB78AA"/>
    <w:rsid w:val="00EC1946"/>
    <w:rsid w:val="00EC1991"/>
    <w:rsid w:val="00EC25DA"/>
    <w:rsid w:val="00EC2963"/>
    <w:rsid w:val="00EC29C4"/>
    <w:rsid w:val="00EC29C6"/>
    <w:rsid w:val="00EC2A16"/>
    <w:rsid w:val="00EC2DD3"/>
    <w:rsid w:val="00EC2E46"/>
    <w:rsid w:val="00EC3142"/>
    <w:rsid w:val="00EC321F"/>
    <w:rsid w:val="00EC33D8"/>
    <w:rsid w:val="00EC379F"/>
    <w:rsid w:val="00EC44F4"/>
    <w:rsid w:val="00EC6307"/>
    <w:rsid w:val="00EC6D42"/>
    <w:rsid w:val="00EC6E54"/>
    <w:rsid w:val="00EC6EA6"/>
    <w:rsid w:val="00EC728E"/>
    <w:rsid w:val="00EC787C"/>
    <w:rsid w:val="00EC7C9E"/>
    <w:rsid w:val="00ECF374"/>
    <w:rsid w:val="00ED005C"/>
    <w:rsid w:val="00ED0251"/>
    <w:rsid w:val="00ED0E69"/>
    <w:rsid w:val="00ED135F"/>
    <w:rsid w:val="00ED1624"/>
    <w:rsid w:val="00ED1654"/>
    <w:rsid w:val="00ED1992"/>
    <w:rsid w:val="00ED1E54"/>
    <w:rsid w:val="00ED1F05"/>
    <w:rsid w:val="00ED2244"/>
    <w:rsid w:val="00ED2429"/>
    <w:rsid w:val="00ED24EC"/>
    <w:rsid w:val="00ED2F16"/>
    <w:rsid w:val="00ED34B7"/>
    <w:rsid w:val="00ED3679"/>
    <w:rsid w:val="00ED3977"/>
    <w:rsid w:val="00ED3A68"/>
    <w:rsid w:val="00ED3B54"/>
    <w:rsid w:val="00ED4537"/>
    <w:rsid w:val="00ED45C8"/>
    <w:rsid w:val="00ED49D1"/>
    <w:rsid w:val="00ED4FE4"/>
    <w:rsid w:val="00ED5621"/>
    <w:rsid w:val="00ED5799"/>
    <w:rsid w:val="00ED5825"/>
    <w:rsid w:val="00ED5997"/>
    <w:rsid w:val="00ED5A63"/>
    <w:rsid w:val="00ED6DD6"/>
    <w:rsid w:val="00ED7481"/>
    <w:rsid w:val="00ED7EEF"/>
    <w:rsid w:val="00ED7FCB"/>
    <w:rsid w:val="00EE066D"/>
    <w:rsid w:val="00EE0759"/>
    <w:rsid w:val="00EE0770"/>
    <w:rsid w:val="00EE0850"/>
    <w:rsid w:val="00EE184C"/>
    <w:rsid w:val="00EE2539"/>
    <w:rsid w:val="00EE26AC"/>
    <w:rsid w:val="00EE2A8A"/>
    <w:rsid w:val="00EE2D50"/>
    <w:rsid w:val="00EE33E3"/>
    <w:rsid w:val="00EE4278"/>
    <w:rsid w:val="00EE43E2"/>
    <w:rsid w:val="00EE5108"/>
    <w:rsid w:val="00EE52EE"/>
    <w:rsid w:val="00EE5DF1"/>
    <w:rsid w:val="00EE62CF"/>
    <w:rsid w:val="00EE6825"/>
    <w:rsid w:val="00EE69B1"/>
    <w:rsid w:val="00EE71E5"/>
    <w:rsid w:val="00EE7791"/>
    <w:rsid w:val="00EE7926"/>
    <w:rsid w:val="00EE7B8E"/>
    <w:rsid w:val="00EF01D9"/>
    <w:rsid w:val="00EF0258"/>
    <w:rsid w:val="00EF05A3"/>
    <w:rsid w:val="00EF06EA"/>
    <w:rsid w:val="00EF0A2E"/>
    <w:rsid w:val="00EF0C2D"/>
    <w:rsid w:val="00EF0D48"/>
    <w:rsid w:val="00EF10E1"/>
    <w:rsid w:val="00EF12CF"/>
    <w:rsid w:val="00EF145A"/>
    <w:rsid w:val="00EF154D"/>
    <w:rsid w:val="00EF16E3"/>
    <w:rsid w:val="00EF2144"/>
    <w:rsid w:val="00EF23DB"/>
    <w:rsid w:val="00EF2A8A"/>
    <w:rsid w:val="00EF2C62"/>
    <w:rsid w:val="00EF2CF8"/>
    <w:rsid w:val="00EF303B"/>
    <w:rsid w:val="00EF304F"/>
    <w:rsid w:val="00EF313F"/>
    <w:rsid w:val="00EF3273"/>
    <w:rsid w:val="00EF3489"/>
    <w:rsid w:val="00EF37C8"/>
    <w:rsid w:val="00EF3956"/>
    <w:rsid w:val="00EF39D7"/>
    <w:rsid w:val="00EF3AC2"/>
    <w:rsid w:val="00EF3BA4"/>
    <w:rsid w:val="00EF3EA6"/>
    <w:rsid w:val="00EF4499"/>
    <w:rsid w:val="00EF4591"/>
    <w:rsid w:val="00EF46F3"/>
    <w:rsid w:val="00EF49F3"/>
    <w:rsid w:val="00EF50A0"/>
    <w:rsid w:val="00EF517C"/>
    <w:rsid w:val="00EF5A1D"/>
    <w:rsid w:val="00EF5C5C"/>
    <w:rsid w:val="00EF5DE8"/>
    <w:rsid w:val="00EF6162"/>
    <w:rsid w:val="00EF63E8"/>
    <w:rsid w:val="00EF6B9B"/>
    <w:rsid w:val="00EF6D4A"/>
    <w:rsid w:val="00EF6FDA"/>
    <w:rsid w:val="00EF712F"/>
    <w:rsid w:val="00EF7346"/>
    <w:rsid w:val="00EF760C"/>
    <w:rsid w:val="00EF7763"/>
    <w:rsid w:val="00EF7A9D"/>
    <w:rsid w:val="00EF7E0E"/>
    <w:rsid w:val="00EF7E5A"/>
    <w:rsid w:val="00EF7EE6"/>
    <w:rsid w:val="00F00595"/>
    <w:rsid w:val="00F0071C"/>
    <w:rsid w:val="00F00A9F"/>
    <w:rsid w:val="00F00EB0"/>
    <w:rsid w:val="00F01200"/>
    <w:rsid w:val="00F0142C"/>
    <w:rsid w:val="00F022F1"/>
    <w:rsid w:val="00F02A31"/>
    <w:rsid w:val="00F02A9B"/>
    <w:rsid w:val="00F02BE3"/>
    <w:rsid w:val="00F02F03"/>
    <w:rsid w:val="00F0386B"/>
    <w:rsid w:val="00F03B23"/>
    <w:rsid w:val="00F03CEF"/>
    <w:rsid w:val="00F0430D"/>
    <w:rsid w:val="00F04930"/>
    <w:rsid w:val="00F04F00"/>
    <w:rsid w:val="00F04F24"/>
    <w:rsid w:val="00F04FC6"/>
    <w:rsid w:val="00F05043"/>
    <w:rsid w:val="00F05135"/>
    <w:rsid w:val="00F053D9"/>
    <w:rsid w:val="00F0604F"/>
    <w:rsid w:val="00F06144"/>
    <w:rsid w:val="00F06231"/>
    <w:rsid w:val="00F06924"/>
    <w:rsid w:val="00F06A7B"/>
    <w:rsid w:val="00F07036"/>
    <w:rsid w:val="00F072BF"/>
    <w:rsid w:val="00F0B6B1"/>
    <w:rsid w:val="00F10052"/>
    <w:rsid w:val="00F10685"/>
    <w:rsid w:val="00F1069E"/>
    <w:rsid w:val="00F10E93"/>
    <w:rsid w:val="00F11A79"/>
    <w:rsid w:val="00F11EDB"/>
    <w:rsid w:val="00F12BD3"/>
    <w:rsid w:val="00F13377"/>
    <w:rsid w:val="00F1354C"/>
    <w:rsid w:val="00F139C7"/>
    <w:rsid w:val="00F14613"/>
    <w:rsid w:val="00F146C9"/>
    <w:rsid w:val="00F15350"/>
    <w:rsid w:val="00F155E5"/>
    <w:rsid w:val="00F161E0"/>
    <w:rsid w:val="00F162BB"/>
    <w:rsid w:val="00F16BC3"/>
    <w:rsid w:val="00F171E8"/>
    <w:rsid w:val="00F17205"/>
    <w:rsid w:val="00F175A0"/>
    <w:rsid w:val="00F201AD"/>
    <w:rsid w:val="00F201BC"/>
    <w:rsid w:val="00F2027E"/>
    <w:rsid w:val="00F20515"/>
    <w:rsid w:val="00F20688"/>
    <w:rsid w:val="00F20882"/>
    <w:rsid w:val="00F20B34"/>
    <w:rsid w:val="00F20B97"/>
    <w:rsid w:val="00F213ED"/>
    <w:rsid w:val="00F21525"/>
    <w:rsid w:val="00F23430"/>
    <w:rsid w:val="00F23750"/>
    <w:rsid w:val="00F23851"/>
    <w:rsid w:val="00F23EDB"/>
    <w:rsid w:val="00F242D8"/>
    <w:rsid w:val="00F24584"/>
    <w:rsid w:val="00F245A7"/>
    <w:rsid w:val="00F24854"/>
    <w:rsid w:val="00F26869"/>
    <w:rsid w:val="00F27110"/>
    <w:rsid w:val="00F278DB"/>
    <w:rsid w:val="00F30931"/>
    <w:rsid w:val="00F30C63"/>
    <w:rsid w:val="00F30E45"/>
    <w:rsid w:val="00F31060"/>
    <w:rsid w:val="00F313A3"/>
    <w:rsid w:val="00F31F3D"/>
    <w:rsid w:val="00F31F91"/>
    <w:rsid w:val="00F32106"/>
    <w:rsid w:val="00F32681"/>
    <w:rsid w:val="00F32892"/>
    <w:rsid w:val="00F32A68"/>
    <w:rsid w:val="00F32A6C"/>
    <w:rsid w:val="00F32BF6"/>
    <w:rsid w:val="00F32EB7"/>
    <w:rsid w:val="00F3317C"/>
    <w:rsid w:val="00F336F7"/>
    <w:rsid w:val="00F338C9"/>
    <w:rsid w:val="00F33A0C"/>
    <w:rsid w:val="00F33BE2"/>
    <w:rsid w:val="00F3473A"/>
    <w:rsid w:val="00F350E9"/>
    <w:rsid w:val="00F35832"/>
    <w:rsid w:val="00F358B1"/>
    <w:rsid w:val="00F359F0"/>
    <w:rsid w:val="00F35FF5"/>
    <w:rsid w:val="00F361BD"/>
    <w:rsid w:val="00F365AB"/>
    <w:rsid w:val="00F3675A"/>
    <w:rsid w:val="00F37042"/>
    <w:rsid w:val="00F37E56"/>
    <w:rsid w:val="00F403A4"/>
    <w:rsid w:val="00F40CFD"/>
    <w:rsid w:val="00F40EC8"/>
    <w:rsid w:val="00F412D9"/>
    <w:rsid w:val="00F4187E"/>
    <w:rsid w:val="00F41C73"/>
    <w:rsid w:val="00F41FBC"/>
    <w:rsid w:val="00F42E74"/>
    <w:rsid w:val="00F430F4"/>
    <w:rsid w:val="00F4338C"/>
    <w:rsid w:val="00F434A6"/>
    <w:rsid w:val="00F43518"/>
    <w:rsid w:val="00F437CF"/>
    <w:rsid w:val="00F43CA5"/>
    <w:rsid w:val="00F44075"/>
    <w:rsid w:val="00F4433B"/>
    <w:rsid w:val="00F448EF"/>
    <w:rsid w:val="00F44B9D"/>
    <w:rsid w:val="00F461FD"/>
    <w:rsid w:val="00F46467"/>
    <w:rsid w:val="00F466FD"/>
    <w:rsid w:val="00F46DA6"/>
    <w:rsid w:val="00F476C4"/>
    <w:rsid w:val="00F4787E"/>
    <w:rsid w:val="00F47A63"/>
    <w:rsid w:val="00F47D6B"/>
    <w:rsid w:val="00F51A43"/>
    <w:rsid w:val="00F51FA6"/>
    <w:rsid w:val="00F521D3"/>
    <w:rsid w:val="00F52294"/>
    <w:rsid w:val="00F52580"/>
    <w:rsid w:val="00F527B6"/>
    <w:rsid w:val="00F53182"/>
    <w:rsid w:val="00F54280"/>
    <w:rsid w:val="00F543DF"/>
    <w:rsid w:val="00F545E1"/>
    <w:rsid w:val="00F547E3"/>
    <w:rsid w:val="00F54A23"/>
    <w:rsid w:val="00F5624B"/>
    <w:rsid w:val="00F5643D"/>
    <w:rsid w:val="00F571BF"/>
    <w:rsid w:val="00F575F4"/>
    <w:rsid w:val="00F57738"/>
    <w:rsid w:val="00F57A9E"/>
    <w:rsid w:val="00F57B4A"/>
    <w:rsid w:val="00F57EC2"/>
    <w:rsid w:val="00F60038"/>
    <w:rsid w:val="00F60855"/>
    <w:rsid w:val="00F60E25"/>
    <w:rsid w:val="00F61174"/>
    <w:rsid w:val="00F612DC"/>
    <w:rsid w:val="00F61316"/>
    <w:rsid w:val="00F61715"/>
    <w:rsid w:val="00F61945"/>
    <w:rsid w:val="00F61E06"/>
    <w:rsid w:val="00F62A41"/>
    <w:rsid w:val="00F62DAC"/>
    <w:rsid w:val="00F62DE9"/>
    <w:rsid w:val="00F631FD"/>
    <w:rsid w:val="00F63710"/>
    <w:rsid w:val="00F640EA"/>
    <w:rsid w:val="00F64199"/>
    <w:rsid w:val="00F6486A"/>
    <w:rsid w:val="00F64AE1"/>
    <w:rsid w:val="00F656B1"/>
    <w:rsid w:val="00F657C1"/>
    <w:rsid w:val="00F657EA"/>
    <w:rsid w:val="00F65C6C"/>
    <w:rsid w:val="00F6659C"/>
    <w:rsid w:val="00F66846"/>
    <w:rsid w:val="00F67169"/>
    <w:rsid w:val="00F677E7"/>
    <w:rsid w:val="00F700D0"/>
    <w:rsid w:val="00F70477"/>
    <w:rsid w:val="00F7080C"/>
    <w:rsid w:val="00F70DC0"/>
    <w:rsid w:val="00F7148A"/>
    <w:rsid w:val="00F71F1D"/>
    <w:rsid w:val="00F726CE"/>
    <w:rsid w:val="00F72A98"/>
    <w:rsid w:val="00F72B8A"/>
    <w:rsid w:val="00F72E49"/>
    <w:rsid w:val="00F736F6"/>
    <w:rsid w:val="00F7372F"/>
    <w:rsid w:val="00F73775"/>
    <w:rsid w:val="00F739AE"/>
    <w:rsid w:val="00F741BE"/>
    <w:rsid w:val="00F74380"/>
    <w:rsid w:val="00F743D0"/>
    <w:rsid w:val="00F7472D"/>
    <w:rsid w:val="00F74802"/>
    <w:rsid w:val="00F74C40"/>
    <w:rsid w:val="00F74D8E"/>
    <w:rsid w:val="00F756B7"/>
    <w:rsid w:val="00F76951"/>
    <w:rsid w:val="00F76AE9"/>
    <w:rsid w:val="00F77377"/>
    <w:rsid w:val="00F7762C"/>
    <w:rsid w:val="00F779A1"/>
    <w:rsid w:val="00F800B6"/>
    <w:rsid w:val="00F80157"/>
    <w:rsid w:val="00F80599"/>
    <w:rsid w:val="00F80AED"/>
    <w:rsid w:val="00F8101E"/>
    <w:rsid w:val="00F81389"/>
    <w:rsid w:val="00F81AFB"/>
    <w:rsid w:val="00F81B36"/>
    <w:rsid w:val="00F82109"/>
    <w:rsid w:val="00F825FB"/>
    <w:rsid w:val="00F82C1C"/>
    <w:rsid w:val="00F8347F"/>
    <w:rsid w:val="00F834B6"/>
    <w:rsid w:val="00F834C1"/>
    <w:rsid w:val="00F840F2"/>
    <w:rsid w:val="00F844A0"/>
    <w:rsid w:val="00F846F5"/>
    <w:rsid w:val="00F84B84"/>
    <w:rsid w:val="00F84CBB"/>
    <w:rsid w:val="00F85328"/>
    <w:rsid w:val="00F854B6"/>
    <w:rsid w:val="00F854D9"/>
    <w:rsid w:val="00F85608"/>
    <w:rsid w:val="00F85EF8"/>
    <w:rsid w:val="00F85FC5"/>
    <w:rsid w:val="00F9021B"/>
    <w:rsid w:val="00F908BD"/>
    <w:rsid w:val="00F90967"/>
    <w:rsid w:val="00F90D6B"/>
    <w:rsid w:val="00F90DCE"/>
    <w:rsid w:val="00F91041"/>
    <w:rsid w:val="00F915B3"/>
    <w:rsid w:val="00F917CF"/>
    <w:rsid w:val="00F91D45"/>
    <w:rsid w:val="00F922DA"/>
    <w:rsid w:val="00F92577"/>
    <w:rsid w:val="00F92B8F"/>
    <w:rsid w:val="00F92F8F"/>
    <w:rsid w:val="00F93009"/>
    <w:rsid w:val="00F931D0"/>
    <w:rsid w:val="00F93D1E"/>
    <w:rsid w:val="00F94CF9"/>
    <w:rsid w:val="00F958AD"/>
    <w:rsid w:val="00F95C58"/>
    <w:rsid w:val="00F966C5"/>
    <w:rsid w:val="00F97451"/>
    <w:rsid w:val="00F97840"/>
    <w:rsid w:val="00F97B54"/>
    <w:rsid w:val="00F97C04"/>
    <w:rsid w:val="00FA03CE"/>
    <w:rsid w:val="00FA1025"/>
    <w:rsid w:val="00FA1627"/>
    <w:rsid w:val="00FA1812"/>
    <w:rsid w:val="00FA1C40"/>
    <w:rsid w:val="00FA1D55"/>
    <w:rsid w:val="00FA1D81"/>
    <w:rsid w:val="00FA1F23"/>
    <w:rsid w:val="00FA2265"/>
    <w:rsid w:val="00FA239C"/>
    <w:rsid w:val="00FA3243"/>
    <w:rsid w:val="00FA3B9E"/>
    <w:rsid w:val="00FA3D13"/>
    <w:rsid w:val="00FA3DC4"/>
    <w:rsid w:val="00FA3E1A"/>
    <w:rsid w:val="00FA51B6"/>
    <w:rsid w:val="00FA5503"/>
    <w:rsid w:val="00FA580F"/>
    <w:rsid w:val="00FA5F69"/>
    <w:rsid w:val="00FA6ACB"/>
    <w:rsid w:val="00FA6B12"/>
    <w:rsid w:val="00FA6CED"/>
    <w:rsid w:val="00FA6E50"/>
    <w:rsid w:val="00FA7374"/>
    <w:rsid w:val="00FA7870"/>
    <w:rsid w:val="00FA7958"/>
    <w:rsid w:val="00FA7EDC"/>
    <w:rsid w:val="00FA7F54"/>
    <w:rsid w:val="00FA7F8D"/>
    <w:rsid w:val="00FB0504"/>
    <w:rsid w:val="00FB0545"/>
    <w:rsid w:val="00FB0AB2"/>
    <w:rsid w:val="00FB0BA4"/>
    <w:rsid w:val="00FB1932"/>
    <w:rsid w:val="00FB1AD1"/>
    <w:rsid w:val="00FB1B6D"/>
    <w:rsid w:val="00FB1CC8"/>
    <w:rsid w:val="00FB1D6A"/>
    <w:rsid w:val="00FB20E8"/>
    <w:rsid w:val="00FB20F1"/>
    <w:rsid w:val="00FB2201"/>
    <w:rsid w:val="00FB237F"/>
    <w:rsid w:val="00FB26E8"/>
    <w:rsid w:val="00FB30C6"/>
    <w:rsid w:val="00FB36EF"/>
    <w:rsid w:val="00FB4487"/>
    <w:rsid w:val="00FB4882"/>
    <w:rsid w:val="00FB48E4"/>
    <w:rsid w:val="00FB4D35"/>
    <w:rsid w:val="00FB5634"/>
    <w:rsid w:val="00FB5721"/>
    <w:rsid w:val="00FB6D31"/>
    <w:rsid w:val="00FB6FD0"/>
    <w:rsid w:val="00FB758B"/>
    <w:rsid w:val="00FB7876"/>
    <w:rsid w:val="00FB7998"/>
    <w:rsid w:val="00FB7B76"/>
    <w:rsid w:val="00FC01DB"/>
    <w:rsid w:val="00FC0200"/>
    <w:rsid w:val="00FC0477"/>
    <w:rsid w:val="00FC057C"/>
    <w:rsid w:val="00FC05FA"/>
    <w:rsid w:val="00FC0D63"/>
    <w:rsid w:val="00FC0FC5"/>
    <w:rsid w:val="00FC2023"/>
    <w:rsid w:val="00FC2813"/>
    <w:rsid w:val="00FC2F85"/>
    <w:rsid w:val="00FC3415"/>
    <w:rsid w:val="00FC342D"/>
    <w:rsid w:val="00FC34B8"/>
    <w:rsid w:val="00FC36AE"/>
    <w:rsid w:val="00FC3FA7"/>
    <w:rsid w:val="00FC4A85"/>
    <w:rsid w:val="00FC50C3"/>
    <w:rsid w:val="00FC5C6D"/>
    <w:rsid w:val="00FC5CCC"/>
    <w:rsid w:val="00FC6067"/>
    <w:rsid w:val="00FC622A"/>
    <w:rsid w:val="00FC6789"/>
    <w:rsid w:val="00FC6879"/>
    <w:rsid w:val="00FC6972"/>
    <w:rsid w:val="00FC6981"/>
    <w:rsid w:val="00FC71FD"/>
    <w:rsid w:val="00FC72C7"/>
    <w:rsid w:val="00FC7732"/>
    <w:rsid w:val="00FC779B"/>
    <w:rsid w:val="00FD0CF9"/>
    <w:rsid w:val="00FD0D60"/>
    <w:rsid w:val="00FD0E43"/>
    <w:rsid w:val="00FD0F96"/>
    <w:rsid w:val="00FD1511"/>
    <w:rsid w:val="00FD162A"/>
    <w:rsid w:val="00FD1641"/>
    <w:rsid w:val="00FD1E99"/>
    <w:rsid w:val="00FD2F08"/>
    <w:rsid w:val="00FD3438"/>
    <w:rsid w:val="00FD3C5E"/>
    <w:rsid w:val="00FD3F23"/>
    <w:rsid w:val="00FD42D3"/>
    <w:rsid w:val="00FD4762"/>
    <w:rsid w:val="00FD4B89"/>
    <w:rsid w:val="00FD4DC6"/>
    <w:rsid w:val="00FD53FF"/>
    <w:rsid w:val="00FD5401"/>
    <w:rsid w:val="00FD5632"/>
    <w:rsid w:val="00FD56FD"/>
    <w:rsid w:val="00FD57F5"/>
    <w:rsid w:val="00FD5F43"/>
    <w:rsid w:val="00FD6249"/>
    <w:rsid w:val="00FD643F"/>
    <w:rsid w:val="00FD64CC"/>
    <w:rsid w:val="00FD709B"/>
    <w:rsid w:val="00FD732C"/>
    <w:rsid w:val="00FD74A9"/>
    <w:rsid w:val="00FD7516"/>
    <w:rsid w:val="00FD7A58"/>
    <w:rsid w:val="00FD7C75"/>
    <w:rsid w:val="00FE0B69"/>
    <w:rsid w:val="00FE0E8A"/>
    <w:rsid w:val="00FE0FC8"/>
    <w:rsid w:val="00FE10F6"/>
    <w:rsid w:val="00FE11D1"/>
    <w:rsid w:val="00FE1412"/>
    <w:rsid w:val="00FE149B"/>
    <w:rsid w:val="00FE1749"/>
    <w:rsid w:val="00FE1917"/>
    <w:rsid w:val="00FE2152"/>
    <w:rsid w:val="00FE2EAC"/>
    <w:rsid w:val="00FE2EC4"/>
    <w:rsid w:val="00FE3853"/>
    <w:rsid w:val="00FE390A"/>
    <w:rsid w:val="00FE3C0B"/>
    <w:rsid w:val="00FE4823"/>
    <w:rsid w:val="00FE5001"/>
    <w:rsid w:val="00FE51CB"/>
    <w:rsid w:val="00FE6B04"/>
    <w:rsid w:val="00FE6BF5"/>
    <w:rsid w:val="00FE6F7F"/>
    <w:rsid w:val="00FE70D2"/>
    <w:rsid w:val="00FE7240"/>
    <w:rsid w:val="00FE74D7"/>
    <w:rsid w:val="00FE74D8"/>
    <w:rsid w:val="00FE7514"/>
    <w:rsid w:val="00FF0035"/>
    <w:rsid w:val="00FF0502"/>
    <w:rsid w:val="00FF1544"/>
    <w:rsid w:val="00FF17CE"/>
    <w:rsid w:val="00FF28F7"/>
    <w:rsid w:val="00FF30EE"/>
    <w:rsid w:val="00FF329C"/>
    <w:rsid w:val="00FF3406"/>
    <w:rsid w:val="00FF35EE"/>
    <w:rsid w:val="00FF3C85"/>
    <w:rsid w:val="00FF3EFF"/>
    <w:rsid w:val="00FF4091"/>
    <w:rsid w:val="00FF46B1"/>
    <w:rsid w:val="00FF48B5"/>
    <w:rsid w:val="00FF4A4E"/>
    <w:rsid w:val="00FF5627"/>
    <w:rsid w:val="00FF601A"/>
    <w:rsid w:val="00FF6198"/>
    <w:rsid w:val="00FF6382"/>
    <w:rsid w:val="00FF6657"/>
    <w:rsid w:val="00FF6835"/>
    <w:rsid w:val="00FF7457"/>
    <w:rsid w:val="00FF7626"/>
    <w:rsid w:val="00FF7C44"/>
    <w:rsid w:val="0106D903"/>
    <w:rsid w:val="0107DBA6"/>
    <w:rsid w:val="0108BC99"/>
    <w:rsid w:val="010C0BCC"/>
    <w:rsid w:val="010F517F"/>
    <w:rsid w:val="01183144"/>
    <w:rsid w:val="01183E34"/>
    <w:rsid w:val="011DB1C5"/>
    <w:rsid w:val="011F9753"/>
    <w:rsid w:val="012B8524"/>
    <w:rsid w:val="0137827C"/>
    <w:rsid w:val="01469D77"/>
    <w:rsid w:val="014FC291"/>
    <w:rsid w:val="015581B0"/>
    <w:rsid w:val="01765866"/>
    <w:rsid w:val="017ECB41"/>
    <w:rsid w:val="01865C07"/>
    <w:rsid w:val="01945952"/>
    <w:rsid w:val="0195085B"/>
    <w:rsid w:val="0198AE86"/>
    <w:rsid w:val="01BA7DDC"/>
    <w:rsid w:val="01BAEA0D"/>
    <w:rsid w:val="01C8DF95"/>
    <w:rsid w:val="01CA25A6"/>
    <w:rsid w:val="01D0DBC7"/>
    <w:rsid w:val="01D91798"/>
    <w:rsid w:val="01E6486D"/>
    <w:rsid w:val="01E722C4"/>
    <w:rsid w:val="01EF4673"/>
    <w:rsid w:val="01F129ED"/>
    <w:rsid w:val="01F81722"/>
    <w:rsid w:val="020A4E66"/>
    <w:rsid w:val="0210A89F"/>
    <w:rsid w:val="02179237"/>
    <w:rsid w:val="02238EBA"/>
    <w:rsid w:val="022E8F50"/>
    <w:rsid w:val="02565830"/>
    <w:rsid w:val="026B1ECE"/>
    <w:rsid w:val="026B9F1F"/>
    <w:rsid w:val="02749F95"/>
    <w:rsid w:val="0277AC76"/>
    <w:rsid w:val="02786266"/>
    <w:rsid w:val="027D692B"/>
    <w:rsid w:val="027FD3A7"/>
    <w:rsid w:val="02832CDF"/>
    <w:rsid w:val="028AE65F"/>
    <w:rsid w:val="028FB6C9"/>
    <w:rsid w:val="0295274E"/>
    <w:rsid w:val="029FAEFB"/>
    <w:rsid w:val="02A3FC51"/>
    <w:rsid w:val="02AE8B0C"/>
    <w:rsid w:val="02B3BF5F"/>
    <w:rsid w:val="02C513E0"/>
    <w:rsid w:val="02C6F408"/>
    <w:rsid w:val="02CFF794"/>
    <w:rsid w:val="02D003F5"/>
    <w:rsid w:val="02D3BF62"/>
    <w:rsid w:val="02D8FA4E"/>
    <w:rsid w:val="02DE074A"/>
    <w:rsid w:val="02E5F3BC"/>
    <w:rsid w:val="02EACEB4"/>
    <w:rsid w:val="02F215AB"/>
    <w:rsid w:val="02F23248"/>
    <w:rsid w:val="02FB2A95"/>
    <w:rsid w:val="030099DB"/>
    <w:rsid w:val="030576E3"/>
    <w:rsid w:val="031076DE"/>
    <w:rsid w:val="03108C7B"/>
    <w:rsid w:val="0310F4AC"/>
    <w:rsid w:val="0318C2B8"/>
    <w:rsid w:val="0324FC36"/>
    <w:rsid w:val="033202B9"/>
    <w:rsid w:val="03320E01"/>
    <w:rsid w:val="0338D82A"/>
    <w:rsid w:val="0339B2F2"/>
    <w:rsid w:val="033AC967"/>
    <w:rsid w:val="034C0D8F"/>
    <w:rsid w:val="034C6C41"/>
    <w:rsid w:val="034DB3E1"/>
    <w:rsid w:val="034E05CA"/>
    <w:rsid w:val="034F752E"/>
    <w:rsid w:val="034FF695"/>
    <w:rsid w:val="03530537"/>
    <w:rsid w:val="035CE59B"/>
    <w:rsid w:val="035D08FF"/>
    <w:rsid w:val="036980DC"/>
    <w:rsid w:val="036A7A63"/>
    <w:rsid w:val="0374E134"/>
    <w:rsid w:val="037B7DB3"/>
    <w:rsid w:val="03835FED"/>
    <w:rsid w:val="038362E3"/>
    <w:rsid w:val="038F4939"/>
    <w:rsid w:val="0399344A"/>
    <w:rsid w:val="039D46B2"/>
    <w:rsid w:val="03A0D26F"/>
    <w:rsid w:val="03A99D67"/>
    <w:rsid w:val="03AC2CAF"/>
    <w:rsid w:val="03ADF3E8"/>
    <w:rsid w:val="03AEA2AB"/>
    <w:rsid w:val="03C40131"/>
    <w:rsid w:val="03C443B8"/>
    <w:rsid w:val="03D8E839"/>
    <w:rsid w:val="03DABC25"/>
    <w:rsid w:val="03E731CB"/>
    <w:rsid w:val="03FC12D5"/>
    <w:rsid w:val="040103D5"/>
    <w:rsid w:val="04100127"/>
    <w:rsid w:val="04125A3F"/>
    <w:rsid w:val="042C052C"/>
    <w:rsid w:val="043443DE"/>
    <w:rsid w:val="043A9CED"/>
    <w:rsid w:val="0440E330"/>
    <w:rsid w:val="04429600"/>
    <w:rsid w:val="0443520B"/>
    <w:rsid w:val="0445FF58"/>
    <w:rsid w:val="045345CA"/>
    <w:rsid w:val="04578BBA"/>
    <w:rsid w:val="045A56AF"/>
    <w:rsid w:val="047EE61D"/>
    <w:rsid w:val="048020CF"/>
    <w:rsid w:val="04815231"/>
    <w:rsid w:val="04841DF1"/>
    <w:rsid w:val="0494FAE8"/>
    <w:rsid w:val="04980ABE"/>
    <w:rsid w:val="049A841E"/>
    <w:rsid w:val="049D936C"/>
    <w:rsid w:val="04A25236"/>
    <w:rsid w:val="04C51007"/>
    <w:rsid w:val="04CADAE2"/>
    <w:rsid w:val="04DE9E0C"/>
    <w:rsid w:val="04E71653"/>
    <w:rsid w:val="04FB9C5B"/>
    <w:rsid w:val="05125162"/>
    <w:rsid w:val="051632D6"/>
    <w:rsid w:val="052298E2"/>
    <w:rsid w:val="0525B523"/>
    <w:rsid w:val="052B2EDD"/>
    <w:rsid w:val="052E7D01"/>
    <w:rsid w:val="052E7DE5"/>
    <w:rsid w:val="053DB0D2"/>
    <w:rsid w:val="053E74AA"/>
    <w:rsid w:val="05587108"/>
    <w:rsid w:val="0561139E"/>
    <w:rsid w:val="056B82ED"/>
    <w:rsid w:val="058249F8"/>
    <w:rsid w:val="0584CE57"/>
    <w:rsid w:val="058BD3D3"/>
    <w:rsid w:val="05995636"/>
    <w:rsid w:val="05A1B4CB"/>
    <w:rsid w:val="05AE91CA"/>
    <w:rsid w:val="05B26DCB"/>
    <w:rsid w:val="05B6D082"/>
    <w:rsid w:val="05B86C74"/>
    <w:rsid w:val="05C132C1"/>
    <w:rsid w:val="05C1B788"/>
    <w:rsid w:val="05C4BC72"/>
    <w:rsid w:val="05D55A44"/>
    <w:rsid w:val="05DF417C"/>
    <w:rsid w:val="05E96081"/>
    <w:rsid w:val="05ED4729"/>
    <w:rsid w:val="05EE0968"/>
    <w:rsid w:val="05F3490E"/>
    <w:rsid w:val="05F47F66"/>
    <w:rsid w:val="05FC6515"/>
    <w:rsid w:val="060DB0E6"/>
    <w:rsid w:val="06191014"/>
    <w:rsid w:val="061EBFD9"/>
    <w:rsid w:val="0632F6ED"/>
    <w:rsid w:val="063A1829"/>
    <w:rsid w:val="063BBE73"/>
    <w:rsid w:val="0644CC01"/>
    <w:rsid w:val="064CD9EC"/>
    <w:rsid w:val="064CDAC0"/>
    <w:rsid w:val="064E6143"/>
    <w:rsid w:val="064FDBEE"/>
    <w:rsid w:val="06526288"/>
    <w:rsid w:val="065B8745"/>
    <w:rsid w:val="0662C2D7"/>
    <w:rsid w:val="066C857E"/>
    <w:rsid w:val="066F5443"/>
    <w:rsid w:val="06771209"/>
    <w:rsid w:val="067C9663"/>
    <w:rsid w:val="067E72F2"/>
    <w:rsid w:val="067EA076"/>
    <w:rsid w:val="0680D6E8"/>
    <w:rsid w:val="06863AE5"/>
    <w:rsid w:val="0687F104"/>
    <w:rsid w:val="069344B2"/>
    <w:rsid w:val="06975EA8"/>
    <w:rsid w:val="069E8DDC"/>
    <w:rsid w:val="06A18372"/>
    <w:rsid w:val="06A84188"/>
    <w:rsid w:val="06A91DA6"/>
    <w:rsid w:val="06B22C9C"/>
    <w:rsid w:val="06B51437"/>
    <w:rsid w:val="06C08569"/>
    <w:rsid w:val="06CCE54C"/>
    <w:rsid w:val="06EE6654"/>
    <w:rsid w:val="06F2586A"/>
    <w:rsid w:val="06F417D7"/>
    <w:rsid w:val="06FCB4EB"/>
    <w:rsid w:val="0705CB56"/>
    <w:rsid w:val="0705FC53"/>
    <w:rsid w:val="07120ECF"/>
    <w:rsid w:val="0717EF19"/>
    <w:rsid w:val="0717F030"/>
    <w:rsid w:val="071B4F2E"/>
    <w:rsid w:val="072EE1D3"/>
    <w:rsid w:val="0730A9E8"/>
    <w:rsid w:val="07337A9A"/>
    <w:rsid w:val="0741A670"/>
    <w:rsid w:val="07467286"/>
    <w:rsid w:val="07526638"/>
    <w:rsid w:val="07533768"/>
    <w:rsid w:val="075916F2"/>
    <w:rsid w:val="075B1B7A"/>
    <w:rsid w:val="075BF4CE"/>
    <w:rsid w:val="07923258"/>
    <w:rsid w:val="0792B0B9"/>
    <w:rsid w:val="079D65CF"/>
    <w:rsid w:val="079E4F7A"/>
    <w:rsid w:val="07B8F94A"/>
    <w:rsid w:val="07B91FC3"/>
    <w:rsid w:val="07BF8272"/>
    <w:rsid w:val="07C0BB5E"/>
    <w:rsid w:val="07C1E35F"/>
    <w:rsid w:val="07C2F014"/>
    <w:rsid w:val="07C5C47D"/>
    <w:rsid w:val="07C891F7"/>
    <w:rsid w:val="07CD4198"/>
    <w:rsid w:val="07CF59E8"/>
    <w:rsid w:val="07DCF112"/>
    <w:rsid w:val="07EF3CE5"/>
    <w:rsid w:val="07F3E6CD"/>
    <w:rsid w:val="07FB6013"/>
    <w:rsid w:val="07FF7B72"/>
    <w:rsid w:val="07FFA9F5"/>
    <w:rsid w:val="08189286"/>
    <w:rsid w:val="08345246"/>
    <w:rsid w:val="08369AE5"/>
    <w:rsid w:val="0836B3E0"/>
    <w:rsid w:val="083D0C11"/>
    <w:rsid w:val="084038BB"/>
    <w:rsid w:val="084C136B"/>
    <w:rsid w:val="085EB0AD"/>
    <w:rsid w:val="085EE79D"/>
    <w:rsid w:val="08600B13"/>
    <w:rsid w:val="08619509"/>
    <w:rsid w:val="0875544D"/>
    <w:rsid w:val="0875560B"/>
    <w:rsid w:val="08761537"/>
    <w:rsid w:val="087AAFD7"/>
    <w:rsid w:val="087DF193"/>
    <w:rsid w:val="087FBEEB"/>
    <w:rsid w:val="087FF617"/>
    <w:rsid w:val="0887A46C"/>
    <w:rsid w:val="088B13E4"/>
    <w:rsid w:val="088B80DD"/>
    <w:rsid w:val="0890D35F"/>
    <w:rsid w:val="089F1152"/>
    <w:rsid w:val="089FFB49"/>
    <w:rsid w:val="08ABCF22"/>
    <w:rsid w:val="08C246F9"/>
    <w:rsid w:val="08C2E11F"/>
    <w:rsid w:val="08C3D5AC"/>
    <w:rsid w:val="08C8997C"/>
    <w:rsid w:val="08C91D21"/>
    <w:rsid w:val="08CA4846"/>
    <w:rsid w:val="08EB11B2"/>
    <w:rsid w:val="08FF27E0"/>
    <w:rsid w:val="090A33CE"/>
    <w:rsid w:val="090E8B42"/>
    <w:rsid w:val="09146041"/>
    <w:rsid w:val="09173CCC"/>
    <w:rsid w:val="091B3756"/>
    <w:rsid w:val="091CE41B"/>
    <w:rsid w:val="09224256"/>
    <w:rsid w:val="09242A97"/>
    <w:rsid w:val="092788E7"/>
    <w:rsid w:val="093F231D"/>
    <w:rsid w:val="0942FB10"/>
    <w:rsid w:val="0943722D"/>
    <w:rsid w:val="094E59AD"/>
    <w:rsid w:val="0950657B"/>
    <w:rsid w:val="09565F85"/>
    <w:rsid w:val="0957964F"/>
    <w:rsid w:val="095EC16C"/>
    <w:rsid w:val="0961415D"/>
    <w:rsid w:val="09682BE0"/>
    <w:rsid w:val="096A350C"/>
    <w:rsid w:val="0972492B"/>
    <w:rsid w:val="097B95F2"/>
    <w:rsid w:val="09851BDD"/>
    <w:rsid w:val="09955E60"/>
    <w:rsid w:val="09955F4D"/>
    <w:rsid w:val="0997F12D"/>
    <w:rsid w:val="09A01166"/>
    <w:rsid w:val="09A38BFB"/>
    <w:rsid w:val="09A6E310"/>
    <w:rsid w:val="09AFE886"/>
    <w:rsid w:val="09B5A1E9"/>
    <w:rsid w:val="09B5E89E"/>
    <w:rsid w:val="09BC95E3"/>
    <w:rsid w:val="09BCF67A"/>
    <w:rsid w:val="09CA7CB1"/>
    <w:rsid w:val="09E42BE0"/>
    <w:rsid w:val="09E71587"/>
    <w:rsid w:val="09E728CB"/>
    <w:rsid w:val="09F22BE1"/>
    <w:rsid w:val="09FE66F0"/>
    <w:rsid w:val="0A04C78C"/>
    <w:rsid w:val="0A063528"/>
    <w:rsid w:val="0A07F5AB"/>
    <w:rsid w:val="0A0BF1B6"/>
    <w:rsid w:val="0A16BA9D"/>
    <w:rsid w:val="0A1E490C"/>
    <w:rsid w:val="0A20BE8D"/>
    <w:rsid w:val="0A211567"/>
    <w:rsid w:val="0A23D7ED"/>
    <w:rsid w:val="0A261F56"/>
    <w:rsid w:val="0A74ED1D"/>
    <w:rsid w:val="0A8759AD"/>
    <w:rsid w:val="0A99CE82"/>
    <w:rsid w:val="0A9E1E9B"/>
    <w:rsid w:val="0A9EF108"/>
    <w:rsid w:val="0AC9F60C"/>
    <w:rsid w:val="0ADE10DE"/>
    <w:rsid w:val="0AE42CB3"/>
    <w:rsid w:val="0AEC5E04"/>
    <w:rsid w:val="0AF72F95"/>
    <w:rsid w:val="0AFDC870"/>
    <w:rsid w:val="0B077F66"/>
    <w:rsid w:val="0B0B3B98"/>
    <w:rsid w:val="0B0D0D1D"/>
    <w:rsid w:val="0B10F178"/>
    <w:rsid w:val="0B12E095"/>
    <w:rsid w:val="0B1D5A25"/>
    <w:rsid w:val="0B21FE56"/>
    <w:rsid w:val="0B2B22D6"/>
    <w:rsid w:val="0B353430"/>
    <w:rsid w:val="0B3D6F1B"/>
    <w:rsid w:val="0B48E5A7"/>
    <w:rsid w:val="0B4DA229"/>
    <w:rsid w:val="0B5A6FA6"/>
    <w:rsid w:val="0B5BC7CF"/>
    <w:rsid w:val="0B80297C"/>
    <w:rsid w:val="0B8B6DD8"/>
    <w:rsid w:val="0B8BE63B"/>
    <w:rsid w:val="0B953E50"/>
    <w:rsid w:val="0B9BC84C"/>
    <w:rsid w:val="0BA22ACC"/>
    <w:rsid w:val="0BA4CD72"/>
    <w:rsid w:val="0BA76F30"/>
    <w:rsid w:val="0BA916ED"/>
    <w:rsid w:val="0BAF4C5A"/>
    <w:rsid w:val="0BB5965A"/>
    <w:rsid w:val="0BBFE2C0"/>
    <w:rsid w:val="0BC40240"/>
    <w:rsid w:val="0BC758C4"/>
    <w:rsid w:val="0BC76375"/>
    <w:rsid w:val="0BC87271"/>
    <w:rsid w:val="0BC95C14"/>
    <w:rsid w:val="0BD1A74F"/>
    <w:rsid w:val="0BD1AF47"/>
    <w:rsid w:val="0BDCA223"/>
    <w:rsid w:val="0BDD5025"/>
    <w:rsid w:val="0BEC76EB"/>
    <w:rsid w:val="0BF8ED00"/>
    <w:rsid w:val="0BFA0DAD"/>
    <w:rsid w:val="0BFC8E89"/>
    <w:rsid w:val="0C04E6A7"/>
    <w:rsid w:val="0C188634"/>
    <w:rsid w:val="0C1FE6E1"/>
    <w:rsid w:val="0C2700A2"/>
    <w:rsid w:val="0C27B98E"/>
    <w:rsid w:val="0C2E5F15"/>
    <w:rsid w:val="0C31D660"/>
    <w:rsid w:val="0C32B4B3"/>
    <w:rsid w:val="0C3924DF"/>
    <w:rsid w:val="0C4ACCF7"/>
    <w:rsid w:val="0C553906"/>
    <w:rsid w:val="0C5B9B4F"/>
    <w:rsid w:val="0C5D168D"/>
    <w:rsid w:val="0C6730D6"/>
    <w:rsid w:val="0C7739A7"/>
    <w:rsid w:val="0C78660F"/>
    <w:rsid w:val="0C7F3B83"/>
    <w:rsid w:val="0C97BDCE"/>
    <w:rsid w:val="0C99F901"/>
    <w:rsid w:val="0CA0D1F6"/>
    <w:rsid w:val="0CA3DACA"/>
    <w:rsid w:val="0CA4697A"/>
    <w:rsid w:val="0CA4EE57"/>
    <w:rsid w:val="0CB02A82"/>
    <w:rsid w:val="0CBE6117"/>
    <w:rsid w:val="0CBF185F"/>
    <w:rsid w:val="0CC78E7E"/>
    <w:rsid w:val="0CD255E6"/>
    <w:rsid w:val="0CD2B332"/>
    <w:rsid w:val="0CD7CC22"/>
    <w:rsid w:val="0CDA5502"/>
    <w:rsid w:val="0CDF6462"/>
    <w:rsid w:val="0CEC3D15"/>
    <w:rsid w:val="0CEF9200"/>
    <w:rsid w:val="0CF14754"/>
    <w:rsid w:val="0D0E22D3"/>
    <w:rsid w:val="0D1241FE"/>
    <w:rsid w:val="0D13E6D7"/>
    <w:rsid w:val="0D19C383"/>
    <w:rsid w:val="0D212A43"/>
    <w:rsid w:val="0D224BCD"/>
    <w:rsid w:val="0D2BBD4D"/>
    <w:rsid w:val="0D361CE5"/>
    <w:rsid w:val="0D393911"/>
    <w:rsid w:val="0D3CBF2F"/>
    <w:rsid w:val="0D449C55"/>
    <w:rsid w:val="0D4F687A"/>
    <w:rsid w:val="0D53AB51"/>
    <w:rsid w:val="0D5C9F3F"/>
    <w:rsid w:val="0D5CC3FC"/>
    <w:rsid w:val="0D6256D8"/>
    <w:rsid w:val="0D6341C8"/>
    <w:rsid w:val="0D6587D8"/>
    <w:rsid w:val="0D6DFB53"/>
    <w:rsid w:val="0D774835"/>
    <w:rsid w:val="0D7D5988"/>
    <w:rsid w:val="0D853390"/>
    <w:rsid w:val="0D86A802"/>
    <w:rsid w:val="0D89A3CE"/>
    <w:rsid w:val="0D92BFE3"/>
    <w:rsid w:val="0DA02FD8"/>
    <w:rsid w:val="0DA14C51"/>
    <w:rsid w:val="0DA98FC5"/>
    <w:rsid w:val="0DBF3C6C"/>
    <w:rsid w:val="0DC18973"/>
    <w:rsid w:val="0DC23AC6"/>
    <w:rsid w:val="0DC85D3D"/>
    <w:rsid w:val="0DCC5EC2"/>
    <w:rsid w:val="0DCD04C4"/>
    <w:rsid w:val="0DD5EDA9"/>
    <w:rsid w:val="0DE0ABFB"/>
    <w:rsid w:val="0DE68150"/>
    <w:rsid w:val="0DF5EB22"/>
    <w:rsid w:val="0E0650B1"/>
    <w:rsid w:val="0E0BFB79"/>
    <w:rsid w:val="0E164EA5"/>
    <w:rsid w:val="0E1A067D"/>
    <w:rsid w:val="0E1CD4D5"/>
    <w:rsid w:val="0E1CDEBD"/>
    <w:rsid w:val="0E239080"/>
    <w:rsid w:val="0E2CAB0E"/>
    <w:rsid w:val="0E30BE8C"/>
    <w:rsid w:val="0E3A4C92"/>
    <w:rsid w:val="0E3C444F"/>
    <w:rsid w:val="0E41B98C"/>
    <w:rsid w:val="0E4DED15"/>
    <w:rsid w:val="0E5578A5"/>
    <w:rsid w:val="0E5A3587"/>
    <w:rsid w:val="0E5C0A7F"/>
    <w:rsid w:val="0E600790"/>
    <w:rsid w:val="0E642535"/>
    <w:rsid w:val="0E73A95F"/>
    <w:rsid w:val="0E76ABD9"/>
    <w:rsid w:val="0E803185"/>
    <w:rsid w:val="0E8187B4"/>
    <w:rsid w:val="0E833077"/>
    <w:rsid w:val="0E8BE3DC"/>
    <w:rsid w:val="0E8CE11D"/>
    <w:rsid w:val="0E9AD0DE"/>
    <w:rsid w:val="0E9F5CB3"/>
    <w:rsid w:val="0EA379AC"/>
    <w:rsid w:val="0EA4FFA4"/>
    <w:rsid w:val="0EA56CD4"/>
    <w:rsid w:val="0EADCB21"/>
    <w:rsid w:val="0EB188C3"/>
    <w:rsid w:val="0ECF0BBD"/>
    <w:rsid w:val="0ED245BA"/>
    <w:rsid w:val="0ED64BC0"/>
    <w:rsid w:val="0EE11507"/>
    <w:rsid w:val="0EE41099"/>
    <w:rsid w:val="0EEBA26C"/>
    <w:rsid w:val="0EF53AEE"/>
    <w:rsid w:val="0EF945A3"/>
    <w:rsid w:val="0EFA9F89"/>
    <w:rsid w:val="0EFACEA9"/>
    <w:rsid w:val="0EFF7CB7"/>
    <w:rsid w:val="0F18C3FC"/>
    <w:rsid w:val="0F267503"/>
    <w:rsid w:val="0F27EB6E"/>
    <w:rsid w:val="0F2E8146"/>
    <w:rsid w:val="0F310BCF"/>
    <w:rsid w:val="0F326929"/>
    <w:rsid w:val="0F412482"/>
    <w:rsid w:val="0F42FE6C"/>
    <w:rsid w:val="0F441BDF"/>
    <w:rsid w:val="0F47FF67"/>
    <w:rsid w:val="0F4C8B01"/>
    <w:rsid w:val="0F504D8F"/>
    <w:rsid w:val="0F5373AD"/>
    <w:rsid w:val="0F546B34"/>
    <w:rsid w:val="0F55A093"/>
    <w:rsid w:val="0F5B6EDE"/>
    <w:rsid w:val="0F6638B1"/>
    <w:rsid w:val="0F6779D5"/>
    <w:rsid w:val="0F76396D"/>
    <w:rsid w:val="0F79261B"/>
    <w:rsid w:val="0F85C7D6"/>
    <w:rsid w:val="0F877F44"/>
    <w:rsid w:val="0FA0B0D7"/>
    <w:rsid w:val="0FA49CEA"/>
    <w:rsid w:val="0FAC8AF6"/>
    <w:rsid w:val="0FAC9AC0"/>
    <w:rsid w:val="0FAEE686"/>
    <w:rsid w:val="0FB1DE08"/>
    <w:rsid w:val="0FB51745"/>
    <w:rsid w:val="0FB8E4AA"/>
    <w:rsid w:val="0FB936FD"/>
    <w:rsid w:val="0FBE2D8C"/>
    <w:rsid w:val="0FBE8833"/>
    <w:rsid w:val="0FC56E05"/>
    <w:rsid w:val="0FC6CEC7"/>
    <w:rsid w:val="0FD28C41"/>
    <w:rsid w:val="0FD3AEF2"/>
    <w:rsid w:val="0FD3F1CE"/>
    <w:rsid w:val="0FE09D0E"/>
    <w:rsid w:val="0FE9B34A"/>
    <w:rsid w:val="0FFAA54E"/>
    <w:rsid w:val="0FFBBC9C"/>
    <w:rsid w:val="1001E62F"/>
    <w:rsid w:val="1003103E"/>
    <w:rsid w:val="10106370"/>
    <w:rsid w:val="101952E6"/>
    <w:rsid w:val="101E2C4A"/>
    <w:rsid w:val="101E6C97"/>
    <w:rsid w:val="10348017"/>
    <w:rsid w:val="103497CF"/>
    <w:rsid w:val="103AA821"/>
    <w:rsid w:val="1040703C"/>
    <w:rsid w:val="10428444"/>
    <w:rsid w:val="10554494"/>
    <w:rsid w:val="1065DF2C"/>
    <w:rsid w:val="106D8135"/>
    <w:rsid w:val="107041DC"/>
    <w:rsid w:val="107DD6C2"/>
    <w:rsid w:val="1085C9C0"/>
    <w:rsid w:val="108A7D41"/>
    <w:rsid w:val="108EE295"/>
    <w:rsid w:val="10963643"/>
    <w:rsid w:val="1097CF30"/>
    <w:rsid w:val="10AA1DAD"/>
    <w:rsid w:val="10B35736"/>
    <w:rsid w:val="10C576F2"/>
    <w:rsid w:val="10CCB516"/>
    <w:rsid w:val="10D9077B"/>
    <w:rsid w:val="10E7DEC4"/>
    <w:rsid w:val="10EFE77A"/>
    <w:rsid w:val="10F32AA5"/>
    <w:rsid w:val="10F4A0BE"/>
    <w:rsid w:val="1102CB3A"/>
    <w:rsid w:val="1108A3FB"/>
    <w:rsid w:val="1108E261"/>
    <w:rsid w:val="1109D18B"/>
    <w:rsid w:val="11138C80"/>
    <w:rsid w:val="1114C475"/>
    <w:rsid w:val="11160B30"/>
    <w:rsid w:val="112106FC"/>
    <w:rsid w:val="1128E81F"/>
    <w:rsid w:val="1134102E"/>
    <w:rsid w:val="1144879C"/>
    <w:rsid w:val="115AFB74"/>
    <w:rsid w:val="116B317D"/>
    <w:rsid w:val="11761C32"/>
    <w:rsid w:val="11794B84"/>
    <w:rsid w:val="11828E5D"/>
    <w:rsid w:val="1188E563"/>
    <w:rsid w:val="1191FB7F"/>
    <w:rsid w:val="1194D3A4"/>
    <w:rsid w:val="11A9B24C"/>
    <w:rsid w:val="11B18D14"/>
    <w:rsid w:val="11B55B83"/>
    <w:rsid w:val="11B62FD5"/>
    <w:rsid w:val="11B9C55D"/>
    <w:rsid w:val="11C8AFBA"/>
    <w:rsid w:val="11CB03B2"/>
    <w:rsid w:val="11D14167"/>
    <w:rsid w:val="11DC95BA"/>
    <w:rsid w:val="11E2D7F5"/>
    <w:rsid w:val="11E5A9AC"/>
    <w:rsid w:val="11EE613B"/>
    <w:rsid w:val="11F6B29C"/>
    <w:rsid w:val="11FBB9CA"/>
    <w:rsid w:val="11FD4567"/>
    <w:rsid w:val="12038DDD"/>
    <w:rsid w:val="1204DDF7"/>
    <w:rsid w:val="120E79E4"/>
    <w:rsid w:val="12103177"/>
    <w:rsid w:val="1230914D"/>
    <w:rsid w:val="12310F76"/>
    <w:rsid w:val="1232F330"/>
    <w:rsid w:val="12405378"/>
    <w:rsid w:val="1248B400"/>
    <w:rsid w:val="124FCA09"/>
    <w:rsid w:val="12506FC6"/>
    <w:rsid w:val="125470B9"/>
    <w:rsid w:val="1255A394"/>
    <w:rsid w:val="1260F9F9"/>
    <w:rsid w:val="126224A3"/>
    <w:rsid w:val="1279098C"/>
    <w:rsid w:val="1282BC45"/>
    <w:rsid w:val="12840E41"/>
    <w:rsid w:val="1293113E"/>
    <w:rsid w:val="1293189C"/>
    <w:rsid w:val="129A313C"/>
    <w:rsid w:val="12A3F8F5"/>
    <w:rsid w:val="12A478E5"/>
    <w:rsid w:val="12AAEC04"/>
    <w:rsid w:val="12B9CD60"/>
    <w:rsid w:val="12BF00EF"/>
    <w:rsid w:val="12CA2CE1"/>
    <w:rsid w:val="12CB9C66"/>
    <w:rsid w:val="12CC18D3"/>
    <w:rsid w:val="12D3AA3F"/>
    <w:rsid w:val="12DBEBCB"/>
    <w:rsid w:val="12E1B43A"/>
    <w:rsid w:val="12E2122E"/>
    <w:rsid w:val="12EAC04A"/>
    <w:rsid w:val="12ED695A"/>
    <w:rsid w:val="12ED80C2"/>
    <w:rsid w:val="12EF3011"/>
    <w:rsid w:val="12F513D3"/>
    <w:rsid w:val="130727FA"/>
    <w:rsid w:val="131BB2A2"/>
    <w:rsid w:val="131BF93C"/>
    <w:rsid w:val="13330B80"/>
    <w:rsid w:val="13356B6F"/>
    <w:rsid w:val="13395763"/>
    <w:rsid w:val="133F4629"/>
    <w:rsid w:val="1359E389"/>
    <w:rsid w:val="13653B3B"/>
    <w:rsid w:val="136D5AD3"/>
    <w:rsid w:val="136D896A"/>
    <w:rsid w:val="136EE620"/>
    <w:rsid w:val="1375882F"/>
    <w:rsid w:val="1383E9B9"/>
    <w:rsid w:val="13895D87"/>
    <w:rsid w:val="1389F1E1"/>
    <w:rsid w:val="138C347B"/>
    <w:rsid w:val="138C8F93"/>
    <w:rsid w:val="138E8A2F"/>
    <w:rsid w:val="13918C25"/>
    <w:rsid w:val="139881FD"/>
    <w:rsid w:val="13A0CD26"/>
    <w:rsid w:val="13ACC9B3"/>
    <w:rsid w:val="13CA2DAB"/>
    <w:rsid w:val="13CC07D1"/>
    <w:rsid w:val="13D5189B"/>
    <w:rsid w:val="13DCD8C5"/>
    <w:rsid w:val="13E31717"/>
    <w:rsid w:val="13EA50E3"/>
    <w:rsid w:val="13FE6D13"/>
    <w:rsid w:val="13FF2279"/>
    <w:rsid w:val="13FF7675"/>
    <w:rsid w:val="140BE2E6"/>
    <w:rsid w:val="141A4187"/>
    <w:rsid w:val="141AB5F7"/>
    <w:rsid w:val="141C1C7E"/>
    <w:rsid w:val="141C8A66"/>
    <w:rsid w:val="1421908A"/>
    <w:rsid w:val="1425F9FB"/>
    <w:rsid w:val="142FBFD0"/>
    <w:rsid w:val="143617C9"/>
    <w:rsid w:val="1438C234"/>
    <w:rsid w:val="1438E488"/>
    <w:rsid w:val="144317DE"/>
    <w:rsid w:val="14641ADB"/>
    <w:rsid w:val="148621CE"/>
    <w:rsid w:val="148E15A2"/>
    <w:rsid w:val="14932985"/>
    <w:rsid w:val="1497AB5D"/>
    <w:rsid w:val="14989895"/>
    <w:rsid w:val="149DB68C"/>
    <w:rsid w:val="149E44F3"/>
    <w:rsid w:val="14A2A557"/>
    <w:rsid w:val="14B0405A"/>
    <w:rsid w:val="14B39D5A"/>
    <w:rsid w:val="14B4AD95"/>
    <w:rsid w:val="14BEC3CD"/>
    <w:rsid w:val="14BF74FF"/>
    <w:rsid w:val="14C91076"/>
    <w:rsid w:val="14D1F5BD"/>
    <w:rsid w:val="14D9A210"/>
    <w:rsid w:val="14DA65A8"/>
    <w:rsid w:val="14E71B1F"/>
    <w:rsid w:val="14EA6F5A"/>
    <w:rsid w:val="150F8800"/>
    <w:rsid w:val="15131064"/>
    <w:rsid w:val="151A0AAB"/>
    <w:rsid w:val="151A4797"/>
    <w:rsid w:val="15208ADD"/>
    <w:rsid w:val="15300690"/>
    <w:rsid w:val="153108B3"/>
    <w:rsid w:val="15391179"/>
    <w:rsid w:val="153AF817"/>
    <w:rsid w:val="1540BF4A"/>
    <w:rsid w:val="155B8CAD"/>
    <w:rsid w:val="15669158"/>
    <w:rsid w:val="156FC3CF"/>
    <w:rsid w:val="15714B59"/>
    <w:rsid w:val="159E5A05"/>
    <w:rsid w:val="15AFCE89"/>
    <w:rsid w:val="15AFFE87"/>
    <w:rsid w:val="15B41F0F"/>
    <w:rsid w:val="15C0E3F2"/>
    <w:rsid w:val="15C34E9B"/>
    <w:rsid w:val="15C50BD4"/>
    <w:rsid w:val="15C66F4E"/>
    <w:rsid w:val="15C6C1C4"/>
    <w:rsid w:val="15CC7F97"/>
    <w:rsid w:val="15EEE4AE"/>
    <w:rsid w:val="15FFFA95"/>
    <w:rsid w:val="16057B7B"/>
    <w:rsid w:val="1607025B"/>
    <w:rsid w:val="1608EA21"/>
    <w:rsid w:val="16254CC3"/>
    <w:rsid w:val="16262455"/>
    <w:rsid w:val="162D6691"/>
    <w:rsid w:val="1646F7CF"/>
    <w:rsid w:val="16493A15"/>
    <w:rsid w:val="16495F79"/>
    <w:rsid w:val="1655369C"/>
    <w:rsid w:val="165645CE"/>
    <w:rsid w:val="16590358"/>
    <w:rsid w:val="165EA58D"/>
    <w:rsid w:val="16628845"/>
    <w:rsid w:val="1673315B"/>
    <w:rsid w:val="167B8A0D"/>
    <w:rsid w:val="167E6F82"/>
    <w:rsid w:val="1688954A"/>
    <w:rsid w:val="168B2B39"/>
    <w:rsid w:val="168F1808"/>
    <w:rsid w:val="1695EB7E"/>
    <w:rsid w:val="16A5F764"/>
    <w:rsid w:val="16B1EF22"/>
    <w:rsid w:val="16B821B6"/>
    <w:rsid w:val="16BBA3CB"/>
    <w:rsid w:val="16C0551F"/>
    <w:rsid w:val="16C876B9"/>
    <w:rsid w:val="16D0828A"/>
    <w:rsid w:val="16D5494C"/>
    <w:rsid w:val="16D7428C"/>
    <w:rsid w:val="16D8D393"/>
    <w:rsid w:val="16DB8BAA"/>
    <w:rsid w:val="16F178F5"/>
    <w:rsid w:val="16F64C4C"/>
    <w:rsid w:val="1705A7D4"/>
    <w:rsid w:val="1711167A"/>
    <w:rsid w:val="1719DCA4"/>
    <w:rsid w:val="1722DDD5"/>
    <w:rsid w:val="17231F79"/>
    <w:rsid w:val="17329B4B"/>
    <w:rsid w:val="17428E3E"/>
    <w:rsid w:val="1746E5DA"/>
    <w:rsid w:val="1746EE8B"/>
    <w:rsid w:val="1747FC12"/>
    <w:rsid w:val="174B314C"/>
    <w:rsid w:val="175CA08F"/>
    <w:rsid w:val="17656A22"/>
    <w:rsid w:val="1766AE78"/>
    <w:rsid w:val="1776E6D7"/>
    <w:rsid w:val="177DD9D7"/>
    <w:rsid w:val="178A69BF"/>
    <w:rsid w:val="178E7FD0"/>
    <w:rsid w:val="178EB2F0"/>
    <w:rsid w:val="178FFB1B"/>
    <w:rsid w:val="17967711"/>
    <w:rsid w:val="179DC760"/>
    <w:rsid w:val="179EDF4F"/>
    <w:rsid w:val="17A04E50"/>
    <w:rsid w:val="17A174E3"/>
    <w:rsid w:val="17A4B0AF"/>
    <w:rsid w:val="17A65CDB"/>
    <w:rsid w:val="17A8224D"/>
    <w:rsid w:val="17A84566"/>
    <w:rsid w:val="17C6EC60"/>
    <w:rsid w:val="17CB453F"/>
    <w:rsid w:val="17CD07D0"/>
    <w:rsid w:val="17D211AC"/>
    <w:rsid w:val="17E53A07"/>
    <w:rsid w:val="17E72CA0"/>
    <w:rsid w:val="17EB955B"/>
    <w:rsid w:val="17F294A0"/>
    <w:rsid w:val="17F73890"/>
    <w:rsid w:val="18018A2C"/>
    <w:rsid w:val="1802CEEE"/>
    <w:rsid w:val="18082549"/>
    <w:rsid w:val="180977E7"/>
    <w:rsid w:val="1815DB6A"/>
    <w:rsid w:val="1823EB44"/>
    <w:rsid w:val="182558DB"/>
    <w:rsid w:val="182917FF"/>
    <w:rsid w:val="1830CB27"/>
    <w:rsid w:val="1832B252"/>
    <w:rsid w:val="18330852"/>
    <w:rsid w:val="1834FA1D"/>
    <w:rsid w:val="1836A2D8"/>
    <w:rsid w:val="18386C5C"/>
    <w:rsid w:val="1839EE58"/>
    <w:rsid w:val="1847C1D1"/>
    <w:rsid w:val="18482028"/>
    <w:rsid w:val="184BA0DB"/>
    <w:rsid w:val="1859FCAC"/>
    <w:rsid w:val="18612DEE"/>
    <w:rsid w:val="18662F9D"/>
    <w:rsid w:val="186B8FDF"/>
    <w:rsid w:val="186C23BE"/>
    <w:rsid w:val="186FD771"/>
    <w:rsid w:val="187333F2"/>
    <w:rsid w:val="18769603"/>
    <w:rsid w:val="18820D8D"/>
    <w:rsid w:val="1886BF16"/>
    <w:rsid w:val="189B8AEC"/>
    <w:rsid w:val="189BC16A"/>
    <w:rsid w:val="18A69F6C"/>
    <w:rsid w:val="18AEB8D3"/>
    <w:rsid w:val="18BC04BC"/>
    <w:rsid w:val="18C01A23"/>
    <w:rsid w:val="18C28EEF"/>
    <w:rsid w:val="18EF4DDA"/>
    <w:rsid w:val="18F60E51"/>
    <w:rsid w:val="18F8F829"/>
    <w:rsid w:val="18FE3499"/>
    <w:rsid w:val="1912D49C"/>
    <w:rsid w:val="19158BA0"/>
    <w:rsid w:val="191852EB"/>
    <w:rsid w:val="191FA5F9"/>
    <w:rsid w:val="1921EDFD"/>
    <w:rsid w:val="19247E87"/>
    <w:rsid w:val="192A2223"/>
    <w:rsid w:val="192EF9D9"/>
    <w:rsid w:val="1933211B"/>
    <w:rsid w:val="1935617C"/>
    <w:rsid w:val="19373408"/>
    <w:rsid w:val="193AD614"/>
    <w:rsid w:val="19421C6C"/>
    <w:rsid w:val="194FBC24"/>
    <w:rsid w:val="19627459"/>
    <w:rsid w:val="196AEF66"/>
    <w:rsid w:val="1975B78D"/>
    <w:rsid w:val="197C4E09"/>
    <w:rsid w:val="198289C6"/>
    <w:rsid w:val="19835850"/>
    <w:rsid w:val="1988610F"/>
    <w:rsid w:val="198B4231"/>
    <w:rsid w:val="198E846D"/>
    <w:rsid w:val="1998D6EC"/>
    <w:rsid w:val="199B15F8"/>
    <w:rsid w:val="199C11B5"/>
    <w:rsid w:val="199FC166"/>
    <w:rsid w:val="19A56EA4"/>
    <w:rsid w:val="19A913BB"/>
    <w:rsid w:val="19ADD3AB"/>
    <w:rsid w:val="19ADEAED"/>
    <w:rsid w:val="19AE0F0D"/>
    <w:rsid w:val="19AE57FD"/>
    <w:rsid w:val="19B551CF"/>
    <w:rsid w:val="19BC50FF"/>
    <w:rsid w:val="19BDB76B"/>
    <w:rsid w:val="19DCA6C9"/>
    <w:rsid w:val="19DECFEC"/>
    <w:rsid w:val="19E342D2"/>
    <w:rsid w:val="19E98CA0"/>
    <w:rsid w:val="19F72ED9"/>
    <w:rsid w:val="19FB4E86"/>
    <w:rsid w:val="19FFBFE1"/>
    <w:rsid w:val="1A027F01"/>
    <w:rsid w:val="1A099F54"/>
    <w:rsid w:val="1A1134E0"/>
    <w:rsid w:val="1A139C3D"/>
    <w:rsid w:val="1A152DF4"/>
    <w:rsid w:val="1A19A1D6"/>
    <w:rsid w:val="1A2A015E"/>
    <w:rsid w:val="1A37AFDB"/>
    <w:rsid w:val="1A3CC790"/>
    <w:rsid w:val="1A48B50C"/>
    <w:rsid w:val="1A5EBC3B"/>
    <w:rsid w:val="1A63413C"/>
    <w:rsid w:val="1A6468D7"/>
    <w:rsid w:val="1A696508"/>
    <w:rsid w:val="1A7369B7"/>
    <w:rsid w:val="1A7CA4DB"/>
    <w:rsid w:val="1A83FC69"/>
    <w:rsid w:val="1A92865B"/>
    <w:rsid w:val="1A974F35"/>
    <w:rsid w:val="1A9B8BB1"/>
    <w:rsid w:val="1A9CB2A0"/>
    <w:rsid w:val="1A9E2B1A"/>
    <w:rsid w:val="1AA5C250"/>
    <w:rsid w:val="1AAC11B9"/>
    <w:rsid w:val="1AC54A85"/>
    <w:rsid w:val="1AC66AD1"/>
    <w:rsid w:val="1ACA5E73"/>
    <w:rsid w:val="1ACAC03F"/>
    <w:rsid w:val="1ACFB763"/>
    <w:rsid w:val="1AD08AD7"/>
    <w:rsid w:val="1AD2B351"/>
    <w:rsid w:val="1AD9B21A"/>
    <w:rsid w:val="1ADED188"/>
    <w:rsid w:val="1AE4032E"/>
    <w:rsid w:val="1AE90185"/>
    <w:rsid w:val="1AEB2CBC"/>
    <w:rsid w:val="1AF43AB5"/>
    <w:rsid w:val="1AF62610"/>
    <w:rsid w:val="1AF6AA09"/>
    <w:rsid w:val="1AFBF351"/>
    <w:rsid w:val="1B07ECB6"/>
    <w:rsid w:val="1B0BD1A4"/>
    <w:rsid w:val="1B0C98B2"/>
    <w:rsid w:val="1B0EDABB"/>
    <w:rsid w:val="1B11D419"/>
    <w:rsid w:val="1B1C455C"/>
    <w:rsid w:val="1B215C57"/>
    <w:rsid w:val="1B219AF0"/>
    <w:rsid w:val="1B2212DF"/>
    <w:rsid w:val="1B25BF74"/>
    <w:rsid w:val="1B2AE059"/>
    <w:rsid w:val="1B3B39D3"/>
    <w:rsid w:val="1B3D7EF1"/>
    <w:rsid w:val="1B40450F"/>
    <w:rsid w:val="1B471AC5"/>
    <w:rsid w:val="1B620DB6"/>
    <w:rsid w:val="1B69B9DE"/>
    <w:rsid w:val="1B6B9574"/>
    <w:rsid w:val="1B6D605E"/>
    <w:rsid w:val="1B6E761D"/>
    <w:rsid w:val="1B71AA3D"/>
    <w:rsid w:val="1B825348"/>
    <w:rsid w:val="1B826F2D"/>
    <w:rsid w:val="1B997C08"/>
    <w:rsid w:val="1B9D2FF5"/>
    <w:rsid w:val="1BA74F2B"/>
    <w:rsid w:val="1BB117F0"/>
    <w:rsid w:val="1BBDB611"/>
    <w:rsid w:val="1BC2121F"/>
    <w:rsid w:val="1BC2F7F3"/>
    <w:rsid w:val="1BCCE4C4"/>
    <w:rsid w:val="1BCD5264"/>
    <w:rsid w:val="1BD0E6C8"/>
    <w:rsid w:val="1BD1238C"/>
    <w:rsid w:val="1BE6581C"/>
    <w:rsid w:val="1BEB6C01"/>
    <w:rsid w:val="1BEBAF35"/>
    <w:rsid w:val="1C0508CE"/>
    <w:rsid w:val="1C11856E"/>
    <w:rsid w:val="1C1C0004"/>
    <w:rsid w:val="1C1D6FE7"/>
    <w:rsid w:val="1C1F26D8"/>
    <w:rsid w:val="1C264B85"/>
    <w:rsid w:val="1C28812F"/>
    <w:rsid w:val="1C29A0B2"/>
    <w:rsid w:val="1C2A8C3A"/>
    <w:rsid w:val="1C3BEAEF"/>
    <w:rsid w:val="1C3CDE86"/>
    <w:rsid w:val="1C3DE2D8"/>
    <w:rsid w:val="1C480D12"/>
    <w:rsid w:val="1C51CECC"/>
    <w:rsid w:val="1C57F93C"/>
    <w:rsid w:val="1C602339"/>
    <w:rsid w:val="1C69658F"/>
    <w:rsid w:val="1C6B5023"/>
    <w:rsid w:val="1C923BD1"/>
    <w:rsid w:val="1C99B438"/>
    <w:rsid w:val="1CA3431C"/>
    <w:rsid w:val="1CAA8B69"/>
    <w:rsid w:val="1CC87416"/>
    <w:rsid w:val="1CC8C017"/>
    <w:rsid w:val="1CCCDC3B"/>
    <w:rsid w:val="1CCEA326"/>
    <w:rsid w:val="1CD0FDF9"/>
    <w:rsid w:val="1CD43D40"/>
    <w:rsid w:val="1CDDDB2D"/>
    <w:rsid w:val="1CE98A47"/>
    <w:rsid w:val="1CEFA8BC"/>
    <w:rsid w:val="1CF437FF"/>
    <w:rsid w:val="1CF5088A"/>
    <w:rsid w:val="1CF91BBF"/>
    <w:rsid w:val="1D07CA99"/>
    <w:rsid w:val="1D0A354C"/>
    <w:rsid w:val="1D157708"/>
    <w:rsid w:val="1D292034"/>
    <w:rsid w:val="1D2BA31A"/>
    <w:rsid w:val="1D2E6097"/>
    <w:rsid w:val="1D319BA3"/>
    <w:rsid w:val="1D331D19"/>
    <w:rsid w:val="1D3B32C5"/>
    <w:rsid w:val="1D435868"/>
    <w:rsid w:val="1D549E5F"/>
    <w:rsid w:val="1D5A32D2"/>
    <w:rsid w:val="1D5AABB2"/>
    <w:rsid w:val="1D66539F"/>
    <w:rsid w:val="1D6BE243"/>
    <w:rsid w:val="1D791552"/>
    <w:rsid w:val="1D7C824B"/>
    <w:rsid w:val="1D7E3736"/>
    <w:rsid w:val="1D7FE239"/>
    <w:rsid w:val="1D8BD719"/>
    <w:rsid w:val="1D9099D7"/>
    <w:rsid w:val="1D96F92D"/>
    <w:rsid w:val="1DB06B16"/>
    <w:rsid w:val="1DB458A7"/>
    <w:rsid w:val="1DB76F90"/>
    <w:rsid w:val="1DBAA0F8"/>
    <w:rsid w:val="1DBF8185"/>
    <w:rsid w:val="1DCFE369"/>
    <w:rsid w:val="1DD15DAB"/>
    <w:rsid w:val="1DD45E86"/>
    <w:rsid w:val="1DD8C698"/>
    <w:rsid w:val="1DDA69E9"/>
    <w:rsid w:val="1DDE9DC5"/>
    <w:rsid w:val="1DDF4799"/>
    <w:rsid w:val="1DE217DC"/>
    <w:rsid w:val="1DE64AC6"/>
    <w:rsid w:val="1DE83F29"/>
    <w:rsid w:val="1DEE800C"/>
    <w:rsid w:val="1DF34293"/>
    <w:rsid w:val="1DF896FF"/>
    <w:rsid w:val="1DFCA13A"/>
    <w:rsid w:val="1DFDC6F9"/>
    <w:rsid w:val="1E069781"/>
    <w:rsid w:val="1E06C257"/>
    <w:rsid w:val="1E076BA0"/>
    <w:rsid w:val="1E077B5A"/>
    <w:rsid w:val="1E0CBFD1"/>
    <w:rsid w:val="1E1E5E19"/>
    <w:rsid w:val="1E1FDFB7"/>
    <w:rsid w:val="1E258FFE"/>
    <w:rsid w:val="1E2AD157"/>
    <w:rsid w:val="1E2F4FED"/>
    <w:rsid w:val="1E312241"/>
    <w:rsid w:val="1E3518D9"/>
    <w:rsid w:val="1E36BC4B"/>
    <w:rsid w:val="1E3C9E3A"/>
    <w:rsid w:val="1E424F4E"/>
    <w:rsid w:val="1E43BD01"/>
    <w:rsid w:val="1E475829"/>
    <w:rsid w:val="1E4FFADE"/>
    <w:rsid w:val="1E57F57E"/>
    <w:rsid w:val="1E6867D7"/>
    <w:rsid w:val="1E6E94C2"/>
    <w:rsid w:val="1E6F2134"/>
    <w:rsid w:val="1E700550"/>
    <w:rsid w:val="1E76FB4C"/>
    <w:rsid w:val="1E8C53CE"/>
    <w:rsid w:val="1E8DDC2E"/>
    <w:rsid w:val="1E8FF4F8"/>
    <w:rsid w:val="1E904547"/>
    <w:rsid w:val="1E9058FB"/>
    <w:rsid w:val="1E924856"/>
    <w:rsid w:val="1E92AD65"/>
    <w:rsid w:val="1E9A831E"/>
    <w:rsid w:val="1EAC2F77"/>
    <w:rsid w:val="1EB00B05"/>
    <w:rsid w:val="1EB2986E"/>
    <w:rsid w:val="1EB34640"/>
    <w:rsid w:val="1EBE4574"/>
    <w:rsid w:val="1ED95C09"/>
    <w:rsid w:val="1EEA7488"/>
    <w:rsid w:val="1EED101F"/>
    <w:rsid w:val="1EF1431B"/>
    <w:rsid w:val="1EFCCE72"/>
    <w:rsid w:val="1F0D3ADA"/>
    <w:rsid w:val="1F158868"/>
    <w:rsid w:val="1F1AC53F"/>
    <w:rsid w:val="1F1FDF7F"/>
    <w:rsid w:val="1F2EE3AD"/>
    <w:rsid w:val="1F38B50D"/>
    <w:rsid w:val="1F3A8273"/>
    <w:rsid w:val="1F400079"/>
    <w:rsid w:val="1F41B890"/>
    <w:rsid w:val="1F45704B"/>
    <w:rsid w:val="1F530646"/>
    <w:rsid w:val="1F5D2E58"/>
    <w:rsid w:val="1F5EB96D"/>
    <w:rsid w:val="1F628131"/>
    <w:rsid w:val="1F65985A"/>
    <w:rsid w:val="1F65A032"/>
    <w:rsid w:val="1F69B1AB"/>
    <w:rsid w:val="1F6ED80B"/>
    <w:rsid w:val="1F7235CD"/>
    <w:rsid w:val="1F725A37"/>
    <w:rsid w:val="1F809BE4"/>
    <w:rsid w:val="1F84A081"/>
    <w:rsid w:val="1F859636"/>
    <w:rsid w:val="1F89AFC4"/>
    <w:rsid w:val="1F89E59E"/>
    <w:rsid w:val="1F8A0EAB"/>
    <w:rsid w:val="1F908C42"/>
    <w:rsid w:val="1F9A9027"/>
    <w:rsid w:val="1FB32B04"/>
    <w:rsid w:val="1FBB5ABD"/>
    <w:rsid w:val="1FC14046"/>
    <w:rsid w:val="1FC500BF"/>
    <w:rsid w:val="1FC6336C"/>
    <w:rsid w:val="1FD24D56"/>
    <w:rsid w:val="1FD36AB6"/>
    <w:rsid w:val="1FD612EF"/>
    <w:rsid w:val="1FD6AF35"/>
    <w:rsid w:val="1FD75939"/>
    <w:rsid w:val="1FDE9375"/>
    <w:rsid w:val="1FE0E8CE"/>
    <w:rsid w:val="1FE44476"/>
    <w:rsid w:val="1FE486A2"/>
    <w:rsid w:val="1FFAF288"/>
    <w:rsid w:val="1FFD2388"/>
    <w:rsid w:val="1FFEDEBB"/>
    <w:rsid w:val="20194C7D"/>
    <w:rsid w:val="20265CD6"/>
    <w:rsid w:val="202D1DEA"/>
    <w:rsid w:val="203B2397"/>
    <w:rsid w:val="203C8DC9"/>
    <w:rsid w:val="203D4B0B"/>
    <w:rsid w:val="205BBD37"/>
    <w:rsid w:val="205F1428"/>
    <w:rsid w:val="20609775"/>
    <w:rsid w:val="2063AEBA"/>
    <w:rsid w:val="207198BC"/>
    <w:rsid w:val="20721CBE"/>
    <w:rsid w:val="207DCA3A"/>
    <w:rsid w:val="208813BF"/>
    <w:rsid w:val="2088F27A"/>
    <w:rsid w:val="20AC8B20"/>
    <w:rsid w:val="20ADDD0A"/>
    <w:rsid w:val="20B25C65"/>
    <w:rsid w:val="20B87F03"/>
    <w:rsid w:val="20B959BA"/>
    <w:rsid w:val="20BD4473"/>
    <w:rsid w:val="20D55D1B"/>
    <w:rsid w:val="20D670E4"/>
    <w:rsid w:val="20DF4BB4"/>
    <w:rsid w:val="20E4F78D"/>
    <w:rsid w:val="20EA68BD"/>
    <w:rsid w:val="20EAF854"/>
    <w:rsid w:val="20ECF921"/>
    <w:rsid w:val="20F8EF38"/>
    <w:rsid w:val="20F9F5FC"/>
    <w:rsid w:val="2107FD95"/>
    <w:rsid w:val="210B39F5"/>
    <w:rsid w:val="210CA5DF"/>
    <w:rsid w:val="21218D22"/>
    <w:rsid w:val="21263D00"/>
    <w:rsid w:val="21288A20"/>
    <w:rsid w:val="212977FF"/>
    <w:rsid w:val="2139D721"/>
    <w:rsid w:val="213A3F0C"/>
    <w:rsid w:val="213ABDB7"/>
    <w:rsid w:val="213CDD18"/>
    <w:rsid w:val="21447FBD"/>
    <w:rsid w:val="21457948"/>
    <w:rsid w:val="214A9B32"/>
    <w:rsid w:val="2175F6FB"/>
    <w:rsid w:val="217ADFB4"/>
    <w:rsid w:val="21850756"/>
    <w:rsid w:val="2185E2DD"/>
    <w:rsid w:val="218DD407"/>
    <w:rsid w:val="218FA3BB"/>
    <w:rsid w:val="21965C8C"/>
    <w:rsid w:val="2198EC7B"/>
    <w:rsid w:val="21AF9BA9"/>
    <w:rsid w:val="21B1CB6D"/>
    <w:rsid w:val="21B367B6"/>
    <w:rsid w:val="21BBAF76"/>
    <w:rsid w:val="21BDD897"/>
    <w:rsid w:val="21C0DFEE"/>
    <w:rsid w:val="21CBE5CF"/>
    <w:rsid w:val="21CE7AB5"/>
    <w:rsid w:val="21EF0425"/>
    <w:rsid w:val="21F4D1E6"/>
    <w:rsid w:val="21FC0999"/>
    <w:rsid w:val="220FCD7A"/>
    <w:rsid w:val="22136FD7"/>
    <w:rsid w:val="2220CC20"/>
    <w:rsid w:val="222EB400"/>
    <w:rsid w:val="2232452D"/>
    <w:rsid w:val="22345FD5"/>
    <w:rsid w:val="22354013"/>
    <w:rsid w:val="2241D864"/>
    <w:rsid w:val="22474D14"/>
    <w:rsid w:val="224CB990"/>
    <w:rsid w:val="225972E7"/>
    <w:rsid w:val="226733D8"/>
    <w:rsid w:val="22675A9B"/>
    <w:rsid w:val="226F8891"/>
    <w:rsid w:val="22722C3E"/>
    <w:rsid w:val="2274F2D6"/>
    <w:rsid w:val="22759709"/>
    <w:rsid w:val="22853208"/>
    <w:rsid w:val="22910A01"/>
    <w:rsid w:val="22943B67"/>
    <w:rsid w:val="2295B0DA"/>
    <w:rsid w:val="22987B1D"/>
    <w:rsid w:val="22B50F8C"/>
    <w:rsid w:val="22C1C1BE"/>
    <w:rsid w:val="22D640ED"/>
    <w:rsid w:val="22DB630D"/>
    <w:rsid w:val="22E24B4B"/>
    <w:rsid w:val="22E32987"/>
    <w:rsid w:val="22E417A0"/>
    <w:rsid w:val="22F02417"/>
    <w:rsid w:val="22F0726A"/>
    <w:rsid w:val="22F479F1"/>
    <w:rsid w:val="22F80A3B"/>
    <w:rsid w:val="23075810"/>
    <w:rsid w:val="230CCFB8"/>
    <w:rsid w:val="2310183C"/>
    <w:rsid w:val="2310897E"/>
    <w:rsid w:val="2312F862"/>
    <w:rsid w:val="23192EAE"/>
    <w:rsid w:val="23238FAA"/>
    <w:rsid w:val="232576C5"/>
    <w:rsid w:val="232A0EF1"/>
    <w:rsid w:val="232B455A"/>
    <w:rsid w:val="232DFCF5"/>
    <w:rsid w:val="23370933"/>
    <w:rsid w:val="2340CF45"/>
    <w:rsid w:val="2348240D"/>
    <w:rsid w:val="234E9B93"/>
    <w:rsid w:val="2353EA9C"/>
    <w:rsid w:val="23543666"/>
    <w:rsid w:val="23660742"/>
    <w:rsid w:val="23677985"/>
    <w:rsid w:val="236EA73F"/>
    <w:rsid w:val="237670FA"/>
    <w:rsid w:val="2381A4AF"/>
    <w:rsid w:val="23823D99"/>
    <w:rsid w:val="23825EBF"/>
    <w:rsid w:val="238A7370"/>
    <w:rsid w:val="239E1C02"/>
    <w:rsid w:val="239FD65B"/>
    <w:rsid w:val="23A0471D"/>
    <w:rsid w:val="23B817CA"/>
    <w:rsid w:val="23BC5521"/>
    <w:rsid w:val="23BF9EF1"/>
    <w:rsid w:val="23C553D7"/>
    <w:rsid w:val="23CA8178"/>
    <w:rsid w:val="23D1E2F2"/>
    <w:rsid w:val="23D403AC"/>
    <w:rsid w:val="23D9D0D3"/>
    <w:rsid w:val="23DC806A"/>
    <w:rsid w:val="23E5013F"/>
    <w:rsid w:val="23F1E6F0"/>
    <w:rsid w:val="23F8BB73"/>
    <w:rsid w:val="240D8757"/>
    <w:rsid w:val="240ECBE9"/>
    <w:rsid w:val="241300A4"/>
    <w:rsid w:val="241C6F01"/>
    <w:rsid w:val="242833CE"/>
    <w:rsid w:val="2428A1E4"/>
    <w:rsid w:val="242A4121"/>
    <w:rsid w:val="242E418A"/>
    <w:rsid w:val="24332E66"/>
    <w:rsid w:val="24377586"/>
    <w:rsid w:val="243B6F5C"/>
    <w:rsid w:val="2454BC0A"/>
    <w:rsid w:val="245B2595"/>
    <w:rsid w:val="245D6A8A"/>
    <w:rsid w:val="2464B2F8"/>
    <w:rsid w:val="2468D8D7"/>
    <w:rsid w:val="247E374A"/>
    <w:rsid w:val="247F019C"/>
    <w:rsid w:val="248379F3"/>
    <w:rsid w:val="2484A946"/>
    <w:rsid w:val="24909F47"/>
    <w:rsid w:val="249B2DD4"/>
    <w:rsid w:val="24A80252"/>
    <w:rsid w:val="24AC9620"/>
    <w:rsid w:val="24AF1384"/>
    <w:rsid w:val="24AFB16E"/>
    <w:rsid w:val="24B0B8AD"/>
    <w:rsid w:val="24B5DAC7"/>
    <w:rsid w:val="24BFFA9A"/>
    <w:rsid w:val="24C18C85"/>
    <w:rsid w:val="24CB5F5A"/>
    <w:rsid w:val="24CC2C41"/>
    <w:rsid w:val="24D2E162"/>
    <w:rsid w:val="24E7B861"/>
    <w:rsid w:val="24EB48B7"/>
    <w:rsid w:val="24F23CD2"/>
    <w:rsid w:val="24F82316"/>
    <w:rsid w:val="24FF9901"/>
    <w:rsid w:val="25035EE2"/>
    <w:rsid w:val="25195F05"/>
    <w:rsid w:val="251E2A17"/>
    <w:rsid w:val="25210E7C"/>
    <w:rsid w:val="2528A1DA"/>
    <w:rsid w:val="252AAB39"/>
    <w:rsid w:val="252D58FE"/>
    <w:rsid w:val="253B165C"/>
    <w:rsid w:val="2542D003"/>
    <w:rsid w:val="25460102"/>
    <w:rsid w:val="2546183C"/>
    <w:rsid w:val="25481BB8"/>
    <w:rsid w:val="254D7607"/>
    <w:rsid w:val="255D1CF9"/>
    <w:rsid w:val="255DCC17"/>
    <w:rsid w:val="25697E7E"/>
    <w:rsid w:val="256ADB25"/>
    <w:rsid w:val="256EF1E2"/>
    <w:rsid w:val="25762141"/>
    <w:rsid w:val="257AC0BC"/>
    <w:rsid w:val="258CD4A5"/>
    <w:rsid w:val="25992E2F"/>
    <w:rsid w:val="25A71F27"/>
    <w:rsid w:val="25ABDC81"/>
    <w:rsid w:val="25C4B11A"/>
    <w:rsid w:val="25C5F7D0"/>
    <w:rsid w:val="25CD4E2E"/>
    <w:rsid w:val="25DAF26A"/>
    <w:rsid w:val="25DCDA23"/>
    <w:rsid w:val="25E1F8C5"/>
    <w:rsid w:val="25EAE2C5"/>
    <w:rsid w:val="25FB2D26"/>
    <w:rsid w:val="25FD566B"/>
    <w:rsid w:val="260039E2"/>
    <w:rsid w:val="26087494"/>
    <w:rsid w:val="260C1DE1"/>
    <w:rsid w:val="26141E1F"/>
    <w:rsid w:val="2621CE7F"/>
    <w:rsid w:val="262369BC"/>
    <w:rsid w:val="26309DFC"/>
    <w:rsid w:val="2630C367"/>
    <w:rsid w:val="2633835D"/>
    <w:rsid w:val="263751A5"/>
    <w:rsid w:val="26432861"/>
    <w:rsid w:val="2645662E"/>
    <w:rsid w:val="26483EEB"/>
    <w:rsid w:val="26484EFA"/>
    <w:rsid w:val="264A8F35"/>
    <w:rsid w:val="264CC98F"/>
    <w:rsid w:val="264D6739"/>
    <w:rsid w:val="26563C4B"/>
    <w:rsid w:val="265C7CA8"/>
    <w:rsid w:val="265D6771"/>
    <w:rsid w:val="2665C4F6"/>
    <w:rsid w:val="266957AB"/>
    <w:rsid w:val="266AA6DC"/>
    <w:rsid w:val="266D15A8"/>
    <w:rsid w:val="2677B3AE"/>
    <w:rsid w:val="267911E8"/>
    <w:rsid w:val="2684D59B"/>
    <w:rsid w:val="26876A92"/>
    <w:rsid w:val="26A96037"/>
    <w:rsid w:val="26AE5D24"/>
    <w:rsid w:val="26B35EF8"/>
    <w:rsid w:val="26BB211C"/>
    <w:rsid w:val="26C47E2F"/>
    <w:rsid w:val="26CC5467"/>
    <w:rsid w:val="26D1DF4F"/>
    <w:rsid w:val="26D8C906"/>
    <w:rsid w:val="26DE15E5"/>
    <w:rsid w:val="26DFC7CE"/>
    <w:rsid w:val="26F1D9C7"/>
    <w:rsid w:val="26F1F680"/>
    <w:rsid w:val="26F74189"/>
    <w:rsid w:val="26F7DA83"/>
    <w:rsid w:val="26F90DB5"/>
    <w:rsid w:val="26FB772E"/>
    <w:rsid w:val="27031E39"/>
    <w:rsid w:val="270DF8C8"/>
    <w:rsid w:val="270FBD75"/>
    <w:rsid w:val="27121B9F"/>
    <w:rsid w:val="2716F508"/>
    <w:rsid w:val="27188568"/>
    <w:rsid w:val="271F95C4"/>
    <w:rsid w:val="2724EC29"/>
    <w:rsid w:val="272761FA"/>
    <w:rsid w:val="27322331"/>
    <w:rsid w:val="273294BC"/>
    <w:rsid w:val="2734A4F9"/>
    <w:rsid w:val="2735B453"/>
    <w:rsid w:val="2740F5D0"/>
    <w:rsid w:val="27430739"/>
    <w:rsid w:val="27503E8F"/>
    <w:rsid w:val="2758C988"/>
    <w:rsid w:val="275CA426"/>
    <w:rsid w:val="2761057E"/>
    <w:rsid w:val="27705D6E"/>
    <w:rsid w:val="27769BE8"/>
    <w:rsid w:val="277731CB"/>
    <w:rsid w:val="27978C7B"/>
    <w:rsid w:val="2797DCB8"/>
    <w:rsid w:val="279E8FEF"/>
    <w:rsid w:val="27A6626C"/>
    <w:rsid w:val="27BB3854"/>
    <w:rsid w:val="27C39687"/>
    <w:rsid w:val="27C437AF"/>
    <w:rsid w:val="27CA9B57"/>
    <w:rsid w:val="27D8DD52"/>
    <w:rsid w:val="27DD52B3"/>
    <w:rsid w:val="27DFD460"/>
    <w:rsid w:val="27E268DC"/>
    <w:rsid w:val="27E58DCB"/>
    <w:rsid w:val="27E7E729"/>
    <w:rsid w:val="27EDCF7C"/>
    <w:rsid w:val="27EE23E1"/>
    <w:rsid w:val="27F8813D"/>
    <w:rsid w:val="2815E697"/>
    <w:rsid w:val="2824EFDF"/>
    <w:rsid w:val="2831A2CF"/>
    <w:rsid w:val="2836A42D"/>
    <w:rsid w:val="28449AED"/>
    <w:rsid w:val="2845C7F9"/>
    <w:rsid w:val="2851719A"/>
    <w:rsid w:val="286261C2"/>
    <w:rsid w:val="286D70C7"/>
    <w:rsid w:val="2872BB28"/>
    <w:rsid w:val="287A0A7C"/>
    <w:rsid w:val="2887BA39"/>
    <w:rsid w:val="28881E7E"/>
    <w:rsid w:val="2889A144"/>
    <w:rsid w:val="288A0D1A"/>
    <w:rsid w:val="2890B878"/>
    <w:rsid w:val="2891460F"/>
    <w:rsid w:val="28B0FC9E"/>
    <w:rsid w:val="28C34C1E"/>
    <w:rsid w:val="28C6651C"/>
    <w:rsid w:val="28D11476"/>
    <w:rsid w:val="28D32701"/>
    <w:rsid w:val="28D44F1A"/>
    <w:rsid w:val="28D602D0"/>
    <w:rsid w:val="28D9C635"/>
    <w:rsid w:val="28E0318F"/>
    <w:rsid w:val="28E8D7F3"/>
    <w:rsid w:val="28F9D21F"/>
    <w:rsid w:val="29065634"/>
    <w:rsid w:val="29188775"/>
    <w:rsid w:val="291BD793"/>
    <w:rsid w:val="2920F6E3"/>
    <w:rsid w:val="292BAE5C"/>
    <w:rsid w:val="29328546"/>
    <w:rsid w:val="29348AA2"/>
    <w:rsid w:val="2937AB8F"/>
    <w:rsid w:val="2940AE5F"/>
    <w:rsid w:val="2943A0A1"/>
    <w:rsid w:val="29442FC1"/>
    <w:rsid w:val="29474404"/>
    <w:rsid w:val="294B00D9"/>
    <w:rsid w:val="29547113"/>
    <w:rsid w:val="29550445"/>
    <w:rsid w:val="296ECB23"/>
    <w:rsid w:val="2971FD1D"/>
    <w:rsid w:val="2972D1E2"/>
    <w:rsid w:val="297E983B"/>
    <w:rsid w:val="2980808A"/>
    <w:rsid w:val="298AF115"/>
    <w:rsid w:val="2994A321"/>
    <w:rsid w:val="29978B5B"/>
    <w:rsid w:val="29A3D3D3"/>
    <w:rsid w:val="29A6B1D0"/>
    <w:rsid w:val="29A70189"/>
    <w:rsid w:val="29A7DD8A"/>
    <w:rsid w:val="29AC5529"/>
    <w:rsid w:val="29B79A19"/>
    <w:rsid w:val="29B983BD"/>
    <w:rsid w:val="29CB186D"/>
    <w:rsid w:val="29D3C354"/>
    <w:rsid w:val="29D9EFB7"/>
    <w:rsid w:val="29DCB849"/>
    <w:rsid w:val="29DCF187"/>
    <w:rsid w:val="29DE0054"/>
    <w:rsid w:val="29E0C9B1"/>
    <w:rsid w:val="29E7ED97"/>
    <w:rsid w:val="2A00DCF2"/>
    <w:rsid w:val="2A022522"/>
    <w:rsid w:val="2A1502FC"/>
    <w:rsid w:val="2A187401"/>
    <w:rsid w:val="2A1FAF0E"/>
    <w:rsid w:val="2A2239AC"/>
    <w:rsid w:val="2A256F98"/>
    <w:rsid w:val="2A2E849C"/>
    <w:rsid w:val="2A346F37"/>
    <w:rsid w:val="2A3FCFD8"/>
    <w:rsid w:val="2A49784E"/>
    <w:rsid w:val="2A4D3744"/>
    <w:rsid w:val="2A511E97"/>
    <w:rsid w:val="2A526135"/>
    <w:rsid w:val="2A54770E"/>
    <w:rsid w:val="2A5A9C6B"/>
    <w:rsid w:val="2A5C5572"/>
    <w:rsid w:val="2A715EC6"/>
    <w:rsid w:val="2A75816D"/>
    <w:rsid w:val="2A771579"/>
    <w:rsid w:val="2A78CCD0"/>
    <w:rsid w:val="2A8421E3"/>
    <w:rsid w:val="2A861E34"/>
    <w:rsid w:val="2A8648C2"/>
    <w:rsid w:val="2A8AD9EE"/>
    <w:rsid w:val="2A99A1E8"/>
    <w:rsid w:val="2AA6CB46"/>
    <w:rsid w:val="2AB90F50"/>
    <w:rsid w:val="2ABE8D66"/>
    <w:rsid w:val="2AC36664"/>
    <w:rsid w:val="2ACFE3CE"/>
    <w:rsid w:val="2AD0A6F5"/>
    <w:rsid w:val="2AD7A90B"/>
    <w:rsid w:val="2ADCD68C"/>
    <w:rsid w:val="2AE89B6A"/>
    <w:rsid w:val="2AED8E92"/>
    <w:rsid w:val="2AF28049"/>
    <w:rsid w:val="2AFFC0BC"/>
    <w:rsid w:val="2B07DAE6"/>
    <w:rsid w:val="2B107FDB"/>
    <w:rsid w:val="2B1330F4"/>
    <w:rsid w:val="2B2B783E"/>
    <w:rsid w:val="2B33F9E3"/>
    <w:rsid w:val="2B3D0C48"/>
    <w:rsid w:val="2B3DA63B"/>
    <w:rsid w:val="2B40CD4B"/>
    <w:rsid w:val="2B434047"/>
    <w:rsid w:val="2B4597D6"/>
    <w:rsid w:val="2B47E181"/>
    <w:rsid w:val="2B50D989"/>
    <w:rsid w:val="2B58FF16"/>
    <w:rsid w:val="2B6005F6"/>
    <w:rsid w:val="2B7450DF"/>
    <w:rsid w:val="2B8C4D6A"/>
    <w:rsid w:val="2B8D07E4"/>
    <w:rsid w:val="2B94FFCD"/>
    <w:rsid w:val="2B9ABB21"/>
    <w:rsid w:val="2B9D409B"/>
    <w:rsid w:val="2BAA3B86"/>
    <w:rsid w:val="2BBE8929"/>
    <w:rsid w:val="2BCAA964"/>
    <w:rsid w:val="2BCAE464"/>
    <w:rsid w:val="2BDD60FB"/>
    <w:rsid w:val="2BE0D113"/>
    <w:rsid w:val="2BF10970"/>
    <w:rsid w:val="2BF525F1"/>
    <w:rsid w:val="2BFCD00E"/>
    <w:rsid w:val="2C02BA84"/>
    <w:rsid w:val="2C09C094"/>
    <w:rsid w:val="2C0A7FCF"/>
    <w:rsid w:val="2C1205B4"/>
    <w:rsid w:val="2C1B96EB"/>
    <w:rsid w:val="2C2028DA"/>
    <w:rsid w:val="2C29D265"/>
    <w:rsid w:val="2C3AA852"/>
    <w:rsid w:val="2C3C10B0"/>
    <w:rsid w:val="2C40267D"/>
    <w:rsid w:val="2C427A67"/>
    <w:rsid w:val="2C43A92A"/>
    <w:rsid w:val="2C48CF6E"/>
    <w:rsid w:val="2C50038C"/>
    <w:rsid w:val="2C50B4F3"/>
    <w:rsid w:val="2C5DD33E"/>
    <w:rsid w:val="2C6DC386"/>
    <w:rsid w:val="2C7B4B05"/>
    <w:rsid w:val="2C7CEF80"/>
    <w:rsid w:val="2C85D51D"/>
    <w:rsid w:val="2C88FCCC"/>
    <w:rsid w:val="2C8DA750"/>
    <w:rsid w:val="2CA0B12B"/>
    <w:rsid w:val="2CB0CF5D"/>
    <w:rsid w:val="2CB6E856"/>
    <w:rsid w:val="2CB89391"/>
    <w:rsid w:val="2CB931A2"/>
    <w:rsid w:val="2CBA2C0F"/>
    <w:rsid w:val="2CC517D4"/>
    <w:rsid w:val="2CC66173"/>
    <w:rsid w:val="2CCFF52B"/>
    <w:rsid w:val="2CDA9F86"/>
    <w:rsid w:val="2CDF418F"/>
    <w:rsid w:val="2CE6BCFA"/>
    <w:rsid w:val="2CECB1C3"/>
    <w:rsid w:val="2CEED8EF"/>
    <w:rsid w:val="2CF1DD09"/>
    <w:rsid w:val="2CF6BC47"/>
    <w:rsid w:val="2D08F9FC"/>
    <w:rsid w:val="2D0F310E"/>
    <w:rsid w:val="2D11E305"/>
    <w:rsid w:val="2D327132"/>
    <w:rsid w:val="2D3A4859"/>
    <w:rsid w:val="2D4346C5"/>
    <w:rsid w:val="2D4CD01E"/>
    <w:rsid w:val="2D4E3F3E"/>
    <w:rsid w:val="2D5AA061"/>
    <w:rsid w:val="2D5E0BB9"/>
    <w:rsid w:val="2D6BC453"/>
    <w:rsid w:val="2D749CAC"/>
    <w:rsid w:val="2D7C278F"/>
    <w:rsid w:val="2D7E9A78"/>
    <w:rsid w:val="2D8C5DEF"/>
    <w:rsid w:val="2DA2F306"/>
    <w:rsid w:val="2DAB28E5"/>
    <w:rsid w:val="2DB243C2"/>
    <w:rsid w:val="2DB4EE95"/>
    <w:rsid w:val="2DB579B4"/>
    <w:rsid w:val="2DC54E22"/>
    <w:rsid w:val="2DC8FB30"/>
    <w:rsid w:val="2DD0E102"/>
    <w:rsid w:val="2DD193FA"/>
    <w:rsid w:val="2DD36EA1"/>
    <w:rsid w:val="2DE205D0"/>
    <w:rsid w:val="2DEA7D02"/>
    <w:rsid w:val="2DEEA4FB"/>
    <w:rsid w:val="2DEFB2D2"/>
    <w:rsid w:val="2DFE6323"/>
    <w:rsid w:val="2E10E60D"/>
    <w:rsid w:val="2E187986"/>
    <w:rsid w:val="2E24BD00"/>
    <w:rsid w:val="2E3FBD1B"/>
    <w:rsid w:val="2E43752C"/>
    <w:rsid w:val="2E485982"/>
    <w:rsid w:val="2E48C564"/>
    <w:rsid w:val="2E4B0660"/>
    <w:rsid w:val="2E4C7EEF"/>
    <w:rsid w:val="2E4E6A54"/>
    <w:rsid w:val="2E610D6A"/>
    <w:rsid w:val="2E66900C"/>
    <w:rsid w:val="2E7885D9"/>
    <w:rsid w:val="2E8C25E4"/>
    <w:rsid w:val="2E8D289B"/>
    <w:rsid w:val="2E90F58A"/>
    <w:rsid w:val="2E93443B"/>
    <w:rsid w:val="2E98A1CA"/>
    <w:rsid w:val="2E9A35A8"/>
    <w:rsid w:val="2EA0C9FE"/>
    <w:rsid w:val="2EA10C3C"/>
    <w:rsid w:val="2EA5BB41"/>
    <w:rsid w:val="2EB18F1D"/>
    <w:rsid w:val="2EBC72C4"/>
    <w:rsid w:val="2EBDCD9B"/>
    <w:rsid w:val="2EC72F5F"/>
    <w:rsid w:val="2EC85F82"/>
    <w:rsid w:val="2EE33F15"/>
    <w:rsid w:val="2EE6C9C0"/>
    <w:rsid w:val="2EE8A582"/>
    <w:rsid w:val="2EEB6041"/>
    <w:rsid w:val="2EEBC7E4"/>
    <w:rsid w:val="2EEDE3A3"/>
    <w:rsid w:val="2EEE9C3E"/>
    <w:rsid w:val="2EF4E44E"/>
    <w:rsid w:val="2EF60C8A"/>
    <w:rsid w:val="2EF76017"/>
    <w:rsid w:val="2EFF925C"/>
    <w:rsid w:val="2F015BA4"/>
    <w:rsid w:val="2F106BBC"/>
    <w:rsid w:val="2F36BE28"/>
    <w:rsid w:val="2F3D9B7F"/>
    <w:rsid w:val="2F466078"/>
    <w:rsid w:val="2F477476"/>
    <w:rsid w:val="2F4FA800"/>
    <w:rsid w:val="2F507BB2"/>
    <w:rsid w:val="2F516A0D"/>
    <w:rsid w:val="2F66EE41"/>
    <w:rsid w:val="2F6B460B"/>
    <w:rsid w:val="2F6F5A08"/>
    <w:rsid w:val="2F709CF3"/>
    <w:rsid w:val="2F733BA9"/>
    <w:rsid w:val="2F757F1C"/>
    <w:rsid w:val="2F88E231"/>
    <w:rsid w:val="2F9D30C2"/>
    <w:rsid w:val="2F9E32A7"/>
    <w:rsid w:val="2FA4C7FE"/>
    <w:rsid w:val="2FA8A9CB"/>
    <w:rsid w:val="2FAB4015"/>
    <w:rsid w:val="2FB80FB4"/>
    <w:rsid w:val="2FC60899"/>
    <w:rsid w:val="2FCB854E"/>
    <w:rsid w:val="2FCD7D8E"/>
    <w:rsid w:val="2FD8CCFD"/>
    <w:rsid w:val="2FE14655"/>
    <w:rsid w:val="2FF1DFAD"/>
    <w:rsid w:val="2FFEE0A5"/>
    <w:rsid w:val="300AC499"/>
    <w:rsid w:val="3015302D"/>
    <w:rsid w:val="3019BE10"/>
    <w:rsid w:val="302CBE12"/>
    <w:rsid w:val="30324432"/>
    <w:rsid w:val="3040D4BB"/>
    <w:rsid w:val="3047A658"/>
    <w:rsid w:val="3047BCD8"/>
    <w:rsid w:val="304B17D2"/>
    <w:rsid w:val="3052507D"/>
    <w:rsid w:val="30532D77"/>
    <w:rsid w:val="30571CE3"/>
    <w:rsid w:val="30624801"/>
    <w:rsid w:val="3065A84E"/>
    <w:rsid w:val="3083F8F7"/>
    <w:rsid w:val="30894E6A"/>
    <w:rsid w:val="309A0D29"/>
    <w:rsid w:val="309F4169"/>
    <w:rsid w:val="30AF47DF"/>
    <w:rsid w:val="30BDDAC9"/>
    <w:rsid w:val="30C0C0B4"/>
    <w:rsid w:val="30C393EB"/>
    <w:rsid w:val="30D5E502"/>
    <w:rsid w:val="30D78CC2"/>
    <w:rsid w:val="30DFAD86"/>
    <w:rsid w:val="30E4D7F6"/>
    <w:rsid w:val="30E71967"/>
    <w:rsid w:val="30EDF32B"/>
    <w:rsid w:val="30EECB07"/>
    <w:rsid w:val="30EF083A"/>
    <w:rsid w:val="3109A74B"/>
    <w:rsid w:val="311E4E10"/>
    <w:rsid w:val="31223CE7"/>
    <w:rsid w:val="312585D6"/>
    <w:rsid w:val="3140838A"/>
    <w:rsid w:val="3143920E"/>
    <w:rsid w:val="315B9A74"/>
    <w:rsid w:val="3163E66F"/>
    <w:rsid w:val="316407FB"/>
    <w:rsid w:val="316ECB59"/>
    <w:rsid w:val="316F98CF"/>
    <w:rsid w:val="3176CCB3"/>
    <w:rsid w:val="317A6D20"/>
    <w:rsid w:val="318247A0"/>
    <w:rsid w:val="3187851A"/>
    <w:rsid w:val="3189CE8D"/>
    <w:rsid w:val="318B342A"/>
    <w:rsid w:val="31920140"/>
    <w:rsid w:val="319594F4"/>
    <w:rsid w:val="31BCE7B6"/>
    <w:rsid w:val="31DB9B61"/>
    <w:rsid w:val="31E9518C"/>
    <w:rsid w:val="31F006ED"/>
    <w:rsid w:val="31F411AC"/>
    <w:rsid w:val="31F4BDC7"/>
    <w:rsid w:val="31F985A0"/>
    <w:rsid w:val="3217236C"/>
    <w:rsid w:val="3219C311"/>
    <w:rsid w:val="3225C2DF"/>
    <w:rsid w:val="32260F27"/>
    <w:rsid w:val="322E2037"/>
    <w:rsid w:val="32329911"/>
    <w:rsid w:val="3233FACA"/>
    <w:rsid w:val="32385BBF"/>
    <w:rsid w:val="32388852"/>
    <w:rsid w:val="32393A2A"/>
    <w:rsid w:val="323A1ACA"/>
    <w:rsid w:val="323B2822"/>
    <w:rsid w:val="323B6A89"/>
    <w:rsid w:val="324452BC"/>
    <w:rsid w:val="32495731"/>
    <w:rsid w:val="3261CAF5"/>
    <w:rsid w:val="327D9470"/>
    <w:rsid w:val="327DEFB0"/>
    <w:rsid w:val="328BD555"/>
    <w:rsid w:val="3297845C"/>
    <w:rsid w:val="329BFA9A"/>
    <w:rsid w:val="329BFF89"/>
    <w:rsid w:val="329C1890"/>
    <w:rsid w:val="329F9855"/>
    <w:rsid w:val="329F9D60"/>
    <w:rsid w:val="32A94E1F"/>
    <w:rsid w:val="32AF5582"/>
    <w:rsid w:val="32B02331"/>
    <w:rsid w:val="32BFAA83"/>
    <w:rsid w:val="32C108E4"/>
    <w:rsid w:val="32CFDEAE"/>
    <w:rsid w:val="32DBB066"/>
    <w:rsid w:val="32DCB1A6"/>
    <w:rsid w:val="32E600A4"/>
    <w:rsid w:val="331212F8"/>
    <w:rsid w:val="33208378"/>
    <w:rsid w:val="332FDD7C"/>
    <w:rsid w:val="33360CF3"/>
    <w:rsid w:val="3336A71A"/>
    <w:rsid w:val="3351DD11"/>
    <w:rsid w:val="335B218B"/>
    <w:rsid w:val="335CAF8E"/>
    <w:rsid w:val="336071D9"/>
    <w:rsid w:val="336B8CE4"/>
    <w:rsid w:val="33715714"/>
    <w:rsid w:val="3377D79D"/>
    <w:rsid w:val="337C288F"/>
    <w:rsid w:val="3387CEB2"/>
    <w:rsid w:val="33901E8C"/>
    <w:rsid w:val="339ED015"/>
    <w:rsid w:val="33B17139"/>
    <w:rsid w:val="33DF7B2C"/>
    <w:rsid w:val="33E7BBDC"/>
    <w:rsid w:val="33E9A3F7"/>
    <w:rsid w:val="33EA64C4"/>
    <w:rsid w:val="33EE95D9"/>
    <w:rsid w:val="33F07F5F"/>
    <w:rsid w:val="3403E6B1"/>
    <w:rsid w:val="3406E1A7"/>
    <w:rsid w:val="340766BC"/>
    <w:rsid w:val="3418990F"/>
    <w:rsid w:val="3419537A"/>
    <w:rsid w:val="341A1B38"/>
    <w:rsid w:val="341B6A92"/>
    <w:rsid w:val="3420085E"/>
    <w:rsid w:val="342A0A4F"/>
    <w:rsid w:val="34310854"/>
    <w:rsid w:val="3432FFE6"/>
    <w:rsid w:val="343E10B7"/>
    <w:rsid w:val="343ED9C9"/>
    <w:rsid w:val="344B3655"/>
    <w:rsid w:val="344C64B6"/>
    <w:rsid w:val="3459382B"/>
    <w:rsid w:val="345F4DD2"/>
    <w:rsid w:val="346FAA49"/>
    <w:rsid w:val="347A566E"/>
    <w:rsid w:val="348ABA31"/>
    <w:rsid w:val="34901BA0"/>
    <w:rsid w:val="349340B2"/>
    <w:rsid w:val="349B2F1D"/>
    <w:rsid w:val="349BD8D7"/>
    <w:rsid w:val="349F9402"/>
    <w:rsid w:val="34A7E0F5"/>
    <w:rsid w:val="34AF9206"/>
    <w:rsid w:val="34B6F89E"/>
    <w:rsid w:val="34CEACF8"/>
    <w:rsid w:val="34D4A959"/>
    <w:rsid w:val="34D80796"/>
    <w:rsid w:val="34DB4EAC"/>
    <w:rsid w:val="34DFA649"/>
    <w:rsid w:val="34E04829"/>
    <w:rsid w:val="34E3F7EF"/>
    <w:rsid w:val="34E4CD07"/>
    <w:rsid w:val="34EA6798"/>
    <w:rsid w:val="34F1FD97"/>
    <w:rsid w:val="34FDFF50"/>
    <w:rsid w:val="34FE47B0"/>
    <w:rsid w:val="3505725B"/>
    <w:rsid w:val="351998A0"/>
    <w:rsid w:val="35211536"/>
    <w:rsid w:val="3521C200"/>
    <w:rsid w:val="3524C510"/>
    <w:rsid w:val="3524CA1E"/>
    <w:rsid w:val="35320C28"/>
    <w:rsid w:val="3538AC51"/>
    <w:rsid w:val="354247E3"/>
    <w:rsid w:val="354576CE"/>
    <w:rsid w:val="35492FE8"/>
    <w:rsid w:val="354E49FE"/>
    <w:rsid w:val="354FA7C2"/>
    <w:rsid w:val="355288A7"/>
    <w:rsid w:val="35681BDF"/>
    <w:rsid w:val="356D8731"/>
    <w:rsid w:val="356D8A3C"/>
    <w:rsid w:val="358114F8"/>
    <w:rsid w:val="35812DD5"/>
    <w:rsid w:val="3589D357"/>
    <w:rsid w:val="358BB103"/>
    <w:rsid w:val="358C5233"/>
    <w:rsid w:val="358EFB9D"/>
    <w:rsid w:val="3596FA5C"/>
    <w:rsid w:val="35A60B89"/>
    <w:rsid w:val="35AB3C7E"/>
    <w:rsid w:val="35B53444"/>
    <w:rsid w:val="35B7810C"/>
    <w:rsid w:val="35B787F8"/>
    <w:rsid w:val="35B7D5F1"/>
    <w:rsid w:val="35BA7F9B"/>
    <w:rsid w:val="35BEE30E"/>
    <w:rsid w:val="35C2298C"/>
    <w:rsid w:val="35CA475D"/>
    <w:rsid w:val="35CB4226"/>
    <w:rsid w:val="35D46A2D"/>
    <w:rsid w:val="35E23E5C"/>
    <w:rsid w:val="35EC2FA8"/>
    <w:rsid w:val="3601F969"/>
    <w:rsid w:val="3603ED7F"/>
    <w:rsid w:val="36096CB4"/>
    <w:rsid w:val="360DFEAF"/>
    <w:rsid w:val="361F143A"/>
    <w:rsid w:val="3625DFC2"/>
    <w:rsid w:val="363700F6"/>
    <w:rsid w:val="3637320C"/>
    <w:rsid w:val="3642C4F5"/>
    <w:rsid w:val="364E7AB4"/>
    <w:rsid w:val="36505D84"/>
    <w:rsid w:val="3653A1EE"/>
    <w:rsid w:val="36550F97"/>
    <w:rsid w:val="366DF93D"/>
    <w:rsid w:val="366F1FF7"/>
    <w:rsid w:val="36767259"/>
    <w:rsid w:val="3685008C"/>
    <w:rsid w:val="368ED359"/>
    <w:rsid w:val="3693E6F9"/>
    <w:rsid w:val="36985DF5"/>
    <w:rsid w:val="36A0CF42"/>
    <w:rsid w:val="36A74D79"/>
    <w:rsid w:val="36A7E1D2"/>
    <w:rsid w:val="36A9BE43"/>
    <w:rsid w:val="36B07A3F"/>
    <w:rsid w:val="36B163C2"/>
    <w:rsid w:val="36BA9651"/>
    <w:rsid w:val="36BCDA68"/>
    <w:rsid w:val="36C18C7D"/>
    <w:rsid w:val="36CE3C28"/>
    <w:rsid w:val="36DC0BDB"/>
    <w:rsid w:val="36EF7778"/>
    <w:rsid w:val="36FD71CE"/>
    <w:rsid w:val="3715F316"/>
    <w:rsid w:val="371B1D26"/>
    <w:rsid w:val="3721E09D"/>
    <w:rsid w:val="372B612D"/>
    <w:rsid w:val="3736AE46"/>
    <w:rsid w:val="373FBAAA"/>
    <w:rsid w:val="374A3796"/>
    <w:rsid w:val="374D7623"/>
    <w:rsid w:val="37550708"/>
    <w:rsid w:val="375C8A3F"/>
    <w:rsid w:val="375CF625"/>
    <w:rsid w:val="376D125F"/>
    <w:rsid w:val="3770FF9E"/>
    <w:rsid w:val="3775068A"/>
    <w:rsid w:val="377794C0"/>
    <w:rsid w:val="37805522"/>
    <w:rsid w:val="37809C84"/>
    <w:rsid w:val="3780D6CC"/>
    <w:rsid w:val="3787434C"/>
    <w:rsid w:val="37884A0B"/>
    <w:rsid w:val="3788BA53"/>
    <w:rsid w:val="3794194F"/>
    <w:rsid w:val="37994883"/>
    <w:rsid w:val="37A65BE2"/>
    <w:rsid w:val="37A68B2A"/>
    <w:rsid w:val="37B517EC"/>
    <w:rsid w:val="37B57C6C"/>
    <w:rsid w:val="37C332B7"/>
    <w:rsid w:val="37D34606"/>
    <w:rsid w:val="37D7D3E6"/>
    <w:rsid w:val="37DB4FF1"/>
    <w:rsid w:val="37E1ED99"/>
    <w:rsid w:val="37EE514E"/>
    <w:rsid w:val="37F29E1D"/>
    <w:rsid w:val="37F6C5AD"/>
    <w:rsid w:val="37F97C9C"/>
    <w:rsid w:val="37FD5DB6"/>
    <w:rsid w:val="37FED247"/>
    <w:rsid w:val="38084088"/>
    <w:rsid w:val="38207210"/>
    <w:rsid w:val="3824603C"/>
    <w:rsid w:val="382F0FFD"/>
    <w:rsid w:val="38338003"/>
    <w:rsid w:val="383EB689"/>
    <w:rsid w:val="3847FB2C"/>
    <w:rsid w:val="384AFECA"/>
    <w:rsid w:val="384C1CD8"/>
    <w:rsid w:val="386119D5"/>
    <w:rsid w:val="38618AE2"/>
    <w:rsid w:val="387DD4DF"/>
    <w:rsid w:val="387E36D4"/>
    <w:rsid w:val="3885586B"/>
    <w:rsid w:val="3885FD89"/>
    <w:rsid w:val="3889014B"/>
    <w:rsid w:val="388F5E1A"/>
    <w:rsid w:val="38972DBB"/>
    <w:rsid w:val="3898B4F5"/>
    <w:rsid w:val="38A180A3"/>
    <w:rsid w:val="38A3CA36"/>
    <w:rsid w:val="38A82962"/>
    <w:rsid w:val="38BC784D"/>
    <w:rsid w:val="38BDB0B1"/>
    <w:rsid w:val="38BF97BD"/>
    <w:rsid w:val="38C8FDC2"/>
    <w:rsid w:val="38D421BB"/>
    <w:rsid w:val="38D573D4"/>
    <w:rsid w:val="38F00953"/>
    <w:rsid w:val="38F61553"/>
    <w:rsid w:val="38F89880"/>
    <w:rsid w:val="38FF65D3"/>
    <w:rsid w:val="3903FA89"/>
    <w:rsid w:val="3909F7C4"/>
    <w:rsid w:val="390FDC11"/>
    <w:rsid w:val="3913EB55"/>
    <w:rsid w:val="391FA1AA"/>
    <w:rsid w:val="392C768B"/>
    <w:rsid w:val="393F8ECA"/>
    <w:rsid w:val="394135A7"/>
    <w:rsid w:val="3945D156"/>
    <w:rsid w:val="394A8A23"/>
    <w:rsid w:val="39685086"/>
    <w:rsid w:val="39689129"/>
    <w:rsid w:val="397B27BA"/>
    <w:rsid w:val="398210CA"/>
    <w:rsid w:val="399C1794"/>
    <w:rsid w:val="39A2470E"/>
    <w:rsid w:val="39A44F64"/>
    <w:rsid w:val="39B12EF3"/>
    <w:rsid w:val="39BE7328"/>
    <w:rsid w:val="39C3928F"/>
    <w:rsid w:val="39CA782E"/>
    <w:rsid w:val="39D33075"/>
    <w:rsid w:val="39DAAFB9"/>
    <w:rsid w:val="39DEC63C"/>
    <w:rsid w:val="39E0190A"/>
    <w:rsid w:val="39E22D6B"/>
    <w:rsid w:val="39F4DBCB"/>
    <w:rsid w:val="39F7E76E"/>
    <w:rsid w:val="39F871E7"/>
    <w:rsid w:val="39FA2023"/>
    <w:rsid w:val="3A021750"/>
    <w:rsid w:val="3A02C8BE"/>
    <w:rsid w:val="3A045FAF"/>
    <w:rsid w:val="3A0F5BC2"/>
    <w:rsid w:val="3A119F75"/>
    <w:rsid w:val="3A14B96D"/>
    <w:rsid w:val="3A15CEB0"/>
    <w:rsid w:val="3A26AFC1"/>
    <w:rsid w:val="3A2B16BA"/>
    <w:rsid w:val="3A3652C0"/>
    <w:rsid w:val="3A3BFC6D"/>
    <w:rsid w:val="3A3CD982"/>
    <w:rsid w:val="3A3E39F6"/>
    <w:rsid w:val="3A41B258"/>
    <w:rsid w:val="3A5FEF7F"/>
    <w:rsid w:val="3A81AE8C"/>
    <w:rsid w:val="3A89837D"/>
    <w:rsid w:val="3A8AD09B"/>
    <w:rsid w:val="3A8EC875"/>
    <w:rsid w:val="3A90981E"/>
    <w:rsid w:val="3A965AB6"/>
    <w:rsid w:val="3A9DE3FD"/>
    <w:rsid w:val="3AA73F0C"/>
    <w:rsid w:val="3AAB9430"/>
    <w:rsid w:val="3ACCA4BB"/>
    <w:rsid w:val="3AE01550"/>
    <w:rsid w:val="3AE76286"/>
    <w:rsid w:val="3AED92F8"/>
    <w:rsid w:val="3AEEB1D5"/>
    <w:rsid w:val="3AFE540A"/>
    <w:rsid w:val="3B188ED0"/>
    <w:rsid w:val="3B1C7056"/>
    <w:rsid w:val="3B1EB281"/>
    <w:rsid w:val="3B24FE47"/>
    <w:rsid w:val="3B2B8896"/>
    <w:rsid w:val="3B341F87"/>
    <w:rsid w:val="3B393618"/>
    <w:rsid w:val="3B39D981"/>
    <w:rsid w:val="3B4070A9"/>
    <w:rsid w:val="3B4C0342"/>
    <w:rsid w:val="3B602F88"/>
    <w:rsid w:val="3B614582"/>
    <w:rsid w:val="3B6C6037"/>
    <w:rsid w:val="3B6E7660"/>
    <w:rsid w:val="3B70A2E6"/>
    <w:rsid w:val="3B7BC02C"/>
    <w:rsid w:val="3B817634"/>
    <w:rsid w:val="3B82318F"/>
    <w:rsid w:val="3B83AFA2"/>
    <w:rsid w:val="3B872D13"/>
    <w:rsid w:val="3B8CF9C8"/>
    <w:rsid w:val="3B92B805"/>
    <w:rsid w:val="3B92D57D"/>
    <w:rsid w:val="3B9AF83E"/>
    <w:rsid w:val="3BA5B672"/>
    <w:rsid w:val="3BA77E6D"/>
    <w:rsid w:val="3BAB0F0A"/>
    <w:rsid w:val="3BAC3824"/>
    <w:rsid w:val="3BB0126C"/>
    <w:rsid w:val="3BB98204"/>
    <w:rsid w:val="3BBAE1DF"/>
    <w:rsid w:val="3BBB5BBE"/>
    <w:rsid w:val="3BBE1431"/>
    <w:rsid w:val="3BCEF11A"/>
    <w:rsid w:val="3BD11F9A"/>
    <w:rsid w:val="3BD12B14"/>
    <w:rsid w:val="3BD1A8AF"/>
    <w:rsid w:val="3BD29C3B"/>
    <w:rsid w:val="3BD4AD3F"/>
    <w:rsid w:val="3BD504E2"/>
    <w:rsid w:val="3BD7BE7B"/>
    <w:rsid w:val="3BD9AC61"/>
    <w:rsid w:val="3BE3140B"/>
    <w:rsid w:val="3BEADAA7"/>
    <w:rsid w:val="3BEC17AE"/>
    <w:rsid w:val="3BF3AC4B"/>
    <w:rsid w:val="3BF6C9FA"/>
    <w:rsid w:val="3BF8F2AA"/>
    <w:rsid w:val="3BF9BDF2"/>
    <w:rsid w:val="3C01BA54"/>
    <w:rsid w:val="3C061911"/>
    <w:rsid w:val="3C0FD4E3"/>
    <w:rsid w:val="3C104330"/>
    <w:rsid w:val="3C14E1FC"/>
    <w:rsid w:val="3C1FD4F1"/>
    <w:rsid w:val="3C273BC4"/>
    <w:rsid w:val="3C27CD4C"/>
    <w:rsid w:val="3C2E1290"/>
    <w:rsid w:val="3C32BB75"/>
    <w:rsid w:val="3C3B85CA"/>
    <w:rsid w:val="3C440524"/>
    <w:rsid w:val="3C4836DE"/>
    <w:rsid w:val="3C4BA643"/>
    <w:rsid w:val="3C4BCCEA"/>
    <w:rsid w:val="3C544101"/>
    <w:rsid w:val="3C54A338"/>
    <w:rsid w:val="3C5730FA"/>
    <w:rsid w:val="3C5A50AC"/>
    <w:rsid w:val="3C5D71F9"/>
    <w:rsid w:val="3C6F578F"/>
    <w:rsid w:val="3C7AC515"/>
    <w:rsid w:val="3C7D2752"/>
    <w:rsid w:val="3C812322"/>
    <w:rsid w:val="3C839B9A"/>
    <w:rsid w:val="3C98C841"/>
    <w:rsid w:val="3C99C4E1"/>
    <w:rsid w:val="3C99D2AB"/>
    <w:rsid w:val="3C9D3B38"/>
    <w:rsid w:val="3C9F29BF"/>
    <w:rsid w:val="3CA83B97"/>
    <w:rsid w:val="3CAD9985"/>
    <w:rsid w:val="3CAEF174"/>
    <w:rsid w:val="3CB4E404"/>
    <w:rsid w:val="3CB60029"/>
    <w:rsid w:val="3CBF3E72"/>
    <w:rsid w:val="3CCBE640"/>
    <w:rsid w:val="3CD17FDF"/>
    <w:rsid w:val="3CD24FF4"/>
    <w:rsid w:val="3CD4336E"/>
    <w:rsid w:val="3CD6414A"/>
    <w:rsid w:val="3CD7A7C8"/>
    <w:rsid w:val="3CE009D6"/>
    <w:rsid w:val="3CE27BF1"/>
    <w:rsid w:val="3CE44DD4"/>
    <w:rsid w:val="3CF103B2"/>
    <w:rsid w:val="3CF2770C"/>
    <w:rsid w:val="3CF6646A"/>
    <w:rsid w:val="3D02E2F8"/>
    <w:rsid w:val="3D031B41"/>
    <w:rsid w:val="3D0444DC"/>
    <w:rsid w:val="3D048D8C"/>
    <w:rsid w:val="3D06C4FE"/>
    <w:rsid w:val="3D0D018B"/>
    <w:rsid w:val="3D107F2F"/>
    <w:rsid w:val="3D1258A7"/>
    <w:rsid w:val="3D14588F"/>
    <w:rsid w:val="3D1C520B"/>
    <w:rsid w:val="3D1D3559"/>
    <w:rsid w:val="3D246244"/>
    <w:rsid w:val="3D31B51F"/>
    <w:rsid w:val="3D451E7F"/>
    <w:rsid w:val="3D495499"/>
    <w:rsid w:val="3D4C8A2E"/>
    <w:rsid w:val="3D4E285F"/>
    <w:rsid w:val="3D50A632"/>
    <w:rsid w:val="3D530437"/>
    <w:rsid w:val="3D53B13C"/>
    <w:rsid w:val="3D53FD0F"/>
    <w:rsid w:val="3D59E25A"/>
    <w:rsid w:val="3D62492B"/>
    <w:rsid w:val="3D67A2F7"/>
    <w:rsid w:val="3D69CD3B"/>
    <w:rsid w:val="3D72AA5C"/>
    <w:rsid w:val="3D7BFE57"/>
    <w:rsid w:val="3DA2311D"/>
    <w:rsid w:val="3DB16C78"/>
    <w:rsid w:val="3DB305FC"/>
    <w:rsid w:val="3DBB6705"/>
    <w:rsid w:val="3DBF57CB"/>
    <w:rsid w:val="3DC0995C"/>
    <w:rsid w:val="3DC14030"/>
    <w:rsid w:val="3DCEAABF"/>
    <w:rsid w:val="3DDB2EEF"/>
    <w:rsid w:val="3DDCFE1B"/>
    <w:rsid w:val="3DDDBB7A"/>
    <w:rsid w:val="3DE0427E"/>
    <w:rsid w:val="3DF34765"/>
    <w:rsid w:val="3DF45E21"/>
    <w:rsid w:val="3E054551"/>
    <w:rsid w:val="3E0918BD"/>
    <w:rsid w:val="3E09EF11"/>
    <w:rsid w:val="3E0D2183"/>
    <w:rsid w:val="3E1049F1"/>
    <w:rsid w:val="3E20C750"/>
    <w:rsid w:val="3E2214D1"/>
    <w:rsid w:val="3E2DACB4"/>
    <w:rsid w:val="3E2EB2C1"/>
    <w:rsid w:val="3E328B4C"/>
    <w:rsid w:val="3E35D8FD"/>
    <w:rsid w:val="3E37D6A9"/>
    <w:rsid w:val="3E3975D2"/>
    <w:rsid w:val="3E3AAED9"/>
    <w:rsid w:val="3E469B90"/>
    <w:rsid w:val="3E55B5B5"/>
    <w:rsid w:val="3E5872BC"/>
    <w:rsid w:val="3E58B93A"/>
    <w:rsid w:val="3E603432"/>
    <w:rsid w:val="3E6EE242"/>
    <w:rsid w:val="3E77ABD5"/>
    <w:rsid w:val="3E800C6A"/>
    <w:rsid w:val="3E86A645"/>
    <w:rsid w:val="3EA99209"/>
    <w:rsid w:val="3EB32685"/>
    <w:rsid w:val="3EBB9F86"/>
    <w:rsid w:val="3ECB86CA"/>
    <w:rsid w:val="3ED0D47F"/>
    <w:rsid w:val="3ED72393"/>
    <w:rsid w:val="3ED87550"/>
    <w:rsid w:val="3EE262D2"/>
    <w:rsid w:val="3EE5F2A4"/>
    <w:rsid w:val="3EEB15EA"/>
    <w:rsid w:val="3EF0AFA6"/>
    <w:rsid w:val="3EF87BF9"/>
    <w:rsid w:val="3EFD254F"/>
    <w:rsid w:val="3EFD7324"/>
    <w:rsid w:val="3F073C02"/>
    <w:rsid w:val="3F133637"/>
    <w:rsid w:val="3F1489D3"/>
    <w:rsid w:val="3F14E6A1"/>
    <w:rsid w:val="3F179F8C"/>
    <w:rsid w:val="3F19EE68"/>
    <w:rsid w:val="3F1D9BE4"/>
    <w:rsid w:val="3F235DDD"/>
    <w:rsid w:val="3F2E9A3A"/>
    <w:rsid w:val="3F390DD2"/>
    <w:rsid w:val="3F3D95A5"/>
    <w:rsid w:val="3F65E78D"/>
    <w:rsid w:val="3F6CC06D"/>
    <w:rsid w:val="3F756CE6"/>
    <w:rsid w:val="3F786F8F"/>
    <w:rsid w:val="3F804B48"/>
    <w:rsid w:val="3F804C26"/>
    <w:rsid w:val="3F82D94C"/>
    <w:rsid w:val="3F8725CA"/>
    <w:rsid w:val="3F8909E7"/>
    <w:rsid w:val="3F8B4579"/>
    <w:rsid w:val="3F993D5F"/>
    <w:rsid w:val="3F9F014F"/>
    <w:rsid w:val="3FAA94EE"/>
    <w:rsid w:val="3FB7E809"/>
    <w:rsid w:val="3FB93FCC"/>
    <w:rsid w:val="3FBADE57"/>
    <w:rsid w:val="3FBCA9BF"/>
    <w:rsid w:val="3FC19320"/>
    <w:rsid w:val="3FC6F8CD"/>
    <w:rsid w:val="3FCC4439"/>
    <w:rsid w:val="3FD24804"/>
    <w:rsid w:val="3FD3A6FE"/>
    <w:rsid w:val="3FDA6B9B"/>
    <w:rsid w:val="3FDA6DE0"/>
    <w:rsid w:val="3FE4DDC8"/>
    <w:rsid w:val="3FECA5BB"/>
    <w:rsid w:val="3FF85664"/>
    <w:rsid w:val="3FFF8C90"/>
    <w:rsid w:val="40153556"/>
    <w:rsid w:val="4015D2E3"/>
    <w:rsid w:val="40190B42"/>
    <w:rsid w:val="4020A97B"/>
    <w:rsid w:val="4025C495"/>
    <w:rsid w:val="4039657D"/>
    <w:rsid w:val="404455B0"/>
    <w:rsid w:val="40491363"/>
    <w:rsid w:val="404C3A86"/>
    <w:rsid w:val="404EEAEB"/>
    <w:rsid w:val="4067E7A4"/>
    <w:rsid w:val="4067EFD1"/>
    <w:rsid w:val="406BCB8B"/>
    <w:rsid w:val="406E9183"/>
    <w:rsid w:val="407EA131"/>
    <w:rsid w:val="407FC6A5"/>
    <w:rsid w:val="4085AF35"/>
    <w:rsid w:val="409C032B"/>
    <w:rsid w:val="40A4CC3A"/>
    <w:rsid w:val="40AA3BB2"/>
    <w:rsid w:val="40AA5A08"/>
    <w:rsid w:val="40B0B516"/>
    <w:rsid w:val="40CED6E3"/>
    <w:rsid w:val="40DCBB53"/>
    <w:rsid w:val="40DE8702"/>
    <w:rsid w:val="40E6D4CD"/>
    <w:rsid w:val="40ED45E0"/>
    <w:rsid w:val="40F4D7E1"/>
    <w:rsid w:val="4101818E"/>
    <w:rsid w:val="410506FD"/>
    <w:rsid w:val="4109AAAE"/>
    <w:rsid w:val="410B6822"/>
    <w:rsid w:val="41101BCE"/>
    <w:rsid w:val="41199796"/>
    <w:rsid w:val="4119B541"/>
    <w:rsid w:val="411E63AC"/>
    <w:rsid w:val="411FDA00"/>
    <w:rsid w:val="41348770"/>
    <w:rsid w:val="4137BCF6"/>
    <w:rsid w:val="414592C7"/>
    <w:rsid w:val="4145B630"/>
    <w:rsid w:val="414C3F75"/>
    <w:rsid w:val="41505727"/>
    <w:rsid w:val="41510611"/>
    <w:rsid w:val="415C0678"/>
    <w:rsid w:val="4165E197"/>
    <w:rsid w:val="4190E810"/>
    <w:rsid w:val="41918E5F"/>
    <w:rsid w:val="41994AC1"/>
    <w:rsid w:val="41996F2F"/>
    <w:rsid w:val="41A3977F"/>
    <w:rsid w:val="41AD9C9D"/>
    <w:rsid w:val="41B5F242"/>
    <w:rsid w:val="41D54C0B"/>
    <w:rsid w:val="41DA8E0F"/>
    <w:rsid w:val="41E17CFF"/>
    <w:rsid w:val="41FA3E01"/>
    <w:rsid w:val="41FAD700"/>
    <w:rsid w:val="41FCDBB7"/>
    <w:rsid w:val="41FD2D9B"/>
    <w:rsid w:val="41FD5B15"/>
    <w:rsid w:val="41FEDEAD"/>
    <w:rsid w:val="42035FEC"/>
    <w:rsid w:val="4207554B"/>
    <w:rsid w:val="4218E5F2"/>
    <w:rsid w:val="421FBD1A"/>
    <w:rsid w:val="422B08D7"/>
    <w:rsid w:val="422C3A9A"/>
    <w:rsid w:val="423651D6"/>
    <w:rsid w:val="423765A5"/>
    <w:rsid w:val="42404259"/>
    <w:rsid w:val="4241D52F"/>
    <w:rsid w:val="424D049F"/>
    <w:rsid w:val="424F1C46"/>
    <w:rsid w:val="4251AD50"/>
    <w:rsid w:val="425B0546"/>
    <w:rsid w:val="426FC301"/>
    <w:rsid w:val="4271865F"/>
    <w:rsid w:val="4273CDAD"/>
    <w:rsid w:val="42759C40"/>
    <w:rsid w:val="427A60F2"/>
    <w:rsid w:val="4283DB59"/>
    <w:rsid w:val="428C6BC7"/>
    <w:rsid w:val="42A1B5FD"/>
    <w:rsid w:val="42B2FF43"/>
    <w:rsid w:val="42B91A06"/>
    <w:rsid w:val="42BC12BF"/>
    <w:rsid w:val="42C79602"/>
    <w:rsid w:val="42D1F940"/>
    <w:rsid w:val="42D83998"/>
    <w:rsid w:val="42E1A698"/>
    <w:rsid w:val="42E9DBB3"/>
    <w:rsid w:val="42EA8CC8"/>
    <w:rsid w:val="42EE12FA"/>
    <w:rsid w:val="4301908B"/>
    <w:rsid w:val="430FBA80"/>
    <w:rsid w:val="431462E8"/>
    <w:rsid w:val="4316D273"/>
    <w:rsid w:val="43174E87"/>
    <w:rsid w:val="431B0538"/>
    <w:rsid w:val="431CD850"/>
    <w:rsid w:val="43306FE9"/>
    <w:rsid w:val="433973DE"/>
    <w:rsid w:val="4345C1EC"/>
    <w:rsid w:val="43476215"/>
    <w:rsid w:val="4351CB2A"/>
    <w:rsid w:val="4353B16C"/>
    <w:rsid w:val="43542613"/>
    <w:rsid w:val="436195E7"/>
    <w:rsid w:val="436B76EC"/>
    <w:rsid w:val="436F909B"/>
    <w:rsid w:val="4378419D"/>
    <w:rsid w:val="437FFC94"/>
    <w:rsid w:val="4387EF18"/>
    <w:rsid w:val="438A2AB5"/>
    <w:rsid w:val="43965B48"/>
    <w:rsid w:val="439B6B8C"/>
    <w:rsid w:val="439F4B46"/>
    <w:rsid w:val="43A3E739"/>
    <w:rsid w:val="43A72BCA"/>
    <w:rsid w:val="43ADC0B8"/>
    <w:rsid w:val="43BE6C0A"/>
    <w:rsid w:val="43C9B686"/>
    <w:rsid w:val="43D56457"/>
    <w:rsid w:val="43D9778B"/>
    <w:rsid w:val="43E5F01B"/>
    <w:rsid w:val="43E6369E"/>
    <w:rsid w:val="43E90550"/>
    <w:rsid w:val="43EBA22C"/>
    <w:rsid w:val="43F69046"/>
    <w:rsid w:val="43FCAE97"/>
    <w:rsid w:val="43FE8B44"/>
    <w:rsid w:val="4401FBFD"/>
    <w:rsid w:val="440A489C"/>
    <w:rsid w:val="44250382"/>
    <w:rsid w:val="444D3AD7"/>
    <w:rsid w:val="444D5E5A"/>
    <w:rsid w:val="4457BE85"/>
    <w:rsid w:val="445D020C"/>
    <w:rsid w:val="4464DDAF"/>
    <w:rsid w:val="446E0BE7"/>
    <w:rsid w:val="447865B6"/>
    <w:rsid w:val="447B525D"/>
    <w:rsid w:val="4481597D"/>
    <w:rsid w:val="4484D376"/>
    <w:rsid w:val="44869C37"/>
    <w:rsid w:val="448C8170"/>
    <w:rsid w:val="44913EBF"/>
    <w:rsid w:val="44937E6F"/>
    <w:rsid w:val="4498EE52"/>
    <w:rsid w:val="449C1FC4"/>
    <w:rsid w:val="44ADD032"/>
    <w:rsid w:val="44AE23DE"/>
    <w:rsid w:val="44B3B4DE"/>
    <w:rsid w:val="44B847B5"/>
    <w:rsid w:val="44BFA935"/>
    <w:rsid w:val="44C1A663"/>
    <w:rsid w:val="44D85ABC"/>
    <w:rsid w:val="44D9A51A"/>
    <w:rsid w:val="44DF7B0F"/>
    <w:rsid w:val="44E82D3C"/>
    <w:rsid w:val="44EA5814"/>
    <w:rsid w:val="44F2EB09"/>
    <w:rsid w:val="45017946"/>
    <w:rsid w:val="45021BC3"/>
    <w:rsid w:val="45075853"/>
    <w:rsid w:val="450FE18C"/>
    <w:rsid w:val="451091B9"/>
    <w:rsid w:val="4512EC38"/>
    <w:rsid w:val="4519F023"/>
    <w:rsid w:val="451A8CA9"/>
    <w:rsid w:val="45331B08"/>
    <w:rsid w:val="4536D765"/>
    <w:rsid w:val="45378206"/>
    <w:rsid w:val="453834DF"/>
    <w:rsid w:val="4538ADC0"/>
    <w:rsid w:val="453DAFF6"/>
    <w:rsid w:val="454867E8"/>
    <w:rsid w:val="454CB859"/>
    <w:rsid w:val="45500234"/>
    <w:rsid w:val="45538020"/>
    <w:rsid w:val="45608A84"/>
    <w:rsid w:val="4561F6A9"/>
    <w:rsid w:val="4563B73C"/>
    <w:rsid w:val="4567C69E"/>
    <w:rsid w:val="45698627"/>
    <w:rsid w:val="4569D511"/>
    <w:rsid w:val="456CA80E"/>
    <w:rsid w:val="4579A549"/>
    <w:rsid w:val="457C5854"/>
    <w:rsid w:val="45849949"/>
    <w:rsid w:val="45899404"/>
    <w:rsid w:val="4592801A"/>
    <w:rsid w:val="459D51DF"/>
    <w:rsid w:val="45A649D7"/>
    <w:rsid w:val="45B42235"/>
    <w:rsid w:val="45BD7214"/>
    <w:rsid w:val="45BE8F60"/>
    <w:rsid w:val="45C19E9B"/>
    <w:rsid w:val="45D4ADDF"/>
    <w:rsid w:val="45DC1595"/>
    <w:rsid w:val="45DE5443"/>
    <w:rsid w:val="45E90BB9"/>
    <w:rsid w:val="45FA6AD6"/>
    <w:rsid w:val="460A48E4"/>
    <w:rsid w:val="460AA363"/>
    <w:rsid w:val="460C5AEF"/>
    <w:rsid w:val="460DECB5"/>
    <w:rsid w:val="460FF144"/>
    <w:rsid w:val="461431FB"/>
    <w:rsid w:val="4618434D"/>
    <w:rsid w:val="463A9000"/>
    <w:rsid w:val="463D82C9"/>
    <w:rsid w:val="463DD8ED"/>
    <w:rsid w:val="463E9F5C"/>
    <w:rsid w:val="463FCE45"/>
    <w:rsid w:val="46566B44"/>
    <w:rsid w:val="465A60DF"/>
    <w:rsid w:val="46633BBE"/>
    <w:rsid w:val="46765723"/>
    <w:rsid w:val="4676D99A"/>
    <w:rsid w:val="4691937A"/>
    <w:rsid w:val="46ACF0AB"/>
    <w:rsid w:val="46AFCB6C"/>
    <w:rsid w:val="46C33D58"/>
    <w:rsid w:val="46CAEBCA"/>
    <w:rsid w:val="46CCD485"/>
    <w:rsid w:val="46CD025F"/>
    <w:rsid w:val="46D87673"/>
    <w:rsid w:val="46DBEAF1"/>
    <w:rsid w:val="46DE1249"/>
    <w:rsid w:val="46E21033"/>
    <w:rsid w:val="46E66B2E"/>
    <w:rsid w:val="46F14003"/>
    <w:rsid w:val="46F191D5"/>
    <w:rsid w:val="470C0116"/>
    <w:rsid w:val="470D0998"/>
    <w:rsid w:val="470D2FAC"/>
    <w:rsid w:val="4715F028"/>
    <w:rsid w:val="472A1506"/>
    <w:rsid w:val="473699D5"/>
    <w:rsid w:val="4737BA77"/>
    <w:rsid w:val="473E7E08"/>
    <w:rsid w:val="4740B327"/>
    <w:rsid w:val="4741274A"/>
    <w:rsid w:val="47435D6B"/>
    <w:rsid w:val="474944E6"/>
    <w:rsid w:val="474C64BA"/>
    <w:rsid w:val="474EB9AC"/>
    <w:rsid w:val="4750B113"/>
    <w:rsid w:val="475A3A8B"/>
    <w:rsid w:val="4765DD95"/>
    <w:rsid w:val="477AB575"/>
    <w:rsid w:val="477B0025"/>
    <w:rsid w:val="4780F356"/>
    <w:rsid w:val="478A5D41"/>
    <w:rsid w:val="47A28E8B"/>
    <w:rsid w:val="47B46C59"/>
    <w:rsid w:val="47B5B31C"/>
    <w:rsid w:val="47B5C891"/>
    <w:rsid w:val="47C294C3"/>
    <w:rsid w:val="47CB2FC4"/>
    <w:rsid w:val="47D0F040"/>
    <w:rsid w:val="47D9506C"/>
    <w:rsid w:val="47E610CA"/>
    <w:rsid w:val="47EB51C4"/>
    <w:rsid w:val="48106B33"/>
    <w:rsid w:val="4812DD53"/>
    <w:rsid w:val="48279F48"/>
    <w:rsid w:val="483BBCCC"/>
    <w:rsid w:val="483F5F84"/>
    <w:rsid w:val="484AE6CF"/>
    <w:rsid w:val="484EF05A"/>
    <w:rsid w:val="486E0DA6"/>
    <w:rsid w:val="487E8FB7"/>
    <w:rsid w:val="4888E441"/>
    <w:rsid w:val="489F5FC3"/>
    <w:rsid w:val="48ABFF47"/>
    <w:rsid w:val="48ACFC83"/>
    <w:rsid w:val="48B8E980"/>
    <w:rsid w:val="48C8401A"/>
    <w:rsid w:val="48D3E1A8"/>
    <w:rsid w:val="48DF4B10"/>
    <w:rsid w:val="48E4B3D2"/>
    <w:rsid w:val="48EBC5C5"/>
    <w:rsid w:val="48EBFCF4"/>
    <w:rsid w:val="48FA77C2"/>
    <w:rsid w:val="48FCAC4C"/>
    <w:rsid w:val="48FCC7F0"/>
    <w:rsid w:val="4900E7BE"/>
    <w:rsid w:val="49013D14"/>
    <w:rsid w:val="490ACD83"/>
    <w:rsid w:val="4919A942"/>
    <w:rsid w:val="491BDB38"/>
    <w:rsid w:val="4921922A"/>
    <w:rsid w:val="4934DC77"/>
    <w:rsid w:val="49570F3E"/>
    <w:rsid w:val="496BDBBE"/>
    <w:rsid w:val="496C8FF2"/>
    <w:rsid w:val="496DDF3C"/>
    <w:rsid w:val="497CB37F"/>
    <w:rsid w:val="497CFABD"/>
    <w:rsid w:val="497FC83F"/>
    <w:rsid w:val="49800431"/>
    <w:rsid w:val="4986A592"/>
    <w:rsid w:val="498AFB1E"/>
    <w:rsid w:val="4992B792"/>
    <w:rsid w:val="4996FBE9"/>
    <w:rsid w:val="49971E62"/>
    <w:rsid w:val="499D2C3B"/>
    <w:rsid w:val="49A0B867"/>
    <w:rsid w:val="49A172E5"/>
    <w:rsid w:val="49A31CD6"/>
    <w:rsid w:val="49A91C7C"/>
    <w:rsid w:val="49A9D7EC"/>
    <w:rsid w:val="49AA3C9D"/>
    <w:rsid w:val="49B32442"/>
    <w:rsid w:val="49B88088"/>
    <w:rsid w:val="49C8D1E7"/>
    <w:rsid w:val="49CA8D22"/>
    <w:rsid w:val="49DD8EAB"/>
    <w:rsid w:val="49E07A7B"/>
    <w:rsid w:val="49E55C90"/>
    <w:rsid w:val="49E92445"/>
    <w:rsid w:val="49EEF9A2"/>
    <w:rsid w:val="49F6DC86"/>
    <w:rsid w:val="49F6FD8E"/>
    <w:rsid w:val="49F92133"/>
    <w:rsid w:val="49FBD1F4"/>
    <w:rsid w:val="49FE4A0D"/>
    <w:rsid w:val="4A0B6C89"/>
    <w:rsid w:val="4A1DFF2D"/>
    <w:rsid w:val="4A1F1EE3"/>
    <w:rsid w:val="4A24A9E9"/>
    <w:rsid w:val="4A299E9A"/>
    <w:rsid w:val="4A2AA387"/>
    <w:rsid w:val="4A31C714"/>
    <w:rsid w:val="4A4AE2B7"/>
    <w:rsid w:val="4A4EC004"/>
    <w:rsid w:val="4A506946"/>
    <w:rsid w:val="4A5110EF"/>
    <w:rsid w:val="4A534487"/>
    <w:rsid w:val="4A6DBA0E"/>
    <w:rsid w:val="4A6FEB4C"/>
    <w:rsid w:val="4A71DB4D"/>
    <w:rsid w:val="4A7FE439"/>
    <w:rsid w:val="4A85DA03"/>
    <w:rsid w:val="4A9010CB"/>
    <w:rsid w:val="4A90FA43"/>
    <w:rsid w:val="4A9363A0"/>
    <w:rsid w:val="4A9BB53F"/>
    <w:rsid w:val="4AB2EB42"/>
    <w:rsid w:val="4AB8E0D0"/>
    <w:rsid w:val="4ABA6B6C"/>
    <w:rsid w:val="4ABE57FC"/>
    <w:rsid w:val="4ABED6CB"/>
    <w:rsid w:val="4ACFF6BF"/>
    <w:rsid w:val="4ADADE75"/>
    <w:rsid w:val="4ADBA3AB"/>
    <w:rsid w:val="4AE2F889"/>
    <w:rsid w:val="4AE3FDB4"/>
    <w:rsid w:val="4AE9F603"/>
    <w:rsid w:val="4AEB9C42"/>
    <w:rsid w:val="4AEBC37D"/>
    <w:rsid w:val="4AEE0B6D"/>
    <w:rsid w:val="4AFA54C6"/>
    <w:rsid w:val="4AFE82DE"/>
    <w:rsid w:val="4B032285"/>
    <w:rsid w:val="4B0722B8"/>
    <w:rsid w:val="4B0813B6"/>
    <w:rsid w:val="4B0D4C03"/>
    <w:rsid w:val="4B154C8D"/>
    <w:rsid w:val="4B35965A"/>
    <w:rsid w:val="4B4827CC"/>
    <w:rsid w:val="4B4B7008"/>
    <w:rsid w:val="4B4BC287"/>
    <w:rsid w:val="4B4CE4D2"/>
    <w:rsid w:val="4B519BD3"/>
    <w:rsid w:val="4B65BD95"/>
    <w:rsid w:val="4B689344"/>
    <w:rsid w:val="4B6B0561"/>
    <w:rsid w:val="4B6F9E1A"/>
    <w:rsid w:val="4B8166DB"/>
    <w:rsid w:val="4B884FFB"/>
    <w:rsid w:val="4B88D6FE"/>
    <w:rsid w:val="4B8BDC01"/>
    <w:rsid w:val="4B8C172C"/>
    <w:rsid w:val="4B8F7B1B"/>
    <w:rsid w:val="4B93ECA1"/>
    <w:rsid w:val="4B9A0BD4"/>
    <w:rsid w:val="4B9ED1E4"/>
    <w:rsid w:val="4BA1C0C5"/>
    <w:rsid w:val="4BA3C2B6"/>
    <w:rsid w:val="4BA48BE0"/>
    <w:rsid w:val="4BA53ECF"/>
    <w:rsid w:val="4BA85372"/>
    <w:rsid w:val="4BC3234C"/>
    <w:rsid w:val="4BC551E0"/>
    <w:rsid w:val="4BD45681"/>
    <w:rsid w:val="4BEF3CF4"/>
    <w:rsid w:val="4C001E83"/>
    <w:rsid w:val="4C0A6AC9"/>
    <w:rsid w:val="4C0B8B85"/>
    <w:rsid w:val="4C0FB2EA"/>
    <w:rsid w:val="4C115A8B"/>
    <w:rsid w:val="4C19E55B"/>
    <w:rsid w:val="4C1A0692"/>
    <w:rsid w:val="4C28A320"/>
    <w:rsid w:val="4C3A0CF7"/>
    <w:rsid w:val="4C44A516"/>
    <w:rsid w:val="4C454755"/>
    <w:rsid w:val="4C49F1F9"/>
    <w:rsid w:val="4C4DA0CF"/>
    <w:rsid w:val="4C51A889"/>
    <w:rsid w:val="4C59E8DA"/>
    <w:rsid w:val="4C5CFCB4"/>
    <w:rsid w:val="4C65D626"/>
    <w:rsid w:val="4C6669C7"/>
    <w:rsid w:val="4C6A036D"/>
    <w:rsid w:val="4C6D0E44"/>
    <w:rsid w:val="4C77CB6F"/>
    <w:rsid w:val="4C7FFD6F"/>
    <w:rsid w:val="4C8ACC10"/>
    <w:rsid w:val="4C9632A1"/>
    <w:rsid w:val="4C96B93C"/>
    <w:rsid w:val="4C9C21DA"/>
    <w:rsid w:val="4C9C2999"/>
    <w:rsid w:val="4CA4908D"/>
    <w:rsid w:val="4CA4A151"/>
    <w:rsid w:val="4CAB12A4"/>
    <w:rsid w:val="4CAD81BC"/>
    <w:rsid w:val="4CB2220C"/>
    <w:rsid w:val="4CC118FD"/>
    <w:rsid w:val="4CD02C0E"/>
    <w:rsid w:val="4CE05EA1"/>
    <w:rsid w:val="4CE7CF7D"/>
    <w:rsid w:val="4CEB70F8"/>
    <w:rsid w:val="4CEDA60B"/>
    <w:rsid w:val="4CF3C448"/>
    <w:rsid w:val="4CF5563A"/>
    <w:rsid w:val="4CFF95CC"/>
    <w:rsid w:val="4D00E763"/>
    <w:rsid w:val="4D137B41"/>
    <w:rsid w:val="4D17A433"/>
    <w:rsid w:val="4D2B2B8D"/>
    <w:rsid w:val="4D3D7F57"/>
    <w:rsid w:val="4D475F3B"/>
    <w:rsid w:val="4D4A54F2"/>
    <w:rsid w:val="4D59A8C0"/>
    <w:rsid w:val="4D699703"/>
    <w:rsid w:val="4D79FD7E"/>
    <w:rsid w:val="4D7CDA47"/>
    <w:rsid w:val="4D7E0451"/>
    <w:rsid w:val="4D82739A"/>
    <w:rsid w:val="4D83A4B9"/>
    <w:rsid w:val="4D9C283F"/>
    <w:rsid w:val="4DA3F809"/>
    <w:rsid w:val="4DA65E46"/>
    <w:rsid w:val="4DA67A35"/>
    <w:rsid w:val="4DAEBCC2"/>
    <w:rsid w:val="4DB941AA"/>
    <w:rsid w:val="4DC261E1"/>
    <w:rsid w:val="4DC2E21B"/>
    <w:rsid w:val="4DC47340"/>
    <w:rsid w:val="4DD1D8D5"/>
    <w:rsid w:val="4DDE85D0"/>
    <w:rsid w:val="4DE194B2"/>
    <w:rsid w:val="4DE1C1EC"/>
    <w:rsid w:val="4DE7B5F8"/>
    <w:rsid w:val="4DF3B41A"/>
    <w:rsid w:val="4DF90319"/>
    <w:rsid w:val="4DFAA81D"/>
    <w:rsid w:val="4DFBBD5C"/>
    <w:rsid w:val="4DFC9ACF"/>
    <w:rsid w:val="4E05830E"/>
    <w:rsid w:val="4E0F17F5"/>
    <w:rsid w:val="4E114738"/>
    <w:rsid w:val="4E178BEE"/>
    <w:rsid w:val="4E18AF9C"/>
    <w:rsid w:val="4E1A251D"/>
    <w:rsid w:val="4E1B3E8A"/>
    <w:rsid w:val="4E1BEF72"/>
    <w:rsid w:val="4E22FF2B"/>
    <w:rsid w:val="4E31ABA4"/>
    <w:rsid w:val="4E334369"/>
    <w:rsid w:val="4E345354"/>
    <w:rsid w:val="4E3C1B03"/>
    <w:rsid w:val="4E4310FC"/>
    <w:rsid w:val="4E4D7F5E"/>
    <w:rsid w:val="4E5478F1"/>
    <w:rsid w:val="4E5EFF95"/>
    <w:rsid w:val="4E62918F"/>
    <w:rsid w:val="4E6C28EF"/>
    <w:rsid w:val="4E6E1842"/>
    <w:rsid w:val="4E74473B"/>
    <w:rsid w:val="4E80BC0E"/>
    <w:rsid w:val="4E889FCC"/>
    <w:rsid w:val="4E8B530A"/>
    <w:rsid w:val="4E910159"/>
    <w:rsid w:val="4E993FE9"/>
    <w:rsid w:val="4EA07BAB"/>
    <w:rsid w:val="4EAB13D9"/>
    <w:rsid w:val="4EB53CDB"/>
    <w:rsid w:val="4EB825F9"/>
    <w:rsid w:val="4ED809A9"/>
    <w:rsid w:val="4EE80D9C"/>
    <w:rsid w:val="4EFABADD"/>
    <w:rsid w:val="4EFD143E"/>
    <w:rsid w:val="4EFDF1B7"/>
    <w:rsid w:val="4EFF2F22"/>
    <w:rsid w:val="4F0664D3"/>
    <w:rsid w:val="4F074BD6"/>
    <w:rsid w:val="4F09F391"/>
    <w:rsid w:val="4F1B6232"/>
    <w:rsid w:val="4F206177"/>
    <w:rsid w:val="4F2264ED"/>
    <w:rsid w:val="4F248E10"/>
    <w:rsid w:val="4F2B1FA9"/>
    <w:rsid w:val="4F2E0072"/>
    <w:rsid w:val="4F30AB44"/>
    <w:rsid w:val="4F328775"/>
    <w:rsid w:val="4F348731"/>
    <w:rsid w:val="4F4225C8"/>
    <w:rsid w:val="4F45C0A8"/>
    <w:rsid w:val="4F4EBC25"/>
    <w:rsid w:val="4F50352C"/>
    <w:rsid w:val="4F5119D6"/>
    <w:rsid w:val="4F52BD4A"/>
    <w:rsid w:val="4F5BB274"/>
    <w:rsid w:val="4F5CCC1E"/>
    <w:rsid w:val="4F716314"/>
    <w:rsid w:val="4F747A4F"/>
    <w:rsid w:val="4F763DE0"/>
    <w:rsid w:val="4F7690CC"/>
    <w:rsid w:val="4F7F38FD"/>
    <w:rsid w:val="4F875A6E"/>
    <w:rsid w:val="4F8A2797"/>
    <w:rsid w:val="4F8D6118"/>
    <w:rsid w:val="4F963D43"/>
    <w:rsid w:val="4F979A12"/>
    <w:rsid w:val="4FA15BEE"/>
    <w:rsid w:val="4FACF39E"/>
    <w:rsid w:val="4FBFAFE7"/>
    <w:rsid w:val="4FC6D0E8"/>
    <w:rsid w:val="4FCE05C7"/>
    <w:rsid w:val="4FD517C0"/>
    <w:rsid w:val="4FEE576F"/>
    <w:rsid w:val="4FEFA4BA"/>
    <w:rsid w:val="4FF6AF3D"/>
    <w:rsid w:val="4FFB5273"/>
    <w:rsid w:val="4FFC4BED"/>
    <w:rsid w:val="50046385"/>
    <w:rsid w:val="50178587"/>
    <w:rsid w:val="5018D609"/>
    <w:rsid w:val="501ED761"/>
    <w:rsid w:val="502905A7"/>
    <w:rsid w:val="503ACCE2"/>
    <w:rsid w:val="503B8D5A"/>
    <w:rsid w:val="5040AA46"/>
    <w:rsid w:val="5044D55B"/>
    <w:rsid w:val="50456983"/>
    <w:rsid w:val="504A30EA"/>
    <w:rsid w:val="504A725A"/>
    <w:rsid w:val="5051F59D"/>
    <w:rsid w:val="5052220A"/>
    <w:rsid w:val="5057DB6A"/>
    <w:rsid w:val="50619540"/>
    <w:rsid w:val="506858AF"/>
    <w:rsid w:val="50742A0B"/>
    <w:rsid w:val="507FA218"/>
    <w:rsid w:val="5085956D"/>
    <w:rsid w:val="508796DC"/>
    <w:rsid w:val="508A13C4"/>
    <w:rsid w:val="509A3496"/>
    <w:rsid w:val="509AB319"/>
    <w:rsid w:val="50B77CE7"/>
    <w:rsid w:val="50B924B9"/>
    <w:rsid w:val="50C06A7C"/>
    <w:rsid w:val="50C1AAD3"/>
    <w:rsid w:val="50CD540D"/>
    <w:rsid w:val="50CD5B03"/>
    <w:rsid w:val="50D5D432"/>
    <w:rsid w:val="50D96E8E"/>
    <w:rsid w:val="50EAF726"/>
    <w:rsid w:val="50F3C66B"/>
    <w:rsid w:val="50F5E0C1"/>
    <w:rsid w:val="5105747F"/>
    <w:rsid w:val="51119689"/>
    <w:rsid w:val="5111ED62"/>
    <w:rsid w:val="5114B5A8"/>
    <w:rsid w:val="511C9908"/>
    <w:rsid w:val="512A737C"/>
    <w:rsid w:val="512BF8E8"/>
    <w:rsid w:val="5134F4F8"/>
    <w:rsid w:val="51381B55"/>
    <w:rsid w:val="514363C0"/>
    <w:rsid w:val="51453FA1"/>
    <w:rsid w:val="514D651E"/>
    <w:rsid w:val="515B4614"/>
    <w:rsid w:val="51739C5E"/>
    <w:rsid w:val="51759BAB"/>
    <w:rsid w:val="5179A86F"/>
    <w:rsid w:val="5183F1B1"/>
    <w:rsid w:val="519093BA"/>
    <w:rsid w:val="51960CD2"/>
    <w:rsid w:val="519D3DA8"/>
    <w:rsid w:val="51A6B9E7"/>
    <w:rsid w:val="51AA836E"/>
    <w:rsid w:val="51ABF882"/>
    <w:rsid w:val="51AC9975"/>
    <w:rsid w:val="51ACD538"/>
    <w:rsid w:val="51AF610F"/>
    <w:rsid w:val="51BB5775"/>
    <w:rsid w:val="51BC1A87"/>
    <w:rsid w:val="51C7DA77"/>
    <w:rsid w:val="51C98080"/>
    <w:rsid w:val="51C9A756"/>
    <w:rsid w:val="51CAE19F"/>
    <w:rsid w:val="51CF698F"/>
    <w:rsid w:val="51E35E5F"/>
    <w:rsid w:val="51FB9D01"/>
    <w:rsid w:val="52070F98"/>
    <w:rsid w:val="520FBA79"/>
    <w:rsid w:val="52185EB0"/>
    <w:rsid w:val="521A9363"/>
    <w:rsid w:val="5221345F"/>
    <w:rsid w:val="522393C7"/>
    <w:rsid w:val="5225BCC2"/>
    <w:rsid w:val="52262B72"/>
    <w:rsid w:val="523C97D7"/>
    <w:rsid w:val="52497960"/>
    <w:rsid w:val="524B1976"/>
    <w:rsid w:val="524D1707"/>
    <w:rsid w:val="52632170"/>
    <w:rsid w:val="5265E847"/>
    <w:rsid w:val="526EABB6"/>
    <w:rsid w:val="527B421B"/>
    <w:rsid w:val="5288EF90"/>
    <w:rsid w:val="529BC1BF"/>
    <w:rsid w:val="529CE16B"/>
    <w:rsid w:val="529DB70F"/>
    <w:rsid w:val="52A07A7C"/>
    <w:rsid w:val="52A147A6"/>
    <w:rsid w:val="52A2F004"/>
    <w:rsid w:val="52A940F8"/>
    <w:rsid w:val="52A99CBD"/>
    <w:rsid w:val="52B31DFC"/>
    <w:rsid w:val="52B76E3F"/>
    <w:rsid w:val="52BCABB5"/>
    <w:rsid w:val="52C44C44"/>
    <w:rsid w:val="52C6001D"/>
    <w:rsid w:val="52D7F4F9"/>
    <w:rsid w:val="52DCD4A1"/>
    <w:rsid w:val="52E8A304"/>
    <w:rsid w:val="52EB3D31"/>
    <w:rsid w:val="52F13251"/>
    <w:rsid w:val="52F5FE3D"/>
    <w:rsid w:val="52F71992"/>
    <w:rsid w:val="52FAB97E"/>
    <w:rsid w:val="5307EF82"/>
    <w:rsid w:val="530B5C4F"/>
    <w:rsid w:val="530DCB5F"/>
    <w:rsid w:val="5319471C"/>
    <w:rsid w:val="5326D3EE"/>
    <w:rsid w:val="532A16C7"/>
    <w:rsid w:val="532A1AB1"/>
    <w:rsid w:val="5335840F"/>
    <w:rsid w:val="53380075"/>
    <w:rsid w:val="534060F6"/>
    <w:rsid w:val="534B4174"/>
    <w:rsid w:val="53518A8B"/>
    <w:rsid w:val="53542C31"/>
    <w:rsid w:val="5355511F"/>
    <w:rsid w:val="5360862B"/>
    <w:rsid w:val="5361531C"/>
    <w:rsid w:val="53668488"/>
    <w:rsid w:val="536B4617"/>
    <w:rsid w:val="5374CA82"/>
    <w:rsid w:val="537EEF93"/>
    <w:rsid w:val="53920AB8"/>
    <w:rsid w:val="53A4D0B8"/>
    <w:rsid w:val="53ABA887"/>
    <w:rsid w:val="53B2C7CD"/>
    <w:rsid w:val="53B2E5F9"/>
    <w:rsid w:val="53BB0F55"/>
    <w:rsid w:val="53CC48C4"/>
    <w:rsid w:val="53CE0A04"/>
    <w:rsid w:val="53D18D9A"/>
    <w:rsid w:val="53D60C54"/>
    <w:rsid w:val="53DAC3B9"/>
    <w:rsid w:val="53EBFABC"/>
    <w:rsid w:val="53FA69D9"/>
    <w:rsid w:val="53FE40E0"/>
    <w:rsid w:val="54000A4B"/>
    <w:rsid w:val="54051364"/>
    <w:rsid w:val="540798F3"/>
    <w:rsid w:val="540ED999"/>
    <w:rsid w:val="54172208"/>
    <w:rsid w:val="541961E5"/>
    <w:rsid w:val="541F27BC"/>
    <w:rsid w:val="541F559C"/>
    <w:rsid w:val="5422708D"/>
    <w:rsid w:val="54230974"/>
    <w:rsid w:val="54360334"/>
    <w:rsid w:val="543B8EAD"/>
    <w:rsid w:val="543E0298"/>
    <w:rsid w:val="5455932A"/>
    <w:rsid w:val="5457E29A"/>
    <w:rsid w:val="545B05D1"/>
    <w:rsid w:val="54647E28"/>
    <w:rsid w:val="546533DE"/>
    <w:rsid w:val="54663D2A"/>
    <w:rsid w:val="546C8478"/>
    <w:rsid w:val="54721A82"/>
    <w:rsid w:val="5473D8F2"/>
    <w:rsid w:val="54755A03"/>
    <w:rsid w:val="548539F4"/>
    <w:rsid w:val="548C927C"/>
    <w:rsid w:val="548D45E7"/>
    <w:rsid w:val="548DE153"/>
    <w:rsid w:val="549A37E2"/>
    <w:rsid w:val="54A29C31"/>
    <w:rsid w:val="54B00B19"/>
    <w:rsid w:val="54B27920"/>
    <w:rsid w:val="54C04C55"/>
    <w:rsid w:val="54CFD627"/>
    <w:rsid w:val="54D28C41"/>
    <w:rsid w:val="54D73F0F"/>
    <w:rsid w:val="54D88F2F"/>
    <w:rsid w:val="54DA2497"/>
    <w:rsid w:val="54E44AA9"/>
    <w:rsid w:val="54E588B1"/>
    <w:rsid w:val="54E622F6"/>
    <w:rsid w:val="54EBAA2B"/>
    <w:rsid w:val="54FAC347"/>
    <w:rsid w:val="54FD148F"/>
    <w:rsid w:val="55001241"/>
    <w:rsid w:val="550556D5"/>
    <w:rsid w:val="551546EB"/>
    <w:rsid w:val="551940B1"/>
    <w:rsid w:val="551BEDB7"/>
    <w:rsid w:val="5534286B"/>
    <w:rsid w:val="5535834C"/>
    <w:rsid w:val="553E3D09"/>
    <w:rsid w:val="5543E5FA"/>
    <w:rsid w:val="55453E6D"/>
    <w:rsid w:val="555E7446"/>
    <w:rsid w:val="55611434"/>
    <w:rsid w:val="55704AD1"/>
    <w:rsid w:val="55713B85"/>
    <w:rsid w:val="55AE1257"/>
    <w:rsid w:val="55B2F68D"/>
    <w:rsid w:val="55B4D38C"/>
    <w:rsid w:val="55D846F2"/>
    <w:rsid w:val="55DED132"/>
    <w:rsid w:val="55E82C8C"/>
    <w:rsid w:val="55F571F2"/>
    <w:rsid w:val="55FBAE8C"/>
    <w:rsid w:val="55FBD152"/>
    <w:rsid w:val="55FC3EA0"/>
    <w:rsid w:val="5609A445"/>
    <w:rsid w:val="560C7E87"/>
    <w:rsid w:val="561A06C0"/>
    <w:rsid w:val="561BF6BF"/>
    <w:rsid w:val="561C711D"/>
    <w:rsid w:val="561C7E47"/>
    <w:rsid w:val="561E9F96"/>
    <w:rsid w:val="561EC118"/>
    <w:rsid w:val="562407C8"/>
    <w:rsid w:val="562CC403"/>
    <w:rsid w:val="562FBB84"/>
    <w:rsid w:val="562FF9DC"/>
    <w:rsid w:val="563390FB"/>
    <w:rsid w:val="563C1C48"/>
    <w:rsid w:val="5643F632"/>
    <w:rsid w:val="5649690C"/>
    <w:rsid w:val="565AC17B"/>
    <w:rsid w:val="565EAC21"/>
    <w:rsid w:val="565F9B80"/>
    <w:rsid w:val="5674DF34"/>
    <w:rsid w:val="56750B46"/>
    <w:rsid w:val="56758F9F"/>
    <w:rsid w:val="5678C8F5"/>
    <w:rsid w:val="567EF8BF"/>
    <w:rsid w:val="5681AB77"/>
    <w:rsid w:val="5690EE48"/>
    <w:rsid w:val="569BAF1C"/>
    <w:rsid w:val="56A4A8BF"/>
    <w:rsid w:val="56B46D9B"/>
    <w:rsid w:val="56B6369F"/>
    <w:rsid w:val="56BA534D"/>
    <w:rsid w:val="56CBF674"/>
    <w:rsid w:val="56DCE57D"/>
    <w:rsid w:val="56EA089E"/>
    <w:rsid w:val="56FA26CF"/>
    <w:rsid w:val="571333FE"/>
    <w:rsid w:val="57182C39"/>
    <w:rsid w:val="571BD47B"/>
    <w:rsid w:val="57278C92"/>
    <w:rsid w:val="572EA3DF"/>
    <w:rsid w:val="572FCB4A"/>
    <w:rsid w:val="572FDF3D"/>
    <w:rsid w:val="57322828"/>
    <w:rsid w:val="5737CA9A"/>
    <w:rsid w:val="573A4FA5"/>
    <w:rsid w:val="573F8564"/>
    <w:rsid w:val="5741E937"/>
    <w:rsid w:val="57449369"/>
    <w:rsid w:val="5745CB9B"/>
    <w:rsid w:val="5747FE41"/>
    <w:rsid w:val="57489B4C"/>
    <w:rsid w:val="57501794"/>
    <w:rsid w:val="57537131"/>
    <w:rsid w:val="575481BF"/>
    <w:rsid w:val="575673FF"/>
    <w:rsid w:val="5767F85C"/>
    <w:rsid w:val="57741084"/>
    <w:rsid w:val="57752FCC"/>
    <w:rsid w:val="5775B1D8"/>
    <w:rsid w:val="5776A505"/>
    <w:rsid w:val="577C19C5"/>
    <w:rsid w:val="57907953"/>
    <w:rsid w:val="579AC7B4"/>
    <w:rsid w:val="579CF29F"/>
    <w:rsid w:val="579E601C"/>
    <w:rsid w:val="579FA9ED"/>
    <w:rsid w:val="57A0D43C"/>
    <w:rsid w:val="57A3E05F"/>
    <w:rsid w:val="57B1818E"/>
    <w:rsid w:val="57B6A1FF"/>
    <w:rsid w:val="57C33A41"/>
    <w:rsid w:val="57C4F735"/>
    <w:rsid w:val="57C7DA5F"/>
    <w:rsid w:val="57CAC282"/>
    <w:rsid w:val="57CEF9F8"/>
    <w:rsid w:val="57D514C2"/>
    <w:rsid w:val="57E78982"/>
    <w:rsid w:val="57E9DC71"/>
    <w:rsid w:val="58101E2A"/>
    <w:rsid w:val="58183BCF"/>
    <w:rsid w:val="582D77BE"/>
    <w:rsid w:val="58381309"/>
    <w:rsid w:val="58463EA4"/>
    <w:rsid w:val="584D174F"/>
    <w:rsid w:val="586773BF"/>
    <w:rsid w:val="586F9CAA"/>
    <w:rsid w:val="5873D5A7"/>
    <w:rsid w:val="58819EF9"/>
    <w:rsid w:val="58845804"/>
    <w:rsid w:val="58874B86"/>
    <w:rsid w:val="588E92FD"/>
    <w:rsid w:val="58918BBF"/>
    <w:rsid w:val="58936496"/>
    <w:rsid w:val="5894CABA"/>
    <w:rsid w:val="58950DE5"/>
    <w:rsid w:val="58967CE8"/>
    <w:rsid w:val="589C925E"/>
    <w:rsid w:val="589DA146"/>
    <w:rsid w:val="589ECA47"/>
    <w:rsid w:val="589F74AA"/>
    <w:rsid w:val="58A08BF0"/>
    <w:rsid w:val="58A203CC"/>
    <w:rsid w:val="58B03F17"/>
    <w:rsid w:val="58BFF276"/>
    <w:rsid w:val="58C196FB"/>
    <w:rsid w:val="58C44299"/>
    <w:rsid w:val="58C48D20"/>
    <w:rsid w:val="58C4F67B"/>
    <w:rsid w:val="58C84891"/>
    <w:rsid w:val="58E280AE"/>
    <w:rsid w:val="58E74790"/>
    <w:rsid w:val="58EAEC1D"/>
    <w:rsid w:val="58F7607B"/>
    <w:rsid w:val="58FB4E1A"/>
    <w:rsid w:val="58FB7AEE"/>
    <w:rsid w:val="58FC7CA5"/>
    <w:rsid w:val="590399F8"/>
    <w:rsid w:val="5913250C"/>
    <w:rsid w:val="591485CE"/>
    <w:rsid w:val="59218210"/>
    <w:rsid w:val="592D75A8"/>
    <w:rsid w:val="592EB292"/>
    <w:rsid w:val="593608EA"/>
    <w:rsid w:val="5937D699"/>
    <w:rsid w:val="593C6B55"/>
    <w:rsid w:val="593CAFF0"/>
    <w:rsid w:val="593F0D88"/>
    <w:rsid w:val="593F476A"/>
    <w:rsid w:val="5946D20E"/>
    <w:rsid w:val="5949E14D"/>
    <w:rsid w:val="59646FB7"/>
    <w:rsid w:val="59678026"/>
    <w:rsid w:val="596E617C"/>
    <w:rsid w:val="597257F3"/>
    <w:rsid w:val="59729A01"/>
    <w:rsid w:val="597841E2"/>
    <w:rsid w:val="59842603"/>
    <w:rsid w:val="5996796D"/>
    <w:rsid w:val="5996A0DE"/>
    <w:rsid w:val="59A0B0DC"/>
    <w:rsid w:val="59A4FD4C"/>
    <w:rsid w:val="59AA8EC0"/>
    <w:rsid w:val="59B391E7"/>
    <w:rsid w:val="59CE5E27"/>
    <w:rsid w:val="59D1C171"/>
    <w:rsid w:val="59D584D0"/>
    <w:rsid w:val="59FC2396"/>
    <w:rsid w:val="5A01355D"/>
    <w:rsid w:val="5A04655E"/>
    <w:rsid w:val="5A1A2DCD"/>
    <w:rsid w:val="5A22A755"/>
    <w:rsid w:val="5A340B60"/>
    <w:rsid w:val="5A367B2E"/>
    <w:rsid w:val="5A3A1D2E"/>
    <w:rsid w:val="5A3E629A"/>
    <w:rsid w:val="5A406B5B"/>
    <w:rsid w:val="5A4F4C9C"/>
    <w:rsid w:val="5A50832F"/>
    <w:rsid w:val="5A5DAA47"/>
    <w:rsid w:val="5A62AFAF"/>
    <w:rsid w:val="5A71E9A2"/>
    <w:rsid w:val="5A77237F"/>
    <w:rsid w:val="5A9CACE8"/>
    <w:rsid w:val="5A9DDB20"/>
    <w:rsid w:val="5AA51632"/>
    <w:rsid w:val="5AA6B231"/>
    <w:rsid w:val="5AAD3220"/>
    <w:rsid w:val="5ABC4CB6"/>
    <w:rsid w:val="5AC3763F"/>
    <w:rsid w:val="5AC70323"/>
    <w:rsid w:val="5AD007EE"/>
    <w:rsid w:val="5AD9AE10"/>
    <w:rsid w:val="5AE53F34"/>
    <w:rsid w:val="5AF0E49C"/>
    <w:rsid w:val="5B00D9DA"/>
    <w:rsid w:val="5B00FEDE"/>
    <w:rsid w:val="5B061747"/>
    <w:rsid w:val="5B081AE9"/>
    <w:rsid w:val="5B0F0122"/>
    <w:rsid w:val="5B0FFFEC"/>
    <w:rsid w:val="5B13C493"/>
    <w:rsid w:val="5B14AF48"/>
    <w:rsid w:val="5B17576A"/>
    <w:rsid w:val="5B27B49B"/>
    <w:rsid w:val="5B27C605"/>
    <w:rsid w:val="5B2A10F1"/>
    <w:rsid w:val="5B2B60A6"/>
    <w:rsid w:val="5B3A22BF"/>
    <w:rsid w:val="5B3D7111"/>
    <w:rsid w:val="5B418FAD"/>
    <w:rsid w:val="5B53708B"/>
    <w:rsid w:val="5B5A1943"/>
    <w:rsid w:val="5B61B7C3"/>
    <w:rsid w:val="5B628BAF"/>
    <w:rsid w:val="5B630A8A"/>
    <w:rsid w:val="5B6E3CAF"/>
    <w:rsid w:val="5B728955"/>
    <w:rsid w:val="5B735CA9"/>
    <w:rsid w:val="5B7610C3"/>
    <w:rsid w:val="5B80D7F7"/>
    <w:rsid w:val="5B826CD8"/>
    <w:rsid w:val="5B85853B"/>
    <w:rsid w:val="5B909463"/>
    <w:rsid w:val="5B92E32B"/>
    <w:rsid w:val="5B989B52"/>
    <w:rsid w:val="5B9A89DF"/>
    <w:rsid w:val="5B9A99AC"/>
    <w:rsid w:val="5B9B20D2"/>
    <w:rsid w:val="5BA0B6E3"/>
    <w:rsid w:val="5BAA7429"/>
    <w:rsid w:val="5BB53D1F"/>
    <w:rsid w:val="5BB82474"/>
    <w:rsid w:val="5BBDEF0A"/>
    <w:rsid w:val="5BC3A5BA"/>
    <w:rsid w:val="5BD4D023"/>
    <w:rsid w:val="5BE2D514"/>
    <w:rsid w:val="5BE3773F"/>
    <w:rsid w:val="5BE5D0F4"/>
    <w:rsid w:val="5BEE4524"/>
    <w:rsid w:val="5BF3B701"/>
    <w:rsid w:val="5BF81ECC"/>
    <w:rsid w:val="5BFD4E02"/>
    <w:rsid w:val="5BFF28F9"/>
    <w:rsid w:val="5C04276E"/>
    <w:rsid w:val="5C090F8E"/>
    <w:rsid w:val="5C0BBC0A"/>
    <w:rsid w:val="5C11C2C6"/>
    <w:rsid w:val="5C187E28"/>
    <w:rsid w:val="5C2C7BE3"/>
    <w:rsid w:val="5C2DD82E"/>
    <w:rsid w:val="5C3DA790"/>
    <w:rsid w:val="5C456972"/>
    <w:rsid w:val="5C46B0AE"/>
    <w:rsid w:val="5C47F826"/>
    <w:rsid w:val="5C50691D"/>
    <w:rsid w:val="5C51BA9A"/>
    <w:rsid w:val="5C57926F"/>
    <w:rsid w:val="5C65D77E"/>
    <w:rsid w:val="5C68FED6"/>
    <w:rsid w:val="5C81E9FA"/>
    <w:rsid w:val="5C828B79"/>
    <w:rsid w:val="5C85C34D"/>
    <w:rsid w:val="5C907DA4"/>
    <w:rsid w:val="5C9197B4"/>
    <w:rsid w:val="5C928B2C"/>
    <w:rsid w:val="5C962161"/>
    <w:rsid w:val="5C9ECC59"/>
    <w:rsid w:val="5C9FEFB7"/>
    <w:rsid w:val="5CA19D60"/>
    <w:rsid w:val="5CA3A9EE"/>
    <w:rsid w:val="5CAFD5FE"/>
    <w:rsid w:val="5CB58432"/>
    <w:rsid w:val="5CB9AF5D"/>
    <w:rsid w:val="5CBBC1BF"/>
    <w:rsid w:val="5CC301B7"/>
    <w:rsid w:val="5CD3BD0C"/>
    <w:rsid w:val="5CD8EABA"/>
    <w:rsid w:val="5CF5A64C"/>
    <w:rsid w:val="5D13F1A7"/>
    <w:rsid w:val="5D1AE1F9"/>
    <w:rsid w:val="5D1E67B1"/>
    <w:rsid w:val="5D26B1BD"/>
    <w:rsid w:val="5D40DF8A"/>
    <w:rsid w:val="5D42CC21"/>
    <w:rsid w:val="5D4D40E3"/>
    <w:rsid w:val="5D54C61C"/>
    <w:rsid w:val="5D54E4C1"/>
    <w:rsid w:val="5D590E7A"/>
    <w:rsid w:val="5D5FCB5F"/>
    <w:rsid w:val="5D636D22"/>
    <w:rsid w:val="5D646FC5"/>
    <w:rsid w:val="5D6F6FED"/>
    <w:rsid w:val="5D7395F8"/>
    <w:rsid w:val="5D757546"/>
    <w:rsid w:val="5D81BE71"/>
    <w:rsid w:val="5D872055"/>
    <w:rsid w:val="5D8BBE63"/>
    <w:rsid w:val="5D9B886D"/>
    <w:rsid w:val="5DA3F34D"/>
    <w:rsid w:val="5DBEA64D"/>
    <w:rsid w:val="5DCA2412"/>
    <w:rsid w:val="5DCC26EE"/>
    <w:rsid w:val="5DCE99CE"/>
    <w:rsid w:val="5DD2545F"/>
    <w:rsid w:val="5DD863A9"/>
    <w:rsid w:val="5DE0D9C0"/>
    <w:rsid w:val="5DFE3C99"/>
    <w:rsid w:val="5DFFBE2F"/>
    <w:rsid w:val="5E02CA2C"/>
    <w:rsid w:val="5E033E2C"/>
    <w:rsid w:val="5E0541DC"/>
    <w:rsid w:val="5E07CD14"/>
    <w:rsid w:val="5E0A543E"/>
    <w:rsid w:val="5E0CA716"/>
    <w:rsid w:val="5E11595D"/>
    <w:rsid w:val="5E178289"/>
    <w:rsid w:val="5E188E24"/>
    <w:rsid w:val="5E22579B"/>
    <w:rsid w:val="5E23CE56"/>
    <w:rsid w:val="5E23D698"/>
    <w:rsid w:val="5E24C4E9"/>
    <w:rsid w:val="5E24D87C"/>
    <w:rsid w:val="5E2527E5"/>
    <w:rsid w:val="5E29D3E2"/>
    <w:rsid w:val="5E3B8D2C"/>
    <w:rsid w:val="5E453937"/>
    <w:rsid w:val="5E4CE96A"/>
    <w:rsid w:val="5E4CF579"/>
    <w:rsid w:val="5E5B2697"/>
    <w:rsid w:val="5E684D25"/>
    <w:rsid w:val="5E714235"/>
    <w:rsid w:val="5E833E6F"/>
    <w:rsid w:val="5E8613F9"/>
    <w:rsid w:val="5E88F34A"/>
    <w:rsid w:val="5E9756FC"/>
    <w:rsid w:val="5E976620"/>
    <w:rsid w:val="5EA7B6E8"/>
    <w:rsid w:val="5EA7EF55"/>
    <w:rsid w:val="5EB15F9A"/>
    <w:rsid w:val="5EB9851E"/>
    <w:rsid w:val="5EBA997A"/>
    <w:rsid w:val="5EBC1F69"/>
    <w:rsid w:val="5EE5C934"/>
    <w:rsid w:val="5EE809E9"/>
    <w:rsid w:val="5EEBB0BE"/>
    <w:rsid w:val="5F006902"/>
    <w:rsid w:val="5F0818C6"/>
    <w:rsid w:val="5F086F7E"/>
    <w:rsid w:val="5F12D3D2"/>
    <w:rsid w:val="5F192F1A"/>
    <w:rsid w:val="5F1C601B"/>
    <w:rsid w:val="5F1DE666"/>
    <w:rsid w:val="5F296CDC"/>
    <w:rsid w:val="5F3D8953"/>
    <w:rsid w:val="5F529DE1"/>
    <w:rsid w:val="5F55A930"/>
    <w:rsid w:val="5F59D5BC"/>
    <w:rsid w:val="5F6A6AEA"/>
    <w:rsid w:val="5F784346"/>
    <w:rsid w:val="5F8DC5CE"/>
    <w:rsid w:val="5F8E8C4C"/>
    <w:rsid w:val="5FA3830F"/>
    <w:rsid w:val="5FB1C47F"/>
    <w:rsid w:val="5FB27324"/>
    <w:rsid w:val="5FB48D9D"/>
    <w:rsid w:val="5FB6C31C"/>
    <w:rsid w:val="5FBC42CA"/>
    <w:rsid w:val="5FBF6B71"/>
    <w:rsid w:val="5FC7C7A3"/>
    <w:rsid w:val="5FC8196F"/>
    <w:rsid w:val="5FDDD2FB"/>
    <w:rsid w:val="5FE35AB5"/>
    <w:rsid w:val="5FE485A6"/>
    <w:rsid w:val="5FE660EE"/>
    <w:rsid w:val="5FE66AA3"/>
    <w:rsid w:val="5FF5701F"/>
    <w:rsid w:val="5FF59D16"/>
    <w:rsid w:val="60022B1B"/>
    <w:rsid w:val="60048A9B"/>
    <w:rsid w:val="6008A27E"/>
    <w:rsid w:val="600D759B"/>
    <w:rsid w:val="6012A1DB"/>
    <w:rsid w:val="602927EB"/>
    <w:rsid w:val="602C12AB"/>
    <w:rsid w:val="604EE17C"/>
    <w:rsid w:val="60549838"/>
    <w:rsid w:val="605A4F91"/>
    <w:rsid w:val="6063057E"/>
    <w:rsid w:val="606701BD"/>
    <w:rsid w:val="606DC2E3"/>
    <w:rsid w:val="606E9966"/>
    <w:rsid w:val="607125F5"/>
    <w:rsid w:val="6077A561"/>
    <w:rsid w:val="60799212"/>
    <w:rsid w:val="607D2769"/>
    <w:rsid w:val="60A763BD"/>
    <w:rsid w:val="60ABC5FC"/>
    <w:rsid w:val="60AF5C88"/>
    <w:rsid w:val="60B4438D"/>
    <w:rsid w:val="60BA3E50"/>
    <w:rsid w:val="60BAA6D2"/>
    <w:rsid w:val="60C8AA31"/>
    <w:rsid w:val="60CC9796"/>
    <w:rsid w:val="60D89043"/>
    <w:rsid w:val="60E0656E"/>
    <w:rsid w:val="60EE53A7"/>
    <w:rsid w:val="60F24DD4"/>
    <w:rsid w:val="6110CF8D"/>
    <w:rsid w:val="61152418"/>
    <w:rsid w:val="612373A8"/>
    <w:rsid w:val="6124AF78"/>
    <w:rsid w:val="6124DC02"/>
    <w:rsid w:val="612DCC34"/>
    <w:rsid w:val="61367416"/>
    <w:rsid w:val="613B6F71"/>
    <w:rsid w:val="61515242"/>
    <w:rsid w:val="6153E858"/>
    <w:rsid w:val="615D4DD5"/>
    <w:rsid w:val="6162C39B"/>
    <w:rsid w:val="61703903"/>
    <w:rsid w:val="61769995"/>
    <w:rsid w:val="617B0DAB"/>
    <w:rsid w:val="617C9E28"/>
    <w:rsid w:val="61807A03"/>
    <w:rsid w:val="6188A499"/>
    <w:rsid w:val="6197F934"/>
    <w:rsid w:val="61A4B01B"/>
    <w:rsid w:val="61A78DDF"/>
    <w:rsid w:val="61A8443A"/>
    <w:rsid w:val="61B50DBB"/>
    <w:rsid w:val="61B8CD7E"/>
    <w:rsid w:val="61BED105"/>
    <w:rsid w:val="61C2B6FE"/>
    <w:rsid w:val="61C768A3"/>
    <w:rsid w:val="61C878A6"/>
    <w:rsid w:val="61CB77C7"/>
    <w:rsid w:val="61D2BEE3"/>
    <w:rsid w:val="61D6F064"/>
    <w:rsid w:val="61DA27F7"/>
    <w:rsid w:val="620A917D"/>
    <w:rsid w:val="6216D0F7"/>
    <w:rsid w:val="6223F10C"/>
    <w:rsid w:val="6223F791"/>
    <w:rsid w:val="622FC641"/>
    <w:rsid w:val="62336623"/>
    <w:rsid w:val="6245D985"/>
    <w:rsid w:val="62461484"/>
    <w:rsid w:val="6249C687"/>
    <w:rsid w:val="624E2134"/>
    <w:rsid w:val="624EC672"/>
    <w:rsid w:val="625A1AC2"/>
    <w:rsid w:val="6261483A"/>
    <w:rsid w:val="6265C294"/>
    <w:rsid w:val="627283DE"/>
    <w:rsid w:val="6276B80E"/>
    <w:rsid w:val="62847C69"/>
    <w:rsid w:val="6285C110"/>
    <w:rsid w:val="62881DCD"/>
    <w:rsid w:val="628B9BFB"/>
    <w:rsid w:val="628C9E26"/>
    <w:rsid w:val="62915CBA"/>
    <w:rsid w:val="62A6E129"/>
    <w:rsid w:val="62A80FC6"/>
    <w:rsid w:val="62ADB198"/>
    <w:rsid w:val="62ADC1BD"/>
    <w:rsid w:val="62B96697"/>
    <w:rsid w:val="62BCF21E"/>
    <w:rsid w:val="62BDD473"/>
    <w:rsid w:val="62C135E6"/>
    <w:rsid w:val="62C3101E"/>
    <w:rsid w:val="62C4FD09"/>
    <w:rsid w:val="62C5FB57"/>
    <w:rsid w:val="62C68F3A"/>
    <w:rsid w:val="62CDD467"/>
    <w:rsid w:val="62DF6468"/>
    <w:rsid w:val="62F032F6"/>
    <w:rsid w:val="630A6D96"/>
    <w:rsid w:val="630F6F32"/>
    <w:rsid w:val="6312B77C"/>
    <w:rsid w:val="6313FE18"/>
    <w:rsid w:val="6316C2CD"/>
    <w:rsid w:val="63176F49"/>
    <w:rsid w:val="6317A7A6"/>
    <w:rsid w:val="63259DBC"/>
    <w:rsid w:val="632CF8D6"/>
    <w:rsid w:val="63301516"/>
    <w:rsid w:val="6334BB09"/>
    <w:rsid w:val="633D3B1A"/>
    <w:rsid w:val="6343446A"/>
    <w:rsid w:val="634BE23D"/>
    <w:rsid w:val="634C44BB"/>
    <w:rsid w:val="635B9FB5"/>
    <w:rsid w:val="635F27D7"/>
    <w:rsid w:val="6369DA25"/>
    <w:rsid w:val="636AF96E"/>
    <w:rsid w:val="636C00CE"/>
    <w:rsid w:val="636F3C7E"/>
    <w:rsid w:val="6372C504"/>
    <w:rsid w:val="637AA8BF"/>
    <w:rsid w:val="638C9A0E"/>
    <w:rsid w:val="6391F9C0"/>
    <w:rsid w:val="6394F92D"/>
    <w:rsid w:val="639966D5"/>
    <w:rsid w:val="639E72AE"/>
    <w:rsid w:val="63BCAAEF"/>
    <w:rsid w:val="63BF28B7"/>
    <w:rsid w:val="63CB18F0"/>
    <w:rsid w:val="63CC2541"/>
    <w:rsid w:val="63D5FE88"/>
    <w:rsid w:val="63D61B97"/>
    <w:rsid w:val="63D856B2"/>
    <w:rsid w:val="63DAB63F"/>
    <w:rsid w:val="63DC3D6A"/>
    <w:rsid w:val="63DC7C7A"/>
    <w:rsid w:val="63DDAD6E"/>
    <w:rsid w:val="63E5966B"/>
    <w:rsid w:val="63E8911F"/>
    <w:rsid w:val="63FDC37F"/>
    <w:rsid w:val="64003CB8"/>
    <w:rsid w:val="6402A380"/>
    <w:rsid w:val="6406E63A"/>
    <w:rsid w:val="64075BD6"/>
    <w:rsid w:val="640D8803"/>
    <w:rsid w:val="640E89DE"/>
    <w:rsid w:val="6422C8C3"/>
    <w:rsid w:val="64231B2E"/>
    <w:rsid w:val="642655B1"/>
    <w:rsid w:val="64327A5C"/>
    <w:rsid w:val="64328730"/>
    <w:rsid w:val="64339FCB"/>
    <w:rsid w:val="6438F0D9"/>
    <w:rsid w:val="64392DDD"/>
    <w:rsid w:val="643D9631"/>
    <w:rsid w:val="643E7CC0"/>
    <w:rsid w:val="643F1920"/>
    <w:rsid w:val="64496CB3"/>
    <w:rsid w:val="644DFBB1"/>
    <w:rsid w:val="64561358"/>
    <w:rsid w:val="645A2C08"/>
    <w:rsid w:val="645C2CED"/>
    <w:rsid w:val="646636DF"/>
    <w:rsid w:val="6475DF86"/>
    <w:rsid w:val="647657B6"/>
    <w:rsid w:val="647EF100"/>
    <w:rsid w:val="648114EF"/>
    <w:rsid w:val="64887670"/>
    <w:rsid w:val="648C0D17"/>
    <w:rsid w:val="6496227E"/>
    <w:rsid w:val="649964E7"/>
    <w:rsid w:val="64997F1A"/>
    <w:rsid w:val="64A425A8"/>
    <w:rsid w:val="64AA9645"/>
    <w:rsid w:val="64AC1DAB"/>
    <w:rsid w:val="64AC2ECD"/>
    <w:rsid w:val="64B0C9E1"/>
    <w:rsid w:val="64B0F949"/>
    <w:rsid w:val="64C1B357"/>
    <w:rsid w:val="64C1CD67"/>
    <w:rsid w:val="64C91E20"/>
    <w:rsid w:val="64C9F23C"/>
    <w:rsid w:val="64D2D6A9"/>
    <w:rsid w:val="64DC3DC6"/>
    <w:rsid w:val="64DCA162"/>
    <w:rsid w:val="64E1B32E"/>
    <w:rsid w:val="64E3A50A"/>
    <w:rsid w:val="64EF17BE"/>
    <w:rsid w:val="64F453FB"/>
    <w:rsid w:val="64F8DF35"/>
    <w:rsid w:val="64FFD8D3"/>
    <w:rsid w:val="65090317"/>
    <w:rsid w:val="650B2B19"/>
    <w:rsid w:val="6511CD67"/>
    <w:rsid w:val="651C138A"/>
    <w:rsid w:val="651DD85B"/>
    <w:rsid w:val="651F6AD3"/>
    <w:rsid w:val="652195DD"/>
    <w:rsid w:val="65270C36"/>
    <w:rsid w:val="652A9774"/>
    <w:rsid w:val="652BFCB2"/>
    <w:rsid w:val="6531B1D5"/>
    <w:rsid w:val="65408291"/>
    <w:rsid w:val="6547E71E"/>
    <w:rsid w:val="654A6111"/>
    <w:rsid w:val="654CE005"/>
    <w:rsid w:val="65534E28"/>
    <w:rsid w:val="6556A953"/>
    <w:rsid w:val="6568EAF9"/>
    <w:rsid w:val="65773AD6"/>
    <w:rsid w:val="657C3173"/>
    <w:rsid w:val="658071E2"/>
    <w:rsid w:val="65824870"/>
    <w:rsid w:val="6582B561"/>
    <w:rsid w:val="6583BAB1"/>
    <w:rsid w:val="65876E2A"/>
    <w:rsid w:val="658F6CF4"/>
    <w:rsid w:val="6598D0A8"/>
    <w:rsid w:val="65A17E2D"/>
    <w:rsid w:val="65A7C467"/>
    <w:rsid w:val="65A9340B"/>
    <w:rsid w:val="65A9F6AE"/>
    <w:rsid w:val="65ADBBCF"/>
    <w:rsid w:val="65B3985B"/>
    <w:rsid w:val="65B47F14"/>
    <w:rsid w:val="65BA2A56"/>
    <w:rsid w:val="65C3E4FA"/>
    <w:rsid w:val="65C54F50"/>
    <w:rsid w:val="65D3AC57"/>
    <w:rsid w:val="65D3B49C"/>
    <w:rsid w:val="65D6E9E1"/>
    <w:rsid w:val="65E08725"/>
    <w:rsid w:val="65E7AE0B"/>
    <w:rsid w:val="65EA740B"/>
    <w:rsid w:val="65ED17BB"/>
    <w:rsid w:val="65EEFE97"/>
    <w:rsid w:val="65F2F584"/>
    <w:rsid w:val="65F957A7"/>
    <w:rsid w:val="65FF5C9F"/>
    <w:rsid w:val="66033CA2"/>
    <w:rsid w:val="6603FEDC"/>
    <w:rsid w:val="6625D772"/>
    <w:rsid w:val="66260F98"/>
    <w:rsid w:val="6628CB5A"/>
    <w:rsid w:val="66435CB8"/>
    <w:rsid w:val="6644DCB1"/>
    <w:rsid w:val="6646F160"/>
    <w:rsid w:val="66506424"/>
    <w:rsid w:val="66522DC9"/>
    <w:rsid w:val="665AB8EE"/>
    <w:rsid w:val="665E2DE6"/>
    <w:rsid w:val="6661F205"/>
    <w:rsid w:val="6663CA09"/>
    <w:rsid w:val="6665E2FA"/>
    <w:rsid w:val="6668C9DF"/>
    <w:rsid w:val="6671F5F2"/>
    <w:rsid w:val="667BADF3"/>
    <w:rsid w:val="668103DD"/>
    <w:rsid w:val="668EFB4C"/>
    <w:rsid w:val="669CA46A"/>
    <w:rsid w:val="669FFFD2"/>
    <w:rsid w:val="66A50FD0"/>
    <w:rsid w:val="66AA229F"/>
    <w:rsid w:val="66ABD8A3"/>
    <w:rsid w:val="66AD3818"/>
    <w:rsid w:val="66B46585"/>
    <w:rsid w:val="66B63D82"/>
    <w:rsid w:val="66C0DA09"/>
    <w:rsid w:val="66CB4076"/>
    <w:rsid w:val="66CDF87B"/>
    <w:rsid w:val="66DC752A"/>
    <w:rsid w:val="66E45BD5"/>
    <w:rsid w:val="66E7631C"/>
    <w:rsid w:val="66ED0FC7"/>
    <w:rsid w:val="66F008CF"/>
    <w:rsid w:val="66F12B9A"/>
    <w:rsid w:val="66F2C476"/>
    <w:rsid w:val="66FA9525"/>
    <w:rsid w:val="66FC2E91"/>
    <w:rsid w:val="6700E20C"/>
    <w:rsid w:val="670359C9"/>
    <w:rsid w:val="670DBC44"/>
    <w:rsid w:val="6713395D"/>
    <w:rsid w:val="6719150B"/>
    <w:rsid w:val="673D0CA1"/>
    <w:rsid w:val="673DED1E"/>
    <w:rsid w:val="6740B8A1"/>
    <w:rsid w:val="6747ECC1"/>
    <w:rsid w:val="67483DFE"/>
    <w:rsid w:val="67539EFF"/>
    <w:rsid w:val="675F364D"/>
    <w:rsid w:val="67636A97"/>
    <w:rsid w:val="67652FCF"/>
    <w:rsid w:val="676B749A"/>
    <w:rsid w:val="676DA659"/>
    <w:rsid w:val="676FCD7F"/>
    <w:rsid w:val="677BE36D"/>
    <w:rsid w:val="678236A3"/>
    <w:rsid w:val="6784BDB5"/>
    <w:rsid w:val="678C6A56"/>
    <w:rsid w:val="678E5368"/>
    <w:rsid w:val="6792E835"/>
    <w:rsid w:val="679E1E77"/>
    <w:rsid w:val="67A3AC6B"/>
    <w:rsid w:val="67A763BD"/>
    <w:rsid w:val="67AC0D3C"/>
    <w:rsid w:val="67B6F0D1"/>
    <w:rsid w:val="67C8DCE7"/>
    <w:rsid w:val="67D04E0D"/>
    <w:rsid w:val="67D154CE"/>
    <w:rsid w:val="67D32AAF"/>
    <w:rsid w:val="67D5068D"/>
    <w:rsid w:val="67D67B94"/>
    <w:rsid w:val="67E58510"/>
    <w:rsid w:val="67EFDC90"/>
    <w:rsid w:val="67F18C5B"/>
    <w:rsid w:val="67F27E0D"/>
    <w:rsid w:val="67FB616F"/>
    <w:rsid w:val="67FBFCD4"/>
    <w:rsid w:val="67FEA951"/>
    <w:rsid w:val="6803C8B0"/>
    <w:rsid w:val="6809A7CB"/>
    <w:rsid w:val="680C2CC6"/>
    <w:rsid w:val="681AB294"/>
    <w:rsid w:val="681E7EE9"/>
    <w:rsid w:val="68295095"/>
    <w:rsid w:val="682A43DF"/>
    <w:rsid w:val="68312E56"/>
    <w:rsid w:val="683228BE"/>
    <w:rsid w:val="68380566"/>
    <w:rsid w:val="683BCF4C"/>
    <w:rsid w:val="68498D25"/>
    <w:rsid w:val="685A0609"/>
    <w:rsid w:val="6864CA65"/>
    <w:rsid w:val="686B5A34"/>
    <w:rsid w:val="686D4641"/>
    <w:rsid w:val="6876A6E3"/>
    <w:rsid w:val="689A237C"/>
    <w:rsid w:val="689C7C4D"/>
    <w:rsid w:val="689D055A"/>
    <w:rsid w:val="68A5D658"/>
    <w:rsid w:val="68A864BE"/>
    <w:rsid w:val="68B27151"/>
    <w:rsid w:val="68B9036E"/>
    <w:rsid w:val="68C0E625"/>
    <w:rsid w:val="68CA9B3E"/>
    <w:rsid w:val="68DC889D"/>
    <w:rsid w:val="68E233A1"/>
    <w:rsid w:val="68E31FA8"/>
    <w:rsid w:val="68E7F4AC"/>
    <w:rsid w:val="68EA4727"/>
    <w:rsid w:val="68F9811E"/>
    <w:rsid w:val="68FB6883"/>
    <w:rsid w:val="68FB9390"/>
    <w:rsid w:val="69005452"/>
    <w:rsid w:val="690DEF95"/>
    <w:rsid w:val="6911AC59"/>
    <w:rsid w:val="6911F361"/>
    <w:rsid w:val="6927D4CA"/>
    <w:rsid w:val="692E1514"/>
    <w:rsid w:val="693F6198"/>
    <w:rsid w:val="69459468"/>
    <w:rsid w:val="69459E87"/>
    <w:rsid w:val="69470B8B"/>
    <w:rsid w:val="694A17A2"/>
    <w:rsid w:val="694A4E8F"/>
    <w:rsid w:val="694AF043"/>
    <w:rsid w:val="6954BB2F"/>
    <w:rsid w:val="69553900"/>
    <w:rsid w:val="6956FE84"/>
    <w:rsid w:val="6962C03C"/>
    <w:rsid w:val="69782C76"/>
    <w:rsid w:val="69794005"/>
    <w:rsid w:val="697BDEB0"/>
    <w:rsid w:val="698ACCC2"/>
    <w:rsid w:val="6991AA57"/>
    <w:rsid w:val="699290C9"/>
    <w:rsid w:val="69973712"/>
    <w:rsid w:val="699DB48A"/>
    <w:rsid w:val="69A474B6"/>
    <w:rsid w:val="69AE33C1"/>
    <w:rsid w:val="69B4E492"/>
    <w:rsid w:val="69BA6EFD"/>
    <w:rsid w:val="69BDDC63"/>
    <w:rsid w:val="69BEFC14"/>
    <w:rsid w:val="69BF2A0D"/>
    <w:rsid w:val="69C07325"/>
    <w:rsid w:val="69C3BFAC"/>
    <w:rsid w:val="69C45E71"/>
    <w:rsid w:val="69D5A878"/>
    <w:rsid w:val="69D6EAAA"/>
    <w:rsid w:val="69D95CE1"/>
    <w:rsid w:val="69E291F0"/>
    <w:rsid w:val="69E3BD82"/>
    <w:rsid w:val="69E8CE64"/>
    <w:rsid w:val="69F1BB9B"/>
    <w:rsid w:val="69F8A678"/>
    <w:rsid w:val="69FD4BB0"/>
    <w:rsid w:val="6A046D7F"/>
    <w:rsid w:val="6A14DBF6"/>
    <w:rsid w:val="6A184372"/>
    <w:rsid w:val="6A18B891"/>
    <w:rsid w:val="6A1EF1DD"/>
    <w:rsid w:val="6A24E8C5"/>
    <w:rsid w:val="6A2503C6"/>
    <w:rsid w:val="6A295EB0"/>
    <w:rsid w:val="6A2DD918"/>
    <w:rsid w:val="6A3171C9"/>
    <w:rsid w:val="6A31E28F"/>
    <w:rsid w:val="6A3707EA"/>
    <w:rsid w:val="6A3B1056"/>
    <w:rsid w:val="6A3DDBBE"/>
    <w:rsid w:val="6A40FA72"/>
    <w:rsid w:val="6A423328"/>
    <w:rsid w:val="6A45676F"/>
    <w:rsid w:val="6A482BA2"/>
    <w:rsid w:val="6A4840FC"/>
    <w:rsid w:val="6A4A4D2B"/>
    <w:rsid w:val="6A4B3136"/>
    <w:rsid w:val="6A4BA4BC"/>
    <w:rsid w:val="6A5A9561"/>
    <w:rsid w:val="6A5F2F41"/>
    <w:rsid w:val="6A6BAF0F"/>
    <w:rsid w:val="6A70157D"/>
    <w:rsid w:val="6A769095"/>
    <w:rsid w:val="6A7D94C6"/>
    <w:rsid w:val="6A7E4A46"/>
    <w:rsid w:val="6A7F9BAD"/>
    <w:rsid w:val="6A819AF7"/>
    <w:rsid w:val="6A99ED48"/>
    <w:rsid w:val="6AACD212"/>
    <w:rsid w:val="6AAD8840"/>
    <w:rsid w:val="6AB2179D"/>
    <w:rsid w:val="6AB3C4FF"/>
    <w:rsid w:val="6AD339C0"/>
    <w:rsid w:val="6ADA1DBA"/>
    <w:rsid w:val="6ADECA2A"/>
    <w:rsid w:val="6AE24EAF"/>
    <w:rsid w:val="6AE52D52"/>
    <w:rsid w:val="6AE6DCF3"/>
    <w:rsid w:val="6AE944E4"/>
    <w:rsid w:val="6AE96286"/>
    <w:rsid w:val="6AF676FB"/>
    <w:rsid w:val="6AF79C5F"/>
    <w:rsid w:val="6AFA48B5"/>
    <w:rsid w:val="6AFC23BD"/>
    <w:rsid w:val="6B012229"/>
    <w:rsid w:val="6B06B3F2"/>
    <w:rsid w:val="6B0835DE"/>
    <w:rsid w:val="6B0D4FA0"/>
    <w:rsid w:val="6B122119"/>
    <w:rsid w:val="6B1B5AA2"/>
    <w:rsid w:val="6B1B805C"/>
    <w:rsid w:val="6B20D2B2"/>
    <w:rsid w:val="6B27F180"/>
    <w:rsid w:val="6B321FCC"/>
    <w:rsid w:val="6B386E5F"/>
    <w:rsid w:val="6B435A20"/>
    <w:rsid w:val="6B4A5026"/>
    <w:rsid w:val="6B5E950B"/>
    <w:rsid w:val="6B6852D1"/>
    <w:rsid w:val="6B8372D0"/>
    <w:rsid w:val="6B917B63"/>
    <w:rsid w:val="6B98A922"/>
    <w:rsid w:val="6BBA6788"/>
    <w:rsid w:val="6BDB6580"/>
    <w:rsid w:val="6BDC7835"/>
    <w:rsid w:val="6BDCCC69"/>
    <w:rsid w:val="6BE81099"/>
    <w:rsid w:val="6BFD740E"/>
    <w:rsid w:val="6BFFC6DB"/>
    <w:rsid w:val="6C05A116"/>
    <w:rsid w:val="6C0768F9"/>
    <w:rsid w:val="6C133694"/>
    <w:rsid w:val="6C17B2C9"/>
    <w:rsid w:val="6C19569A"/>
    <w:rsid w:val="6C20867F"/>
    <w:rsid w:val="6C22F0B7"/>
    <w:rsid w:val="6C2DDC0C"/>
    <w:rsid w:val="6C31230F"/>
    <w:rsid w:val="6C3FD9A2"/>
    <w:rsid w:val="6C40F66A"/>
    <w:rsid w:val="6C5605F5"/>
    <w:rsid w:val="6C56B3A4"/>
    <w:rsid w:val="6C5AF7C6"/>
    <w:rsid w:val="6C5B1AF9"/>
    <w:rsid w:val="6C63C5C5"/>
    <w:rsid w:val="6C64AE3D"/>
    <w:rsid w:val="6C64E521"/>
    <w:rsid w:val="6C6AF8F3"/>
    <w:rsid w:val="6C708D0F"/>
    <w:rsid w:val="6C737A99"/>
    <w:rsid w:val="6C774C49"/>
    <w:rsid w:val="6C7A704A"/>
    <w:rsid w:val="6CA026A3"/>
    <w:rsid w:val="6CA3A180"/>
    <w:rsid w:val="6CAB0382"/>
    <w:rsid w:val="6CAF847B"/>
    <w:rsid w:val="6CB0DA06"/>
    <w:rsid w:val="6CB503DB"/>
    <w:rsid w:val="6CB5352D"/>
    <w:rsid w:val="6CBE294D"/>
    <w:rsid w:val="6CBEE870"/>
    <w:rsid w:val="6CCC8A86"/>
    <w:rsid w:val="6CD12E6B"/>
    <w:rsid w:val="6CD35C6E"/>
    <w:rsid w:val="6CE0F5CB"/>
    <w:rsid w:val="6CE96E08"/>
    <w:rsid w:val="6CEC4C89"/>
    <w:rsid w:val="6CF6A986"/>
    <w:rsid w:val="6D09543D"/>
    <w:rsid w:val="6D0CCD0F"/>
    <w:rsid w:val="6D16CAA7"/>
    <w:rsid w:val="6D201896"/>
    <w:rsid w:val="6D21ACBB"/>
    <w:rsid w:val="6D21B08F"/>
    <w:rsid w:val="6D248369"/>
    <w:rsid w:val="6D252A13"/>
    <w:rsid w:val="6D278649"/>
    <w:rsid w:val="6D29D67B"/>
    <w:rsid w:val="6D306308"/>
    <w:rsid w:val="6D41FE53"/>
    <w:rsid w:val="6D45199D"/>
    <w:rsid w:val="6D49E933"/>
    <w:rsid w:val="6D509203"/>
    <w:rsid w:val="6D50988B"/>
    <w:rsid w:val="6D5417E3"/>
    <w:rsid w:val="6D558C26"/>
    <w:rsid w:val="6D6BBE75"/>
    <w:rsid w:val="6D6FFD93"/>
    <w:rsid w:val="6D70CD58"/>
    <w:rsid w:val="6D739958"/>
    <w:rsid w:val="6D7E7282"/>
    <w:rsid w:val="6D8107C3"/>
    <w:rsid w:val="6D86405E"/>
    <w:rsid w:val="6D88D0D2"/>
    <w:rsid w:val="6D8B7AE5"/>
    <w:rsid w:val="6D8BE0D3"/>
    <w:rsid w:val="6D97973A"/>
    <w:rsid w:val="6D9C4373"/>
    <w:rsid w:val="6DB6BB39"/>
    <w:rsid w:val="6DC631AA"/>
    <w:rsid w:val="6DC9AEBE"/>
    <w:rsid w:val="6DD3C72F"/>
    <w:rsid w:val="6DD82284"/>
    <w:rsid w:val="6DE15BE9"/>
    <w:rsid w:val="6DE6C397"/>
    <w:rsid w:val="6DE8646E"/>
    <w:rsid w:val="6DF1367E"/>
    <w:rsid w:val="6DF4A583"/>
    <w:rsid w:val="6E02C1E5"/>
    <w:rsid w:val="6E03492E"/>
    <w:rsid w:val="6E08E0F7"/>
    <w:rsid w:val="6E0ABE4A"/>
    <w:rsid w:val="6E0B16CD"/>
    <w:rsid w:val="6E136677"/>
    <w:rsid w:val="6E186709"/>
    <w:rsid w:val="6E1C502D"/>
    <w:rsid w:val="6E1E1078"/>
    <w:rsid w:val="6E1EE704"/>
    <w:rsid w:val="6E1F1ABD"/>
    <w:rsid w:val="6E312B16"/>
    <w:rsid w:val="6E39082B"/>
    <w:rsid w:val="6E400CD3"/>
    <w:rsid w:val="6E444C85"/>
    <w:rsid w:val="6E4583D8"/>
    <w:rsid w:val="6E474D32"/>
    <w:rsid w:val="6E4E06B4"/>
    <w:rsid w:val="6E51B7F6"/>
    <w:rsid w:val="6E555B04"/>
    <w:rsid w:val="6E5BC01C"/>
    <w:rsid w:val="6E67DC14"/>
    <w:rsid w:val="6E69F2BF"/>
    <w:rsid w:val="6E6CF7FE"/>
    <w:rsid w:val="6E6DB091"/>
    <w:rsid w:val="6E6E004C"/>
    <w:rsid w:val="6E715735"/>
    <w:rsid w:val="6E720F5E"/>
    <w:rsid w:val="6E7231F1"/>
    <w:rsid w:val="6E903220"/>
    <w:rsid w:val="6E92D202"/>
    <w:rsid w:val="6E937924"/>
    <w:rsid w:val="6E9767BF"/>
    <w:rsid w:val="6EA56B2D"/>
    <w:rsid w:val="6EAC6AA9"/>
    <w:rsid w:val="6EB353E4"/>
    <w:rsid w:val="6EB378C8"/>
    <w:rsid w:val="6EB55E4D"/>
    <w:rsid w:val="6EC36026"/>
    <w:rsid w:val="6EE40B52"/>
    <w:rsid w:val="6EE8A6A8"/>
    <w:rsid w:val="6EE8B5C5"/>
    <w:rsid w:val="6EEA1566"/>
    <w:rsid w:val="6EED50F5"/>
    <w:rsid w:val="6EEEA79B"/>
    <w:rsid w:val="6EF65356"/>
    <w:rsid w:val="6EF8FA59"/>
    <w:rsid w:val="6F076A0C"/>
    <w:rsid w:val="6F088BB0"/>
    <w:rsid w:val="6F1640EF"/>
    <w:rsid w:val="6F1B2B8A"/>
    <w:rsid w:val="6F1D29FE"/>
    <w:rsid w:val="6F1ED539"/>
    <w:rsid w:val="6F2DFD76"/>
    <w:rsid w:val="6F3DD8F8"/>
    <w:rsid w:val="6F5152CE"/>
    <w:rsid w:val="6F55D82C"/>
    <w:rsid w:val="6F57128C"/>
    <w:rsid w:val="6F587132"/>
    <w:rsid w:val="6F5BC46B"/>
    <w:rsid w:val="6F649754"/>
    <w:rsid w:val="6F71A8FF"/>
    <w:rsid w:val="6F76B9F7"/>
    <w:rsid w:val="6F78A5F3"/>
    <w:rsid w:val="6F82FF21"/>
    <w:rsid w:val="6F889634"/>
    <w:rsid w:val="6FAB60FD"/>
    <w:rsid w:val="6FAC56EE"/>
    <w:rsid w:val="6FACFA18"/>
    <w:rsid w:val="6FAEC8D8"/>
    <w:rsid w:val="6FC09ABD"/>
    <w:rsid w:val="6FC46A32"/>
    <w:rsid w:val="6FDCF9B3"/>
    <w:rsid w:val="6FE241D9"/>
    <w:rsid w:val="6FE248A7"/>
    <w:rsid w:val="6FE4D0A4"/>
    <w:rsid w:val="6FEE307E"/>
    <w:rsid w:val="6FEF6A35"/>
    <w:rsid w:val="6FF0B950"/>
    <w:rsid w:val="6FFAEF23"/>
    <w:rsid w:val="7002730A"/>
    <w:rsid w:val="700B373F"/>
    <w:rsid w:val="70124AA6"/>
    <w:rsid w:val="701605AA"/>
    <w:rsid w:val="70180DD4"/>
    <w:rsid w:val="701AC7BA"/>
    <w:rsid w:val="70207103"/>
    <w:rsid w:val="7020C1D2"/>
    <w:rsid w:val="7027B113"/>
    <w:rsid w:val="702D400E"/>
    <w:rsid w:val="70308674"/>
    <w:rsid w:val="7032E7B5"/>
    <w:rsid w:val="7033BA59"/>
    <w:rsid w:val="7034E29A"/>
    <w:rsid w:val="7035EA5F"/>
    <w:rsid w:val="703C9798"/>
    <w:rsid w:val="703D5A29"/>
    <w:rsid w:val="704631F8"/>
    <w:rsid w:val="704A130E"/>
    <w:rsid w:val="704CD61D"/>
    <w:rsid w:val="704F3E4C"/>
    <w:rsid w:val="70516814"/>
    <w:rsid w:val="705782BB"/>
    <w:rsid w:val="7057FD7E"/>
    <w:rsid w:val="705A96A2"/>
    <w:rsid w:val="705BD18D"/>
    <w:rsid w:val="706BB682"/>
    <w:rsid w:val="706D7879"/>
    <w:rsid w:val="706EE54A"/>
    <w:rsid w:val="7071304C"/>
    <w:rsid w:val="707ACD3E"/>
    <w:rsid w:val="70860218"/>
    <w:rsid w:val="708981CD"/>
    <w:rsid w:val="708B7F6B"/>
    <w:rsid w:val="7090E2D4"/>
    <w:rsid w:val="7092CFAE"/>
    <w:rsid w:val="7092E3D7"/>
    <w:rsid w:val="70A4196A"/>
    <w:rsid w:val="70A80047"/>
    <w:rsid w:val="70B00A51"/>
    <w:rsid w:val="70B26F68"/>
    <w:rsid w:val="70B3C914"/>
    <w:rsid w:val="70B7EED8"/>
    <w:rsid w:val="70C58972"/>
    <w:rsid w:val="70D21C66"/>
    <w:rsid w:val="70D91881"/>
    <w:rsid w:val="70E3929D"/>
    <w:rsid w:val="70EB971E"/>
    <w:rsid w:val="70EE656A"/>
    <w:rsid w:val="70F551FE"/>
    <w:rsid w:val="70FA6FAB"/>
    <w:rsid w:val="71009129"/>
    <w:rsid w:val="711026AD"/>
    <w:rsid w:val="7111A3AB"/>
    <w:rsid w:val="7111EDF5"/>
    <w:rsid w:val="7112A0FF"/>
    <w:rsid w:val="711CF0B4"/>
    <w:rsid w:val="71271730"/>
    <w:rsid w:val="712B716A"/>
    <w:rsid w:val="71423F3F"/>
    <w:rsid w:val="71444943"/>
    <w:rsid w:val="71502F20"/>
    <w:rsid w:val="7153B826"/>
    <w:rsid w:val="716CC681"/>
    <w:rsid w:val="7170738A"/>
    <w:rsid w:val="7172D78B"/>
    <w:rsid w:val="7173D020"/>
    <w:rsid w:val="7182A355"/>
    <w:rsid w:val="71839F26"/>
    <w:rsid w:val="718AE9E8"/>
    <w:rsid w:val="7190012F"/>
    <w:rsid w:val="719489E0"/>
    <w:rsid w:val="719D1782"/>
    <w:rsid w:val="71BD6628"/>
    <w:rsid w:val="71C18FA8"/>
    <w:rsid w:val="71C34CB5"/>
    <w:rsid w:val="71CAAD43"/>
    <w:rsid w:val="71D2D628"/>
    <w:rsid w:val="71DA39F0"/>
    <w:rsid w:val="71E0F102"/>
    <w:rsid w:val="71ECDABF"/>
    <w:rsid w:val="71FAADF4"/>
    <w:rsid w:val="71FD0210"/>
    <w:rsid w:val="7203B9DA"/>
    <w:rsid w:val="72185E5A"/>
    <w:rsid w:val="721CBCFB"/>
    <w:rsid w:val="721CC96F"/>
    <w:rsid w:val="721F37DA"/>
    <w:rsid w:val="7224ADA6"/>
    <w:rsid w:val="722A648A"/>
    <w:rsid w:val="722E7195"/>
    <w:rsid w:val="723013CB"/>
    <w:rsid w:val="72334EBF"/>
    <w:rsid w:val="72347F85"/>
    <w:rsid w:val="723BEEE1"/>
    <w:rsid w:val="7240D65B"/>
    <w:rsid w:val="72447DE0"/>
    <w:rsid w:val="7255917C"/>
    <w:rsid w:val="725C8AE7"/>
    <w:rsid w:val="72654284"/>
    <w:rsid w:val="726C45E6"/>
    <w:rsid w:val="726D311C"/>
    <w:rsid w:val="72747C25"/>
    <w:rsid w:val="727A8111"/>
    <w:rsid w:val="727CAC21"/>
    <w:rsid w:val="727E5F90"/>
    <w:rsid w:val="727FDFA7"/>
    <w:rsid w:val="728027BB"/>
    <w:rsid w:val="7283C8E8"/>
    <w:rsid w:val="72853110"/>
    <w:rsid w:val="7286FDB6"/>
    <w:rsid w:val="728A0986"/>
    <w:rsid w:val="728F174F"/>
    <w:rsid w:val="7295BC3E"/>
    <w:rsid w:val="72980480"/>
    <w:rsid w:val="729D851D"/>
    <w:rsid w:val="729E0C08"/>
    <w:rsid w:val="72A4695A"/>
    <w:rsid w:val="72A87E52"/>
    <w:rsid w:val="72AEBC4F"/>
    <w:rsid w:val="72AFCECD"/>
    <w:rsid w:val="72B01527"/>
    <w:rsid w:val="72B47A68"/>
    <w:rsid w:val="72BDBB5D"/>
    <w:rsid w:val="72C93F0E"/>
    <w:rsid w:val="72CA1E51"/>
    <w:rsid w:val="72CB2129"/>
    <w:rsid w:val="72D9F7FA"/>
    <w:rsid w:val="72E040AB"/>
    <w:rsid w:val="72ECE9EC"/>
    <w:rsid w:val="72F3382A"/>
    <w:rsid w:val="72F4672F"/>
    <w:rsid w:val="72F9993F"/>
    <w:rsid w:val="7309FE19"/>
    <w:rsid w:val="7312715E"/>
    <w:rsid w:val="7314EFD4"/>
    <w:rsid w:val="7334D107"/>
    <w:rsid w:val="7338EEDB"/>
    <w:rsid w:val="733C1CFF"/>
    <w:rsid w:val="7349D4E8"/>
    <w:rsid w:val="734E00C4"/>
    <w:rsid w:val="736ABD76"/>
    <w:rsid w:val="736DACEA"/>
    <w:rsid w:val="73703720"/>
    <w:rsid w:val="737B1268"/>
    <w:rsid w:val="738E85E6"/>
    <w:rsid w:val="73995B36"/>
    <w:rsid w:val="739EAA7C"/>
    <w:rsid w:val="73A467E4"/>
    <w:rsid w:val="73A8859B"/>
    <w:rsid w:val="73B2F00D"/>
    <w:rsid w:val="73B363F4"/>
    <w:rsid w:val="73BC265F"/>
    <w:rsid w:val="73BF87D7"/>
    <w:rsid w:val="73C31F2E"/>
    <w:rsid w:val="73D40BB2"/>
    <w:rsid w:val="73D49F8A"/>
    <w:rsid w:val="73F073F2"/>
    <w:rsid w:val="73F686D8"/>
    <w:rsid w:val="73F9D249"/>
    <w:rsid w:val="73FB6846"/>
    <w:rsid w:val="73FF6471"/>
    <w:rsid w:val="7401A7BC"/>
    <w:rsid w:val="740F6EFC"/>
    <w:rsid w:val="741570F5"/>
    <w:rsid w:val="74172685"/>
    <w:rsid w:val="741C2D69"/>
    <w:rsid w:val="7424F1C9"/>
    <w:rsid w:val="7444D3FE"/>
    <w:rsid w:val="7449F834"/>
    <w:rsid w:val="744CC6FA"/>
    <w:rsid w:val="74592E33"/>
    <w:rsid w:val="745A82C2"/>
    <w:rsid w:val="745DBE03"/>
    <w:rsid w:val="7460A759"/>
    <w:rsid w:val="746391D3"/>
    <w:rsid w:val="74694D90"/>
    <w:rsid w:val="746D374A"/>
    <w:rsid w:val="74762BEF"/>
    <w:rsid w:val="747B8E22"/>
    <w:rsid w:val="747D2E10"/>
    <w:rsid w:val="748EB64A"/>
    <w:rsid w:val="749201C4"/>
    <w:rsid w:val="7493DFAB"/>
    <w:rsid w:val="74A10119"/>
    <w:rsid w:val="74BE729D"/>
    <w:rsid w:val="74C70827"/>
    <w:rsid w:val="74CB2E15"/>
    <w:rsid w:val="74D12F98"/>
    <w:rsid w:val="74D841A6"/>
    <w:rsid w:val="74E36B1F"/>
    <w:rsid w:val="74F4F77F"/>
    <w:rsid w:val="74FA2F96"/>
    <w:rsid w:val="74FAE717"/>
    <w:rsid w:val="75001B9A"/>
    <w:rsid w:val="75096542"/>
    <w:rsid w:val="750B136C"/>
    <w:rsid w:val="750B188F"/>
    <w:rsid w:val="750D632D"/>
    <w:rsid w:val="75118753"/>
    <w:rsid w:val="75155265"/>
    <w:rsid w:val="751C887F"/>
    <w:rsid w:val="752A77E5"/>
    <w:rsid w:val="752C3E7B"/>
    <w:rsid w:val="7536D118"/>
    <w:rsid w:val="75462507"/>
    <w:rsid w:val="754AD410"/>
    <w:rsid w:val="7555577C"/>
    <w:rsid w:val="755A136F"/>
    <w:rsid w:val="756240FA"/>
    <w:rsid w:val="7569ADDF"/>
    <w:rsid w:val="756AB741"/>
    <w:rsid w:val="756DF6C6"/>
    <w:rsid w:val="756E6F19"/>
    <w:rsid w:val="757178A3"/>
    <w:rsid w:val="7574E55F"/>
    <w:rsid w:val="75786DAA"/>
    <w:rsid w:val="757878A6"/>
    <w:rsid w:val="757F5C68"/>
    <w:rsid w:val="758A2019"/>
    <w:rsid w:val="758C17AC"/>
    <w:rsid w:val="758CDBE3"/>
    <w:rsid w:val="758D5200"/>
    <w:rsid w:val="75A82EAB"/>
    <w:rsid w:val="75AAB33A"/>
    <w:rsid w:val="75BD40EE"/>
    <w:rsid w:val="75C014B0"/>
    <w:rsid w:val="75C2B420"/>
    <w:rsid w:val="75C2FB85"/>
    <w:rsid w:val="75D7AF11"/>
    <w:rsid w:val="75F933A2"/>
    <w:rsid w:val="75FAE879"/>
    <w:rsid w:val="75FBDAE6"/>
    <w:rsid w:val="75FE40A7"/>
    <w:rsid w:val="75FF7601"/>
    <w:rsid w:val="76006090"/>
    <w:rsid w:val="76061333"/>
    <w:rsid w:val="7608FF71"/>
    <w:rsid w:val="76091122"/>
    <w:rsid w:val="761587CC"/>
    <w:rsid w:val="762C9517"/>
    <w:rsid w:val="7634DA1B"/>
    <w:rsid w:val="764198F0"/>
    <w:rsid w:val="76562533"/>
    <w:rsid w:val="765AAB6C"/>
    <w:rsid w:val="76789D6E"/>
    <w:rsid w:val="767DFD94"/>
    <w:rsid w:val="767EF862"/>
    <w:rsid w:val="76803EA2"/>
    <w:rsid w:val="76835185"/>
    <w:rsid w:val="76ACC351"/>
    <w:rsid w:val="76AD21F8"/>
    <w:rsid w:val="76ADF31B"/>
    <w:rsid w:val="76B6BF3A"/>
    <w:rsid w:val="76B988CC"/>
    <w:rsid w:val="76C0F95D"/>
    <w:rsid w:val="76C2CD95"/>
    <w:rsid w:val="76C56C27"/>
    <w:rsid w:val="76CF1406"/>
    <w:rsid w:val="76DF33E6"/>
    <w:rsid w:val="76E39116"/>
    <w:rsid w:val="76E916A5"/>
    <w:rsid w:val="76EF501F"/>
    <w:rsid w:val="770008F8"/>
    <w:rsid w:val="77004D0E"/>
    <w:rsid w:val="770E52F2"/>
    <w:rsid w:val="7710C34E"/>
    <w:rsid w:val="7714B821"/>
    <w:rsid w:val="771734C5"/>
    <w:rsid w:val="77231E4B"/>
    <w:rsid w:val="772924D4"/>
    <w:rsid w:val="772B0A92"/>
    <w:rsid w:val="773C5EB3"/>
    <w:rsid w:val="773D4D6D"/>
    <w:rsid w:val="77421EF8"/>
    <w:rsid w:val="77585468"/>
    <w:rsid w:val="77606A97"/>
    <w:rsid w:val="7761D1D3"/>
    <w:rsid w:val="77697240"/>
    <w:rsid w:val="776A04D6"/>
    <w:rsid w:val="776E099A"/>
    <w:rsid w:val="7776C918"/>
    <w:rsid w:val="7776FFD3"/>
    <w:rsid w:val="777EE83A"/>
    <w:rsid w:val="7789056B"/>
    <w:rsid w:val="7790D9DE"/>
    <w:rsid w:val="77972D75"/>
    <w:rsid w:val="77AE43A0"/>
    <w:rsid w:val="77B10880"/>
    <w:rsid w:val="77BD2762"/>
    <w:rsid w:val="77BD6B73"/>
    <w:rsid w:val="77BDEEE1"/>
    <w:rsid w:val="77CD50EF"/>
    <w:rsid w:val="77D7D3EA"/>
    <w:rsid w:val="77D8064E"/>
    <w:rsid w:val="77DE0F80"/>
    <w:rsid w:val="77E1E927"/>
    <w:rsid w:val="77E87274"/>
    <w:rsid w:val="77EAC00E"/>
    <w:rsid w:val="77F3DEEE"/>
    <w:rsid w:val="77FE8362"/>
    <w:rsid w:val="78049D64"/>
    <w:rsid w:val="7807956A"/>
    <w:rsid w:val="780DA498"/>
    <w:rsid w:val="781056D1"/>
    <w:rsid w:val="7818A54C"/>
    <w:rsid w:val="7822516F"/>
    <w:rsid w:val="782AD6BB"/>
    <w:rsid w:val="783434EC"/>
    <w:rsid w:val="786AC948"/>
    <w:rsid w:val="786AFEFA"/>
    <w:rsid w:val="786C6C3C"/>
    <w:rsid w:val="787CB1D4"/>
    <w:rsid w:val="78810898"/>
    <w:rsid w:val="788DB6BA"/>
    <w:rsid w:val="789377C6"/>
    <w:rsid w:val="789F1571"/>
    <w:rsid w:val="78A84100"/>
    <w:rsid w:val="78ACB47A"/>
    <w:rsid w:val="78B25233"/>
    <w:rsid w:val="78B8C3C3"/>
    <w:rsid w:val="78BF9BF3"/>
    <w:rsid w:val="78C33AD3"/>
    <w:rsid w:val="78CA9796"/>
    <w:rsid w:val="78CFC97A"/>
    <w:rsid w:val="78DE7FC8"/>
    <w:rsid w:val="78DEB27D"/>
    <w:rsid w:val="78E1060D"/>
    <w:rsid w:val="78E80220"/>
    <w:rsid w:val="78EB69A7"/>
    <w:rsid w:val="7903BE6F"/>
    <w:rsid w:val="790E8640"/>
    <w:rsid w:val="79165D5A"/>
    <w:rsid w:val="791AAA99"/>
    <w:rsid w:val="79223C85"/>
    <w:rsid w:val="7928B415"/>
    <w:rsid w:val="792C274C"/>
    <w:rsid w:val="792E21E0"/>
    <w:rsid w:val="79319A2B"/>
    <w:rsid w:val="7936DA6D"/>
    <w:rsid w:val="793CBDDE"/>
    <w:rsid w:val="793D2110"/>
    <w:rsid w:val="793F1163"/>
    <w:rsid w:val="7954D173"/>
    <w:rsid w:val="796072DF"/>
    <w:rsid w:val="79609CF3"/>
    <w:rsid w:val="7964D78A"/>
    <w:rsid w:val="796C4185"/>
    <w:rsid w:val="796E3994"/>
    <w:rsid w:val="797FBF25"/>
    <w:rsid w:val="7980BEEF"/>
    <w:rsid w:val="79817D30"/>
    <w:rsid w:val="798D9C8F"/>
    <w:rsid w:val="798EDC5C"/>
    <w:rsid w:val="7998A76F"/>
    <w:rsid w:val="7999BECF"/>
    <w:rsid w:val="799B69BB"/>
    <w:rsid w:val="79AE412C"/>
    <w:rsid w:val="79CD96C1"/>
    <w:rsid w:val="79E1D333"/>
    <w:rsid w:val="79E97778"/>
    <w:rsid w:val="79E9A33D"/>
    <w:rsid w:val="79EA42D1"/>
    <w:rsid w:val="79F9390A"/>
    <w:rsid w:val="79FD777C"/>
    <w:rsid w:val="79FEDCFA"/>
    <w:rsid w:val="7A05016B"/>
    <w:rsid w:val="7A058313"/>
    <w:rsid w:val="7A0ECA98"/>
    <w:rsid w:val="7A1EB420"/>
    <w:rsid w:val="7A26ABC4"/>
    <w:rsid w:val="7A32189F"/>
    <w:rsid w:val="7A3323C3"/>
    <w:rsid w:val="7A34C597"/>
    <w:rsid w:val="7A34E607"/>
    <w:rsid w:val="7A3A6E8F"/>
    <w:rsid w:val="7A4059F1"/>
    <w:rsid w:val="7A437641"/>
    <w:rsid w:val="7A4E005E"/>
    <w:rsid w:val="7A4FBF47"/>
    <w:rsid w:val="7A514CF7"/>
    <w:rsid w:val="7A53E70E"/>
    <w:rsid w:val="7A64B18A"/>
    <w:rsid w:val="7A661124"/>
    <w:rsid w:val="7A66FE01"/>
    <w:rsid w:val="7A724C86"/>
    <w:rsid w:val="7A731E7C"/>
    <w:rsid w:val="7A7368B4"/>
    <w:rsid w:val="7A75D044"/>
    <w:rsid w:val="7A7620E9"/>
    <w:rsid w:val="7A819367"/>
    <w:rsid w:val="7A853B71"/>
    <w:rsid w:val="7A9D05AE"/>
    <w:rsid w:val="7AA9016A"/>
    <w:rsid w:val="7AAF98F6"/>
    <w:rsid w:val="7AB2644E"/>
    <w:rsid w:val="7AC10675"/>
    <w:rsid w:val="7ACC6E63"/>
    <w:rsid w:val="7ACE53F2"/>
    <w:rsid w:val="7AD5483A"/>
    <w:rsid w:val="7ADC15F9"/>
    <w:rsid w:val="7AEE23C7"/>
    <w:rsid w:val="7AF09245"/>
    <w:rsid w:val="7AF4EAF6"/>
    <w:rsid w:val="7B00D5ED"/>
    <w:rsid w:val="7B0AA614"/>
    <w:rsid w:val="7B18C0B4"/>
    <w:rsid w:val="7B1C8BFC"/>
    <w:rsid w:val="7B20D86E"/>
    <w:rsid w:val="7B2F13FA"/>
    <w:rsid w:val="7B365BCB"/>
    <w:rsid w:val="7B379F29"/>
    <w:rsid w:val="7B3C2F90"/>
    <w:rsid w:val="7B3D8BE5"/>
    <w:rsid w:val="7B406FDE"/>
    <w:rsid w:val="7B4587E4"/>
    <w:rsid w:val="7B58D7B7"/>
    <w:rsid w:val="7B632678"/>
    <w:rsid w:val="7B655EE1"/>
    <w:rsid w:val="7B6CE60F"/>
    <w:rsid w:val="7B702E47"/>
    <w:rsid w:val="7B799918"/>
    <w:rsid w:val="7B7E22D2"/>
    <w:rsid w:val="7B941649"/>
    <w:rsid w:val="7B94BDF5"/>
    <w:rsid w:val="7B96C1F0"/>
    <w:rsid w:val="7B9F81A8"/>
    <w:rsid w:val="7BA56742"/>
    <w:rsid w:val="7BA7371F"/>
    <w:rsid w:val="7BA8D4A0"/>
    <w:rsid w:val="7BAD03E1"/>
    <w:rsid w:val="7BADA8D7"/>
    <w:rsid w:val="7BC5235C"/>
    <w:rsid w:val="7BCC185F"/>
    <w:rsid w:val="7BCEF057"/>
    <w:rsid w:val="7BD5188E"/>
    <w:rsid w:val="7BE821D3"/>
    <w:rsid w:val="7BEAF2F9"/>
    <w:rsid w:val="7BF8FFBD"/>
    <w:rsid w:val="7C054548"/>
    <w:rsid w:val="7C145969"/>
    <w:rsid w:val="7C14BB2A"/>
    <w:rsid w:val="7C1659C7"/>
    <w:rsid w:val="7C1D9AEF"/>
    <w:rsid w:val="7C1E591C"/>
    <w:rsid w:val="7C25573B"/>
    <w:rsid w:val="7C3643C4"/>
    <w:rsid w:val="7C38216F"/>
    <w:rsid w:val="7C45327B"/>
    <w:rsid w:val="7C486AA7"/>
    <w:rsid w:val="7C4C1985"/>
    <w:rsid w:val="7C4F7EB3"/>
    <w:rsid w:val="7C510FFA"/>
    <w:rsid w:val="7C5A331D"/>
    <w:rsid w:val="7C6B8259"/>
    <w:rsid w:val="7C702D5E"/>
    <w:rsid w:val="7C718ACB"/>
    <w:rsid w:val="7C74CB56"/>
    <w:rsid w:val="7C785B7D"/>
    <w:rsid w:val="7C7986F4"/>
    <w:rsid w:val="7C7A4761"/>
    <w:rsid w:val="7C916A20"/>
    <w:rsid w:val="7C954879"/>
    <w:rsid w:val="7CA28B60"/>
    <w:rsid w:val="7CA52AFE"/>
    <w:rsid w:val="7CAA95A2"/>
    <w:rsid w:val="7CB1F810"/>
    <w:rsid w:val="7CB32E4D"/>
    <w:rsid w:val="7CC2D95D"/>
    <w:rsid w:val="7CCFC3D3"/>
    <w:rsid w:val="7CD029DF"/>
    <w:rsid w:val="7CE74423"/>
    <w:rsid w:val="7CE9BCE4"/>
    <w:rsid w:val="7CE9FAE4"/>
    <w:rsid w:val="7CF485DA"/>
    <w:rsid w:val="7CF6F1C6"/>
    <w:rsid w:val="7CF7F1C0"/>
    <w:rsid w:val="7CFB96B8"/>
    <w:rsid w:val="7D0AF459"/>
    <w:rsid w:val="7D21600A"/>
    <w:rsid w:val="7D2826AA"/>
    <w:rsid w:val="7D2AD11D"/>
    <w:rsid w:val="7D2E6E48"/>
    <w:rsid w:val="7D32C760"/>
    <w:rsid w:val="7D334201"/>
    <w:rsid w:val="7D3AED85"/>
    <w:rsid w:val="7D4174FF"/>
    <w:rsid w:val="7D5004FF"/>
    <w:rsid w:val="7D5C882D"/>
    <w:rsid w:val="7D62AE4B"/>
    <w:rsid w:val="7D72A076"/>
    <w:rsid w:val="7D7A9FC7"/>
    <w:rsid w:val="7D85D235"/>
    <w:rsid w:val="7D875589"/>
    <w:rsid w:val="7D8A78A6"/>
    <w:rsid w:val="7D9CAED5"/>
    <w:rsid w:val="7DAD09FA"/>
    <w:rsid w:val="7DB4F129"/>
    <w:rsid w:val="7DB71AEC"/>
    <w:rsid w:val="7DBAD763"/>
    <w:rsid w:val="7DBE8D50"/>
    <w:rsid w:val="7DC37FA2"/>
    <w:rsid w:val="7DC41DCA"/>
    <w:rsid w:val="7DC6593B"/>
    <w:rsid w:val="7DD53D7C"/>
    <w:rsid w:val="7DDA1659"/>
    <w:rsid w:val="7DE00093"/>
    <w:rsid w:val="7DE6008C"/>
    <w:rsid w:val="7E04DBEA"/>
    <w:rsid w:val="7E0F447B"/>
    <w:rsid w:val="7E0F5CD0"/>
    <w:rsid w:val="7E192C46"/>
    <w:rsid w:val="7E1DB876"/>
    <w:rsid w:val="7E21FC7C"/>
    <w:rsid w:val="7E221000"/>
    <w:rsid w:val="7E22C060"/>
    <w:rsid w:val="7E26BEED"/>
    <w:rsid w:val="7E2A4E14"/>
    <w:rsid w:val="7E30BC64"/>
    <w:rsid w:val="7E31BEAA"/>
    <w:rsid w:val="7E32E2AA"/>
    <w:rsid w:val="7E3480F2"/>
    <w:rsid w:val="7E34A375"/>
    <w:rsid w:val="7E34A659"/>
    <w:rsid w:val="7E3B69D8"/>
    <w:rsid w:val="7E4936DB"/>
    <w:rsid w:val="7E4A900F"/>
    <w:rsid w:val="7E5CEADE"/>
    <w:rsid w:val="7E60851F"/>
    <w:rsid w:val="7E698263"/>
    <w:rsid w:val="7E6BAA0C"/>
    <w:rsid w:val="7E87B574"/>
    <w:rsid w:val="7E8F4C60"/>
    <w:rsid w:val="7EA82C0D"/>
    <w:rsid w:val="7EBC05E4"/>
    <w:rsid w:val="7EC61638"/>
    <w:rsid w:val="7ECA49AC"/>
    <w:rsid w:val="7ECC9E7A"/>
    <w:rsid w:val="7ED211FD"/>
    <w:rsid w:val="7ED39A4B"/>
    <w:rsid w:val="7ED50594"/>
    <w:rsid w:val="7ED7F491"/>
    <w:rsid w:val="7EE90062"/>
    <w:rsid w:val="7EE9EE40"/>
    <w:rsid w:val="7EEB8E70"/>
    <w:rsid w:val="7EF0434F"/>
    <w:rsid w:val="7EF818CA"/>
    <w:rsid w:val="7EF9914C"/>
    <w:rsid w:val="7EFFC30D"/>
    <w:rsid w:val="7F0918C0"/>
    <w:rsid w:val="7F0EAAED"/>
    <w:rsid w:val="7F11217D"/>
    <w:rsid w:val="7F12FDAF"/>
    <w:rsid w:val="7F133440"/>
    <w:rsid w:val="7F20E326"/>
    <w:rsid w:val="7F246C29"/>
    <w:rsid w:val="7F24F213"/>
    <w:rsid w:val="7F318252"/>
    <w:rsid w:val="7F33832A"/>
    <w:rsid w:val="7F36C089"/>
    <w:rsid w:val="7F372D1E"/>
    <w:rsid w:val="7F41E44A"/>
    <w:rsid w:val="7F4511B2"/>
    <w:rsid w:val="7F481F8E"/>
    <w:rsid w:val="7F48BD3A"/>
    <w:rsid w:val="7F4CF642"/>
    <w:rsid w:val="7F4D95E3"/>
    <w:rsid w:val="7F5E8E47"/>
    <w:rsid w:val="7F623B6A"/>
    <w:rsid w:val="7F71D32F"/>
    <w:rsid w:val="7F7A0EDE"/>
    <w:rsid w:val="7F844CB4"/>
    <w:rsid w:val="7F8BBDB8"/>
    <w:rsid w:val="7F97E185"/>
    <w:rsid w:val="7F98FC0D"/>
    <w:rsid w:val="7F9BC6B4"/>
    <w:rsid w:val="7F9DC474"/>
    <w:rsid w:val="7FA02BEC"/>
    <w:rsid w:val="7FA09EB5"/>
    <w:rsid w:val="7FAE60E8"/>
    <w:rsid w:val="7FB3B820"/>
    <w:rsid w:val="7FC41FD8"/>
    <w:rsid w:val="7FCB2730"/>
    <w:rsid w:val="7FCC3758"/>
    <w:rsid w:val="7FCD1DE9"/>
    <w:rsid w:val="7FD8AA9F"/>
    <w:rsid w:val="7FDC1BF2"/>
    <w:rsid w:val="7FE4C905"/>
    <w:rsid w:val="7FE5B3D2"/>
    <w:rsid w:val="7FE7A2E4"/>
    <w:rsid w:val="7FEC3230"/>
    <w:rsid w:val="7FFD1E32"/>
  </w:rsids>
  <m:mathPr>
    <m:mathFont m:val="Cambria Math"/>
    <m:brkBin m:val="before"/>
    <m:brkBinSub m:val="--"/>
    <m:smallFrac m:val="0"/>
    <m:dispDef/>
    <m:lMargin m:val="0"/>
    <m:rMargin m:val="0"/>
    <m:defJc m:val="centerGroup"/>
    <m:wrapIndent m:val="1440"/>
    <m:intLim m:val="subSup"/>
    <m:naryLim m:val="undOvr"/>
  </m:mathPr>
  <w:themeFontLang w:val="nl-BE"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AB24B14"/>
  <w15:chartTrackingRefBased/>
  <w15:docId w15:val="{B3AAB710-533C-4447-8D06-49588065EED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13620"/>
    <w:rPr>
      <w:lang w:val="fr-FR"/>
    </w:rPr>
  </w:style>
  <w:style w:type="paragraph" w:styleId="Heading1">
    <w:name w:val="heading 1"/>
    <w:basedOn w:val="Normal"/>
    <w:next w:val="Normal"/>
    <w:link w:val="Heading1Char"/>
    <w:uiPriority w:val="9"/>
    <w:qFormat/>
    <w:rsid w:val="00D05C3F"/>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uiPriority w:val="9"/>
    <w:unhideWhenUsed/>
    <w:qFormat/>
    <w:rsid w:val="22DB630D"/>
    <w:pPr>
      <w:keepNext/>
      <w:keepLines/>
      <w:spacing w:before="160" w:after="80"/>
      <w:outlineLvl w:val="1"/>
    </w:pPr>
    <w:rPr>
      <w:rFonts w:asciiTheme="majorHAnsi" w:hAnsiTheme="majorHAnsi" w:eastAsiaTheme="majorEastAsia"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B05AB"/>
    <w:pPr>
      <w:keepNext/>
      <w:keepLines/>
      <w:spacing w:before="40" w:after="0"/>
      <w:outlineLvl w:val="2"/>
    </w:pPr>
    <w:rPr>
      <w:rFonts w:asciiTheme="majorHAnsi" w:hAnsiTheme="majorHAnsi" w:eastAsiaTheme="majorEastAsia" w:cstheme="majorBidi"/>
      <w:color w:val="1F3763" w:themeColor="accent1" w:themeShade="7F"/>
      <w:sz w:val="24"/>
      <w:szCs w:val="24"/>
    </w:rPr>
  </w:style>
  <w:style w:type="paragraph" w:styleId="Heading4">
    <w:name w:val="heading 4"/>
    <w:basedOn w:val="Normal"/>
    <w:next w:val="Normal"/>
    <w:link w:val="Heading4Char"/>
    <w:uiPriority w:val="9"/>
    <w:unhideWhenUsed/>
    <w:qFormat/>
    <w:rsid w:val="3F786F8F"/>
    <w:pPr>
      <w:keepNext/>
      <w:keepLines/>
      <w:spacing w:before="80" w:after="40"/>
      <w:outlineLvl w:val="3"/>
    </w:pPr>
    <w:rPr>
      <w:rFonts w:eastAsiaTheme="majorEastAsia" w:cstheme="majorBidi"/>
      <w:i/>
      <w:iCs/>
      <w:color w:val="2F5496" w:themeColor="accent1" w:themeShade="BF"/>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555899"/>
    <w:pPr>
      <w:ind w:left="720"/>
      <w:contextualSpacing/>
    </w:pPr>
  </w:style>
  <w:style w:type="character" w:styleId="CommentReference">
    <w:name w:val="Comment Reference"/>
    <w:basedOn w:val="DefaultParagraphFont"/>
    <w:uiPriority w:val="99"/>
    <w:semiHidden/>
    <w:unhideWhenUsed/>
    <w:rsid w:val="00577BC5"/>
    <w:rPr>
      <w:sz w:val="16"/>
      <w:szCs w:val="16"/>
    </w:rPr>
  </w:style>
  <w:style w:type="paragraph" w:styleId="CommentText">
    <w:name w:val="Comment Text"/>
    <w:basedOn w:val="Normal"/>
    <w:link w:val="CommentTextChar"/>
    <w:uiPriority w:val="99"/>
    <w:unhideWhenUsed/>
    <w:rsid w:val="00577BC5"/>
    <w:pPr>
      <w:spacing w:line="240" w:lineRule="auto"/>
    </w:pPr>
    <w:rPr>
      <w:sz w:val="20"/>
      <w:szCs w:val="20"/>
    </w:rPr>
  </w:style>
  <w:style w:type="character" w:styleId="CommentTextChar" w:customStyle="1">
    <w:name w:val="Comment Text Char"/>
    <w:basedOn w:val="DefaultParagraphFont"/>
    <w:link w:val="CommentText"/>
    <w:uiPriority w:val="99"/>
    <w:rsid w:val="00577BC5"/>
    <w:rPr>
      <w:sz w:val="20"/>
      <w:szCs w:val="20"/>
      <w:lang w:val="fr-FR"/>
    </w:rPr>
  </w:style>
  <w:style w:type="paragraph" w:styleId="CommentSubject">
    <w:name w:val="Comment Subject"/>
    <w:basedOn w:val="CommentText"/>
    <w:next w:val="CommentText"/>
    <w:link w:val="CommentSubjectChar"/>
    <w:uiPriority w:val="99"/>
    <w:semiHidden/>
    <w:unhideWhenUsed/>
    <w:rsid w:val="00577BC5"/>
    <w:rPr>
      <w:b/>
      <w:bCs/>
    </w:rPr>
  </w:style>
  <w:style w:type="character" w:styleId="CommentSubjectChar" w:customStyle="1">
    <w:name w:val="Comment Subject Char"/>
    <w:basedOn w:val="CommentTextChar"/>
    <w:link w:val="CommentSubject"/>
    <w:uiPriority w:val="99"/>
    <w:semiHidden/>
    <w:rsid w:val="00577BC5"/>
    <w:rPr>
      <w:b/>
      <w:bCs/>
      <w:sz w:val="20"/>
      <w:szCs w:val="20"/>
      <w:lang w:val="fr-FR"/>
    </w:rPr>
  </w:style>
  <w:style w:type="character" w:styleId="LineNumber">
    <w:name w:val="line number"/>
    <w:basedOn w:val="DefaultParagraphFont"/>
    <w:uiPriority w:val="99"/>
    <w:semiHidden/>
    <w:unhideWhenUsed/>
    <w:rsid w:val="00594D17"/>
  </w:style>
  <w:style w:type="character" w:styleId="PlaceholderText">
    <w:name w:val="Placeholder Text"/>
    <w:basedOn w:val="DefaultParagraphFont"/>
    <w:uiPriority w:val="99"/>
    <w:semiHidden/>
    <w:rsid w:val="00C26E36"/>
    <w:rPr>
      <w:color w:val="666666"/>
    </w:rPr>
  </w:style>
  <w:style w:type="paragraph" w:styleId="Header">
    <w:name w:val="header"/>
    <w:basedOn w:val="Normal"/>
    <w:link w:val="HeaderChar"/>
    <w:uiPriority w:val="99"/>
    <w:unhideWhenUsed/>
    <w:rsid w:val="00435E6B"/>
    <w:pPr>
      <w:tabs>
        <w:tab w:val="center" w:pos="4703"/>
        <w:tab w:val="right" w:pos="9406"/>
      </w:tabs>
      <w:spacing w:after="0" w:line="240" w:lineRule="auto"/>
    </w:pPr>
  </w:style>
  <w:style w:type="character" w:styleId="HeaderChar" w:customStyle="1">
    <w:name w:val="Header Char"/>
    <w:basedOn w:val="DefaultParagraphFont"/>
    <w:link w:val="Header"/>
    <w:uiPriority w:val="99"/>
    <w:rsid w:val="00435E6B"/>
    <w:rPr>
      <w:lang w:val="fr-FR"/>
    </w:rPr>
  </w:style>
  <w:style w:type="paragraph" w:styleId="Footer">
    <w:name w:val="footer"/>
    <w:basedOn w:val="Normal"/>
    <w:link w:val="FooterChar"/>
    <w:uiPriority w:val="99"/>
    <w:unhideWhenUsed/>
    <w:rsid w:val="00435E6B"/>
    <w:pPr>
      <w:tabs>
        <w:tab w:val="center" w:pos="4703"/>
        <w:tab w:val="right" w:pos="9406"/>
      </w:tabs>
      <w:spacing w:after="0" w:line="240" w:lineRule="auto"/>
    </w:pPr>
  </w:style>
  <w:style w:type="character" w:styleId="FooterChar" w:customStyle="1">
    <w:name w:val="Footer Char"/>
    <w:basedOn w:val="DefaultParagraphFont"/>
    <w:link w:val="Footer"/>
    <w:uiPriority w:val="99"/>
    <w:rsid w:val="00435E6B"/>
    <w:rPr>
      <w:lang w:val="fr-FR"/>
    </w:rPr>
  </w:style>
  <w:style w:type="table" w:styleId="TableGrid">
    <w:name w:val="Table Grid"/>
    <w:basedOn w:val="TableNormal"/>
    <w:uiPriority w:val="39"/>
    <w:rsid w:val="003752A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yperlink">
    <w:name w:val="Hyperlink"/>
    <w:basedOn w:val="DefaultParagraphFont"/>
    <w:uiPriority w:val="99"/>
    <w:unhideWhenUsed/>
    <w:rsid w:val="000F7BE3"/>
    <w:rPr>
      <w:color w:val="0563C1" w:themeColor="hyperlink"/>
      <w:u w:val="single"/>
    </w:rPr>
  </w:style>
  <w:style w:type="character" w:styleId="UnresolvedMention1" w:customStyle="1">
    <w:name w:val="Unresolved Mention1"/>
    <w:basedOn w:val="DefaultParagraphFont"/>
    <w:uiPriority w:val="99"/>
    <w:semiHidden/>
    <w:unhideWhenUsed/>
    <w:rsid w:val="000F7BE3"/>
    <w:rPr>
      <w:color w:val="605E5C"/>
      <w:shd w:val="clear" w:color="auto" w:fill="E1DFDD"/>
    </w:rPr>
  </w:style>
  <w:style w:type="paragraph" w:styleId="NormalWeb">
    <w:name w:val="Normal (Web)"/>
    <w:basedOn w:val="Normal"/>
    <w:uiPriority w:val="99"/>
    <w:unhideWhenUsed/>
    <w:rsid w:val="0092720B"/>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paragraph" w:styleId="HTMLPreformatted">
    <w:name w:val="HTML Preformatted"/>
    <w:basedOn w:val="Normal"/>
    <w:link w:val="HTMLPreformattedChar"/>
    <w:uiPriority w:val="99"/>
    <w:semiHidden/>
    <w:unhideWhenUsed/>
    <w:rsid w:val="00D2629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eastAsia="Times New Roman" w:cs="Courier New"/>
      <w:kern w:val="0"/>
      <w:sz w:val="20"/>
      <w:szCs w:val="20"/>
      <w:lang w:val="en-US"/>
      <w14:ligatures w14:val="none"/>
    </w:rPr>
  </w:style>
  <w:style w:type="character" w:styleId="HTMLPreformattedChar" w:customStyle="1">
    <w:name w:val="HTML Preformatted Char"/>
    <w:basedOn w:val="DefaultParagraphFont"/>
    <w:link w:val="HTMLPreformatted"/>
    <w:uiPriority w:val="99"/>
    <w:semiHidden/>
    <w:rsid w:val="00D2629B"/>
    <w:rPr>
      <w:rFonts w:ascii="Courier New" w:hAnsi="Courier New" w:eastAsia="Times New Roman" w:cs="Courier New"/>
      <w:kern w:val="0"/>
      <w:sz w:val="20"/>
      <w:szCs w:val="20"/>
      <w14:ligatures w14:val="none"/>
    </w:rPr>
  </w:style>
  <w:style w:type="character" w:styleId="gnd-iwgdo3b" w:customStyle="1">
    <w:name w:val="gnd-iwgdo3b"/>
    <w:basedOn w:val="DefaultParagraphFont"/>
    <w:rsid w:val="00D2629B"/>
  </w:style>
  <w:style w:type="character" w:styleId="gnd-iwgdn2b" w:customStyle="1">
    <w:name w:val="gnd-iwgdn2b"/>
    <w:basedOn w:val="DefaultParagraphFont"/>
    <w:rsid w:val="00D2629B"/>
  </w:style>
  <w:style w:type="character" w:styleId="gnd-iwgdh3b" w:customStyle="1">
    <w:name w:val="gnd-iwgdh3b"/>
    <w:basedOn w:val="DefaultParagraphFont"/>
    <w:rsid w:val="00D2629B"/>
  </w:style>
  <w:style w:type="character" w:styleId="cf01" w:customStyle="1">
    <w:name w:val="cf01"/>
    <w:basedOn w:val="DefaultParagraphFont"/>
    <w:rsid w:val="006D3B63"/>
    <w:rPr>
      <w:rFonts w:hint="default" w:ascii="Segoe UI" w:hAnsi="Segoe UI" w:cs="Segoe UI"/>
      <w:sz w:val="18"/>
      <w:szCs w:val="18"/>
    </w:rPr>
  </w:style>
  <w:style w:type="paragraph" w:styleId="Revision">
    <w:name w:val="Revision"/>
    <w:hidden/>
    <w:uiPriority w:val="99"/>
    <w:semiHidden/>
    <w:rsid w:val="00EC2A16"/>
    <w:pPr>
      <w:spacing w:after="0" w:line="240" w:lineRule="auto"/>
    </w:pPr>
    <w:rPr>
      <w:lang w:val="fr-FR"/>
    </w:rPr>
  </w:style>
  <w:style w:type="paragraph" w:styleId="Bibliography">
    <w:name w:val="Bibliography"/>
    <w:basedOn w:val="Normal"/>
    <w:next w:val="Normal"/>
    <w:uiPriority w:val="37"/>
    <w:unhideWhenUsed/>
    <w:rsid w:val="00C4712B"/>
    <w:pPr>
      <w:spacing w:after="240" w:line="240" w:lineRule="auto"/>
    </w:pPr>
  </w:style>
  <w:style w:type="character" w:styleId="Heading3Char" w:customStyle="1">
    <w:name w:val="Heading 3 Char"/>
    <w:basedOn w:val="DefaultParagraphFont"/>
    <w:link w:val="Heading3"/>
    <w:uiPriority w:val="9"/>
    <w:rsid w:val="002B05AB"/>
    <w:rPr>
      <w:rFonts w:asciiTheme="majorHAnsi" w:hAnsiTheme="majorHAnsi" w:eastAsiaTheme="majorEastAsia" w:cstheme="majorBidi"/>
      <w:color w:val="1F3763" w:themeColor="accent1" w:themeShade="7F"/>
      <w:sz w:val="24"/>
      <w:szCs w:val="24"/>
      <w:lang w:val="fr-FR"/>
    </w:rPr>
  </w:style>
  <w:style w:type="paragraph" w:styleId="paragraph" w:customStyle="1">
    <w:name w:val="paragraph"/>
    <w:basedOn w:val="Normal"/>
    <w:rsid w:val="00B923C7"/>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normaltextrun" w:customStyle="1">
    <w:name w:val="normaltextrun"/>
    <w:basedOn w:val="DefaultParagraphFont"/>
    <w:rsid w:val="00B923C7"/>
  </w:style>
  <w:style w:type="character" w:styleId="eop" w:customStyle="1">
    <w:name w:val="eop"/>
    <w:basedOn w:val="DefaultParagraphFont"/>
    <w:rsid w:val="00B923C7"/>
  </w:style>
  <w:style w:type="character" w:styleId="FollowedHyperlink">
    <w:name w:val="FollowedHyperlink"/>
    <w:basedOn w:val="DefaultParagraphFont"/>
    <w:uiPriority w:val="99"/>
    <w:semiHidden/>
    <w:unhideWhenUsed/>
    <w:rsid w:val="003A358D"/>
    <w:rPr>
      <w:color w:val="954F72" w:themeColor="followedHyperlink"/>
      <w:u w:val="single"/>
    </w:rPr>
  </w:style>
  <w:style w:type="paragraph" w:styleId="pf0" w:customStyle="1">
    <w:name w:val="pf0"/>
    <w:basedOn w:val="Normal"/>
    <w:rsid w:val="002433A2"/>
    <w:pPr>
      <w:spacing w:before="100" w:beforeAutospacing="1" w:after="100" w:afterAutospacing="1" w:line="240" w:lineRule="auto"/>
    </w:pPr>
    <w:rPr>
      <w:rFonts w:ascii="Times New Roman" w:hAnsi="Times New Roman" w:eastAsia="Times New Roman" w:cs="Times New Roman"/>
      <w:kern w:val="0"/>
      <w:sz w:val="24"/>
      <w:szCs w:val="24"/>
      <w:lang w:val="en-US"/>
      <w14:ligatures w14:val="none"/>
    </w:rPr>
  </w:style>
  <w:style w:type="character" w:styleId="cf21" w:customStyle="1">
    <w:name w:val="cf21"/>
    <w:basedOn w:val="DefaultParagraphFont"/>
    <w:rsid w:val="00F575F4"/>
    <w:rPr>
      <w:rFonts w:hint="default" w:ascii="Segoe UI" w:hAnsi="Segoe UI" w:cs="Segoe UI"/>
      <w:color w:val="FF0000"/>
      <w:sz w:val="18"/>
      <w:szCs w:val="18"/>
    </w:rPr>
  </w:style>
  <w:style w:type="character" w:styleId="Heading1Char" w:customStyle="1">
    <w:name w:val="Heading 1 Char"/>
    <w:basedOn w:val="DefaultParagraphFont"/>
    <w:link w:val="Heading1"/>
    <w:uiPriority w:val="9"/>
    <w:rsid w:val="00D05C3F"/>
    <w:rPr>
      <w:rFonts w:asciiTheme="majorHAnsi" w:hAnsiTheme="majorHAnsi" w:eastAsiaTheme="majorEastAsia" w:cstheme="majorBidi"/>
      <w:color w:val="2F5496" w:themeColor="accent1" w:themeShade="BF"/>
      <w:sz w:val="32"/>
      <w:szCs w:val="32"/>
      <w:lang w:val="fr-FR"/>
    </w:rPr>
  </w:style>
  <w:style w:type="paragraph" w:styleId="BalloonText">
    <w:name w:val="Balloon Text"/>
    <w:basedOn w:val="Normal"/>
    <w:link w:val="BalloonTextChar"/>
    <w:uiPriority w:val="99"/>
    <w:semiHidden/>
    <w:unhideWhenUsed/>
    <w:rsid w:val="00C35514"/>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C35514"/>
    <w:rPr>
      <w:rFonts w:ascii="Segoe UI" w:hAnsi="Segoe UI" w:cs="Segoe UI"/>
      <w:sz w:val="18"/>
      <w:szCs w:val="18"/>
      <w:lang w:val="fr-FR"/>
    </w:rPr>
  </w:style>
  <w:style w:type="table" w:styleId="PlainTable2">
    <w:name w:val="Plain Table 2"/>
    <w:basedOn w:val="TableNormal"/>
    <w:uiPriority w:val="42"/>
    <w:pPr>
      <w:spacing w:after="0" w:line="240" w:lineRule="auto"/>
    </w:pPr>
    <w:tblPr>
      <w:tblStyleRowBandSize w:val="1"/>
      <w:tblStyleColBandSize w:val="1"/>
      <w:tblBorders>
        <w:top w:val="single" w:color="7F7F7F" w:themeColor="text1" w:themeTint="80" w:sz="4" w:space="0"/>
        <w:bottom w:val="single" w:color="7F7F7F" w:themeColor="text1" w:themeTint="80" w:sz="4" w:space="0"/>
      </w:tblBorders>
    </w:tblPr>
    <w:tblStylePr w:type="firstRow">
      <w:rPr>
        <w:b/>
        <w:bCs/>
      </w:rPr>
      <w:tblPr/>
      <w:tcPr>
        <w:tcBorders>
          <w:bottom w:val="single" w:color="7F7F7F" w:themeColor="text1" w:themeTint="80" w:sz="4" w:space="0"/>
        </w:tcBorders>
      </w:tcPr>
    </w:tblStylePr>
    <w:tblStylePr w:type="lastRow">
      <w:rPr>
        <w:b/>
        <w:bCs/>
      </w:rPr>
      <w:tblPr/>
      <w:tcPr>
        <w:tcBorders>
          <w:top w:val="single" w:color="7F7F7F" w:themeColor="text1" w:themeTint="80" w:sz="4" w:space="0"/>
        </w:tcBorders>
      </w:tcPr>
    </w:tblStylePr>
    <w:tblStylePr w:type="firstCol">
      <w:rPr>
        <w:b/>
        <w:bCs/>
      </w:rPr>
    </w:tblStylePr>
    <w:tblStylePr w:type="lastCol">
      <w:rPr>
        <w:b/>
        <w:bCs/>
      </w:rPr>
    </w:tblStylePr>
    <w:tblStylePr w:type="band1Vert">
      <w:tblPr/>
      <w:tcPr>
        <w:tcBorders>
          <w:left w:val="single" w:color="7F7F7F" w:themeColor="text1" w:themeTint="80" w:sz="4" w:space="0"/>
          <w:right w:val="single" w:color="7F7F7F" w:themeColor="text1" w:themeTint="80" w:sz="4" w:space="0"/>
        </w:tcBorders>
      </w:tcPr>
    </w:tblStylePr>
    <w:tblStylePr w:type="band2Vert">
      <w:tblPr/>
      <w:tcPr>
        <w:tcBorders>
          <w:left w:val="single" w:color="7F7F7F" w:themeColor="text1" w:themeTint="80" w:sz="4" w:space="0"/>
          <w:right w:val="single" w:color="7F7F7F" w:themeColor="text1" w:themeTint="80" w:sz="4" w:space="0"/>
        </w:tcBorders>
      </w:tcPr>
    </w:tblStylePr>
    <w:tblStylePr w:type="band1Horz">
      <w:tblPr/>
      <w:tcPr>
        <w:tcBorders>
          <w:top w:val="single" w:color="7F7F7F" w:themeColor="text1" w:themeTint="80" w:sz="4" w:space="0"/>
          <w:bottom w:val="single" w:color="7F7F7F" w:themeColor="text1" w:themeTint="80" w:sz="4" w:space="0"/>
        </w:tcBorders>
      </w:tcPr>
    </w:tblStylePr>
  </w:style>
  <w:style w:type="paragraph" w:styleId="Title">
    <w:name w:val="Title"/>
    <w:basedOn w:val="Normal"/>
    <w:next w:val="Normal"/>
    <w:uiPriority w:val="10"/>
    <w:qFormat/>
    <w:rsid w:val="49CA8D22"/>
    <w:pPr>
      <w:spacing w:after="80" w:line="240" w:lineRule="auto"/>
      <w:contextualSpacing/>
    </w:pPr>
    <w:rPr>
      <w:rFonts w:asciiTheme="majorHAnsi" w:hAnsiTheme="majorHAnsi" w:eastAsiaTheme="majorEastAsia" w:cstheme="majorBidi"/>
      <w:sz w:val="56"/>
      <w:szCs w:val="56"/>
    </w:rPr>
  </w:style>
  <w:style w:type="table" w:styleId="PlainTable1">
    <w:name w:val="Plain Table 1"/>
    <w:basedOn w:val="TableNormal"/>
    <w:uiPriority w:val="41"/>
    <w:pPr>
      <w:spacing w:after="0" w:line="240" w:lineRule="auto"/>
    </w:pPr>
    <w:tblPr>
      <w:tblStyleRowBandSize w:val="1"/>
      <w:tblStyleColBandSize w:val="1"/>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tblStylePr w:type="firstRow">
      <w:rPr>
        <w:b/>
        <w:bCs/>
      </w:rPr>
    </w:tblStylePr>
    <w:tblStylePr w:type="lastRow">
      <w:rPr>
        <w:b/>
        <w:bCs/>
      </w:rPr>
      <w:tblPr/>
      <w:tcPr>
        <w:tcBorders>
          <w:top w:val="double" w:color="BFBFBF" w:themeColor="background1" w:themeShade="BF" w:sz="4" w:space="0"/>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Emphasis">
    <w:name w:val="Emphasis"/>
    <w:basedOn w:val="DefaultParagraphFont"/>
    <w:uiPriority w:val="20"/>
    <w:qFormat/>
    <w:rsid w:val="1C1D6FE7"/>
    <w:rPr>
      <w:i/>
      <w:iCs/>
    </w:rPr>
  </w:style>
  <w:style w:type="character" w:styleId="Heading4Char" w:customStyle="1">
    <w:name w:val="Heading 4 Char"/>
    <w:basedOn w:val="DefaultParagraphFont"/>
    <w:link w:val="Heading4"/>
    <w:uiPriority w:val="9"/>
    <w:rsid w:val="3F786F8F"/>
    <w:rPr>
      <w:rFonts w:eastAsiaTheme="majorEastAsia" w:cstheme="majorBidi"/>
      <w:i/>
      <w:iCs/>
      <w:color w:val="2F5496" w:themeColor="accent1" w:themeShade="BF"/>
    </w:rPr>
  </w:style>
  <w:style w:type="character" w:styleId="UnresolvedMention2" w:customStyle="1">
    <w:name w:val="Unresolved Mention2"/>
    <w:basedOn w:val="DefaultParagraphFont"/>
    <w:uiPriority w:val="99"/>
    <w:semiHidden/>
    <w:unhideWhenUsed/>
    <w:rsid w:val="006E3109"/>
    <w:rPr>
      <w:color w:val="605E5C"/>
      <w:shd w:val="clear" w:color="auto" w:fill="E1DFDD"/>
    </w:rPr>
  </w:style>
  <w:style w:type="character" w:styleId="Mention">
    <w:name w:val="Mention"/>
    <w:basedOn w:val="DefaultParagraphFont"/>
    <w:uiPriority w:val="99"/>
    <w:unhideWhenUsed/>
    <w:rsid w:val="00C64D06"/>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2814">
      <w:bodyDiv w:val="1"/>
      <w:marLeft w:val="0"/>
      <w:marRight w:val="0"/>
      <w:marTop w:val="0"/>
      <w:marBottom w:val="0"/>
      <w:divBdr>
        <w:top w:val="none" w:sz="0" w:space="0" w:color="auto"/>
        <w:left w:val="none" w:sz="0" w:space="0" w:color="auto"/>
        <w:bottom w:val="none" w:sz="0" w:space="0" w:color="auto"/>
        <w:right w:val="none" w:sz="0" w:space="0" w:color="auto"/>
      </w:divBdr>
    </w:div>
    <w:div w:id="1855617">
      <w:bodyDiv w:val="1"/>
      <w:marLeft w:val="0"/>
      <w:marRight w:val="0"/>
      <w:marTop w:val="0"/>
      <w:marBottom w:val="0"/>
      <w:divBdr>
        <w:top w:val="none" w:sz="0" w:space="0" w:color="auto"/>
        <w:left w:val="none" w:sz="0" w:space="0" w:color="auto"/>
        <w:bottom w:val="none" w:sz="0" w:space="0" w:color="auto"/>
        <w:right w:val="none" w:sz="0" w:space="0" w:color="auto"/>
      </w:divBdr>
    </w:div>
    <w:div w:id="1901961">
      <w:bodyDiv w:val="1"/>
      <w:marLeft w:val="0"/>
      <w:marRight w:val="0"/>
      <w:marTop w:val="0"/>
      <w:marBottom w:val="0"/>
      <w:divBdr>
        <w:top w:val="none" w:sz="0" w:space="0" w:color="auto"/>
        <w:left w:val="none" w:sz="0" w:space="0" w:color="auto"/>
        <w:bottom w:val="none" w:sz="0" w:space="0" w:color="auto"/>
        <w:right w:val="none" w:sz="0" w:space="0" w:color="auto"/>
      </w:divBdr>
    </w:div>
    <w:div w:id="2981755">
      <w:bodyDiv w:val="1"/>
      <w:marLeft w:val="0"/>
      <w:marRight w:val="0"/>
      <w:marTop w:val="0"/>
      <w:marBottom w:val="0"/>
      <w:divBdr>
        <w:top w:val="none" w:sz="0" w:space="0" w:color="auto"/>
        <w:left w:val="none" w:sz="0" w:space="0" w:color="auto"/>
        <w:bottom w:val="none" w:sz="0" w:space="0" w:color="auto"/>
        <w:right w:val="none" w:sz="0" w:space="0" w:color="auto"/>
      </w:divBdr>
    </w:div>
    <w:div w:id="7564290">
      <w:bodyDiv w:val="1"/>
      <w:marLeft w:val="0"/>
      <w:marRight w:val="0"/>
      <w:marTop w:val="0"/>
      <w:marBottom w:val="0"/>
      <w:divBdr>
        <w:top w:val="none" w:sz="0" w:space="0" w:color="auto"/>
        <w:left w:val="none" w:sz="0" w:space="0" w:color="auto"/>
        <w:bottom w:val="none" w:sz="0" w:space="0" w:color="auto"/>
        <w:right w:val="none" w:sz="0" w:space="0" w:color="auto"/>
      </w:divBdr>
    </w:div>
    <w:div w:id="7566624">
      <w:bodyDiv w:val="1"/>
      <w:marLeft w:val="0"/>
      <w:marRight w:val="0"/>
      <w:marTop w:val="0"/>
      <w:marBottom w:val="0"/>
      <w:divBdr>
        <w:top w:val="none" w:sz="0" w:space="0" w:color="auto"/>
        <w:left w:val="none" w:sz="0" w:space="0" w:color="auto"/>
        <w:bottom w:val="none" w:sz="0" w:space="0" w:color="auto"/>
        <w:right w:val="none" w:sz="0" w:space="0" w:color="auto"/>
      </w:divBdr>
    </w:div>
    <w:div w:id="10763457">
      <w:bodyDiv w:val="1"/>
      <w:marLeft w:val="0"/>
      <w:marRight w:val="0"/>
      <w:marTop w:val="0"/>
      <w:marBottom w:val="0"/>
      <w:divBdr>
        <w:top w:val="none" w:sz="0" w:space="0" w:color="auto"/>
        <w:left w:val="none" w:sz="0" w:space="0" w:color="auto"/>
        <w:bottom w:val="none" w:sz="0" w:space="0" w:color="auto"/>
        <w:right w:val="none" w:sz="0" w:space="0" w:color="auto"/>
      </w:divBdr>
    </w:div>
    <w:div w:id="11880874">
      <w:bodyDiv w:val="1"/>
      <w:marLeft w:val="0"/>
      <w:marRight w:val="0"/>
      <w:marTop w:val="0"/>
      <w:marBottom w:val="0"/>
      <w:divBdr>
        <w:top w:val="none" w:sz="0" w:space="0" w:color="auto"/>
        <w:left w:val="none" w:sz="0" w:space="0" w:color="auto"/>
        <w:bottom w:val="none" w:sz="0" w:space="0" w:color="auto"/>
        <w:right w:val="none" w:sz="0" w:space="0" w:color="auto"/>
      </w:divBdr>
      <w:divsChild>
        <w:div w:id="80834232">
          <w:marLeft w:val="480"/>
          <w:marRight w:val="0"/>
          <w:marTop w:val="0"/>
          <w:marBottom w:val="0"/>
          <w:divBdr>
            <w:top w:val="none" w:sz="0" w:space="0" w:color="auto"/>
            <w:left w:val="none" w:sz="0" w:space="0" w:color="auto"/>
            <w:bottom w:val="none" w:sz="0" w:space="0" w:color="auto"/>
            <w:right w:val="none" w:sz="0" w:space="0" w:color="auto"/>
          </w:divBdr>
        </w:div>
        <w:div w:id="99879911">
          <w:marLeft w:val="480"/>
          <w:marRight w:val="0"/>
          <w:marTop w:val="0"/>
          <w:marBottom w:val="0"/>
          <w:divBdr>
            <w:top w:val="none" w:sz="0" w:space="0" w:color="auto"/>
            <w:left w:val="none" w:sz="0" w:space="0" w:color="auto"/>
            <w:bottom w:val="none" w:sz="0" w:space="0" w:color="auto"/>
            <w:right w:val="none" w:sz="0" w:space="0" w:color="auto"/>
          </w:divBdr>
        </w:div>
        <w:div w:id="112987607">
          <w:marLeft w:val="480"/>
          <w:marRight w:val="0"/>
          <w:marTop w:val="0"/>
          <w:marBottom w:val="0"/>
          <w:divBdr>
            <w:top w:val="none" w:sz="0" w:space="0" w:color="auto"/>
            <w:left w:val="none" w:sz="0" w:space="0" w:color="auto"/>
            <w:bottom w:val="none" w:sz="0" w:space="0" w:color="auto"/>
            <w:right w:val="none" w:sz="0" w:space="0" w:color="auto"/>
          </w:divBdr>
        </w:div>
        <w:div w:id="128331431">
          <w:marLeft w:val="480"/>
          <w:marRight w:val="0"/>
          <w:marTop w:val="0"/>
          <w:marBottom w:val="0"/>
          <w:divBdr>
            <w:top w:val="none" w:sz="0" w:space="0" w:color="auto"/>
            <w:left w:val="none" w:sz="0" w:space="0" w:color="auto"/>
            <w:bottom w:val="none" w:sz="0" w:space="0" w:color="auto"/>
            <w:right w:val="none" w:sz="0" w:space="0" w:color="auto"/>
          </w:divBdr>
        </w:div>
        <w:div w:id="139811899">
          <w:marLeft w:val="480"/>
          <w:marRight w:val="0"/>
          <w:marTop w:val="0"/>
          <w:marBottom w:val="0"/>
          <w:divBdr>
            <w:top w:val="none" w:sz="0" w:space="0" w:color="auto"/>
            <w:left w:val="none" w:sz="0" w:space="0" w:color="auto"/>
            <w:bottom w:val="none" w:sz="0" w:space="0" w:color="auto"/>
            <w:right w:val="none" w:sz="0" w:space="0" w:color="auto"/>
          </w:divBdr>
        </w:div>
        <w:div w:id="144663177">
          <w:marLeft w:val="480"/>
          <w:marRight w:val="0"/>
          <w:marTop w:val="0"/>
          <w:marBottom w:val="0"/>
          <w:divBdr>
            <w:top w:val="none" w:sz="0" w:space="0" w:color="auto"/>
            <w:left w:val="none" w:sz="0" w:space="0" w:color="auto"/>
            <w:bottom w:val="none" w:sz="0" w:space="0" w:color="auto"/>
            <w:right w:val="none" w:sz="0" w:space="0" w:color="auto"/>
          </w:divBdr>
        </w:div>
        <w:div w:id="175924064">
          <w:marLeft w:val="480"/>
          <w:marRight w:val="0"/>
          <w:marTop w:val="0"/>
          <w:marBottom w:val="0"/>
          <w:divBdr>
            <w:top w:val="none" w:sz="0" w:space="0" w:color="auto"/>
            <w:left w:val="none" w:sz="0" w:space="0" w:color="auto"/>
            <w:bottom w:val="none" w:sz="0" w:space="0" w:color="auto"/>
            <w:right w:val="none" w:sz="0" w:space="0" w:color="auto"/>
          </w:divBdr>
        </w:div>
        <w:div w:id="196965209">
          <w:marLeft w:val="480"/>
          <w:marRight w:val="0"/>
          <w:marTop w:val="0"/>
          <w:marBottom w:val="0"/>
          <w:divBdr>
            <w:top w:val="none" w:sz="0" w:space="0" w:color="auto"/>
            <w:left w:val="none" w:sz="0" w:space="0" w:color="auto"/>
            <w:bottom w:val="none" w:sz="0" w:space="0" w:color="auto"/>
            <w:right w:val="none" w:sz="0" w:space="0" w:color="auto"/>
          </w:divBdr>
        </w:div>
        <w:div w:id="349380023">
          <w:marLeft w:val="480"/>
          <w:marRight w:val="0"/>
          <w:marTop w:val="0"/>
          <w:marBottom w:val="0"/>
          <w:divBdr>
            <w:top w:val="none" w:sz="0" w:space="0" w:color="auto"/>
            <w:left w:val="none" w:sz="0" w:space="0" w:color="auto"/>
            <w:bottom w:val="none" w:sz="0" w:space="0" w:color="auto"/>
            <w:right w:val="none" w:sz="0" w:space="0" w:color="auto"/>
          </w:divBdr>
        </w:div>
        <w:div w:id="408969046">
          <w:marLeft w:val="480"/>
          <w:marRight w:val="0"/>
          <w:marTop w:val="0"/>
          <w:marBottom w:val="0"/>
          <w:divBdr>
            <w:top w:val="none" w:sz="0" w:space="0" w:color="auto"/>
            <w:left w:val="none" w:sz="0" w:space="0" w:color="auto"/>
            <w:bottom w:val="none" w:sz="0" w:space="0" w:color="auto"/>
            <w:right w:val="none" w:sz="0" w:space="0" w:color="auto"/>
          </w:divBdr>
        </w:div>
        <w:div w:id="423693007">
          <w:marLeft w:val="480"/>
          <w:marRight w:val="0"/>
          <w:marTop w:val="0"/>
          <w:marBottom w:val="0"/>
          <w:divBdr>
            <w:top w:val="none" w:sz="0" w:space="0" w:color="auto"/>
            <w:left w:val="none" w:sz="0" w:space="0" w:color="auto"/>
            <w:bottom w:val="none" w:sz="0" w:space="0" w:color="auto"/>
            <w:right w:val="none" w:sz="0" w:space="0" w:color="auto"/>
          </w:divBdr>
        </w:div>
        <w:div w:id="456677556">
          <w:marLeft w:val="480"/>
          <w:marRight w:val="0"/>
          <w:marTop w:val="0"/>
          <w:marBottom w:val="0"/>
          <w:divBdr>
            <w:top w:val="none" w:sz="0" w:space="0" w:color="auto"/>
            <w:left w:val="none" w:sz="0" w:space="0" w:color="auto"/>
            <w:bottom w:val="none" w:sz="0" w:space="0" w:color="auto"/>
            <w:right w:val="none" w:sz="0" w:space="0" w:color="auto"/>
          </w:divBdr>
        </w:div>
        <w:div w:id="515729240">
          <w:marLeft w:val="480"/>
          <w:marRight w:val="0"/>
          <w:marTop w:val="0"/>
          <w:marBottom w:val="0"/>
          <w:divBdr>
            <w:top w:val="none" w:sz="0" w:space="0" w:color="auto"/>
            <w:left w:val="none" w:sz="0" w:space="0" w:color="auto"/>
            <w:bottom w:val="none" w:sz="0" w:space="0" w:color="auto"/>
            <w:right w:val="none" w:sz="0" w:space="0" w:color="auto"/>
          </w:divBdr>
        </w:div>
        <w:div w:id="575554694">
          <w:marLeft w:val="480"/>
          <w:marRight w:val="0"/>
          <w:marTop w:val="0"/>
          <w:marBottom w:val="0"/>
          <w:divBdr>
            <w:top w:val="none" w:sz="0" w:space="0" w:color="auto"/>
            <w:left w:val="none" w:sz="0" w:space="0" w:color="auto"/>
            <w:bottom w:val="none" w:sz="0" w:space="0" w:color="auto"/>
            <w:right w:val="none" w:sz="0" w:space="0" w:color="auto"/>
          </w:divBdr>
        </w:div>
        <w:div w:id="617218837">
          <w:marLeft w:val="480"/>
          <w:marRight w:val="0"/>
          <w:marTop w:val="0"/>
          <w:marBottom w:val="0"/>
          <w:divBdr>
            <w:top w:val="none" w:sz="0" w:space="0" w:color="auto"/>
            <w:left w:val="none" w:sz="0" w:space="0" w:color="auto"/>
            <w:bottom w:val="none" w:sz="0" w:space="0" w:color="auto"/>
            <w:right w:val="none" w:sz="0" w:space="0" w:color="auto"/>
          </w:divBdr>
        </w:div>
        <w:div w:id="917979846">
          <w:marLeft w:val="480"/>
          <w:marRight w:val="0"/>
          <w:marTop w:val="0"/>
          <w:marBottom w:val="0"/>
          <w:divBdr>
            <w:top w:val="none" w:sz="0" w:space="0" w:color="auto"/>
            <w:left w:val="none" w:sz="0" w:space="0" w:color="auto"/>
            <w:bottom w:val="none" w:sz="0" w:space="0" w:color="auto"/>
            <w:right w:val="none" w:sz="0" w:space="0" w:color="auto"/>
          </w:divBdr>
        </w:div>
        <w:div w:id="974407511">
          <w:marLeft w:val="480"/>
          <w:marRight w:val="0"/>
          <w:marTop w:val="0"/>
          <w:marBottom w:val="0"/>
          <w:divBdr>
            <w:top w:val="none" w:sz="0" w:space="0" w:color="auto"/>
            <w:left w:val="none" w:sz="0" w:space="0" w:color="auto"/>
            <w:bottom w:val="none" w:sz="0" w:space="0" w:color="auto"/>
            <w:right w:val="none" w:sz="0" w:space="0" w:color="auto"/>
          </w:divBdr>
        </w:div>
        <w:div w:id="978537673">
          <w:marLeft w:val="480"/>
          <w:marRight w:val="0"/>
          <w:marTop w:val="0"/>
          <w:marBottom w:val="0"/>
          <w:divBdr>
            <w:top w:val="none" w:sz="0" w:space="0" w:color="auto"/>
            <w:left w:val="none" w:sz="0" w:space="0" w:color="auto"/>
            <w:bottom w:val="none" w:sz="0" w:space="0" w:color="auto"/>
            <w:right w:val="none" w:sz="0" w:space="0" w:color="auto"/>
          </w:divBdr>
        </w:div>
        <w:div w:id="1007291414">
          <w:marLeft w:val="480"/>
          <w:marRight w:val="0"/>
          <w:marTop w:val="0"/>
          <w:marBottom w:val="0"/>
          <w:divBdr>
            <w:top w:val="none" w:sz="0" w:space="0" w:color="auto"/>
            <w:left w:val="none" w:sz="0" w:space="0" w:color="auto"/>
            <w:bottom w:val="none" w:sz="0" w:space="0" w:color="auto"/>
            <w:right w:val="none" w:sz="0" w:space="0" w:color="auto"/>
          </w:divBdr>
        </w:div>
        <w:div w:id="1021200770">
          <w:marLeft w:val="480"/>
          <w:marRight w:val="0"/>
          <w:marTop w:val="0"/>
          <w:marBottom w:val="0"/>
          <w:divBdr>
            <w:top w:val="none" w:sz="0" w:space="0" w:color="auto"/>
            <w:left w:val="none" w:sz="0" w:space="0" w:color="auto"/>
            <w:bottom w:val="none" w:sz="0" w:space="0" w:color="auto"/>
            <w:right w:val="none" w:sz="0" w:space="0" w:color="auto"/>
          </w:divBdr>
        </w:div>
        <w:div w:id="1071269433">
          <w:marLeft w:val="480"/>
          <w:marRight w:val="0"/>
          <w:marTop w:val="0"/>
          <w:marBottom w:val="0"/>
          <w:divBdr>
            <w:top w:val="none" w:sz="0" w:space="0" w:color="auto"/>
            <w:left w:val="none" w:sz="0" w:space="0" w:color="auto"/>
            <w:bottom w:val="none" w:sz="0" w:space="0" w:color="auto"/>
            <w:right w:val="none" w:sz="0" w:space="0" w:color="auto"/>
          </w:divBdr>
        </w:div>
        <w:div w:id="1105492669">
          <w:marLeft w:val="480"/>
          <w:marRight w:val="0"/>
          <w:marTop w:val="0"/>
          <w:marBottom w:val="0"/>
          <w:divBdr>
            <w:top w:val="none" w:sz="0" w:space="0" w:color="auto"/>
            <w:left w:val="none" w:sz="0" w:space="0" w:color="auto"/>
            <w:bottom w:val="none" w:sz="0" w:space="0" w:color="auto"/>
            <w:right w:val="none" w:sz="0" w:space="0" w:color="auto"/>
          </w:divBdr>
        </w:div>
        <w:div w:id="1178695370">
          <w:marLeft w:val="480"/>
          <w:marRight w:val="0"/>
          <w:marTop w:val="0"/>
          <w:marBottom w:val="0"/>
          <w:divBdr>
            <w:top w:val="none" w:sz="0" w:space="0" w:color="auto"/>
            <w:left w:val="none" w:sz="0" w:space="0" w:color="auto"/>
            <w:bottom w:val="none" w:sz="0" w:space="0" w:color="auto"/>
            <w:right w:val="none" w:sz="0" w:space="0" w:color="auto"/>
          </w:divBdr>
        </w:div>
        <w:div w:id="1195313162">
          <w:marLeft w:val="480"/>
          <w:marRight w:val="0"/>
          <w:marTop w:val="0"/>
          <w:marBottom w:val="0"/>
          <w:divBdr>
            <w:top w:val="none" w:sz="0" w:space="0" w:color="auto"/>
            <w:left w:val="none" w:sz="0" w:space="0" w:color="auto"/>
            <w:bottom w:val="none" w:sz="0" w:space="0" w:color="auto"/>
            <w:right w:val="none" w:sz="0" w:space="0" w:color="auto"/>
          </w:divBdr>
        </w:div>
        <w:div w:id="1222866858">
          <w:marLeft w:val="480"/>
          <w:marRight w:val="0"/>
          <w:marTop w:val="0"/>
          <w:marBottom w:val="0"/>
          <w:divBdr>
            <w:top w:val="none" w:sz="0" w:space="0" w:color="auto"/>
            <w:left w:val="none" w:sz="0" w:space="0" w:color="auto"/>
            <w:bottom w:val="none" w:sz="0" w:space="0" w:color="auto"/>
            <w:right w:val="none" w:sz="0" w:space="0" w:color="auto"/>
          </w:divBdr>
        </w:div>
        <w:div w:id="1242332649">
          <w:marLeft w:val="480"/>
          <w:marRight w:val="0"/>
          <w:marTop w:val="0"/>
          <w:marBottom w:val="0"/>
          <w:divBdr>
            <w:top w:val="none" w:sz="0" w:space="0" w:color="auto"/>
            <w:left w:val="none" w:sz="0" w:space="0" w:color="auto"/>
            <w:bottom w:val="none" w:sz="0" w:space="0" w:color="auto"/>
            <w:right w:val="none" w:sz="0" w:space="0" w:color="auto"/>
          </w:divBdr>
        </w:div>
        <w:div w:id="1255867872">
          <w:marLeft w:val="480"/>
          <w:marRight w:val="0"/>
          <w:marTop w:val="0"/>
          <w:marBottom w:val="0"/>
          <w:divBdr>
            <w:top w:val="none" w:sz="0" w:space="0" w:color="auto"/>
            <w:left w:val="none" w:sz="0" w:space="0" w:color="auto"/>
            <w:bottom w:val="none" w:sz="0" w:space="0" w:color="auto"/>
            <w:right w:val="none" w:sz="0" w:space="0" w:color="auto"/>
          </w:divBdr>
        </w:div>
        <w:div w:id="1291280795">
          <w:marLeft w:val="480"/>
          <w:marRight w:val="0"/>
          <w:marTop w:val="0"/>
          <w:marBottom w:val="0"/>
          <w:divBdr>
            <w:top w:val="none" w:sz="0" w:space="0" w:color="auto"/>
            <w:left w:val="none" w:sz="0" w:space="0" w:color="auto"/>
            <w:bottom w:val="none" w:sz="0" w:space="0" w:color="auto"/>
            <w:right w:val="none" w:sz="0" w:space="0" w:color="auto"/>
          </w:divBdr>
        </w:div>
        <w:div w:id="1339574020">
          <w:marLeft w:val="480"/>
          <w:marRight w:val="0"/>
          <w:marTop w:val="0"/>
          <w:marBottom w:val="0"/>
          <w:divBdr>
            <w:top w:val="none" w:sz="0" w:space="0" w:color="auto"/>
            <w:left w:val="none" w:sz="0" w:space="0" w:color="auto"/>
            <w:bottom w:val="none" w:sz="0" w:space="0" w:color="auto"/>
            <w:right w:val="none" w:sz="0" w:space="0" w:color="auto"/>
          </w:divBdr>
        </w:div>
        <w:div w:id="1387414865">
          <w:marLeft w:val="480"/>
          <w:marRight w:val="0"/>
          <w:marTop w:val="0"/>
          <w:marBottom w:val="0"/>
          <w:divBdr>
            <w:top w:val="none" w:sz="0" w:space="0" w:color="auto"/>
            <w:left w:val="none" w:sz="0" w:space="0" w:color="auto"/>
            <w:bottom w:val="none" w:sz="0" w:space="0" w:color="auto"/>
            <w:right w:val="none" w:sz="0" w:space="0" w:color="auto"/>
          </w:divBdr>
        </w:div>
        <w:div w:id="1437406542">
          <w:marLeft w:val="480"/>
          <w:marRight w:val="0"/>
          <w:marTop w:val="0"/>
          <w:marBottom w:val="0"/>
          <w:divBdr>
            <w:top w:val="none" w:sz="0" w:space="0" w:color="auto"/>
            <w:left w:val="none" w:sz="0" w:space="0" w:color="auto"/>
            <w:bottom w:val="none" w:sz="0" w:space="0" w:color="auto"/>
            <w:right w:val="none" w:sz="0" w:space="0" w:color="auto"/>
          </w:divBdr>
        </w:div>
        <w:div w:id="1456951687">
          <w:marLeft w:val="480"/>
          <w:marRight w:val="0"/>
          <w:marTop w:val="0"/>
          <w:marBottom w:val="0"/>
          <w:divBdr>
            <w:top w:val="none" w:sz="0" w:space="0" w:color="auto"/>
            <w:left w:val="none" w:sz="0" w:space="0" w:color="auto"/>
            <w:bottom w:val="none" w:sz="0" w:space="0" w:color="auto"/>
            <w:right w:val="none" w:sz="0" w:space="0" w:color="auto"/>
          </w:divBdr>
        </w:div>
        <w:div w:id="1480002054">
          <w:marLeft w:val="480"/>
          <w:marRight w:val="0"/>
          <w:marTop w:val="0"/>
          <w:marBottom w:val="0"/>
          <w:divBdr>
            <w:top w:val="none" w:sz="0" w:space="0" w:color="auto"/>
            <w:left w:val="none" w:sz="0" w:space="0" w:color="auto"/>
            <w:bottom w:val="none" w:sz="0" w:space="0" w:color="auto"/>
            <w:right w:val="none" w:sz="0" w:space="0" w:color="auto"/>
          </w:divBdr>
        </w:div>
        <w:div w:id="1553928884">
          <w:marLeft w:val="480"/>
          <w:marRight w:val="0"/>
          <w:marTop w:val="0"/>
          <w:marBottom w:val="0"/>
          <w:divBdr>
            <w:top w:val="none" w:sz="0" w:space="0" w:color="auto"/>
            <w:left w:val="none" w:sz="0" w:space="0" w:color="auto"/>
            <w:bottom w:val="none" w:sz="0" w:space="0" w:color="auto"/>
            <w:right w:val="none" w:sz="0" w:space="0" w:color="auto"/>
          </w:divBdr>
        </w:div>
        <w:div w:id="1565335542">
          <w:marLeft w:val="480"/>
          <w:marRight w:val="0"/>
          <w:marTop w:val="0"/>
          <w:marBottom w:val="0"/>
          <w:divBdr>
            <w:top w:val="none" w:sz="0" w:space="0" w:color="auto"/>
            <w:left w:val="none" w:sz="0" w:space="0" w:color="auto"/>
            <w:bottom w:val="none" w:sz="0" w:space="0" w:color="auto"/>
            <w:right w:val="none" w:sz="0" w:space="0" w:color="auto"/>
          </w:divBdr>
        </w:div>
        <w:div w:id="1619951595">
          <w:marLeft w:val="480"/>
          <w:marRight w:val="0"/>
          <w:marTop w:val="0"/>
          <w:marBottom w:val="0"/>
          <w:divBdr>
            <w:top w:val="none" w:sz="0" w:space="0" w:color="auto"/>
            <w:left w:val="none" w:sz="0" w:space="0" w:color="auto"/>
            <w:bottom w:val="none" w:sz="0" w:space="0" w:color="auto"/>
            <w:right w:val="none" w:sz="0" w:space="0" w:color="auto"/>
          </w:divBdr>
        </w:div>
        <w:div w:id="1666854803">
          <w:marLeft w:val="480"/>
          <w:marRight w:val="0"/>
          <w:marTop w:val="0"/>
          <w:marBottom w:val="0"/>
          <w:divBdr>
            <w:top w:val="none" w:sz="0" w:space="0" w:color="auto"/>
            <w:left w:val="none" w:sz="0" w:space="0" w:color="auto"/>
            <w:bottom w:val="none" w:sz="0" w:space="0" w:color="auto"/>
            <w:right w:val="none" w:sz="0" w:space="0" w:color="auto"/>
          </w:divBdr>
        </w:div>
        <w:div w:id="1730573533">
          <w:marLeft w:val="480"/>
          <w:marRight w:val="0"/>
          <w:marTop w:val="0"/>
          <w:marBottom w:val="0"/>
          <w:divBdr>
            <w:top w:val="none" w:sz="0" w:space="0" w:color="auto"/>
            <w:left w:val="none" w:sz="0" w:space="0" w:color="auto"/>
            <w:bottom w:val="none" w:sz="0" w:space="0" w:color="auto"/>
            <w:right w:val="none" w:sz="0" w:space="0" w:color="auto"/>
          </w:divBdr>
        </w:div>
        <w:div w:id="1791122910">
          <w:marLeft w:val="480"/>
          <w:marRight w:val="0"/>
          <w:marTop w:val="0"/>
          <w:marBottom w:val="0"/>
          <w:divBdr>
            <w:top w:val="none" w:sz="0" w:space="0" w:color="auto"/>
            <w:left w:val="none" w:sz="0" w:space="0" w:color="auto"/>
            <w:bottom w:val="none" w:sz="0" w:space="0" w:color="auto"/>
            <w:right w:val="none" w:sz="0" w:space="0" w:color="auto"/>
          </w:divBdr>
        </w:div>
        <w:div w:id="1909534113">
          <w:marLeft w:val="480"/>
          <w:marRight w:val="0"/>
          <w:marTop w:val="0"/>
          <w:marBottom w:val="0"/>
          <w:divBdr>
            <w:top w:val="none" w:sz="0" w:space="0" w:color="auto"/>
            <w:left w:val="none" w:sz="0" w:space="0" w:color="auto"/>
            <w:bottom w:val="none" w:sz="0" w:space="0" w:color="auto"/>
            <w:right w:val="none" w:sz="0" w:space="0" w:color="auto"/>
          </w:divBdr>
        </w:div>
        <w:div w:id="1967203110">
          <w:marLeft w:val="480"/>
          <w:marRight w:val="0"/>
          <w:marTop w:val="0"/>
          <w:marBottom w:val="0"/>
          <w:divBdr>
            <w:top w:val="none" w:sz="0" w:space="0" w:color="auto"/>
            <w:left w:val="none" w:sz="0" w:space="0" w:color="auto"/>
            <w:bottom w:val="none" w:sz="0" w:space="0" w:color="auto"/>
            <w:right w:val="none" w:sz="0" w:space="0" w:color="auto"/>
          </w:divBdr>
        </w:div>
        <w:div w:id="1970551877">
          <w:marLeft w:val="480"/>
          <w:marRight w:val="0"/>
          <w:marTop w:val="0"/>
          <w:marBottom w:val="0"/>
          <w:divBdr>
            <w:top w:val="none" w:sz="0" w:space="0" w:color="auto"/>
            <w:left w:val="none" w:sz="0" w:space="0" w:color="auto"/>
            <w:bottom w:val="none" w:sz="0" w:space="0" w:color="auto"/>
            <w:right w:val="none" w:sz="0" w:space="0" w:color="auto"/>
          </w:divBdr>
        </w:div>
        <w:div w:id="1988824258">
          <w:marLeft w:val="480"/>
          <w:marRight w:val="0"/>
          <w:marTop w:val="0"/>
          <w:marBottom w:val="0"/>
          <w:divBdr>
            <w:top w:val="none" w:sz="0" w:space="0" w:color="auto"/>
            <w:left w:val="none" w:sz="0" w:space="0" w:color="auto"/>
            <w:bottom w:val="none" w:sz="0" w:space="0" w:color="auto"/>
            <w:right w:val="none" w:sz="0" w:space="0" w:color="auto"/>
          </w:divBdr>
        </w:div>
        <w:div w:id="2007319607">
          <w:marLeft w:val="480"/>
          <w:marRight w:val="0"/>
          <w:marTop w:val="0"/>
          <w:marBottom w:val="0"/>
          <w:divBdr>
            <w:top w:val="none" w:sz="0" w:space="0" w:color="auto"/>
            <w:left w:val="none" w:sz="0" w:space="0" w:color="auto"/>
            <w:bottom w:val="none" w:sz="0" w:space="0" w:color="auto"/>
            <w:right w:val="none" w:sz="0" w:space="0" w:color="auto"/>
          </w:divBdr>
        </w:div>
        <w:div w:id="2109958283">
          <w:marLeft w:val="480"/>
          <w:marRight w:val="0"/>
          <w:marTop w:val="0"/>
          <w:marBottom w:val="0"/>
          <w:divBdr>
            <w:top w:val="none" w:sz="0" w:space="0" w:color="auto"/>
            <w:left w:val="none" w:sz="0" w:space="0" w:color="auto"/>
            <w:bottom w:val="none" w:sz="0" w:space="0" w:color="auto"/>
            <w:right w:val="none" w:sz="0" w:space="0" w:color="auto"/>
          </w:divBdr>
        </w:div>
      </w:divsChild>
    </w:div>
    <w:div w:id="12415494">
      <w:bodyDiv w:val="1"/>
      <w:marLeft w:val="0"/>
      <w:marRight w:val="0"/>
      <w:marTop w:val="0"/>
      <w:marBottom w:val="0"/>
      <w:divBdr>
        <w:top w:val="none" w:sz="0" w:space="0" w:color="auto"/>
        <w:left w:val="none" w:sz="0" w:space="0" w:color="auto"/>
        <w:bottom w:val="none" w:sz="0" w:space="0" w:color="auto"/>
        <w:right w:val="none" w:sz="0" w:space="0" w:color="auto"/>
      </w:divBdr>
    </w:div>
    <w:div w:id="13073753">
      <w:bodyDiv w:val="1"/>
      <w:marLeft w:val="0"/>
      <w:marRight w:val="0"/>
      <w:marTop w:val="0"/>
      <w:marBottom w:val="0"/>
      <w:divBdr>
        <w:top w:val="none" w:sz="0" w:space="0" w:color="auto"/>
        <w:left w:val="none" w:sz="0" w:space="0" w:color="auto"/>
        <w:bottom w:val="none" w:sz="0" w:space="0" w:color="auto"/>
        <w:right w:val="none" w:sz="0" w:space="0" w:color="auto"/>
      </w:divBdr>
    </w:div>
    <w:div w:id="14426976">
      <w:bodyDiv w:val="1"/>
      <w:marLeft w:val="0"/>
      <w:marRight w:val="0"/>
      <w:marTop w:val="0"/>
      <w:marBottom w:val="0"/>
      <w:divBdr>
        <w:top w:val="none" w:sz="0" w:space="0" w:color="auto"/>
        <w:left w:val="none" w:sz="0" w:space="0" w:color="auto"/>
        <w:bottom w:val="none" w:sz="0" w:space="0" w:color="auto"/>
        <w:right w:val="none" w:sz="0" w:space="0" w:color="auto"/>
      </w:divBdr>
    </w:div>
    <w:div w:id="16516395">
      <w:bodyDiv w:val="1"/>
      <w:marLeft w:val="0"/>
      <w:marRight w:val="0"/>
      <w:marTop w:val="0"/>
      <w:marBottom w:val="0"/>
      <w:divBdr>
        <w:top w:val="none" w:sz="0" w:space="0" w:color="auto"/>
        <w:left w:val="none" w:sz="0" w:space="0" w:color="auto"/>
        <w:bottom w:val="none" w:sz="0" w:space="0" w:color="auto"/>
        <w:right w:val="none" w:sz="0" w:space="0" w:color="auto"/>
      </w:divBdr>
    </w:div>
    <w:div w:id="19859150">
      <w:bodyDiv w:val="1"/>
      <w:marLeft w:val="0"/>
      <w:marRight w:val="0"/>
      <w:marTop w:val="0"/>
      <w:marBottom w:val="0"/>
      <w:divBdr>
        <w:top w:val="none" w:sz="0" w:space="0" w:color="auto"/>
        <w:left w:val="none" w:sz="0" w:space="0" w:color="auto"/>
        <w:bottom w:val="none" w:sz="0" w:space="0" w:color="auto"/>
        <w:right w:val="none" w:sz="0" w:space="0" w:color="auto"/>
      </w:divBdr>
    </w:div>
    <w:div w:id="21588909">
      <w:bodyDiv w:val="1"/>
      <w:marLeft w:val="0"/>
      <w:marRight w:val="0"/>
      <w:marTop w:val="0"/>
      <w:marBottom w:val="0"/>
      <w:divBdr>
        <w:top w:val="none" w:sz="0" w:space="0" w:color="auto"/>
        <w:left w:val="none" w:sz="0" w:space="0" w:color="auto"/>
        <w:bottom w:val="none" w:sz="0" w:space="0" w:color="auto"/>
        <w:right w:val="none" w:sz="0" w:space="0" w:color="auto"/>
      </w:divBdr>
    </w:div>
    <w:div w:id="21713790">
      <w:bodyDiv w:val="1"/>
      <w:marLeft w:val="0"/>
      <w:marRight w:val="0"/>
      <w:marTop w:val="0"/>
      <w:marBottom w:val="0"/>
      <w:divBdr>
        <w:top w:val="none" w:sz="0" w:space="0" w:color="auto"/>
        <w:left w:val="none" w:sz="0" w:space="0" w:color="auto"/>
        <w:bottom w:val="none" w:sz="0" w:space="0" w:color="auto"/>
        <w:right w:val="none" w:sz="0" w:space="0" w:color="auto"/>
      </w:divBdr>
    </w:div>
    <w:div w:id="24211844">
      <w:bodyDiv w:val="1"/>
      <w:marLeft w:val="0"/>
      <w:marRight w:val="0"/>
      <w:marTop w:val="0"/>
      <w:marBottom w:val="0"/>
      <w:divBdr>
        <w:top w:val="none" w:sz="0" w:space="0" w:color="auto"/>
        <w:left w:val="none" w:sz="0" w:space="0" w:color="auto"/>
        <w:bottom w:val="none" w:sz="0" w:space="0" w:color="auto"/>
        <w:right w:val="none" w:sz="0" w:space="0" w:color="auto"/>
      </w:divBdr>
    </w:div>
    <w:div w:id="29112318">
      <w:bodyDiv w:val="1"/>
      <w:marLeft w:val="0"/>
      <w:marRight w:val="0"/>
      <w:marTop w:val="0"/>
      <w:marBottom w:val="0"/>
      <w:divBdr>
        <w:top w:val="none" w:sz="0" w:space="0" w:color="auto"/>
        <w:left w:val="none" w:sz="0" w:space="0" w:color="auto"/>
        <w:bottom w:val="none" w:sz="0" w:space="0" w:color="auto"/>
        <w:right w:val="none" w:sz="0" w:space="0" w:color="auto"/>
      </w:divBdr>
    </w:div>
    <w:div w:id="33390056">
      <w:bodyDiv w:val="1"/>
      <w:marLeft w:val="0"/>
      <w:marRight w:val="0"/>
      <w:marTop w:val="0"/>
      <w:marBottom w:val="0"/>
      <w:divBdr>
        <w:top w:val="none" w:sz="0" w:space="0" w:color="auto"/>
        <w:left w:val="none" w:sz="0" w:space="0" w:color="auto"/>
        <w:bottom w:val="none" w:sz="0" w:space="0" w:color="auto"/>
        <w:right w:val="none" w:sz="0" w:space="0" w:color="auto"/>
      </w:divBdr>
    </w:div>
    <w:div w:id="34425753">
      <w:bodyDiv w:val="1"/>
      <w:marLeft w:val="0"/>
      <w:marRight w:val="0"/>
      <w:marTop w:val="0"/>
      <w:marBottom w:val="0"/>
      <w:divBdr>
        <w:top w:val="none" w:sz="0" w:space="0" w:color="auto"/>
        <w:left w:val="none" w:sz="0" w:space="0" w:color="auto"/>
        <w:bottom w:val="none" w:sz="0" w:space="0" w:color="auto"/>
        <w:right w:val="none" w:sz="0" w:space="0" w:color="auto"/>
      </w:divBdr>
    </w:div>
    <w:div w:id="36858822">
      <w:bodyDiv w:val="1"/>
      <w:marLeft w:val="0"/>
      <w:marRight w:val="0"/>
      <w:marTop w:val="0"/>
      <w:marBottom w:val="0"/>
      <w:divBdr>
        <w:top w:val="none" w:sz="0" w:space="0" w:color="auto"/>
        <w:left w:val="none" w:sz="0" w:space="0" w:color="auto"/>
        <w:bottom w:val="none" w:sz="0" w:space="0" w:color="auto"/>
        <w:right w:val="none" w:sz="0" w:space="0" w:color="auto"/>
      </w:divBdr>
    </w:div>
    <w:div w:id="40522213">
      <w:bodyDiv w:val="1"/>
      <w:marLeft w:val="0"/>
      <w:marRight w:val="0"/>
      <w:marTop w:val="0"/>
      <w:marBottom w:val="0"/>
      <w:divBdr>
        <w:top w:val="none" w:sz="0" w:space="0" w:color="auto"/>
        <w:left w:val="none" w:sz="0" w:space="0" w:color="auto"/>
        <w:bottom w:val="none" w:sz="0" w:space="0" w:color="auto"/>
        <w:right w:val="none" w:sz="0" w:space="0" w:color="auto"/>
      </w:divBdr>
    </w:div>
    <w:div w:id="41448233">
      <w:bodyDiv w:val="1"/>
      <w:marLeft w:val="0"/>
      <w:marRight w:val="0"/>
      <w:marTop w:val="0"/>
      <w:marBottom w:val="0"/>
      <w:divBdr>
        <w:top w:val="none" w:sz="0" w:space="0" w:color="auto"/>
        <w:left w:val="none" w:sz="0" w:space="0" w:color="auto"/>
        <w:bottom w:val="none" w:sz="0" w:space="0" w:color="auto"/>
        <w:right w:val="none" w:sz="0" w:space="0" w:color="auto"/>
      </w:divBdr>
    </w:div>
    <w:div w:id="42557304">
      <w:bodyDiv w:val="1"/>
      <w:marLeft w:val="0"/>
      <w:marRight w:val="0"/>
      <w:marTop w:val="0"/>
      <w:marBottom w:val="0"/>
      <w:divBdr>
        <w:top w:val="none" w:sz="0" w:space="0" w:color="auto"/>
        <w:left w:val="none" w:sz="0" w:space="0" w:color="auto"/>
        <w:bottom w:val="none" w:sz="0" w:space="0" w:color="auto"/>
        <w:right w:val="none" w:sz="0" w:space="0" w:color="auto"/>
      </w:divBdr>
    </w:div>
    <w:div w:id="45303804">
      <w:bodyDiv w:val="1"/>
      <w:marLeft w:val="0"/>
      <w:marRight w:val="0"/>
      <w:marTop w:val="0"/>
      <w:marBottom w:val="0"/>
      <w:divBdr>
        <w:top w:val="none" w:sz="0" w:space="0" w:color="auto"/>
        <w:left w:val="none" w:sz="0" w:space="0" w:color="auto"/>
        <w:bottom w:val="none" w:sz="0" w:space="0" w:color="auto"/>
        <w:right w:val="none" w:sz="0" w:space="0" w:color="auto"/>
      </w:divBdr>
    </w:div>
    <w:div w:id="48498191">
      <w:bodyDiv w:val="1"/>
      <w:marLeft w:val="0"/>
      <w:marRight w:val="0"/>
      <w:marTop w:val="0"/>
      <w:marBottom w:val="0"/>
      <w:divBdr>
        <w:top w:val="none" w:sz="0" w:space="0" w:color="auto"/>
        <w:left w:val="none" w:sz="0" w:space="0" w:color="auto"/>
        <w:bottom w:val="none" w:sz="0" w:space="0" w:color="auto"/>
        <w:right w:val="none" w:sz="0" w:space="0" w:color="auto"/>
      </w:divBdr>
    </w:div>
    <w:div w:id="50807014">
      <w:bodyDiv w:val="1"/>
      <w:marLeft w:val="0"/>
      <w:marRight w:val="0"/>
      <w:marTop w:val="0"/>
      <w:marBottom w:val="0"/>
      <w:divBdr>
        <w:top w:val="none" w:sz="0" w:space="0" w:color="auto"/>
        <w:left w:val="none" w:sz="0" w:space="0" w:color="auto"/>
        <w:bottom w:val="none" w:sz="0" w:space="0" w:color="auto"/>
        <w:right w:val="none" w:sz="0" w:space="0" w:color="auto"/>
      </w:divBdr>
      <w:divsChild>
        <w:div w:id="314845417">
          <w:marLeft w:val="480"/>
          <w:marRight w:val="0"/>
          <w:marTop w:val="0"/>
          <w:marBottom w:val="0"/>
          <w:divBdr>
            <w:top w:val="none" w:sz="0" w:space="0" w:color="auto"/>
            <w:left w:val="none" w:sz="0" w:space="0" w:color="auto"/>
            <w:bottom w:val="none" w:sz="0" w:space="0" w:color="auto"/>
            <w:right w:val="none" w:sz="0" w:space="0" w:color="auto"/>
          </w:divBdr>
        </w:div>
        <w:div w:id="328749323">
          <w:marLeft w:val="480"/>
          <w:marRight w:val="0"/>
          <w:marTop w:val="0"/>
          <w:marBottom w:val="0"/>
          <w:divBdr>
            <w:top w:val="none" w:sz="0" w:space="0" w:color="auto"/>
            <w:left w:val="none" w:sz="0" w:space="0" w:color="auto"/>
            <w:bottom w:val="none" w:sz="0" w:space="0" w:color="auto"/>
            <w:right w:val="none" w:sz="0" w:space="0" w:color="auto"/>
          </w:divBdr>
        </w:div>
        <w:div w:id="785151314">
          <w:marLeft w:val="480"/>
          <w:marRight w:val="0"/>
          <w:marTop w:val="0"/>
          <w:marBottom w:val="0"/>
          <w:divBdr>
            <w:top w:val="none" w:sz="0" w:space="0" w:color="auto"/>
            <w:left w:val="none" w:sz="0" w:space="0" w:color="auto"/>
            <w:bottom w:val="none" w:sz="0" w:space="0" w:color="auto"/>
            <w:right w:val="none" w:sz="0" w:space="0" w:color="auto"/>
          </w:divBdr>
        </w:div>
        <w:div w:id="923339032">
          <w:marLeft w:val="480"/>
          <w:marRight w:val="0"/>
          <w:marTop w:val="0"/>
          <w:marBottom w:val="0"/>
          <w:divBdr>
            <w:top w:val="none" w:sz="0" w:space="0" w:color="auto"/>
            <w:left w:val="none" w:sz="0" w:space="0" w:color="auto"/>
            <w:bottom w:val="none" w:sz="0" w:space="0" w:color="auto"/>
            <w:right w:val="none" w:sz="0" w:space="0" w:color="auto"/>
          </w:divBdr>
        </w:div>
        <w:div w:id="960113203">
          <w:marLeft w:val="480"/>
          <w:marRight w:val="0"/>
          <w:marTop w:val="0"/>
          <w:marBottom w:val="0"/>
          <w:divBdr>
            <w:top w:val="none" w:sz="0" w:space="0" w:color="auto"/>
            <w:left w:val="none" w:sz="0" w:space="0" w:color="auto"/>
            <w:bottom w:val="none" w:sz="0" w:space="0" w:color="auto"/>
            <w:right w:val="none" w:sz="0" w:space="0" w:color="auto"/>
          </w:divBdr>
        </w:div>
        <w:div w:id="1808088011">
          <w:marLeft w:val="480"/>
          <w:marRight w:val="0"/>
          <w:marTop w:val="0"/>
          <w:marBottom w:val="0"/>
          <w:divBdr>
            <w:top w:val="none" w:sz="0" w:space="0" w:color="auto"/>
            <w:left w:val="none" w:sz="0" w:space="0" w:color="auto"/>
            <w:bottom w:val="none" w:sz="0" w:space="0" w:color="auto"/>
            <w:right w:val="none" w:sz="0" w:space="0" w:color="auto"/>
          </w:divBdr>
        </w:div>
        <w:div w:id="1828399611">
          <w:marLeft w:val="480"/>
          <w:marRight w:val="0"/>
          <w:marTop w:val="0"/>
          <w:marBottom w:val="0"/>
          <w:divBdr>
            <w:top w:val="none" w:sz="0" w:space="0" w:color="auto"/>
            <w:left w:val="none" w:sz="0" w:space="0" w:color="auto"/>
            <w:bottom w:val="none" w:sz="0" w:space="0" w:color="auto"/>
            <w:right w:val="none" w:sz="0" w:space="0" w:color="auto"/>
          </w:divBdr>
        </w:div>
        <w:div w:id="2006123435">
          <w:marLeft w:val="480"/>
          <w:marRight w:val="0"/>
          <w:marTop w:val="0"/>
          <w:marBottom w:val="0"/>
          <w:divBdr>
            <w:top w:val="none" w:sz="0" w:space="0" w:color="auto"/>
            <w:left w:val="none" w:sz="0" w:space="0" w:color="auto"/>
            <w:bottom w:val="none" w:sz="0" w:space="0" w:color="auto"/>
            <w:right w:val="none" w:sz="0" w:space="0" w:color="auto"/>
          </w:divBdr>
        </w:div>
        <w:div w:id="2075421695">
          <w:marLeft w:val="480"/>
          <w:marRight w:val="0"/>
          <w:marTop w:val="0"/>
          <w:marBottom w:val="0"/>
          <w:divBdr>
            <w:top w:val="none" w:sz="0" w:space="0" w:color="auto"/>
            <w:left w:val="none" w:sz="0" w:space="0" w:color="auto"/>
            <w:bottom w:val="none" w:sz="0" w:space="0" w:color="auto"/>
            <w:right w:val="none" w:sz="0" w:space="0" w:color="auto"/>
          </w:divBdr>
        </w:div>
      </w:divsChild>
    </w:div>
    <w:div w:id="55517449">
      <w:bodyDiv w:val="1"/>
      <w:marLeft w:val="0"/>
      <w:marRight w:val="0"/>
      <w:marTop w:val="0"/>
      <w:marBottom w:val="0"/>
      <w:divBdr>
        <w:top w:val="none" w:sz="0" w:space="0" w:color="auto"/>
        <w:left w:val="none" w:sz="0" w:space="0" w:color="auto"/>
        <w:bottom w:val="none" w:sz="0" w:space="0" w:color="auto"/>
        <w:right w:val="none" w:sz="0" w:space="0" w:color="auto"/>
      </w:divBdr>
      <w:divsChild>
        <w:div w:id="33581230">
          <w:marLeft w:val="480"/>
          <w:marRight w:val="0"/>
          <w:marTop w:val="0"/>
          <w:marBottom w:val="0"/>
          <w:divBdr>
            <w:top w:val="none" w:sz="0" w:space="0" w:color="auto"/>
            <w:left w:val="none" w:sz="0" w:space="0" w:color="auto"/>
            <w:bottom w:val="none" w:sz="0" w:space="0" w:color="auto"/>
            <w:right w:val="none" w:sz="0" w:space="0" w:color="auto"/>
          </w:divBdr>
        </w:div>
        <w:div w:id="120808292">
          <w:marLeft w:val="480"/>
          <w:marRight w:val="0"/>
          <w:marTop w:val="0"/>
          <w:marBottom w:val="0"/>
          <w:divBdr>
            <w:top w:val="none" w:sz="0" w:space="0" w:color="auto"/>
            <w:left w:val="none" w:sz="0" w:space="0" w:color="auto"/>
            <w:bottom w:val="none" w:sz="0" w:space="0" w:color="auto"/>
            <w:right w:val="none" w:sz="0" w:space="0" w:color="auto"/>
          </w:divBdr>
        </w:div>
        <w:div w:id="209417116">
          <w:marLeft w:val="480"/>
          <w:marRight w:val="0"/>
          <w:marTop w:val="0"/>
          <w:marBottom w:val="0"/>
          <w:divBdr>
            <w:top w:val="none" w:sz="0" w:space="0" w:color="auto"/>
            <w:left w:val="none" w:sz="0" w:space="0" w:color="auto"/>
            <w:bottom w:val="none" w:sz="0" w:space="0" w:color="auto"/>
            <w:right w:val="none" w:sz="0" w:space="0" w:color="auto"/>
          </w:divBdr>
        </w:div>
        <w:div w:id="356733949">
          <w:marLeft w:val="480"/>
          <w:marRight w:val="0"/>
          <w:marTop w:val="0"/>
          <w:marBottom w:val="0"/>
          <w:divBdr>
            <w:top w:val="none" w:sz="0" w:space="0" w:color="auto"/>
            <w:left w:val="none" w:sz="0" w:space="0" w:color="auto"/>
            <w:bottom w:val="none" w:sz="0" w:space="0" w:color="auto"/>
            <w:right w:val="none" w:sz="0" w:space="0" w:color="auto"/>
          </w:divBdr>
        </w:div>
        <w:div w:id="450170054">
          <w:marLeft w:val="480"/>
          <w:marRight w:val="0"/>
          <w:marTop w:val="0"/>
          <w:marBottom w:val="0"/>
          <w:divBdr>
            <w:top w:val="none" w:sz="0" w:space="0" w:color="auto"/>
            <w:left w:val="none" w:sz="0" w:space="0" w:color="auto"/>
            <w:bottom w:val="none" w:sz="0" w:space="0" w:color="auto"/>
            <w:right w:val="none" w:sz="0" w:space="0" w:color="auto"/>
          </w:divBdr>
        </w:div>
        <w:div w:id="455297436">
          <w:marLeft w:val="480"/>
          <w:marRight w:val="0"/>
          <w:marTop w:val="0"/>
          <w:marBottom w:val="0"/>
          <w:divBdr>
            <w:top w:val="none" w:sz="0" w:space="0" w:color="auto"/>
            <w:left w:val="none" w:sz="0" w:space="0" w:color="auto"/>
            <w:bottom w:val="none" w:sz="0" w:space="0" w:color="auto"/>
            <w:right w:val="none" w:sz="0" w:space="0" w:color="auto"/>
          </w:divBdr>
        </w:div>
        <w:div w:id="490024401">
          <w:marLeft w:val="480"/>
          <w:marRight w:val="0"/>
          <w:marTop w:val="0"/>
          <w:marBottom w:val="0"/>
          <w:divBdr>
            <w:top w:val="none" w:sz="0" w:space="0" w:color="auto"/>
            <w:left w:val="none" w:sz="0" w:space="0" w:color="auto"/>
            <w:bottom w:val="none" w:sz="0" w:space="0" w:color="auto"/>
            <w:right w:val="none" w:sz="0" w:space="0" w:color="auto"/>
          </w:divBdr>
        </w:div>
        <w:div w:id="573583560">
          <w:marLeft w:val="480"/>
          <w:marRight w:val="0"/>
          <w:marTop w:val="0"/>
          <w:marBottom w:val="0"/>
          <w:divBdr>
            <w:top w:val="none" w:sz="0" w:space="0" w:color="auto"/>
            <w:left w:val="none" w:sz="0" w:space="0" w:color="auto"/>
            <w:bottom w:val="none" w:sz="0" w:space="0" w:color="auto"/>
            <w:right w:val="none" w:sz="0" w:space="0" w:color="auto"/>
          </w:divBdr>
        </w:div>
        <w:div w:id="668795999">
          <w:marLeft w:val="480"/>
          <w:marRight w:val="0"/>
          <w:marTop w:val="0"/>
          <w:marBottom w:val="0"/>
          <w:divBdr>
            <w:top w:val="none" w:sz="0" w:space="0" w:color="auto"/>
            <w:left w:val="none" w:sz="0" w:space="0" w:color="auto"/>
            <w:bottom w:val="none" w:sz="0" w:space="0" w:color="auto"/>
            <w:right w:val="none" w:sz="0" w:space="0" w:color="auto"/>
          </w:divBdr>
        </w:div>
        <w:div w:id="673260108">
          <w:marLeft w:val="480"/>
          <w:marRight w:val="0"/>
          <w:marTop w:val="0"/>
          <w:marBottom w:val="0"/>
          <w:divBdr>
            <w:top w:val="none" w:sz="0" w:space="0" w:color="auto"/>
            <w:left w:val="none" w:sz="0" w:space="0" w:color="auto"/>
            <w:bottom w:val="none" w:sz="0" w:space="0" w:color="auto"/>
            <w:right w:val="none" w:sz="0" w:space="0" w:color="auto"/>
          </w:divBdr>
        </w:div>
        <w:div w:id="728265100">
          <w:marLeft w:val="480"/>
          <w:marRight w:val="0"/>
          <w:marTop w:val="0"/>
          <w:marBottom w:val="0"/>
          <w:divBdr>
            <w:top w:val="none" w:sz="0" w:space="0" w:color="auto"/>
            <w:left w:val="none" w:sz="0" w:space="0" w:color="auto"/>
            <w:bottom w:val="none" w:sz="0" w:space="0" w:color="auto"/>
            <w:right w:val="none" w:sz="0" w:space="0" w:color="auto"/>
          </w:divBdr>
        </w:div>
        <w:div w:id="738750908">
          <w:marLeft w:val="480"/>
          <w:marRight w:val="0"/>
          <w:marTop w:val="0"/>
          <w:marBottom w:val="0"/>
          <w:divBdr>
            <w:top w:val="none" w:sz="0" w:space="0" w:color="auto"/>
            <w:left w:val="none" w:sz="0" w:space="0" w:color="auto"/>
            <w:bottom w:val="none" w:sz="0" w:space="0" w:color="auto"/>
            <w:right w:val="none" w:sz="0" w:space="0" w:color="auto"/>
          </w:divBdr>
        </w:div>
        <w:div w:id="760443628">
          <w:marLeft w:val="480"/>
          <w:marRight w:val="0"/>
          <w:marTop w:val="0"/>
          <w:marBottom w:val="0"/>
          <w:divBdr>
            <w:top w:val="none" w:sz="0" w:space="0" w:color="auto"/>
            <w:left w:val="none" w:sz="0" w:space="0" w:color="auto"/>
            <w:bottom w:val="none" w:sz="0" w:space="0" w:color="auto"/>
            <w:right w:val="none" w:sz="0" w:space="0" w:color="auto"/>
          </w:divBdr>
        </w:div>
        <w:div w:id="776023142">
          <w:marLeft w:val="480"/>
          <w:marRight w:val="0"/>
          <w:marTop w:val="0"/>
          <w:marBottom w:val="0"/>
          <w:divBdr>
            <w:top w:val="none" w:sz="0" w:space="0" w:color="auto"/>
            <w:left w:val="none" w:sz="0" w:space="0" w:color="auto"/>
            <w:bottom w:val="none" w:sz="0" w:space="0" w:color="auto"/>
            <w:right w:val="none" w:sz="0" w:space="0" w:color="auto"/>
          </w:divBdr>
        </w:div>
        <w:div w:id="805508469">
          <w:marLeft w:val="480"/>
          <w:marRight w:val="0"/>
          <w:marTop w:val="0"/>
          <w:marBottom w:val="0"/>
          <w:divBdr>
            <w:top w:val="none" w:sz="0" w:space="0" w:color="auto"/>
            <w:left w:val="none" w:sz="0" w:space="0" w:color="auto"/>
            <w:bottom w:val="none" w:sz="0" w:space="0" w:color="auto"/>
            <w:right w:val="none" w:sz="0" w:space="0" w:color="auto"/>
          </w:divBdr>
        </w:div>
        <w:div w:id="813571871">
          <w:marLeft w:val="480"/>
          <w:marRight w:val="0"/>
          <w:marTop w:val="0"/>
          <w:marBottom w:val="0"/>
          <w:divBdr>
            <w:top w:val="none" w:sz="0" w:space="0" w:color="auto"/>
            <w:left w:val="none" w:sz="0" w:space="0" w:color="auto"/>
            <w:bottom w:val="none" w:sz="0" w:space="0" w:color="auto"/>
            <w:right w:val="none" w:sz="0" w:space="0" w:color="auto"/>
          </w:divBdr>
        </w:div>
        <w:div w:id="840394703">
          <w:marLeft w:val="480"/>
          <w:marRight w:val="0"/>
          <w:marTop w:val="0"/>
          <w:marBottom w:val="0"/>
          <w:divBdr>
            <w:top w:val="none" w:sz="0" w:space="0" w:color="auto"/>
            <w:left w:val="none" w:sz="0" w:space="0" w:color="auto"/>
            <w:bottom w:val="none" w:sz="0" w:space="0" w:color="auto"/>
            <w:right w:val="none" w:sz="0" w:space="0" w:color="auto"/>
          </w:divBdr>
        </w:div>
        <w:div w:id="913050190">
          <w:marLeft w:val="480"/>
          <w:marRight w:val="0"/>
          <w:marTop w:val="0"/>
          <w:marBottom w:val="0"/>
          <w:divBdr>
            <w:top w:val="none" w:sz="0" w:space="0" w:color="auto"/>
            <w:left w:val="none" w:sz="0" w:space="0" w:color="auto"/>
            <w:bottom w:val="none" w:sz="0" w:space="0" w:color="auto"/>
            <w:right w:val="none" w:sz="0" w:space="0" w:color="auto"/>
          </w:divBdr>
        </w:div>
        <w:div w:id="1113592070">
          <w:marLeft w:val="480"/>
          <w:marRight w:val="0"/>
          <w:marTop w:val="0"/>
          <w:marBottom w:val="0"/>
          <w:divBdr>
            <w:top w:val="none" w:sz="0" w:space="0" w:color="auto"/>
            <w:left w:val="none" w:sz="0" w:space="0" w:color="auto"/>
            <w:bottom w:val="none" w:sz="0" w:space="0" w:color="auto"/>
            <w:right w:val="none" w:sz="0" w:space="0" w:color="auto"/>
          </w:divBdr>
        </w:div>
        <w:div w:id="1123230557">
          <w:marLeft w:val="480"/>
          <w:marRight w:val="0"/>
          <w:marTop w:val="0"/>
          <w:marBottom w:val="0"/>
          <w:divBdr>
            <w:top w:val="none" w:sz="0" w:space="0" w:color="auto"/>
            <w:left w:val="none" w:sz="0" w:space="0" w:color="auto"/>
            <w:bottom w:val="none" w:sz="0" w:space="0" w:color="auto"/>
            <w:right w:val="none" w:sz="0" w:space="0" w:color="auto"/>
          </w:divBdr>
        </w:div>
        <w:div w:id="1166746102">
          <w:marLeft w:val="480"/>
          <w:marRight w:val="0"/>
          <w:marTop w:val="0"/>
          <w:marBottom w:val="0"/>
          <w:divBdr>
            <w:top w:val="none" w:sz="0" w:space="0" w:color="auto"/>
            <w:left w:val="none" w:sz="0" w:space="0" w:color="auto"/>
            <w:bottom w:val="none" w:sz="0" w:space="0" w:color="auto"/>
            <w:right w:val="none" w:sz="0" w:space="0" w:color="auto"/>
          </w:divBdr>
        </w:div>
        <w:div w:id="1225407973">
          <w:marLeft w:val="480"/>
          <w:marRight w:val="0"/>
          <w:marTop w:val="0"/>
          <w:marBottom w:val="0"/>
          <w:divBdr>
            <w:top w:val="none" w:sz="0" w:space="0" w:color="auto"/>
            <w:left w:val="none" w:sz="0" w:space="0" w:color="auto"/>
            <w:bottom w:val="none" w:sz="0" w:space="0" w:color="auto"/>
            <w:right w:val="none" w:sz="0" w:space="0" w:color="auto"/>
          </w:divBdr>
        </w:div>
        <w:div w:id="1440103119">
          <w:marLeft w:val="480"/>
          <w:marRight w:val="0"/>
          <w:marTop w:val="0"/>
          <w:marBottom w:val="0"/>
          <w:divBdr>
            <w:top w:val="none" w:sz="0" w:space="0" w:color="auto"/>
            <w:left w:val="none" w:sz="0" w:space="0" w:color="auto"/>
            <w:bottom w:val="none" w:sz="0" w:space="0" w:color="auto"/>
            <w:right w:val="none" w:sz="0" w:space="0" w:color="auto"/>
          </w:divBdr>
        </w:div>
        <w:div w:id="1516532259">
          <w:marLeft w:val="480"/>
          <w:marRight w:val="0"/>
          <w:marTop w:val="0"/>
          <w:marBottom w:val="0"/>
          <w:divBdr>
            <w:top w:val="none" w:sz="0" w:space="0" w:color="auto"/>
            <w:left w:val="none" w:sz="0" w:space="0" w:color="auto"/>
            <w:bottom w:val="none" w:sz="0" w:space="0" w:color="auto"/>
            <w:right w:val="none" w:sz="0" w:space="0" w:color="auto"/>
          </w:divBdr>
        </w:div>
        <w:div w:id="1546136939">
          <w:marLeft w:val="480"/>
          <w:marRight w:val="0"/>
          <w:marTop w:val="0"/>
          <w:marBottom w:val="0"/>
          <w:divBdr>
            <w:top w:val="none" w:sz="0" w:space="0" w:color="auto"/>
            <w:left w:val="none" w:sz="0" w:space="0" w:color="auto"/>
            <w:bottom w:val="none" w:sz="0" w:space="0" w:color="auto"/>
            <w:right w:val="none" w:sz="0" w:space="0" w:color="auto"/>
          </w:divBdr>
        </w:div>
        <w:div w:id="1665819246">
          <w:marLeft w:val="480"/>
          <w:marRight w:val="0"/>
          <w:marTop w:val="0"/>
          <w:marBottom w:val="0"/>
          <w:divBdr>
            <w:top w:val="none" w:sz="0" w:space="0" w:color="auto"/>
            <w:left w:val="none" w:sz="0" w:space="0" w:color="auto"/>
            <w:bottom w:val="none" w:sz="0" w:space="0" w:color="auto"/>
            <w:right w:val="none" w:sz="0" w:space="0" w:color="auto"/>
          </w:divBdr>
        </w:div>
        <w:div w:id="1682927735">
          <w:marLeft w:val="480"/>
          <w:marRight w:val="0"/>
          <w:marTop w:val="0"/>
          <w:marBottom w:val="0"/>
          <w:divBdr>
            <w:top w:val="none" w:sz="0" w:space="0" w:color="auto"/>
            <w:left w:val="none" w:sz="0" w:space="0" w:color="auto"/>
            <w:bottom w:val="none" w:sz="0" w:space="0" w:color="auto"/>
            <w:right w:val="none" w:sz="0" w:space="0" w:color="auto"/>
          </w:divBdr>
        </w:div>
        <w:div w:id="1822386419">
          <w:marLeft w:val="480"/>
          <w:marRight w:val="0"/>
          <w:marTop w:val="0"/>
          <w:marBottom w:val="0"/>
          <w:divBdr>
            <w:top w:val="none" w:sz="0" w:space="0" w:color="auto"/>
            <w:left w:val="none" w:sz="0" w:space="0" w:color="auto"/>
            <w:bottom w:val="none" w:sz="0" w:space="0" w:color="auto"/>
            <w:right w:val="none" w:sz="0" w:space="0" w:color="auto"/>
          </w:divBdr>
        </w:div>
        <w:div w:id="1868174455">
          <w:marLeft w:val="480"/>
          <w:marRight w:val="0"/>
          <w:marTop w:val="0"/>
          <w:marBottom w:val="0"/>
          <w:divBdr>
            <w:top w:val="none" w:sz="0" w:space="0" w:color="auto"/>
            <w:left w:val="none" w:sz="0" w:space="0" w:color="auto"/>
            <w:bottom w:val="none" w:sz="0" w:space="0" w:color="auto"/>
            <w:right w:val="none" w:sz="0" w:space="0" w:color="auto"/>
          </w:divBdr>
        </w:div>
        <w:div w:id="1885170880">
          <w:marLeft w:val="480"/>
          <w:marRight w:val="0"/>
          <w:marTop w:val="0"/>
          <w:marBottom w:val="0"/>
          <w:divBdr>
            <w:top w:val="none" w:sz="0" w:space="0" w:color="auto"/>
            <w:left w:val="none" w:sz="0" w:space="0" w:color="auto"/>
            <w:bottom w:val="none" w:sz="0" w:space="0" w:color="auto"/>
            <w:right w:val="none" w:sz="0" w:space="0" w:color="auto"/>
          </w:divBdr>
        </w:div>
        <w:div w:id="1922791150">
          <w:marLeft w:val="480"/>
          <w:marRight w:val="0"/>
          <w:marTop w:val="0"/>
          <w:marBottom w:val="0"/>
          <w:divBdr>
            <w:top w:val="none" w:sz="0" w:space="0" w:color="auto"/>
            <w:left w:val="none" w:sz="0" w:space="0" w:color="auto"/>
            <w:bottom w:val="none" w:sz="0" w:space="0" w:color="auto"/>
            <w:right w:val="none" w:sz="0" w:space="0" w:color="auto"/>
          </w:divBdr>
        </w:div>
        <w:div w:id="2058701723">
          <w:marLeft w:val="480"/>
          <w:marRight w:val="0"/>
          <w:marTop w:val="0"/>
          <w:marBottom w:val="0"/>
          <w:divBdr>
            <w:top w:val="none" w:sz="0" w:space="0" w:color="auto"/>
            <w:left w:val="none" w:sz="0" w:space="0" w:color="auto"/>
            <w:bottom w:val="none" w:sz="0" w:space="0" w:color="auto"/>
            <w:right w:val="none" w:sz="0" w:space="0" w:color="auto"/>
          </w:divBdr>
        </w:div>
      </w:divsChild>
    </w:div>
    <w:div w:id="56517779">
      <w:bodyDiv w:val="1"/>
      <w:marLeft w:val="0"/>
      <w:marRight w:val="0"/>
      <w:marTop w:val="0"/>
      <w:marBottom w:val="0"/>
      <w:divBdr>
        <w:top w:val="none" w:sz="0" w:space="0" w:color="auto"/>
        <w:left w:val="none" w:sz="0" w:space="0" w:color="auto"/>
        <w:bottom w:val="none" w:sz="0" w:space="0" w:color="auto"/>
        <w:right w:val="none" w:sz="0" w:space="0" w:color="auto"/>
      </w:divBdr>
    </w:div>
    <w:div w:id="57628880">
      <w:bodyDiv w:val="1"/>
      <w:marLeft w:val="0"/>
      <w:marRight w:val="0"/>
      <w:marTop w:val="0"/>
      <w:marBottom w:val="0"/>
      <w:divBdr>
        <w:top w:val="none" w:sz="0" w:space="0" w:color="auto"/>
        <w:left w:val="none" w:sz="0" w:space="0" w:color="auto"/>
        <w:bottom w:val="none" w:sz="0" w:space="0" w:color="auto"/>
        <w:right w:val="none" w:sz="0" w:space="0" w:color="auto"/>
      </w:divBdr>
    </w:div>
    <w:div w:id="58525985">
      <w:bodyDiv w:val="1"/>
      <w:marLeft w:val="0"/>
      <w:marRight w:val="0"/>
      <w:marTop w:val="0"/>
      <w:marBottom w:val="0"/>
      <w:divBdr>
        <w:top w:val="none" w:sz="0" w:space="0" w:color="auto"/>
        <w:left w:val="none" w:sz="0" w:space="0" w:color="auto"/>
        <w:bottom w:val="none" w:sz="0" w:space="0" w:color="auto"/>
        <w:right w:val="none" w:sz="0" w:space="0" w:color="auto"/>
      </w:divBdr>
    </w:div>
    <w:div w:id="60565461">
      <w:bodyDiv w:val="1"/>
      <w:marLeft w:val="0"/>
      <w:marRight w:val="0"/>
      <w:marTop w:val="0"/>
      <w:marBottom w:val="0"/>
      <w:divBdr>
        <w:top w:val="none" w:sz="0" w:space="0" w:color="auto"/>
        <w:left w:val="none" w:sz="0" w:space="0" w:color="auto"/>
        <w:bottom w:val="none" w:sz="0" w:space="0" w:color="auto"/>
        <w:right w:val="none" w:sz="0" w:space="0" w:color="auto"/>
      </w:divBdr>
    </w:div>
    <w:div w:id="74059958">
      <w:bodyDiv w:val="1"/>
      <w:marLeft w:val="0"/>
      <w:marRight w:val="0"/>
      <w:marTop w:val="0"/>
      <w:marBottom w:val="0"/>
      <w:divBdr>
        <w:top w:val="none" w:sz="0" w:space="0" w:color="auto"/>
        <w:left w:val="none" w:sz="0" w:space="0" w:color="auto"/>
        <w:bottom w:val="none" w:sz="0" w:space="0" w:color="auto"/>
        <w:right w:val="none" w:sz="0" w:space="0" w:color="auto"/>
      </w:divBdr>
    </w:div>
    <w:div w:id="76053558">
      <w:bodyDiv w:val="1"/>
      <w:marLeft w:val="0"/>
      <w:marRight w:val="0"/>
      <w:marTop w:val="0"/>
      <w:marBottom w:val="0"/>
      <w:divBdr>
        <w:top w:val="none" w:sz="0" w:space="0" w:color="auto"/>
        <w:left w:val="none" w:sz="0" w:space="0" w:color="auto"/>
        <w:bottom w:val="none" w:sz="0" w:space="0" w:color="auto"/>
        <w:right w:val="none" w:sz="0" w:space="0" w:color="auto"/>
      </w:divBdr>
    </w:div>
    <w:div w:id="76098396">
      <w:bodyDiv w:val="1"/>
      <w:marLeft w:val="0"/>
      <w:marRight w:val="0"/>
      <w:marTop w:val="0"/>
      <w:marBottom w:val="0"/>
      <w:divBdr>
        <w:top w:val="none" w:sz="0" w:space="0" w:color="auto"/>
        <w:left w:val="none" w:sz="0" w:space="0" w:color="auto"/>
        <w:bottom w:val="none" w:sz="0" w:space="0" w:color="auto"/>
        <w:right w:val="none" w:sz="0" w:space="0" w:color="auto"/>
      </w:divBdr>
    </w:div>
    <w:div w:id="78143263">
      <w:bodyDiv w:val="1"/>
      <w:marLeft w:val="0"/>
      <w:marRight w:val="0"/>
      <w:marTop w:val="0"/>
      <w:marBottom w:val="0"/>
      <w:divBdr>
        <w:top w:val="none" w:sz="0" w:space="0" w:color="auto"/>
        <w:left w:val="none" w:sz="0" w:space="0" w:color="auto"/>
        <w:bottom w:val="none" w:sz="0" w:space="0" w:color="auto"/>
        <w:right w:val="none" w:sz="0" w:space="0" w:color="auto"/>
      </w:divBdr>
      <w:divsChild>
        <w:div w:id="9838751">
          <w:marLeft w:val="480"/>
          <w:marRight w:val="0"/>
          <w:marTop w:val="0"/>
          <w:marBottom w:val="0"/>
          <w:divBdr>
            <w:top w:val="none" w:sz="0" w:space="0" w:color="auto"/>
            <w:left w:val="none" w:sz="0" w:space="0" w:color="auto"/>
            <w:bottom w:val="none" w:sz="0" w:space="0" w:color="auto"/>
            <w:right w:val="none" w:sz="0" w:space="0" w:color="auto"/>
          </w:divBdr>
        </w:div>
        <w:div w:id="22219666">
          <w:marLeft w:val="480"/>
          <w:marRight w:val="0"/>
          <w:marTop w:val="0"/>
          <w:marBottom w:val="0"/>
          <w:divBdr>
            <w:top w:val="none" w:sz="0" w:space="0" w:color="auto"/>
            <w:left w:val="none" w:sz="0" w:space="0" w:color="auto"/>
            <w:bottom w:val="none" w:sz="0" w:space="0" w:color="auto"/>
            <w:right w:val="none" w:sz="0" w:space="0" w:color="auto"/>
          </w:divBdr>
        </w:div>
        <w:div w:id="34284032">
          <w:marLeft w:val="480"/>
          <w:marRight w:val="0"/>
          <w:marTop w:val="0"/>
          <w:marBottom w:val="0"/>
          <w:divBdr>
            <w:top w:val="none" w:sz="0" w:space="0" w:color="auto"/>
            <w:left w:val="none" w:sz="0" w:space="0" w:color="auto"/>
            <w:bottom w:val="none" w:sz="0" w:space="0" w:color="auto"/>
            <w:right w:val="none" w:sz="0" w:space="0" w:color="auto"/>
          </w:divBdr>
        </w:div>
        <w:div w:id="96949565">
          <w:marLeft w:val="480"/>
          <w:marRight w:val="0"/>
          <w:marTop w:val="0"/>
          <w:marBottom w:val="0"/>
          <w:divBdr>
            <w:top w:val="none" w:sz="0" w:space="0" w:color="auto"/>
            <w:left w:val="none" w:sz="0" w:space="0" w:color="auto"/>
            <w:bottom w:val="none" w:sz="0" w:space="0" w:color="auto"/>
            <w:right w:val="none" w:sz="0" w:space="0" w:color="auto"/>
          </w:divBdr>
        </w:div>
        <w:div w:id="172300563">
          <w:marLeft w:val="480"/>
          <w:marRight w:val="0"/>
          <w:marTop w:val="0"/>
          <w:marBottom w:val="0"/>
          <w:divBdr>
            <w:top w:val="none" w:sz="0" w:space="0" w:color="auto"/>
            <w:left w:val="none" w:sz="0" w:space="0" w:color="auto"/>
            <w:bottom w:val="none" w:sz="0" w:space="0" w:color="auto"/>
            <w:right w:val="none" w:sz="0" w:space="0" w:color="auto"/>
          </w:divBdr>
        </w:div>
        <w:div w:id="261693795">
          <w:marLeft w:val="480"/>
          <w:marRight w:val="0"/>
          <w:marTop w:val="0"/>
          <w:marBottom w:val="0"/>
          <w:divBdr>
            <w:top w:val="none" w:sz="0" w:space="0" w:color="auto"/>
            <w:left w:val="none" w:sz="0" w:space="0" w:color="auto"/>
            <w:bottom w:val="none" w:sz="0" w:space="0" w:color="auto"/>
            <w:right w:val="none" w:sz="0" w:space="0" w:color="auto"/>
          </w:divBdr>
        </w:div>
        <w:div w:id="467012139">
          <w:marLeft w:val="480"/>
          <w:marRight w:val="0"/>
          <w:marTop w:val="0"/>
          <w:marBottom w:val="0"/>
          <w:divBdr>
            <w:top w:val="none" w:sz="0" w:space="0" w:color="auto"/>
            <w:left w:val="none" w:sz="0" w:space="0" w:color="auto"/>
            <w:bottom w:val="none" w:sz="0" w:space="0" w:color="auto"/>
            <w:right w:val="none" w:sz="0" w:space="0" w:color="auto"/>
          </w:divBdr>
        </w:div>
        <w:div w:id="534390196">
          <w:marLeft w:val="480"/>
          <w:marRight w:val="0"/>
          <w:marTop w:val="0"/>
          <w:marBottom w:val="0"/>
          <w:divBdr>
            <w:top w:val="none" w:sz="0" w:space="0" w:color="auto"/>
            <w:left w:val="none" w:sz="0" w:space="0" w:color="auto"/>
            <w:bottom w:val="none" w:sz="0" w:space="0" w:color="auto"/>
            <w:right w:val="none" w:sz="0" w:space="0" w:color="auto"/>
          </w:divBdr>
        </w:div>
        <w:div w:id="584993864">
          <w:marLeft w:val="480"/>
          <w:marRight w:val="0"/>
          <w:marTop w:val="0"/>
          <w:marBottom w:val="0"/>
          <w:divBdr>
            <w:top w:val="none" w:sz="0" w:space="0" w:color="auto"/>
            <w:left w:val="none" w:sz="0" w:space="0" w:color="auto"/>
            <w:bottom w:val="none" w:sz="0" w:space="0" w:color="auto"/>
            <w:right w:val="none" w:sz="0" w:space="0" w:color="auto"/>
          </w:divBdr>
        </w:div>
        <w:div w:id="619071346">
          <w:marLeft w:val="480"/>
          <w:marRight w:val="0"/>
          <w:marTop w:val="0"/>
          <w:marBottom w:val="0"/>
          <w:divBdr>
            <w:top w:val="none" w:sz="0" w:space="0" w:color="auto"/>
            <w:left w:val="none" w:sz="0" w:space="0" w:color="auto"/>
            <w:bottom w:val="none" w:sz="0" w:space="0" w:color="auto"/>
            <w:right w:val="none" w:sz="0" w:space="0" w:color="auto"/>
          </w:divBdr>
        </w:div>
        <w:div w:id="635109659">
          <w:marLeft w:val="480"/>
          <w:marRight w:val="0"/>
          <w:marTop w:val="0"/>
          <w:marBottom w:val="0"/>
          <w:divBdr>
            <w:top w:val="none" w:sz="0" w:space="0" w:color="auto"/>
            <w:left w:val="none" w:sz="0" w:space="0" w:color="auto"/>
            <w:bottom w:val="none" w:sz="0" w:space="0" w:color="auto"/>
            <w:right w:val="none" w:sz="0" w:space="0" w:color="auto"/>
          </w:divBdr>
        </w:div>
        <w:div w:id="660811371">
          <w:marLeft w:val="480"/>
          <w:marRight w:val="0"/>
          <w:marTop w:val="0"/>
          <w:marBottom w:val="0"/>
          <w:divBdr>
            <w:top w:val="none" w:sz="0" w:space="0" w:color="auto"/>
            <w:left w:val="none" w:sz="0" w:space="0" w:color="auto"/>
            <w:bottom w:val="none" w:sz="0" w:space="0" w:color="auto"/>
            <w:right w:val="none" w:sz="0" w:space="0" w:color="auto"/>
          </w:divBdr>
        </w:div>
        <w:div w:id="663818418">
          <w:marLeft w:val="480"/>
          <w:marRight w:val="0"/>
          <w:marTop w:val="0"/>
          <w:marBottom w:val="0"/>
          <w:divBdr>
            <w:top w:val="none" w:sz="0" w:space="0" w:color="auto"/>
            <w:left w:val="none" w:sz="0" w:space="0" w:color="auto"/>
            <w:bottom w:val="none" w:sz="0" w:space="0" w:color="auto"/>
            <w:right w:val="none" w:sz="0" w:space="0" w:color="auto"/>
          </w:divBdr>
        </w:div>
        <w:div w:id="672227723">
          <w:marLeft w:val="480"/>
          <w:marRight w:val="0"/>
          <w:marTop w:val="0"/>
          <w:marBottom w:val="0"/>
          <w:divBdr>
            <w:top w:val="none" w:sz="0" w:space="0" w:color="auto"/>
            <w:left w:val="none" w:sz="0" w:space="0" w:color="auto"/>
            <w:bottom w:val="none" w:sz="0" w:space="0" w:color="auto"/>
            <w:right w:val="none" w:sz="0" w:space="0" w:color="auto"/>
          </w:divBdr>
        </w:div>
        <w:div w:id="900603048">
          <w:marLeft w:val="480"/>
          <w:marRight w:val="0"/>
          <w:marTop w:val="0"/>
          <w:marBottom w:val="0"/>
          <w:divBdr>
            <w:top w:val="none" w:sz="0" w:space="0" w:color="auto"/>
            <w:left w:val="none" w:sz="0" w:space="0" w:color="auto"/>
            <w:bottom w:val="none" w:sz="0" w:space="0" w:color="auto"/>
            <w:right w:val="none" w:sz="0" w:space="0" w:color="auto"/>
          </w:divBdr>
        </w:div>
        <w:div w:id="1031033392">
          <w:marLeft w:val="480"/>
          <w:marRight w:val="0"/>
          <w:marTop w:val="0"/>
          <w:marBottom w:val="0"/>
          <w:divBdr>
            <w:top w:val="none" w:sz="0" w:space="0" w:color="auto"/>
            <w:left w:val="none" w:sz="0" w:space="0" w:color="auto"/>
            <w:bottom w:val="none" w:sz="0" w:space="0" w:color="auto"/>
            <w:right w:val="none" w:sz="0" w:space="0" w:color="auto"/>
          </w:divBdr>
        </w:div>
        <w:div w:id="1301113292">
          <w:marLeft w:val="480"/>
          <w:marRight w:val="0"/>
          <w:marTop w:val="0"/>
          <w:marBottom w:val="0"/>
          <w:divBdr>
            <w:top w:val="none" w:sz="0" w:space="0" w:color="auto"/>
            <w:left w:val="none" w:sz="0" w:space="0" w:color="auto"/>
            <w:bottom w:val="none" w:sz="0" w:space="0" w:color="auto"/>
            <w:right w:val="none" w:sz="0" w:space="0" w:color="auto"/>
          </w:divBdr>
        </w:div>
        <w:div w:id="1544904331">
          <w:marLeft w:val="480"/>
          <w:marRight w:val="0"/>
          <w:marTop w:val="0"/>
          <w:marBottom w:val="0"/>
          <w:divBdr>
            <w:top w:val="none" w:sz="0" w:space="0" w:color="auto"/>
            <w:left w:val="none" w:sz="0" w:space="0" w:color="auto"/>
            <w:bottom w:val="none" w:sz="0" w:space="0" w:color="auto"/>
            <w:right w:val="none" w:sz="0" w:space="0" w:color="auto"/>
          </w:divBdr>
        </w:div>
        <w:div w:id="1686862841">
          <w:marLeft w:val="480"/>
          <w:marRight w:val="0"/>
          <w:marTop w:val="0"/>
          <w:marBottom w:val="0"/>
          <w:divBdr>
            <w:top w:val="none" w:sz="0" w:space="0" w:color="auto"/>
            <w:left w:val="none" w:sz="0" w:space="0" w:color="auto"/>
            <w:bottom w:val="none" w:sz="0" w:space="0" w:color="auto"/>
            <w:right w:val="none" w:sz="0" w:space="0" w:color="auto"/>
          </w:divBdr>
        </w:div>
        <w:div w:id="1850295371">
          <w:marLeft w:val="480"/>
          <w:marRight w:val="0"/>
          <w:marTop w:val="0"/>
          <w:marBottom w:val="0"/>
          <w:divBdr>
            <w:top w:val="none" w:sz="0" w:space="0" w:color="auto"/>
            <w:left w:val="none" w:sz="0" w:space="0" w:color="auto"/>
            <w:bottom w:val="none" w:sz="0" w:space="0" w:color="auto"/>
            <w:right w:val="none" w:sz="0" w:space="0" w:color="auto"/>
          </w:divBdr>
        </w:div>
        <w:div w:id="1858082759">
          <w:marLeft w:val="480"/>
          <w:marRight w:val="0"/>
          <w:marTop w:val="0"/>
          <w:marBottom w:val="0"/>
          <w:divBdr>
            <w:top w:val="none" w:sz="0" w:space="0" w:color="auto"/>
            <w:left w:val="none" w:sz="0" w:space="0" w:color="auto"/>
            <w:bottom w:val="none" w:sz="0" w:space="0" w:color="auto"/>
            <w:right w:val="none" w:sz="0" w:space="0" w:color="auto"/>
          </w:divBdr>
        </w:div>
        <w:div w:id="1967076357">
          <w:marLeft w:val="480"/>
          <w:marRight w:val="0"/>
          <w:marTop w:val="0"/>
          <w:marBottom w:val="0"/>
          <w:divBdr>
            <w:top w:val="none" w:sz="0" w:space="0" w:color="auto"/>
            <w:left w:val="none" w:sz="0" w:space="0" w:color="auto"/>
            <w:bottom w:val="none" w:sz="0" w:space="0" w:color="auto"/>
            <w:right w:val="none" w:sz="0" w:space="0" w:color="auto"/>
          </w:divBdr>
        </w:div>
        <w:div w:id="2020811733">
          <w:marLeft w:val="480"/>
          <w:marRight w:val="0"/>
          <w:marTop w:val="0"/>
          <w:marBottom w:val="0"/>
          <w:divBdr>
            <w:top w:val="none" w:sz="0" w:space="0" w:color="auto"/>
            <w:left w:val="none" w:sz="0" w:space="0" w:color="auto"/>
            <w:bottom w:val="none" w:sz="0" w:space="0" w:color="auto"/>
            <w:right w:val="none" w:sz="0" w:space="0" w:color="auto"/>
          </w:divBdr>
        </w:div>
        <w:div w:id="2042436934">
          <w:marLeft w:val="480"/>
          <w:marRight w:val="0"/>
          <w:marTop w:val="0"/>
          <w:marBottom w:val="0"/>
          <w:divBdr>
            <w:top w:val="none" w:sz="0" w:space="0" w:color="auto"/>
            <w:left w:val="none" w:sz="0" w:space="0" w:color="auto"/>
            <w:bottom w:val="none" w:sz="0" w:space="0" w:color="auto"/>
            <w:right w:val="none" w:sz="0" w:space="0" w:color="auto"/>
          </w:divBdr>
        </w:div>
        <w:div w:id="2051566430">
          <w:marLeft w:val="480"/>
          <w:marRight w:val="0"/>
          <w:marTop w:val="0"/>
          <w:marBottom w:val="0"/>
          <w:divBdr>
            <w:top w:val="none" w:sz="0" w:space="0" w:color="auto"/>
            <w:left w:val="none" w:sz="0" w:space="0" w:color="auto"/>
            <w:bottom w:val="none" w:sz="0" w:space="0" w:color="auto"/>
            <w:right w:val="none" w:sz="0" w:space="0" w:color="auto"/>
          </w:divBdr>
        </w:div>
      </w:divsChild>
    </w:div>
    <w:div w:id="93093037">
      <w:bodyDiv w:val="1"/>
      <w:marLeft w:val="0"/>
      <w:marRight w:val="0"/>
      <w:marTop w:val="0"/>
      <w:marBottom w:val="0"/>
      <w:divBdr>
        <w:top w:val="none" w:sz="0" w:space="0" w:color="auto"/>
        <w:left w:val="none" w:sz="0" w:space="0" w:color="auto"/>
        <w:bottom w:val="none" w:sz="0" w:space="0" w:color="auto"/>
        <w:right w:val="none" w:sz="0" w:space="0" w:color="auto"/>
      </w:divBdr>
    </w:div>
    <w:div w:id="93938657">
      <w:bodyDiv w:val="1"/>
      <w:marLeft w:val="0"/>
      <w:marRight w:val="0"/>
      <w:marTop w:val="0"/>
      <w:marBottom w:val="0"/>
      <w:divBdr>
        <w:top w:val="none" w:sz="0" w:space="0" w:color="auto"/>
        <w:left w:val="none" w:sz="0" w:space="0" w:color="auto"/>
        <w:bottom w:val="none" w:sz="0" w:space="0" w:color="auto"/>
        <w:right w:val="none" w:sz="0" w:space="0" w:color="auto"/>
      </w:divBdr>
    </w:div>
    <w:div w:id="98524329">
      <w:bodyDiv w:val="1"/>
      <w:marLeft w:val="0"/>
      <w:marRight w:val="0"/>
      <w:marTop w:val="0"/>
      <w:marBottom w:val="0"/>
      <w:divBdr>
        <w:top w:val="none" w:sz="0" w:space="0" w:color="auto"/>
        <w:left w:val="none" w:sz="0" w:space="0" w:color="auto"/>
        <w:bottom w:val="none" w:sz="0" w:space="0" w:color="auto"/>
        <w:right w:val="none" w:sz="0" w:space="0" w:color="auto"/>
      </w:divBdr>
    </w:div>
    <w:div w:id="100759935">
      <w:bodyDiv w:val="1"/>
      <w:marLeft w:val="0"/>
      <w:marRight w:val="0"/>
      <w:marTop w:val="0"/>
      <w:marBottom w:val="0"/>
      <w:divBdr>
        <w:top w:val="none" w:sz="0" w:space="0" w:color="auto"/>
        <w:left w:val="none" w:sz="0" w:space="0" w:color="auto"/>
        <w:bottom w:val="none" w:sz="0" w:space="0" w:color="auto"/>
        <w:right w:val="none" w:sz="0" w:space="0" w:color="auto"/>
      </w:divBdr>
    </w:div>
    <w:div w:id="103159344">
      <w:bodyDiv w:val="1"/>
      <w:marLeft w:val="0"/>
      <w:marRight w:val="0"/>
      <w:marTop w:val="0"/>
      <w:marBottom w:val="0"/>
      <w:divBdr>
        <w:top w:val="none" w:sz="0" w:space="0" w:color="auto"/>
        <w:left w:val="none" w:sz="0" w:space="0" w:color="auto"/>
        <w:bottom w:val="none" w:sz="0" w:space="0" w:color="auto"/>
        <w:right w:val="none" w:sz="0" w:space="0" w:color="auto"/>
      </w:divBdr>
      <w:divsChild>
        <w:div w:id="101922604">
          <w:marLeft w:val="480"/>
          <w:marRight w:val="0"/>
          <w:marTop w:val="0"/>
          <w:marBottom w:val="0"/>
          <w:divBdr>
            <w:top w:val="none" w:sz="0" w:space="0" w:color="auto"/>
            <w:left w:val="none" w:sz="0" w:space="0" w:color="auto"/>
            <w:bottom w:val="none" w:sz="0" w:space="0" w:color="auto"/>
            <w:right w:val="none" w:sz="0" w:space="0" w:color="auto"/>
          </w:divBdr>
        </w:div>
        <w:div w:id="447431656">
          <w:marLeft w:val="480"/>
          <w:marRight w:val="0"/>
          <w:marTop w:val="0"/>
          <w:marBottom w:val="0"/>
          <w:divBdr>
            <w:top w:val="none" w:sz="0" w:space="0" w:color="auto"/>
            <w:left w:val="none" w:sz="0" w:space="0" w:color="auto"/>
            <w:bottom w:val="none" w:sz="0" w:space="0" w:color="auto"/>
            <w:right w:val="none" w:sz="0" w:space="0" w:color="auto"/>
          </w:divBdr>
        </w:div>
        <w:div w:id="596866604">
          <w:marLeft w:val="480"/>
          <w:marRight w:val="0"/>
          <w:marTop w:val="0"/>
          <w:marBottom w:val="0"/>
          <w:divBdr>
            <w:top w:val="none" w:sz="0" w:space="0" w:color="auto"/>
            <w:left w:val="none" w:sz="0" w:space="0" w:color="auto"/>
            <w:bottom w:val="none" w:sz="0" w:space="0" w:color="auto"/>
            <w:right w:val="none" w:sz="0" w:space="0" w:color="auto"/>
          </w:divBdr>
        </w:div>
        <w:div w:id="651451477">
          <w:marLeft w:val="480"/>
          <w:marRight w:val="0"/>
          <w:marTop w:val="0"/>
          <w:marBottom w:val="0"/>
          <w:divBdr>
            <w:top w:val="none" w:sz="0" w:space="0" w:color="auto"/>
            <w:left w:val="none" w:sz="0" w:space="0" w:color="auto"/>
            <w:bottom w:val="none" w:sz="0" w:space="0" w:color="auto"/>
            <w:right w:val="none" w:sz="0" w:space="0" w:color="auto"/>
          </w:divBdr>
        </w:div>
        <w:div w:id="697196367">
          <w:marLeft w:val="480"/>
          <w:marRight w:val="0"/>
          <w:marTop w:val="0"/>
          <w:marBottom w:val="0"/>
          <w:divBdr>
            <w:top w:val="none" w:sz="0" w:space="0" w:color="auto"/>
            <w:left w:val="none" w:sz="0" w:space="0" w:color="auto"/>
            <w:bottom w:val="none" w:sz="0" w:space="0" w:color="auto"/>
            <w:right w:val="none" w:sz="0" w:space="0" w:color="auto"/>
          </w:divBdr>
        </w:div>
        <w:div w:id="698697422">
          <w:marLeft w:val="480"/>
          <w:marRight w:val="0"/>
          <w:marTop w:val="0"/>
          <w:marBottom w:val="0"/>
          <w:divBdr>
            <w:top w:val="none" w:sz="0" w:space="0" w:color="auto"/>
            <w:left w:val="none" w:sz="0" w:space="0" w:color="auto"/>
            <w:bottom w:val="none" w:sz="0" w:space="0" w:color="auto"/>
            <w:right w:val="none" w:sz="0" w:space="0" w:color="auto"/>
          </w:divBdr>
        </w:div>
        <w:div w:id="747506366">
          <w:marLeft w:val="480"/>
          <w:marRight w:val="0"/>
          <w:marTop w:val="0"/>
          <w:marBottom w:val="0"/>
          <w:divBdr>
            <w:top w:val="none" w:sz="0" w:space="0" w:color="auto"/>
            <w:left w:val="none" w:sz="0" w:space="0" w:color="auto"/>
            <w:bottom w:val="none" w:sz="0" w:space="0" w:color="auto"/>
            <w:right w:val="none" w:sz="0" w:space="0" w:color="auto"/>
          </w:divBdr>
        </w:div>
        <w:div w:id="753017688">
          <w:marLeft w:val="480"/>
          <w:marRight w:val="0"/>
          <w:marTop w:val="0"/>
          <w:marBottom w:val="0"/>
          <w:divBdr>
            <w:top w:val="none" w:sz="0" w:space="0" w:color="auto"/>
            <w:left w:val="none" w:sz="0" w:space="0" w:color="auto"/>
            <w:bottom w:val="none" w:sz="0" w:space="0" w:color="auto"/>
            <w:right w:val="none" w:sz="0" w:space="0" w:color="auto"/>
          </w:divBdr>
        </w:div>
        <w:div w:id="765809988">
          <w:marLeft w:val="480"/>
          <w:marRight w:val="0"/>
          <w:marTop w:val="0"/>
          <w:marBottom w:val="0"/>
          <w:divBdr>
            <w:top w:val="none" w:sz="0" w:space="0" w:color="auto"/>
            <w:left w:val="none" w:sz="0" w:space="0" w:color="auto"/>
            <w:bottom w:val="none" w:sz="0" w:space="0" w:color="auto"/>
            <w:right w:val="none" w:sz="0" w:space="0" w:color="auto"/>
          </w:divBdr>
        </w:div>
        <w:div w:id="791552366">
          <w:marLeft w:val="480"/>
          <w:marRight w:val="0"/>
          <w:marTop w:val="0"/>
          <w:marBottom w:val="0"/>
          <w:divBdr>
            <w:top w:val="none" w:sz="0" w:space="0" w:color="auto"/>
            <w:left w:val="none" w:sz="0" w:space="0" w:color="auto"/>
            <w:bottom w:val="none" w:sz="0" w:space="0" w:color="auto"/>
            <w:right w:val="none" w:sz="0" w:space="0" w:color="auto"/>
          </w:divBdr>
        </w:div>
        <w:div w:id="796146123">
          <w:marLeft w:val="480"/>
          <w:marRight w:val="0"/>
          <w:marTop w:val="0"/>
          <w:marBottom w:val="0"/>
          <w:divBdr>
            <w:top w:val="none" w:sz="0" w:space="0" w:color="auto"/>
            <w:left w:val="none" w:sz="0" w:space="0" w:color="auto"/>
            <w:bottom w:val="none" w:sz="0" w:space="0" w:color="auto"/>
            <w:right w:val="none" w:sz="0" w:space="0" w:color="auto"/>
          </w:divBdr>
        </w:div>
        <w:div w:id="890919293">
          <w:marLeft w:val="480"/>
          <w:marRight w:val="0"/>
          <w:marTop w:val="0"/>
          <w:marBottom w:val="0"/>
          <w:divBdr>
            <w:top w:val="none" w:sz="0" w:space="0" w:color="auto"/>
            <w:left w:val="none" w:sz="0" w:space="0" w:color="auto"/>
            <w:bottom w:val="none" w:sz="0" w:space="0" w:color="auto"/>
            <w:right w:val="none" w:sz="0" w:space="0" w:color="auto"/>
          </w:divBdr>
        </w:div>
        <w:div w:id="1010445338">
          <w:marLeft w:val="480"/>
          <w:marRight w:val="0"/>
          <w:marTop w:val="0"/>
          <w:marBottom w:val="0"/>
          <w:divBdr>
            <w:top w:val="none" w:sz="0" w:space="0" w:color="auto"/>
            <w:left w:val="none" w:sz="0" w:space="0" w:color="auto"/>
            <w:bottom w:val="none" w:sz="0" w:space="0" w:color="auto"/>
            <w:right w:val="none" w:sz="0" w:space="0" w:color="auto"/>
          </w:divBdr>
        </w:div>
        <w:div w:id="1336877256">
          <w:marLeft w:val="480"/>
          <w:marRight w:val="0"/>
          <w:marTop w:val="0"/>
          <w:marBottom w:val="0"/>
          <w:divBdr>
            <w:top w:val="none" w:sz="0" w:space="0" w:color="auto"/>
            <w:left w:val="none" w:sz="0" w:space="0" w:color="auto"/>
            <w:bottom w:val="none" w:sz="0" w:space="0" w:color="auto"/>
            <w:right w:val="none" w:sz="0" w:space="0" w:color="auto"/>
          </w:divBdr>
        </w:div>
        <w:div w:id="1519926621">
          <w:marLeft w:val="480"/>
          <w:marRight w:val="0"/>
          <w:marTop w:val="0"/>
          <w:marBottom w:val="0"/>
          <w:divBdr>
            <w:top w:val="none" w:sz="0" w:space="0" w:color="auto"/>
            <w:left w:val="none" w:sz="0" w:space="0" w:color="auto"/>
            <w:bottom w:val="none" w:sz="0" w:space="0" w:color="auto"/>
            <w:right w:val="none" w:sz="0" w:space="0" w:color="auto"/>
          </w:divBdr>
        </w:div>
        <w:div w:id="1726639012">
          <w:marLeft w:val="480"/>
          <w:marRight w:val="0"/>
          <w:marTop w:val="0"/>
          <w:marBottom w:val="0"/>
          <w:divBdr>
            <w:top w:val="none" w:sz="0" w:space="0" w:color="auto"/>
            <w:left w:val="none" w:sz="0" w:space="0" w:color="auto"/>
            <w:bottom w:val="none" w:sz="0" w:space="0" w:color="auto"/>
            <w:right w:val="none" w:sz="0" w:space="0" w:color="auto"/>
          </w:divBdr>
        </w:div>
        <w:div w:id="1767262624">
          <w:marLeft w:val="480"/>
          <w:marRight w:val="0"/>
          <w:marTop w:val="0"/>
          <w:marBottom w:val="0"/>
          <w:divBdr>
            <w:top w:val="none" w:sz="0" w:space="0" w:color="auto"/>
            <w:left w:val="none" w:sz="0" w:space="0" w:color="auto"/>
            <w:bottom w:val="none" w:sz="0" w:space="0" w:color="auto"/>
            <w:right w:val="none" w:sz="0" w:space="0" w:color="auto"/>
          </w:divBdr>
        </w:div>
        <w:div w:id="1855143318">
          <w:marLeft w:val="480"/>
          <w:marRight w:val="0"/>
          <w:marTop w:val="0"/>
          <w:marBottom w:val="0"/>
          <w:divBdr>
            <w:top w:val="none" w:sz="0" w:space="0" w:color="auto"/>
            <w:left w:val="none" w:sz="0" w:space="0" w:color="auto"/>
            <w:bottom w:val="none" w:sz="0" w:space="0" w:color="auto"/>
            <w:right w:val="none" w:sz="0" w:space="0" w:color="auto"/>
          </w:divBdr>
        </w:div>
        <w:div w:id="2103800126">
          <w:marLeft w:val="480"/>
          <w:marRight w:val="0"/>
          <w:marTop w:val="0"/>
          <w:marBottom w:val="0"/>
          <w:divBdr>
            <w:top w:val="none" w:sz="0" w:space="0" w:color="auto"/>
            <w:left w:val="none" w:sz="0" w:space="0" w:color="auto"/>
            <w:bottom w:val="none" w:sz="0" w:space="0" w:color="auto"/>
            <w:right w:val="none" w:sz="0" w:space="0" w:color="auto"/>
          </w:divBdr>
        </w:div>
        <w:div w:id="2116629827">
          <w:marLeft w:val="480"/>
          <w:marRight w:val="0"/>
          <w:marTop w:val="0"/>
          <w:marBottom w:val="0"/>
          <w:divBdr>
            <w:top w:val="none" w:sz="0" w:space="0" w:color="auto"/>
            <w:left w:val="none" w:sz="0" w:space="0" w:color="auto"/>
            <w:bottom w:val="none" w:sz="0" w:space="0" w:color="auto"/>
            <w:right w:val="none" w:sz="0" w:space="0" w:color="auto"/>
          </w:divBdr>
        </w:div>
      </w:divsChild>
    </w:div>
    <w:div w:id="105858575">
      <w:bodyDiv w:val="1"/>
      <w:marLeft w:val="0"/>
      <w:marRight w:val="0"/>
      <w:marTop w:val="0"/>
      <w:marBottom w:val="0"/>
      <w:divBdr>
        <w:top w:val="none" w:sz="0" w:space="0" w:color="auto"/>
        <w:left w:val="none" w:sz="0" w:space="0" w:color="auto"/>
        <w:bottom w:val="none" w:sz="0" w:space="0" w:color="auto"/>
        <w:right w:val="none" w:sz="0" w:space="0" w:color="auto"/>
      </w:divBdr>
      <w:divsChild>
        <w:div w:id="116067112">
          <w:marLeft w:val="480"/>
          <w:marRight w:val="0"/>
          <w:marTop w:val="0"/>
          <w:marBottom w:val="0"/>
          <w:divBdr>
            <w:top w:val="none" w:sz="0" w:space="0" w:color="auto"/>
            <w:left w:val="none" w:sz="0" w:space="0" w:color="auto"/>
            <w:bottom w:val="none" w:sz="0" w:space="0" w:color="auto"/>
            <w:right w:val="none" w:sz="0" w:space="0" w:color="auto"/>
          </w:divBdr>
        </w:div>
        <w:div w:id="142279805">
          <w:marLeft w:val="480"/>
          <w:marRight w:val="0"/>
          <w:marTop w:val="0"/>
          <w:marBottom w:val="0"/>
          <w:divBdr>
            <w:top w:val="none" w:sz="0" w:space="0" w:color="auto"/>
            <w:left w:val="none" w:sz="0" w:space="0" w:color="auto"/>
            <w:bottom w:val="none" w:sz="0" w:space="0" w:color="auto"/>
            <w:right w:val="none" w:sz="0" w:space="0" w:color="auto"/>
          </w:divBdr>
        </w:div>
        <w:div w:id="311640551">
          <w:marLeft w:val="480"/>
          <w:marRight w:val="0"/>
          <w:marTop w:val="0"/>
          <w:marBottom w:val="0"/>
          <w:divBdr>
            <w:top w:val="none" w:sz="0" w:space="0" w:color="auto"/>
            <w:left w:val="none" w:sz="0" w:space="0" w:color="auto"/>
            <w:bottom w:val="none" w:sz="0" w:space="0" w:color="auto"/>
            <w:right w:val="none" w:sz="0" w:space="0" w:color="auto"/>
          </w:divBdr>
        </w:div>
        <w:div w:id="324089655">
          <w:marLeft w:val="480"/>
          <w:marRight w:val="0"/>
          <w:marTop w:val="0"/>
          <w:marBottom w:val="0"/>
          <w:divBdr>
            <w:top w:val="none" w:sz="0" w:space="0" w:color="auto"/>
            <w:left w:val="none" w:sz="0" w:space="0" w:color="auto"/>
            <w:bottom w:val="none" w:sz="0" w:space="0" w:color="auto"/>
            <w:right w:val="none" w:sz="0" w:space="0" w:color="auto"/>
          </w:divBdr>
        </w:div>
        <w:div w:id="372268266">
          <w:marLeft w:val="480"/>
          <w:marRight w:val="0"/>
          <w:marTop w:val="0"/>
          <w:marBottom w:val="0"/>
          <w:divBdr>
            <w:top w:val="none" w:sz="0" w:space="0" w:color="auto"/>
            <w:left w:val="none" w:sz="0" w:space="0" w:color="auto"/>
            <w:bottom w:val="none" w:sz="0" w:space="0" w:color="auto"/>
            <w:right w:val="none" w:sz="0" w:space="0" w:color="auto"/>
          </w:divBdr>
        </w:div>
        <w:div w:id="729574674">
          <w:marLeft w:val="480"/>
          <w:marRight w:val="0"/>
          <w:marTop w:val="0"/>
          <w:marBottom w:val="0"/>
          <w:divBdr>
            <w:top w:val="none" w:sz="0" w:space="0" w:color="auto"/>
            <w:left w:val="none" w:sz="0" w:space="0" w:color="auto"/>
            <w:bottom w:val="none" w:sz="0" w:space="0" w:color="auto"/>
            <w:right w:val="none" w:sz="0" w:space="0" w:color="auto"/>
          </w:divBdr>
        </w:div>
        <w:div w:id="869336267">
          <w:marLeft w:val="480"/>
          <w:marRight w:val="0"/>
          <w:marTop w:val="0"/>
          <w:marBottom w:val="0"/>
          <w:divBdr>
            <w:top w:val="none" w:sz="0" w:space="0" w:color="auto"/>
            <w:left w:val="none" w:sz="0" w:space="0" w:color="auto"/>
            <w:bottom w:val="none" w:sz="0" w:space="0" w:color="auto"/>
            <w:right w:val="none" w:sz="0" w:space="0" w:color="auto"/>
          </w:divBdr>
        </w:div>
        <w:div w:id="882522005">
          <w:marLeft w:val="480"/>
          <w:marRight w:val="0"/>
          <w:marTop w:val="0"/>
          <w:marBottom w:val="0"/>
          <w:divBdr>
            <w:top w:val="none" w:sz="0" w:space="0" w:color="auto"/>
            <w:left w:val="none" w:sz="0" w:space="0" w:color="auto"/>
            <w:bottom w:val="none" w:sz="0" w:space="0" w:color="auto"/>
            <w:right w:val="none" w:sz="0" w:space="0" w:color="auto"/>
          </w:divBdr>
        </w:div>
        <w:div w:id="903218995">
          <w:marLeft w:val="480"/>
          <w:marRight w:val="0"/>
          <w:marTop w:val="0"/>
          <w:marBottom w:val="0"/>
          <w:divBdr>
            <w:top w:val="none" w:sz="0" w:space="0" w:color="auto"/>
            <w:left w:val="none" w:sz="0" w:space="0" w:color="auto"/>
            <w:bottom w:val="none" w:sz="0" w:space="0" w:color="auto"/>
            <w:right w:val="none" w:sz="0" w:space="0" w:color="auto"/>
          </w:divBdr>
        </w:div>
        <w:div w:id="913395517">
          <w:marLeft w:val="480"/>
          <w:marRight w:val="0"/>
          <w:marTop w:val="0"/>
          <w:marBottom w:val="0"/>
          <w:divBdr>
            <w:top w:val="none" w:sz="0" w:space="0" w:color="auto"/>
            <w:left w:val="none" w:sz="0" w:space="0" w:color="auto"/>
            <w:bottom w:val="none" w:sz="0" w:space="0" w:color="auto"/>
            <w:right w:val="none" w:sz="0" w:space="0" w:color="auto"/>
          </w:divBdr>
        </w:div>
        <w:div w:id="946930031">
          <w:marLeft w:val="480"/>
          <w:marRight w:val="0"/>
          <w:marTop w:val="0"/>
          <w:marBottom w:val="0"/>
          <w:divBdr>
            <w:top w:val="none" w:sz="0" w:space="0" w:color="auto"/>
            <w:left w:val="none" w:sz="0" w:space="0" w:color="auto"/>
            <w:bottom w:val="none" w:sz="0" w:space="0" w:color="auto"/>
            <w:right w:val="none" w:sz="0" w:space="0" w:color="auto"/>
          </w:divBdr>
        </w:div>
        <w:div w:id="1064335937">
          <w:marLeft w:val="480"/>
          <w:marRight w:val="0"/>
          <w:marTop w:val="0"/>
          <w:marBottom w:val="0"/>
          <w:divBdr>
            <w:top w:val="none" w:sz="0" w:space="0" w:color="auto"/>
            <w:left w:val="none" w:sz="0" w:space="0" w:color="auto"/>
            <w:bottom w:val="none" w:sz="0" w:space="0" w:color="auto"/>
            <w:right w:val="none" w:sz="0" w:space="0" w:color="auto"/>
          </w:divBdr>
        </w:div>
        <w:div w:id="1182859298">
          <w:marLeft w:val="480"/>
          <w:marRight w:val="0"/>
          <w:marTop w:val="0"/>
          <w:marBottom w:val="0"/>
          <w:divBdr>
            <w:top w:val="none" w:sz="0" w:space="0" w:color="auto"/>
            <w:left w:val="none" w:sz="0" w:space="0" w:color="auto"/>
            <w:bottom w:val="none" w:sz="0" w:space="0" w:color="auto"/>
            <w:right w:val="none" w:sz="0" w:space="0" w:color="auto"/>
          </w:divBdr>
        </w:div>
        <w:div w:id="1188448082">
          <w:marLeft w:val="480"/>
          <w:marRight w:val="0"/>
          <w:marTop w:val="0"/>
          <w:marBottom w:val="0"/>
          <w:divBdr>
            <w:top w:val="none" w:sz="0" w:space="0" w:color="auto"/>
            <w:left w:val="none" w:sz="0" w:space="0" w:color="auto"/>
            <w:bottom w:val="none" w:sz="0" w:space="0" w:color="auto"/>
            <w:right w:val="none" w:sz="0" w:space="0" w:color="auto"/>
          </w:divBdr>
        </w:div>
        <w:div w:id="1660960060">
          <w:marLeft w:val="480"/>
          <w:marRight w:val="0"/>
          <w:marTop w:val="0"/>
          <w:marBottom w:val="0"/>
          <w:divBdr>
            <w:top w:val="none" w:sz="0" w:space="0" w:color="auto"/>
            <w:left w:val="none" w:sz="0" w:space="0" w:color="auto"/>
            <w:bottom w:val="none" w:sz="0" w:space="0" w:color="auto"/>
            <w:right w:val="none" w:sz="0" w:space="0" w:color="auto"/>
          </w:divBdr>
        </w:div>
        <w:div w:id="1680425922">
          <w:marLeft w:val="480"/>
          <w:marRight w:val="0"/>
          <w:marTop w:val="0"/>
          <w:marBottom w:val="0"/>
          <w:divBdr>
            <w:top w:val="none" w:sz="0" w:space="0" w:color="auto"/>
            <w:left w:val="none" w:sz="0" w:space="0" w:color="auto"/>
            <w:bottom w:val="none" w:sz="0" w:space="0" w:color="auto"/>
            <w:right w:val="none" w:sz="0" w:space="0" w:color="auto"/>
          </w:divBdr>
        </w:div>
        <w:div w:id="1686595865">
          <w:marLeft w:val="480"/>
          <w:marRight w:val="0"/>
          <w:marTop w:val="0"/>
          <w:marBottom w:val="0"/>
          <w:divBdr>
            <w:top w:val="none" w:sz="0" w:space="0" w:color="auto"/>
            <w:left w:val="none" w:sz="0" w:space="0" w:color="auto"/>
            <w:bottom w:val="none" w:sz="0" w:space="0" w:color="auto"/>
            <w:right w:val="none" w:sz="0" w:space="0" w:color="auto"/>
          </w:divBdr>
        </w:div>
        <w:div w:id="1759249954">
          <w:marLeft w:val="480"/>
          <w:marRight w:val="0"/>
          <w:marTop w:val="0"/>
          <w:marBottom w:val="0"/>
          <w:divBdr>
            <w:top w:val="none" w:sz="0" w:space="0" w:color="auto"/>
            <w:left w:val="none" w:sz="0" w:space="0" w:color="auto"/>
            <w:bottom w:val="none" w:sz="0" w:space="0" w:color="auto"/>
            <w:right w:val="none" w:sz="0" w:space="0" w:color="auto"/>
          </w:divBdr>
        </w:div>
        <w:div w:id="1766073646">
          <w:marLeft w:val="480"/>
          <w:marRight w:val="0"/>
          <w:marTop w:val="0"/>
          <w:marBottom w:val="0"/>
          <w:divBdr>
            <w:top w:val="none" w:sz="0" w:space="0" w:color="auto"/>
            <w:left w:val="none" w:sz="0" w:space="0" w:color="auto"/>
            <w:bottom w:val="none" w:sz="0" w:space="0" w:color="auto"/>
            <w:right w:val="none" w:sz="0" w:space="0" w:color="auto"/>
          </w:divBdr>
        </w:div>
        <w:div w:id="1824659698">
          <w:marLeft w:val="480"/>
          <w:marRight w:val="0"/>
          <w:marTop w:val="0"/>
          <w:marBottom w:val="0"/>
          <w:divBdr>
            <w:top w:val="none" w:sz="0" w:space="0" w:color="auto"/>
            <w:left w:val="none" w:sz="0" w:space="0" w:color="auto"/>
            <w:bottom w:val="none" w:sz="0" w:space="0" w:color="auto"/>
            <w:right w:val="none" w:sz="0" w:space="0" w:color="auto"/>
          </w:divBdr>
        </w:div>
        <w:div w:id="1905406973">
          <w:marLeft w:val="480"/>
          <w:marRight w:val="0"/>
          <w:marTop w:val="0"/>
          <w:marBottom w:val="0"/>
          <w:divBdr>
            <w:top w:val="none" w:sz="0" w:space="0" w:color="auto"/>
            <w:left w:val="none" w:sz="0" w:space="0" w:color="auto"/>
            <w:bottom w:val="none" w:sz="0" w:space="0" w:color="auto"/>
            <w:right w:val="none" w:sz="0" w:space="0" w:color="auto"/>
          </w:divBdr>
        </w:div>
        <w:div w:id="2030132212">
          <w:marLeft w:val="480"/>
          <w:marRight w:val="0"/>
          <w:marTop w:val="0"/>
          <w:marBottom w:val="0"/>
          <w:divBdr>
            <w:top w:val="none" w:sz="0" w:space="0" w:color="auto"/>
            <w:left w:val="none" w:sz="0" w:space="0" w:color="auto"/>
            <w:bottom w:val="none" w:sz="0" w:space="0" w:color="auto"/>
            <w:right w:val="none" w:sz="0" w:space="0" w:color="auto"/>
          </w:divBdr>
        </w:div>
        <w:div w:id="2120181922">
          <w:marLeft w:val="480"/>
          <w:marRight w:val="0"/>
          <w:marTop w:val="0"/>
          <w:marBottom w:val="0"/>
          <w:divBdr>
            <w:top w:val="none" w:sz="0" w:space="0" w:color="auto"/>
            <w:left w:val="none" w:sz="0" w:space="0" w:color="auto"/>
            <w:bottom w:val="none" w:sz="0" w:space="0" w:color="auto"/>
            <w:right w:val="none" w:sz="0" w:space="0" w:color="auto"/>
          </w:divBdr>
        </w:div>
        <w:div w:id="2124030809">
          <w:marLeft w:val="480"/>
          <w:marRight w:val="0"/>
          <w:marTop w:val="0"/>
          <w:marBottom w:val="0"/>
          <w:divBdr>
            <w:top w:val="none" w:sz="0" w:space="0" w:color="auto"/>
            <w:left w:val="none" w:sz="0" w:space="0" w:color="auto"/>
            <w:bottom w:val="none" w:sz="0" w:space="0" w:color="auto"/>
            <w:right w:val="none" w:sz="0" w:space="0" w:color="auto"/>
          </w:divBdr>
        </w:div>
      </w:divsChild>
    </w:div>
    <w:div w:id="111871926">
      <w:bodyDiv w:val="1"/>
      <w:marLeft w:val="0"/>
      <w:marRight w:val="0"/>
      <w:marTop w:val="0"/>
      <w:marBottom w:val="0"/>
      <w:divBdr>
        <w:top w:val="none" w:sz="0" w:space="0" w:color="auto"/>
        <w:left w:val="none" w:sz="0" w:space="0" w:color="auto"/>
        <w:bottom w:val="none" w:sz="0" w:space="0" w:color="auto"/>
        <w:right w:val="none" w:sz="0" w:space="0" w:color="auto"/>
      </w:divBdr>
      <w:divsChild>
        <w:div w:id="4284168">
          <w:marLeft w:val="480"/>
          <w:marRight w:val="0"/>
          <w:marTop w:val="0"/>
          <w:marBottom w:val="0"/>
          <w:divBdr>
            <w:top w:val="none" w:sz="0" w:space="0" w:color="auto"/>
            <w:left w:val="none" w:sz="0" w:space="0" w:color="auto"/>
            <w:bottom w:val="none" w:sz="0" w:space="0" w:color="auto"/>
            <w:right w:val="none" w:sz="0" w:space="0" w:color="auto"/>
          </w:divBdr>
        </w:div>
        <w:div w:id="150757112">
          <w:marLeft w:val="480"/>
          <w:marRight w:val="0"/>
          <w:marTop w:val="0"/>
          <w:marBottom w:val="0"/>
          <w:divBdr>
            <w:top w:val="none" w:sz="0" w:space="0" w:color="auto"/>
            <w:left w:val="none" w:sz="0" w:space="0" w:color="auto"/>
            <w:bottom w:val="none" w:sz="0" w:space="0" w:color="auto"/>
            <w:right w:val="none" w:sz="0" w:space="0" w:color="auto"/>
          </w:divBdr>
        </w:div>
        <w:div w:id="200823247">
          <w:marLeft w:val="480"/>
          <w:marRight w:val="0"/>
          <w:marTop w:val="0"/>
          <w:marBottom w:val="0"/>
          <w:divBdr>
            <w:top w:val="none" w:sz="0" w:space="0" w:color="auto"/>
            <w:left w:val="none" w:sz="0" w:space="0" w:color="auto"/>
            <w:bottom w:val="none" w:sz="0" w:space="0" w:color="auto"/>
            <w:right w:val="none" w:sz="0" w:space="0" w:color="auto"/>
          </w:divBdr>
        </w:div>
        <w:div w:id="296489944">
          <w:marLeft w:val="480"/>
          <w:marRight w:val="0"/>
          <w:marTop w:val="0"/>
          <w:marBottom w:val="0"/>
          <w:divBdr>
            <w:top w:val="none" w:sz="0" w:space="0" w:color="auto"/>
            <w:left w:val="none" w:sz="0" w:space="0" w:color="auto"/>
            <w:bottom w:val="none" w:sz="0" w:space="0" w:color="auto"/>
            <w:right w:val="none" w:sz="0" w:space="0" w:color="auto"/>
          </w:divBdr>
        </w:div>
        <w:div w:id="326909562">
          <w:marLeft w:val="480"/>
          <w:marRight w:val="0"/>
          <w:marTop w:val="0"/>
          <w:marBottom w:val="0"/>
          <w:divBdr>
            <w:top w:val="none" w:sz="0" w:space="0" w:color="auto"/>
            <w:left w:val="none" w:sz="0" w:space="0" w:color="auto"/>
            <w:bottom w:val="none" w:sz="0" w:space="0" w:color="auto"/>
            <w:right w:val="none" w:sz="0" w:space="0" w:color="auto"/>
          </w:divBdr>
        </w:div>
        <w:div w:id="360058539">
          <w:marLeft w:val="480"/>
          <w:marRight w:val="0"/>
          <w:marTop w:val="0"/>
          <w:marBottom w:val="0"/>
          <w:divBdr>
            <w:top w:val="none" w:sz="0" w:space="0" w:color="auto"/>
            <w:left w:val="none" w:sz="0" w:space="0" w:color="auto"/>
            <w:bottom w:val="none" w:sz="0" w:space="0" w:color="auto"/>
            <w:right w:val="none" w:sz="0" w:space="0" w:color="auto"/>
          </w:divBdr>
        </w:div>
        <w:div w:id="476731357">
          <w:marLeft w:val="480"/>
          <w:marRight w:val="0"/>
          <w:marTop w:val="0"/>
          <w:marBottom w:val="0"/>
          <w:divBdr>
            <w:top w:val="none" w:sz="0" w:space="0" w:color="auto"/>
            <w:left w:val="none" w:sz="0" w:space="0" w:color="auto"/>
            <w:bottom w:val="none" w:sz="0" w:space="0" w:color="auto"/>
            <w:right w:val="none" w:sz="0" w:space="0" w:color="auto"/>
          </w:divBdr>
        </w:div>
        <w:div w:id="743188353">
          <w:marLeft w:val="480"/>
          <w:marRight w:val="0"/>
          <w:marTop w:val="0"/>
          <w:marBottom w:val="0"/>
          <w:divBdr>
            <w:top w:val="none" w:sz="0" w:space="0" w:color="auto"/>
            <w:left w:val="none" w:sz="0" w:space="0" w:color="auto"/>
            <w:bottom w:val="none" w:sz="0" w:space="0" w:color="auto"/>
            <w:right w:val="none" w:sz="0" w:space="0" w:color="auto"/>
          </w:divBdr>
        </w:div>
        <w:div w:id="745343654">
          <w:marLeft w:val="480"/>
          <w:marRight w:val="0"/>
          <w:marTop w:val="0"/>
          <w:marBottom w:val="0"/>
          <w:divBdr>
            <w:top w:val="none" w:sz="0" w:space="0" w:color="auto"/>
            <w:left w:val="none" w:sz="0" w:space="0" w:color="auto"/>
            <w:bottom w:val="none" w:sz="0" w:space="0" w:color="auto"/>
            <w:right w:val="none" w:sz="0" w:space="0" w:color="auto"/>
          </w:divBdr>
        </w:div>
        <w:div w:id="1006251398">
          <w:marLeft w:val="480"/>
          <w:marRight w:val="0"/>
          <w:marTop w:val="0"/>
          <w:marBottom w:val="0"/>
          <w:divBdr>
            <w:top w:val="none" w:sz="0" w:space="0" w:color="auto"/>
            <w:left w:val="none" w:sz="0" w:space="0" w:color="auto"/>
            <w:bottom w:val="none" w:sz="0" w:space="0" w:color="auto"/>
            <w:right w:val="none" w:sz="0" w:space="0" w:color="auto"/>
          </w:divBdr>
        </w:div>
        <w:div w:id="1104349980">
          <w:marLeft w:val="480"/>
          <w:marRight w:val="0"/>
          <w:marTop w:val="0"/>
          <w:marBottom w:val="0"/>
          <w:divBdr>
            <w:top w:val="none" w:sz="0" w:space="0" w:color="auto"/>
            <w:left w:val="none" w:sz="0" w:space="0" w:color="auto"/>
            <w:bottom w:val="none" w:sz="0" w:space="0" w:color="auto"/>
            <w:right w:val="none" w:sz="0" w:space="0" w:color="auto"/>
          </w:divBdr>
        </w:div>
        <w:div w:id="1116562623">
          <w:marLeft w:val="480"/>
          <w:marRight w:val="0"/>
          <w:marTop w:val="0"/>
          <w:marBottom w:val="0"/>
          <w:divBdr>
            <w:top w:val="none" w:sz="0" w:space="0" w:color="auto"/>
            <w:left w:val="none" w:sz="0" w:space="0" w:color="auto"/>
            <w:bottom w:val="none" w:sz="0" w:space="0" w:color="auto"/>
            <w:right w:val="none" w:sz="0" w:space="0" w:color="auto"/>
          </w:divBdr>
        </w:div>
        <w:div w:id="1118718066">
          <w:marLeft w:val="480"/>
          <w:marRight w:val="0"/>
          <w:marTop w:val="0"/>
          <w:marBottom w:val="0"/>
          <w:divBdr>
            <w:top w:val="none" w:sz="0" w:space="0" w:color="auto"/>
            <w:left w:val="none" w:sz="0" w:space="0" w:color="auto"/>
            <w:bottom w:val="none" w:sz="0" w:space="0" w:color="auto"/>
            <w:right w:val="none" w:sz="0" w:space="0" w:color="auto"/>
          </w:divBdr>
        </w:div>
        <w:div w:id="1161196688">
          <w:marLeft w:val="480"/>
          <w:marRight w:val="0"/>
          <w:marTop w:val="0"/>
          <w:marBottom w:val="0"/>
          <w:divBdr>
            <w:top w:val="none" w:sz="0" w:space="0" w:color="auto"/>
            <w:left w:val="none" w:sz="0" w:space="0" w:color="auto"/>
            <w:bottom w:val="none" w:sz="0" w:space="0" w:color="auto"/>
            <w:right w:val="none" w:sz="0" w:space="0" w:color="auto"/>
          </w:divBdr>
        </w:div>
        <w:div w:id="1253852903">
          <w:marLeft w:val="480"/>
          <w:marRight w:val="0"/>
          <w:marTop w:val="0"/>
          <w:marBottom w:val="0"/>
          <w:divBdr>
            <w:top w:val="none" w:sz="0" w:space="0" w:color="auto"/>
            <w:left w:val="none" w:sz="0" w:space="0" w:color="auto"/>
            <w:bottom w:val="none" w:sz="0" w:space="0" w:color="auto"/>
            <w:right w:val="none" w:sz="0" w:space="0" w:color="auto"/>
          </w:divBdr>
        </w:div>
        <w:div w:id="1282297997">
          <w:marLeft w:val="480"/>
          <w:marRight w:val="0"/>
          <w:marTop w:val="0"/>
          <w:marBottom w:val="0"/>
          <w:divBdr>
            <w:top w:val="none" w:sz="0" w:space="0" w:color="auto"/>
            <w:left w:val="none" w:sz="0" w:space="0" w:color="auto"/>
            <w:bottom w:val="none" w:sz="0" w:space="0" w:color="auto"/>
            <w:right w:val="none" w:sz="0" w:space="0" w:color="auto"/>
          </w:divBdr>
        </w:div>
        <w:div w:id="1326858438">
          <w:marLeft w:val="480"/>
          <w:marRight w:val="0"/>
          <w:marTop w:val="0"/>
          <w:marBottom w:val="0"/>
          <w:divBdr>
            <w:top w:val="none" w:sz="0" w:space="0" w:color="auto"/>
            <w:left w:val="none" w:sz="0" w:space="0" w:color="auto"/>
            <w:bottom w:val="none" w:sz="0" w:space="0" w:color="auto"/>
            <w:right w:val="none" w:sz="0" w:space="0" w:color="auto"/>
          </w:divBdr>
        </w:div>
        <w:div w:id="1461075986">
          <w:marLeft w:val="480"/>
          <w:marRight w:val="0"/>
          <w:marTop w:val="0"/>
          <w:marBottom w:val="0"/>
          <w:divBdr>
            <w:top w:val="none" w:sz="0" w:space="0" w:color="auto"/>
            <w:left w:val="none" w:sz="0" w:space="0" w:color="auto"/>
            <w:bottom w:val="none" w:sz="0" w:space="0" w:color="auto"/>
            <w:right w:val="none" w:sz="0" w:space="0" w:color="auto"/>
          </w:divBdr>
        </w:div>
        <w:div w:id="1478914088">
          <w:marLeft w:val="480"/>
          <w:marRight w:val="0"/>
          <w:marTop w:val="0"/>
          <w:marBottom w:val="0"/>
          <w:divBdr>
            <w:top w:val="none" w:sz="0" w:space="0" w:color="auto"/>
            <w:left w:val="none" w:sz="0" w:space="0" w:color="auto"/>
            <w:bottom w:val="none" w:sz="0" w:space="0" w:color="auto"/>
            <w:right w:val="none" w:sz="0" w:space="0" w:color="auto"/>
          </w:divBdr>
        </w:div>
        <w:div w:id="1523741515">
          <w:marLeft w:val="480"/>
          <w:marRight w:val="0"/>
          <w:marTop w:val="0"/>
          <w:marBottom w:val="0"/>
          <w:divBdr>
            <w:top w:val="none" w:sz="0" w:space="0" w:color="auto"/>
            <w:left w:val="none" w:sz="0" w:space="0" w:color="auto"/>
            <w:bottom w:val="none" w:sz="0" w:space="0" w:color="auto"/>
            <w:right w:val="none" w:sz="0" w:space="0" w:color="auto"/>
          </w:divBdr>
        </w:div>
        <w:div w:id="1578399088">
          <w:marLeft w:val="480"/>
          <w:marRight w:val="0"/>
          <w:marTop w:val="0"/>
          <w:marBottom w:val="0"/>
          <w:divBdr>
            <w:top w:val="none" w:sz="0" w:space="0" w:color="auto"/>
            <w:left w:val="none" w:sz="0" w:space="0" w:color="auto"/>
            <w:bottom w:val="none" w:sz="0" w:space="0" w:color="auto"/>
            <w:right w:val="none" w:sz="0" w:space="0" w:color="auto"/>
          </w:divBdr>
        </w:div>
        <w:div w:id="1578712453">
          <w:marLeft w:val="480"/>
          <w:marRight w:val="0"/>
          <w:marTop w:val="0"/>
          <w:marBottom w:val="0"/>
          <w:divBdr>
            <w:top w:val="none" w:sz="0" w:space="0" w:color="auto"/>
            <w:left w:val="none" w:sz="0" w:space="0" w:color="auto"/>
            <w:bottom w:val="none" w:sz="0" w:space="0" w:color="auto"/>
            <w:right w:val="none" w:sz="0" w:space="0" w:color="auto"/>
          </w:divBdr>
        </w:div>
        <w:div w:id="1686900723">
          <w:marLeft w:val="480"/>
          <w:marRight w:val="0"/>
          <w:marTop w:val="0"/>
          <w:marBottom w:val="0"/>
          <w:divBdr>
            <w:top w:val="none" w:sz="0" w:space="0" w:color="auto"/>
            <w:left w:val="none" w:sz="0" w:space="0" w:color="auto"/>
            <w:bottom w:val="none" w:sz="0" w:space="0" w:color="auto"/>
            <w:right w:val="none" w:sz="0" w:space="0" w:color="auto"/>
          </w:divBdr>
        </w:div>
        <w:div w:id="1749687342">
          <w:marLeft w:val="480"/>
          <w:marRight w:val="0"/>
          <w:marTop w:val="0"/>
          <w:marBottom w:val="0"/>
          <w:divBdr>
            <w:top w:val="none" w:sz="0" w:space="0" w:color="auto"/>
            <w:left w:val="none" w:sz="0" w:space="0" w:color="auto"/>
            <w:bottom w:val="none" w:sz="0" w:space="0" w:color="auto"/>
            <w:right w:val="none" w:sz="0" w:space="0" w:color="auto"/>
          </w:divBdr>
        </w:div>
        <w:div w:id="1756508436">
          <w:marLeft w:val="480"/>
          <w:marRight w:val="0"/>
          <w:marTop w:val="0"/>
          <w:marBottom w:val="0"/>
          <w:divBdr>
            <w:top w:val="none" w:sz="0" w:space="0" w:color="auto"/>
            <w:left w:val="none" w:sz="0" w:space="0" w:color="auto"/>
            <w:bottom w:val="none" w:sz="0" w:space="0" w:color="auto"/>
            <w:right w:val="none" w:sz="0" w:space="0" w:color="auto"/>
          </w:divBdr>
        </w:div>
        <w:div w:id="1769815237">
          <w:marLeft w:val="480"/>
          <w:marRight w:val="0"/>
          <w:marTop w:val="0"/>
          <w:marBottom w:val="0"/>
          <w:divBdr>
            <w:top w:val="none" w:sz="0" w:space="0" w:color="auto"/>
            <w:left w:val="none" w:sz="0" w:space="0" w:color="auto"/>
            <w:bottom w:val="none" w:sz="0" w:space="0" w:color="auto"/>
            <w:right w:val="none" w:sz="0" w:space="0" w:color="auto"/>
          </w:divBdr>
        </w:div>
      </w:divsChild>
    </w:div>
    <w:div w:id="117116347">
      <w:bodyDiv w:val="1"/>
      <w:marLeft w:val="0"/>
      <w:marRight w:val="0"/>
      <w:marTop w:val="0"/>
      <w:marBottom w:val="0"/>
      <w:divBdr>
        <w:top w:val="none" w:sz="0" w:space="0" w:color="auto"/>
        <w:left w:val="none" w:sz="0" w:space="0" w:color="auto"/>
        <w:bottom w:val="none" w:sz="0" w:space="0" w:color="auto"/>
        <w:right w:val="none" w:sz="0" w:space="0" w:color="auto"/>
      </w:divBdr>
    </w:div>
    <w:div w:id="118183752">
      <w:bodyDiv w:val="1"/>
      <w:marLeft w:val="0"/>
      <w:marRight w:val="0"/>
      <w:marTop w:val="0"/>
      <w:marBottom w:val="0"/>
      <w:divBdr>
        <w:top w:val="none" w:sz="0" w:space="0" w:color="auto"/>
        <w:left w:val="none" w:sz="0" w:space="0" w:color="auto"/>
        <w:bottom w:val="none" w:sz="0" w:space="0" w:color="auto"/>
        <w:right w:val="none" w:sz="0" w:space="0" w:color="auto"/>
      </w:divBdr>
    </w:div>
    <w:div w:id="118492789">
      <w:bodyDiv w:val="1"/>
      <w:marLeft w:val="0"/>
      <w:marRight w:val="0"/>
      <w:marTop w:val="0"/>
      <w:marBottom w:val="0"/>
      <w:divBdr>
        <w:top w:val="none" w:sz="0" w:space="0" w:color="auto"/>
        <w:left w:val="none" w:sz="0" w:space="0" w:color="auto"/>
        <w:bottom w:val="none" w:sz="0" w:space="0" w:color="auto"/>
        <w:right w:val="none" w:sz="0" w:space="0" w:color="auto"/>
      </w:divBdr>
    </w:div>
    <w:div w:id="118493949">
      <w:bodyDiv w:val="1"/>
      <w:marLeft w:val="0"/>
      <w:marRight w:val="0"/>
      <w:marTop w:val="0"/>
      <w:marBottom w:val="0"/>
      <w:divBdr>
        <w:top w:val="none" w:sz="0" w:space="0" w:color="auto"/>
        <w:left w:val="none" w:sz="0" w:space="0" w:color="auto"/>
        <w:bottom w:val="none" w:sz="0" w:space="0" w:color="auto"/>
        <w:right w:val="none" w:sz="0" w:space="0" w:color="auto"/>
      </w:divBdr>
    </w:div>
    <w:div w:id="118887227">
      <w:bodyDiv w:val="1"/>
      <w:marLeft w:val="0"/>
      <w:marRight w:val="0"/>
      <w:marTop w:val="0"/>
      <w:marBottom w:val="0"/>
      <w:divBdr>
        <w:top w:val="none" w:sz="0" w:space="0" w:color="auto"/>
        <w:left w:val="none" w:sz="0" w:space="0" w:color="auto"/>
        <w:bottom w:val="none" w:sz="0" w:space="0" w:color="auto"/>
        <w:right w:val="none" w:sz="0" w:space="0" w:color="auto"/>
      </w:divBdr>
    </w:div>
    <w:div w:id="119613572">
      <w:bodyDiv w:val="1"/>
      <w:marLeft w:val="0"/>
      <w:marRight w:val="0"/>
      <w:marTop w:val="0"/>
      <w:marBottom w:val="0"/>
      <w:divBdr>
        <w:top w:val="none" w:sz="0" w:space="0" w:color="auto"/>
        <w:left w:val="none" w:sz="0" w:space="0" w:color="auto"/>
        <w:bottom w:val="none" w:sz="0" w:space="0" w:color="auto"/>
        <w:right w:val="none" w:sz="0" w:space="0" w:color="auto"/>
      </w:divBdr>
    </w:div>
    <w:div w:id="121702400">
      <w:bodyDiv w:val="1"/>
      <w:marLeft w:val="0"/>
      <w:marRight w:val="0"/>
      <w:marTop w:val="0"/>
      <w:marBottom w:val="0"/>
      <w:divBdr>
        <w:top w:val="none" w:sz="0" w:space="0" w:color="auto"/>
        <w:left w:val="none" w:sz="0" w:space="0" w:color="auto"/>
        <w:bottom w:val="none" w:sz="0" w:space="0" w:color="auto"/>
        <w:right w:val="none" w:sz="0" w:space="0" w:color="auto"/>
      </w:divBdr>
    </w:div>
    <w:div w:id="122232773">
      <w:bodyDiv w:val="1"/>
      <w:marLeft w:val="0"/>
      <w:marRight w:val="0"/>
      <w:marTop w:val="0"/>
      <w:marBottom w:val="0"/>
      <w:divBdr>
        <w:top w:val="none" w:sz="0" w:space="0" w:color="auto"/>
        <w:left w:val="none" w:sz="0" w:space="0" w:color="auto"/>
        <w:bottom w:val="none" w:sz="0" w:space="0" w:color="auto"/>
        <w:right w:val="none" w:sz="0" w:space="0" w:color="auto"/>
      </w:divBdr>
    </w:div>
    <w:div w:id="123274785">
      <w:bodyDiv w:val="1"/>
      <w:marLeft w:val="0"/>
      <w:marRight w:val="0"/>
      <w:marTop w:val="0"/>
      <w:marBottom w:val="0"/>
      <w:divBdr>
        <w:top w:val="none" w:sz="0" w:space="0" w:color="auto"/>
        <w:left w:val="none" w:sz="0" w:space="0" w:color="auto"/>
        <w:bottom w:val="none" w:sz="0" w:space="0" w:color="auto"/>
        <w:right w:val="none" w:sz="0" w:space="0" w:color="auto"/>
      </w:divBdr>
    </w:div>
    <w:div w:id="126625045">
      <w:bodyDiv w:val="1"/>
      <w:marLeft w:val="0"/>
      <w:marRight w:val="0"/>
      <w:marTop w:val="0"/>
      <w:marBottom w:val="0"/>
      <w:divBdr>
        <w:top w:val="none" w:sz="0" w:space="0" w:color="auto"/>
        <w:left w:val="none" w:sz="0" w:space="0" w:color="auto"/>
        <w:bottom w:val="none" w:sz="0" w:space="0" w:color="auto"/>
        <w:right w:val="none" w:sz="0" w:space="0" w:color="auto"/>
      </w:divBdr>
    </w:div>
    <w:div w:id="128675478">
      <w:bodyDiv w:val="1"/>
      <w:marLeft w:val="0"/>
      <w:marRight w:val="0"/>
      <w:marTop w:val="0"/>
      <w:marBottom w:val="0"/>
      <w:divBdr>
        <w:top w:val="none" w:sz="0" w:space="0" w:color="auto"/>
        <w:left w:val="none" w:sz="0" w:space="0" w:color="auto"/>
        <w:bottom w:val="none" w:sz="0" w:space="0" w:color="auto"/>
        <w:right w:val="none" w:sz="0" w:space="0" w:color="auto"/>
      </w:divBdr>
    </w:div>
    <w:div w:id="129635864">
      <w:bodyDiv w:val="1"/>
      <w:marLeft w:val="0"/>
      <w:marRight w:val="0"/>
      <w:marTop w:val="0"/>
      <w:marBottom w:val="0"/>
      <w:divBdr>
        <w:top w:val="none" w:sz="0" w:space="0" w:color="auto"/>
        <w:left w:val="none" w:sz="0" w:space="0" w:color="auto"/>
        <w:bottom w:val="none" w:sz="0" w:space="0" w:color="auto"/>
        <w:right w:val="none" w:sz="0" w:space="0" w:color="auto"/>
      </w:divBdr>
    </w:div>
    <w:div w:id="132410602">
      <w:bodyDiv w:val="1"/>
      <w:marLeft w:val="0"/>
      <w:marRight w:val="0"/>
      <w:marTop w:val="0"/>
      <w:marBottom w:val="0"/>
      <w:divBdr>
        <w:top w:val="none" w:sz="0" w:space="0" w:color="auto"/>
        <w:left w:val="none" w:sz="0" w:space="0" w:color="auto"/>
        <w:bottom w:val="none" w:sz="0" w:space="0" w:color="auto"/>
        <w:right w:val="none" w:sz="0" w:space="0" w:color="auto"/>
      </w:divBdr>
    </w:div>
    <w:div w:id="135464060">
      <w:bodyDiv w:val="1"/>
      <w:marLeft w:val="0"/>
      <w:marRight w:val="0"/>
      <w:marTop w:val="0"/>
      <w:marBottom w:val="0"/>
      <w:divBdr>
        <w:top w:val="none" w:sz="0" w:space="0" w:color="auto"/>
        <w:left w:val="none" w:sz="0" w:space="0" w:color="auto"/>
        <w:bottom w:val="none" w:sz="0" w:space="0" w:color="auto"/>
        <w:right w:val="none" w:sz="0" w:space="0" w:color="auto"/>
      </w:divBdr>
    </w:div>
    <w:div w:id="140385306">
      <w:bodyDiv w:val="1"/>
      <w:marLeft w:val="0"/>
      <w:marRight w:val="0"/>
      <w:marTop w:val="0"/>
      <w:marBottom w:val="0"/>
      <w:divBdr>
        <w:top w:val="none" w:sz="0" w:space="0" w:color="auto"/>
        <w:left w:val="none" w:sz="0" w:space="0" w:color="auto"/>
        <w:bottom w:val="none" w:sz="0" w:space="0" w:color="auto"/>
        <w:right w:val="none" w:sz="0" w:space="0" w:color="auto"/>
      </w:divBdr>
    </w:div>
    <w:div w:id="140658657">
      <w:bodyDiv w:val="1"/>
      <w:marLeft w:val="0"/>
      <w:marRight w:val="0"/>
      <w:marTop w:val="0"/>
      <w:marBottom w:val="0"/>
      <w:divBdr>
        <w:top w:val="none" w:sz="0" w:space="0" w:color="auto"/>
        <w:left w:val="none" w:sz="0" w:space="0" w:color="auto"/>
        <w:bottom w:val="none" w:sz="0" w:space="0" w:color="auto"/>
        <w:right w:val="none" w:sz="0" w:space="0" w:color="auto"/>
      </w:divBdr>
    </w:div>
    <w:div w:id="144053042">
      <w:bodyDiv w:val="1"/>
      <w:marLeft w:val="0"/>
      <w:marRight w:val="0"/>
      <w:marTop w:val="0"/>
      <w:marBottom w:val="0"/>
      <w:divBdr>
        <w:top w:val="none" w:sz="0" w:space="0" w:color="auto"/>
        <w:left w:val="none" w:sz="0" w:space="0" w:color="auto"/>
        <w:bottom w:val="none" w:sz="0" w:space="0" w:color="auto"/>
        <w:right w:val="none" w:sz="0" w:space="0" w:color="auto"/>
      </w:divBdr>
    </w:div>
    <w:div w:id="147793032">
      <w:bodyDiv w:val="1"/>
      <w:marLeft w:val="0"/>
      <w:marRight w:val="0"/>
      <w:marTop w:val="0"/>
      <w:marBottom w:val="0"/>
      <w:divBdr>
        <w:top w:val="none" w:sz="0" w:space="0" w:color="auto"/>
        <w:left w:val="none" w:sz="0" w:space="0" w:color="auto"/>
        <w:bottom w:val="none" w:sz="0" w:space="0" w:color="auto"/>
        <w:right w:val="none" w:sz="0" w:space="0" w:color="auto"/>
      </w:divBdr>
      <w:divsChild>
        <w:div w:id="10567745">
          <w:marLeft w:val="480"/>
          <w:marRight w:val="0"/>
          <w:marTop w:val="0"/>
          <w:marBottom w:val="0"/>
          <w:divBdr>
            <w:top w:val="none" w:sz="0" w:space="0" w:color="auto"/>
            <w:left w:val="none" w:sz="0" w:space="0" w:color="auto"/>
            <w:bottom w:val="none" w:sz="0" w:space="0" w:color="auto"/>
            <w:right w:val="none" w:sz="0" w:space="0" w:color="auto"/>
          </w:divBdr>
        </w:div>
        <w:div w:id="11300992">
          <w:marLeft w:val="480"/>
          <w:marRight w:val="0"/>
          <w:marTop w:val="0"/>
          <w:marBottom w:val="0"/>
          <w:divBdr>
            <w:top w:val="none" w:sz="0" w:space="0" w:color="auto"/>
            <w:left w:val="none" w:sz="0" w:space="0" w:color="auto"/>
            <w:bottom w:val="none" w:sz="0" w:space="0" w:color="auto"/>
            <w:right w:val="none" w:sz="0" w:space="0" w:color="auto"/>
          </w:divBdr>
        </w:div>
        <w:div w:id="138573894">
          <w:marLeft w:val="480"/>
          <w:marRight w:val="0"/>
          <w:marTop w:val="0"/>
          <w:marBottom w:val="0"/>
          <w:divBdr>
            <w:top w:val="none" w:sz="0" w:space="0" w:color="auto"/>
            <w:left w:val="none" w:sz="0" w:space="0" w:color="auto"/>
            <w:bottom w:val="none" w:sz="0" w:space="0" w:color="auto"/>
            <w:right w:val="none" w:sz="0" w:space="0" w:color="auto"/>
          </w:divBdr>
        </w:div>
        <w:div w:id="149833601">
          <w:marLeft w:val="480"/>
          <w:marRight w:val="0"/>
          <w:marTop w:val="0"/>
          <w:marBottom w:val="0"/>
          <w:divBdr>
            <w:top w:val="none" w:sz="0" w:space="0" w:color="auto"/>
            <w:left w:val="none" w:sz="0" w:space="0" w:color="auto"/>
            <w:bottom w:val="none" w:sz="0" w:space="0" w:color="auto"/>
            <w:right w:val="none" w:sz="0" w:space="0" w:color="auto"/>
          </w:divBdr>
        </w:div>
        <w:div w:id="223760262">
          <w:marLeft w:val="480"/>
          <w:marRight w:val="0"/>
          <w:marTop w:val="0"/>
          <w:marBottom w:val="0"/>
          <w:divBdr>
            <w:top w:val="none" w:sz="0" w:space="0" w:color="auto"/>
            <w:left w:val="none" w:sz="0" w:space="0" w:color="auto"/>
            <w:bottom w:val="none" w:sz="0" w:space="0" w:color="auto"/>
            <w:right w:val="none" w:sz="0" w:space="0" w:color="auto"/>
          </w:divBdr>
        </w:div>
        <w:div w:id="445931466">
          <w:marLeft w:val="480"/>
          <w:marRight w:val="0"/>
          <w:marTop w:val="0"/>
          <w:marBottom w:val="0"/>
          <w:divBdr>
            <w:top w:val="none" w:sz="0" w:space="0" w:color="auto"/>
            <w:left w:val="none" w:sz="0" w:space="0" w:color="auto"/>
            <w:bottom w:val="none" w:sz="0" w:space="0" w:color="auto"/>
            <w:right w:val="none" w:sz="0" w:space="0" w:color="auto"/>
          </w:divBdr>
        </w:div>
        <w:div w:id="515340594">
          <w:marLeft w:val="480"/>
          <w:marRight w:val="0"/>
          <w:marTop w:val="0"/>
          <w:marBottom w:val="0"/>
          <w:divBdr>
            <w:top w:val="none" w:sz="0" w:space="0" w:color="auto"/>
            <w:left w:val="none" w:sz="0" w:space="0" w:color="auto"/>
            <w:bottom w:val="none" w:sz="0" w:space="0" w:color="auto"/>
            <w:right w:val="none" w:sz="0" w:space="0" w:color="auto"/>
          </w:divBdr>
        </w:div>
        <w:div w:id="557401307">
          <w:marLeft w:val="480"/>
          <w:marRight w:val="0"/>
          <w:marTop w:val="0"/>
          <w:marBottom w:val="0"/>
          <w:divBdr>
            <w:top w:val="none" w:sz="0" w:space="0" w:color="auto"/>
            <w:left w:val="none" w:sz="0" w:space="0" w:color="auto"/>
            <w:bottom w:val="none" w:sz="0" w:space="0" w:color="auto"/>
            <w:right w:val="none" w:sz="0" w:space="0" w:color="auto"/>
          </w:divBdr>
        </w:div>
        <w:div w:id="680549228">
          <w:marLeft w:val="480"/>
          <w:marRight w:val="0"/>
          <w:marTop w:val="0"/>
          <w:marBottom w:val="0"/>
          <w:divBdr>
            <w:top w:val="none" w:sz="0" w:space="0" w:color="auto"/>
            <w:left w:val="none" w:sz="0" w:space="0" w:color="auto"/>
            <w:bottom w:val="none" w:sz="0" w:space="0" w:color="auto"/>
            <w:right w:val="none" w:sz="0" w:space="0" w:color="auto"/>
          </w:divBdr>
        </w:div>
        <w:div w:id="707880456">
          <w:marLeft w:val="480"/>
          <w:marRight w:val="0"/>
          <w:marTop w:val="0"/>
          <w:marBottom w:val="0"/>
          <w:divBdr>
            <w:top w:val="none" w:sz="0" w:space="0" w:color="auto"/>
            <w:left w:val="none" w:sz="0" w:space="0" w:color="auto"/>
            <w:bottom w:val="none" w:sz="0" w:space="0" w:color="auto"/>
            <w:right w:val="none" w:sz="0" w:space="0" w:color="auto"/>
          </w:divBdr>
        </w:div>
        <w:div w:id="715350084">
          <w:marLeft w:val="480"/>
          <w:marRight w:val="0"/>
          <w:marTop w:val="0"/>
          <w:marBottom w:val="0"/>
          <w:divBdr>
            <w:top w:val="none" w:sz="0" w:space="0" w:color="auto"/>
            <w:left w:val="none" w:sz="0" w:space="0" w:color="auto"/>
            <w:bottom w:val="none" w:sz="0" w:space="0" w:color="auto"/>
            <w:right w:val="none" w:sz="0" w:space="0" w:color="auto"/>
          </w:divBdr>
        </w:div>
        <w:div w:id="739249459">
          <w:marLeft w:val="480"/>
          <w:marRight w:val="0"/>
          <w:marTop w:val="0"/>
          <w:marBottom w:val="0"/>
          <w:divBdr>
            <w:top w:val="none" w:sz="0" w:space="0" w:color="auto"/>
            <w:left w:val="none" w:sz="0" w:space="0" w:color="auto"/>
            <w:bottom w:val="none" w:sz="0" w:space="0" w:color="auto"/>
            <w:right w:val="none" w:sz="0" w:space="0" w:color="auto"/>
          </w:divBdr>
        </w:div>
        <w:div w:id="743841406">
          <w:marLeft w:val="480"/>
          <w:marRight w:val="0"/>
          <w:marTop w:val="0"/>
          <w:marBottom w:val="0"/>
          <w:divBdr>
            <w:top w:val="none" w:sz="0" w:space="0" w:color="auto"/>
            <w:left w:val="none" w:sz="0" w:space="0" w:color="auto"/>
            <w:bottom w:val="none" w:sz="0" w:space="0" w:color="auto"/>
            <w:right w:val="none" w:sz="0" w:space="0" w:color="auto"/>
          </w:divBdr>
        </w:div>
        <w:div w:id="789276737">
          <w:marLeft w:val="480"/>
          <w:marRight w:val="0"/>
          <w:marTop w:val="0"/>
          <w:marBottom w:val="0"/>
          <w:divBdr>
            <w:top w:val="none" w:sz="0" w:space="0" w:color="auto"/>
            <w:left w:val="none" w:sz="0" w:space="0" w:color="auto"/>
            <w:bottom w:val="none" w:sz="0" w:space="0" w:color="auto"/>
            <w:right w:val="none" w:sz="0" w:space="0" w:color="auto"/>
          </w:divBdr>
        </w:div>
        <w:div w:id="789709234">
          <w:marLeft w:val="480"/>
          <w:marRight w:val="0"/>
          <w:marTop w:val="0"/>
          <w:marBottom w:val="0"/>
          <w:divBdr>
            <w:top w:val="none" w:sz="0" w:space="0" w:color="auto"/>
            <w:left w:val="none" w:sz="0" w:space="0" w:color="auto"/>
            <w:bottom w:val="none" w:sz="0" w:space="0" w:color="auto"/>
            <w:right w:val="none" w:sz="0" w:space="0" w:color="auto"/>
          </w:divBdr>
        </w:div>
        <w:div w:id="968315701">
          <w:marLeft w:val="480"/>
          <w:marRight w:val="0"/>
          <w:marTop w:val="0"/>
          <w:marBottom w:val="0"/>
          <w:divBdr>
            <w:top w:val="none" w:sz="0" w:space="0" w:color="auto"/>
            <w:left w:val="none" w:sz="0" w:space="0" w:color="auto"/>
            <w:bottom w:val="none" w:sz="0" w:space="0" w:color="auto"/>
            <w:right w:val="none" w:sz="0" w:space="0" w:color="auto"/>
          </w:divBdr>
        </w:div>
        <w:div w:id="1043483851">
          <w:marLeft w:val="480"/>
          <w:marRight w:val="0"/>
          <w:marTop w:val="0"/>
          <w:marBottom w:val="0"/>
          <w:divBdr>
            <w:top w:val="none" w:sz="0" w:space="0" w:color="auto"/>
            <w:left w:val="none" w:sz="0" w:space="0" w:color="auto"/>
            <w:bottom w:val="none" w:sz="0" w:space="0" w:color="auto"/>
            <w:right w:val="none" w:sz="0" w:space="0" w:color="auto"/>
          </w:divBdr>
        </w:div>
        <w:div w:id="1078286635">
          <w:marLeft w:val="480"/>
          <w:marRight w:val="0"/>
          <w:marTop w:val="0"/>
          <w:marBottom w:val="0"/>
          <w:divBdr>
            <w:top w:val="none" w:sz="0" w:space="0" w:color="auto"/>
            <w:left w:val="none" w:sz="0" w:space="0" w:color="auto"/>
            <w:bottom w:val="none" w:sz="0" w:space="0" w:color="auto"/>
            <w:right w:val="none" w:sz="0" w:space="0" w:color="auto"/>
          </w:divBdr>
        </w:div>
        <w:div w:id="1115904916">
          <w:marLeft w:val="480"/>
          <w:marRight w:val="0"/>
          <w:marTop w:val="0"/>
          <w:marBottom w:val="0"/>
          <w:divBdr>
            <w:top w:val="none" w:sz="0" w:space="0" w:color="auto"/>
            <w:left w:val="none" w:sz="0" w:space="0" w:color="auto"/>
            <w:bottom w:val="none" w:sz="0" w:space="0" w:color="auto"/>
            <w:right w:val="none" w:sz="0" w:space="0" w:color="auto"/>
          </w:divBdr>
        </w:div>
        <w:div w:id="1175000836">
          <w:marLeft w:val="480"/>
          <w:marRight w:val="0"/>
          <w:marTop w:val="0"/>
          <w:marBottom w:val="0"/>
          <w:divBdr>
            <w:top w:val="none" w:sz="0" w:space="0" w:color="auto"/>
            <w:left w:val="none" w:sz="0" w:space="0" w:color="auto"/>
            <w:bottom w:val="none" w:sz="0" w:space="0" w:color="auto"/>
            <w:right w:val="none" w:sz="0" w:space="0" w:color="auto"/>
          </w:divBdr>
        </w:div>
        <w:div w:id="1198620498">
          <w:marLeft w:val="480"/>
          <w:marRight w:val="0"/>
          <w:marTop w:val="0"/>
          <w:marBottom w:val="0"/>
          <w:divBdr>
            <w:top w:val="none" w:sz="0" w:space="0" w:color="auto"/>
            <w:left w:val="none" w:sz="0" w:space="0" w:color="auto"/>
            <w:bottom w:val="none" w:sz="0" w:space="0" w:color="auto"/>
            <w:right w:val="none" w:sz="0" w:space="0" w:color="auto"/>
          </w:divBdr>
        </w:div>
        <w:div w:id="1212228400">
          <w:marLeft w:val="480"/>
          <w:marRight w:val="0"/>
          <w:marTop w:val="0"/>
          <w:marBottom w:val="0"/>
          <w:divBdr>
            <w:top w:val="none" w:sz="0" w:space="0" w:color="auto"/>
            <w:left w:val="none" w:sz="0" w:space="0" w:color="auto"/>
            <w:bottom w:val="none" w:sz="0" w:space="0" w:color="auto"/>
            <w:right w:val="none" w:sz="0" w:space="0" w:color="auto"/>
          </w:divBdr>
        </w:div>
        <w:div w:id="1427193652">
          <w:marLeft w:val="480"/>
          <w:marRight w:val="0"/>
          <w:marTop w:val="0"/>
          <w:marBottom w:val="0"/>
          <w:divBdr>
            <w:top w:val="none" w:sz="0" w:space="0" w:color="auto"/>
            <w:left w:val="none" w:sz="0" w:space="0" w:color="auto"/>
            <w:bottom w:val="none" w:sz="0" w:space="0" w:color="auto"/>
            <w:right w:val="none" w:sz="0" w:space="0" w:color="auto"/>
          </w:divBdr>
        </w:div>
        <w:div w:id="1539003258">
          <w:marLeft w:val="480"/>
          <w:marRight w:val="0"/>
          <w:marTop w:val="0"/>
          <w:marBottom w:val="0"/>
          <w:divBdr>
            <w:top w:val="none" w:sz="0" w:space="0" w:color="auto"/>
            <w:left w:val="none" w:sz="0" w:space="0" w:color="auto"/>
            <w:bottom w:val="none" w:sz="0" w:space="0" w:color="auto"/>
            <w:right w:val="none" w:sz="0" w:space="0" w:color="auto"/>
          </w:divBdr>
        </w:div>
        <w:div w:id="1603951902">
          <w:marLeft w:val="480"/>
          <w:marRight w:val="0"/>
          <w:marTop w:val="0"/>
          <w:marBottom w:val="0"/>
          <w:divBdr>
            <w:top w:val="none" w:sz="0" w:space="0" w:color="auto"/>
            <w:left w:val="none" w:sz="0" w:space="0" w:color="auto"/>
            <w:bottom w:val="none" w:sz="0" w:space="0" w:color="auto"/>
            <w:right w:val="none" w:sz="0" w:space="0" w:color="auto"/>
          </w:divBdr>
        </w:div>
        <w:div w:id="1638804071">
          <w:marLeft w:val="480"/>
          <w:marRight w:val="0"/>
          <w:marTop w:val="0"/>
          <w:marBottom w:val="0"/>
          <w:divBdr>
            <w:top w:val="none" w:sz="0" w:space="0" w:color="auto"/>
            <w:left w:val="none" w:sz="0" w:space="0" w:color="auto"/>
            <w:bottom w:val="none" w:sz="0" w:space="0" w:color="auto"/>
            <w:right w:val="none" w:sz="0" w:space="0" w:color="auto"/>
          </w:divBdr>
        </w:div>
        <w:div w:id="1651402703">
          <w:marLeft w:val="480"/>
          <w:marRight w:val="0"/>
          <w:marTop w:val="0"/>
          <w:marBottom w:val="0"/>
          <w:divBdr>
            <w:top w:val="none" w:sz="0" w:space="0" w:color="auto"/>
            <w:left w:val="none" w:sz="0" w:space="0" w:color="auto"/>
            <w:bottom w:val="none" w:sz="0" w:space="0" w:color="auto"/>
            <w:right w:val="none" w:sz="0" w:space="0" w:color="auto"/>
          </w:divBdr>
        </w:div>
        <w:div w:id="1654529947">
          <w:marLeft w:val="480"/>
          <w:marRight w:val="0"/>
          <w:marTop w:val="0"/>
          <w:marBottom w:val="0"/>
          <w:divBdr>
            <w:top w:val="none" w:sz="0" w:space="0" w:color="auto"/>
            <w:left w:val="none" w:sz="0" w:space="0" w:color="auto"/>
            <w:bottom w:val="none" w:sz="0" w:space="0" w:color="auto"/>
            <w:right w:val="none" w:sz="0" w:space="0" w:color="auto"/>
          </w:divBdr>
        </w:div>
        <w:div w:id="1669364172">
          <w:marLeft w:val="480"/>
          <w:marRight w:val="0"/>
          <w:marTop w:val="0"/>
          <w:marBottom w:val="0"/>
          <w:divBdr>
            <w:top w:val="none" w:sz="0" w:space="0" w:color="auto"/>
            <w:left w:val="none" w:sz="0" w:space="0" w:color="auto"/>
            <w:bottom w:val="none" w:sz="0" w:space="0" w:color="auto"/>
            <w:right w:val="none" w:sz="0" w:space="0" w:color="auto"/>
          </w:divBdr>
        </w:div>
        <w:div w:id="1849560013">
          <w:marLeft w:val="480"/>
          <w:marRight w:val="0"/>
          <w:marTop w:val="0"/>
          <w:marBottom w:val="0"/>
          <w:divBdr>
            <w:top w:val="none" w:sz="0" w:space="0" w:color="auto"/>
            <w:left w:val="none" w:sz="0" w:space="0" w:color="auto"/>
            <w:bottom w:val="none" w:sz="0" w:space="0" w:color="auto"/>
            <w:right w:val="none" w:sz="0" w:space="0" w:color="auto"/>
          </w:divBdr>
        </w:div>
        <w:div w:id="1875926699">
          <w:marLeft w:val="480"/>
          <w:marRight w:val="0"/>
          <w:marTop w:val="0"/>
          <w:marBottom w:val="0"/>
          <w:divBdr>
            <w:top w:val="none" w:sz="0" w:space="0" w:color="auto"/>
            <w:left w:val="none" w:sz="0" w:space="0" w:color="auto"/>
            <w:bottom w:val="none" w:sz="0" w:space="0" w:color="auto"/>
            <w:right w:val="none" w:sz="0" w:space="0" w:color="auto"/>
          </w:divBdr>
        </w:div>
        <w:div w:id="1886140884">
          <w:marLeft w:val="480"/>
          <w:marRight w:val="0"/>
          <w:marTop w:val="0"/>
          <w:marBottom w:val="0"/>
          <w:divBdr>
            <w:top w:val="none" w:sz="0" w:space="0" w:color="auto"/>
            <w:left w:val="none" w:sz="0" w:space="0" w:color="auto"/>
            <w:bottom w:val="none" w:sz="0" w:space="0" w:color="auto"/>
            <w:right w:val="none" w:sz="0" w:space="0" w:color="auto"/>
          </w:divBdr>
        </w:div>
        <w:div w:id="1895192373">
          <w:marLeft w:val="480"/>
          <w:marRight w:val="0"/>
          <w:marTop w:val="0"/>
          <w:marBottom w:val="0"/>
          <w:divBdr>
            <w:top w:val="none" w:sz="0" w:space="0" w:color="auto"/>
            <w:left w:val="none" w:sz="0" w:space="0" w:color="auto"/>
            <w:bottom w:val="none" w:sz="0" w:space="0" w:color="auto"/>
            <w:right w:val="none" w:sz="0" w:space="0" w:color="auto"/>
          </w:divBdr>
        </w:div>
        <w:div w:id="2011449922">
          <w:marLeft w:val="480"/>
          <w:marRight w:val="0"/>
          <w:marTop w:val="0"/>
          <w:marBottom w:val="0"/>
          <w:divBdr>
            <w:top w:val="none" w:sz="0" w:space="0" w:color="auto"/>
            <w:left w:val="none" w:sz="0" w:space="0" w:color="auto"/>
            <w:bottom w:val="none" w:sz="0" w:space="0" w:color="auto"/>
            <w:right w:val="none" w:sz="0" w:space="0" w:color="auto"/>
          </w:divBdr>
        </w:div>
      </w:divsChild>
    </w:div>
    <w:div w:id="148791942">
      <w:bodyDiv w:val="1"/>
      <w:marLeft w:val="0"/>
      <w:marRight w:val="0"/>
      <w:marTop w:val="0"/>
      <w:marBottom w:val="0"/>
      <w:divBdr>
        <w:top w:val="none" w:sz="0" w:space="0" w:color="auto"/>
        <w:left w:val="none" w:sz="0" w:space="0" w:color="auto"/>
        <w:bottom w:val="none" w:sz="0" w:space="0" w:color="auto"/>
        <w:right w:val="none" w:sz="0" w:space="0" w:color="auto"/>
      </w:divBdr>
      <w:divsChild>
        <w:div w:id="255676038">
          <w:marLeft w:val="480"/>
          <w:marRight w:val="0"/>
          <w:marTop w:val="0"/>
          <w:marBottom w:val="0"/>
          <w:divBdr>
            <w:top w:val="none" w:sz="0" w:space="0" w:color="auto"/>
            <w:left w:val="none" w:sz="0" w:space="0" w:color="auto"/>
            <w:bottom w:val="none" w:sz="0" w:space="0" w:color="auto"/>
            <w:right w:val="none" w:sz="0" w:space="0" w:color="auto"/>
          </w:divBdr>
        </w:div>
        <w:div w:id="351229890">
          <w:marLeft w:val="480"/>
          <w:marRight w:val="0"/>
          <w:marTop w:val="0"/>
          <w:marBottom w:val="0"/>
          <w:divBdr>
            <w:top w:val="none" w:sz="0" w:space="0" w:color="auto"/>
            <w:left w:val="none" w:sz="0" w:space="0" w:color="auto"/>
            <w:bottom w:val="none" w:sz="0" w:space="0" w:color="auto"/>
            <w:right w:val="none" w:sz="0" w:space="0" w:color="auto"/>
          </w:divBdr>
        </w:div>
        <w:div w:id="1358391063">
          <w:marLeft w:val="480"/>
          <w:marRight w:val="0"/>
          <w:marTop w:val="0"/>
          <w:marBottom w:val="0"/>
          <w:divBdr>
            <w:top w:val="none" w:sz="0" w:space="0" w:color="auto"/>
            <w:left w:val="none" w:sz="0" w:space="0" w:color="auto"/>
            <w:bottom w:val="none" w:sz="0" w:space="0" w:color="auto"/>
            <w:right w:val="none" w:sz="0" w:space="0" w:color="auto"/>
          </w:divBdr>
        </w:div>
        <w:div w:id="1535117166">
          <w:marLeft w:val="480"/>
          <w:marRight w:val="0"/>
          <w:marTop w:val="0"/>
          <w:marBottom w:val="0"/>
          <w:divBdr>
            <w:top w:val="none" w:sz="0" w:space="0" w:color="auto"/>
            <w:left w:val="none" w:sz="0" w:space="0" w:color="auto"/>
            <w:bottom w:val="none" w:sz="0" w:space="0" w:color="auto"/>
            <w:right w:val="none" w:sz="0" w:space="0" w:color="auto"/>
          </w:divBdr>
        </w:div>
      </w:divsChild>
    </w:div>
    <w:div w:id="149059369">
      <w:bodyDiv w:val="1"/>
      <w:marLeft w:val="0"/>
      <w:marRight w:val="0"/>
      <w:marTop w:val="0"/>
      <w:marBottom w:val="0"/>
      <w:divBdr>
        <w:top w:val="none" w:sz="0" w:space="0" w:color="auto"/>
        <w:left w:val="none" w:sz="0" w:space="0" w:color="auto"/>
        <w:bottom w:val="none" w:sz="0" w:space="0" w:color="auto"/>
        <w:right w:val="none" w:sz="0" w:space="0" w:color="auto"/>
      </w:divBdr>
    </w:div>
    <w:div w:id="150756693">
      <w:bodyDiv w:val="1"/>
      <w:marLeft w:val="0"/>
      <w:marRight w:val="0"/>
      <w:marTop w:val="0"/>
      <w:marBottom w:val="0"/>
      <w:divBdr>
        <w:top w:val="none" w:sz="0" w:space="0" w:color="auto"/>
        <w:left w:val="none" w:sz="0" w:space="0" w:color="auto"/>
        <w:bottom w:val="none" w:sz="0" w:space="0" w:color="auto"/>
        <w:right w:val="none" w:sz="0" w:space="0" w:color="auto"/>
      </w:divBdr>
    </w:div>
    <w:div w:id="150950897">
      <w:bodyDiv w:val="1"/>
      <w:marLeft w:val="0"/>
      <w:marRight w:val="0"/>
      <w:marTop w:val="0"/>
      <w:marBottom w:val="0"/>
      <w:divBdr>
        <w:top w:val="none" w:sz="0" w:space="0" w:color="auto"/>
        <w:left w:val="none" w:sz="0" w:space="0" w:color="auto"/>
        <w:bottom w:val="none" w:sz="0" w:space="0" w:color="auto"/>
        <w:right w:val="none" w:sz="0" w:space="0" w:color="auto"/>
      </w:divBdr>
    </w:div>
    <w:div w:id="154296793">
      <w:bodyDiv w:val="1"/>
      <w:marLeft w:val="0"/>
      <w:marRight w:val="0"/>
      <w:marTop w:val="0"/>
      <w:marBottom w:val="0"/>
      <w:divBdr>
        <w:top w:val="none" w:sz="0" w:space="0" w:color="auto"/>
        <w:left w:val="none" w:sz="0" w:space="0" w:color="auto"/>
        <w:bottom w:val="none" w:sz="0" w:space="0" w:color="auto"/>
        <w:right w:val="none" w:sz="0" w:space="0" w:color="auto"/>
      </w:divBdr>
    </w:div>
    <w:div w:id="154417104">
      <w:bodyDiv w:val="1"/>
      <w:marLeft w:val="0"/>
      <w:marRight w:val="0"/>
      <w:marTop w:val="0"/>
      <w:marBottom w:val="0"/>
      <w:divBdr>
        <w:top w:val="none" w:sz="0" w:space="0" w:color="auto"/>
        <w:left w:val="none" w:sz="0" w:space="0" w:color="auto"/>
        <w:bottom w:val="none" w:sz="0" w:space="0" w:color="auto"/>
        <w:right w:val="none" w:sz="0" w:space="0" w:color="auto"/>
      </w:divBdr>
    </w:div>
    <w:div w:id="155071900">
      <w:bodyDiv w:val="1"/>
      <w:marLeft w:val="0"/>
      <w:marRight w:val="0"/>
      <w:marTop w:val="0"/>
      <w:marBottom w:val="0"/>
      <w:divBdr>
        <w:top w:val="none" w:sz="0" w:space="0" w:color="auto"/>
        <w:left w:val="none" w:sz="0" w:space="0" w:color="auto"/>
        <w:bottom w:val="none" w:sz="0" w:space="0" w:color="auto"/>
        <w:right w:val="none" w:sz="0" w:space="0" w:color="auto"/>
      </w:divBdr>
    </w:div>
    <w:div w:id="155149384">
      <w:bodyDiv w:val="1"/>
      <w:marLeft w:val="0"/>
      <w:marRight w:val="0"/>
      <w:marTop w:val="0"/>
      <w:marBottom w:val="0"/>
      <w:divBdr>
        <w:top w:val="none" w:sz="0" w:space="0" w:color="auto"/>
        <w:left w:val="none" w:sz="0" w:space="0" w:color="auto"/>
        <w:bottom w:val="none" w:sz="0" w:space="0" w:color="auto"/>
        <w:right w:val="none" w:sz="0" w:space="0" w:color="auto"/>
      </w:divBdr>
      <w:divsChild>
        <w:div w:id="236599587">
          <w:marLeft w:val="480"/>
          <w:marRight w:val="0"/>
          <w:marTop w:val="0"/>
          <w:marBottom w:val="0"/>
          <w:divBdr>
            <w:top w:val="none" w:sz="0" w:space="0" w:color="auto"/>
            <w:left w:val="none" w:sz="0" w:space="0" w:color="auto"/>
            <w:bottom w:val="none" w:sz="0" w:space="0" w:color="auto"/>
            <w:right w:val="none" w:sz="0" w:space="0" w:color="auto"/>
          </w:divBdr>
        </w:div>
        <w:div w:id="381365694">
          <w:marLeft w:val="480"/>
          <w:marRight w:val="0"/>
          <w:marTop w:val="0"/>
          <w:marBottom w:val="0"/>
          <w:divBdr>
            <w:top w:val="none" w:sz="0" w:space="0" w:color="auto"/>
            <w:left w:val="none" w:sz="0" w:space="0" w:color="auto"/>
            <w:bottom w:val="none" w:sz="0" w:space="0" w:color="auto"/>
            <w:right w:val="none" w:sz="0" w:space="0" w:color="auto"/>
          </w:divBdr>
        </w:div>
        <w:div w:id="451096786">
          <w:marLeft w:val="480"/>
          <w:marRight w:val="0"/>
          <w:marTop w:val="0"/>
          <w:marBottom w:val="0"/>
          <w:divBdr>
            <w:top w:val="none" w:sz="0" w:space="0" w:color="auto"/>
            <w:left w:val="none" w:sz="0" w:space="0" w:color="auto"/>
            <w:bottom w:val="none" w:sz="0" w:space="0" w:color="auto"/>
            <w:right w:val="none" w:sz="0" w:space="0" w:color="auto"/>
          </w:divBdr>
        </w:div>
        <w:div w:id="518083657">
          <w:marLeft w:val="480"/>
          <w:marRight w:val="0"/>
          <w:marTop w:val="0"/>
          <w:marBottom w:val="0"/>
          <w:divBdr>
            <w:top w:val="none" w:sz="0" w:space="0" w:color="auto"/>
            <w:left w:val="none" w:sz="0" w:space="0" w:color="auto"/>
            <w:bottom w:val="none" w:sz="0" w:space="0" w:color="auto"/>
            <w:right w:val="none" w:sz="0" w:space="0" w:color="auto"/>
          </w:divBdr>
        </w:div>
        <w:div w:id="548998330">
          <w:marLeft w:val="480"/>
          <w:marRight w:val="0"/>
          <w:marTop w:val="0"/>
          <w:marBottom w:val="0"/>
          <w:divBdr>
            <w:top w:val="none" w:sz="0" w:space="0" w:color="auto"/>
            <w:left w:val="none" w:sz="0" w:space="0" w:color="auto"/>
            <w:bottom w:val="none" w:sz="0" w:space="0" w:color="auto"/>
            <w:right w:val="none" w:sz="0" w:space="0" w:color="auto"/>
          </w:divBdr>
        </w:div>
        <w:div w:id="1386686073">
          <w:marLeft w:val="480"/>
          <w:marRight w:val="0"/>
          <w:marTop w:val="0"/>
          <w:marBottom w:val="0"/>
          <w:divBdr>
            <w:top w:val="none" w:sz="0" w:space="0" w:color="auto"/>
            <w:left w:val="none" w:sz="0" w:space="0" w:color="auto"/>
            <w:bottom w:val="none" w:sz="0" w:space="0" w:color="auto"/>
            <w:right w:val="none" w:sz="0" w:space="0" w:color="auto"/>
          </w:divBdr>
        </w:div>
        <w:div w:id="1636525062">
          <w:marLeft w:val="480"/>
          <w:marRight w:val="0"/>
          <w:marTop w:val="0"/>
          <w:marBottom w:val="0"/>
          <w:divBdr>
            <w:top w:val="none" w:sz="0" w:space="0" w:color="auto"/>
            <w:left w:val="none" w:sz="0" w:space="0" w:color="auto"/>
            <w:bottom w:val="none" w:sz="0" w:space="0" w:color="auto"/>
            <w:right w:val="none" w:sz="0" w:space="0" w:color="auto"/>
          </w:divBdr>
        </w:div>
        <w:div w:id="1754930826">
          <w:marLeft w:val="480"/>
          <w:marRight w:val="0"/>
          <w:marTop w:val="0"/>
          <w:marBottom w:val="0"/>
          <w:divBdr>
            <w:top w:val="none" w:sz="0" w:space="0" w:color="auto"/>
            <w:left w:val="none" w:sz="0" w:space="0" w:color="auto"/>
            <w:bottom w:val="none" w:sz="0" w:space="0" w:color="auto"/>
            <w:right w:val="none" w:sz="0" w:space="0" w:color="auto"/>
          </w:divBdr>
        </w:div>
        <w:div w:id="1843736198">
          <w:marLeft w:val="480"/>
          <w:marRight w:val="0"/>
          <w:marTop w:val="0"/>
          <w:marBottom w:val="0"/>
          <w:divBdr>
            <w:top w:val="none" w:sz="0" w:space="0" w:color="auto"/>
            <w:left w:val="none" w:sz="0" w:space="0" w:color="auto"/>
            <w:bottom w:val="none" w:sz="0" w:space="0" w:color="auto"/>
            <w:right w:val="none" w:sz="0" w:space="0" w:color="auto"/>
          </w:divBdr>
        </w:div>
        <w:div w:id="1848207214">
          <w:marLeft w:val="480"/>
          <w:marRight w:val="0"/>
          <w:marTop w:val="0"/>
          <w:marBottom w:val="0"/>
          <w:divBdr>
            <w:top w:val="none" w:sz="0" w:space="0" w:color="auto"/>
            <w:left w:val="none" w:sz="0" w:space="0" w:color="auto"/>
            <w:bottom w:val="none" w:sz="0" w:space="0" w:color="auto"/>
            <w:right w:val="none" w:sz="0" w:space="0" w:color="auto"/>
          </w:divBdr>
        </w:div>
      </w:divsChild>
    </w:div>
    <w:div w:id="157961983">
      <w:bodyDiv w:val="1"/>
      <w:marLeft w:val="0"/>
      <w:marRight w:val="0"/>
      <w:marTop w:val="0"/>
      <w:marBottom w:val="0"/>
      <w:divBdr>
        <w:top w:val="none" w:sz="0" w:space="0" w:color="auto"/>
        <w:left w:val="none" w:sz="0" w:space="0" w:color="auto"/>
        <w:bottom w:val="none" w:sz="0" w:space="0" w:color="auto"/>
        <w:right w:val="none" w:sz="0" w:space="0" w:color="auto"/>
      </w:divBdr>
      <w:divsChild>
        <w:div w:id="8800656">
          <w:marLeft w:val="480"/>
          <w:marRight w:val="0"/>
          <w:marTop w:val="0"/>
          <w:marBottom w:val="0"/>
          <w:divBdr>
            <w:top w:val="none" w:sz="0" w:space="0" w:color="auto"/>
            <w:left w:val="none" w:sz="0" w:space="0" w:color="auto"/>
            <w:bottom w:val="none" w:sz="0" w:space="0" w:color="auto"/>
            <w:right w:val="none" w:sz="0" w:space="0" w:color="auto"/>
          </w:divBdr>
        </w:div>
        <w:div w:id="9383022">
          <w:marLeft w:val="480"/>
          <w:marRight w:val="0"/>
          <w:marTop w:val="0"/>
          <w:marBottom w:val="0"/>
          <w:divBdr>
            <w:top w:val="none" w:sz="0" w:space="0" w:color="auto"/>
            <w:left w:val="none" w:sz="0" w:space="0" w:color="auto"/>
            <w:bottom w:val="none" w:sz="0" w:space="0" w:color="auto"/>
            <w:right w:val="none" w:sz="0" w:space="0" w:color="auto"/>
          </w:divBdr>
        </w:div>
        <w:div w:id="47076682">
          <w:marLeft w:val="480"/>
          <w:marRight w:val="0"/>
          <w:marTop w:val="0"/>
          <w:marBottom w:val="0"/>
          <w:divBdr>
            <w:top w:val="none" w:sz="0" w:space="0" w:color="auto"/>
            <w:left w:val="none" w:sz="0" w:space="0" w:color="auto"/>
            <w:bottom w:val="none" w:sz="0" w:space="0" w:color="auto"/>
            <w:right w:val="none" w:sz="0" w:space="0" w:color="auto"/>
          </w:divBdr>
        </w:div>
        <w:div w:id="137382452">
          <w:marLeft w:val="480"/>
          <w:marRight w:val="0"/>
          <w:marTop w:val="0"/>
          <w:marBottom w:val="0"/>
          <w:divBdr>
            <w:top w:val="none" w:sz="0" w:space="0" w:color="auto"/>
            <w:left w:val="none" w:sz="0" w:space="0" w:color="auto"/>
            <w:bottom w:val="none" w:sz="0" w:space="0" w:color="auto"/>
            <w:right w:val="none" w:sz="0" w:space="0" w:color="auto"/>
          </w:divBdr>
        </w:div>
        <w:div w:id="137840782">
          <w:marLeft w:val="480"/>
          <w:marRight w:val="0"/>
          <w:marTop w:val="0"/>
          <w:marBottom w:val="0"/>
          <w:divBdr>
            <w:top w:val="none" w:sz="0" w:space="0" w:color="auto"/>
            <w:left w:val="none" w:sz="0" w:space="0" w:color="auto"/>
            <w:bottom w:val="none" w:sz="0" w:space="0" w:color="auto"/>
            <w:right w:val="none" w:sz="0" w:space="0" w:color="auto"/>
          </w:divBdr>
        </w:div>
        <w:div w:id="159390562">
          <w:marLeft w:val="480"/>
          <w:marRight w:val="0"/>
          <w:marTop w:val="0"/>
          <w:marBottom w:val="0"/>
          <w:divBdr>
            <w:top w:val="none" w:sz="0" w:space="0" w:color="auto"/>
            <w:left w:val="none" w:sz="0" w:space="0" w:color="auto"/>
            <w:bottom w:val="none" w:sz="0" w:space="0" w:color="auto"/>
            <w:right w:val="none" w:sz="0" w:space="0" w:color="auto"/>
          </w:divBdr>
        </w:div>
        <w:div w:id="175964807">
          <w:marLeft w:val="480"/>
          <w:marRight w:val="0"/>
          <w:marTop w:val="0"/>
          <w:marBottom w:val="0"/>
          <w:divBdr>
            <w:top w:val="none" w:sz="0" w:space="0" w:color="auto"/>
            <w:left w:val="none" w:sz="0" w:space="0" w:color="auto"/>
            <w:bottom w:val="none" w:sz="0" w:space="0" w:color="auto"/>
            <w:right w:val="none" w:sz="0" w:space="0" w:color="auto"/>
          </w:divBdr>
        </w:div>
        <w:div w:id="429009519">
          <w:marLeft w:val="480"/>
          <w:marRight w:val="0"/>
          <w:marTop w:val="0"/>
          <w:marBottom w:val="0"/>
          <w:divBdr>
            <w:top w:val="none" w:sz="0" w:space="0" w:color="auto"/>
            <w:left w:val="none" w:sz="0" w:space="0" w:color="auto"/>
            <w:bottom w:val="none" w:sz="0" w:space="0" w:color="auto"/>
            <w:right w:val="none" w:sz="0" w:space="0" w:color="auto"/>
          </w:divBdr>
        </w:div>
        <w:div w:id="502941423">
          <w:marLeft w:val="480"/>
          <w:marRight w:val="0"/>
          <w:marTop w:val="0"/>
          <w:marBottom w:val="0"/>
          <w:divBdr>
            <w:top w:val="none" w:sz="0" w:space="0" w:color="auto"/>
            <w:left w:val="none" w:sz="0" w:space="0" w:color="auto"/>
            <w:bottom w:val="none" w:sz="0" w:space="0" w:color="auto"/>
            <w:right w:val="none" w:sz="0" w:space="0" w:color="auto"/>
          </w:divBdr>
        </w:div>
        <w:div w:id="522944053">
          <w:marLeft w:val="480"/>
          <w:marRight w:val="0"/>
          <w:marTop w:val="0"/>
          <w:marBottom w:val="0"/>
          <w:divBdr>
            <w:top w:val="none" w:sz="0" w:space="0" w:color="auto"/>
            <w:left w:val="none" w:sz="0" w:space="0" w:color="auto"/>
            <w:bottom w:val="none" w:sz="0" w:space="0" w:color="auto"/>
            <w:right w:val="none" w:sz="0" w:space="0" w:color="auto"/>
          </w:divBdr>
        </w:div>
        <w:div w:id="539561135">
          <w:marLeft w:val="480"/>
          <w:marRight w:val="0"/>
          <w:marTop w:val="0"/>
          <w:marBottom w:val="0"/>
          <w:divBdr>
            <w:top w:val="none" w:sz="0" w:space="0" w:color="auto"/>
            <w:left w:val="none" w:sz="0" w:space="0" w:color="auto"/>
            <w:bottom w:val="none" w:sz="0" w:space="0" w:color="auto"/>
            <w:right w:val="none" w:sz="0" w:space="0" w:color="auto"/>
          </w:divBdr>
        </w:div>
        <w:div w:id="576865705">
          <w:marLeft w:val="480"/>
          <w:marRight w:val="0"/>
          <w:marTop w:val="0"/>
          <w:marBottom w:val="0"/>
          <w:divBdr>
            <w:top w:val="none" w:sz="0" w:space="0" w:color="auto"/>
            <w:left w:val="none" w:sz="0" w:space="0" w:color="auto"/>
            <w:bottom w:val="none" w:sz="0" w:space="0" w:color="auto"/>
            <w:right w:val="none" w:sz="0" w:space="0" w:color="auto"/>
          </w:divBdr>
        </w:div>
        <w:div w:id="607548580">
          <w:marLeft w:val="480"/>
          <w:marRight w:val="0"/>
          <w:marTop w:val="0"/>
          <w:marBottom w:val="0"/>
          <w:divBdr>
            <w:top w:val="none" w:sz="0" w:space="0" w:color="auto"/>
            <w:left w:val="none" w:sz="0" w:space="0" w:color="auto"/>
            <w:bottom w:val="none" w:sz="0" w:space="0" w:color="auto"/>
            <w:right w:val="none" w:sz="0" w:space="0" w:color="auto"/>
          </w:divBdr>
        </w:div>
        <w:div w:id="670064006">
          <w:marLeft w:val="480"/>
          <w:marRight w:val="0"/>
          <w:marTop w:val="0"/>
          <w:marBottom w:val="0"/>
          <w:divBdr>
            <w:top w:val="none" w:sz="0" w:space="0" w:color="auto"/>
            <w:left w:val="none" w:sz="0" w:space="0" w:color="auto"/>
            <w:bottom w:val="none" w:sz="0" w:space="0" w:color="auto"/>
            <w:right w:val="none" w:sz="0" w:space="0" w:color="auto"/>
          </w:divBdr>
        </w:div>
        <w:div w:id="727921307">
          <w:marLeft w:val="480"/>
          <w:marRight w:val="0"/>
          <w:marTop w:val="0"/>
          <w:marBottom w:val="0"/>
          <w:divBdr>
            <w:top w:val="none" w:sz="0" w:space="0" w:color="auto"/>
            <w:left w:val="none" w:sz="0" w:space="0" w:color="auto"/>
            <w:bottom w:val="none" w:sz="0" w:space="0" w:color="auto"/>
            <w:right w:val="none" w:sz="0" w:space="0" w:color="auto"/>
          </w:divBdr>
        </w:div>
        <w:div w:id="735051993">
          <w:marLeft w:val="480"/>
          <w:marRight w:val="0"/>
          <w:marTop w:val="0"/>
          <w:marBottom w:val="0"/>
          <w:divBdr>
            <w:top w:val="none" w:sz="0" w:space="0" w:color="auto"/>
            <w:left w:val="none" w:sz="0" w:space="0" w:color="auto"/>
            <w:bottom w:val="none" w:sz="0" w:space="0" w:color="auto"/>
            <w:right w:val="none" w:sz="0" w:space="0" w:color="auto"/>
          </w:divBdr>
        </w:div>
        <w:div w:id="897319660">
          <w:marLeft w:val="480"/>
          <w:marRight w:val="0"/>
          <w:marTop w:val="0"/>
          <w:marBottom w:val="0"/>
          <w:divBdr>
            <w:top w:val="none" w:sz="0" w:space="0" w:color="auto"/>
            <w:left w:val="none" w:sz="0" w:space="0" w:color="auto"/>
            <w:bottom w:val="none" w:sz="0" w:space="0" w:color="auto"/>
            <w:right w:val="none" w:sz="0" w:space="0" w:color="auto"/>
          </w:divBdr>
        </w:div>
        <w:div w:id="970483226">
          <w:marLeft w:val="480"/>
          <w:marRight w:val="0"/>
          <w:marTop w:val="0"/>
          <w:marBottom w:val="0"/>
          <w:divBdr>
            <w:top w:val="none" w:sz="0" w:space="0" w:color="auto"/>
            <w:left w:val="none" w:sz="0" w:space="0" w:color="auto"/>
            <w:bottom w:val="none" w:sz="0" w:space="0" w:color="auto"/>
            <w:right w:val="none" w:sz="0" w:space="0" w:color="auto"/>
          </w:divBdr>
        </w:div>
        <w:div w:id="1015155139">
          <w:marLeft w:val="480"/>
          <w:marRight w:val="0"/>
          <w:marTop w:val="0"/>
          <w:marBottom w:val="0"/>
          <w:divBdr>
            <w:top w:val="none" w:sz="0" w:space="0" w:color="auto"/>
            <w:left w:val="none" w:sz="0" w:space="0" w:color="auto"/>
            <w:bottom w:val="none" w:sz="0" w:space="0" w:color="auto"/>
            <w:right w:val="none" w:sz="0" w:space="0" w:color="auto"/>
          </w:divBdr>
        </w:div>
        <w:div w:id="1037899448">
          <w:marLeft w:val="480"/>
          <w:marRight w:val="0"/>
          <w:marTop w:val="0"/>
          <w:marBottom w:val="0"/>
          <w:divBdr>
            <w:top w:val="none" w:sz="0" w:space="0" w:color="auto"/>
            <w:left w:val="none" w:sz="0" w:space="0" w:color="auto"/>
            <w:bottom w:val="none" w:sz="0" w:space="0" w:color="auto"/>
            <w:right w:val="none" w:sz="0" w:space="0" w:color="auto"/>
          </w:divBdr>
        </w:div>
        <w:div w:id="1217738127">
          <w:marLeft w:val="480"/>
          <w:marRight w:val="0"/>
          <w:marTop w:val="0"/>
          <w:marBottom w:val="0"/>
          <w:divBdr>
            <w:top w:val="none" w:sz="0" w:space="0" w:color="auto"/>
            <w:left w:val="none" w:sz="0" w:space="0" w:color="auto"/>
            <w:bottom w:val="none" w:sz="0" w:space="0" w:color="auto"/>
            <w:right w:val="none" w:sz="0" w:space="0" w:color="auto"/>
          </w:divBdr>
        </w:div>
        <w:div w:id="1317107383">
          <w:marLeft w:val="480"/>
          <w:marRight w:val="0"/>
          <w:marTop w:val="0"/>
          <w:marBottom w:val="0"/>
          <w:divBdr>
            <w:top w:val="none" w:sz="0" w:space="0" w:color="auto"/>
            <w:left w:val="none" w:sz="0" w:space="0" w:color="auto"/>
            <w:bottom w:val="none" w:sz="0" w:space="0" w:color="auto"/>
            <w:right w:val="none" w:sz="0" w:space="0" w:color="auto"/>
          </w:divBdr>
        </w:div>
        <w:div w:id="1324121505">
          <w:marLeft w:val="480"/>
          <w:marRight w:val="0"/>
          <w:marTop w:val="0"/>
          <w:marBottom w:val="0"/>
          <w:divBdr>
            <w:top w:val="none" w:sz="0" w:space="0" w:color="auto"/>
            <w:left w:val="none" w:sz="0" w:space="0" w:color="auto"/>
            <w:bottom w:val="none" w:sz="0" w:space="0" w:color="auto"/>
            <w:right w:val="none" w:sz="0" w:space="0" w:color="auto"/>
          </w:divBdr>
        </w:div>
        <w:div w:id="1458059130">
          <w:marLeft w:val="480"/>
          <w:marRight w:val="0"/>
          <w:marTop w:val="0"/>
          <w:marBottom w:val="0"/>
          <w:divBdr>
            <w:top w:val="none" w:sz="0" w:space="0" w:color="auto"/>
            <w:left w:val="none" w:sz="0" w:space="0" w:color="auto"/>
            <w:bottom w:val="none" w:sz="0" w:space="0" w:color="auto"/>
            <w:right w:val="none" w:sz="0" w:space="0" w:color="auto"/>
          </w:divBdr>
        </w:div>
        <w:div w:id="1526989974">
          <w:marLeft w:val="480"/>
          <w:marRight w:val="0"/>
          <w:marTop w:val="0"/>
          <w:marBottom w:val="0"/>
          <w:divBdr>
            <w:top w:val="none" w:sz="0" w:space="0" w:color="auto"/>
            <w:left w:val="none" w:sz="0" w:space="0" w:color="auto"/>
            <w:bottom w:val="none" w:sz="0" w:space="0" w:color="auto"/>
            <w:right w:val="none" w:sz="0" w:space="0" w:color="auto"/>
          </w:divBdr>
        </w:div>
        <w:div w:id="1621229642">
          <w:marLeft w:val="480"/>
          <w:marRight w:val="0"/>
          <w:marTop w:val="0"/>
          <w:marBottom w:val="0"/>
          <w:divBdr>
            <w:top w:val="none" w:sz="0" w:space="0" w:color="auto"/>
            <w:left w:val="none" w:sz="0" w:space="0" w:color="auto"/>
            <w:bottom w:val="none" w:sz="0" w:space="0" w:color="auto"/>
            <w:right w:val="none" w:sz="0" w:space="0" w:color="auto"/>
          </w:divBdr>
        </w:div>
        <w:div w:id="1684747367">
          <w:marLeft w:val="480"/>
          <w:marRight w:val="0"/>
          <w:marTop w:val="0"/>
          <w:marBottom w:val="0"/>
          <w:divBdr>
            <w:top w:val="none" w:sz="0" w:space="0" w:color="auto"/>
            <w:left w:val="none" w:sz="0" w:space="0" w:color="auto"/>
            <w:bottom w:val="none" w:sz="0" w:space="0" w:color="auto"/>
            <w:right w:val="none" w:sz="0" w:space="0" w:color="auto"/>
          </w:divBdr>
        </w:div>
        <w:div w:id="1742407430">
          <w:marLeft w:val="480"/>
          <w:marRight w:val="0"/>
          <w:marTop w:val="0"/>
          <w:marBottom w:val="0"/>
          <w:divBdr>
            <w:top w:val="none" w:sz="0" w:space="0" w:color="auto"/>
            <w:left w:val="none" w:sz="0" w:space="0" w:color="auto"/>
            <w:bottom w:val="none" w:sz="0" w:space="0" w:color="auto"/>
            <w:right w:val="none" w:sz="0" w:space="0" w:color="auto"/>
          </w:divBdr>
        </w:div>
        <w:div w:id="1810587808">
          <w:marLeft w:val="480"/>
          <w:marRight w:val="0"/>
          <w:marTop w:val="0"/>
          <w:marBottom w:val="0"/>
          <w:divBdr>
            <w:top w:val="none" w:sz="0" w:space="0" w:color="auto"/>
            <w:left w:val="none" w:sz="0" w:space="0" w:color="auto"/>
            <w:bottom w:val="none" w:sz="0" w:space="0" w:color="auto"/>
            <w:right w:val="none" w:sz="0" w:space="0" w:color="auto"/>
          </w:divBdr>
        </w:div>
        <w:div w:id="1885024634">
          <w:marLeft w:val="480"/>
          <w:marRight w:val="0"/>
          <w:marTop w:val="0"/>
          <w:marBottom w:val="0"/>
          <w:divBdr>
            <w:top w:val="none" w:sz="0" w:space="0" w:color="auto"/>
            <w:left w:val="none" w:sz="0" w:space="0" w:color="auto"/>
            <w:bottom w:val="none" w:sz="0" w:space="0" w:color="auto"/>
            <w:right w:val="none" w:sz="0" w:space="0" w:color="auto"/>
          </w:divBdr>
        </w:div>
        <w:div w:id="1889758502">
          <w:marLeft w:val="480"/>
          <w:marRight w:val="0"/>
          <w:marTop w:val="0"/>
          <w:marBottom w:val="0"/>
          <w:divBdr>
            <w:top w:val="none" w:sz="0" w:space="0" w:color="auto"/>
            <w:left w:val="none" w:sz="0" w:space="0" w:color="auto"/>
            <w:bottom w:val="none" w:sz="0" w:space="0" w:color="auto"/>
            <w:right w:val="none" w:sz="0" w:space="0" w:color="auto"/>
          </w:divBdr>
        </w:div>
        <w:div w:id="2017220519">
          <w:marLeft w:val="480"/>
          <w:marRight w:val="0"/>
          <w:marTop w:val="0"/>
          <w:marBottom w:val="0"/>
          <w:divBdr>
            <w:top w:val="none" w:sz="0" w:space="0" w:color="auto"/>
            <w:left w:val="none" w:sz="0" w:space="0" w:color="auto"/>
            <w:bottom w:val="none" w:sz="0" w:space="0" w:color="auto"/>
            <w:right w:val="none" w:sz="0" w:space="0" w:color="auto"/>
          </w:divBdr>
        </w:div>
        <w:div w:id="2082486395">
          <w:marLeft w:val="480"/>
          <w:marRight w:val="0"/>
          <w:marTop w:val="0"/>
          <w:marBottom w:val="0"/>
          <w:divBdr>
            <w:top w:val="none" w:sz="0" w:space="0" w:color="auto"/>
            <w:left w:val="none" w:sz="0" w:space="0" w:color="auto"/>
            <w:bottom w:val="none" w:sz="0" w:space="0" w:color="auto"/>
            <w:right w:val="none" w:sz="0" w:space="0" w:color="auto"/>
          </w:divBdr>
        </w:div>
        <w:div w:id="2092267316">
          <w:marLeft w:val="480"/>
          <w:marRight w:val="0"/>
          <w:marTop w:val="0"/>
          <w:marBottom w:val="0"/>
          <w:divBdr>
            <w:top w:val="none" w:sz="0" w:space="0" w:color="auto"/>
            <w:left w:val="none" w:sz="0" w:space="0" w:color="auto"/>
            <w:bottom w:val="none" w:sz="0" w:space="0" w:color="auto"/>
            <w:right w:val="none" w:sz="0" w:space="0" w:color="auto"/>
          </w:divBdr>
        </w:div>
        <w:div w:id="2136286123">
          <w:marLeft w:val="480"/>
          <w:marRight w:val="0"/>
          <w:marTop w:val="0"/>
          <w:marBottom w:val="0"/>
          <w:divBdr>
            <w:top w:val="none" w:sz="0" w:space="0" w:color="auto"/>
            <w:left w:val="none" w:sz="0" w:space="0" w:color="auto"/>
            <w:bottom w:val="none" w:sz="0" w:space="0" w:color="auto"/>
            <w:right w:val="none" w:sz="0" w:space="0" w:color="auto"/>
          </w:divBdr>
        </w:div>
      </w:divsChild>
    </w:div>
    <w:div w:id="160437478">
      <w:bodyDiv w:val="1"/>
      <w:marLeft w:val="0"/>
      <w:marRight w:val="0"/>
      <w:marTop w:val="0"/>
      <w:marBottom w:val="0"/>
      <w:divBdr>
        <w:top w:val="none" w:sz="0" w:space="0" w:color="auto"/>
        <w:left w:val="none" w:sz="0" w:space="0" w:color="auto"/>
        <w:bottom w:val="none" w:sz="0" w:space="0" w:color="auto"/>
        <w:right w:val="none" w:sz="0" w:space="0" w:color="auto"/>
      </w:divBdr>
    </w:div>
    <w:div w:id="163323144">
      <w:bodyDiv w:val="1"/>
      <w:marLeft w:val="0"/>
      <w:marRight w:val="0"/>
      <w:marTop w:val="0"/>
      <w:marBottom w:val="0"/>
      <w:divBdr>
        <w:top w:val="none" w:sz="0" w:space="0" w:color="auto"/>
        <w:left w:val="none" w:sz="0" w:space="0" w:color="auto"/>
        <w:bottom w:val="none" w:sz="0" w:space="0" w:color="auto"/>
        <w:right w:val="none" w:sz="0" w:space="0" w:color="auto"/>
      </w:divBdr>
    </w:div>
    <w:div w:id="167989128">
      <w:bodyDiv w:val="1"/>
      <w:marLeft w:val="0"/>
      <w:marRight w:val="0"/>
      <w:marTop w:val="0"/>
      <w:marBottom w:val="0"/>
      <w:divBdr>
        <w:top w:val="none" w:sz="0" w:space="0" w:color="auto"/>
        <w:left w:val="none" w:sz="0" w:space="0" w:color="auto"/>
        <w:bottom w:val="none" w:sz="0" w:space="0" w:color="auto"/>
        <w:right w:val="none" w:sz="0" w:space="0" w:color="auto"/>
      </w:divBdr>
    </w:div>
    <w:div w:id="169150923">
      <w:bodyDiv w:val="1"/>
      <w:marLeft w:val="0"/>
      <w:marRight w:val="0"/>
      <w:marTop w:val="0"/>
      <w:marBottom w:val="0"/>
      <w:divBdr>
        <w:top w:val="none" w:sz="0" w:space="0" w:color="auto"/>
        <w:left w:val="none" w:sz="0" w:space="0" w:color="auto"/>
        <w:bottom w:val="none" w:sz="0" w:space="0" w:color="auto"/>
        <w:right w:val="none" w:sz="0" w:space="0" w:color="auto"/>
      </w:divBdr>
    </w:div>
    <w:div w:id="170410907">
      <w:bodyDiv w:val="1"/>
      <w:marLeft w:val="0"/>
      <w:marRight w:val="0"/>
      <w:marTop w:val="0"/>
      <w:marBottom w:val="0"/>
      <w:divBdr>
        <w:top w:val="none" w:sz="0" w:space="0" w:color="auto"/>
        <w:left w:val="none" w:sz="0" w:space="0" w:color="auto"/>
        <w:bottom w:val="none" w:sz="0" w:space="0" w:color="auto"/>
        <w:right w:val="none" w:sz="0" w:space="0" w:color="auto"/>
      </w:divBdr>
      <w:divsChild>
        <w:div w:id="18821227">
          <w:marLeft w:val="480"/>
          <w:marRight w:val="0"/>
          <w:marTop w:val="0"/>
          <w:marBottom w:val="0"/>
          <w:divBdr>
            <w:top w:val="none" w:sz="0" w:space="0" w:color="auto"/>
            <w:left w:val="none" w:sz="0" w:space="0" w:color="auto"/>
            <w:bottom w:val="none" w:sz="0" w:space="0" w:color="auto"/>
            <w:right w:val="none" w:sz="0" w:space="0" w:color="auto"/>
          </w:divBdr>
        </w:div>
        <w:div w:id="27268970">
          <w:marLeft w:val="480"/>
          <w:marRight w:val="0"/>
          <w:marTop w:val="0"/>
          <w:marBottom w:val="0"/>
          <w:divBdr>
            <w:top w:val="none" w:sz="0" w:space="0" w:color="auto"/>
            <w:left w:val="none" w:sz="0" w:space="0" w:color="auto"/>
            <w:bottom w:val="none" w:sz="0" w:space="0" w:color="auto"/>
            <w:right w:val="none" w:sz="0" w:space="0" w:color="auto"/>
          </w:divBdr>
        </w:div>
        <w:div w:id="103037290">
          <w:marLeft w:val="480"/>
          <w:marRight w:val="0"/>
          <w:marTop w:val="0"/>
          <w:marBottom w:val="0"/>
          <w:divBdr>
            <w:top w:val="none" w:sz="0" w:space="0" w:color="auto"/>
            <w:left w:val="none" w:sz="0" w:space="0" w:color="auto"/>
            <w:bottom w:val="none" w:sz="0" w:space="0" w:color="auto"/>
            <w:right w:val="none" w:sz="0" w:space="0" w:color="auto"/>
          </w:divBdr>
        </w:div>
        <w:div w:id="163281276">
          <w:marLeft w:val="480"/>
          <w:marRight w:val="0"/>
          <w:marTop w:val="0"/>
          <w:marBottom w:val="0"/>
          <w:divBdr>
            <w:top w:val="none" w:sz="0" w:space="0" w:color="auto"/>
            <w:left w:val="none" w:sz="0" w:space="0" w:color="auto"/>
            <w:bottom w:val="none" w:sz="0" w:space="0" w:color="auto"/>
            <w:right w:val="none" w:sz="0" w:space="0" w:color="auto"/>
          </w:divBdr>
        </w:div>
        <w:div w:id="184951515">
          <w:marLeft w:val="480"/>
          <w:marRight w:val="0"/>
          <w:marTop w:val="0"/>
          <w:marBottom w:val="0"/>
          <w:divBdr>
            <w:top w:val="none" w:sz="0" w:space="0" w:color="auto"/>
            <w:left w:val="none" w:sz="0" w:space="0" w:color="auto"/>
            <w:bottom w:val="none" w:sz="0" w:space="0" w:color="auto"/>
            <w:right w:val="none" w:sz="0" w:space="0" w:color="auto"/>
          </w:divBdr>
        </w:div>
        <w:div w:id="229311068">
          <w:marLeft w:val="480"/>
          <w:marRight w:val="0"/>
          <w:marTop w:val="0"/>
          <w:marBottom w:val="0"/>
          <w:divBdr>
            <w:top w:val="none" w:sz="0" w:space="0" w:color="auto"/>
            <w:left w:val="none" w:sz="0" w:space="0" w:color="auto"/>
            <w:bottom w:val="none" w:sz="0" w:space="0" w:color="auto"/>
            <w:right w:val="none" w:sz="0" w:space="0" w:color="auto"/>
          </w:divBdr>
        </w:div>
        <w:div w:id="275867877">
          <w:marLeft w:val="480"/>
          <w:marRight w:val="0"/>
          <w:marTop w:val="0"/>
          <w:marBottom w:val="0"/>
          <w:divBdr>
            <w:top w:val="none" w:sz="0" w:space="0" w:color="auto"/>
            <w:left w:val="none" w:sz="0" w:space="0" w:color="auto"/>
            <w:bottom w:val="none" w:sz="0" w:space="0" w:color="auto"/>
            <w:right w:val="none" w:sz="0" w:space="0" w:color="auto"/>
          </w:divBdr>
        </w:div>
        <w:div w:id="279798981">
          <w:marLeft w:val="480"/>
          <w:marRight w:val="0"/>
          <w:marTop w:val="0"/>
          <w:marBottom w:val="0"/>
          <w:divBdr>
            <w:top w:val="none" w:sz="0" w:space="0" w:color="auto"/>
            <w:left w:val="none" w:sz="0" w:space="0" w:color="auto"/>
            <w:bottom w:val="none" w:sz="0" w:space="0" w:color="auto"/>
            <w:right w:val="none" w:sz="0" w:space="0" w:color="auto"/>
          </w:divBdr>
        </w:div>
        <w:div w:id="320499076">
          <w:marLeft w:val="480"/>
          <w:marRight w:val="0"/>
          <w:marTop w:val="0"/>
          <w:marBottom w:val="0"/>
          <w:divBdr>
            <w:top w:val="none" w:sz="0" w:space="0" w:color="auto"/>
            <w:left w:val="none" w:sz="0" w:space="0" w:color="auto"/>
            <w:bottom w:val="none" w:sz="0" w:space="0" w:color="auto"/>
            <w:right w:val="none" w:sz="0" w:space="0" w:color="auto"/>
          </w:divBdr>
        </w:div>
        <w:div w:id="391544408">
          <w:marLeft w:val="480"/>
          <w:marRight w:val="0"/>
          <w:marTop w:val="0"/>
          <w:marBottom w:val="0"/>
          <w:divBdr>
            <w:top w:val="none" w:sz="0" w:space="0" w:color="auto"/>
            <w:left w:val="none" w:sz="0" w:space="0" w:color="auto"/>
            <w:bottom w:val="none" w:sz="0" w:space="0" w:color="auto"/>
            <w:right w:val="none" w:sz="0" w:space="0" w:color="auto"/>
          </w:divBdr>
        </w:div>
        <w:div w:id="409889443">
          <w:marLeft w:val="480"/>
          <w:marRight w:val="0"/>
          <w:marTop w:val="0"/>
          <w:marBottom w:val="0"/>
          <w:divBdr>
            <w:top w:val="none" w:sz="0" w:space="0" w:color="auto"/>
            <w:left w:val="none" w:sz="0" w:space="0" w:color="auto"/>
            <w:bottom w:val="none" w:sz="0" w:space="0" w:color="auto"/>
            <w:right w:val="none" w:sz="0" w:space="0" w:color="auto"/>
          </w:divBdr>
        </w:div>
        <w:div w:id="474033178">
          <w:marLeft w:val="480"/>
          <w:marRight w:val="0"/>
          <w:marTop w:val="0"/>
          <w:marBottom w:val="0"/>
          <w:divBdr>
            <w:top w:val="none" w:sz="0" w:space="0" w:color="auto"/>
            <w:left w:val="none" w:sz="0" w:space="0" w:color="auto"/>
            <w:bottom w:val="none" w:sz="0" w:space="0" w:color="auto"/>
            <w:right w:val="none" w:sz="0" w:space="0" w:color="auto"/>
          </w:divBdr>
        </w:div>
        <w:div w:id="507870362">
          <w:marLeft w:val="480"/>
          <w:marRight w:val="0"/>
          <w:marTop w:val="0"/>
          <w:marBottom w:val="0"/>
          <w:divBdr>
            <w:top w:val="none" w:sz="0" w:space="0" w:color="auto"/>
            <w:left w:val="none" w:sz="0" w:space="0" w:color="auto"/>
            <w:bottom w:val="none" w:sz="0" w:space="0" w:color="auto"/>
            <w:right w:val="none" w:sz="0" w:space="0" w:color="auto"/>
          </w:divBdr>
        </w:div>
        <w:div w:id="765612935">
          <w:marLeft w:val="480"/>
          <w:marRight w:val="0"/>
          <w:marTop w:val="0"/>
          <w:marBottom w:val="0"/>
          <w:divBdr>
            <w:top w:val="none" w:sz="0" w:space="0" w:color="auto"/>
            <w:left w:val="none" w:sz="0" w:space="0" w:color="auto"/>
            <w:bottom w:val="none" w:sz="0" w:space="0" w:color="auto"/>
            <w:right w:val="none" w:sz="0" w:space="0" w:color="auto"/>
          </w:divBdr>
        </w:div>
        <w:div w:id="814643529">
          <w:marLeft w:val="480"/>
          <w:marRight w:val="0"/>
          <w:marTop w:val="0"/>
          <w:marBottom w:val="0"/>
          <w:divBdr>
            <w:top w:val="none" w:sz="0" w:space="0" w:color="auto"/>
            <w:left w:val="none" w:sz="0" w:space="0" w:color="auto"/>
            <w:bottom w:val="none" w:sz="0" w:space="0" w:color="auto"/>
            <w:right w:val="none" w:sz="0" w:space="0" w:color="auto"/>
          </w:divBdr>
        </w:div>
        <w:div w:id="827864502">
          <w:marLeft w:val="480"/>
          <w:marRight w:val="0"/>
          <w:marTop w:val="0"/>
          <w:marBottom w:val="0"/>
          <w:divBdr>
            <w:top w:val="none" w:sz="0" w:space="0" w:color="auto"/>
            <w:left w:val="none" w:sz="0" w:space="0" w:color="auto"/>
            <w:bottom w:val="none" w:sz="0" w:space="0" w:color="auto"/>
            <w:right w:val="none" w:sz="0" w:space="0" w:color="auto"/>
          </w:divBdr>
        </w:div>
        <w:div w:id="851409585">
          <w:marLeft w:val="480"/>
          <w:marRight w:val="0"/>
          <w:marTop w:val="0"/>
          <w:marBottom w:val="0"/>
          <w:divBdr>
            <w:top w:val="none" w:sz="0" w:space="0" w:color="auto"/>
            <w:left w:val="none" w:sz="0" w:space="0" w:color="auto"/>
            <w:bottom w:val="none" w:sz="0" w:space="0" w:color="auto"/>
            <w:right w:val="none" w:sz="0" w:space="0" w:color="auto"/>
          </w:divBdr>
        </w:div>
        <w:div w:id="854852079">
          <w:marLeft w:val="480"/>
          <w:marRight w:val="0"/>
          <w:marTop w:val="0"/>
          <w:marBottom w:val="0"/>
          <w:divBdr>
            <w:top w:val="none" w:sz="0" w:space="0" w:color="auto"/>
            <w:left w:val="none" w:sz="0" w:space="0" w:color="auto"/>
            <w:bottom w:val="none" w:sz="0" w:space="0" w:color="auto"/>
            <w:right w:val="none" w:sz="0" w:space="0" w:color="auto"/>
          </w:divBdr>
        </w:div>
        <w:div w:id="915936020">
          <w:marLeft w:val="480"/>
          <w:marRight w:val="0"/>
          <w:marTop w:val="0"/>
          <w:marBottom w:val="0"/>
          <w:divBdr>
            <w:top w:val="none" w:sz="0" w:space="0" w:color="auto"/>
            <w:left w:val="none" w:sz="0" w:space="0" w:color="auto"/>
            <w:bottom w:val="none" w:sz="0" w:space="0" w:color="auto"/>
            <w:right w:val="none" w:sz="0" w:space="0" w:color="auto"/>
          </w:divBdr>
        </w:div>
        <w:div w:id="988938930">
          <w:marLeft w:val="480"/>
          <w:marRight w:val="0"/>
          <w:marTop w:val="0"/>
          <w:marBottom w:val="0"/>
          <w:divBdr>
            <w:top w:val="none" w:sz="0" w:space="0" w:color="auto"/>
            <w:left w:val="none" w:sz="0" w:space="0" w:color="auto"/>
            <w:bottom w:val="none" w:sz="0" w:space="0" w:color="auto"/>
            <w:right w:val="none" w:sz="0" w:space="0" w:color="auto"/>
          </w:divBdr>
        </w:div>
        <w:div w:id="1003169517">
          <w:marLeft w:val="480"/>
          <w:marRight w:val="0"/>
          <w:marTop w:val="0"/>
          <w:marBottom w:val="0"/>
          <w:divBdr>
            <w:top w:val="none" w:sz="0" w:space="0" w:color="auto"/>
            <w:left w:val="none" w:sz="0" w:space="0" w:color="auto"/>
            <w:bottom w:val="none" w:sz="0" w:space="0" w:color="auto"/>
            <w:right w:val="none" w:sz="0" w:space="0" w:color="auto"/>
          </w:divBdr>
        </w:div>
        <w:div w:id="1083451958">
          <w:marLeft w:val="480"/>
          <w:marRight w:val="0"/>
          <w:marTop w:val="0"/>
          <w:marBottom w:val="0"/>
          <w:divBdr>
            <w:top w:val="none" w:sz="0" w:space="0" w:color="auto"/>
            <w:left w:val="none" w:sz="0" w:space="0" w:color="auto"/>
            <w:bottom w:val="none" w:sz="0" w:space="0" w:color="auto"/>
            <w:right w:val="none" w:sz="0" w:space="0" w:color="auto"/>
          </w:divBdr>
        </w:div>
        <w:div w:id="1107895574">
          <w:marLeft w:val="480"/>
          <w:marRight w:val="0"/>
          <w:marTop w:val="0"/>
          <w:marBottom w:val="0"/>
          <w:divBdr>
            <w:top w:val="none" w:sz="0" w:space="0" w:color="auto"/>
            <w:left w:val="none" w:sz="0" w:space="0" w:color="auto"/>
            <w:bottom w:val="none" w:sz="0" w:space="0" w:color="auto"/>
            <w:right w:val="none" w:sz="0" w:space="0" w:color="auto"/>
          </w:divBdr>
        </w:div>
        <w:div w:id="1119108570">
          <w:marLeft w:val="480"/>
          <w:marRight w:val="0"/>
          <w:marTop w:val="0"/>
          <w:marBottom w:val="0"/>
          <w:divBdr>
            <w:top w:val="none" w:sz="0" w:space="0" w:color="auto"/>
            <w:left w:val="none" w:sz="0" w:space="0" w:color="auto"/>
            <w:bottom w:val="none" w:sz="0" w:space="0" w:color="auto"/>
            <w:right w:val="none" w:sz="0" w:space="0" w:color="auto"/>
          </w:divBdr>
        </w:div>
        <w:div w:id="1137147236">
          <w:marLeft w:val="480"/>
          <w:marRight w:val="0"/>
          <w:marTop w:val="0"/>
          <w:marBottom w:val="0"/>
          <w:divBdr>
            <w:top w:val="none" w:sz="0" w:space="0" w:color="auto"/>
            <w:left w:val="none" w:sz="0" w:space="0" w:color="auto"/>
            <w:bottom w:val="none" w:sz="0" w:space="0" w:color="auto"/>
            <w:right w:val="none" w:sz="0" w:space="0" w:color="auto"/>
          </w:divBdr>
        </w:div>
        <w:div w:id="1142769275">
          <w:marLeft w:val="480"/>
          <w:marRight w:val="0"/>
          <w:marTop w:val="0"/>
          <w:marBottom w:val="0"/>
          <w:divBdr>
            <w:top w:val="none" w:sz="0" w:space="0" w:color="auto"/>
            <w:left w:val="none" w:sz="0" w:space="0" w:color="auto"/>
            <w:bottom w:val="none" w:sz="0" w:space="0" w:color="auto"/>
            <w:right w:val="none" w:sz="0" w:space="0" w:color="auto"/>
          </w:divBdr>
        </w:div>
        <w:div w:id="1211112358">
          <w:marLeft w:val="480"/>
          <w:marRight w:val="0"/>
          <w:marTop w:val="0"/>
          <w:marBottom w:val="0"/>
          <w:divBdr>
            <w:top w:val="none" w:sz="0" w:space="0" w:color="auto"/>
            <w:left w:val="none" w:sz="0" w:space="0" w:color="auto"/>
            <w:bottom w:val="none" w:sz="0" w:space="0" w:color="auto"/>
            <w:right w:val="none" w:sz="0" w:space="0" w:color="auto"/>
          </w:divBdr>
        </w:div>
        <w:div w:id="1391149039">
          <w:marLeft w:val="480"/>
          <w:marRight w:val="0"/>
          <w:marTop w:val="0"/>
          <w:marBottom w:val="0"/>
          <w:divBdr>
            <w:top w:val="none" w:sz="0" w:space="0" w:color="auto"/>
            <w:left w:val="none" w:sz="0" w:space="0" w:color="auto"/>
            <w:bottom w:val="none" w:sz="0" w:space="0" w:color="auto"/>
            <w:right w:val="none" w:sz="0" w:space="0" w:color="auto"/>
          </w:divBdr>
        </w:div>
        <w:div w:id="1461218304">
          <w:marLeft w:val="480"/>
          <w:marRight w:val="0"/>
          <w:marTop w:val="0"/>
          <w:marBottom w:val="0"/>
          <w:divBdr>
            <w:top w:val="none" w:sz="0" w:space="0" w:color="auto"/>
            <w:left w:val="none" w:sz="0" w:space="0" w:color="auto"/>
            <w:bottom w:val="none" w:sz="0" w:space="0" w:color="auto"/>
            <w:right w:val="none" w:sz="0" w:space="0" w:color="auto"/>
          </w:divBdr>
        </w:div>
        <w:div w:id="1481776457">
          <w:marLeft w:val="480"/>
          <w:marRight w:val="0"/>
          <w:marTop w:val="0"/>
          <w:marBottom w:val="0"/>
          <w:divBdr>
            <w:top w:val="none" w:sz="0" w:space="0" w:color="auto"/>
            <w:left w:val="none" w:sz="0" w:space="0" w:color="auto"/>
            <w:bottom w:val="none" w:sz="0" w:space="0" w:color="auto"/>
            <w:right w:val="none" w:sz="0" w:space="0" w:color="auto"/>
          </w:divBdr>
        </w:div>
        <w:div w:id="1550336803">
          <w:marLeft w:val="480"/>
          <w:marRight w:val="0"/>
          <w:marTop w:val="0"/>
          <w:marBottom w:val="0"/>
          <w:divBdr>
            <w:top w:val="none" w:sz="0" w:space="0" w:color="auto"/>
            <w:left w:val="none" w:sz="0" w:space="0" w:color="auto"/>
            <w:bottom w:val="none" w:sz="0" w:space="0" w:color="auto"/>
            <w:right w:val="none" w:sz="0" w:space="0" w:color="auto"/>
          </w:divBdr>
        </w:div>
        <w:div w:id="1640647920">
          <w:marLeft w:val="480"/>
          <w:marRight w:val="0"/>
          <w:marTop w:val="0"/>
          <w:marBottom w:val="0"/>
          <w:divBdr>
            <w:top w:val="none" w:sz="0" w:space="0" w:color="auto"/>
            <w:left w:val="none" w:sz="0" w:space="0" w:color="auto"/>
            <w:bottom w:val="none" w:sz="0" w:space="0" w:color="auto"/>
            <w:right w:val="none" w:sz="0" w:space="0" w:color="auto"/>
          </w:divBdr>
        </w:div>
        <w:div w:id="1660844552">
          <w:marLeft w:val="480"/>
          <w:marRight w:val="0"/>
          <w:marTop w:val="0"/>
          <w:marBottom w:val="0"/>
          <w:divBdr>
            <w:top w:val="none" w:sz="0" w:space="0" w:color="auto"/>
            <w:left w:val="none" w:sz="0" w:space="0" w:color="auto"/>
            <w:bottom w:val="none" w:sz="0" w:space="0" w:color="auto"/>
            <w:right w:val="none" w:sz="0" w:space="0" w:color="auto"/>
          </w:divBdr>
        </w:div>
        <w:div w:id="1761293608">
          <w:marLeft w:val="480"/>
          <w:marRight w:val="0"/>
          <w:marTop w:val="0"/>
          <w:marBottom w:val="0"/>
          <w:divBdr>
            <w:top w:val="none" w:sz="0" w:space="0" w:color="auto"/>
            <w:left w:val="none" w:sz="0" w:space="0" w:color="auto"/>
            <w:bottom w:val="none" w:sz="0" w:space="0" w:color="auto"/>
            <w:right w:val="none" w:sz="0" w:space="0" w:color="auto"/>
          </w:divBdr>
        </w:div>
        <w:div w:id="1775591487">
          <w:marLeft w:val="480"/>
          <w:marRight w:val="0"/>
          <w:marTop w:val="0"/>
          <w:marBottom w:val="0"/>
          <w:divBdr>
            <w:top w:val="none" w:sz="0" w:space="0" w:color="auto"/>
            <w:left w:val="none" w:sz="0" w:space="0" w:color="auto"/>
            <w:bottom w:val="none" w:sz="0" w:space="0" w:color="auto"/>
            <w:right w:val="none" w:sz="0" w:space="0" w:color="auto"/>
          </w:divBdr>
        </w:div>
        <w:div w:id="1936858554">
          <w:marLeft w:val="480"/>
          <w:marRight w:val="0"/>
          <w:marTop w:val="0"/>
          <w:marBottom w:val="0"/>
          <w:divBdr>
            <w:top w:val="none" w:sz="0" w:space="0" w:color="auto"/>
            <w:left w:val="none" w:sz="0" w:space="0" w:color="auto"/>
            <w:bottom w:val="none" w:sz="0" w:space="0" w:color="auto"/>
            <w:right w:val="none" w:sz="0" w:space="0" w:color="auto"/>
          </w:divBdr>
        </w:div>
        <w:div w:id="1941602131">
          <w:marLeft w:val="480"/>
          <w:marRight w:val="0"/>
          <w:marTop w:val="0"/>
          <w:marBottom w:val="0"/>
          <w:divBdr>
            <w:top w:val="none" w:sz="0" w:space="0" w:color="auto"/>
            <w:left w:val="none" w:sz="0" w:space="0" w:color="auto"/>
            <w:bottom w:val="none" w:sz="0" w:space="0" w:color="auto"/>
            <w:right w:val="none" w:sz="0" w:space="0" w:color="auto"/>
          </w:divBdr>
        </w:div>
        <w:div w:id="2069836580">
          <w:marLeft w:val="480"/>
          <w:marRight w:val="0"/>
          <w:marTop w:val="0"/>
          <w:marBottom w:val="0"/>
          <w:divBdr>
            <w:top w:val="none" w:sz="0" w:space="0" w:color="auto"/>
            <w:left w:val="none" w:sz="0" w:space="0" w:color="auto"/>
            <w:bottom w:val="none" w:sz="0" w:space="0" w:color="auto"/>
            <w:right w:val="none" w:sz="0" w:space="0" w:color="auto"/>
          </w:divBdr>
        </w:div>
        <w:div w:id="2081369265">
          <w:marLeft w:val="480"/>
          <w:marRight w:val="0"/>
          <w:marTop w:val="0"/>
          <w:marBottom w:val="0"/>
          <w:divBdr>
            <w:top w:val="none" w:sz="0" w:space="0" w:color="auto"/>
            <w:left w:val="none" w:sz="0" w:space="0" w:color="auto"/>
            <w:bottom w:val="none" w:sz="0" w:space="0" w:color="auto"/>
            <w:right w:val="none" w:sz="0" w:space="0" w:color="auto"/>
          </w:divBdr>
        </w:div>
        <w:div w:id="2111579916">
          <w:marLeft w:val="480"/>
          <w:marRight w:val="0"/>
          <w:marTop w:val="0"/>
          <w:marBottom w:val="0"/>
          <w:divBdr>
            <w:top w:val="none" w:sz="0" w:space="0" w:color="auto"/>
            <w:left w:val="none" w:sz="0" w:space="0" w:color="auto"/>
            <w:bottom w:val="none" w:sz="0" w:space="0" w:color="auto"/>
            <w:right w:val="none" w:sz="0" w:space="0" w:color="auto"/>
          </w:divBdr>
        </w:div>
        <w:div w:id="2131973294">
          <w:marLeft w:val="480"/>
          <w:marRight w:val="0"/>
          <w:marTop w:val="0"/>
          <w:marBottom w:val="0"/>
          <w:divBdr>
            <w:top w:val="none" w:sz="0" w:space="0" w:color="auto"/>
            <w:left w:val="none" w:sz="0" w:space="0" w:color="auto"/>
            <w:bottom w:val="none" w:sz="0" w:space="0" w:color="auto"/>
            <w:right w:val="none" w:sz="0" w:space="0" w:color="auto"/>
          </w:divBdr>
        </w:div>
      </w:divsChild>
    </w:div>
    <w:div w:id="172064407">
      <w:bodyDiv w:val="1"/>
      <w:marLeft w:val="0"/>
      <w:marRight w:val="0"/>
      <w:marTop w:val="0"/>
      <w:marBottom w:val="0"/>
      <w:divBdr>
        <w:top w:val="none" w:sz="0" w:space="0" w:color="auto"/>
        <w:left w:val="none" w:sz="0" w:space="0" w:color="auto"/>
        <w:bottom w:val="none" w:sz="0" w:space="0" w:color="auto"/>
        <w:right w:val="none" w:sz="0" w:space="0" w:color="auto"/>
      </w:divBdr>
    </w:div>
    <w:div w:id="173374902">
      <w:bodyDiv w:val="1"/>
      <w:marLeft w:val="0"/>
      <w:marRight w:val="0"/>
      <w:marTop w:val="0"/>
      <w:marBottom w:val="0"/>
      <w:divBdr>
        <w:top w:val="none" w:sz="0" w:space="0" w:color="auto"/>
        <w:left w:val="none" w:sz="0" w:space="0" w:color="auto"/>
        <w:bottom w:val="none" w:sz="0" w:space="0" w:color="auto"/>
        <w:right w:val="none" w:sz="0" w:space="0" w:color="auto"/>
      </w:divBdr>
    </w:div>
    <w:div w:id="174925379">
      <w:bodyDiv w:val="1"/>
      <w:marLeft w:val="0"/>
      <w:marRight w:val="0"/>
      <w:marTop w:val="0"/>
      <w:marBottom w:val="0"/>
      <w:divBdr>
        <w:top w:val="none" w:sz="0" w:space="0" w:color="auto"/>
        <w:left w:val="none" w:sz="0" w:space="0" w:color="auto"/>
        <w:bottom w:val="none" w:sz="0" w:space="0" w:color="auto"/>
        <w:right w:val="none" w:sz="0" w:space="0" w:color="auto"/>
      </w:divBdr>
    </w:div>
    <w:div w:id="175269306">
      <w:bodyDiv w:val="1"/>
      <w:marLeft w:val="0"/>
      <w:marRight w:val="0"/>
      <w:marTop w:val="0"/>
      <w:marBottom w:val="0"/>
      <w:divBdr>
        <w:top w:val="none" w:sz="0" w:space="0" w:color="auto"/>
        <w:left w:val="none" w:sz="0" w:space="0" w:color="auto"/>
        <w:bottom w:val="none" w:sz="0" w:space="0" w:color="auto"/>
        <w:right w:val="none" w:sz="0" w:space="0" w:color="auto"/>
      </w:divBdr>
    </w:div>
    <w:div w:id="179588619">
      <w:bodyDiv w:val="1"/>
      <w:marLeft w:val="0"/>
      <w:marRight w:val="0"/>
      <w:marTop w:val="0"/>
      <w:marBottom w:val="0"/>
      <w:divBdr>
        <w:top w:val="none" w:sz="0" w:space="0" w:color="auto"/>
        <w:left w:val="none" w:sz="0" w:space="0" w:color="auto"/>
        <w:bottom w:val="none" w:sz="0" w:space="0" w:color="auto"/>
        <w:right w:val="none" w:sz="0" w:space="0" w:color="auto"/>
      </w:divBdr>
      <w:divsChild>
        <w:div w:id="79839131">
          <w:marLeft w:val="480"/>
          <w:marRight w:val="0"/>
          <w:marTop w:val="0"/>
          <w:marBottom w:val="0"/>
          <w:divBdr>
            <w:top w:val="none" w:sz="0" w:space="0" w:color="auto"/>
            <w:left w:val="none" w:sz="0" w:space="0" w:color="auto"/>
            <w:bottom w:val="none" w:sz="0" w:space="0" w:color="auto"/>
            <w:right w:val="none" w:sz="0" w:space="0" w:color="auto"/>
          </w:divBdr>
        </w:div>
        <w:div w:id="827939636">
          <w:marLeft w:val="480"/>
          <w:marRight w:val="0"/>
          <w:marTop w:val="0"/>
          <w:marBottom w:val="0"/>
          <w:divBdr>
            <w:top w:val="none" w:sz="0" w:space="0" w:color="auto"/>
            <w:left w:val="none" w:sz="0" w:space="0" w:color="auto"/>
            <w:bottom w:val="none" w:sz="0" w:space="0" w:color="auto"/>
            <w:right w:val="none" w:sz="0" w:space="0" w:color="auto"/>
          </w:divBdr>
        </w:div>
        <w:div w:id="948657280">
          <w:marLeft w:val="480"/>
          <w:marRight w:val="0"/>
          <w:marTop w:val="0"/>
          <w:marBottom w:val="0"/>
          <w:divBdr>
            <w:top w:val="none" w:sz="0" w:space="0" w:color="auto"/>
            <w:left w:val="none" w:sz="0" w:space="0" w:color="auto"/>
            <w:bottom w:val="none" w:sz="0" w:space="0" w:color="auto"/>
            <w:right w:val="none" w:sz="0" w:space="0" w:color="auto"/>
          </w:divBdr>
        </w:div>
        <w:div w:id="1029985376">
          <w:marLeft w:val="480"/>
          <w:marRight w:val="0"/>
          <w:marTop w:val="0"/>
          <w:marBottom w:val="0"/>
          <w:divBdr>
            <w:top w:val="none" w:sz="0" w:space="0" w:color="auto"/>
            <w:left w:val="none" w:sz="0" w:space="0" w:color="auto"/>
            <w:bottom w:val="none" w:sz="0" w:space="0" w:color="auto"/>
            <w:right w:val="none" w:sz="0" w:space="0" w:color="auto"/>
          </w:divBdr>
        </w:div>
        <w:div w:id="1161772615">
          <w:marLeft w:val="480"/>
          <w:marRight w:val="0"/>
          <w:marTop w:val="0"/>
          <w:marBottom w:val="0"/>
          <w:divBdr>
            <w:top w:val="none" w:sz="0" w:space="0" w:color="auto"/>
            <w:left w:val="none" w:sz="0" w:space="0" w:color="auto"/>
            <w:bottom w:val="none" w:sz="0" w:space="0" w:color="auto"/>
            <w:right w:val="none" w:sz="0" w:space="0" w:color="auto"/>
          </w:divBdr>
        </w:div>
        <w:div w:id="1402212275">
          <w:marLeft w:val="480"/>
          <w:marRight w:val="0"/>
          <w:marTop w:val="0"/>
          <w:marBottom w:val="0"/>
          <w:divBdr>
            <w:top w:val="none" w:sz="0" w:space="0" w:color="auto"/>
            <w:left w:val="none" w:sz="0" w:space="0" w:color="auto"/>
            <w:bottom w:val="none" w:sz="0" w:space="0" w:color="auto"/>
            <w:right w:val="none" w:sz="0" w:space="0" w:color="auto"/>
          </w:divBdr>
        </w:div>
        <w:div w:id="1590503963">
          <w:marLeft w:val="480"/>
          <w:marRight w:val="0"/>
          <w:marTop w:val="0"/>
          <w:marBottom w:val="0"/>
          <w:divBdr>
            <w:top w:val="none" w:sz="0" w:space="0" w:color="auto"/>
            <w:left w:val="none" w:sz="0" w:space="0" w:color="auto"/>
            <w:bottom w:val="none" w:sz="0" w:space="0" w:color="auto"/>
            <w:right w:val="none" w:sz="0" w:space="0" w:color="auto"/>
          </w:divBdr>
        </w:div>
        <w:div w:id="1715693857">
          <w:marLeft w:val="480"/>
          <w:marRight w:val="0"/>
          <w:marTop w:val="0"/>
          <w:marBottom w:val="0"/>
          <w:divBdr>
            <w:top w:val="none" w:sz="0" w:space="0" w:color="auto"/>
            <w:left w:val="none" w:sz="0" w:space="0" w:color="auto"/>
            <w:bottom w:val="none" w:sz="0" w:space="0" w:color="auto"/>
            <w:right w:val="none" w:sz="0" w:space="0" w:color="auto"/>
          </w:divBdr>
        </w:div>
        <w:div w:id="2028873292">
          <w:marLeft w:val="480"/>
          <w:marRight w:val="0"/>
          <w:marTop w:val="0"/>
          <w:marBottom w:val="0"/>
          <w:divBdr>
            <w:top w:val="none" w:sz="0" w:space="0" w:color="auto"/>
            <w:left w:val="none" w:sz="0" w:space="0" w:color="auto"/>
            <w:bottom w:val="none" w:sz="0" w:space="0" w:color="auto"/>
            <w:right w:val="none" w:sz="0" w:space="0" w:color="auto"/>
          </w:divBdr>
        </w:div>
      </w:divsChild>
    </w:div>
    <w:div w:id="180903293">
      <w:bodyDiv w:val="1"/>
      <w:marLeft w:val="0"/>
      <w:marRight w:val="0"/>
      <w:marTop w:val="0"/>
      <w:marBottom w:val="0"/>
      <w:divBdr>
        <w:top w:val="none" w:sz="0" w:space="0" w:color="auto"/>
        <w:left w:val="none" w:sz="0" w:space="0" w:color="auto"/>
        <w:bottom w:val="none" w:sz="0" w:space="0" w:color="auto"/>
        <w:right w:val="none" w:sz="0" w:space="0" w:color="auto"/>
      </w:divBdr>
    </w:div>
    <w:div w:id="181750531">
      <w:bodyDiv w:val="1"/>
      <w:marLeft w:val="0"/>
      <w:marRight w:val="0"/>
      <w:marTop w:val="0"/>
      <w:marBottom w:val="0"/>
      <w:divBdr>
        <w:top w:val="none" w:sz="0" w:space="0" w:color="auto"/>
        <w:left w:val="none" w:sz="0" w:space="0" w:color="auto"/>
        <w:bottom w:val="none" w:sz="0" w:space="0" w:color="auto"/>
        <w:right w:val="none" w:sz="0" w:space="0" w:color="auto"/>
      </w:divBdr>
    </w:div>
    <w:div w:id="194005807">
      <w:bodyDiv w:val="1"/>
      <w:marLeft w:val="0"/>
      <w:marRight w:val="0"/>
      <w:marTop w:val="0"/>
      <w:marBottom w:val="0"/>
      <w:divBdr>
        <w:top w:val="none" w:sz="0" w:space="0" w:color="auto"/>
        <w:left w:val="none" w:sz="0" w:space="0" w:color="auto"/>
        <w:bottom w:val="none" w:sz="0" w:space="0" w:color="auto"/>
        <w:right w:val="none" w:sz="0" w:space="0" w:color="auto"/>
      </w:divBdr>
    </w:div>
    <w:div w:id="196236381">
      <w:bodyDiv w:val="1"/>
      <w:marLeft w:val="0"/>
      <w:marRight w:val="0"/>
      <w:marTop w:val="0"/>
      <w:marBottom w:val="0"/>
      <w:divBdr>
        <w:top w:val="none" w:sz="0" w:space="0" w:color="auto"/>
        <w:left w:val="none" w:sz="0" w:space="0" w:color="auto"/>
        <w:bottom w:val="none" w:sz="0" w:space="0" w:color="auto"/>
        <w:right w:val="none" w:sz="0" w:space="0" w:color="auto"/>
      </w:divBdr>
      <w:divsChild>
        <w:div w:id="188688288">
          <w:marLeft w:val="480"/>
          <w:marRight w:val="0"/>
          <w:marTop w:val="0"/>
          <w:marBottom w:val="0"/>
          <w:divBdr>
            <w:top w:val="none" w:sz="0" w:space="0" w:color="auto"/>
            <w:left w:val="none" w:sz="0" w:space="0" w:color="auto"/>
            <w:bottom w:val="none" w:sz="0" w:space="0" w:color="auto"/>
            <w:right w:val="none" w:sz="0" w:space="0" w:color="auto"/>
          </w:divBdr>
        </w:div>
        <w:div w:id="425422188">
          <w:marLeft w:val="480"/>
          <w:marRight w:val="0"/>
          <w:marTop w:val="0"/>
          <w:marBottom w:val="0"/>
          <w:divBdr>
            <w:top w:val="none" w:sz="0" w:space="0" w:color="auto"/>
            <w:left w:val="none" w:sz="0" w:space="0" w:color="auto"/>
            <w:bottom w:val="none" w:sz="0" w:space="0" w:color="auto"/>
            <w:right w:val="none" w:sz="0" w:space="0" w:color="auto"/>
          </w:divBdr>
        </w:div>
        <w:div w:id="752362288">
          <w:marLeft w:val="480"/>
          <w:marRight w:val="0"/>
          <w:marTop w:val="0"/>
          <w:marBottom w:val="0"/>
          <w:divBdr>
            <w:top w:val="none" w:sz="0" w:space="0" w:color="auto"/>
            <w:left w:val="none" w:sz="0" w:space="0" w:color="auto"/>
            <w:bottom w:val="none" w:sz="0" w:space="0" w:color="auto"/>
            <w:right w:val="none" w:sz="0" w:space="0" w:color="auto"/>
          </w:divBdr>
        </w:div>
        <w:div w:id="890925738">
          <w:marLeft w:val="480"/>
          <w:marRight w:val="0"/>
          <w:marTop w:val="0"/>
          <w:marBottom w:val="0"/>
          <w:divBdr>
            <w:top w:val="none" w:sz="0" w:space="0" w:color="auto"/>
            <w:left w:val="none" w:sz="0" w:space="0" w:color="auto"/>
            <w:bottom w:val="none" w:sz="0" w:space="0" w:color="auto"/>
            <w:right w:val="none" w:sz="0" w:space="0" w:color="auto"/>
          </w:divBdr>
        </w:div>
        <w:div w:id="933980117">
          <w:marLeft w:val="480"/>
          <w:marRight w:val="0"/>
          <w:marTop w:val="0"/>
          <w:marBottom w:val="0"/>
          <w:divBdr>
            <w:top w:val="none" w:sz="0" w:space="0" w:color="auto"/>
            <w:left w:val="none" w:sz="0" w:space="0" w:color="auto"/>
            <w:bottom w:val="none" w:sz="0" w:space="0" w:color="auto"/>
            <w:right w:val="none" w:sz="0" w:space="0" w:color="auto"/>
          </w:divBdr>
        </w:div>
        <w:div w:id="1217666288">
          <w:marLeft w:val="480"/>
          <w:marRight w:val="0"/>
          <w:marTop w:val="0"/>
          <w:marBottom w:val="0"/>
          <w:divBdr>
            <w:top w:val="none" w:sz="0" w:space="0" w:color="auto"/>
            <w:left w:val="none" w:sz="0" w:space="0" w:color="auto"/>
            <w:bottom w:val="none" w:sz="0" w:space="0" w:color="auto"/>
            <w:right w:val="none" w:sz="0" w:space="0" w:color="auto"/>
          </w:divBdr>
        </w:div>
        <w:div w:id="1218203266">
          <w:marLeft w:val="480"/>
          <w:marRight w:val="0"/>
          <w:marTop w:val="0"/>
          <w:marBottom w:val="0"/>
          <w:divBdr>
            <w:top w:val="none" w:sz="0" w:space="0" w:color="auto"/>
            <w:left w:val="none" w:sz="0" w:space="0" w:color="auto"/>
            <w:bottom w:val="none" w:sz="0" w:space="0" w:color="auto"/>
            <w:right w:val="none" w:sz="0" w:space="0" w:color="auto"/>
          </w:divBdr>
        </w:div>
        <w:div w:id="1622490907">
          <w:marLeft w:val="480"/>
          <w:marRight w:val="0"/>
          <w:marTop w:val="0"/>
          <w:marBottom w:val="0"/>
          <w:divBdr>
            <w:top w:val="none" w:sz="0" w:space="0" w:color="auto"/>
            <w:left w:val="none" w:sz="0" w:space="0" w:color="auto"/>
            <w:bottom w:val="none" w:sz="0" w:space="0" w:color="auto"/>
            <w:right w:val="none" w:sz="0" w:space="0" w:color="auto"/>
          </w:divBdr>
        </w:div>
        <w:div w:id="1652169991">
          <w:marLeft w:val="480"/>
          <w:marRight w:val="0"/>
          <w:marTop w:val="0"/>
          <w:marBottom w:val="0"/>
          <w:divBdr>
            <w:top w:val="none" w:sz="0" w:space="0" w:color="auto"/>
            <w:left w:val="none" w:sz="0" w:space="0" w:color="auto"/>
            <w:bottom w:val="none" w:sz="0" w:space="0" w:color="auto"/>
            <w:right w:val="none" w:sz="0" w:space="0" w:color="auto"/>
          </w:divBdr>
        </w:div>
        <w:div w:id="1692998834">
          <w:marLeft w:val="480"/>
          <w:marRight w:val="0"/>
          <w:marTop w:val="0"/>
          <w:marBottom w:val="0"/>
          <w:divBdr>
            <w:top w:val="none" w:sz="0" w:space="0" w:color="auto"/>
            <w:left w:val="none" w:sz="0" w:space="0" w:color="auto"/>
            <w:bottom w:val="none" w:sz="0" w:space="0" w:color="auto"/>
            <w:right w:val="none" w:sz="0" w:space="0" w:color="auto"/>
          </w:divBdr>
        </w:div>
        <w:div w:id="1724255589">
          <w:marLeft w:val="480"/>
          <w:marRight w:val="0"/>
          <w:marTop w:val="0"/>
          <w:marBottom w:val="0"/>
          <w:divBdr>
            <w:top w:val="none" w:sz="0" w:space="0" w:color="auto"/>
            <w:left w:val="none" w:sz="0" w:space="0" w:color="auto"/>
            <w:bottom w:val="none" w:sz="0" w:space="0" w:color="auto"/>
            <w:right w:val="none" w:sz="0" w:space="0" w:color="auto"/>
          </w:divBdr>
        </w:div>
        <w:div w:id="1805267699">
          <w:marLeft w:val="480"/>
          <w:marRight w:val="0"/>
          <w:marTop w:val="0"/>
          <w:marBottom w:val="0"/>
          <w:divBdr>
            <w:top w:val="none" w:sz="0" w:space="0" w:color="auto"/>
            <w:left w:val="none" w:sz="0" w:space="0" w:color="auto"/>
            <w:bottom w:val="none" w:sz="0" w:space="0" w:color="auto"/>
            <w:right w:val="none" w:sz="0" w:space="0" w:color="auto"/>
          </w:divBdr>
        </w:div>
        <w:div w:id="1893035689">
          <w:marLeft w:val="480"/>
          <w:marRight w:val="0"/>
          <w:marTop w:val="0"/>
          <w:marBottom w:val="0"/>
          <w:divBdr>
            <w:top w:val="none" w:sz="0" w:space="0" w:color="auto"/>
            <w:left w:val="none" w:sz="0" w:space="0" w:color="auto"/>
            <w:bottom w:val="none" w:sz="0" w:space="0" w:color="auto"/>
            <w:right w:val="none" w:sz="0" w:space="0" w:color="auto"/>
          </w:divBdr>
        </w:div>
        <w:div w:id="2041852414">
          <w:marLeft w:val="480"/>
          <w:marRight w:val="0"/>
          <w:marTop w:val="0"/>
          <w:marBottom w:val="0"/>
          <w:divBdr>
            <w:top w:val="none" w:sz="0" w:space="0" w:color="auto"/>
            <w:left w:val="none" w:sz="0" w:space="0" w:color="auto"/>
            <w:bottom w:val="none" w:sz="0" w:space="0" w:color="auto"/>
            <w:right w:val="none" w:sz="0" w:space="0" w:color="auto"/>
          </w:divBdr>
        </w:div>
        <w:div w:id="2085715102">
          <w:marLeft w:val="480"/>
          <w:marRight w:val="0"/>
          <w:marTop w:val="0"/>
          <w:marBottom w:val="0"/>
          <w:divBdr>
            <w:top w:val="none" w:sz="0" w:space="0" w:color="auto"/>
            <w:left w:val="none" w:sz="0" w:space="0" w:color="auto"/>
            <w:bottom w:val="none" w:sz="0" w:space="0" w:color="auto"/>
            <w:right w:val="none" w:sz="0" w:space="0" w:color="auto"/>
          </w:divBdr>
        </w:div>
        <w:div w:id="2129856971">
          <w:marLeft w:val="480"/>
          <w:marRight w:val="0"/>
          <w:marTop w:val="0"/>
          <w:marBottom w:val="0"/>
          <w:divBdr>
            <w:top w:val="none" w:sz="0" w:space="0" w:color="auto"/>
            <w:left w:val="none" w:sz="0" w:space="0" w:color="auto"/>
            <w:bottom w:val="none" w:sz="0" w:space="0" w:color="auto"/>
            <w:right w:val="none" w:sz="0" w:space="0" w:color="auto"/>
          </w:divBdr>
        </w:div>
      </w:divsChild>
    </w:div>
    <w:div w:id="196816483">
      <w:bodyDiv w:val="1"/>
      <w:marLeft w:val="0"/>
      <w:marRight w:val="0"/>
      <w:marTop w:val="0"/>
      <w:marBottom w:val="0"/>
      <w:divBdr>
        <w:top w:val="none" w:sz="0" w:space="0" w:color="auto"/>
        <w:left w:val="none" w:sz="0" w:space="0" w:color="auto"/>
        <w:bottom w:val="none" w:sz="0" w:space="0" w:color="auto"/>
        <w:right w:val="none" w:sz="0" w:space="0" w:color="auto"/>
      </w:divBdr>
      <w:divsChild>
        <w:div w:id="30033545">
          <w:marLeft w:val="480"/>
          <w:marRight w:val="0"/>
          <w:marTop w:val="0"/>
          <w:marBottom w:val="0"/>
          <w:divBdr>
            <w:top w:val="none" w:sz="0" w:space="0" w:color="auto"/>
            <w:left w:val="none" w:sz="0" w:space="0" w:color="auto"/>
            <w:bottom w:val="none" w:sz="0" w:space="0" w:color="auto"/>
            <w:right w:val="none" w:sz="0" w:space="0" w:color="auto"/>
          </w:divBdr>
        </w:div>
        <w:div w:id="64761538">
          <w:marLeft w:val="480"/>
          <w:marRight w:val="0"/>
          <w:marTop w:val="0"/>
          <w:marBottom w:val="0"/>
          <w:divBdr>
            <w:top w:val="none" w:sz="0" w:space="0" w:color="auto"/>
            <w:left w:val="none" w:sz="0" w:space="0" w:color="auto"/>
            <w:bottom w:val="none" w:sz="0" w:space="0" w:color="auto"/>
            <w:right w:val="none" w:sz="0" w:space="0" w:color="auto"/>
          </w:divBdr>
        </w:div>
        <w:div w:id="75253847">
          <w:marLeft w:val="480"/>
          <w:marRight w:val="0"/>
          <w:marTop w:val="0"/>
          <w:marBottom w:val="0"/>
          <w:divBdr>
            <w:top w:val="none" w:sz="0" w:space="0" w:color="auto"/>
            <w:left w:val="none" w:sz="0" w:space="0" w:color="auto"/>
            <w:bottom w:val="none" w:sz="0" w:space="0" w:color="auto"/>
            <w:right w:val="none" w:sz="0" w:space="0" w:color="auto"/>
          </w:divBdr>
        </w:div>
        <w:div w:id="135606234">
          <w:marLeft w:val="480"/>
          <w:marRight w:val="0"/>
          <w:marTop w:val="0"/>
          <w:marBottom w:val="0"/>
          <w:divBdr>
            <w:top w:val="none" w:sz="0" w:space="0" w:color="auto"/>
            <w:left w:val="none" w:sz="0" w:space="0" w:color="auto"/>
            <w:bottom w:val="none" w:sz="0" w:space="0" w:color="auto"/>
            <w:right w:val="none" w:sz="0" w:space="0" w:color="auto"/>
          </w:divBdr>
        </w:div>
        <w:div w:id="230165861">
          <w:marLeft w:val="480"/>
          <w:marRight w:val="0"/>
          <w:marTop w:val="0"/>
          <w:marBottom w:val="0"/>
          <w:divBdr>
            <w:top w:val="none" w:sz="0" w:space="0" w:color="auto"/>
            <w:left w:val="none" w:sz="0" w:space="0" w:color="auto"/>
            <w:bottom w:val="none" w:sz="0" w:space="0" w:color="auto"/>
            <w:right w:val="none" w:sz="0" w:space="0" w:color="auto"/>
          </w:divBdr>
        </w:div>
        <w:div w:id="415790144">
          <w:marLeft w:val="480"/>
          <w:marRight w:val="0"/>
          <w:marTop w:val="0"/>
          <w:marBottom w:val="0"/>
          <w:divBdr>
            <w:top w:val="none" w:sz="0" w:space="0" w:color="auto"/>
            <w:left w:val="none" w:sz="0" w:space="0" w:color="auto"/>
            <w:bottom w:val="none" w:sz="0" w:space="0" w:color="auto"/>
            <w:right w:val="none" w:sz="0" w:space="0" w:color="auto"/>
          </w:divBdr>
        </w:div>
        <w:div w:id="424617870">
          <w:marLeft w:val="480"/>
          <w:marRight w:val="0"/>
          <w:marTop w:val="0"/>
          <w:marBottom w:val="0"/>
          <w:divBdr>
            <w:top w:val="none" w:sz="0" w:space="0" w:color="auto"/>
            <w:left w:val="none" w:sz="0" w:space="0" w:color="auto"/>
            <w:bottom w:val="none" w:sz="0" w:space="0" w:color="auto"/>
            <w:right w:val="none" w:sz="0" w:space="0" w:color="auto"/>
          </w:divBdr>
        </w:div>
        <w:div w:id="788091957">
          <w:marLeft w:val="480"/>
          <w:marRight w:val="0"/>
          <w:marTop w:val="0"/>
          <w:marBottom w:val="0"/>
          <w:divBdr>
            <w:top w:val="none" w:sz="0" w:space="0" w:color="auto"/>
            <w:left w:val="none" w:sz="0" w:space="0" w:color="auto"/>
            <w:bottom w:val="none" w:sz="0" w:space="0" w:color="auto"/>
            <w:right w:val="none" w:sz="0" w:space="0" w:color="auto"/>
          </w:divBdr>
        </w:div>
        <w:div w:id="883761585">
          <w:marLeft w:val="480"/>
          <w:marRight w:val="0"/>
          <w:marTop w:val="0"/>
          <w:marBottom w:val="0"/>
          <w:divBdr>
            <w:top w:val="none" w:sz="0" w:space="0" w:color="auto"/>
            <w:left w:val="none" w:sz="0" w:space="0" w:color="auto"/>
            <w:bottom w:val="none" w:sz="0" w:space="0" w:color="auto"/>
            <w:right w:val="none" w:sz="0" w:space="0" w:color="auto"/>
          </w:divBdr>
        </w:div>
        <w:div w:id="921255651">
          <w:marLeft w:val="480"/>
          <w:marRight w:val="0"/>
          <w:marTop w:val="0"/>
          <w:marBottom w:val="0"/>
          <w:divBdr>
            <w:top w:val="none" w:sz="0" w:space="0" w:color="auto"/>
            <w:left w:val="none" w:sz="0" w:space="0" w:color="auto"/>
            <w:bottom w:val="none" w:sz="0" w:space="0" w:color="auto"/>
            <w:right w:val="none" w:sz="0" w:space="0" w:color="auto"/>
          </w:divBdr>
        </w:div>
        <w:div w:id="955256835">
          <w:marLeft w:val="480"/>
          <w:marRight w:val="0"/>
          <w:marTop w:val="0"/>
          <w:marBottom w:val="0"/>
          <w:divBdr>
            <w:top w:val="none" w:sz="0" w:space="0" w:color="auto"/>
            <w:left w:val="none" w:sz="0" w:space="0" w:color="auto"/>
            <w:bottom w:val="none" w:sz="0" w:space="0" w:color="auto"/>
            <w:right w:val="none" w:sz="0" w:space="0" w:color="auto"/>
          </w:divBdr>
        </w:div>
        <w:div w:id="1162698988">
          <w:marLeft w:val="480"/>
          <w:marRight w:val="0"/>
          <w:marTop w:val="0"/>
          <w:marBottom w:val="0"/>
          <w:divBdr>
            <w:top w:val="none" w:sz="0" w:space="0" w:color="auto"/>
            <w:left w:val="none" w:sz="0" w:space="0" w:color="auto"/>
            <w:bottom w:val="none" w:sz="0" w:space="0" w:color="auto"/>
            <w:right w:val="none" w:sz="0" w:space="0" w:color="auto"/>
          </w:divBdr>
        </w:div>
        <w:div w:id="1330719787">
          <w:marLeft w:val="480"/>
          <w:marRight w:val="0"/>
          <w:marTop w:val="0"/>
          <w:marBottom w:val="0"/>
          <w:divBdr>
            <w:top w:val="none" w:sz="0" w:space="0" w:color="auto"/>
            <w:left w:val="none" w:sz="0" w:space="0" w:color="auto"/>
            <w:bottom w:val="none" w:sz="0" w:space="0" w:color="auto"/>
            <w:right w:val="none" w:sz="0" w:space="0" w:color="auto"/>
          </w:divBdr>
        </w:div>
        <w:div w:id="1372803737">
          <w:marLeft w:val="480"/>
          <w:marRight w:val="0"/>
          <w:marTop w:val="0"/>
          <w:marBottom w:val="0"/>
          <w:divBdr>
            <w:top w:val="none" w:sz="0" w:space="0" w:color="auto"/>
            <w:left w:val="none" w:sz="0" w:space="0" w:color="auto"/>
            <w:bottom w:val="none" w:sz="0" w:space="0" w:color="auto"/>
            <w:right w:val="none" w:sz="0" w:space="0" w:color="auto"/>
          </w:divBdr>
        </w:div>
        <w:div w:id="1485272496">
          <w:marLeft w:val="480"/>
          <w:marRight w:val="0"/>
          <w:marTop w:val="0"/>
          <w:marBottom w:val="0"/>
          <w:divBdr>
            <w:top w:val="none" w:sz="0" w:space="0" w:color="auto"/>
            <w:left w:val="none" w:sz="0" w:space="0" w:color="auto"/>
            <w:bottom w:val="none" w:sz="0" w:space="0" w:color="auto"/>
            <w:right w:val="none" w:sz="0" w:space="0" w:color="auto"/>
          </w:divBdr>
        </w:div>
        <w:div w:id="1487161777">
          <w:marLeft w:val="480"/>
          <w:marRight w:val="0"/>
          <w:marTop w:val="0"/>
          <w:marBottom w:val="0"/>
          <w:divBdr>
            <w:top w:val="none" w:sz="0" w:space="0" w:color="auto"/>
            <w:left w:val="none" w:sz="0" w:space="0" w:color="auto"/>
            <w:bottom w:val="none" w:sz="0" w:space="0" w:color="auto"/>
            <w:right w:val="none" w:sz="0" w:space="0" w:color="auto"/>
          </w:divBdr>
        </w:div>
        <w:div w:id="1565945224">
          <w:marLeft w:val="480"/>
          <w:marRight w:val="0"/>
          <w:marTop w:val="0"/>
          <w:marBottom w:val="0"/>
          <w:divBdr>
            <w:top w:val="none" w:sz="0" w:space="0" w:color="auto"/>
            <w:left w:val="none" w:sz="0" w:space="0" w:color="auto"/>
            <w:bottom w:val="none" w:sz="0" w:space="0" w:color="auto"/>
            <w:right w:val="none" w:sz="0" w:space="0" w:color="auto"/>
          </w:divBdr>
        </w:div>
        <w:div w:id="1585264907">
          <w:marLeft w:val="480"/>
          <w:marRight w:val="0"/>
          <w:marTop w:val="0"/>
          <w:marBottom w:val="0"/>
          <w:divBdr>
            <w:top w:val="none" w:sz="0" w:space="0" w:color="auto"/>
            <w:left w:val="none" w:sz="0" w:space="0" w:color="auto"/>
            <w:bottom w:val="none" w:sz="0" w:space="0" w:color="auto"/>
            <w:right w:val="none" w:sz="0" w:space="0" w:color="auto"/>
          </w:divBdr>
        </w:div>
        <w:div w:id="1597398692">
          <w:marLeft w:val="480"/>
          <w:marRight w:val="0"/>
          <w:marTop w:val="0"/>
          <w:marBottom w:val="0"/>
          <w:divBdr>
            <w:top w:val="none" w:sz="0" w:space="0" w:color="auto"/>
            <w:left w:val="none" w:sz="0" w:space="0" w:color="auto"/>
            <w:bottom w:val="none" w:sz="0" w:space="0" w:color="auto"/>
            <w:right w:val="none" w:sz="0" w:space="0" w:color="auto"/>
          </w:divBdr>
        </w:div>
        <w:div w:id="1731464069">
          <w:marLeft w:val="480"/>
          <w:marRight w:val="0"/>
          <w:marTop w:val="0"/>
          <w:marBottom w:val="0"/>
          <w:divBdr>
            <w:top w:val="none" w:sz="0" w:space="0" w:color="auto"/>
            <w:left w:val="none" w:sz="0" w:space="0" w:color="auto"/>
            <w:bottom w:val="none" w:sz="0" w:space="0" w:color="auto"/>
            <w:right w:val="none" w:sz="0" w:space="0" w:color="auto"/>
          </w:divBdr>
        </w:div>
        <w:div w:id="1878086141">
          <w:marLeft w:val="480"/>
          <w:marRight w:val="0"/>
          <w:marTop w:val="0"/>
          <w:marBottom w:val="0"/>
          <w:divBdr>
            <w:top w:val="none" w:sz="0" w:space="0" w:color="auto"/>
            <w:left w:val="none" w:sz="0" w:space="0" w:color="auto"/>
            <w:bottom w:val="none" w:sz="0" w:space="0" w:color="auto"/>
            <w:right w:val="none" w:sz="0" w:space="0" w:color="auto"/>
          </w:divBdr>
        </w:div>
        <w:div w:id="1964382890">
          <w:marLeft w:val="480"/>
          <w:marRight w:val="0"/>
          <w:marTop w:val="0"/>
          <w:marBottom w:val="0"/>
          <w:divBdr>
            <w:top w:val="none" w:sz="0" w:space="0" w:color="auto"/>
            <w:left w:val="none" w:sz="0" w:space="0" w:color="auto"/>
            <w:bottom w:val="none" w:sz="0" w:space="0" w:color="auto"/>
            <w:right w:val="none" w:sz="0" w:space="0" w:color="auto"/>
          </w:divBdr>
        </w:div>
        <w:div w:id="2118404119">
          <w:marLeft w:val="480"/>
          <w:marRight w:val="0"/>
          <w:marTop w:val="0"/>
          <w:marBottom w:val="0"/>
          <w:divBdr>
            <w:top w:val="none" w:sz="0" w:space="0" w:color="auto"/>
            <w:left w:val="none" w:sz="0" w:space="0" w:color="auto"/>
            <w:bottom w:val="none" w:sz="0" w:space="0" w:color="auto"/>
            <w:right w:val="none" w:sz="0" w:space="0" w:color="auto"/>
          </w:divBdr>
        </w:div>
      </w:divsChild>
    </w:div>
    <w:div w:id="200944450">
      <w:bodyDiv w:val="1"/>
      <w:marLeft w:val="0"/>
      <w:marRight w:val="0"/>
      <w:marTop w:val="0"/>
      <w:marBottom w:val="0"/>
      <w:divBdr>
        <w:top w:val="none" w:sz="0" w:space="0" w:color="auto"/>
        <w:left w:val="none" w:sz="0" w:space="0" w:color="auto"/>
        <w:bottom w:val="none" w:sz="0" w:space="0" w:color="auto"/>
        <w:right w:val="none" w:sz="0" w:space="0" w:color="auto"/>
      </w:divBdr>
    </w:div>
    <w:div w:id="205530888">
      <w:bodyDiv w:val="1"/>
      <w:marLeft w:val="0"/>
      <w:marRight w:val="0"/>
      <w:marTop w:val="0"/>
      <w:marBottom w:val="0"/>
      <w:divBdr>
        <w:top w:val="none" w:sz="0" w:space="0" w:color="auto"/>
        <w:left w:val="none" w:sz="0" w:space="0" w:color="auto"/>
        <w:bottom w:val="none" w:sz="0" w:space="0" w:color="auto"/>
        <w:right w:val="none" w:sz="0" w:space="0" w:color="auto"/>
      </w:divBdr>
      <w:divsChild>
        <w:div w:id="333802385">
          <w:marLeft w:val="480"/>
          <w:marRight w:val="0"/>
          <w:marTop w:val="0"/>
          <w:marBottom w:val="0"/>
          <w:divBdr>
            <w:top w:val="none" w:sz="0" w:space="0" w:color="auto"/>
            <w:left w:val="none" w:sz="0" w:space="0" w:color="auto"/>
            <w:bottom w:val="none" w:sz="0" w:space="0" w:color="auto"/>
            <w:right w:val="none" w:sz="0" w:space="0" w:color="auto"/>
          </w:divBdr>
        </w:div>
        <w:div w:id="682973287">
          <w:marLeft w:val="480"/>
          <w:marRight w:val="0"/>
          <w:marTop w:val="0"/>
          <w:marBottom w:val="0"/>
          <w:divBdr>
            <w:top w:val="none" w:sz="0" w:space="0" w:color="auto"/>
            <w:left w:val="none" w:sz="0" w:space="0" w:color="auto"/>
            <w:bottom w:val="none" w:sz="0" w:space="0" w:color="auto"/>
            <w:right w:val="none" w:sz="0" w:space="0" w:color="auto"/>
          </w:divBdr>
        </w:div>
        <w:div w:id="883180802">
          <w:marLeft w:val="480"/>
          <w:marRight w:val="0"/>
          <w:marTop w:val="0"/>
          <w:marBottom w:val="0"/>
          <w:divBdr>
            <w:top w:val="none" w:sz="0" w:space="0" w:color="auto"/>
            <w:left w:val="none" w:sz="0" w:space="0" w:color="auto"/>
            <w:bottom w:val="none" w:sz="0" w:space="0" w:color="auto"/>
            <w:right w:val="none" w:sz="0" w:space="0" w:color="auto"/>
          </w:divBdr>
        </w:div>
        <w:div w:id="1198784930">
          <w:marLeft w:val="480"/>
          <w:marRight w:val="0"/>
          <w:marTop w:val="0"/>
          <w:marBottom w:val="0"/>
          <w:divBdr>
            <w:top w:val="none" w:sz="0" w:space="0" w:color="auto"/>
            <w:left w:val="none" w:sz="0" w:space="0" w:color="auto"/>
            <w:bottom w:val="none" w:sz="0" w:space="0" w:color="auto"/>
            <w:right w:val="none" w:sz="0" w:space="0" w:color="auto"/>
          </w:divBdr>
        </w:div>
        <w:div w:id="2129817722">
          <w:marLeft w:val="480"/>
          <w:marRight w:val="0"/>
          <w:marTop w:val="0"/>
          <w:marBottom w:val="0"/>
          <w:divBdr>
            <w:top w:val="none" w:sz="0" w:space="0" w:color="auto"/>
            <w:left w:val="none" w:sz="0" w:space="0" w:color="auto"/>
            <w:bottom w:val="none" w:sz="0" w:space="0" w:color="auto"/>
            <w:right w:val="none" w:sz="0" w:space="0" w:color="auto"/>
          </w:divBdr>
        </w:div>
      </w:divsChild>
    </w:div>
    <w:div w:id="206069461">
      <w:bodyDiv w:val="1"/>
      <w:marLeft w:val="0"/>
      <w:marRight w:val="0"/>
      <w:marTop w:val="0"/>
      <w:marBottom w:val="0"/>
      <w:divBdr>
        <w:top w:val="none" w:sz="0" w:space="0" w:color="auto"/>
        <w:left w:val="none" w:sz="0" w:space="0" w:color="auto"/>
        <w:bottom w:val="none" w:sz="0" w:space="0" w:color="auto"/>
        <w:right w:val="none" w:sz="0" w:space="0" w:color="auto"/>
      </w:divBdr>
    </w:div>
    <w:div w:id="206069860">
      <w:bodyDiv w:val="1"/>
      <w:marLeft w:val="0"/>
      <w:marRight w:val="0"/>
      <w:marTop w:val="0"/>
      <w:marBottom w:val="0"/>
      <w:divBdr>
        <w:top w:val="none" w:sz="0" w:space="0" w:color="auto"/>
        <w:left w:val="none" w:sz="0" w:space="0" w:color="auto"/>
        <w:bottom w:val="none" w:sz="0" w:space="0" w:color="auto"/>
        <w:right w:val="none" w:sz="0" w:space="0" w:color="auto"/>
      </w:divBdr>
      <w:divsChild>
        <w:div w:id="213392341">
          <w:marLeft w:val="480"/>
          <w:marRight w:val="0"/>
          <w:marTop w:val="0"/>
          <w:marBottom w:val="0"/>
          <w:divBdr>
            <w:top w:val="none" w:sz="0" w:space="0" w:color="auto"/>
            <w:left w:val="none" w:sz="0" w:space="0" w:color="auto"/>
            <w:bottom w:val="none" w:sz="0" w:space="0" w:color="auto"/>
            <w:right w:val="none" w:sz="0" w:space="0" w:color="auto"/>
          </w:divBdr>
        </w:div>
        <w:div w:id="291524753">
          <w:marLeft w:val="480"/>
          <w:marRight w:val="0"/>
          <w:marTop w:val="0"/>
          <w:marBottom w:val="0"/>
          <w:divBdr>
            <w:top w:val="none" w:sz="0" w:space="0" w:color="auto"/>
            <w:left w:val="none" w:sz="0" w:space="0" w:color="auto"/>
            <w:bottom w:val="none" w:sz="0" w:space="0" w:color="auto"/>
            <w:right w:val="none" w:sz="0" w:space="0" w:color="auto"/>
          </w:divBdr>
        </w:div>
        <w:div w:id="1369910262">
          <w:marLeft w:val="480"/>
          <w:marRight w:val="0"/>
          <w:marTop w:val="0"/>
          <w:marBottom w:val="0"/>
          <w:divBdr>
            <w:top w:val="none" w:sz="0" w:space="0" w:color="auto"/>
            <w:left w:val="none" w:sz="0" w:space="0" w:color="auto"/>
            <w:bottom w:val="none" w:sz="0" w:space="0" w:color="auto"/>
            <w:right w:val="none" w:sz="0" w:space="0" w:color="auto"/>
          </w:divBdr>
        </w:div>
        <w:div w:id="1530991644">
          <w:marLeft w:val="480"/>
          <w:marRight w:val="0"/>
          <w:marTop w:val="0"/>
          <w:marBottom w:val="0"/>
          <w:divBdr>
            <w:top w:val="none" w:sz="0" w:space="0" w:color="auto"/>
            <w:left w:val="none" w:sz="0" w:space="0" w:color="auto"/>
            <w:bottom w:val="none" w:sz="0" w:space="0" w:color="auto"/>
            <w:right w:val="none" w:sz="0" w:space="0" w:color="auto"/>
          </w:divBdr>
        </w:div>
        <w:div w:id="1534463858">
          <w:marLeft w:val="480"/>
          <w:marRight w:val="0"/>
          <w:marTop w:val="0"/>
          <w:marBottom w:val="0"/>
          <w:divBdr>
            <w:top w:val="none" w:sz="0" w:space="0" w:color="auto"/>
            <w:left w:val="none" w:sz="0" w:space="0" w:color="auto"/>
            <w:bottom w:val="none" w:sz="0" w:space="0" w:color="auto"/>
            <w:right w:val="none" w:sz="0" w:space="0" w:color="auto"/>
          </w:divBdr>
        </w:div>
        <w:div w:id="1694113206">
          <w:marLeft w:val="480"/>
          <w:marRight w:val="0"/>
          <w:marTop w:val="0"/>
          <w:marBottom w:val="0"/>
          <w:divBdr>
            <w:top w:val="none" w:sz="0" w:space="0" w:color="auto"/>
            <w:left w:val="none" w:sz="0" w:space="0" w:color="auto"/>
            <w:bottom w:val="none" w:sz="0" w:space="0" w:color="auto"/>
            <w:right w:val="none" w:sz="0" w:space="0" w:color="auto"/>
          </w:divBdr>
        </w:div>
      </w:divsChild>
    </w:div>
    <w:div w:id="206527761">
      <w:bodyDiv w:val="1"/>
      <w:marLeft w:val="0"/>
      <w:marRight w:val="0"/>
      <w:marTop w:val="0"/>
      <w:marBottom w:val="0"/>
      <w:divBdr>
        <w:top w:val="none" w:sz="0" w:space="0" w:color="auto"/>
        <w:left w:val="none" w:sz="0" w:space="0" w:color="auto"/>
        <w:bottom w:val="none" w:sz="0" w:space="0" w:color="auto"/>
        <w:right w:val="none" w:sz="0" w:space="0" w:color="auto"/>
      </w:divBdr>
    </w:div>
    <w:div w:id="206990491">
      <w:bodyDiv w:val="1"/>
      <w:marLeft w:val="0"/>
      <w:marRight w:val="0"/>
      <w:marTop w:val="0"/>
      <w:marBottom w:val="0"/>
      <w:divBdr>
        <w:top w:val="none" w:sz="0" w:space="0" w:color="auto"/>
        <w:left w:val="none" w:sz="0" w:space="0" w:color="auto"/>
        <w:bottom w:val="none" w:sz="0" w:space="0" w:color="auto"/>
        <w:right w:val="none" w:sz="0" w:space="0" w:color="auto"/>
      </w:divBdr>
    </w:div>
    <w:div w:id="207381468">
      <w:bodyDiv w:val="1"/>
      <w:marLeft w:val="0"/>
      <w:marRight w:val="0"/>
      <w:marTop w:val="0"/>
      <w:marBottom w:val="0"/>
      <w:divBdr>
        <w:top w:val="none" w:sz="0" w:space="0" w:color="auto"/>
        <w:left w:val="none" w:sz="0" w:space="0" w:color="auto"/>
        <w:bottom w:val="none" w:sz="0" w:space="0" w:color="auto"/>
        <w:right w:val="none" w:sz="0" w:space="0" w:color="auto"/>
      </w:divBdr>
    </w:div>
    <w:div w:id="208229932">
      <w:bodyDiv w:val="1"/>
      <w:marLeft w:val="0"/>
      <w:marRight w:val="0"/>
      <w:marTop w:val="0"/>
      <w:marBottom w:val="0"/>
      <w:divBdr>
        <w:top w:val="none" w:sz="0" w:space="0" w:color="auto"/>
        <w:left w:val="none" w:sz="0" w:space="0" w:color="auto"/>
        <w:bottom w:val="none" w:sz="0" w:space="0" w:color="auto"/>
        <w:right w:val="none" w:sz="0" w:space="0" w:color="auto"/>
      </w:divBdr>
    </w:div>
    <w:div w:id="209655728">
      <w:bodyDiv w:val="1"/>
      <w:marLeft w:val="0"/>
      <w:marRight w:val="0"/>
      <w:marTop w:val="0"/>
      <w:marBottom w:val="0"/>
      <w:divBdr>
        <w:top w:val="none" w:sz="0" w:space="0" w:color="auto"/>
        <w:left w:val="none" w:sz="0" w:space="0" w:color="auto"/>
        <w:bottom w:val="none" w:sz="0" w:space="0" w:color="auto"/>
        <w:right w:val="none" w:sz="0" w:space="0" w:color="auto"/>
      </w:divBdr>
    </w:div>
    <w:div w:id="210656977">
      <w:bodyDiv w:val="1"/>
      <w:marLeft w:val="0"/>
      <w:marRight w:val="0"/>
      <w:marTop w:val="0"/>
      <w:marBottom w:val="0"/>
      <w:divBdr>
        <w:top w:val="none" w:sz="0" w:space="0" w:color="auto"/>
        <w:left w:val="none" w:sz="0" w:space="0" w:color="auto"/>
        <w:bottom w:val="none" w:sz="0" w:space="0" w:color="auto"/>
        <w:right w:val="none" w:sz="0" w:space="0" w:color="auto"/>
      </w:divBdr>
    </w:div>
    <w:div w:id="225529701">
      <w:bodyDiv w:val="1"/>
      <w:marLeft w:val="0"/>
      <w:marRight w:val="0"/>
      <w:marTop w:val="0"/>
      <w:marBottom w:val="0"/>
      <w:divBdr>
        <w:top w:val="none" w:sz="0" w:space="0" w:color="auto"/>
        <w:left w:val="none" w:sz="0" w:space="0" w:color="auto"/>
        <w:bottom w:val="none" w:sz="0" w:space="0" w:color="auto"/>
        <w:right w:val="none" w:sz="0" w:space="0" w:color="auto"/>
      </w:divBdr>
      <w:divsChild>
        <w:div w:id="108011648">
          <w:marLeft w:val="480"/>
          <w:marRight w:val="0"/>
          <w:marTop w:val="0"/>
          <w:marBottom w:val="0"/>
          <w:divBdr>
            <w:top w:val="none" w:sz="0" w:space="0" w:color="auto"/>
            <w:left w:val="none" w:sz="0" w:space="0" w:color="auto"/>
            <w:bottom w:val="none" w:sz="0" w:space="0" w:color="auto"/>
            <w:right w:val="none" w:sz="0" w:space="0" w:color="auto"/>
          </w:divBdr>
        </w:div>
        <w:div w:id="221448308">
          <w:marLeft w:val="480"/>
          <w:marRight w:val="0"/>
          <w:marTop w:val="0"/>
          <w:marBottom w:val="0"/>
          <w:divBdr>
            <w:top w:val="none" w:sz="0" w:space="0" w:color="auto"/>
            <w:left w:val="none" w:sz="0" w:space="0" w:color="auto"/>
            <w:bottom w:val="none" w:sz="0" w:space="0" w:color="auto"/>
            <w:right w:val="none" w:sz="0" w:space="0" w:color="auto"/>
          </w:divBdr>
        </w:div>
        <w:div w:id="413742553">
          <w:marLeft w:val="480"/>
          <w:marRight w:val="0"/>
          <w:marTop w:val="0"/>
          <w:marBottom w:val="0"/>
          <w:divBdr>
            <w:top w:val="none" w:sz="0" w:space="0" w:color="auto"/>
            <w:left w:val="none" w:sz="0" w:space="0" w:color="auto"/>
            <w:bottom w:val="none" w:sz="0" w:space="0" w:color="auto"/>
            <w:right w:val="none" w:sz="0" w:space="0" w:color="auto"/>
          </w:divBdr>
        </w:div>
        <w:div w:id="521362277">
          <w:marLeft w:val="480"/>
          <w:marRight w:val="0"/>
          <w:marTop w:val="0"/>
          <w:marBottom w:val="0"/>
          <w:divBdr>
            <w:top w:val="none" w:sz="0" w:space="0" w:color="auto"/>
            <w:left w:val="none" w:sz="0" w:space="0" w:color="auto"/>
            <w:bottom w:val="none" w:sz="0" w:space="0" w:color="auto"/>
            <w:right w:val="none" w:sz="0" w:space="0" w:color="auto"/>
          </w:divBdr>
        </w:div>
        <w:div w:id="735010072">
          <w:marLeft w:val="480"/>
          <w:marRight w:val="0"/>
          <w:marTop w:val="0"/>
          <w:marBottom w:val="0"/>
          <w:divBdr>
            <w:top w:val="none" w:sz="0" w:space="0" w:color="auto"/>
            <w:left w:val="none" w:sz="0" w:space="0" w:color="auto"/>
            <w:bottom w:val="none" w:sz="0" w:space="0" w:color="auto"/>
            <w:right w:val="none" w:sz="0" w:space="0" w:color="auto"/>
          </w:divBdr>
        </w:div>
        <w:div w:id="743769993">
          <w:marLeft w:val="480"/>
          <w:marRight w:val="0"/>
          <w:marTop w:val="0"/>
          <w:marBottom w:val="0"/>
          <w:divBdr>
            <w:top w:val="none" w:sz="0" w:space="0" w:color="auto"/>
            <w:left w:val="none" w:sz="0" w:space="0" w:color="auto"/>
            <w:bottom w:val="none" w:sz="0" w:space="0" w:color="auto"/>
            <w:right w:val="none" w:sz="0" w:space="0" w:color="auto"/>
          </w:divBdr>
        </w:div>
        <w:div w:id="926227762">
          <w:marLeft w:val="480"/>
          <w:marRight w:val="0"/>
          <w:marTop w:val="0"/>
          <w:marBottom w:val="0"/>
          <w:divBdr>
            <w:top w:val="none" w:sz="0" w:space="0" w:color="auto"/>
            <w:left w:val="none" w:sz="0" w:space="0" w:color="auto"/>
            <w:bottom w:val="none" w:sz="0" w:space="0" w:color="auto"/>
            <w:right w:val="none" w:sz="0" w:space="0" w:color="auto"/>
          </w:divBdr>
        </w:div>
        <w:div w:id="955017709">
          <w:marLeft w:val="480"/>
          <w:marRight w:val="0"/>
          <w:marTop w:val="0"/>
          <w:marBottom w:val="0"/>
          <w:divBdr>
            <w:top w:val="none" w:sz="0" w:space="0" w:color="auto"/>
            <w:left w:val="none" w:sz="0" w:space="0" w:color="auto"/>
            <w:bottom w:val="none" w:sz="0" w:space="0" w:color="auto"/>
            <w:right w:val="none" w:sz="0" w:space="0" w:color="auto"/>
          </w:divBdr>
        </w:div>
        <w:div w:id="990598989">
          <w:marLeft w:val="480"/>
          <w:marRight w:val="0"/>
          <w:marTop w:val="0"/>
          <w:marBottom w:val="0"/>
          <w:divBdr>
            <w:top w:val="none" w:sz="0" w:space="0" w:color="auto"/>
            <w:left w:val="none" w:sz="0" w:space="0" w:color="auto"/>
            <w:bottom w:val="none" w:sz="0" w:space="0" w:color="auto"/>
            <w:right w:val="none" w:sz="0" w:space="0" w:color="auto"/>
          </w:divBdr>
        </w:div>
        <w:div w:id="1016737283">
          <w:marLeft w:val="480"/>
          <w:marRight w:val="0"/>
          <w:marTop w:val="0"/>
          <w:marBottom w:val="0"/>
          <w:divBdr>
            <w:top w:val="none" w:sz="0" w:space="0" w:color="auto"/>
            <w:left w:val="none" w:sz="0" w:space="0" w:color="auto"/>
            <w:bottom w:val="none" w:sz="0" w:space="0" w:color="auto"/>
            <w:right w:val="none" w:sz="0" w:space="0" w:color="auto"/>
          </w:divBdr>
        </w:div>
        <w:div w:id="1031960130">
          <w:marLeft w:val="480"/>
          <w:marRight w:val="0"/>
          <w:marTop w:val="0"/>
          <w:marBottom w:val="0"/>
          <w:divBdr>
            <w:top w:val="none" w:sz="0" w:space="0" w:color="auto"/>
            <w:left w:val="none" w:sz="0" w:space="0" w:color="auto"/>
            <w:bottom w:val="none" w:sz="0" w:space="0" w:color="auto"/>
            <w:right w:val="none" w:sz="0" w:space="0" w:color="auto"/>
          </w:divBdr>
        </w:div>
        <w:div w:id="1062363948">
          <w:marLeft w:val="480"/>
          <w:marRight w:val="0"/>
          <w:marTop w:val="0"/>
          <w:marBottom w:val="0"/>
          <w:divBdr>
            <w:top w:val="none" w:sz="0" w:space="0" w:color="auto"/>
            <w:left w:val="none" w:sz="0" w:space="0" w:color="auto"/>
            <w:bottom w:val="none" w:sz="0" w:space="0" w:color="auto"/>
            <w:right w:val="none" w:sz="0" w:space="0" w:color="auto"/>
          </w:divBdr>
        </w:div>
        <w:div w:id="1118448273">
          <w:marLeft w:val="480"/>
          <w:marRight w:val="0"/>
          <w:marTop w:val="0"/>
          <w:marBottom w:val="0"/>
          <w:divBdr>
            <w:top w:val="none" w:sz="0" w:space="0" w:color="auto"/>
            <w:left w:val="none" w:sz="0" w:space="0" w:color="auto"/>
            <w:bottom w:val="none" w:sz="0" w:space="0" w:color="auto"/>
            <w:right w:val="none" w:sz="0" w:space="0" w:color="auto"/>
          </w:divBdr>
        </w:div>
        <w:div w:id="1127971176">
          <w:marLeft w:val="480"/>
          <w:marRight w:val="0"/>
          <w:marTop w:val="0"/>
          <w:marBottom w:val="0"/>
          <w:divBdr>
            <w:top w:val="none" w:sz="0" w:space="0" w:color="auto"/>
            <w:left w:val="none" w:sz="0" w:space="0" w:color="auto"/>
            <w:bottom w:val="none" w:sz="0" w:space="0" w:color="auto"/>
            <w:right w:val="none" w:sz="0" w:space="0" w:color="auto"/>
          </w:divBdr>
        </w:div>
        <w:div w:id="1129201537">
          <w:marLeft w:val="480"/>
          <w:marRight w:val="0"/>
          <w:marTop w:val="0"/>
          <w:marBottom w:val="0"/>
          <w:divBdr>
            <w:top w:val="none" w:sz="0" w:space="0" w:color="auto"/>
            <w:left w:val="none" w:sz="0" w:space="0" w:color="auto"/>
            <w:bottom w:val="none" w:sz="0" w:space="0" w:color="auto"/>
            <w:right w:val="none" w:sz="0" w:space="0" w:color="auto"/>
          </w:divBdr>
        </w:div>
        <w:div w:id="1183007746">
          <w:marLeft w:val="480"/>
          <w:marRight w:val="0"/>
          <w:marTop w:val="0"/>
          <w:marBottom w:val="0"/>
          <w:divBdr>
            <w:top w:val="none" w:sz="0" w:space="0" w:color="auto"/>
            <w:left w:val="none" w:sz="0" w:space="0" w:color="auto"/>
            <w:bottom w:val="none" w:sz="0" w:space="0" w:color="auto"/>
            <w:right w:val="none" w:sz="0" w:space="0" w:color="auto"/>
          </w:divBdr>
        </w:div>
        <w:div w:id="1188059474">
          <w:marLeft w:val="480"/>
          <w:marRight w:val="0"/>
          <w:marTop w:val="0"/>
          <w:marBottom w:val="0"/>
          <w:divBdr>
            <w:top w:val="none" w:sz="0" w:space="0" w:color="auto"/>
            <w:left w:val="none" w:sz="0" w:space="0" w:color="auto"/>
            <w:bottom w:val="none" w:sz="0" w:space="0" w:color="auto"/>
            <w:right w:val="none" w:sz="0" w:space="0" w:color="auto"/>
          </w:divBdr>
        </w:div>
        <w:div w:id="1267156947">
          <w:marLeft w:val="480"/>
          <w:marRight w:val="0"/>
          <w:marTop w:val="0"/>
          <w:marBottom w:val="0"/>
          <w:divBdr>
            <w:top w:val="none" w:sz="0" w:space="0" w:color="auto"/>
            <w:left w:val="none" w:sz="0" w:space="0" w:color="auto"/>
            <w:bottom w:val="none" w:sz="0" w:space="0" w:color="auto"/>
            <w:right w:val="none" w:sz="0" w:space="0" w:color="auto"/>
          </w:divBdr>
        </w:div>
        <w:div w:id="1282490945">
          <w:marLeft w:val="480"/>
          <w:marRight w:val="0"/>
          <w:marTop w:val="0"/>
          <w:marBottom w:val="0"/>
          <w:divBdr>
            <w:top w:val="none" w:sz="0" w:space="0" w:color="auto"/>
            <w:left w:val="none" w:sz="0" w:space="0" w:color="auto"/>
            <w:bottom w:val="none" w:sz="0" w:space="0" w:color="auto"/>
            <w:right w:val="none" w:sz="0" w:space="0" w:color="auto"/>
          </w:divBdr>
        </w:div>
        <w:div w:id="1302616158">
          <w:marLeft w:val="480"/>
          <w:marRight w:val="0"/>
          <w:marTop w:val="0"/>
          <w:marBottom w:val="0"/>
          <w:divBdr>
            <w:top w:val="none" w:sz="0" w:space="0" w:color="auto"/>
            <w:left w:val="none" w:sz="0" w:space="0" w:color="auto"/>
            <w:bottom w:val="none" w:sz="0" w:space="0" w:color="auto"/>
            <w:right w:val="none" w:sz="0" w:space="0" w:color="auto"/>
          </w:divBdr>
        </w:div>
        <w:div w:id="1472096899">
          <w:marLeft w:val="480"/>
          <w:marRight w:val="0"/>
          <w:marTop w:val="0"/>
          <w:marBottom w:val="0"/>
          <w:divBdr>
            <w:top w:val="none" w:sz="0" w:space="0" w:color="auto"/>
            <w:left w:val="none" w:sz="0" w:space="0" w:color="auto"/>
            <w:bottom w:val="none" w:sz="0" w:space="0" w:color="auto"/>
            <w:right w:val="none" w:sz="0" w:space="0" w:color="auto"/>
          </w:divBdr>
        </w:div>
        <w:div w:id="1485274853">
          <w:marLeft w:val="480"/>
          <w:marRight w:val="0"/>
          <w:marTop w:val="0"/>
          <w:marBottom w:val="0"/>
          <w:divBdr>
            <w:top w:val="none" w:sz="0" w:space="0" w:color="auto"/>
            <w:left w:val="none" w:sz="0" w:space="0" w:color="auto"/>
            <w:bottom w:val="none" w:sz="0" w:space="0" w:color="auto"/>
            <w:right w:val="none" w:sz="0" w:space="0" w:color="auto"/>
          </w:divBdr>
        </w:div>
        <w:div w:id="1716660972">
          <w:marLeft w:val="480"/>
          <w:marRight w:val="0"/>
          <w:marTop w:val="0"/>
          <w:marBottom w:val="0"/>
          <w:divBdr>
            <w:top w:val="none" w:sz="0" w:space="0" w:color="auto"/>
            <w:left w:val="none" w:sz="0" w:space="0" w:color="auto"/>
            <w:bottom w:val="none" w:sz="0" w:space="0" w:color="auto"/>
            <w:right w:val="none" w:sz="0" w:space="0" w:color="auto"/>
          </w:divBdr>
        </w:div>
        <w:div w:id="1767845470">
          <w:marLeft w:val="480"/>
          <w:marRight w:val="0"/>
          <w:marTop w:val="0"/>
          <w:marBottom w:val="0"/>
          <w:divBdr>
            <w:top w:val="none" w:sz="0" w:space="0" w:color="auto"/>
            <w:left w:val="none" w:sz="0" w:space="0" w:color="auto"/>
            <w:bottom w:val="none" w:sz="0" w:space="0" w:color="auto"/>
            <w:right w:val="none" w:sz="0" w:space="0" w:color="auto"/>
          </w:divBdr>
        </w:div>
        <w:div w:id="1852141938">
          <w:marLeft w:val="480"/>
          <w:marRight w:val="0"/>
          <w:marTop w:val="0"/>
          <w:marBottom w:val="0"/>
          <w:divBdr>
            <w:top w:val="none" w:sz="0" w:space="0" w:color="auto"/>
            <w:left w:val="none" w:sz="0" w:space="0" w:color="auto"/>
            <w:bottom w:val="none" w:sz="0" w:space="0" w:color="auto"/>
            <w:right w:val="none" w:sz="0" w:space="0" w:color="auto"/>
          </w:divBdr>
        </w:div>
        <w:div w:id="2035571912">
          <w:marLeft w:val="480"/>
          <w:marRight w:val="0"/>
          <w:marTop w:val="0"/>
          <w:marBottom w:val="0"/>
          <w:divBdr>
            <w:top w:val="none" w:sz="0" w:space="0" w:color="auto"/>
            <w:left w:val="none" w:sz="0" w:space="0" w:color="auto"/>
            <w:bottom w:val="none" w:sz="0" w:space="0" w:color="auto"/>
            <w:right w:val="none" w:sz="0" w:space="0" w:color="auto"/>
          </w:divBdr>
        </w:div>
        <w:div w:id="2062050122">
          <w:marLeft w:val="480"/>
          <w:marRight w:val="0"/>
          <w:marTop w:val="0"/>
          <w:marBottom w:val="0"/>
          <w:divBdr>
            <w:top w:val="none" w:sz="0" w:space="0" w:color="auto"/>
            <w:left w:val="none" w:sz="0" w:space="0" w:color="auto"/>
            <w:bottom w:val="none" w:sz="0" w:space="0" w:color="auto"/>
            <w:right w:val="none" w:sz="0" w:space="0" w:color="auto"/>
          </w:divBdr>
        </w:div>
      </w:divsChild>
    </w:div>
    <w:div w:id="228736777">
      <w:bodyDiv w:val="1"/>
      <w:marLeft w:val="0"/>
      <w:marRight w:val="0"/>
      <w:marTop w:val="0"/>
      <w:marBottom w:val="0"/>
      <w:divBdr>
        <w:top w:val="none" w:sz="0" w:space="0" w:color="auto"/>
        <w:left w:val="none" w:sz="0" w:space="0" w:color="auto"/>
        <w:bottom w:val="none" w:sz="0" w:space="0" w:color="auto"/>
        <w:right w:val="none" w:sz="0" w:space="0" w:color="auto"/>
      </w:divBdr>
    </w:div>
    <w:div w:id="231045312">
      <w:bodyDiv w:val="1"/>
      <w:marLeft w:val="0"/>
      <w:marRight w:val="0"/>
      <w:marTop w:val="0"/>
      <w:marBottom w:val="0"/>
      <w:divBdr>
        <w:top w:val="none" w:sz="0" w:space="0" w:color="auto"/>
        <w:left w:val="none" w:sz="0" w:space="0" w:color="auto"/>
        <w:bottom w:val="none" w:sz="0" w:space="0" w:color="auto"/>
        <w:right w:val="none" w:sz="0" w:space="0" w:color="auto"/>
      </w:divBdr>
    </w:div>
    <w:div w:id="231934089">
      <w:bodyDiv w:val="1"/>
      <w:marLeft w:val="0"/>
      <w:marRight w:val="0"/>
      <w:marTop w:val="0"/>
      <w:marBottom w:val="0"/>
      <w:divBdr>
        <w:top w:val="none" w:sz="0" w:space="0" w:color="auto"/>
        <w:left w:val="none" w:sz="0" w:space="0" w:color="auto"/>
        <w:bottom w:val="none" w:sz="0" w:space="0" w:color="auto"/>
        <w:right w:val="none" w:sz="0" w:space="0" w:color="auto"/>
      </w:divBdr>
    </w:div>
    <w:div w:id="233785885">
      <w:bodyDiv w:val="1"/>
      <w:marLeft w:val="0"/>
      <w:marRight w:val="0"/>
      <w:marTop w:val="0"/>
      <w:marBottom w:val="0"/>
      <w:divBdr>
        <w:top w:val="none" w:sz="0" w:space="0" w:color="auto"/>
        <w:left w:val="none" w:sz="0" w:space="0" w:color="auto"/>
        <w:bottom w:val="none" w:sz="0" w:space="0" w:color="auto"/>
        <w:right w:val="none" w:sz="0" w:space="0" w:color="auto"/>
      </w:divBdr>
    </w:div>
    <w:div w:id="242447497">
      <w:bodyDiv w:val="1"/>
      <w:marLeft w:val="0"/>
      <w:marRight w:val="0"/>
      <w:marTop w:val="0"/>
      <w:marBottom w:val="0"/>
      <w:divBdr>
        <w:top w:val="none" w:sz="0" w:space="0" w:color="auto"/>
        <w:left w:val="none" w:sz="0" w:space="0" w:color="auto"/>
        <w:bottom w:val="none" w:sz="0" w:space="0" w:color="auto"/>
        <w:right w:val="none" w:sz="0" w:space="0" w:color="auto"/>
      </w:divBdr>
    </w:div>
    <w:div w:id="244993220">
      <w:bodyDiv w:val="1"/>
      <w:marLeft w:val="0"/>
      <w:marRight w:val="0"/>
      <w:marTop w:val="0"/>
      <w:marBottom w:val="0"/>
      <w:divBdr>
        <w:top w:val="none" w:sz="0" w:space="0" w:color="auto"/>
        <w:left w:val="none" w:sz="0" w:space="0" w:color="auto"/>
        <w:bottom w:val="none" w:sz="0" w:space="0" w:color="auto"/>
        <w:right w:val="none" w:sz="0" w:space="0" w:color="auto"/>
      </w:divBdr>
      <w:divsChild>
        <w:div w:id="223218519">
          <w:marLeft w:val="480"/>
          <w:marRight w:val="0"/>
          <w:marTop w:val="0"/>
          <w:marBottom w:val="0"/>
          <w:divBdr>
            <w:top w:val="none" w:sz="0" w:space="0" w:color="auto"/>
            <w:left w:val="none" w:sz="0" w:space="0" w:color="auto"/>
            <w:bottom w:val="none" w:sz="0" w:space="0" w:color="auto"/>
            <w:right w:val="none" w:sz="0" w:space="0" w:color="auto"/>
          </w:divBdr>
        </w:div>
        <w:div w:id="242447763">
          <w:marLeft w:val="480"/>
          <w:marRight w:val="0"/>
          <w:marTop w:val="0"/>
          <w:marBottom w:val="0"/>
          <w:divBdr>
            <w:top w:val="none" w:sz="0" w:space="0" w:color="auto"/>
            <w:left w:val="none" w:sz="0" w:space="0" w:color="auto"/>
            <w:bottom w:val="none" w:sz="0" w:space="0" w:color="auto"/>
            <w:right w:val="none" w:sz="0" w:space="0" w:color="auto"/>
          </w:divBdr>
        </w:div>
        <w:div w:id="341468500">
          <w:marLeft w:val="480"/>
          <w:marRight w:val="0"/>
          <w:marTop w:val="0"/>
          <w:marBottom w:val="0"/>
          <w:divBdr>
            <w:top w:val="none" w:sz="0" w:space="0" w:color="auto"/>
            <w:left w:val="none" w:sz="0" w:space="0" w:color="auto"/>
            <w:bottom w:val="none" w:sz="0" w:space="0" w:color="auto"/>
            <w:right w:val="none" w:sz="0" w:space="0" w:color="auto"/>
          </w:divBdr>
        </w:div>
        <w:div w:id="402260132">
          <w:marLeft w:val="480"/>
          <w:marRight w:val="0"/>
          <w:marTop w:val="0"/>
          <w:marBottom w:val="0"/>
          <w:divBdr>
            <w:top w:val="none" w:sz="0" w:space="0" w:color="auto"/>
            <w:left w:val="none" w:sz="0" w:space="0" w:color="auto"/>
            <w:bottom w:val="none" w:sz="0" w:space="0" w:color="auto"/>
            <w:right w:val="none" w:sz="0" w:space="0" w:color="auto"/>
          </w:divBdr>
        </w:div>
        <w:div w:id="583685991">
          <w:marLeft w:val="480"/>
          <w:marRight w:val="0"/>
          <w:marTop w:val="0"/>
          <w:marBottom w:val="0"/>
          <w:divBdr>
            <w:top w:val="none" w:sz="0" w:space="0" w:color="auto"/>
            <w:left w:val="none" w:sz="0" w:space="0" w:color="auto"/>
            <w:bottom w:val="none" w:sz="0" w:space="0" w:color="auto"/>
            <w:right w:val="none" w:sz="0" w:space="0" w:color="auto"/>
          </w:divBdr>
        </w:div>
        <w:div w:id="616063030">
          <w:marLeft w:val="480"/>
          <w:marRight w:val="0"/>
          <w:marTop w:val="0"/>
          <w:marBottom w:val="0"/>
          <w:divBdr>
            <w:top w:val="none" w:sz="0" w:space="0" w:color="auto"/>
            <w:left w:val="none" w:sz="0" w:space="0" w:color="auto"/>
            <w:bottom w:val="none" w:sz="0" w:space="0" w:color="auto"/>
            <w:right w:val="none" w:sz="0" w:space="0" w:color="auto"/>
          </w:divBdr>
        </w:div>
        <w:div w:id="624849976">
          <w:marLeft w:val="480"/>
          <w:marRight w:val="0"/>
          <w:marTop w:val="0"/>
          <w:marBottom w:val="0"/>
          <w:divBdr>
            <w:top w:val="none" w:sz="0" w:space="0" w:color="auto"/>
            <w:left w:val="none" w:sz="0" w:space="0" w:color="auto"/>
            <w:bottom w:val="none" w:sz="0" w:space="0" w:color="auto"/>
            <w:right w:val="none" w:sz="0" w:space="0" w:color="auto"/>
          </w:divBdr>
        </w:div>
        <w:div w:id="642197202">
          <w:marLeft w:val="480"/>
          <w:marRight w:val="0"/>
          <w:marTop w:val="0"/>
          <w:marBottom w:val="0"/>
          <w:divBdr>
            <w:top w:val="none" w:sz="0" w:space="0" w:color="auto"/>
            <w:left w:val="none" w:sz="0" w:space="0" w:color="auto"/>
            <w:bottom w:val="none" w:sz="0" w:space="0" w:color="auto"/>
            <w:right w:val="none" w:sz="0" w:space="0" w:color="auto"/>
          </w:divBdr>
        </w:div>
        <w:div w:id="647634522">
          <w:marLeft w:val="480"/>
          <w:marRight w:val="0"/>
          <w:marTop w:val="0"/>
          <w:marBottom w:val="0"/>
          <w:divBdr>
            <w:top w:val="none" w:sz="0" w:space="0" w:color="auto"/>
            <w:left w:val="none" w:sz="0" w:space="0" w:color="auto"/>
            <w:bottom w:val="none" w:sz="0" w:space="0" w:color="auto"/>
            <w:right w:val="none" w:sz="0" w:space="0" w:color="auto"/>
          </w:divBdr>
        </w:div>
        <w:div w:id="720133985">
          <w:marLeft w:val="480"/>
          <w:marRight w:val="0"/>
          <w:marTop w:val="0"/>
          <w:marBottom w:val="0"/>
          <w:divBdr>
            <w:top w:val="none" w:sz="0" w:space="0" w:color="auto"/>
            <w:left w:val="none" w:sz="0" w:space="0" w:color="auto"/>
            <w:bottom w:val="none" w:sz="0" w:space="0" w:color="auto"/>
            <w:right w:val="none" w:sz="0" w:space="0" w:color="auto"/>
          </w:divBdr>
        </w:div>
        <w:div w:id="784159427">
          <w:marLeft w:val="480"/>
          <w:marRight w:val="0"/>
          <w:marTop w:val="0"/>
          <w:marBottom w:val="0"/>
          <w:divBdr>
            <w:top w:val="none" w:sz="0" w:space="0" w:color="auto"/>
            <w:left w:val="none" w:sz="0" w:space="0" w:color="auto"/>
            <w:bottom w:val="none" w:sz="0" w:space="0" w:color="auto"/>
            <w:right w:val="none" w:sz="0" w:space="0" w:color="auto"/>
          </w:divBdr>
        </w:div>
        <w:div w:id="791630775">
          <w:marLeft w:val="480"/>
          <w:marRight w:val="0"/>
          <w:marTop w:val="0"/>
          <w:marBottom w:val="0"/>
          <w:divBdr>
            <w:top w:val="none" w:sz="0" w:space="0" w:color="auto"/>
            <w:left w:val="none" w:sz="0" w:space="0" w:color="auto"/>
            <w:bottom w:val="none" w:sz="0" w:space="0" w:color="auto"/>
            <w:right w:val="none" w:sz="0" w:space="0" w:color="auto"/>
          </w:divBdr>
        </w:div>
        <w:div w:id="896820530">
          <w:marLeft w:val="480"/>
          <w:marRight w:val="0"/>
          <w:marTop w:val="0"/>
          <w:marBottom w:val="0"/>
          <w:divBdr>
            <w:top w:val="none" w:sz="0" w:space="0" w:color="auto"/>
            <w:left w:val="none" w:sz="0" w:space="0" w:color="auto"/>
            <w:bottom w:val="none" w:sz="0" w:space="0" w:color="auto"/>
            <w:right w:val="none" w:sz="0" w:space="0" w:color="auto"/>
          </w:divBdr>
        </w:div>
        <w:div w:id="1000548870">
          <w:marLeft w:val="480"/>
          <w:marRight w:val="0"/>
          <w:marTop w:val="0"/>
          <w:marBottom w:val="0"/>
          <w:divBdr>
            <w:top w:val="none" w:sz="0" w:space="0" w:color="auto"/>
            <w:left w:val="none" w:sz="0" w:space="0" w:color="auto"/>
            <w:bottom w:val="none" w:sz="0" w:space="0" w:color="auto"/>
            <w:right w:val="none" w:sz="0" w:space="0" w:color="auto"/>
          </w:divBdr>
        </w:div>
        <w:div w:id="1124494568">
          <w:marLeft w:val="480"/>
          <w:marRight w:val="0"/>
          <w:marTop w:val="0"/>
          <w:marBottom w:val="0"/>
          <w:divBdr>
            <w:top w:val="none" w:sz="0" w:space="0" w:color="auto"/>
            <w:left w:val="none" w:sz="0" w:space="0" w:color="auto"/>
            <w:bottom w:val="none" w:sz="0" w:space="0" w:color="auto"/>
            <w:right w:val="none" w:sz="0" w:space="0" w:color="auto"/>
          </w:divBdr>
        </w:div>
        <w:div w:id="1141120639">
          <w:marLeft w:val="480"/>
          <w:marRight w:val="0"/>
          <w:marTop w:val="0"/>
          <w:marBottom w:val="0"/>
          <w:divBdr>
            <w:top w:val="none" w:sz="0" w:space="0" w:color="auto"/>
            <w:left w:val="none" w:sz="0" w:space="0" w:color="auto"/>
            <w:bottom w:val="none" w:sz="0" w:space="0" w:color="auto"/>
            <w:right w:val="none" w:sz="0" w:space="0" w:color="auto"/>
          </w:divBdr>
        </w:div>
        <w:div w:id="1195969600">
          <w:marLeft w:val="480"/>
          <w:marRight w:val="0"/>
          <w:marTop w:val="0"/>
          <w:marBottom w:val="0"/>
          <w:divBdr>
            <w:top w:val="none" w:sz="0" w:space="0" w:color="auto"/>
            <w:left w:val="none" w:sz="0" w:space="0" w:color="auto"/>
            <w:bottom w:val="none" w:sz="0" w:space="0" w:color="auto"/>
            <w:right w:val="none" w:sz="0" w:space="0" w:color="auto"/>
          </w:divBdr>
        </w:div>
        <w:div w:id="1418403114">
          <w:marLeft w:val="480"/>
          <w:marRight w:val="0"/>
          <w:marTop w:val="0"/>
          <w:marBottom w:val="0"/>
          <w:divBdr>
            <w:top w:val="none" w:sz="0" w:space="0" w:color="auto"/>
            <w:left w:val="none" w:sz="0" w:space="0" w:color="auto"/>
            <w:bottom w:val="none" w:sz="0" w:space="0" w:color="auto"/>
            <w:right w:val="none" w:sz="0" w:space="0" w:color="auto"/>
          </w:divBdr>
        </w:div>
        <w:div w:id="1480414988">
          <w:marLeft w:val="480"/>
          <w:marRight w:val="0"/>
          <w:marTop w:val="0"/>
          <w:marBottom w:val="0"/>
          <w:divBdr>
            <w:top w:val="none" w:sz="0" w:space="0" w:color="auto"/>
            <w:left w:val="none" w:sz="0" w:space="0" w:color="auto"/>
            <w:bottom w:val="none" w:sz="0" w:space="0" w:color="auto"/>
            <w:right w:val="none" w:sz="0" w:space="0" w:color="auto"/>
          </w:divBdr>
        </w:div>
        <w:div w:id="1605380397">
          <w:marLeft w:val="480"/>
          <w:marRight w:val="0"/>
          <w:marTop w:val="0"/>
          <w:marBottom w:val="0"/>
          <w:divBdr>
            <w:top w:val="none" w:sz="0" w:space="0" w:color="auto"/>
            <w:left w:val="none" w:sz="0" w:space="0" w:color="auto"/>
            <w:bottom w:val="none" w:sz="0" w:space="0" w:color="auto"/>
            <w:right w:val="none" w:sz="0" w:space="0" w:color="auto"/>
          </w:divBdr>
        </w:div>
        <w:div w:id="1631934996">
          <w:marLeft w:val="480"/>
          <w:marRight w:val="0"/>
          <w:marTop w:val="0"/>
          <w:marBottom w:val="0"/>
          <w:divBdr>
            <w:top w:val="none" w:sz="0" w:space="0" w:color="auto"/>
            <w:left w:val="none" w:sz="0" w:space="0" w:color="auto"/>
            <w:bottom w:val="none" w:sz="0" w:space="0" w:color="auto"/>
            <w:right w:val="none" w:sz="0" w:space="0" w:color="auto"/>
          </w:divBdr>
        </w:div>
        <w:div w:id="1684672294">
          <w:marLeft w:val="480"/>
          <w:marRight w:val="0"/>
          <w:marTop w:val="0"/>
          <w:marBottom w:val="0"/>
          <w:divBdr>
            <w:top w:val="none" w:sz="0" w:space="0" w:color="auto"/>
            <w:left w:val="none" w:sz="0" w:space="0" w:color="auto"/>
            <w:bottom w:val="none" w:sz="0" w:space="0" w:color="auto"/>
            <w:right w:val="none" w:sz="0" w:space="0" w:color="auto"/>
          </w:divBdr>
        </w:div>
        <w:div w:id="1705212060">
          <w:marLeft w:val="480"/>
          <w:marRight w:val="0"/>
          <w:marTop w:val="0"/>
          <w:marBottom w:val="0"/>
          <w:divBdr>
            <w:top w:val="none" w:sz="0" w:space="0" w:color="auto"/>
            <w:left w:val="none" w:sz="0" w:space="0" w:color="auto"/>
            <w:bottom w:val="none" w:sz="0" w:space="0" w:color="auto"/>
            <w:right w:val="none" w:sz="0" w:space="0" w:color="auto"/>
          </w:divBdr>
        </w:div>
        <w:div w:id="1760515642">
          <w:marLeft w:val="480"/>
          <w:marRight w:val="0"/>
          <w:marTop w:val="0"/>
          <w:marBottom w:val="0"/>
          <w:divBdr>
            <w:top w:val="none" w:sz="0" w:space="0" w:color="auto"/>
            <w:left w:val="none" w:sz="0" w:space="0" w:color="auto"/>
            <w:bottom w:val="none" w:sz="0" w:space="0" w:color="auto"/>
            <w:right w:val="none" w:sz="0" w:space="0" w:color="auto"/>
          </w:divBdr>
        </w:div>
        <w:div w:id="1853717055">
          <w:marLeft w:val="480"/>
          <w:marRight w:val="0"/>
          <w:marTop w:val="0"/>
          <w:marBottom w:val="0"/>
          <w:divBdr>
            <w:top w:val="none" w:sz="0" w:space="0" w:color="auto"/>
            <w:left w:val="none" w:sz="0" w:space="0" w:color="auto"/>
            <w:bottom w:val="none" w:sz="0" w:space="0" w:color="auto"/>
            <w:right w:val="none" w:sz="0" w:space="0" w:color="auto"/>
          </w:divBdr>
        </w:div>
        <w:div w:id="1898513912">
          <w:marLeft w:val="480"/>
          <w:marRight w:val="0"/>
          <w:marTop w:val="0"/>
          <w:marBottom w:val="0"/>
          <w:divBdr>
            <w:top w:val="none" w:sz="0" w:space="0" w:color="auto"/>
            <w:left w:val="none" w:sz="0" w:space="0" w:color="auto"/>
            <w:bottom w:val="none" w:sz="0" w:space="0" w:color="auto"/>
            <w:right w:val="none" w:sz="0" w:space="0" w:color="auto"/>
          </w:divBdr>
        </w:div>
        <w:div w:id="2096434209">
          <w:marLeft w:val="480"/>
          <w:marRight w:val="0"/>
          <w:marTop w:val="0"/>
          <w:marBottom w:val="0"/>
          <w:divBdr>
            <w:top w:val="none" w:sz="0" w:space="0" w:color="auto"/>
            <w:left w:val="none" w:sz="0" w:space="0" w:color="auto"/>
            <w:bottom w:val="none" w:sz="0" w:space="0" w:color="auto"/>
            <w:right w:val="none" w:sz="0" w:space="0" w:color="auto"/>
          </w:divBdr>
        </w:div>
      </w:divsChild>
    </w:div>
    <w:div w:id="245305605">
      <w:bodyDiv w:val="1"/>
      <w:marLeft w:val="0"/>
      <w:marRight w:val="0"/>
      <w:marTop w:val="0"/>
      <w:marBottom w:val="0"/>
      <w:divBdr>
        <w:top w:val="none" w:sz="0" w:space="0" w:color="auto"/>
        <w:left w:val="none" w:sz="0" w:space="0" w:color="auto"/>
        <w:bottom w:val="none" w:sz="0" w:space="0" w:color="auto"/>
        <w:right w:val="none" w:sz="0" w:space="0" w:color="auto"/>
      </w:divBdr>
    </w:div>
    <w:div w:id="246228967">
      <w:bodyDiv w:val="1"/>
      <w:marLeft w:val="0"/>
      <w:marRight w:val="0"/>
      <w:marTop w:val="0"/>
      <w:marBottom w:val="0"/>
      <w:divBdr>
        <w:top w:val="none" w:sz="0" w:space="0" w:color="auto"/>
        <w:left w:val="none" w:sz="0" w:space="0" w:color="auto"/>
        <w:bottom w:val="none" w:sz="0" w:space="0" w:color="auto"/>
        <w:right w:val="none" w:sz="0" w:space="0" w:color="auto"/>
      </w:divBdr>
    </w:div>
    <w:div w:id="248345417">
      <w:bodyDiv w:val="1"/>
      <w:marLeft w:val="0"/>
      <w:marRight w:val="0"/>
      <w:marTop w:val="0"/>
      <w:marBottom w:val="0"/>
      <w:divBdr>
        <w:top w:val="none" w:sz="0" w:space="0" w:color="auto"/>
        <w:left w:val="none" w:sz="0" w:space="0" w:color="auto"/>
        <w:bottom w:val="none" w:sz="0" w:space="0" w:color="auto"/>
        <w:right w:val="none" w:sz="0" w:space="0" w:color="auto"/>
      </w:divBdr>
    </w:div>
    <w:div w:id="248346807">
      <w:bodyDiv w:val="1"/>
      <w:marLeft w:val="0"/>
      <w:marRight w:val="0"/>
      <w:marTop w:val="0"/>
      <w:marBottom w:val="0"/>
      <w:divBdr>
        <w:top w:val="none" w:sz="0" w:space="0" w:color="auto"/>
        <w:left w:val="none" w:sz="0" w:space="0" w:color="auto"/>
        <w:bottom w:val="none" w:sz="0" w:space="0" w:color="auto"/>
        <w:right w:val="none" w:sz="0" w:space="0" w:color="auto"/>
      </w:divBdr>
    </w:div>
    <w:div w:id="249122937">
      <w:bodyDiv w:val="1"/>
      <w:marLeft w:val="0"/>
      <w:marRight w:val="0"/>
      <w:marTop w:val="0"/>
      <w:marBottom w:val="0"/>
      <w:divBdr>
        <w:top w:val="none" w:sz="0" w:space="0" w:color="auto"/>
        <w:left w:val="none" w:sz="0" w:space="0" w:color="auto"/>
        <w:bottom w:val="none" w:sz="0" w:space="0" w:color="auto"/>
        <w:right w:val="none" w:sz="0" w:space="0" w:color="auto"/>
      </w:divBdr>
    </w:div>
    <w:div w:id="250436925">
      <w:bodyDiv w:val="1"/>
      <w:marLeft w:val="0"/>
      <w:marRight w:val="0"/>
      <w:marTop w:val="0"/>
      <w:marBottom w:val="0"/>
      <w:divBdr>
        <w:top w:val="none" w:sz="0" w:space="0" w:color="auto"/>
        <w:left w:val="none" w:sz="0" w:space="0" w:color="auto"/>
        <w:bottom w:val="none" w:sz="0" w:space="0" w:color="auto"/>
        <w:right w:val="none" w:sz="0" w:space="0" w:color="auto"/>
      </w:divBdr>
      <w:divsChild>
        <w:div w:id="64426020">
          <w:marLeft w:val="480"/>
          <w:marRight w:val="0"/>
          <w:marTop w:val="0"/>
          <w:marBottom w:val="0"/>
          <w:divBdr>
            <w:top w:val="none" w:sz="0" w:space="0" w:color="auto"/>
            <w:left w:val="none" w:sz="0" w:space="0" w:color="auto"/>
            <w:bottom w:val="none" w:sz="0" w:space="0" w:color="auto"/>
            <w:right w:val="none" w:sz="0" w:space="0" w:color="auto"/>
          </w:divBdr>
        </w:div>
        <w:div w:id="78448643">
          <w:marLeft w:val="480"/>
          <w:marRight w:val="0"/>
          <w:marTop w:val="0"/>
          <w:marBottom w:val="0"/>
          <w:divBdr>
            <w:top w:val="none" w:sz="0" w:space="0" w:color="auto"/>
            <w:left w:val="none" w:sz="0" w:space="0" w:color="auto"/>
            <w:bottom w:val="none" w:sz="0" w:space="0" w:color="auto"/>
            <w:right w:val="none" w:sz="0" w:space="0" w:color="auto"/>
          </w:divBdr>
        </w:div>
        <w:div w:id="180437317">
          <w:marLeft w:val="480"/>
          <w:marRight w:val="0"/>
          <w:marTop w:val="0"/>
          <w:marBottom w:val="0"/>
          <w:divBdr>
            <w:top w:val="none" w:sz="0" w:space="0" w:color="auto"/>
            <w:left w:val="none" w:sz="0" w:space="0" w:color="auto"/>
            <w:bottom w:val="none" w:sz="0" w:space="0" w:color="auto"/>
            <w:right w:val="none" w:sz="0" w:space="0" w:color="auto"/>
          </w:divBdr>
        </w:div>
        <w:div w:id="182596567">
          <w:marLeft w:val="480"/>
          <w:marRight w:val="0"/>
          <w:marTop w:val="0"/>
          <w:marBottom w:val="0"/>
          <w:divBdr>
            <w:top w:val="none" w:sz="0" w:space="0" w:color="auto"/>
            <w:left w:val="none" w:sz="0" w:space="0" w:color="auto"/>
            <w:bottom w:val="none" w:sz="0" w:space="0" w:color="auto"/>
            <w:right w:val="none" w:sz="0" w:space="0" w:color="auto"/>
          </w:divBdr>
        </w:div>
        <w:div w:id="349647738">
          <w:marLeft w:val="480"/>
          <w:marRight w:val="0"/>
          <w:marTop w:val="0"/>
          <w:marBottom w:val="0"/>
          <w:divBdr>
            <w:top w:val="none" w:sz="0" w:space="0" w:color="auto"/>
            <w:left w:val="none" w:sz="0" w:space="0" w:color="auto"/>
            <w:bottom w:val="none" w:sz="0" w:space="0" w:color="auto"/>
            <w:right w:val="none" w:sz="0" w:space="0" w:color="auto"/>
          </w:divBdr>
        </w:div>
        <w:div w:id="504520975">
          <w:marLeft w:val="480"/>
          <w:marRight w:val="0"/>
          <w:marTop w:val="0"/>
          <w:marBottom w:val="0"/>
          <w:divBdr>
            <w:top w:val="none" w:sz="0" w:space="0" w:color="auto"/>
            <w:left w:val="none" w:sz="0" w:space="0" w:color="auto"/>
            <w:bottom w:val="none" w:sz="0" w:space="0" w:color="auto"/>
            <w:right w:val="none" w:sz="0" w:space="0" w:color="auto"/>
          </w:divBdr>
        </w:div>
        <w:div w:id="581067009">
          <w:marLeft w:val="480"/>
          <w:marRight w:val="0"/>
          <w:marTop w:val="0"/>
          <w:marBottom w:val="0"/>
          <w:divBdr>
            <w:top w:val="none" w:sz="0" w:space="0" w:color="auto"/>
            <w:left w:val="none" w:sz="0" w:space="0" w:color="auto"/>
            <w:bottom w:val="none" w:sz="0" w:space="0" w:color="auto"/>
            <w:right w:val="none" w:sz="0" w:space="0" w:color="auto"/>
          </w:divBdr>
        </w:div>
        <w:div w:id="601571145">
          <w:marLeft w:val="480"/>
          <w:marRight w:val="0"/>
          <w:marTop w:val="0"/>
          <w:marBottom w:val="0"/>
          <w:divBdr>
            <w:top w:val="none" w:sz="0" w:space="0" w:color="auto"/>
            <w:left w:val="none" w:sz="0" w:space="0" w:color="auto"/>
            <w:bottom w:val="none" w:sz="0" w:space="0" w:color="auto"/>
            <w:right w:val="none" w:sz="0" w:space="0" w:color="auto"/>
          </w:divBdr>
        </w:div>
        <w:div w:id="696589159">
          <w:marLeft w:val="480"/>
          <w:marRight w:val="0"/>
          <w:marTop w:val="0"/>
          <w:marBottom w:val="0"/>
          <w:divBdr>
            <w:top w:val="none" w:sz="0" w:space="0" w:color="auto"/>
            <w:left w:val="none" w:sz="0" w:space="0" w:color="auto"/>
            <w:bottom w:val="none" w:sz="0" w:space="0" w:color="auto"/>
            <w:right w:val="none" w:sz="0" w:space="0" w:color="auto"/>
          </w:divBdr>
        </w:div>
        <w:div w:id="704066710">
          <w:marLeft w:val="480"/>
          <w:marRight w:val="0"/>
          <w:marTop w:val="0"/>
          <w:marBottom w:val="0"/>
          <w:divBdr>
            <w:top w:val="none" w:sz="0" w:space="0" w:color="auto"/>
            <w:left w:val="none" w:sz="0" w:space="0" w:color="auto"/>
            <w:bottom w:val="none" w:sz="0" w:space="0" w:color="auto"/>
            <w:right w:val="none" w:sz="0" w:space="0" w:color="auto"/>
          </w:divBdr>
        </w:div>
        <w:div w:id="945160561">
          <w:marLeft w:val="480"/>
          <w:marRight w:val="0"/>
          <w:marTop w:val="0"/>
          <w:marBottom w:val="0"/>
          <w:divBdr>
            <w:top w:val="none" w:sz="0" w:space="0" w:color="auto"/>
            <w:left w:val="none" w:sz="0" w:space="0" w:color="auto"/>
            <w:bottom w:val="none" w:sz="0" w:space="0" w:color="auto"/>
            <w:right w:val="none" w:sz="0" w:space="0" w:color="auto"/>
          </w:divBdr>
        </w:div>
        <w:div w:id="954407690">
          <w:marLeft w:val="480"/>
          <w:marRight w:val="0"/>
          <w:marTop w:val="0"/>
          <w:marBottom w:val="0"/>
          <w:divBdr>
            <w:top w:val="none" w:sz="0" w:space="0" w:color="auto"/>
            <w:left w:val="none" w:sz="0" w:space="0" w:color="auto"/>
            <w:bottom w:val="none" w:sz="0" w:space="0" w:color="auto"/>
            <w:right w:val="none" w:sz="0" w:space="0" w:color="auto"/>
          </w:divBdr>
        </w:div>
        <w:div w:id="1093744585">
          <w:marLeft w:val="480"/>
          <w:marRight w:val="0"/>
          <w:marTop w:val="0"/>
          <w:marBottom w:val="0"/>
          <w:divBdr>
            <w:top w:val="none" w:sz="0" w:space="0" w:color="auto"/>
            <w:left w:val="none" w:sz="0" w:space="0" w:color="auto"/>
            <w:bottom w:val="none" w:sz="0" w:space="0" w:color="auto"/>
            <w:right w:val="none" w:sz="0" w:space="0" w:color="auto"/>
          </w:divBdr>
        </w:div>
        <w:div w:id="1097553608">
          <w:marLeft w:val="480"/>
          <w:marRight w:val="0"/>
          <w:marTop w:val="0"/>
          <w:marBottom w:val="0"/>
          <w:divBdr>
            <w:top w:val="none" w:sz="0" w:space="0" w:color="auto"/>
            <w:left w:val="none" w:sz="0" w:space="0" w:color="auto"/>
            <w:bottom w:val="none" w:sz="0" w:space="0" w:color="auto"/>
            <w:right w:val="none" w:sz="0" w:space="0" w:color="auto"/>
          </w:divBdr>
        </w:div>
        <w:div w:id="1147287166">
          <w:marLeft w:val="480"/>
          <w:marRight w:val="0"/>
          <w:marTop w:val="0"/>
          <w:marBottom w:val="0"/>
          <w:divBdr>
            <w:top w:val="none" w:sz="0" w:space="0" w:color="auto"/>
            <w:left w:val="none" w:sz="0" w:space="0" w:color="auto"/>
            <w:bottom w:val="none" w:sz="0" w:space="0" w:color="auto"/>
            <w:right w:val="none" w:sz="0" w:space="0" w:color="auto"/>
          </w:divBdr>
        </w:div>
        <w:div w:id="1181091272">
          <w:marLeft w:val="480"/>
          <w:marRight w:val="0"/>
          <w:marTop w:val="0"/>
          <w:marBottom w:val="0"/>
          <w:divBdr>
            <w:top w:val="none" w:sz="0" w:space="0" w:color="auto"/>
            <w:left w:val="none" w:sz="0" w:space="0" w:color="auto"/>
            <w:bottom w:val="none" w:sz="0" w:space="0" w:color="auto"/>
            <w:right w:val="none" w:sz="0" w:space="0" w:color="auto"/>
          </w:divBdr>
        </w:div>
        <w:div w:id="1452240434">
          <w:marLeft w:val="480"/>
          <w:marRight w:val="0"/>
          <w:marTop w:val="0"/>
          <w:marBottom w:val="0"/>
          <w:divBdr>
            <w:top w:val="none" w:sz="0" w:space="0" w:color="auto"/>
            <w:left w:val="none" w:sz="0" w:space="0" w:color="auto"/>
            <w:bottom w:val="none" w:sz="0" w:space="0" w:color="auto"/>
            <w:right w:val="none" w:sz="0" w:space="0" w:color="auto"/>
          </w:divBdr>
        </w:div>
        <w:div w:id="1454325262">
          <w:marLeft w:val="480"/>
          <w:marRight w:val="0"/>
          <w:marTop w:val="0"/>
          <w:marBottom w:val="0"/>
          <w:divBdr>
            <w:top w:val="none" w:sz="0" w:space="0" w:color="auto"/>
            <w:left w:val="none" w:sz="0" w:space="0" w:color="auto"/>
            <w:bottom w:val="none" w:sz="0" w:space="0" w:color="auto"/>
            <w:right w:val="none" w:sz="0" w:space="0" w:color="auto"/>
          </w:divBdr>
        </w:div>
        <w:div w:id="1512799895">
          <w:marLeft w:val="480"/>
          <w:marRight w:val="0"/>
          <w:marTop w:val="0"/>
          <w:marBottom w:val="0"/>
          <w:divBdr>
            <w:top w:val="none" w:sz="0" w:space="0" w:color="auto"/>
            <w:left w:val="none" w:sz="0" w:space="0" w:color="auto"/>
            <w:bottom w:val="none" w:sz="0" w:space="0" w:color="auto"/>
            <w:right w:val="none" w:sz="0" w:space="0" w:color="auto"/>
          </w:divBdr>
        </w:div>
        <w:div w:id="1523669033">
          <w:marLeft w:val="480"/>
          <w:marRight w:val="0"/>
          <w:marTop w:val="0"/>
          <w:marBottom w:val="0"/>
          <w:divBdr>
            <w:top w:val="none" w:sz="0" w:space="0" w:color="auto"/>
            <w:left w:val="none" w:sz="0" w:space="0" w:color="auto"/>
            <w:bottom w:val="none" w:sz="0" w:space="0" w:color="auto"/>
            <w:right w:val="none" w:sz="0" w:space="0" w:color="auto"/>
          </w:divBdr>
        </w:div>
        <w:div w:id="1527866006">
          <w:marLeft w:val="480"/>
          <w:marRight w:val="0"/>
          <w:marTop w:val="0"/>
          <w:marBottom w:val="0"/>
          <w:divBdr>
            <w:top w:val="none" w:sz="0" w:space="0" w:color="auto"/>
            <w:left w:val="none" w:sz="0" w:space="0" w:color="auto"/>
            <w:bottom w:val="none" w:sz="0" w:space="0" w:color="auto"/>
            <w:right w:val="none" w:sz="0" w:space="0" w:color="auto"/>
          </w:divBdr>
        </w:div>
        <w:div w:id="1581477672">
          <w:marLeft w:val="480"/>
          <w:marRight w:val="0"/>
          <w:marTop w:val="0"/>
          <w:marBottom w:val="0"/>
          <w:divBdr>
            <w:top w:val="none" w:sz="0" w:space="0" w:color="auto"/>
            <w:left w:val="none" w:sz="0" w:space="0" w:color="auto"/>
            <w:bottom w:val="none" w:sz="0" w:space="0" w:color="auto"/>
            <w:right w:val="none" w:sz="0" w:space="0" w:color="auto"/>
          </w:divBdr>
        </w:div>
        <w:div w:id="1707681936">
          <w:marLeft w:val="480"/>
          <w:marRight w:val="0"/>
          <w:marTop w:val="0"/>
          <w:marBottom w:val="0"/>
          <w:divBdr>
            <w:top w:val="none" w:sz="0" w:space="0" w:color="auto"/>
            <w:left w:val="none" w:sz="0" w:space="0" w:color="auto"/>
            <w:bottom w:val="none" w:sz="0" w:space="0" w:color="auto"/>
            <w:right w:val="none" w:sz="0" w:space="0" w:color="auto"/>
          </w:divBdr>
        </w:div>
        <w:div w:id="1745644380">
          <w:marLeft w:val="480"/>
          <w:marRight w:val="0"/>
          <w:marTop w:val="0"/>
          <w:marBottom w:val="0"/>
          <w:divBdr>
            <w:top w:val="none" w:sz="0" w:space="0" w:color="auto"/>
            <w:left w:val="none" w:sz="0" w:space="0" w:color="auto"/>
            <w:bottom w:val="none" w:sz="0" w:space="0" w:color="auto"/>
            <w:right w:val="none" w:sz="0" w:space="0" w:color="auto"/>
          </w:divBdr>
        </w:div>
        <w:div w:id="1803227641">
          <w:marLeft w:val="480"/>
          <w:marRight w:val="0"/>
          <w:marTop w:val="0"/>
          <w:marBottom w:val="0"/>
          <w:divBdr>
            <w:top w:val="none" w:sz="0" w:space="0" w:color="auto"/>
            <w:left w:val="none" w:sz="0" w:space="0" w:color="auto"/>
            <w:bottom w:val="none" w:sz="0" w:space="0" w:color="auto"/>
            <w:right w:val="none" w:sz="0" w:space="0" w:color="auto"/>
          </w:divBdr>
        </w:div>
        <w:div w:id="1823961737">
          <w:marLeft w:val="480"/>
          <w:marRight w:val="0"/>
          <w:marTop w:val="0"/>
          <w:marBottom w:val="0"/>
          <w:divBdr>
            <w:top w:val="none" w:sz="0" w:space="0" w:color="auto"/>
            <w:left w:val="none" w:sz="0" w:space="0" w:color="auto"/>
            <w:bottom w:val="none" w:sz="0" w:space="0" w:color="auto"/>
            <w:right w:val="none" w:sz="0" w:space="0" w:color="auto"/>
          </w:divBdr>
        </w:div>
        <w:div w:id="1991977791">
          <w:marLeft w:val="480"/>
          <w:marRight w:val="0"/>
          <w:marTop w:val="0"/>
          <w:marBottom w:val="0"/>
          <w:divBdr>
            <w:top w:val="none" w:sz="0" w:space="0" w:color="auto"/>
            <w:left w:val="none" w:sz="0" w:space="0" w:color="auto"/>
            <w:bottom w:val="none" w:sz="0" w:space="0" w:color="auto"/>
            <w:right w:val="none" w:sz="0" w:space="0" w:color="auto"/>
          </w:divBdr>
        </w:div>
      </w:divsChild>
    </w:div>
    <w:div w:id="254486656">
      <w:bodyDiv w:val="1"/>
      <w:marLeft w:val="0"/>
      <w:marRight w:val="0"/>
      <w:marTop w:val="0"/>
      <w:marBottom w:val="0"/>
      <w:divBdr>
        <w:top w:val="none" w:sz="0" w:space="0" w:color="auto"/>
        <w:left w:val="none" w:sz="0" w:space="0" w:color="auto"/>
        <w:bottom w:val="none" w:sz="0" w:space="0" w:color="auto"/>
        <w:right w:val="none" w:sz="0" w:space="0" w:color="auto"/>
      </w:divBdr>
    </w:div>
    <w:div w:id="255795405">
      <w:bodyDiv w:val="1"/>
      <w:marLeft w:val="0"/>
      <w:marRight w:val="0"/>
      <w:marTop w:val="0"/>
      <w:marBottom w:val="0"/>
      <w:divBdr>
        <w:top w:val="none" w:sz="0" w:space="0" w:color="auto"/>
        <w:left w:val="none" w:sz="0" w:space="0" w:color="auto"/>
        <w:bottom w:val="none" w:sz="0" w:space="0" w:color="auto"/>
        <w:right w:val="none" w:sz="0" w:space="0" w:color="auto"/>
      </w:divBdr>
    </w:div>
    <w:div w:id="261184727">
      <w:bodyDiv w:val="1"/>
      <w:marLeft w:val="0"/>
      <w:marRight w:val="0"/>
      <w:marTop w:val="0"/>
      <w:marBottom w:val="0"/>
      <w:divBdr>
        <w:top w:val="none" w:sz="0" w:space="0" w:color="auto"/>
        <w:left w:val="none" w:sz="0" w:space="0" w:color="auto"/>
        <w:bottom w:val="none" w:sz="0" w:space="0" w:color="auto"/>
        <w:right w:val="none" w:sz="0" w:space="0" w:color="auto"/>
      </w:divBdr>
    </w:div>
    <w:div w:id="262494261">
      <w:bodyDiv w:val="1"/>
      <w:marLeft w:val="0"/>
      <w:marRight w:val="0"/>
      <w:marTop w:val="0"/>
      <w:marBottom w:val="0"/>
      <w:divBdr>
        <w:top w:val="none" w:sz="0" w:space="0" w:color="auto"/>
        <w:left w:val="none" w:sz="0" w:space="0" w:color="auto"/>
        <w:bottom w:val="none" w:sz="0" w:space="0" w:color="auto"/>
        <w:right w:val="none" w:sz="0" w:space="0" w:color="auto"/>
      </w:divBdr>
      <w:divsChild>
        <w:div w:id="45493147">
          <w:marLeft w:val="480"/>
          <w:marRight w:val="0"/>
          <w:marTop w:val="0"/>
          <w:marBottom w:val="0"/>
          <w:divBdr>
            <w:top w:val="none" w:sz="0" w:space="0" w:color="auto"/>
            <w:left w:val="none" w:sz="0" w:space="0" w:color="auto"/>
            <w:bottom w:val="none" w:sz="0" w:space="0" w:color="auto"/>
            <w:right w:val="none" w:sz="0" w:space="0" w:color="auto"/>
          </w:divBdr>
        </w:div>
        <w:div w:id="264507872">
          <w:marLeft w:val="480"/>
          <w:marRight w:val="0"/>
          <w:marTop w:val="0"/>
          <w:marBottom w:val="0"/>
          <w:divBdr>
            <w:top w:val="none" w:sz="0" w:space="0" w:color="auto"/>
            <w:left w:val="none" w:sz="0" w:space="0" w:color="auto"/>
            <w:bottom w:val="none" w:sz="0" w:space="0" w:color="auto"/>
            <w:right w:val="none" w:sz="0" w:space="0" w:color="auto"/>
          </w:divBdr>
        </w:div>
        <w:div w:id="306207917">
          <w:marLeft w:val="480"/>
          <w:marRight w:val="0"/>
          <w:marTop w:val="0"/>
          <w:marBottom w:val="0"/>
          <w:divBdr>
            <w:top w:val="none" w:sz="0" w:space="0" w:color="auto"/>
            <w:left w:val="none" w:sz="0" w:space="0" w:color="auto"/>
            <w:bottom w:val="none" w:sz="0" w:space="0" w:color="auto"/>
            <w:right w:val="none" w:sz="0" w:space="0" w:color="auto"/>
          </w:divBdr>
        </w:div>
        <w:div w:id="513493031">
          <w:marLeft w:val="480"/>
          <w:marRight w:val="0"/>
          <w:marTop w:val="0"/>
          <w:marBottom w:val="0"/>
          <w:divBdr>
            <w:top w:val="none" w:sz="0" w:space="0" w:color="auto"/>
            <w:left w:val="none" w:sz="0" w:space="0" w:color="auto"/>
            <w:bottom w:val="none" w:sz="0" w:space="0" w:color="auto"/>
            <w:right w:val="none" w:sz="0" w:space="0" w:color="auto"/>
          </w:divBdr>
        </w:div>
        <w:div w:id="679115541">
          <w:marLeft w:val="480"/>
          <w:marRight w:val="0"/>
          <w:marTop w:val="0"/>
          <w:marBottom w:val="0"/>
          <w:divBdr>
            <w:top w:val="none" w:sz="0" w:space="0" w:color="auto"/>
            <w:left w:val="none" w:sz="0" w:space="0" w:color="auto"/>
            <w:bottom w:val="none" w:sz="0" w:space="0" w:color="auto"/>
            <w:right w:val="none" w:sz="0" w:space="0" w:color="auto"/>
          </w:divBdr>
        </w:div>
        <w:div w:id="745955177">
          <w:marLeft w:val="480"/>
          <w:marRight w:val="0"/>
          <w:marTop w:val="0"/>
          <w:marBottom w:val="0"/>
          <w:divBdr>
            <w:top w:val="none" w:sz="0" w:space="0" w:color="auto"/>
            <w:left w:val="none" w:sz="0" w:space="0" w:color="auto"/>
            <w:bottom w:val="none" w:sz="0" w:space="0" w:color="auto"/>
            <w:right w:val="none" w:sz="0" w:space="0" w:color="auto"/>
          </w:divBdr>
        </w:div>
        <w:div w:id="783618562">
          <w:marLeft w:val="480"/>
          <w:marRight w:val="0"/>
          <w:marTop w:val="0"/>
          <w:marBottom w:val="0"/>
          <w:divBdr>
            <w:top w:val="none" w:sz="0" w:space="0" w:color="auto"/>
            <w:left w:val="none" w:sz="0" w:space="0" w:color="auto"/>
            <w:bottom w:val="none" w:sz="0" w:space="0" w:color="auto"/>
            <w:right w:val="none" w:sz="0" w:space="0" w:color="auto"/>
          </w:divBdr>
        </w:div>
        <w:div w:id="785462544">
          <w:marLeft w:val="480"/>
          <w:marRight w:val="0"/>
          <w:marTop w:val="0"/>
          <w:marBottom w:val="0"/>
          <w:divBdr>
            <w:top w:val="none" w:sz="0" w:space="0" w:color="auto"/>
            <w:left w:val="none" w:sz="0" w:space="0" w:color="auto"/>
            <w:bottom w:val="none" w:sz="0" w:space="0" w:color="auto"/>
            <w:right w:val="none" w:sz="0" w:space="0" w:color="auto"/>
          </w:divBdr>
        </w:div>
        <w:div w:id="1092513063">
          <w:marLeft w:val="480"/>
          <w:marRight w:val="0"/>
          <w:marTop w:val="0"/>
          <w:marBottom w:val="0"/>
          <w:divBdr>
            <w:top w:val="none" w:sz="0" w:space="0" w:color="auto"/>
            <w:left w:val="none" w:sz="0" w:space="0" w:color="auto"/>
            <w:bottom w:val="none" w:sz="0" w:space="0" w:color="auto"/>
            <w:right w:val="none" w:sz="0" w:space="0" w:color="auto"/>
          </w:divBdr>
        </w:div>
        <w:div w:id="1123231055">
          <w:marLeft w:val="480"/>
          <w:marRight w:val="0"/>
          <w:marTop w:val="0"/>
          <w:marBottom w:val="0"/>
          <w:divBdr>
            <w:top w:val="none" w:sz="0" w:space="0" w:color="auto"/>
            <w:left w:val="none" w:sz="0" w:space="0" w:color="auto"/>
            <w:bottom w:val="none" w:sz="0" w:space="0" w:color="auto"/>
            <w:right w:val="none" w:sz="0" w:space="0" w:color="auto"/>
          </w:divBdr>
        </w:div>
        <w:div w:id="1236670099">
          <w:marLeft w:val="480"/>
          <w:marRight w:val="0"/>
          <w:marTop w:val="0"/>
          <w:marBottom w:val="0"/>
          <w:divBdr>
            <w:top w:val="none" w:sz="0" w:space="0" w:color="auto"/>
            <w:left w:val="none" w:sz="0" w:space="0" w:color="auto"/>
            <w:bottom w:val="none" w:sz="0" w:space="0" w:color="auto"/>
            <w:right w:val="none" w:sz="0" w:space="0" w:color="auto"/>
          </w:divBdr>
        </w:div>
        <w:div w:id="1286155081">
          <w:marLeft w:val="480"/>
          <w:marRight w:val="0"/>
          <w:marTop w:val="0"/>
          <w:marBottom w:val="0"/>
          <w:divBdr>
            <w:top w:val="none" w:sz="0" w:space="0" w:color="auto"/>
            <w:left w:val="none" w:sz="0" w:space="0" w:color="auto"/>
            <w:bottom w:val="none" w:sz="0" w:space="0" w:color="auto"/>
            <w:right w:val="none" w:sz="0" w:space="0" w:color="auto"/>
          </w:divBdr>
        </w:div>
        <w:div w:id="1363169528">
          <w:marLeft w:val="480"/>
          <w:marRight w:val="0"/>
          <w:marTop w:val="0"/>
          <w:marBottom w:val="0"/>
          <w:divBdr>
            <w:top w:val="none" w:sz="0" w:space="0" w:color="auto"/>
            <w:left w:val="none" w:sz="0" w:space="0" w:color="auto"/>
            <w:bottom w:val="none" w:sz="0" w:space="0" w:color="auto"/>
            <w:right w:val="none" w:sz="0" w:space="0" w:color="auto"/>
          </w:divBdr>
        </w:div>
        <w:div w:id="1529832091">
          <w:marLeft w:val="480"/>
          <w:marRight w:val="0"/>
          <w:marTop w:val="0"/>
          <w:marBottom w:val="0"/>
          <w:divBdr>
            <w:top w:val="none" w:sz="0" w:space="0" w:color="auto"/>
            <w:left w:val="none" w:sz="0" w:space="0" w:color="auto"/>
            <w:bottom w:val="none" w:sz="0" w:space="0" w:color="auto"/>
            <w:right w:val="none" w:sz="0" w:space="0" w:color="auto"/>
          </w:divBdr>
        </w:div>
        <w:div w:id="1678270382">
          <w:marLeft w:val="480"/>
          <w:marRight w:val="0"/>
          <w:marTop w:val="0"/>
          <w:marBottom w:val="0"/>
          <w:divBdr>
            <w:top w:val="none" w:sz="0" w:space="0" w:color="auto"/>
            <w:left w:val="none" w:sz="0" w:space="0" w:color="auto"/>
            <w:bottom w:val="none" w:sz="0" w:space="0" w:color="auto"/>
            <w:right w:val="none" w:sz="0" w:space="0" w:color="auto"/>
          </w:divBdr>
        </w:div>
        <w:div w:id="1682320271">
          <w:marLeft w:val="480"/>
          <w:marRight w:val="0"/>
          <w:marTop w:val="0"/>
          <w:marBottom w:val="0"/>
          <w:divBdr>
            <w:top w:val="none" w:sz="0" w:space="0" w:color="auto"/>
            <w:left w:val="none" w:sz="0" w:space="0" w:color="auto"/>
            <w:bottom w:val="none" w:sz="0" w:space="0" w:color="auto"/>
            <w:right w:val="none" w:sz="0" w:space="0" w:color="auto"/>
          </w:divBdr>
        </w:div>
        <w:div w:id="1758862925">
          <w:marLeft w:val="480"/>
          <w:marRight w:val="0"/>
          <w:marTop w:val="0"/>
          <w:marBottom w:val="0"/>
          <w:divBdr>
            <w:top w:val="none" w:sz="0" w:space="0" w:color="auto"/>
            <w:left w:val="none" w:sz="0" w:space="0" w:color="auto"/>
            <w:bottom w:val="none" w:sz="0" w:space="0" w:color="auto"/>
            <w:right w:val="none" w:sz="0" w:space="0" w:color="auto"/>
          </w:divBdr>
        </w:div>
        <w:div w:id="1949970453">
          <w:marLeft w:val="480"/>
          <w:marRight w:val="0"/>
          <w:marTop w:val="0"/>
          <w:marBottom w:val="0"/>
          <w:divBdr>
            <w:top w:val="none" w:sz="0" w:space="0" w:color="auto"/>
            <w:left w:val="none" w:sz="0" w:space="0" w:color="auto"/>
            <w:bottom w:val="none" w:sz="0" w:space="0" w:color="auto"/>
            <w:right w:val="none" w:sz="0" w:space="0" w:color="auto"/>
          </w:divBdr>
        </w:div>
        <w:div w:id="1982728844">
          <w:marLeft w:val="480"/>
          <w:marRight w:val="0"/>
          <w:marTop w:val="0"/>
          <w:marBottom w:val="0"/>
          <w:divBdr>
            <w:top w:val="none" w:sz="0" w:space="0" w:color="auto"/>
            <w:left w:val="none" w:sz="0" w:space="0" w:color="auto"/>
            <w:bottom w:val="none" w:sz="0" w:space="0" w:color="auto"/>
            <w:right w:val="none" w:sz="0" w:space="0" w:color="auto"/>
          </w:divBdr>
        </w:div>
        <w:div w:id="2076585838">
          <w:marLeft w:val="480"/>
          <w:marRight w:val="0"/>
          <w:marTop w:val="0"/>
          <w:marBottom w:val="0"/>
          <w:divBdr>
            <w:top w:val="none" w:sz="0" w:space="0" w:color="auto"/>
            <w:left w:val="none" w:sz="0" w:space="0" w:color="auto"/>
            <w:bottom w:val="none" w:sz="0" w:space="0" w:color="auto"/>
            <w:right w:val="none" w:sz="0" w:space="0" w:color="auto"/>
          </w:divBdr>
        </w:div>
        <w:div w:id="2077897277">
          <w:marLeft w:val="480"/>
          <w:marRight w:val="0"/>
          <w:marTop w:val="0"/>
          <w:marBottom w:val="0"/>
          <w:divBdr>
            <w:top w:val="none" w:sz="0" w:space="0" w:color="auto"/>
            <w:left w:val="none" w:sz="0" w:space="0" w:color="auto"/>
            <w:bottom w:val="none" w:sz="0" w:space="0" w:color="auto"/>
            <w:right w:val="none" w:sz="0" w:space="0" w:color="auto"/>
          </w:divBdr>
        </w:div>
        <w:div w:id="2104107136">
          <w:marLeft w:val="480"/>
          <w:marRight w:val="0"/>
          <w:marTop w:val="0"/>
          <w:marBottom w:val="0"/>
          <w:divBdr>
            <w:top w:val="none" w:sz="0" w:space="0" w:color="auto"/>
            <w:left w:val="none" w:sz="0" w:space="0" w:color="auto"/>
            <w:bottom w:val="none" w:sz="0" w:space="0" w:color="auto"/>
            <w:right w:val="none" w:sz="0" w:space="0" w:color="auto"/>
          </w:divBdr>
        </w:div>
        <w:div w:id="2127264072">
          <w:marLeft w:val="480"/>
          <w:marRight w:val="0"/>
          <w:marTop w:val="0"/>
          <w:marBottom w:val="0"/>
          <w:divBdr>
            <w:top w:val="none" w:sz="0" w:space="0" w:color="auto"/>
            <w:left w:val="none" w:sz="0" w:space="0" w:color="auto"/>
            <w:bottom w:val="none" w:sz="0" w:space="0" w:color="auto"/>
            <w:right w:val="none" w:sz="0" w:space="0" w:color="auto"/>
          </w:divBdr>
        </w:div>
      </w:divsChild>
    </w:div>
    <w:div w:id="262612172">
      <w:bodyDiv w:val="1"/>
      <w:marLeft w:val="0"/>
      <w:marRight w:val="0"/>
      <w:marTop w:val="0"/>
      <w:marBottom w:val="0"/>
      <w:divBdr>
        <w:top w:val="none" w:sz="0" w:space="0" w:color="auto"/>
        <w:left w:val="none" w:sz="0" w:space="0" w:color="auto"/>
        <w:bottom w:val="none" w:sz="0" w:space="0" w:color="auto"/>
        <w:right w:val="none" w:sz="0" w:space="0" w:color="auto"/>
      </w:divBdr>
    </w:div>
    <w:div w:id="268661666">
      <w:bodyDiv w:val="1"/>
      <w:marLeft w:val="0"/>
      <w:marRight w:val="0"/>
      <w:marTop w:val="0"/>
      <w:marBottom w:val="0"/>
      <w:divBdr>
        <w:top w:val="none" w:sz="0" w:space="0" w:color="auto"/>
        <w:left w:val="none" w:sz="0" w:space="0" w:color="auto"/>
        <w:bottom w:val="none" w:sz="0" w:space="0" w:color="auto"/>
        <w:right w:val="none" w:sz="0" w:space="0" w:color="auto"/>
      </w:divBdr>
    </w:div>
    <w:div w:id="271019102">
      <w:bodyDiv w:val="1"/>
      <w:marLeft w:val="0"/>
      <w:marRight w:val="0"/>
      <w:marTop w:val="0"/>
      <w:marBottom w:val="0"/>
      <w:divBdr>
        <w:top w:val="none" w:sz="0" w:space="0" w:color="auto"/>
        <w:left w:val="none" w:sz="0" w:space="0" w:color="auto"/>
        <w:bottom w:val="none" w:sz="0" w:space="0" w:color="auto"/>
        <w:right w:val="none" w:sz="0" w:space="0" w:color="auto"/>
      </w:divBdr>
    </w:div>
    <w:div w:id="271867186">
      <w:bodyDiv w:val="1"/>
      <w:marLeft w:val="0"/>
      <w:marRight w:val="0"/>
      <w:marTop w:val="0"/>
      <w:marBottom w:val="0"/>
      <w:divBdr>
        <w:top w:val="none" w:sz="0" w:space="0" w:color="auto"/>
        <w:left w:val="none" w:sz="0" w:space="0" w:color="auto"/>
        <w:bottom w:val="none" w:sz="0" w:space="0" w:color="auto"/>
        <w:right w:val="none" w:sz="0" w:space="0" w:color="auto"/>
      </w:divBdr>
    </w:div>
    <w:div w:id="274605395">
      <w:bodyDiv w:val="1"/>
      <w:marLeft w:val="0"/>
      <w:marRight w:val="0"/>
      <w:marTop w:val="0"/>
      <w:marBottom w:val="0"/>
      <w:divBdr>
        <w:top w:val="none" w:sz="0" w:space="0" w:color="auto"/>
        <w:left w:val="none" w:sz="0" w:space="0" w:color="auto"/>
        <w:bottom w:val="none" w:sz="0" w:space="0" w:color="auto"/>
        <w:right w:val="none" w:sz="0" w:space="0" w:color="auto"/>
      </w:divBdr>
      <w:divsChild>
        <w:div w:id="26611592">
          <w:marLeft w:val="480"/>
          <w:marRight w:val="0"/>
          <w:marTop w:val="0"/>
          <w:marBottom w:val="0"/>
          <w:divBdr>
            <w:top w:val="none" w:sz="0" w:space="0" w:color="auto"/>
            <w:left w:val="none" w:sz="0" w:space="0" w:color="auto"/>
            <w:bottom w:val="none" w:sz="0" w:space="0" w:color="auto"/>
            <w:right w:val="none" w:sz="0" w:space="0" w:color="auto"/>
          </w:divBdr>
        </w:div>
        <w:div w:id="87309020">
          <w:marLeft w:val="480"/>
          <w:marRight w:val="0"/>
          <w:marTop w:val="0"/>
          <w:marBottom w:val="0"/>
          <w:divBdr>
            <w:top w:val="none" w:sz="0" w:space="0" w:color="auto"/>
            <w:left w:val="none" w:sz="0" w:space="0" w:color="auto"/>
            <w:bottom w:val="none" w:sz="0" w:space="0" w:color="auto"/>
            <w:right w:val="none" w:sz="0" w:space="0" w:color="auto"/>
          </w:divBdr>
        </w:div>
        <w:div w:id="93550390">
          <w:marLeft w:val="480"/>
          <w:marRight w:val="0"/>
          <w:marTop w:val="0"/>
          <w:marBottom w:val="0"/>
          <w:divBdr>
            <w:top w:val="none" w:sz="0" w:space="0" w:color="auto"/>
            <w:left w:val="none" w:sz="0" w:space="0" w:color="auto"/>
            <w:bottom w:val="none" w:sz="0" w:space="0" w:color="auto"/>
            <w:right w:val="none" w:sz="0" w:space="0" w:color="auto"/>
          </w:divBdr>
        </w:div>
        <w:div w:id="100147018">
          <w:marLeft w:val="480"/>
          <w:marRight w:val="0"/>
          <w:marTop w:val="0"/>
          <w:marBottom w:val="0"/>
          <w:divBdr>
            <w:top w:val="none" w:sz="0" w:space="0" w:color="auto"/>
            <w:left w:val="none" w:sz="0" w:space="0" w:color="auto"/>
            <w:bottom w:val="none" w:sz="0" w:space="0" w:color="auto"/>
            <w:right w:val="none" w:sz="0" w:space="0" w:color="auto"/>
          </w:divBdr>
        </w:div>
        <w:div w:id="154301122">
          <w:marLeft w:val="480"/>
          <w:marRight w:val="0"/>
          <w:marTop w:val="0"/>
          <w:marBottom w:val="0"/>
          <w:divBdr>
            <w:top w:val="none" w:sz="0" w:space="0" w:color="auto"/>
            <w:left w:val="none" w:sz="0" w:space="0" w:color="auto"/>
            <w:bottom w:val="none" w:sz="0" w:space="0" w:color="auto"/>
            <w:right w:val="none" w:sz="0" w:space="0" w:color="auto"/>
          </w:divBdr>
        </w:div>
        <w:div w:id="228853526">
          <w:marLeft w:val="480"/>
          <w:marRight w:val="0"/>
          <w:marTop w:val="0"/>
          <w:marBottom w:val="0"/>
          <w:divBdr>
            <w:top w:val="none" w:sz="0" w:space="0" w:color="auto"/>
            <w:left w:val="none" w:sz="0" w:space="0" w:color="auto"/>
            <w:bottom w:val="none" w:sz="0" w:space="0" w:color="auto"/>
            <w:right w:val="none" w:sz="0" w:space="0" w:color="auto"/>
          </w:divBdr>
        </w:div>
        <w:div w:id="325478962">
          <w:marLeft w:val="480"/>
          <w:marRight w:val="0"/>
          <w:marTop w:val="0"/>
          <w:marBottom w:val="0"/>
          <w:divBdr>
            <w:top w:val="none" w:sz="0" w:space="0" w:color="auto"/>
            <w:left w:val="none" w:sz="0" w:space="0" w:color="auto"/>
            <w:bottom w:val="none" w:sz="0" w:space="0" w:color="auto"/>
            <w:right w:val="none" w:sz="0" w:space="0" w:color="auto"/>
          </w:divBdr>
        </w:div>
        <w:div w:id="338655457">
          <w:marLeft w:val="480"/>
          <w:marRight w:val="0"/>
          <w:marTop w:val="0"/>
          <w:marBottom w:val="0"/>
          <w:divBdr>
            <w:top w:val="none" w:sz="0" w:space="0" w:color="auto"/>
            <w:left w:val="none" w:sz="0" w:space="0" w:color="auto"/>
            <w:bottom w:val="none" w:sz="0" w:space="0" w:color="auto"/>
            <w:right w:val="none" w:sz="0" w:space="0" w:color="auto"/>
          </w:divBdr>
        </w:div>
        <w:div w:id="349767002">
          <w:marLeft w:val="480"/>
          <w:marRight w:val="0"/>
          <w:marTop w:val="0"/>
          <w:marBottom w:val="0"/>
          <w:divBdr>
            <w:top w:val="none" w:sz="0" w:space="0" w:color="auto"/>
            <w:left w:val="none" w:sz="0" w:space="0" w:color="auto"/>
            <w:bottom w:val="none" w:sz="0" w:space="0" w:color="auto"/>
            <w:right w:val="none" w:sz="0" w:space="0" w:color="auto"/>
          </w:divBdr>
        </w:div>
        <w:div w:id="403452977">
          <w:marLeft w:val="480"/>
          <w:marRight w:val="0"/>
          <w:marTop w:val="0"/>
          <w:marBottom w:val="0"/>
          <w:divBdr>
            <w:top w:val="none" w:sz="0" w:space="0" w:color="auto"/>
            <w:left w:val="none" w:sz="0" w:space="0" w:color="auto"/>
            <w:bottom w:val="none" w:sz="0" w:space="0" w:color="auto"/>
            <w:right w:val="none" w:sz="0" w:space="0" w:color="auto"/>
          </w:divBdr>
        </w:div>
        <w:div w:id="421338368">
          <w:marLeft w:val="480"/>
          <w:marRight w:val="0"/>
          <w:marTop w:val="0"/>
          <w:marBottom w:val="0"/>
          <w:divBdr>
            <w:top w:val="none" w:sz="0" w:space="0" w:color="auto"/>
            <w:left w:val="none" w:sz="0" w:space="0" w:color="auto"/>
            <w:bottom w:val="none" w:sz="0" w:space="0" w:color="auto"/>
            <w:right w:val="none" w:sz="0" w:space="0" w:color="auto"/>
          </w:divBdr>
        </w:div>
        <w:div w:id="450126209">
          <w:marLeft w:val="480"/>
          <w:marRight w:val="0"/>
          <w:marTop w:val="0"/>
          <w:marBottom w:val="0"/>
          <w:divBdr>
            <w:top w:val="none" w:sz="0" w:space="0" w:color="auto"/>
            <w:left w:val="none" w:sz="0" w:space="0" w:color="auto"/>
            <w:bottom w:val="none" w:sz="0" w:space="0" w:color="auto"/>
            <w:right w:val="none" w:sz="0" w:space="0" w:color="auto"/>
          </w:divBdr>
        </w:div>
        <w:div w:id="530386388">
          <w:marLeft w:val="480"/>
          <w:marRight w:val="0"/>
          <w:marTop w:val="0"/>
          <w:marBottom w:val="0"/>
          <w:divBdr>
            <w:top w:val="none" w:sz="0" w:space="0" w:color="auto"/>
            <w:left w:val="none" w:sz="0" w:space="0" w:color="auto"/>
            <w:bottom w:val="none" w:sz="0" w:space="0" w:color="auto"/>
            <w:right w:val="none" w:sz="0" w:space="0" w:color="auto"/>
          </w:divBdr>
        </w:div>
        <w:div w:id="589117413">
          <w:marLeft w:val="480"/>
          <w:marRight w:val="0"/>
          <w:marTop w:val="0"/>
          <w:marBottom w:val="0"/>
          <w:divBdr>
            <w:top w:val="none" w:sz="0" w:space="0" w:color="auto"/>
            <w:left w:val="none" w:sz="0" w:space="0" w:color="auto"/>
            <w:bottom w:val="none" w:sz="0" w:space="0" w:color="auto"/>
            <w:right w:val="none" w:sz="0" w:space="0" w:color="auto"/>
          </w:divBdr>
        </w:div>
        <w:div w:id="593978244">
          <w:marLeft w:val="480"/>
          <w:marRight w:val="0"/>
          <w:marTop w:val="0"/>
          <w:marBottom w:val="0"/>
          <w:divBdr>
            <w:top w:val="none" w:sz="0" w:space="0" w:color="auto"/>
            <w:left w:val="none" w:sz="0" w:space="0" w:color="auto"/>
            <w:bottom w:val="none" w:sz="0" w:space="0" w:color="auto"/>
            <w:right w:val="none" w:sz="0" w:space="0" w:color="auto"/>
          </w:divBdr>
        </w:div>
        <w:div w:id="599334912">
          <w:marLeft w:val="480"/>
          <w:marRight w:val="0"/>
          <w:marTop w:val="0"/>
          <w:marBottom w:val="0"/>
          <w:divBdr>
            <w:top w:val="none" w:sz="0" w:space="0" w:color="auto"/>
            <w:left w:val="none" w:sz="0" w:space="0" w:color="auto"/>
            <w:bottom w:val="none" w:sz="0" w:space="0" w:color="auto"/>
            <w:right w:val="none" w:sz="0" w:space="0" w:color="auto"/>
          </w:divBdr>
        </w:div>
        <w:div w:id="622007257">
          <w:marLeft w:val="480"/>
          <w:marRight w:val="0"/>
          <w:marTop w:val="0"/>
          <w:marBottom w:val="0"/>
          <w:divBdr>
            <w:top w:val="none" w:sz="0" w:space="0" w:color="auto"/>
            <w:left w:val="none" w:sz="0" w:space="0" w:color="auto"/>
            <w:bottom w:val="none" w:sz="0" w:space="0" w:color="auto"/>
            <w:right w:val="none" w:sz="0" w:space="0" w:color="auto"/>
          </w:divBdr>
        </w:div>
        <w:div w:id="643774055">
          <w:marLeft w:val="480"/>
          <w:marRight w:val="0"/>
          <w:marTop w:val="0"/>
          <w:marBottom w:val="0"/>
          <w:divBdr>
            <w:top w:val="none" w:sz="0" w:space="0" w:color="auto"/>
            <w:left w:val="none" w:sz="0" w:space="0" w:color="auto"/>
            <w:bottom w:val="none" w:sz="0" w:space="0" w:color="auto"/>
            <w:right w:val="none" w:sz="0" w:space="0" w:color="auto"/>
          </w:divBdr>
        </w:div>
        <w:div w:id="824204680">
          <w:marLeft w:val="480"/>
          <w:marRight w:val="0"/>
          <w:marTop w:val="0"/>
          <w:marBottom w:val="0"/>
          <w:divBdr>
            <w:top w:val="none" w:sz="0" w:space="0" w:color="auto"/>
            <w:left w:val="none" w:sz="0" w:space="0" w:color="auto"/>
            <w:bottom w:val="none" w:sz="0" w:space="0" w:color="auto"/>
            <w:right w:val="none" w:sz="0" w:space="0" w:color="auto"/>
          </w:divBdr>
        </w:div>
        <w:div w:id="830370068">
          <w:marLeft w:val="480"/>
          <w:marRight w:val="0"/>
          <w:marTop w:val="0"/>
          <w:marBottom w:val="0"/>
          <w:divBdr>
            <w:top w:val="none" w:sz="0" w:space="0" w:color="auto"/>
            <w:left w:val="none" w:sz="0" w:space="0" w:color="auto"/>
            <w:bottom w:val="none" w:sz="0" w:space="0" w:color="auto"/>
            <w:right w:val="none" w:sz="0" w:space="0" w:color="auto"/>
          </w:divBdr>
        </w:div>
        <w:div w:id="846213764">
          <w:marLeft w:val="480"/>
          <w:marRight w:val="0"/>
          <w:marTop w:val="0"/>
          <w:marBottom w:val="0"/>
          <w:divBdr>
            <w:top w:val="none" w:sz="0" w:space="0" w:color="auto"/>
            <w:left w:val="none" w:sz="0" w:space="0" w:color="auto"/>
            <w:bottom w:val="none" w:sz="0" w:space="0" w:color="auto"/>
            <w:right w:val="none" w:sz="0" w:space="0" w:color="auto"/>
          </w:divBdr>
        </w:div>
        <w:div w:id="888226284">
          <w:marLeft w:val="480"/>
          <w:marRight w:val="0"/>
          <w:marTop w:val="0"/>
          <w:marBottom w:val="0"/>
          <w:divBdr>
            <w:top w:val="none" w:sz="0" w:space="0" w:color="auto"/>
            <w:left w:val="none" w:sz="0" w:space="0" w:color="auto"/>
            <w:bottom w:val="none" w:sz="0" w:space="0" w:color="auto"/>
            <w:right w:val="none" w:sz="0" w:space="0" w:color="auto"/>
          </w:divBdr>
        </w:div>
        <w:div w:id="1037389844">
          <w:marLeft w:val="480"/>
          <w:marRight w:val="0"/>
          <w:marTop w:val="0"/>
          <w:marBottom w:val="0"/>
          <w:divBdr>
            <w:top w:val="none" w:sz="0" w:space="0" w:color="auto"/>
            <w:left w:val="none" w:sz="0" w:space="0" w:color="auto"/>
            <w:bottom w:val="none" w:sz="0" w:space="0" w:color="auto"/>
            <w:right w:val="none" w:sz="0" w:space="0" w:color="auto"/>
          </w:divBdr>
        </w:div>
        <w:div w:id="1121681329">
          <w:marLeft w:val="480"/>
          <w:marRight w:val="0"/>
          <w:marTop w:val="0"/>
          <w:marBottom w:val="0"/>
          <w:divBdr>
            <w:top w:val="none" w:sz="0" w:space="0" w:color="auto"/>
            <w:left w:val="none" w:sz="0" w:space="0" w:color="auto"/>
            <w:bottom w:val="none" w:sz="0" w:space="0" w:color="auto"/>
            <w:right w:val="none" w:sz="0" w:space="0" w:color="auto"/>
          </w:divBdr>
        </w:div>
        <w:div w:id="1127164469">
          <w:marLeft w:val="480"/>
          <w:marRight w:val="0"/>
          <w:marTop w:val="0"/>
          <w:marBottom w:val="0"/>
          <w:divBdr>
            <w:top w:val="none" w:sz="0" w:space="0" w:color="auto"/>
            <w:left w:val="none" w:sz="0" w:space="0" w:color="auto"/>
            <w:bottom w:val="none" w:sz="0" w:space="0" w:color="auto"/>
            <w:right w:val="none" w:sz="0" w:space="0" w:color="auto"/>
          </w:divBdr>
        </w:div>
        <w:div w:id="1198666730">
          <w:marLeft w:val="480"/>
          <w:marRight w:val="0"/>
          <w:marTop w:val="0"/>
          <w:marBottom w:val="0"/>
          <w:divBdr>
            <w:top w:val="none" w:sz="0" w:space="0" w:color="auto"/>
            <w:left w:val="none" w:sz="0" w:space="0" w:color="auto"/>
            <w:bottom w:val="none" w:sz="0" w:space="0" w:color="auto"/>
            <w:right w:val="none" w:sz="0" w:space="0" w:color="auto"/>
          </w:divBdr>
        </w:div>
        <w:div w:id="1216162829">
          <w:marLeft w:val="480"/>
          <w:marRight w:val="0"/>
          <w:marTop w:val="0"/>
          <w:marBottom w:val="0"/>
          <w:divBdr>
            <w:top w:val="none" w:sz="0" w:space="0" w:color="auto"/>
            <w:left w:val="none" w:sz="0" w:space="0" w:color="auto"/>
            <w:bottom w:val="none" w:sz="0" w:space="0" w:color="auto"/>
            <w:right w:val="none" w:sz="0" w:space="0" w:color="auto"/>
          </w:divBdr>
        </w:div>
        <w:div w:id="1350793286">
          <w:marLeft w:val="480"/>
          <w:marRight w:val="0"/>
          <w:marTop w:val="0"/>
          <w:marBottom w:val="0"/>
          <w:divBdr>
            <w:top w:val="none" w:sz="0" w:space="0" w:color="auto"/>
            <w:left w:val="none" w:sz="0" w:space="0" w:color="auto"/>
            <w:bottom w:val="none" w:sz="0" w:space="0" w:color="auto"/>
            <w:right w:val="none" w:sz="0" w:space="0" w:color="auto"/>
          </w:divBdr>
        </w:div>
        <w:div w:id="1413814130">
          <w:marLeft w:val="480"/>
          <w:marRight w:val="0"/>
          <w:marTop w:val="0"/>
          <w:marBottom w:val="0"/>
          <w:divBdr>
            <w:top w:val="none" w:sz="0" w:space="0" w:color="auto"/>
            <w:left w:val="none" w:sz="0" w:space="0" w:color="auto"/>
            <w:bottom w:val="none" w:sz="0" w:space="0" w:color="auto"/>
            <w:right w:val="none" w:sz="0" w:space="0" w:color="auto"/>
          </w:divBdr>
        </w:div>
        <w:div w:id="1452869318">
          <w:marLeft w:val="480"/>
          <w:marRight w:val="0"/>
          <w:marTop w:val="0"/>
          <w:marBottom w:val="0"/>
          <w:divBdr>
            <w:top w:val="none" w:sz="0" w:space="0" w:color="auto"/>
            <w:left w:val="none" w:sz="0" w:space="0" w:color="auto"/>
            <w:bottom w:val="none" w:sz="0" w:space="0" w:color="auto"/>
            <w:right w:val="none" w:sz="0" w:space="0" w:color="auto"/>
          </w:divBdr>
        </w:div>
        <w:div w:id="1467426719">
          <w:marLeft w:val="480"/>
          <w:marRight w:val="0"/>
          <w:marTop w:val="0"/>
          <w:marBottom w:val="0"/>
          <w:divBdr>
            <w:top w:val="none" w:sz="0" w:space="0" w:color="auto"/>
            <w:left w:val="none" w:sz="0" w:space="0" w:color="auto"/>
            <w:bottom w:val="none" w:sz="0" w:space="0" w:color="auto"/>
            <w:right w:val="none" w:sz="0" w:space="0" w:color="auto"/>
          </w:divBdr>
        </w:div>
        <w:div w:id="1479230694">
          <w:marLeft w:val="480"/>
          <w:marRight w:val="0"/>
          <w:marTop w:val="0"/>
          <w:marBottom w:val="0"/>
          <w:divBdr>
            <w:top w:val="none" w:sz="0" w:space="0" w:color="auto"/>
            <w:left w:val="none" w:sz="0" w:space="0" w:color="auto"/>
            <w:bottom w:val="none" w:sz="0" w:space="0" w:color="auto"/>
            <w:right w:val="none" w:sz="0" w:space="0" w:color="auto"/>
          </w:divBdr>
        </w:div>
        <w:div w:id="1488470757">
          <w:marLeft w:val="480"/>
          <w:marRight w:val="0"/>
          <w:marTop w:val="0"/>
          <w:marBottom w:val="0"/>
          <w:divBdr>
            <w:top w:val="none" w:sz="0" w:space="0" w:color="auto"/>
            <w:left w:val="none" w:sz="0" w:space="0" w:color="auto"/>
            <w:bottom w:val="none" w:sz="0" w:space="0" w:color="auto"/>
            <w:right w:val="none" w:sz="0" w:space="0" w:color="auto"/>
          </w:divBdr>
        </w:div>
        <w:div w:id="1510217550">
          <w:marLeft w:val="480"/>
          <w:marRight w:val="0"/>
          <w:marTop w:val="0"/>
          <w:marBottom w:val="0"/>
          <w:divBdr>
            <w:top w:val="none" w:sz="0" w:space="0" w:color="auto"/>
            <w:left w:val="none" w:sz="0" w:space="0" w:color="auto"/>
            <w:bottom w:val="none" w:sz="0" w:space="0" w:color="auto"/>
            <w:right w:val="none" w:sz="0" w:space="0" w:color="auto"/>
          </w:divBdr>
        </w:div>
        <w:div w:id="1547334139">
          <w:marLeft w:val="480"/>
          <w:marRight w:val="0"/>
          <w:marTop w:val="0"/>
          <w:marBottom w:val="0"/>
          <w:divBdr>
            <w:top w:val="none" w:sz="0" w:space="0" w:color="auto"/>
            <w:left w:val="none" w:sz="0" w:space="0" w:color="auto"/>
            <w:bottom w:val="none" w:sz="0" w:space="0" w:color="auto"/>
            <w:right w:val="none" w:sz="0" w:space="0" w:color="auto"/>
          </w:divBdr>
        </w:div>
        <w:div w:id="1585844995">
          <w:marLeft w:val="480"/>
          <w:marRight w:val="0"/>
          <w:marTop w:val="0"/>
          <w:marBottom w:val="0"/>
          <w:divBdr>
            <w:top w:val="none" w:sz="0" w:space="0" w:color="auto"/>
            <w:left w:val="none" w:sz="0" w:space="0" w:color="auto"/>
            <w:bottom w:val="none" w:sz="0" w:space="0" w:color="auto"/>
            <w:right w:val="none" w:sz="0" w:space="0" w:color="auto"/>
          </w:divBdr>
        </w:div>
        <w:div w:id="1606159701">
          <w:marLeft w:val="480"/>
          <w:marRight w:val="0"/>
          <w:marTop w:val="0"/>
          <w:marBottom w:val="0"/>
          <w:divBdr>
            <w:top w:val="none" w:sz="0" w:space="0" w:color="auto"/>
            <w:left w:val="none" w:sz="0" w:space="0" w:color="auto"/>
            <w:bottom w:val="none" w:sz="0" w:space="0" w:color="auto"/>
            <w:right w:val="none" w:sz="0" w:space="0" w:color="auto"/>
          </w:divBdr>
        </w:div>
        <w:div w:id="1620259173">
          <w:marLeft w:val="480"/>
          <w:marRight w:val="0"/>
          <w:marTop w:val="0"/>
          <w:marBottom w:val="0"/>
          <w:divBdr>
            <w:top w:val="none" w:sz="0" w:space="0" w:color="auto"/>
            <w:left w:val="none" w:sz="0" w:space="0" w:color="auto"/>
            <w:bottom w:val="none" w:sz="0" w:space="0" w:color="auto"/>
            <w:right w:val="none" w:sz="0" w:space="0" w:color="auto"/>
          </w:divBdr>
        </w:div>
        <w:div w:id="1745831717">
          <w:marLeft w:val="480"/>
          <w:marRight w:val="0"/>
          <w:marTop w:val="0"/>
          <w:marBottom w:val="0"/>
          <w:divBdr>
            <w:top w:val="none" w:sz="0" w:space="0" w:color="auto"/>
            <w:left w:val="none" w:sz="0" w:space="0" w:color="auto"/>
            <w:bottom w:val="none" w:sz="0" w:space="0" w:color="auto"/>
            <w:right w:val="none" w:sz="0" w:space="0" w:color="auto"/>
          </w:divBdr>
        </w:div>
        <w:div w:id="1749421948">
          <w:marLeft w:val="480"/>
          <w:marRight w:val="0"/>
          <w:marTop w:val="0"/>
          <w:marBottom w:val="0"/>
          <w:divBdr>
            <w:top w:val="none" w:sz="0" w:space="0" w:color="auto"/>
            <w:left w:val="none" w:sz="0" w:space="0" w:color="auto"/>
            <w:bottom w:val="none" w:sz="0" w:space="0" w:color="auto"/>
            <w:right w:val="none" w:sz="0" w:space="0" w:color="auto"/>
          </w:divBdr>
        </w:div>
        <w:div w:id="1804999430">
          <w:marLeft w:val="480"/>
          <w:marRight w:val="0"/>
          <w:marTop w:val="0"/>
          <w:marBottom w:val="0"/>
          <w:divBdr>
            <w:top w:val="none" w:sz="0" w:space="0" w:color="auto"/>
            <w:left w:val="none" w:sz="0" w:space="0" w:color="auto"/>
            <w:bottom w:val="none" w:sz="0" w:space="0" w:color="auto"/>
            <w:right w:val="none" w:sz="0" w:space="0" w:color="auto"/>
          </w:divBdr>
        </w:div>
        <w:div w:id="1862089791">
          <w:marLeft w:val="480"/>
          <w:marRight w:val="0"/>
          <w:marTop w:val="0"/>
          <w:marBottom w:val="0"/>
          <w:divBdr>
            <w:top w:val="none" w:sz="0" w:space="0" w:color="auto"/>
            <w:left w:val="none" w:sz="0" w:space="0" w:color="auto"/>
            <w:bottom w:val="none" w:sz="0" w:space="0" w:color="auto"/>
            <w:right w:val="none" w:sz="0" w:space="0" w:color="auto"/>
          </w:divBdr>
        </w:div>
        <w:div w:id="1999651680">
          <w:marLeft w:val="480"/>
          <w:marRight w:val="0"/>
          <w:marTop w:val="0"/>
          <w:marBottom w:val="0"/>
          <w:divBdr>
            <w:top w:val="none" w:sz="0" w:space="0" w:color="auto"/>
            <w:left w:val="none" w:sz="0" w:space="0" w:color="auto"/>
            <w:bottom w:val="none" w:sz="0" w:space="0" w:color="auto"/>
            <w:right w:val="none" w:sz="0" w:space="0" w:color="auto"/>
          </w:divBdr>
        </w:div>
        <w:div w:id="2018266962">
          <w:marLeft w:val="480"/>
          <w:marRight w:val="0"/>
          <w:marTop w:val="0"/>
          <w:marBottom w:val="0"/>
          <w:divBdr>
            <w:top w:val="none" w:sz="0" w:space="0" w:color="auto"/>
            <w:left w:val="none" w:sz="0" w:space="0" w:color="auto"/>
            <w:bottom w:val="none" w:sz="0" w:space="0" w:color="auto"/>
            <w:right w:val="none" w:sz="0" w:space="0" w:color="auto"/>
          </w:divBdr>
        </w:div>
        <w:div w:id="2037922141">
          <w:marLeft w:val="480"/>
          <w:marRight w:val="0"/>
          <w:marTop w:val="0"/>
          <w:marBottom w:val="0"/>
          <w:divBdr>
            <w:top w:val="none" w:sz="0" w:space="0" w:color="auto"/>
            <w:left w:val="none" w:sz="0" w:space="0" w:color="auto"/>
            <w:bottom w:val="none" w:sz="0" w:space="0" w:color="auto"/>
            <w:right w:val="none" w:sz="0" w:space="0" w:color="auto"/>
          </w:divBdr>
        </w:div>
      </w:divsChild>
    </w:div>
    <w:div w:id="274869337">
      <w:bodyDiv w:val="1"/>
      <w:marLeft w:val="0"/>
      <w:marRight w:val="0"/>
      <w:marTop w:val="0"/>
      <w:marBottom w:val="0"/>
      <w:divBdr>
        <w:top w:val="none" w:sz="0" w:space="0" w:color="auto"/>
        <w:left w:val="none" w:sz="0" w:space="0" w:color="auto"/>
        <w:bottom w:val="none" w:sz="0" w:space="0" w:color="auto"/>
        <w:right w:val="none" w:sz="0" w:space="0" w:color="auto"/>
      </w:divBdr>
    </w:div>
    <w:div w:id="277183811">
      <w:bodyDiv w:val="1"/>
      <w:marLeft w:val="0"/>
      <w:marRight w:val="0"/>
      <w:marTop w:val="0"/>
      <w:marBottom w:val="0"/>
      <w:divBdr>
        <w:top w:val="none" w:sz="0" w:space="0" w:color="auto"/>
        <w:left w:val="none" w:sz="0" w:space="0" w:color="auto"/>
        <w:bottom w:val="none" w:sz="0" w:space="0" w:color="auto"/>
        <w:right w:val="none" w:sz="0" w:space="0" w:color="auto"/>
      </w:divBdr>
    </w:div>
    <w:div w:id="278491429">
      <w:bodyDiv w:val="1"/>
      <w:marLeft w:val="0"/>
      <w:marRight w:val="0"/>
      <w:marTop w:val="0"/>
      <w:marBottom w:val="0"/>
      <w:divBdr>
        <w:top w:val="none" w:sz="0" w:space="0" w:color="auto"/>
        <w:left w:val="none" w:sz="0" w:space="0" w:color="auto"/>
        <w:bottom w:val="none" w:sz="0" w:space="0" w:color="auto"/>
        <w:right w:val="none" w:sz="0" w:space="0" w:color="auto"/>
      </w:divBdr>
    </w:div>
    <w:div w:id="281767011">
      <w:bodyDiv w:val="1"/>
      <w:marLeft w:val="0"/>
      <w:marRight w:val="0"/>
      <w:marTop w:val="0"/>
      <w:marBottom w:val="0"/>
      <w:divBdr>
        <w:top w:val="none" w:sz="0" w:space="0" w:color="auto"/>
        <w:left w:val="none" w:sz="0" w:space="0" w:color="auto"/>
        <w:bottom w:val="none" w:sz="0" w:space="0" w:color="auto"/>
        <w:right w:val="none" w:sz="0" w:space="0" w:color="auto"/>
      </w:divBdr>
    </w:div>
    <w:div w:id="282542468">
      <w:bodyDiv w:val="1"/>
      <w:marLeft w:val="0"/>
      <w:marRight w:val="0"/>
      <w:marTop w:val="0"/>
      <w:marBottom w:val="0"/>
      <w:divBdr>
        <w:top w:val="none" w:sz="0" w:space="0" w:color="auto"/>
        <w:left w:val="none" w:sz="0" w:space="0" w:color="auto"/>
        <w:bottom w:val="none" w:sz="0" w:space="0" w:color="auto"/>
        <w:right w:val="none" w:sz="0" w:space="0" w:color="auto"/>
      </w:divBdr>
    </w:div>
    <w:div w:id="284383999">
      <w:bodyDiv w:val="1"/>
      <w:marLeft w:val="0"/>
      <w:marRight w:val="0"/>
      <w:marTop w:val="0"/>
      <w:marBottom w:val="0"/>
      <w:divBdr>
        <w:top w:val="none" w:sz="0" w:space="0" w:color="auto"/>
        <w:left w:val="none" w:sz="0" w:space="0" w:color="auto"/>
        <w:bottom w:val="none" w:sz="0" w:space="0" w:color="auto"/>
        <w:right w:val="none" w:sz="0" w:space="0" w:color="auto"/>
      </w:divBdr>
    </w:div>
    <w:div w:id="290135288">
      <w:bodyDiv w:val="1"/>
      <w:marLeft w:val="0"/>
      <w:marRight w:val="0"/>
      <w:marTop w:val="0"/>
      <w:marBottom w:val="0"/>
      <w:divBdr>
        <w:top w:val="none" w:sz="0" w:space="0" w:color="auto"/>
        <w:left w:val="none" w:sz="0" w:space="0" w:color="auto"/>
        <w:bottom w:val="none" w:sz="0" w:space="0" w:color="auto"/>
        <w:right w:val="none" w:sz="0" w:space="0" w:color="auto"/>
      </w:divBdr>
    </w:div>
    <w:div w:id="297414009">
      <w:bodyDiv w:val="1"/>
      <w:marLeft w:val="0"/>
      <w:marRight w:val="0"/>
      <w:marTop w:val="0"/>
      <w:marBottom w:val="0"/>
      <w:divBdr>
        <w:top w:val="none" w:sz="0" w:space="0" w:color="auto"/>
        <w:left w:val="none" w:sz="0" w:space="0" w:color="auto"/>
        <w:bottom w:val="none" w:sz="0" w:space="0" w:color="auto"/>
        <w:right w:val="none" w:sz="0" w:space="0" w:color="auto"/>
      </w:divBdr>
    </w:div>
    <w:div w:id="301618428">
      <w:bodyDiv w:val="1"/>
      <w:marLeft w:val="0"/>
      <w:marRight w:val="0"/>
      <w:marTop w:val="0"/>
      <w:marBottom w:val="0"/>
      <w:divBdr>
        <w:top w:val="none" w:sz="0" w:space="0" w:color="auto"/>
        <w:left w:val="none" w:sz="0" w:space="0" w:color="auto"/>
        <w:bottom w:val="none" w:sz="0" w:space="0" w:color="auto"/>
        <w:right w:val="none" w:sz="0" w:space="0" w:color="auto"/>
      </w:divBdr>
    </w:div>
    <w:div w:id="302740101">
      <w:bodyDiv w:val="1"/>
      <w:marLeft w:val="0"/>
      <w:marRight w:val="0"/>
      <w:marTop w:val="0"/>
      <w:marBottom w:val="0"/>
      <w:divBdr>
        <w:top w:val="none" w:sz="0" w:space="0" w:color="auto"/>
        <w:left w:val="none" w:sz="0" w:space="0" w:color="auto"/>
        <w:bottom w:val="none" w:sz="0" w:space="0" w:color="auto"/>
        <w:right w:val="none" w:sz="0" w:space="0" w:color="auto"/>
      </w:divBdr>
    </w:div>
    <w:div w:id="303000369">
      <w:bodyDiv w:val="1"/>
      <w:marLeft w:val="0"/>
      <w:marRight w:val="0"/>
      <w:marTop w:val="0"/>
      <w:marBottom w:val="0"/>
      <w:divBdr>
        <w:top w:val="none" w:sz="0" w:space="0" w:color="auto"/>
        <w:left w:val="none" w:sz="0" w:space="0" w:color="auto"/>
        <w:bottom w:val="none" w:sz="0" w:space="0" w:color="auto"/>
        <w:right w:val="none" w:sz="0" w:space="0" w:color="auto"/>
      </w:divBdr>
    </w:div>
    <w:div w:id="304821994">
      <w:bodyDiv w:val="1"/>
      <w:marLeft w:val="0"/>
      <w:marRight w:val="0"/>
      <w:marTop w:val="0"/>
      <w:marBottom w:val="0"/>
      <w:divBdr>
        <w:top w:val="none" w:sz="0" w:space="0" w:color="auto"/>
        <w:left w:val="none" w:sz="0" w:space="0" w:color="auto"/>
        <w:bottom w:val="none" w:sz="0" w:space="0" w:color="auto"/>
        <w:right w:val="none" w:sz="0" w:space="0" w:color="auto"/>
      </w:divBdr>
    </w:div>
    <w:div w:id="305015847">
      <w:bodyDiv w:val="1"/>
      <w:marLeft w:val="0"/>
      <w:marRight w:val="0"/>
      <w:marTop w:val="0"/>
      <w:marBottom w:val="0"/>
      <w:divBdr>
        <w:top w:val="none" w:sz="0" w:space="0" w:color="auto"/>
        <w:left w:val="none" w:sz="0" w:space="0" w:color="auto"/>
        <w:bottom w:val="none" w:sz="0" w:space="0" w:color="auto"/>
        <w:right w:val="none" w:sz="0" w:space="0" w:color="auto"/>
      </w:divBdr>
    </w:div>
    <w:div w:id="311638363">
      <w:bodyDiv w:val="1"/>
      <w:marLeft w:val="0"/>
      <w:marRight w:val="0"/>
      <w:marTop w:val="0"/>
      <w:marBottom w:val="0"/>
      <w:divBdr>
        <w:top w:val="none" w:sz="0" w:space="0" w:color="auto"/>
        <w:left w:val="none" w:sz="0" w:space="0" w:color="auto"/>
        <w:bottom w:val="none" w:sz="0" w:space="0" w:color="auto"/>
        <w:right w:val="none" w:sz="0" w:space="0" w:color="auto"/>
      </w:divBdr>
    </w:div>
    <w:div w:id="312881017">
      <w:bodyDiv w:val="1"/>
      <w:marLeft w:val="0"/>
      <w:marRight w:val="0"/>
      <w:marTop w:val="0"/>
      <w:marBottom w:val="0"/>
      <w:divBdr>
        <w:top w:val="none" w:sz="0" w:space="0" w:color="auto"/>
        <w:left w:val="none" w:sz="0" w:space="0" w:color="auto"/>
        <w:bottom w:val="none" w:sz="0" w:space="0" w:color="auto"/>
        <w:right w:val="none" w:sz="0" w:space="0" w:color="auto"/>
      </w:divBdr>
    </w:div>
    <w:div w:id="314068789">
      <w:bodyDiv w:val="1"/>
      <w:marLeft w:val="0"/>
      <w:marRight w:val="0"/>
      <w:marTop w:val="0"/>
      <w:marBottom w:val="0"/>
      <w:divBdr>
        <w:top w:val="none" w:sz="0" w:space="0" w:color="auto"/>
        <w:left w:val="none" w:sz="0" w:space="0" w:color="auto"/>
        <w:bottom w:val="none" w:sz="0" w:space="0" w:color="auto"/>
        <w:right w:val="none" w:sz="0" w:space="0" w:color="auto"/>
      </w:divBdr>
    </w:div>
    <w:div w:id="314069450">
      <w:bodyDiv w:val="1"/>
      <w:marLeft w:val="0"/>
      <w:marRight w:val="0"/>
      <w:marTop w:val="0"/>
      <w:marBottom w:val="0"/>
      <w:divBdr>
        <w:top w:val="none" w:sz="0" w:space="0" w:color="auto"/>
        <w:left w:val="none" w:sz="0" w:space="0" w:color="auto"/>
        <w:bottom w:val="none" w:sz="0" w:space="0" w:color="auto"/>
        <w:right w:val="none" w:sz="0" w:space="0" w:color="auto"/>
      </w:divBdr>
    </w:div>
    <w:div w:id="314993385">
      <w:bodyDiv w:val="1"/>
      <w:marLeft w:val="0"/>
      <w:marRight w:val="0"/>
      <w:marTop w:val="0"/>
      <w:marBottom w:val="0"/>
      <w:divBdr>
        <w:top w:val="none" w:sz="0" w:space="0" w:color="auto"/>
        <w:left w:val="none" w:sz="0" w:space="0" w:color="auto"/>
        <w:bottom w:val="none" w:sz="0" w:space="0" w:color="auto"/>
        <w:right w:val="none" w:sz="0" w:space="0" w:color="auto"/>
      </w:divBdr>
    </w:div>
    <w:div w:id="320277290">
      <w:bodyDiv w:val="1"/>
      <w:marLeft w:val="0"/>
      <w:marRight w:val="0"/>
      <w:marTop w:val="0"/>
      <w:marBottom w:val="0"/>
      <w:divBdr>
        <w:top w:val="none" w:sz="0" w:space="0" w:color="auto"/>
        <w:left w:val="none" w:sz="0" w:space="0" w:color="auto"/>
        <w:bottom w:val="none" w:sz="0" w:space="0" w:color="auto"/>
        <w:right w:val="none" w:sz="0" w:space="0" w:color="auto"/>
      </w:divBdr>
    </w:div>
    <w:div w:id="323633822">
      <w:bodyDiv w:val="1"/>
      <w:marLeft w:val="0"/>
      <w:marRight w:val="0"/>
      <w:marTop w:val="0"/>
      <w:marBottom w:val="0"/>
      <w:divBdr>
        <w:top w:val="none" w:sz="0" w:space="0" w:color="auto"/>
        <w:left w:val="none" w:sz="0" w:space="0" w:color="auto"/>
        <w:bottom w:val="none" w:sz="0" w:space="0" w:color="auto"/>
        <w:right w:val="none" w:sz="0" w:space="0" w:color="auto"/>
      </w:divBdr>
    </w:div>
    <w:div w:id="329020735">
      <w:bodyDiv w:val="1"/>
      <w:marLeft w:val="0"/>
      <w:marRight w:val="0"/>
      <w:marTop w:val="0"/>
      <w:marBottom w:val="0"/>
      <w:divBdr>
        <w:top w:val="none" w:sz="0" w:space="0" w:color="auto"/>
        <w:left w:val="none" w:sz="0" w:space="0" w:color="auto"/>
        <w:bottom w:val="none" w:sz="0" w:space="0" w:color="auto"/>
        <w:right w:val="none" w:sz="0" w:space="0" w:color="auto"/>
      </w:divBdr>
    </w:div>
    <w:div w:id="335570655">
      <w:bodyDiv w:val="1"/>
      <w:marLeft w:val="0"/>
      <w:marRight w:val="0"/>
      <w:marTop w:val="0"/>
      <w:marBottom w:val="0"/>
      <w:divBdr>
        <w:top w:val="none" w:sz="0" w:space="0" w:color="auto"/>
        <w:left w:val="none" w:sz="0" w:space="0" w:color="auto"/>
        <w:bottom w:val="none" w:sz="0" w:space="0" w:color="auto"/>
        <w:right w:val="none" w:sz="0" w:space="0" w:color="auto"/>
      </w:divBdr>
    </w:div>
    <w:div w:id="335574245">
      <w:bodyDiv w:val="1"/>
      <w:marLeft w:val="0"/>
      <w:marRight w:val="0"/>
      <w:marTop w:val="0"/>
      <w:marBottom w:val="0"/>
      <w:divBdr>
        <w:top w:val="none" w:sz="0" w:space="0" w:color="auto"/>
        <w:left w:val="none" w:sz="0" w:space="0" w:color="auto"/>
        <w:bottom w:val="none" w:sz="0" w:space="0" w:color="auto"/>
        <w:right w:val="none" w:sz="0" w:space="0" w:color="auto"/>
      </w:divBdr>
    </w:div>
    <w:div w:id="336805976">
      <w:bodyDiv w:val="1"/>
      <w:marLeft w:val="0"/>
      <w:marRight w:val="0"/>
      <w:marTop w:val="0"/>
      <w:marBottom w:val="0"/>
      <w:divBdr>
        <w:top w:val="none" w:sz="0" w:space="0" w:color="auto"/>
        <w:left w:val="none" w:sz="0" w:space="0" w:color="auto"/>
        <w:bottom w:val="none" w:sz="0" w:space="0" w:color="auto"/>
        <w:right w:val="none" w:sz="0" w:space="0" w:color="auto"/>
      </w:divBdr>
    </w:div>
    <w:div w:id="338042583">
      <w:bodyDiv w:val="1"/>
      <w:marLeft w:val="0"/>
      <w:marRight w:val="0"/>
      <w:marTop w:val="0"/>
      <w:marBottom w:val="0"/>
      <w:divBdr>
        <w:top w:val="none" w:sz="0" w:space="0" w:color="auto"/>
        <w:left w:val="none" w:sz="0" w:space="0" w:color="auto"/>
        <w:bottom w:val="none" w:sz="0" w:space="0" w:color="auto"/>
        <w:right w:val="none" w:sz="0" w:space="0" w:color="auto"/>
      </w:divBdr>
    </w:div>
    <w:div w:id="338772949">
      <w:bodyDiv w:val="1"/>
      <w:marLeft w:val="0"/>
      <w:marRight w:val="0"/>
      <w:marTop w:val="0"/>
      <w:marBottom w:val="0"/>
      <w:divBdr>
        <w:top w:val="none" w:sz="0" w:space="0" w:color="auto"/>
        <w:left w:val="none" w:sz="0" w:space="0" w:color="auto"/>
        <w:bottom w:val="none" w:sz="0" w:space="0" w:color="auto"/>
        <w:right w:val="none" w:sz="0" w:space="0" w:color="auto"/>
      </w:divBdr>
    </w:div>
    <w:div w:id="344018508">
      <w:bodyDiv w:val="1"/>
      <w:marLeft w:val="0"/>
      <w:marRight w:val="0"/>
      <w:marTop w:val="0"/>
      <w:marBottom w:val="0"/>
      <w:divBdr>
        <w:top w:val="none" w:sz="0" w:space="0" w:color="auto"/>
        <w:left w:val="none" w:sz="0" w:space="0" w:color="auto"/>
        <w:bottom w:val="none" w:sz="0" w:space="0" w:color="auto"/>
        <w:right w:val="none" w:sz="0" w:space="0" w:color="auto"/>
      </w:divBdr>
      <w:divsChild>
        <w:div w:id="13584051">
          <w:marLeft w:val="480"/>
          <w:marRight w:val="0"/>
          <w:marTop w:val="0"/>
          <w:marBottom w:val="0"/>
          <w:divBdr>
            <w:top w:val="none" w:sz="0" w:space="0" w:color="auto"/>
            <w:left w:val="none" w:sz="0" w:space="0" w:color="auto"/>
            <w:bottom w:val="none" w:sz="0" w:space="0" w:color="auto"/>
            <w:right w:val="none" w:sz="0" w:space="0" w:color="auto"/>
          </w:divBdr>
        </w:div>
        <w:div w:id="29769994">
          <w:marLeft w:val="480"/>
          <w:marRight w:val="0"/>
          <w:marTop w:val="0"/>
          <w:marBottom w:val="0"/>
          <w:divBdr>
            <w:top w:val="none" w:sz="0" w:space="0" w:color="auto"/>
            <w:left w:val="none" w:sz="0" w:space="0" w:color="auto"/>
            <w:bottom w:val="none" w:sz="0" w:space="0" w:color="auto"/>
            <w:right w:val="none" w:sz="0" w:space="0" w:color="auto"/>
          </w:divBdr>
        </w:div>
        <w:div w:id="53936264">
          <w:marLeft w:val="480"/>
          <w:marRight w:val="0"/>
          <w:marTop w:val="0"/>
          <w:marBottom w:val="0"/>
          <w:divBdr>
            <w:top w:val="none" w:sz="0" w:space="0" w:color="auto"/>
            <w:left w:val="none" w:sz="0" w:space="0" w:color="auto"/>
            <w:bottom w:val="none" w:sz="0" w:space="0" w:color="auto"/>
            <w:right w:val="none" w:sz="0" w:space="0" w:color="auto"/>
          </w:divBdr>
        </w:div>
        <w:div w:id="296493238">
          <w:marLeft w:val="480"/>
          <w:marRight w:val="0"/>
          <w:marTop w:val="0"/>
          <w:marBottom w:val="0"/>
          <w:divBdr>
            <w:top w:val="none" w:sz="0" w:space="0" w:color="auto"/>
            <w:left w:val="none" w:sz="0" w:space="0" w:color="auto"/>
            <w:bottom w:val="none" w:sz="0" w:space="0" w:color="auto"/>
            <w:right w:val="none" w:sz="0" w:space="0" w:color="auto"/>
          </w:divBdr>
        </w:div>
        <w:div w:id="365180384">
          <w:marLeft w:val="480"/>
          <w:marRight w:val="0"/>
          <w:marTop w:val="0"/>
          <w:marBottom w:val="0"/>
          <w:divBdr>
            <w:top w:val="none" w:sz="0" w:space="0" w:color="auto"/>
            <w:left w:val="none" w:sz="0" w:space="0" w:color="auto"/>
            <w:bottom w:val="none" w:sz="0" w:space="0" w:color="auto"/>
            <w:right w:val="none" w:sz="0" w:space="0" w:color="auto"/>
          </w:divBdr>
        </w:div>
        <w:div w:id="431049874">
          <w:marLeft w:val="480"/>
          <w:marRight w:val="0"/>
          <w:marTop w:val="0"/>
          <w:marBottom w:val="0"/>
          <w:divBdr>
            <w:top w:val="none" w:sz="0" w:space="0" w:color="auto"/>
            <w:left w:val="none" w:sz="0" w:space="0" w:color="auto"/>
            <w:bottom w:val="none" w:sz="0" w:space="0" w:color="auto"/>
            <w:right w:val="none" w:sz="0" w:space="0" w:color="auto"/>
          </w:divBdr>
        </w:div>
        <w:div w:id="526603941">
          <w:marLeft w:val="480"/>
          <w:marRight w:val="0"/>
          <w:marTop w:val="0"/>
          <w:marBottom w:val="0"/>
          <w:divBdr>
            <w:top w:val="none" w:sz="0" w:space="0" w:color="auto"/>
            <w:left w:val="none" w:sz="0" w:space="0" w:color="auto"/>
            <w:bottom w:val="none" w:sz="0" w:space="0" w:color="auto"/>
            <w:right w:val="none" w:sz="0" w:space="0" w:color="auto"/>
          </w:divBdr>
        </w:div>
        <w:div w:id="728655567">
          <w:marLeft w:val="480"/>
          <w:marRight w:val="0"/>
          <w:marTop w:val="0"/>
          <w:marBottom w:val="0"/>
          <w:divBdr>
            <w:top w:val="none" w:sz="0" w:space="0" w:color="auto"/>
            <w:left w:val="none" w:sz="0" w:space="0" w:color="auto"/>
            <w:bottom w:val="none" w:sz="0" w:space="0" w:color="auto"/>
            <w:right w:val="none" w:sz="0" w:space="0" w:color="auto"/>
          </w:divBdr>
        </w:div>
        <w:div w:id="850988773">
          <w:marLeft w:val="480"/>
          <w:marRight w:val="0"/>
          <w:marTop w:val="0"/>
          <w:marBottom w:val="0"/>
          <w:divBdr>
            <w:top w:val="none" w:sz="0" w:space="0" w:color="auto"/>
            <w:left w:val="none" w:sz="0" w:space="0" w:color="auto"/>
            <w:bottom w:val="none" w:sz="0" w:space="0" w:color="auto"/>
            <w:right w:val="none" w:sz="0" w:space="0" w:color="auto"/>
          </w:divBdr>
        </w:div>
        <w:div w:id="1051614706">
          <w:marLeft w:val="480"/>
          <w:marRight w:val="0"/>
          <w:marTop w:val="0"/>
          <w:marBottom w:val="0"/>
          <w:divBdr>
            <w:top w:val="none" w:sz="0" w:space="0" w:color="auto"/>
            <w:left w:val="none" w:sz="0" w:space="0" w:color="auto"/>
            <w:bottom w:val="none" w:sz="0" w:space="0" w:color="auto"/>
            <w:right w:val="none" w:sz="0" w:space="0" w:color="auto"/>
          </w:divBdr>
        </w:div>
        <w:div w:id="1054894911">
          <w:marLeft w:val="480"/>
          <w:marRight w:val="0"/>
          <w:marTop w:val="0"/>
          <w:marBottom w:val="0"/>
          <w:divBdr>
            <w:top w:val="none" w:sz="0" w:space="0" w:color="auto"/>
            <w:left w:val="none" w:sz="0" w:space="0" w:color="auto"/>
            <w:bottom w:val="none" w:sz="0" w:space="0" w:color="auto"/>
            <w:right w:val="none" w:sz="0" w:space="0" w:color="auto"/>
          </w:divBdr>
        </w:div>
        <w:div w:id="1103040575">
          <w:marLeft w:val="480"/>
          <w:marRight w:val="0"/>
          <w:marTop w:val="0"/>
          <w:marBottom w:val="0"/>
          <w:divBdr>
            <w:top w:val="none" w:sz="0" w:space="0" w:color="auto"/>
            <w:left w:val="none" w:sz="0" w:space="0" w:color="auto"/>
            <w:bottom w:val="none" w:sz="0" w:space="0" w:color="auto"/>
            <w:right w:val="none" w:sz="0" w:space="0" w:color="auto"/>
          </w:divBdr>
        </w:div>
        <w:div w:id="1171916995">
          <w:marLeft w:val="480"/>
          <w:marRight w:val="0"/>
          <w:marTop w:val="0"/>
          <w:marBottom w:val="0"/>
          <w:divBdr>
            <w:top w:val="none" w:sz="0" w:space="0" w:color="auto"/>
            <w:left w:val="none" w:sz="0" w:space="0" w:color="auto"/>
            <w:bottom w:val="none" w:sz="0" w:space="0" w:color="auto"/>
            <w:right w:val="none" w:sz="0" w:space="0" w:color="auto"/>
          </w:divBdr>
        </w:div>
        <w:div w:id="1290093144">
          <w:marLeft w:val="480"/>
          <w:marRight w:val="0"/>
          <w:marTop w:val="0"/>
          <w:marBottom w:val="0"/>
          <w:divBdr>
            <w:top w:val="none" w:sz="0" w:space="0" w:color="auto"/>
            <w:left w:val="none" w:sz="0" w:space="0" w:color="auto"/>
            <w:bottom w:val="none" w:sz="0" w:space="0" w:color="auto"/>
            <w:right w:val="none" w:sz="0" w:space="0" w:color="auto"/>
          </w:divBdr>
        </w:div>
        <w:div w:id="1355376384">
          <w:marLeft w:val="480"/>
          <w:marRight w:val="0"/>
          <w:marTop w:val="0"/>
          <w:marBottom w:val="0"/>
          <w:divBdr>
            <w:top w:val="none" w:sz="0" w:space="0" w:color="auto"/>
            <w:left w:val="none" w:sz="0" w:space="0" w:color="auto"/>
            <w:bottom w:val="none" w:sz="0" w:space="0" w:color="auto"/>
            <w:right w:val="none" w:sz="0" w:space="0" w:color="auto"/>
          </w:divBdr>
        </w:div>
        <w:div w:id="1503012505">
          <w:marLeft w:val="480"/>
          <w:marRight w:val="0"/>
          <w:marTop w:val="0"/>
          <w:marBottom w:val="0"/>
          <w:divBdr>
            <w:top w:val="none" w:sz="0" w:space="0" w:color="auto"/>
            <w:left w:val="none" w:sz="0" w:space="0" w:color="auto"/>
            <w:bottom w:val="none" w:sz="0" w:space="0" w:color="auto"/>
            <w:right w:val="none" w:sz="0" w:space="0" w:color="auto"/>
          </w:divBdr>
        </w:div>
        <w:div w:id="1507359795">
          <w:marLeft w:val="480"/>
          <w:marRight w:val="0"/>
          <w:marTop w:val="0"/>
          <w:marBottom w:val="0"/>
          <w:divBdr>
            <w:top w:val="none" w:sz="0" w:space="0" w:color="auto"/>
            <w:left w:val="none" w:sz="0" w:space="0" w:color="auto"/>
            <w:bottom w:val="none" w:sz="0" w:space="0" w:color="auto"/>
            <w:right w:val="none" w:sz="0" w:space="0" w:color="auto"/>
          </w:divBdr>
        </w:div>
        <w:div w:id="1552418954">
          <w:marLeft w:val="480"/>
          <w:marRight w:val="0"/>
          <w:marTop w:val="0"/>
          <w:marBottom w:val="0"/>
          <w:divBdr>
            <w:top w:val="none" w:sz="0" w:space="0" w:color="auto"/>
            <w:left w:val="none" w:sz="0" w:space="0" w:color="auto"/>
            <w:bottom w:val="none" w:sz="0" w:space="0" w:color="auto"/>
            <w:right w:val="none" w:sz="0" w:space="0" w:color="auto"/>
          </w:divBdr>
        </w:div>
        <w:div w:id="1609777002">
          <w:marLeft w:val="480"/>
          <w:marRight w:val="0"/>
          <w:marTop w:val="0"/>
          <w:marBottom w:val="0"/>
          <w:divBdr>
            <w:top w:val="none" w:sz="0" w:space="0" w:color="auto"/>
            <w:left w:val="none" w:sz="0" w:space="0" w:color="auto"/>
            <w:bottom w:val="none" w:sz="0" w:space="0" w:color="auto"/>
            <w:right w:val="none" w:sz="0" w:space="0" w:color="auto"/>
          </w:divBdr>
        </w:div>
        <w:div w:id="1653364046">
          <w:marLeft w:val="480"/>
          <w:marRight w:val="0"/>
          <w:marTop w:val="0"/>
          <w:marBottom w:val="0"/>
          <w:divBdr>
            <w:top w:val="none" w:sz="0" w:space="0" w:color="auto"/>
            <w:left w:val="none" w:sz="0" w:space="0" w:color="auto"/>
            <w:bottom w:val="none" w:sz="0" w:space="0" w:color="auto"/>
            <w:right w:val="none" w:sz="0" w:space="0" w:color="auto"/>
          </w:divBdr>
        </w:div>
        <w:div w:id="1881631005">
          <w:marLeft w:val="480"/>
          <w:marRight w:val="0"/>
          <w:marTop w:val="0"/>
          <w:marBottom w:val="0"/>
          <w:divBdr>
            <w:top w:val="none" w:sz="0" w:space="0" w:color="auto"/>
            <w:left w:val="none" w:sz="0" w:space="0" w:color="auto"/>
            <w:bottom w:val="none" w:sz="0" w:space="0" w:color="auto"/>
            <w:right w:val="none" w:sz="0" w:space="0" w:color="auto"/>
          </w:divBdr>
        </w:div>
      </w:divsChild>
    </w:div>
    <w:div w:id="344132443">
      <w:bodyDiv w:val="1"/>
      <w:marLeft w:val="0"/>
      <w:marRight w:val="0"/>
      <w:marTop w:val="0"/>
      <w:marBottom w:val="0"/>
      <w:divBdr>
        <w:top w:val="none" w:sz="0" w:space="0" w:color="auto"/>
        <w:left w:val="none" w:sz="0" w:space="0" w:color="auto"/>
        <w:bottom w:val="none" w:sz="0" w:space="0" w:color="auto"/>
        <w:right w:val="none" w:sz="0" w:space="0" w:color="auto"/>
      </w:divBdr>
    </w:div>
    <w:div w:id="347101007">
      <w:bodyDiv w:val="1"/>
      <w:marLeft w:val="0"/>
      <w:marRight w:val="0"/>
      <w:marTop w:val="0"/>
      <w:marBottom w:val="0"/>
      <w:divBdr>
        <w:top w:val="none" w:sz="0" w:space="0" w:color="auto"/>
        <w:left w:val="none" w:sz="0" w:space="0" w:color="auto"/>
        <w:bottom w:val="none" w:sz="0" w:space="0" w:color="auto"/>
        <w:right w:val="none" w:sz="0" w:space="0" w:color="auto"/>
      </w:divBdr>
    </w:div>
    <w:div w:id="350688077">
      <w:bodyDiv w:val="1"/>
      <w:marLeft w:val="0"/>
      <w:marRight w:val="0"/>
      <w:marTop w:val="0"/>
      <w:marBottom w:val="0"/>
      <w:divBdr>
        <w:top w:val="none" w:sz="0" w:space="0" w:color="auto"/>
        <w:left w:val="none" w:sz="0" w:space="0" w:color="auto"/>
        <w:bottom w:val="none" w:sz="0" w:space="0" w:color="auto"/>
        <w:right w:val="none" w:sz="0" w:space="0" w:color="auto"/>
      </w:divBdr>
    </w:div>
    <w:div w:id="352222340">
      <w:bodyDiv w:val="1"/>
      <w:marLeft w:val="0"/>
      <w:marRight w:val="0"/>
      <w:marTop w:val="0"/>
      <w:marBottom w:val="0"/>
      <w:divBdr>
        <w:top w:val="none" w:sz="0" w:space="0" w:color="auto"/>
        <w:left w:val="none" w:sz="0" w:space="0" w:color="auto"/>
        <w:bottom w:val="none" w:sz="0" w:space="0" w:color="auto"/>
        <w:right w:val="none" w:sz="0" w:space="0" w:color="auto"/>
      </w:divBdr>
    </w:div>
    <w:div w:id="355887663">
      <w:bodyDiv w:val="1"/>
      <w:marLeft w:val="0"/>
      <w:marRight w:val="0"/>
      <w:marTop w:val="0"/>
      <w:marBottom w:val="0"/>
      <w:divBdr>
        <w:top w:val="none" w:sz="0" w:space="0" w:color="auto"/>
        <w:left w:val="none" w:sz="0" w:space="0" w:color="auto"/>
        <w:bottom w:val="none" w:sz="0" w:space="0" w:color="auto"/>
        <w:right w:val="none" w:sz="0" w:space="0" w:color="auto"/>
      </w:divBdr>
    </w:div>
    <w:div w:id="357005432">
      <w:bodyDiv w:val="1"/>
      <w:marLeft w:val="0"/>
      <w:marRight w:val="0"/>
      <w:marTop w:val="0"/>
      <w:marBottom w:val="0"/>
      <w:divBdr>
        <w:top w:val="none" w:sz="0" w:space="0" w:color="auto"/>
        <w:left w:val="none" w:sz="0" w:space="0" w:color="auto"/>
        <w:bottom w:val="none" w:sz="0" w:space="0" w:color="auto"/>
        <w:right w:val="none" w:sz="0" w:space="0" w:color="auto"/>
      </w:divBdr>
    </w:div>
    <w:div w:id="365562091">
      <w:bodyDiv w:val="1"/>
      <w:marLeft w:val="0"/>
      <w:marRight w:val="0"/>
      <w:marTop w:val="0"/>
      <w:marBottom w:val="0"/>
      <w:divBdr>
        <w:top w:val="none" w:sz="0" w:space="0" w:color="auto"/>
        <w:left w:val="none" w:sz="0" w:space="0" w:color="auto"/>
        <w:bottom w:val="none" w:sz="0" w:space="0" w:color="auto"/>
        <w:right w:val="none" w:sz="0" w:space="0" w:color="auto"/>
      </w:divBdr>
    </w:div>
    <w:div w:id="366030599">
      <w:bodyDiv w:val="1"/>
      <w:marLeft w:val="0"/>
      <w:marRight w:val="0"/>
      <w:marTop w:val="0"/>
      <w:marBottom w:val="0"/>
      <w:divBdr>
        <w:top w:val="none" w:sz="0" w:space="0" w:color="auto"/>
        <w:left w:val="none" w:sz="0" w:space="0" w:color="auto"/>
        <w:bottom w:val="none" w:sz="0" w:space="0" w:color="auto"/>
        <w:right w:val="none" w:sz="0" w:space="0" w:color="auto"/>
      </w:divBdr>
      <w:divsChild>
        <w:div w:id="88039783">
          <w:marLeft w:val="480"/>
          <w:marRight w:val="0"/>
          <w:marTop w:val="0"/>
          <w:marBottom w:val="0"/>
          <w:divBdr>
            <w:top w:val="none" w:sz="0" w:space="0" w:color="auto"/>
            <w:left w:val="none" w:sz="0" w:space="0" w:color="auto"/>
            <w:bottom w:val="none" w:sz="0" w:space="0" w:color="auto"/>
            <w:right w:val="none" w:sz="0" w:space="0" w:color="auto"/>
          </w:divBdr>
        </w:div>
        <w:div w:id="110516604">
          <w:marLeft w:val="480"/>
          <w:marRight w:val="0"/>
          <w:marTop w:val="0"/>
          <w:marBottom w:val="0"/>
          <w:divBdr>
            <w:top w:val="none" w:sz="0" w:space="0" w:color="auto"/>
            <w:left w:val="none" w:sz="0" w:space="0" w:color="auto"/>
            <w:bottom w:val="none" w:sz="0" w:space="0" w:color="auto"/>
            <w:right w:val="none" w:sz="0" w:space="0" w:color="auto"/>
          </w:divBdr>
        </w:div>
        <w:div w:id="229537354">
          <w:marLeft w:val="480"/>
          <w:marRight w:val="0"/>
          <w:marTop w:val="0"/>
          <w:marBottom w:val="0"/>
          <w:divBdr>
            <w:top w:val="none" w:sz="0" w:space="0" w:color="auto"/>
            <w:left w:val="none" w:sz="0" w:space="0" w:color="auto"/>
            <w:bottom w:val="none" w:sz="0" w:space="0" w:color="auto"/>
            <w:right w:val="none" w:sz="0" w:space="0" w:color="auto"/>
          </w:divBdr>
        </w:div>
        <w:div w:id="422461368">
          <w:marLeft w:val="480"/>
          <w:marRight w:val="0"/>
          <w:marTop w:val="0"/>
          <w:marBottom w:val="0"/>
          <w:divBdr>
            <w:top w:val="none" w:sz="0" w:space="0" w:color="auto"/>
            <w:left w:val="none" w:sz="0" w:space="0" w:color="auto"/>
            <w:bottom w:val="none" w:sz="0" w:space="0" w:color="auto"/>
            <w:right w:val="none" w:sz="0" w:space="0" w:color="auto"/>
          </w:divBdr>
        </w:div>
        <w:div w:id="473841205">
          <w:marLeft w:val="480"/>
          <w:marRight w:val="0"/>
          <w:marTop w:val="0"/>
          <w:marBottom w:val="0"/>
          <w:divBdr>
            <w:top w:val="none" w:sz="0" w:space="0" w:color="auto"/>
            <w:left w:val="none" w:sz="0" w:space="0" w:color="auto"/>
            <w:bottom w:val="none" w:sz="0" w:space="0" w:color="auto"/>
            <w:right w:val="none" w:sz="0" w:space="0" w:color="auto"/>
          </w:divBdr>
        </w:div>
        <w:div w:id="494616965">
          <w:marLeft w:val="480"/>
          <w:marRight w:val="0"/>
          <w:marTop w:val="0"/>
          <w:marBottom w:val="0"/>
          <w:divBdr>
            <w:top w:val="none" w:sz="0" w:space="0" w:color="auto"/>
            <w:left w:val="none" w:sz="0" w:space="0" w:color="auto"/>
            <w:bottom w:val="none" w:sz="0" w:space="0" w:color="auto"/>
            <w:right w:val="none" w:sz="0" w:space="0" w:color="auto"/>
          </w:divBdr>
        </w:div>
        <w:div w:id="531458343">
          <w:marLeft w:val="480"/>
          <w:marRight w:val="0"/>
          <w:marTop w:val="0"/>
          <w:marBottom w:val="0"/>
          <w:divBdr>
            <w:top w:val="none" w:sz="0" w:space="0" w:color="auto"/>
            <w:left w:val="none" w:sz="0" w:space="0" w:color="auto"/>
            <w:bottom w:val="none" w:sz="0" w:space="0" w:color="auto"/>
            <w:right w:val="none" w:sz="0" w:space="0" w:color="auto"/>
          </w:divBdr>
        </w:div>
        <w:div w:id="719789149">
          <w:marLeft w:val="480"/>
          <w:marRight w:val="0"/>
          <w:marTop w:val="0"/>
          <w:marBottom w:val="0"/>
          <w:divBdr>
            <w:top w:val="none" w:sz="0" w:space="0" w:color="auto"/>
            <w:left w:val="none" w:sz="0" w:space="0" w:color="auto"/>
            <w:bottom w:val="none" w:sz="0" w:space="0" w:color="auto"/>
            <w:right w:val="none" w:sz="0" w:space="0" w:color="auto"/>
          </w:divBdr>
        </w:div>
        <w:div w:id="735249168">
          <w:marLeft w:val="480"/>
          <w:marRight w:val="0"/>
          <w:marTop w:val="0"/>
          <w:marBottom w:val="0"/>
          <w:divBdr>
            <w:top w:val="none" w:sz="0" w:space="0" w:color="auto"/>
            <w:left w:val="none" w:sz="0" w:space="0" w:color="auto"/>
            <w:bottom w:val="none" w:sz="0" w:space="0" w:color="auto"/>
            <w:right w:val="none" w:sz="0" w:space="0" w:color="auto"/>
          </w:divBdr>
        </w:div>
        <w:div w:id="760637646">
          <w:marLeft w:val="480"/>
          <w:marRight w:val="0"/>
          <w:marTop w:val="0"/>
          <w:marBottom w:val="0"/>
          <w:divBdr>
            <w:top w:val="none" w:sz="0" w:space="0" w:color="auto"/>
            <w:left w:val="none" w:sz="0" w:space="0" w:color="auto"/>
            <w:bottom w:val="none" w:sz="0" w:space="0" w:color="auto"/>
            <w:right w:val="none" w:sz="0" w:space="0" w:color="auto"/>
          </w:divBdr>
        </w:div>
        <w:div w:id="810562999">
          <w:marLeft w:val="480"/>
          <w:marRight w:val="0"/>
          <w:marTop w:val="0"/>
          <w:marBottom w:val="0"/>
          <w:divBdr>
            <w:top w:val="none" w:sz="0" w:space="0" w:color="auto"/>
            <w:left w:val="none" w:sz="0" w:space="0" w:color="auto"/>
            <w:bottom w:val="none" w:sz="0" w:space="0" w:color="auto"/>
            <w:right w:val="none" w:sz="0" w:space="0" w:color="auto"/>
          </w:divBdr>
        </w:div>
        <w:div w:id="851189588">
          <w:marLeft w:val="480"/>
          <w:marRight w:val="0"/>
          <w:marTop w:val="0"/>
          <w:marBottom w:val="0"/>
          <w:divBdr>
            <w:top w:val="none" w:sz="0" w:space="0" w:color="auto"/>
            <w:left w:val="none" w:sz="0" w:space="0" w:color="auto"/>
            <w:bottom w:val="none" w:sz="0" w:space="0" w:color="auto"/>
            <w:right w:val="none" w:sz="0" w:space="0" w:color="auto"/>
          </w:divBdr>
        </w:div>
        <w:div w:id="917715069">
          <w:marLeft w:val="480"/>
          <w:marRight w:val="0"/>
          <w:marTop w:val="0"/>
          <w:marBottom w:val="0"/>
          <w:divBdr>
            <w:top w:val="none" w:sz="0" w:space="0" w:color="auto"/>
            <w:left w:val="none" w:sz="0" w:space="0" w:color="auto"/>
            <w:bottom w:val="none" w:sz="0" w:space="0" w:color="auto"/>
            <w:right w:val="none" w:sz="0" w:space="0" w:color="auto"/>
          </w:divBdr>
        </w:div>
        <w:div w:id="936526322">
          <w:marLeft w:val="480"/>
          <w:marRight w:val="0"/>
          <w:marTop w:val="0"/>
          <w:marBottom w:val="0"/>
          <w:divBdr>
            <w:top w:val="none" w:sz="0" w:space="0" w:color="auto"/>
            <w:left w:val="none" w:sz="0" w:space="0" w:color="auto"/>
            <w:bottom w:val="none" w:sz="0" w:space="0" w:color="auto"/>
            <w:right w:val="none" w:sz="0" w:space="0" w:color="auto"/>
          </w:divBdr>
        </w:div>
        <w:div w:id="950938960">
          <w:marLeft w:val="480"/>
          <w:marRight w:val="0"/>
          <w:marTop w:val="0"/>
          <w:marBottom w:val="0"/>
          <w:divBdr>
            <w:top w:val="none" w:sz="0" w:space="0" w:color="auto"/>
            <w:left w:val="none" w:sz="0" w:space="0" w:color="auto"/>
            <w:bottom w:val="none" w:sz="0" w:space="0" w:color="auto"/>
            <w:right w:val="none" w:sz="0" w:space="0" w:color="auto"/>
          </w:divBdr>
        </w:div>
        <w:div w:id="1024595032">
          <w:marLeft w:val="480"/>
          <w:marRight w:val="0"/>
          <w:marTop w:val="0"/>
          <w:marBottom w:val="0"/>
          <w:divBdr>
            <w:top w:val="none" w:sz="0" w:space="0" w:color="auto"/>
            <w:left w:val="none" w:sz="0" w:space="0" w:color="auto"/>
            <w:bottom w:val="none" w:sz="0" w:space="0" w:color="auto"/>
            <w:right w:val="none" w:sz="0" w:space="0" w:color="auto"/>
          </w:divBdr>
        </w:div>
        <w:div w:id="1230189022">
          <w:marLeft w:val="480"/>
          <w:marRight w:val="0"/>
          <w:marTop w:val="0"/>
          <w:marBottom w:val="0"/>
          <w:divBdr>
            <w:top w:val="none" w:sz="0" w:space="0" w:color="auto"/>
            <w:left w:val="none" w:sz="0" w:space="0" w:color="auto"/>
            <w:bottom w:val="none" w:sz="0" w:space="0" w:color="auto"/>
            <w:right w:val="none" w:sz="0" w:space="0" w:color="auto"/>
          </w:divBdr>
        </w:div>
        <w:div w:id="1499689686">
          <w:marLeft w:val="480"/>
          <w:marRight w:val="0"/>
          <w:marTop w:val="0"/>
          <w:marBottom w:val="0"/>
          <w:divBdr>
            <w:top w:val="none" w:sz="0" w:space="0" w:color="auto"/>
            <w:left w:val="none" w:sz="0" w:space="0" w:color="auto"/>
            <w:bottom w:val="none" w:sz="0" w:space="0" w:color="auto"/>
            <w:right w:val="none" w:sz="0" w:space="0" w:color="auto"/>
          </w:divBdr>
        </w:div>
        <w:div w:id="1558009148">
          <w:marLeft w:val="480"/>
          <w:marRight w:val="0"/>
          <w:marTop w:val="0"/>
          <w:marBottom w:val="0"/>
          <w:divBdr>
            <w:top w:val="none" w:sz="0" w:space="0" w:color="auto"/>
            <w:left w:val="none" w:sz="0" w:space="0" w:color="auto"/>
            <w:bottom w:val="none" w:sz="0" w:space="0" w:color="auto"/>
            <w:right w:val="none" w:sz="0" w:space="0" w:color="auto"/>
          </w:divBdr>
        </w:div>
        <w:div w:id="1588533667">
          <w:marLeft w:val="480"/>
          <w:marRight w:val="0"/>
          <w:marTop w:val="0"/>
          <w:marBottom w:val="0"/>
          <w:divBdr>
            <w:top w:val="none" w:sz="0" w:space="0" w:color="auto"/>
            <w:left w:val="none" w:sz="0" w:space="0" w:color="auto"/>
            <w:bottom w:val="none" w:sz="0" w:space="0" w:color="auto"/>
            <w:right w:val="none" w:sz="0" w:space="0" w:color="auto"/>
          </w:divBdr>
        </w:div>
        <w:div w:id="1652709848">
          <w:marLeft w:val="480"/>
          <w:marRight w:val="0"/>
          <w:marTop w:val="0"/>
          <w:marBottom w:val="0"/>
          <w:divBdr>
            <w:top w:val="none" w:sz="0" w:space="0" w:color="auto"/>
            <w:left w:val="none" w:sz="0" w:space="0" w:color="auto"/>
            <w:bottom w:val="none" w:sz="0" w:space="0" w:color="auto"/>
            <w:right w:val="none" w:sz="0" w:space="0" w:color="auto"/>
          </w:divBdr>
        </w:div>
        <w:div w:id="1657151415">
          <w:marLeft w:val="480"/>
          <w:marRight w:val="0"/>
          <w:marTop w:val="0"/>
          <w:marBottom w:val="0"/>
          <w:divBdr>
            <w:top w:val="none" w:sz="0" w:space="0" w:color="auto"/>
            <w:left w:val="none" w:sz="0" w:space="0" w:color="auto"/>
            <w:bottom w:val="none" w:sz="0" w:space="0" w:color="auto"/>
            <w:right w:val="none" w:sz="0" w:space="0" w:color="auto"/>
          </w:divBdr>
        </w:div>
        <w:div w:id="1912234873">
          <w:marLeft w:val="480"/>
          <w:marRight w:val="0"/>
          <w:marTop w:val="0"/>
          <w:marBottom w:val="0"/>
          <w:divBdr>
            <w:top w:val="none" w:sz="0" w:space="0" w:color="auto"/>
            <w:left w:val="none" w:sz="0" w:space="0" w:color="auto"/>
            <w:bottom w:val="none" w:sz="0" w:space="0" w:color="auto"/>
            <w:right w:val="none" w:sz="0" w:space="0" w:color="auto"/>
          </w:divBdr>
        </w:div>
        <w:div w:id="2022075812">
          <w:marLeft w:val="480"/>
          <w:marRight w:val="0"/>
          <w:marTop w:val="0"/>
          <w:marBottom w:val="0"/>
          <w:divBdr>
            <w:top w:val="none" w:sz="0" w:space="0" w:color="auto"/>
            <w:left w:val="none" w:sz="0" w:space="0" w:color="auto"/>
            <w:bottom w:val="none" w:sz="0" w:space="0" w:color="auto"/>
            <w:right w:val="none" w:sz="0" w:space="0" w:color="auto"/>
          </w:divBdr>
        </w:div>
        <w:div w:id="2041785577">
          <w:marLeft w:val="480"/>
          <w:marRight w:val="0"/>
          <w:marTop w:val="0"/>
          <w:marBottom w:val="0"/>
          <w:divBdr>
            <w:top w:val="none" w:sz="0" w:space="0" w:color="auto"/>
            <w:left w:val="none" w:sz="0" w:space="0" w:color="auto"/>
            <w:bottom w:val="none" w:sz="0" w:space="0" w:color="auto"/>
            <w:right w:val="none" w:sz="0" w:space="0" w:color="auto"/>
          </w:divBdr>
        </w:div>
        <w:div w:id="2063018909">
          <w:marLeft w:val="480"/>
          <w:marRight w:val="0"/>
          <w:marTop w:val="0"/>
          <w:marBottom w:val="0"/>
          <w:divBdr>
            <w:top w:val="none" w:sz="0" w:space="0" w:color="auto"/>
            <w:left w:val="none" w:sz="0" w:space="0" w:color="auto"/>
            <w:bottom w:val="none" w:sz="0" w:space="0" w:color="auto"/>
            <w:right w:val="none" w:sz="0" w:space="0" w:color="auto"/>
          </w:divBdr>
        </w:div>
        <w:div w:id="2135978805">
          <w:marLeft w:val="480"/>
          <w:marRight w:val="0"/>
          <w:marTop w:val="0"/>
          <w:marBottom w:val="0"/>
          <w:divBdr>
            <w:top w:val="none" w:sz="0" w:space="0" w:color="auto"/>
            <w:left w:val="none" w:sz="0" w:space="0" w:color="auto"/>
            <w:bottom w:val="none" w:sz="0" w:space="0" w:color="auto"/>
            <w:right w:val="none" w:sz="0" w:space="0" w:color="auto"/>
          </w:divBdr>
        </w:div>
      </w:divsChild>
    </w:div>
    <w:div w:id="367067245">
      <w:bodyDiv w:val="1"/>
      <w:marLeft w:val="0"/>
      <w:marRight w:val="0"/>
      <w:marTop w:val="0"/>
      <w:marBottom w:val="0"/>
      <w:divBdr>
        <w:top w:val="none" w:sz="0" w:space="0" w:color="auto"/>
        <w:left w:val="none" w:sz="0" w:space="0" w:color="auto"/>
        <w:bottom w:val="none" w:sz="0" w:space="0" w:color="auto"/>
        <w:right w:val="none" w:sz="0" w:space="0" w:color="auto"/>
      </w:divBdr>
    </w:div>
    <w:div w:id="369305517">
      <w:bodyDiv w:val="1"/>
      <w:marLeft w:val="0"/>
      <w:marRight w:val="0"/>
      <w:marTop w:val="0"/>
      <w:marBottom w:val="0"/>
      <w:divBdr>
        <w:top w:val="none" w:sz="0" w:space="0" w:color="auto"/>
        <w:left w:val="none" w:sz="0" w:space="0" w:color="auto"/>
        <w:bottom w:val="none" w:sz="0" w:space="0" w:color="auto"/>
        <w:right w:val="none" w:sz="0" w:space="0" w:color="auto"/>
      </w:divBdr>
    </w:div>
    <w:div w:id="372003894">
      <w:bodyDiv w:val="1"/>
      <w:marLeft w:val="0"/>
      <w:marRight w:val="0"/>
      <w:marTop w:val="0"/>
      <w:marBottom w:val="0"/>
      <w:divBdr>
        <w:top w:val="none" w:sz="0" w:space="0" w:color="auto"/>
        <w:left w:val="none" w:sz="0" w:space="0" w:color="auto"/>
        <w:bottom w:val="none" w:sz="0" w:space="0" w:color="auto"/>
        <w:right w:val="none" w:sz="0" w:space="0" w:color="auto"/>
      </w:divBdr>
      <w:divsChild>
        <w:div w:id="178659899">
          <w:marLeft w:val="480"/>
          <w:marRight w:val="0"/>
          <w:marTop w:val="0"/>
          <w:marBottom w:val="0"/>
          <w:divBdr>
            <w:top w:val="none" w:sz="0" w:space="0" w:color="auto"/>
            <w:left w:val="none" w:sz="0" w:space="0" w:color="auto"/>
            <w:bottom w:val="none" w:sz="0" w:space="0" w:color="auto"/>
            <w:right w:val="none" w:sz="0" w:space="0" w:color="auto"/>
          </w:divBdr>
        </w:div>
        <w:div w:id="212811439">
          <w:marLeft w:val="480"/>
          <w:marRight w:val="0"/>
          <w:marTop w:val="0"/>
          <w:marBottom w:val="0"/>
          <w:divBdr>
            <w:top w:val="none" w:sz="0" w:space="0" w:color="auto"/>
            <w:left w:val="none" w:sz="0" w:space="0" w:color="auto"/>
            <w:bottom w:val="none" w:sz="0" w:space="0" w:color="auto"/>
            <w:right w:val="none" w:sz="0" w:space="0" w:color="auto"/>
          </w:divBdr>
        </w:div>
        <w:div w:id="350377584">
          <w:marLeft w:val="480"/>
          <w:marRight w:val="0"/>
          <w:marTop w:val="0"/>
          <w:marBottom w:val="0"/>
          <w:divBdr>
            <w:top w:val="none" w:sz="0" w:space="0" w:color="auto"/>
            <w:left w:val="none" w:sz="0" w:space="0" w:color="auto"/>
            <w:bottom w:val="none" w:sz="0" w:space="0" w:color="auto"/>
            <w:right w:val="none" w:sz="0" w:space="0" w:color="auto"/>
          </w:divBdr>
        </w:div>
        <w:div w:id="381294048">
          <w:marLeft w:val="480"/>
          <w:marRight w:val="0"/>
          <w:marTop w:val="0"/>
          <w:marBottom w:val="0"/>
          <w:divBdr>
            <w:top w:val="none" w:sz="0" w:space="0" w:color="auto"/>
            <w:left w:val="none" w:sz="0" w:space="0" w:color="auto"/>
            <w:bottom w:val="none" w:sz="0" w:space="0" w:color="auto"/>
            <w:right w:val="none" w:sz="0" w:space="0" w:color="auto"/>
          </w:divBdr>
        </w:div>
        <w:div w:id="413092434">
          <w:marLeft w:val="480"/>
          <w:marRight w:val="0"/>
          <w:marTop w:val="0"/>
          <w:marBottom w:val="0"/>
          <w:divBdr>
            <w:top w:val="none" w:sz="0" w:space="0" w:color="auto"/>
            <w:left w:val="none" w:sz="0" w:space="0" w:color="auto"/>
            <w:bottom w:val="none" w:sz="0" w:space="0" w:color="auto"/>
            <w:right w:val="none" w:sz="0" w:space="0" w:color="auto"/>
          </w:divBdr>
        </w:div>
        <w:div w:id="414059951">
          <w:marLeft w:val="480"/>
          <w:marRight w:val="0"/>
          <w:marTop w:val="0"/>
          <w:marBottom w:val="0"/>
          <w:divBdr>
            <w:top w:val="none" w:sz="0" w:space="0" w:color="auto"/>
            <w:left w:val="none" w:sz="0" w:space="0" w:color="auto"/>
            <w:bottom w:val="none" w:sz="0" w:space="0" w:color="auto"/>
            <w:right w:val="none" w:sz="0" w:space="0" w:color="auto"/>
          </w:divBdr>
        </w:div>
        <w:div w:id="479082855">
          <w:marLeft w:val="480"/>
          <w:marRight w:val="0"/>
          <w:marTop w:val="0"/>
          <w:marBottom w:val="0"/>
          <w:divBdr>
            <w:top w:val="none" w:sz="0" w:space="0" w:color="auto"/>
            <w:left w:val="none" w:sz="0" w:space="0" w:color="auto"/>
            <w:bottom w:val="none" w:sz="0" w:space="0" w:color="auto"/>
            <w:right w:val="none" w:sz="0" w:space="0" w:color="auto"/>
          </w:divBdr>
        </w:div>
        <w:div w:id="554242136">
          <w:marLeft w:val="480"/>
          <w:marRight w:val="0"/>
          <w:marTop w:val="0"/>
          <w:marBottom w:val="0"/>
          <w:divBdr>
            <w:top w:val="none" w:sz="0" w:space="0" w:color="auto"/>
            <w:left w:val="none" w:sz="0" w:space="0" w:color="auto"/>
            <w:bottom w:val="none" w:sz="0" w:space="0" w:color="auto"/>
            <w:right w:val="none" w:sz="0" w:space="0" w:color="auto"/>
          </w:divBdr>
        </w:div>
        <w:div w:id="574362319">
          <w:marLeft w:val="480"/>
          <w:marRight w:val="0"/>
          <w:marTop w:val="0"/>
          <w:marBottom w:val="0"/>
          <w:divBdr>
            <w:top w:val="none" w:sz="0" w:space="0" w:color="auto"/>
            <w:left w:val="none" w:sz="0" w:space="0" w:color="auto"/>
            <w:bottom w:val="none" w:sz="0" w:space="0" w:color="auto"/>
            <w:right w:val="none" w:sz="0" w:space="0" w:color="auto"/>
          </w:divBdr>
        </w:div>
        <w:div w:id="725182251">
          <w:marLeft w:val="480"/>
          <w:marRight w:val="0"/>
          <w:marTop w:val="0"/>
          <w:marBottom w:val="0"/>
          <w:divBdr>
            <w:top w:val="none" w:sz="0" w:space="0" w:color="auto"/>
            <w:left w:val="none" w:sz="0" w:space="0" w:color="auto"/>
            <w:bottom w:val="none" w:sz="0" w:space="0" w:color="auto"/>
            <w:right w:val="none" w:sz="0" w:space="0" w:color="auto"/>
          </w:divBdr>
        </w:div>
        <w:div w:id="811409427">
          <w:marLeft w:val="480"/>
          <w:marRight w:val="0"/>
          <w:marTop w:val="0"/>
          <w:marBottom w:val="0"/>
          <w:divBdr>
            <w:top w:val="none" w:sz="0" w:space="0" w:color="auto"/>
            <w:left w:val="none" w:sz="0" w:space="0" w:color="auto"/>
            <w:bottom w:val="none" w:sz="0" w:space="0" w:color="auto"/>
            <w:right w:val="none" w:sz="0" w:space="0" w:color="auto"/>
          </w:divBdr>
        </w:div>
        <w:div w:id="824782435">
          <w:marLeft w:val="480"/>
          <w:marRight w:val="0"/>
          <w:marTop w:val="0"/>
          <w:marBottom w:val="0"/>
          <w:divBdr>
            <w:top w:val="none" w:sz="0" w:space="0" w:color="auto"/>
            <w:left w:val="none" w:sz="0" w:space="0" w:color="auto"/>
            <w:bottom w:val="none" w:sz="0" w:space="0" w:color="auto"/>
            <w:right w:val="none" w:sz="0" w:space="0" w:color="auto"/>
          </w:divBdr>
        </w:div>
        <w:div w:id="847863549">
          <w:marLeft w:val="480"/>
          <w:marRight w:val="0"/>
          <w:marTop w:val="0"/>
          <w:marBottom w:val="0"/>
          <w:divBdr>
            <w:top w:val="none" w:sz="0" w:space="0" w:color="auto"/>
            <w:left w:val="none" w:sz="0" w:space="0" w:color="auto"/>
            <w:bottom w:val="none" w:sz="0" w:space="0" w:color="auto"/>
            <w:right w:val="none" w:sz="0" w:space="0" w:color="auto"/>
          </w:divBdr>
        </w:div>
        <w:div w:id="904990935">
          <w:marLeft w:val="480"/>
          <w:marRight w:val="0"/>
          <w:marTop w:val="0"/>
          <w:marBottom w:val="0"/>
          <w:divBdr>
            <w:top w:val="none" w:sz="0" w:space="0" w:color="auto"/>
            <w:left w:val="none" w:sz="0" w:space="0" w:color="auto"/>
            <w:bottom w:val="none" w:sz="0" w:space="0" w:color="auto"/>
            <w:right w:val="none" w:sz="0" w:space="0" w:color="auto"/>
          </w:divBdr>
        </w:div>
        <w:div w:id="1097335432">
          <w:marLeft w:val="480"/>
          <w:marRight w:val="0"/>
          <w:marTop w:val="0"/>
          <w:marBottom w:val="0"/>
          <w:divBdr>
            <w:top w:val="none" w:sz="0" w:space="0" w:color="auto"/>
            <w:left w:val="none" w:sz="0" w:space="0" w:color="auto"/>
            <w:bottom w:val="none" w:sz="0" w:space="0" w:color="auto"/>
            <w:right w:val="none" w:sz="0" w:space="0" w:color="auto"/>
          </w:divBdr>
        </w:div>
        <w:div w:id="1174567308">
          <w:marLeft w:val="480"/>
          <w:marRight w:val="0"/>
          <w:marTop w:val="0"/>
          <w:marBottom w:val="0"/>
          <w:divBdr>
            <w:top w:val="none" w:sz="0" w:space="0" w:color="auto"/>
            <w:left w:val="none" w:sz="0" w:space="0" w:color="auto"/>
            <w:bottom w:val="none" w:sz="0" w:space="0" w:color="auto"/>
            <w:right w:val="none" w:sz="0" w:space="0" w:color="auto"/>
          </w:divBdr>
        </w:div>
        <w:div w:id="1187906249">
          <w:marLeft w:val="480"/>
          <w:marRight w:val="0"/>
          <w:marTop w:val="0"/>
          <w:marBottom w:val="0"/>
          <w:divBdr>
            <w:top w:val="none" w:sz="0" w:space="0" w:color="auto"/>
            <w:left w:val="none" w:sz="0" w:space="0" w:color="auto"/>
            <w:bottom w:val="none" w:sz="0" w:space="0" w:color="auto"/>
            <w:right w:val="none" w:sz="0" w:space="0" w:color="auto"/>
          </w:divBdr>
        </w:div>
        <w:div w:id="1190993748">
          <w:marLeft w:val="480"/>
          <w:marRight w:val="0"/>
          <w:marTop w:val="0"/>
          <w:marBottom w:val="0"/>
          <w:divBdr>
            <w:top w:val="none" w:sz="0" w:space="0" w:color="auto"/>
            <w:left w:val="none" w:sz="0" w:space="0" w:color="auto"/>
            <w:bottom w:val="none" w:sz="0" w:space="0" w:color="auto"/>
            <w:right w:val="none" w:sz="0" w:space="0" w:color="auto"/>
          </w:divBdr>
        </w:div>
        <w:div w:id="1337459282">
          <w:marLeft w:val="480"/>
          <w:marRight w:val="0"/>
          <w:marTop w:val="0"/>
          <w:marBottom w:val="0"/>
          <w:divBdr>
            <w:top w:val="none" w:sz="0" w:space="0" w:color="auto"/>
            <w:left w:val="none" w:sz="0" w:space="0" w:color="auto"/>
            <w:bottom w:val="none" w:sz="0" w:space="0" w:color="auto"/>
            <w:right w:val="none" w:sz="0" w:space="0" w:color="auto"/>
          </w:divBdr>
        </w:div>
        <w:div w:id="1381438851">
          <w:marLeft w:val="480"/>
          <w:marRight w:val="0"/>
          <w:marTop w:val="0"/>
          <w:marBottom w:val="0"/>
          <w:divBdr>
            <w:top w:val="none" w:sz="0" w:space="0" w:color="auto"/>
            <w:left w:val="none" w:sz="0" w:space="0" w:color="auto"/>
            <w:bottom w:val="none" w:sz="0" w:space="0" w:color="auto"/>
            <w:right w:val="none" w:sz="0" w:space="0" w:color="auto"/>
          </w:divBdr>
        </w:div>
        <w:div w:id="1479230296">
          <w:marLeft w:val="480"/>
          <w:marRight w:val="0"/>
          <w:marTop w:val="0"/>
          <w:marBottom w:val="0"/>
          <w:divBdr>
            <w:top w:val="none" w:sz="0" w:space="0" w:color="auto"/>
            <w:left w:val="none" w:sz="0" w:space="0" w:color="auto"/>
            <w:bottom w:val="none" w:sz="0" w:space="0" w:color="auto"/>
            <w:right w:val="none" w:sz="0" w:space="0" w:color="auto"/>
          </w:divBdr>
        </w:div>
        <w:div w:id="1497837586">
          <w:marLeft w:val="480"/>
          <w:marRight w:val="0"/>
          <w:marTop w:val="0"/>
          <w:marBottom w:val="0"/>
          <w:divBdr>
            <w:top w:val="none" w:sz="0" w:space="0" w:color="auto"/>
            <w:left w:val="none" w:sz="0" w:space="0" w:color="auto"/>
            <w:bottom w:val="none" w:sz="0" w:space="0" w:color="auto"/>
            <w:right w:val="none" w:sz="0" w:space="0" w:color="auto"/>
          </w:divBdr>
        </w:div>
        <w:div w:id="1891719417">
          <w:marLeft w:val="480"/>
          <w:marRight w:val="0"/>
          <w:marTop w:val="0"/>
          <w:marBottom w:val="0"/>
          <w:divBdr>
            <w:top w:val="none" w:sz="0" w:space="0" w:color="auto"/>
            <w:left w:val="none" w:sz="0" w:space="0" w:color="auto"/>
            <w:bottom w:val="none" w:sz="0" w:space="0" w:color="auto"/>
            <w:right w:val="none" w:sz="0" w:space="0" w:color="auto"/>
          </w:divBdr>
        </w:div>
        <w:div w:id="1947225227">
          <w:marLeft w:val="480"/>
          <w:marRight w:val="0"/>
          <w:marTop w:val="0"/>
          <w:marBottom w:val="0"/>
          <w:divBdr>
            <w:top w:val="none" w:sz="0" w:space="0" w:color="auto"/>
            <w:left w:val="none" w:sz="0" w:space="0" w:color="auto"/>
            <w:bottom w:val="none" w:sz="0" w:space="0" w:color="auto"/>
            <w:right w:val="none" w:sz="0" w:space="0" w:color="auto"/>
          </w:divBdr>
        </w:div>
        <w:div w:id="2039888030">
          <w:marLeft w:val="480"/>
          <w:marRight w:val="0"/>
          <w:marTop w:val="0"/>
          <w:marBottom w:val="0"/>
          <w:divBdr>
            <w:top w:val="none" w:sz="0" w:space="0" w:color="auto"/>
            <w:left w:val="none" w:sz="0" w:space="0" w:color="auto"/>
            <w:bottom w:val="none" w:sz="0" w:space="0" w:color="auto"/>
            <w:right w:val="none" w:sz="0" w:space="0" w:color="auto"/>
          </w:divBdr>
        </w:div>
        <w:div w:id="2071225067">
          <w:marLeft w:val="480"/>
          <w:marRight w:val="0"/>
          <w:marTop w:val="0"/>
          <w:marBottom w:val="0"/>
          <w:divBdr>
            <w:top w:val="none" w:sz="0" w:space="0" w:color="auto"/>
            <w:left w:val="none" w:sz="0" w:space="0" w:color="auto"/>
            <w:bottom w:val="none" w:sz="0" w:space="0" w:color="auto"/>
            <w:right w:val="none" w:sz="0" w:space="0" w:color="auto"/>
          </w:divBdr>
        </w:div>
      </w:divsChild>
    </w:div>
    <w:div w:id="372073770">
      <w:bodyDiv w:val="1"/>
      <w:marLeft w:val="0"/>
      <w:marRight w:val="0"/>
      <w:marTop w:val="0"/>
      <w:marBottom w:val="0"/>
      <w:divBdr>
        <w:top w:val="none" w:sz="0" w:space="0" w:color="auto"/>
        <w:left w:val="none" w:sz="0" w:space="0" w:color="auto"/>
        <w:bottom w:val="none" w:sz="0" w:space="0" w:color="auto"/>
        <w:right w:val="none" w:sz="0" w:space="0" w:color="auto"/>
      </w:divBdr>
    </w:div>
    <w:div w:id="374233848">
      <w:bodyDiv w:val="1"/>
      <w:marLeft w:val="0"/>
      <w:marRight w:val="0"/>
      <w:marTop w:val="0"/>
      <w:marBottom w:val="0"/>
      <w:divBdr>
        <w:top w:val="none" w:sz="0" w:space="0" w:color="auto"/>
        <w:left w:val="none" w:sz="0" w:space="0" w:color="auto"/>
        <w:bottom w:val="none" w:sz="0" w:space="0" w:color="auto"/>
        <w:right w:val="none" w:sz="0" w:space="0" w:color="auto"/>
      </w:divBdr>
    </w:div>
    <w:div w:id="375199221">
      <w:bodyDiv w:val="1"/>
      <w:marLeft w:val="0"/>
      <w:marRight w:val="0"/>
      <w:marTop w:val="0"/>
      <w:marBottom w:val="0"/>
      <w:divBdr>
        <w:top w:val="none" w:sz="0" w:space="0" w:color="auto"/>
        <w:left w:val="none" w:sz="0" w:space="0" w:color="auto"/>
        <w:bottom w:val="none" w:sz="0" w:space="0" w:color="auto"/>
        <w:right w:val="none" w:sz="0" w:space="0" w:color="auto"/>
      </w:divBdr>
    </w:div>
    <w:div w:id="375352500">
      <w:bodyDiv w:val="1"/>
      <w:marLeft w:val="0"/>
      <w:marRight w:val="0"/>
      <w:marTop w:val="0"/>
      <w:marBottom w:val="0"/>
      <w:divBdr>
        <w:top w:val="none" w:sz="0" w:space="0" w:color="auto"/>
        <w:left w:val="none" w:sz="0" w:space="0" w:color="auto"/>
        <w:bottom w:val="none" w:sz="0" w:space="0" w:color="auto"/>
        <w:right w:val="none" w:sz="0" w:space="0" w:color="auto"/>
      </w:divBdr>
      <w:divsChild>
        <w:div w:id="21785130">
          <w:marLeft w:val="480"/>
          <w:marRight w:val="0"/>
          <w:marTop w:val="0"/>
          <w:marBottom w:val="0"/>
          <w:divBdr>
            <w:top w:val="none" w:sz="0" w:space="0" w:color="auto"/>
            <w:left w:val="none" w:sz="0" w:space="0" w:color="auto"/>
            <w:bottom w:val="none" w:sz="0" w:space="0" w:color="auto"/>
            <w:right w:val="none" w:sz="0" w:space="0" w:color="auto"/>
          </w:divBdr>
        </w:div>
        <w:div w:id="72244976">
          <w:marLeft w:val="480"/>
          <w:marRight w:val="0"/>
          <w:marTop w:val="0"/>
          <w:marBottom w:val="0"/>
          <w:divBdr>
            <w:top w:val="none" w:sz="0" w:space="0" w:color="auto"/>
            <w:left w:val="none" w:sz="0" w:space="0" w:color="auto"/>
            <w:bottom w:val="none" w:sz="0" w:space="0" w:color="auto"/>
            <w:right w:val="none" w:sz="0" w:space="0" w:color="auto"/>
          </w:divBdr>
        </w:div>
        <w:div w:id="176236475">
          <w:marLeft w:val="480"/>
          <w:marRight w:val="0"/>
          <w:marTop w:val="0"/>
          <w:marBottom w:val="0"/>
          <w:divBdr>
            <w:top w:val="none" w:sz="0" w:space="0" w:color="auto"/>
            <w:left w:val="none" w:sz="0" w:space="0" w:color="auto"/>
            <w:bottom w:val="none" w:sz="0" w:space="0" w:color="auto"/>
            <w:right w:val="none" w:sz="0" w:space="0" w:color="auto"/>
          </w:divBdr>
        </w:div>
        <w:div w:id="188422917">
          <w:marLeft w:val="480"/>
          <w:marRight w:val="0"/>
          <w:marTop w:val="0"/>
          <w:marBottom w:val="0"/>
          <w:divBdr>
            <w:top w:val="none" w:sz="0" w:space="0" w:color="auto"/>
            <w:left w:val="none" w:sz="0" w:space="0" w:color="auto"/>
            <w:bottom w:val="none" w:sz="0" w:space="0" w:color="auto"/>
            <w:right w:val="none" w:sz="0" w:space="0" w:color="auto"/>
          </w:divBdr>
        </w:div>
        <w:div w:id="206261675">
          <w:marLeft w:val="480"/>
          <w:marRight w:val="0"/>
          <w:marTop w:val="0"/>
          <w:marBottom w:val="0"/>
          <w:divBdr>
            <w:top w:val="none" w:sz="0" w:space="0" w:color="auto"/>
            <w:left w:val="none" w:sz="0" w:space="0" w:color="auto"/>
            <w:bottom w:val="none" w:sz="0" w:space="0" w:color="auto"/>
            <w:right w:val="none" w:sz="0" w:space="0" w:color="auto"/>
          </w:divBdr>
        </w:div>
        <w:div w:id="467288021">
          <w:marLeft w:val="480"/>
          <w:marRight w:val="0"/>
          <w:marTop w:val="0"/>
          <w:marBottom w:val="0"/>
          <w:divBdr>
            <w:top w:val="none" w:sz="0" w:space="0" w:color="auto"/>
            <w:left w:val="none" w:sz="0" w:space="0" w:color="auto"/>
            <w:bottom w:val="none" w:sz="0" w:space="0" w:color="auto"/>
            <w:right w:val="none" w:sz="0" w:space="0" w:color="auto"/>
          </w:divBdr>
        </w:div>
        <w:div w:id="493760466">
          <w:marLeft w:val="480"/>
          <w:marRight w:val="0"/>
          <w:marTop w:val="0"/>
          <w:marBottom w:val="0"/>
          <w:divBdr>
            <w:top w:val="none" w:sz="0" w:space="0" w:color="auto"/>
            <w:left w:val="none" w:sz="0" w:space="0" w:color="auto"/>
            <w:bottom w:val="none" w:sz="0" w:space="0" w:color="auto"/>
            <w:right w:val="none" w:sz="0" w:space="0" w:color="auto"/>
          </w:divBdr>
        </w:div>
        <w:div w:id="525142970">
          <w:marLeft w:val="480"/>
          <w:marRight w:val="0"/>
          <w:marTop w:val="0"/>
          <w:marBottom w:val="0"/>
          <w:divBdr>
            <w:top w:val="none" w:sz="0" w:space="0" w:color="auto"/>
            <w:left w:val="none" w:sz="0" w:space="0" w:color="auto"/>
            <w:bottom w:val="none" w:sz="0" w:space="0" w:color="auto"/>
            <w:right w:val="none" w:sz="0" w:space="0" w:color="auto"/>
          </w:divBdr>
        </w:div>
        <w:div w:id="573122690">
          <w:marLeft w:val="480"/>
          <w:marRight w:val="0"/>
          <w:marTop w:val="0"/>
          <w:marBottom w:val="0"/>
          <w:divBdr>
            <w:top w:val="none" w:sz="0" w:space="0" w:color="auto"/>
            <w:left w:val="none" w:sz="0" w:space="0" w:color="auto"/>
            <w:bottom w:val="none" w:sz="0" w:space="0" w:color="auto"/>
            <w:right w:val="none" w:sz="0" w:space="0" w:color="auto"/>
          </w:divBdr>
        </w:div>
        <w:div w:id="595406195">
          <w:marLeft w:val="480"/>
          <w:marRight w:val="0"/>
          <w:marTop w:val="0"/>
          <w:marBottom w:val="0"/>
          <w:divBdr>
            <w:top w:val="none" w:sz="0" w:space="0" w:color="auto"/>
            <w:left w:val="none" w:sz="0" w:space="0" w:color="auto"/>
            <w:bottom w:val="none" w:sz="0" w:space="0" w:color="auto"/>
            <w:right w:val="none" w:sz="0" w:space="0" w:color="auto"/>
          </w:divBdr>
        </w:div>
        <w:div w:id="686098333">
          <w:marLeft w:val="480"/>
          <w:marRight w:val="0"/>
          <w:marTop w:val="0"/>
          <w:marBottom w:val="0"/>
          <w:divBdr>
            <w:top w:val="none" w:sz="0" w:space="0" w:color="auto"/>
            <w:left w:val="none" w:sz="0" w:space="0" w:color="auto"/>
            <w:bottom w:val="none" w:sz="0" w:space="0" w:color="auto"/>
            <w:right w:val="none" w:sz="0" w:space="0" w:color="auto"/>
          </w:divBdr>
        </w:div>
        <w:div w:id="950235829">
          <w:marLeft w:val="480"/>
          <w:marRight w:val="0"/>
          <w:marTop w:val="0"/>
          <w:marBottom w:val="0"/>
          <w:divBdr>
            <w:top w:val="none" w:sz="0" w:space="0" w:color="auto"/>
            <w:left w:val="none" w:sz="0" w:space="0" w:color="auto"/>
            <w:bottom w:val="none" w:sz="0" w:space="0" w:color="auto"/>
            <w:right w:val="none" w:sz="0" w:space="0" w:color="auto"/>
          </w:divBdr>
        </w:div>
        <w:div w:id="1086849528">
          <w:marLeft w:val="480"/>
          <w:marRight w:val="0"/>
          <w:marTop w:val="0"/>
          <w:marBottom w:val="0"/>
          <w:divBdr>
            <w:top w:val="none" w:sz="0" w:space="0" w:color="auto"/>
            <w:left w:val="none" w:sz="0" w:space="0" w:color="auto"/>
            <w:bottom w:val="none" w:sz="0" w:space="0" w:color="auto"/>
            <w:right w:val="none" w:sz="0" w:space="0" w:color="auto"/>
          </w:divBdr>
        </w:div>
        <w:div w:id="1373770442">
          <w:marLeft w:val="480"/>
          <w:marRight w:val="0"/>
          <w:marTop w:val="0"/>
          <w:marBottom w:val="0"/>
          <w:divBdr>
            <w:top w:val="none" w:sz="0" w:space="0" w:color="auto"/>
            <w:left w:val="none" w:sz="0" w:space="0" w:color="auto"/>
            <w:bottom w:val="none" w:sz="0" w:space="0" w:color="auto"/>
            <w:right w:val="none" w:sz="0" w:space="0" w:color="auto"/>
          </w:divBdr>
        </w:div>
        <w:div w:id="1448886741">
          <w:marLeft w:val="480"/>
          <w:marRight w:val="0"/>
          <w:marTop w:val="0"/>
          <w:marBottom w:val="0"/>
          <w:divBdr>
            <w:top w:val="none" w:sz="0" w:space="0" w:color="auto"/>
            <w:left w:val="none" w:sz="0" w:space="0" w:color="auto"/>
            <w:bottom w:val="none" w:sz="0" w:space="0" w:color="auto"/>
            <w:right w:val="none" w:sz="0" w:space="0" w:color="auto"/>
          </w:divBdr>
        </w:div>
        <w:div w:id="1812559390">
          <w:marLeft w:val="480"/>
          <w:marRight w:val="0"/>
          <w:marTop w:val="0"/>
          <w:marBottom w:val="0"/>
          <w:divBdr>
            <w:top w:val="none" w:sz="0" w:space="0" w:color="auto"/>
            <w:left w:val="none" w:sz="0" w:space="0" w:color="auto"/>
            <w:bottom w:val="none" w:sz="0" w:space="0" w:color="auto"/>
            <w:right w:val="none" w:sz="0" w:space="0" w:color="auto"/>
          </w:divBdr>
        </w:div>
        <w:div w:id="1836870247">
          <w:marLeft w:val="480"/>
          <w:marRight w:val="0"/>
          <w:marTop w:val="0"/>
          <w:marBottom w:val="0"/>
          <w:divBdr>
            <w:top w:val="none" w:sz="0" w:space="0" w:color="auto"/>
            <w:left w:val="none" w:sz="0" w:space="0" w:color="auto"/>
            <w:bottom w:val="none" w:sz="0" w:space="0" w:color="auto"/>
            <w:right w:val="none" w:sz="0" w:space="0" w:color="auto"/>
          </w:divBdr>
        </w:div>
        <w:div w:id="2083986098">
          <w:marLeft w:val="480"/>
          <w:marRight w:val="0"/>
          <w:marTop w:val="0"/>
          <w:marBottom w:val="0"/>
          <w:divBdr>
            <w:top w:val="none" w:sz="0" w:space="0" w:color="auto"/>
            <w:left w:val="none" w:sz="0" w:space="0" w:color="auto"/>
            <w:bottom w:val="none" w:sz="0" w:space="0" w:color="auto"/>
            <w:right w:val="none" w:sz="0" w:space="0" w:color="auto"/>
          </w:divBdr>
        </w:div>
      </w:divsChild>
    </w:div>
    <w:div w:id="378017663">
      <w:bodyDiv w:val="1"/>
      <w:marLeft w:val="0"/>
      <w:marRight w:val="0"/>
      <w:marTop w:val="0"/>
      <w:marBottom w:val="0"/>
      <w:divBdr>
        <w:top w:val="none" w:sz="0" w:space="0" w:color="auto"/>
        <w:left w:val="none" w:sz="0" w:space="0" w:color="auto"/>
        <w:bottom w:val="none" w:sz="0" w:space="0" w:color="auto"/>
        <w:right w:val="none" w:sz="0" w:space="0" w:color="auto"/>
      </w:divBdr>
    </w:div>
    <w:div w:id="378943655">
      <w:bodyDiv w:val="1"/>
      <w:marLeft w:val="0"/>
      <w:marRight w:val="0"/>
      <w:marTop w:val="0"/>
      <w:marBottom w:val="0"/>
      <w:divBdr>
        <w:top w:val="none" w:sz="0" w:space="0" w:color="auto"/>
        <w:left w:val="none" w:sz="0" w:space="0" w:color="auto"/>
        <w:bottom w:val="none" w:sz="0" w:space="0" w:color="auto"/>
        <w:right w:val="none" w:sz="0" w:space="0" w:color="auto"/>
      </w:divBdr>
    </w:div>
    <w:div w:id="384524667">
      <w:bodyDiv w:val="1"/>
      <w:marLeft w:val="0"/>
      <w:marRight w:val="0"/>
      <w:marTop w:val="0"/>
      <w:marBottom w:val="0"/>
      <w:divBdr>
        <w:top w:val="none" w:sz="0" w:space="0" w:color="auto"/>
        <w:left w:val="none" w:sz="0" w:space="0" w:color="auto"/>
        <w:bottom w:val="none" w:sz="0" w:space="0" w:color="auto"/>
        <w:right w:val="none" w:sz="0" w:space="0" w:color="auto"/>
      </w:divBdr>
      <w:divsChild>
        <w:div w:id="35592868">
          <w:marLeft w:val="480"/>
          <w:marRight w:val="0"/>
          <w:marTop w:val="0"/>
          <w:marBottom w:val="0"/>
          <w:divBdr>
            <w:top w:val="none" w:sz="0" w:space="0" w:color="auto"/>
            <w:left w:val="none" w:sz="0" w:space="0" w:color="auto"/>
            <w:bottom w:val="none" w:sz="0" w:space="0" w:color="auto"/>
            <w:right w:val="none" w:sz="0" w:space="0" w:color="auto"/>
          </w:divBdr>
        </w:div>
        <w:div w:id="61757699">
          <w:marLeft w:val="480"/>
          <w:marRight w:val="0"/>
          <w:marTop w:val="0"/>
          <w:marBottom w:val="0"/>
          <w:divBdr>
            <w:top w:val="none" w:sz="0" w:space="0" w:color="auto"/>
            <w:left w:val="none" w:sz="0" w:space="0" w:color="auto"/>
            <w:bottom w:val="none" w:sz="0" w:space="0" w:color="auto"/>
            <w:right w:val="none" w:sz="0" w:space="0" w:color="auto"/>
          </w:divBdr>
        </w:div>
        <w:div w:id="181208800">
          <w:marLeft w:val="480"/>
          <w:marRight w:val="0"/>
          <w:marTop w:val="0"/>
          <w:marBottom w:val="0"/>
          <w:divBdr>
            <w:top w:val="none" w:sz="0" w:space="0" w:color="auto"/>
            <w:left w:val="none" w:sz="0" w:space="0" w:color="auto"/>
            <w:bottom w:val="none" w:sz="0" w:space="0" w:color="auto"/>
            <w:right w:val="none" w:sz="0" w:space="0" w:color="auto"/>
          </w:divBdr>
        </w:div>
        <w:div w:id="220097471">
          <w:marLeft w:val="480"/>
          <w:marRight w:val="0"/>
          <w:marTop w:val="0"/>
          <w:marBottom w:val="0"/>
          <w:divBdr>
            <w:top w:val="none" w:sz="0" w:space="0" w:color="auto"/>
            <w:left w:val="none" w:sz="0" w:space="0" w:color="auto"/>
            <w:bottom w:val="none" w:sz="0" w:space="0" w:color="auto"/>
            <w:right w:val="none" w:sz="0" w:space="0" w:color="auto"/>
          </w:divBdr>
        </w:div>
        <w:div w:id="298076385">
          <w:marLeft w:val="480"/>
          <w:marRight w:val="0"/>
          <w:marTop w:val="0"/>
          <w:marBottom w:val="0"/>
          <w:divBdr>
            <w:top w:val="none" w:sz="0" w:space="0" w:color="auto"/>
            <w:left w:val="none" w:sz="0" w:space="0" w:color="auto"/>
            <w:bottom w:val="none" w:sz="0" w:space="0" w:color="auto"/>
            <w:right w:val="none" w:sz="0" w:space="0" w:color="auto"/>
          </w:divBdr>
        </w:div>
        <w:div w:id="377626575">
          <w:marLeft w:val="480"/>
          <w:marRight w:val="0"/>
          <w:marTop w:val="0"/>
          <w:marBottom w:val="0"/>
          <w:divBdr>
            <w:top w:val="none" w:sz="0" w:space="0" w:color="auto"/>
            <w:left w:val="none" w:sz="0" w:space="0" w:color="auto"/>
            <w:bottom w:val="none" w:sz="0" w:space="0" w:color="auto"/>
            <w:right w:val="none" w:sz="0" w:space="0" w:color="auto"/>
          </w:divBdr>
        </w:div>
        <w:div w:id="386728983">
          <w:marLeft w:val="480"/>
          <w:marRight w:val="0"/>
          <w:marTop w:val="0"/>
          <w:marBottom w:val="0"/>
          <w:divBdr>
            <w:top w:val="none" w:sz="0" w:space="0" w:color="auto"/>
            <w:left w:val="none" w:sz="0" w:space="0" w:color="auto"/>
            <w:bottom w:val="none" w:sz="0" w:space="0" w:color="auto"/>
            <w:right w:val="none" w:sz="0" w:space="0" w:color="auto"/>
          </w:divBdr>
        </w:div>
        <w:div w:id="403525738">
          <w:marLeft w:val="480"/>
          <w:marRight w:val="0"/>
          <w:marTop w:val="0"/>
          <w:marBottom w:val="0"/>
          <w:divBdr>
            <w:top w:val="none" w:sz="0" w:space="0" w:color="auto"/>
            <w:left w:val="none" w:sz="0" w:space="0" w:color="auto"/>
            <w:bottom w:val="none" w:sz="0" w:space="0" w:color="auto"/>
            <w:right w:val="none" w:sz="0" w:space="0" w:color="auto"/>
          </w:divBdr>
        </w:div>
        <w:div w:id="420102302">
          <w:marLeft w:val="480"/>
          <w:marRight w:val="0"/>
          <w:marTop w:val="0"/>
          <w:marBottom w:val="0"/>
          <w:divBdr>
            <w:top w:val="none" w:sz="0" w:space="0" w:color="auto"/>
            <w:left w:val="none" w:sz="0" w:space="0" w:color="auto"/>
            <w:bottom w:val="none" w:sz="0" w:space="0" w:color="auto"/>
            <w:right w:val="none" w:sz="0" w:space="0" w:color="auto"/>
          </w:divBdr>
        </w:div>
        <w:div w:id="447971137">
          <w:marLeft w:val="480"/>
          <w:marRight w:val="0"/>
          <w:marTop w:val="0"/>
          <w:marBottom w:val="0"/>
          <w:divBdr>
            <w:top w:val="none" w:sz="0" w:space="0" w:color="auto"/>
            <w:left w:val="none" w:sz="0" w:space="0" w:color="auto"/>
            <w:bottom w:val="none" w:sz="0" w:space="0" w:color="auto"/>
            <w:right w:val="none" w:sz="0" w:space="0" w:color="auto"/>
          </w:divBdr>
        </w:div>
        <w:div w:id="473958991">
          <w:marLeft w:val="480"/>
          <w:marRight w:val="0"/>
          <w:marTop w:val="0"/>
          <w:marBottom w:val="0"/>
          <w:divBdr>
            <w:top w:val="none" w:sz="0" w:space="0" w:color="auto"/>
            <w:left w:val="none" w:sz="0" w:space="0" w:color="auto"/>
            <w:bottom w:val="none" w:sz="0" w:space="0" w:color="auto"/>
            <w:right w:val="none" w:sz="0" w:space="0" w:color="auto"/>
          </w:divBdr>
        </w:div>
        <w:div w:id="477695471">
          <w:marLeft w:val="480"/>
          <w:marRight w:val="0"/>
          <w:marTop w:val="0"/>
          <w:marBottom w:val="0"/>
          <w:divBdr>
            <w:top w:val="none" w:sz="0" w:space="0" w:color="auto"/>
            <w:left w:val="none" w:sz="0" w:space="0" w:color="auto"/>
            <w:bottom w:val="none" w:sz="0" w:space="0" w:color="auto"/>
            <w:right w:val="none" w:sz="0" w:space="0" w:color="auto"/>
          </w:divBdr>
        </w:div>
        <w:div w:id="504785483">
          <w:marLeft w:val="480"/>
          <w:marRight w:val="0"/>
          <w:marTop w:val="0"/>
          <w:marBottom w:val="0"/>
          <w:divBdr>
            <w:top w:val="none" w:sz="0" w:space="0" w:color="auto"/>
            <w:left w:val="none" w:sz="0" w:space="0" w:color="auto"/>
            <w:bottom w:val="none" w:sz="0" w:space="0" w:color="auto"/>
            <w:right w:val="none" w:sz="0" w:space="0" w:color="auto"/>
          </w:divBdr>
        </w:div>
        <w:div w:id="534656656">
          <w:marLeft w:val="480"/>
          <w:marRight w:val="0"/>
          <w:marTop w:val="0"/>
          <w:marBottom w:val="0"/>
          <w:divBdr>
            <w:top w:val="none" w:sz="0" w:space="0" w:color="auto"/>
            <w:left w:val="none" w:sz="0" w:space="0" w:color="auto"/>
            <w:bottom w:val="none" w:sz="0" w:space="0" w:color="auto"/>
            <w:right w:val="none" w:sz="0" w:space="0" w:color="auto"/>
          </w:divBdr>
        </w:div>
        <w:div w:id="575823411">
          <w:marLeft w:val="480"/>
          <w:marRight w:val="0"/>
          <w:marTop w:val="0"/>
          <w:marBottom w:val="0"/>
          <w:divBdr>
            <w:top w:val="none" w:sz="0" w:space="0" w:color="auto"/>
            <w:left w:val="none" w:sz="0" w:space="0" w:color="auto"/>
            <w:bottom w:val="none" w:sz="0" w:space="0" w:color="auto"/>
            <w:right w:val="none" w:sz="0" w:space="0" w:color="auto"/>
          </w:divBdr>
        </w:div>
        <w:div w:id="585116925">
          <w:marLeft w:val="480"/>
          <w:marRight w:val="0"/>
          <w:marTop w:val="0"/>
          <w:marBottom w:val="0"/>
          <w:divBdr>
            <w:top w:val="none" w:sz="0" w:space="0" w:color="auto"/>
            <w:left w:val="none" w:sz="0" w:space="0" w:color="auto"/>
            <w:bottom w:val="none" w:sz="0" w:space="0" w:color="auto"/>
            <w:right w:val="none" w:sz="0" w:space="0" w:color="auto"/>
          </w:divBdr>
        </w:div>
        <w:div w:id="615867388">
          <w:marLeft w:val="480"/>
          <w:marRight w:val="0"/>
          <w:marTop w:val="0"/>
          <w:marBottom w:val="0"/>
          <w:divBdr>
            <w:top w:val="none" w:sz="0" w:space="0" w:color="auto"/>
            <w:left w:val="none" w:sz="0" w:space="0" w:color="auto"/>
            <w:bottom w:val="none" w:sz="0" w:space="0" w:color="auto"/>
            <w:right w:val="none" w:sz="0" w:space="0" w:color="auto"/>
          </w:divBdr>
        </w:div>
        <w:div w:id="631592980">
          <w:marLeft w:val="480"/>
          <w:marRight w:val="0"/>
          <w:marTop w:val="0"/>
          <w:marBottom w:val="0"/>
          <w:divBdr>
            <w:top w:val="none" w:sz="0" w:space="0" w:color="auto"/>
            <w:left w:val="none" w:sz="0" w:space="0" w:color="auto"/>
            <w:bottom w:val="none" w:sz="0" w:space="0" w:color="auto"/>
            <w:right w:val="none" w:sz="0" w:space="0" w:color="auto"/>
          </w:divBdr>
        </w:div>
        <w:div w:id="721294508">
          <w:marLeft w:val="480"/>
          <w:marRight w:val="0"/>
          <w:marTop w:val="0"/>
          <w:marBottom w:val="0"/>
          <w:divBdr>
            <w:top w:val="none" w:sz="0" w:space="0" w:color="auto"/>
            <w:left w:val="none" w:sz="0" w:space="0" w:color="auto"/>
            <w:bottom w:val="none" w:sz="0" w:space="0" w:color="auto"/>
            <w:right w:val="none" w:sz="0" w:space="0" w:color="auto"/>
          </w:divBdr>
        </w:div>
        <w:div w:id="776173078">
          <w:marLeft w:val="480"/>
          <w:marRight w:val="0"/>
          <w:marTop w:val="0"/>
          <w:marBottom w:val="0"/>
          <w:divBdr>
            <w:top w:val="none" w:sz="0" w:space="0" w:color="auto"/>
            <w:left w:val="none" w:sz="0" w:space="0" w:color="auto"/>
            <w:bottom w:val="none" w:sz="0" w:space="0" w:color="auto"/>
            <w:right w:val="none" w:sz="0" w:space="0" w:color="auto"/>
          </w:divBdr>
        </w:div>
        <w:div w:id="834616399">
          <w:marLeft w:val="480"/>
          <w:marRight w:val="0"/>
          <w:marTop w:val="0"/>
          <w:marBottom w:val="0"/>
          <w:divBdr>
            <w:top w:val="none" w:sz="0" w:space="0" w:color="auto"/>
            <w:left w:val="none" w:sz="0" w:space="0" w:color="auto"/>
            <w:bottom w:val="none" w:sz="0" w:space="0" w:color="auto"/>
            <w:right w:val="none" w:sz="0" w:space="0" w:color="auto"/>
          </w:divBdr>
        </w:div>
        <w:div w:id="867765612">
          <w:marLeft w:val="480"/>
          <w:marRight w:val="0"/>
          <w:marTop w:val="0"/>
          <w:marBottom w:val="0"/>
          <w:divBdr>
            <w:top w:val="none" w:sz="0" w:space="0" w:color="auto"/>
            <w:left w:val="none" w:sz="0" w:space="0" w:color="auto"/>
            <w:bottom w:val="none" w:sz="0" w:space="0" w:color="auto"/>
            <w:right w:val="none" w:sz="0" w:space="0" w:color="auto"/>
          </w:divBdr>
        </w:div>
        <w:div w:id="931015952">
          <w:marLeft w:val="480"/>
          <w:marRight w:val="0"/>
          <w:marTop w:val="0"/>
          <w:marBottom w:val="0"/>
          <w:divBdr>
            <w:top w:val="none" w:sz="0" w:space="0" w:color="auto"/>
            <w:left w:val="none" w:sz="0" w:space="0" w:color="auto"/>
            <w:bottom w:val="none" w:sz="0" w:space="0" w:color="auto"/>
            <w:right w:val="none" w:sz="0" w:space="0" w:color="auto"/>
          </w:divBdr>
        </w:div>
        <w:div w:id="1010260185">
          <w:marLeft w:val="480"/>
          <w:marRight w:val="0"/>
          <w:marTop w:val="0"/>
          <w:marBottom w:val="0"/>
          <w:divBdr>
            <w:top w:val="none" w:sz="0" w:space="0" w:color="auto"/>
            <w:left w:val="none" w:sz="0" w:space="0" w:color="auto"/>
            <w:bottom w:val="none" w:sz="0" w:space="0" w:color="auto"/>
            <w:right w:val="none" w:sz="0" w:space="0" w:color="auto"/>
          </w:divBdr>
        </w:div>
        <w:div w:id="1119185716">
          <w:marLeft w:val="480"/>
          <w:marRight w:val="0"/>
          <w:marTop w:val="0"/>
          <w:marBottom w:val="0"/>
          <w:divBdr>
            <w:top w:val="none" w:sz="0" w:space="0" w:color="auto"/>
            <w:left w:val="none" w:sz="0" w:space="0" w:color="auto"/>
            <w:bottom w:val="none" w:sz="0" w:space="0" w:color="auto"/>
            <w:right w:val="none" w:sz="0" w:space="0" w:color="auto"/>
          </w:divBdr>
        </w:div>
        <w:div w:id="1217743110">
          <w:marLeft w:val="480"/>
          <w:marRight w:val="0"/>
          <w:marTop w:val="0"/>
          <w:marBottom w:val="0"/>
          <w:divBdr>
            <w:top w:val="none" w:sz="0" w:space="0" w:color="auto"/>
            <w:left w:val="none" w:sz="0" w:space="0" w:color="auto"/>
            <w:bottom w:val="none" w:sz="0" w:space="0" w:color="auto"/>
            <w:right w:val="none" w:sz="0" w:space="0" w:color="auto"/>
          </w:divBdr>
        </w:div>
        <w:div w:id="1258368901">
          <w:marLeft w:val="480"/>
          <w:marRight w:val="0"/>
          <w:marTop w:val="0"/>
          <w:marBottom w:val="0"/>
          <w:divBdr>
            <w:top w:val="none" w:sz="0" w:space="0" w:color="auto"/>
            <w:left w:val="none" w:sz="0" w:space="0" w:color="auto"/>
            <w:bottom w:val="none" w:sz="0" w:space="0" w:color="auto"/>
            <w:right w:val="none" w:sz="0" w:space="0" w:color="auto"/>
          </w:divBdr>
        </w:div>
        <w:div w:id="1299535849">
          <w:marLeft w:val="480"/>
          <w:marRight w:val="0"/>
          <w:marTop w:val="0"/>
          <w:marBottom w:val="0"/>
          <w:divBdr>
            <w:top w:val="none" w:sz="0" w:space="0" w:color="auto"/>
            <w:left w:val="none" w:sz="0" w:space="0" w:color="auto"/>
            <w:bottom w:val="none" w:sz="0" w:space="0" w:color="auto"/>
            <w:right w:val="none" w:sz="0" w:space="0" w:color="auto"/>
          </w:divBdr>
        </w:div>
        <w:div w:id="1321999456">
          <w:marLeft w:val="480"/>
          <w:marRight w:val="0"/>
          <w:marTop w:val="0"/>
          <w:marBottom w:val="0"/>
          <w:divBdr>
            <w:top w:val="none" w:sz="0" w:space="0" w:color="auto"/>
            <w:left w:val="none" w:sz="0" w:space="0" w:color="auto"/>
            <w:bottom w:val="none" w:sz="0" w:space="0" w:color="auto"/>
            <w:right w:val="none" w:sz="0" w:space="0" w:color="auto"/>
          </w:divBdr>
        </w:div>
        <w:div w:id="1386760366">
          <w:marLeft w:val="480"/>
          <w:marRight w:val="0"/>
          <w:marTop w:val="0"/>
          <w:marBottom w:val="0"/>
          <w:divBdr>
            <w:top w:val="none" w:sz="0" w:space="0" w:color="auto"/>
            <w:left w:val="none" w:sz="0" w:space="0" w:color="auto"/>
            <w:bottom w:val="none" w:sz="0" w:space="0" w:color="auto"/>
            <w:right w:val="none" w:sz="0" w:space="0" w:color="auto"/>
          </w:divBdr>
        </w:div>
        <w:div w:id="1387145491">
          <w:marLeft w:val="480"/>
          <w:marRight w:val="0"/>
          <w:marTop w:val="0"/>
          <w:marBottom w:val="0"/>
          <w:divBdr>
            <w:top w:val="none" w:sz="0" w:space="0" w:color="auto"/>
            <w:left w:val="none" w:sz="0" w:space="0" w:color="auto"/>
            <w:bottom w:val="none" w:sz="0" w:space="0" w:color="auto"/>
            <w:right w:val="none" w:sz="0" w:space="0" w:color="auto"/>
          </w:divBdr>
        </w:div>
        <w:div w:id="1399473704">
          <w:marLeft w:val="480"/>
          <w:marRight w:val="0"/>
          <w:marTop w:val="0"/>
          <w:marBottom w:val="0"/>
          <w:divBdr>
            <w:top w:val="none" w:sz="0" w:space="0" w:color="auto"/>
            <w:left w:val="none" w:sz="0" w:space="0" w:color="auto"/>
            <w:bottom w:val="none" w:sz="0" w:space="0" w:color="auto"/>
            <w:right w:val="none" w:sz="0" w:space="0" w:color="auto"/>
          </w:divBdr>
        </w:div>
        <w:div w:id="1487815604">
          <w:marLeft w:val="480"/>
          <w:marRight w:val="0"/>
          <w:marTop w:val="0"/>
          <w:marBottom w:val="0"/>
          <w:divBdr>
            <w:top w:val="none" w:sz="0" w:space="0" w:color="auto"/>
            <w:left w:val="none" w:sz="0" w:space="0" w:color="auto"/>
            <w:bottom w:val="none" w:sz="0" w:space="0" w:color="auto"/>
            <w:right w:val="none" w:sz="0" w:space="0" w:color="auto"/>
          </w:divBdr>
        </w:div>
        <w:div w:id="1489595990">
          <w:marLeft w:val="480"/>
          <w:marRight w:val="0"/>
          <w:marTop w:val="0"/>
          <w:marBottom w:val="0"/>
          <w:divBdr>
            <w:top w:val="none" w:sz="0" w:space="0" w:color="auto"/>
            <w:left w:val="none" w:sz="0" w:space="0" w:color="auto"/>
            <w:bottom w:val="none" w:sz="0" w:space="0" w:color="auto"/>
            <w:right w:val="none" w:sz="0" w:space="0" w:color="auto"/>
          </w:divBdr>
        </w:div>
        <w:div w:id="1601331060">
          <w:marLeft w:val="480"/>
          <w:marRight w:val="0"/>
          <w:marTop w:val="0"/>
          <w:marBottom w:val="0"/>
          <w:divBdr>
            <w:top w:val="none" w:sz="0" w:space="0" w:color="auto"/>
            <w:left w:val="none" w:sz="0" w:space="0" w:color="auto"/>
            <w:bottom w:val="none" w:sz="0" w:space="0" w:color="auto"/>
            <w:right w:val="none" w:sz="0" w:space="0" w:color="auto"/>
          </w:divBdr>
        </w:div>
        <w:div w:id="1622492136">
          <w:marLeft w:val="480"/>
          <w:marRight w:val="0"/>
          <w:marTop w:val="0"/>
          <w:marBottom w:val="0"/>
          <w:divBdr>
            <w:top w:val="none" w:sz="0" w:space="0" w:color="auto"/>
            <w:left w:val="none" w:sz="0" w:space="0" w:color="auto"/>
            <w:bottom w:val="none" w:sz="0" w:space="0" w:color="auto"/>
            <w:right w:val="none" w:sz="0" w:space="0" w:color="auto"/>
          </w:divBdr>
        </w:div>
        <w:div w:id="1647466650">
          <w:marLeft w:val="480"/>
          <w:marRight w:val="0"/>
          <w:marTop w:val="0"/>
          <w:marBottom w:val="0"/>
          <w:divBdr>
            <w:top w:val="none" w:sz="0" w:space="0" w:color="auto"/>
            <w:left w:val="none" w:sz="0" w:space="0" w:color="auto"/>
            <w:bottom w:val="none" w:sz="0" w:space="0" w:color="auto"/>
            <w:right w:val="none" w:sz="0" w:space="0" w:color="auto"/>
          </w:divBdr>
        </w:div>
        <w:div w:id="1816794168">
          <w:marLeft w:val="480"/>
          <w:marRight w:val="0"/>
          <w:marTop w:val="0"/>
          <w:marBottom w:val="0"/>
          <w:divBdr>
            <w:top w:val="none" w:sz="0" w:space="0" w:color="auto"/>
            <w:left w:val="none" w:sz="0" w:space="0" w:color="auto"/>
            <w:bottom w:val="none" w:sz="0" w:space="0" w:color="auto"/>
            <w:right w:val="none" w:sz="0" w:space="0" w:color="auto"/>
          </w:divBdr>
        </w:div>
        <w:div w:id="1885484017">
          <w:marLeft w:val="480"/>
          <w:marRight w:val="0"/>
          <w:marTop w:val="0"/>
          <w:marBottom w:val="0"/>
          <w:divBdr>
            <w:top w:val="none" w:sz="0" w:space="0" w:color="auto"/>
            <w:left w:val="none" w:sz="0" w:space="0" w:color="auto"/>
            <w:bottom w:val="none" w:sz="0" w:space="0" w:color="auto"/>
            <w:right w:val="none" w:sz="0" w:space="0" w:color="auto"/>
          </w:divBdr>
        </w:div>
        <w:div w:id="1889032477">
          <w:marLeft w:val="480"/>
          <w:marRight w:val="0"/>
          <w:marTop w:val="0"/>
          <w:marBottom w:val="0"/>
          <w:divBdr>
            <w:top w:val="none" w:sz="0" w:space="0" w:color="auto"/>
            <w:left w:val="none" w:sz="0" w:space="0" w:color="auto"/>
            <w:bottom w:val="none" w:sz="0" w:space="0" w:color="auto"/>
            <w:right w:val="none" w:sz="0" w:space="0" w:color="auto"/>
          </w:divBdr>
        </w:div>
        <w:div w:id="2034526553">
          <w:marLeft w:val="480"/>
          <w:marRight w:val="0"/>
          <w:marTop w:val="0"/>
          <w:marBottom w:val="0"/>
          <w:divBdr>
            <w:top w:val="none" w:sz="0" w:space="0" w:color="auto"/>
            <w:left w:val="none" w:sz="0" w:space="0" w:color="auto"/>
            <w:bottom w:val="none" w:sz="0" w:space="0" w:color="auto"/>
            <w:right w:val="none" w:sz="0" w:space="0" w:color="auto"/>
          </w:divBdr>
        </w:div>
        <w:div w:id="2085562299">
          <w:marLeft w:val="480"/>
          <w:marRight w:val="0"/>
          <w:marTop w:val="0"/>
          <w:marBottom w:val="0"/>
          <w:divBdr>
            <w:top w:val="none" w:sz="0" w:space="0" w:color="auto"/>
            <w:left w:val="none" w:sz="0" w:space="0" w:color="auto"/>
            <w:bottom w:val="none" w:sz="0" w:space="0" w:color="auto"/>
            <w:right w:val="none" w:sz="0" w:space="0" w:color="auto"/>
          </w:divBdr>
        </w:div>
        <w:div w:id="2135098269">
          <w:marLeft w:val="480"/>
          <w:marRight w:val="0"/>
          <w:marTop w:val="0"/>
          <w:marBottom w:val="0"/>
          <w:divBdr>
            <w:top w:val="none" w:sz="0" w:space="0" w:color="auto"/>
            <w:left w:val="none" w:sz="0" w:space="0" w:color="auto"/>
            <w:bottom w:val="none" w:sz="0" w:space="0" w:color="auto"/>
            <w:right w:val="none" w:sz="0" w:space="0" w:color="auto"/>
          </w:divBdr>
        </w:div>
      </w:divsChild>
    </w:div>
    <w:div w:id="387999507">
      <w:bodyDiv w:val="1"/>
      <w:marLeft w:val="0"/>
      <w:marRight w:val="0"/>
      <w:marTop w:val="0"/>
      <w:marBottom w:val="0"/>
      <w:divBdr>
        <w:top w:val="none" w:sz="0" w:space="0" w:color="auto"/>
        <w:left w:val="none" w:sz="0" w:space="0" w:color="auto"/>
        <w:bottom w:val="none" w:sz="0" w:space="0" w:color="auto"/>
        <w:right w:val="none" w:sz="0" w:space="0" w:color="auto"/>
      </w:divBdr>
      <w:divsChild>
        <w:div w:id="35593047">
          <w:marLeft w:val="480"/>
          <w:marRight w:val="0"/>
          <w:marTop w:val="0"/>
          <w:marBottom w:val="0"/>
          <w:divBdr>
            <w:top w:val="none" w:sz="0" w:space="0" w:color="auto"/>
            <w:left w:val="none" w:sz="0" w:space="0" w:color="auto"/>
            <w:bottom w:val="none" w:sz="0" w:space="0" w:color="auto"/>
            <w:right w:val="none" w:sz="0" w:space="0" w:color="auto"/>
          </w:divBdr>
        </w:div>
        <w:div w:id="38283492">
          <w:marLeft w:val="480"/>
          <w:marRight w:val="0"/>
          <w:marTop w:val="0"/>
          <w:marBottom w:val="0"/>
          <w:divBdr>
            <w:top w:val="none" w:sz="0" w:space="0" w:color="auto"/>
            <w:left w:val="none" w:sz="0" w:space="0" w:color="auto"/>
            <w:bottom w:val="none" w:sz="0" w:space="0" w:color="auto"/>
            <w:right w:val="none" w:sz="0" w:space="0" w:color="auto"/>
          </w:divBdr>
        </w:div>
        <w:div w:id="45298398">
          <w:marLeft w:val="480"/>
          <w:marRight w:val="0"/>
          <w:marTop w:val="0"/>
          <w:marBottom w:val="0"/>
          <w:divBdr>
            <w:top w:val="none" w:sz="0" w:space="0" w:color="auto"/>
            <w:left w:val="none" w:sz="0" w:space="0" w:color="auto"/>
            <w:bottom w:val="none" w:sz="0" w:space="0" w:color="auto"/>
            <w:right w:val="none" w:sz="0" w:space="0" w:color="auto"/>
          </w:divBdr>
        </w:div>
        <w:div w:id="46995171">
          <w:marLeft w:val="480"/>
          <w:marRight w:val="0"/>
          <w:marTop w:val="0"/>
          <w:marBottom w:val="0"/>
          <w:divBdr>
            <w:top w:val="none" w:sz="0" w:space="0" w:color="auto"/>
            <w:left w:val="none" w:sz="0" w:space="0" w:color="auto"/>
            <w:bottom w:val="none" w:sz="0" w:space="0" w:color="auto"/>
            <w:right w:val="none" w:sz="0" w:space="0" w:color="auto"/>
          </w:divBdr>
        </w:div>
        <w:div w:id="118306950">
          <w:marLeft w:val="480"/>
          <w:marRight w:val="0"/>
          <w:marTop w:val="0"/>
          <w:marBottom w:val="0"/>
          <w:divBdr>
            <w:top w:val="none" w:sz="0" w:space="0" w:color="auto"/>
            <w:left w:val="none" w:sz="0" w:space="0" w:color="auto"/>
            <w:bottom w:val="none" w:sz="0" w:space="0" w:color="auto"/>
            <w:right w:val="none" w:sz="0" w:space="0" w:color="auto"/>
          </w:divBdr>
        </w:div>
        <w:div w:id="160895873">
          <w:marLeft w:val="480"/>
          <w:marRight w:val="0"/>
          <w:marTop w:val="0"/>
          <w:marBottom w:val="0"/>
          <w:divBdr>
            <w:top w:val="none" w:sz="0" w:space="0" w:color="auto"/>
            <w:left w:val="none" w:sz="0" w:space="0" w:color="auto"/>
            <w:bottom w:val="none" w:sz="0" w:space="0" w:color="auto"/>
            <w:right w:val="none" w:sz="0" w:space="0" w:color="auto"/>
          </w:divBdr>
        </w:div>
        <w:div w:id="166554967">
          <w:marLeft w:val="480"/>
          <w:marRight w:val="0"/>
          <w:marTop w:val="0"/>
          <w:marBottom w:val="0"/>
          <w:divBdr>
            <w:top w:val="none" w:sz="0" w:space="0" w:color="auto"/>
            <w:left w:val="none" w:sz="0" w:space="0" w:color="auto"/>
            <w:bottom w:val="none" w:sz="0" w:space="0" w:color="auto"/>
            <w:right w:val="none" w:sz="0" w:space="0" w:color="auto"/>
          </w:divBdr>
        </w:div>
        <w:div w:id="188421519">
          <w:marLeft w:val="480"/>
          <w:marRight w:val="0"/>
          <w:marTop w:val="0"/>
          <w:marBottom w:val="0"/>
          <w:divBdr>
            <w:top w:val="none" w:sz="0" w:space="0" w:color="auto"/>
            <w:left w:val="none" w:sz="0" w:space="0" w:color="auto"/>
            <w:bottom w:val="none" w:sz="0" w:space="0" w:color="auto"/>
            <w:right w:val="none" w:sz="0" w:space="0" w:color="auto"/>
          </w:divBdr>
        </w:div>
        <w:div w:id="207912160">
          <w:marLeft w:val="480"/>
          <w:marRight w:val="0"/>
          <w:marTop w:val="0"/>
          <w:marBottom w:val="0"/>
          <w:divBdr>
            <w:top w:val="none" w:sz="0" w:space="0" w:color="auto"/>
            <w:left w:val="none" w:sz="0" w:space="0" w:color="auto"/>
            <w:bottom w:val="none" w:sz="0" w:space="0" w:color="auto"/>
            <w:right w:val="none" w:sz="0" w:space="0" w:color="auto"/>
          </w:divBdr>
        </w:div>
        <w:div w:id="293877951">
          <w:marLeft w:val="480"/>
          <w:marRight w:val="0"/>
          <w:marTop w:val="0"/>
          <w:marBottom w:val="0"/>
          <w:divBdr>
            <w:top w:val="none" w:sz="0" w:space="0" w:color="auto"/>
            <w:left w:val="none" w:sz="0" w:space="0" w:color="auto"/>
            <w:bottom w:val="none" w:sz="0" w:space="0" w:color="auto"/>
            <w:right w:val="none" w:sz="0" w:space="0" w:color="auto"/>
          </w:divBdr>
        </w:div>
        <w:div w:id="326372887">
          <w:marLeft w:val="480"/>
          <w:marRight w:val="0"/>
          <w:marTop w:val="0"/>
          <w:marBottom w:val="0"/>
          <w:divBdr>
            <w:top w:val="none" w:sz="0" w:space="0" w:color="auto"/>
            <w:left w:val="none" w:sz="0" w:space="0" w:color="auto"/>
            <w:bottom w:val="none" w:sz="0" w:space="0" w:color="auto"/>
            <w:right w:val="none" w:sz="0" w:space="0" w:color="auto"/>
          </w:divBdr>
        </w:div>
        <w:div w:id="513955035">
          <w:marLeft w:val="480"/>
          <w:marRight w:val="0"/>
          <w:marTop w:val="0"/>
          <w:marBottom w:val="0"/>
          <w:divBdr>
            <w:top w:val="none" w:sz="0" w:space="0" w:color="auto"/>
            <w:left w:val="none" w:sz="0" w:space="0" w:color="auto"/>
            <w:bottom w:val="none" w:sz="0" w:space="0" w:color="auto"/>
            <w:right w:val="none" w:sz="0" w:space="0" w:color="auto"/>
          </w:divBdr>
        </w:div>
        <w:div w:id="597449992">
          <w:marLeft w:val="480"/>
          <w:marRight w:val="0"/>
          <w:marTop w:val="0"/>
          <w:marBottom w:val="0"/>
          <w:divBdr>
            <w:top w:val="none" w:sz="0" w:space="0" w:color="auto"/>
            <w:left w:val="none" w:sz="0" w:space="0" w:color="auto"/>
            <w:bottom w:val="none" w:sz="0" w:space="0" w:color="auto"/>
            <w:right w:val="none" w:sz="0" w:space="0" w:color="auto"/>
          </w:divBdr>
        </w:div>
        <w:div w:id="624586256">
          <w:marLeft w:val="480"/>
          <w:marRight w:val="0"/>
          <w:marTop w:val="0"/>
          <w:marBottom w:val="0"/>
          <w:divBdr>
            <w:top w:val="none" w:sz="0" w:space="0" w:color="auto"/>
            <w:left w:val="none" w:sz="0" w:space="0" w:color="auto"/>
            <w:bottom w:val="none" w:sz="0" w:space="0" w:color="auto"/>
            <w:right w:val="none" w:sz="0" w:space="0" w:color="auto"/>
          </w:divBdr>
        </w:div>
        <w:div w:id="703335128">
          <w:marLeft w:val="480"/>
          <w:marRight w:val="0"/>
          <w:marTop w:val="0"/>
          <w:marBottom w:val="0"/>
          <w:divBdr>
            <w:top w:val="none" w:sz="0" w:space="0" w:color="auto"/>
            <w:left w:val="none" w:sz="0" w:space="0" w:color="auto"/>
            <w:bottom w:val="none" w:sz="0" w:space="0" w:color="auto"/>
            <w:right w:val="none" w:sz="0" w:space="0" w:color="auto"/>
          </w:divBdr>
        </w:div>
        <w:div w:id="789785082">
          <w:marLeft w:val="480"/>
          <w:marRight w:val="0"/>
          <w:marTop w:val="0"/>
          <w:marBottom w:val="0"/>
          <w:divBdr>
            <w:top w:val="none" w:sz="0" w:space="0" w:color="auto"/>
            <w:left w:val="none" w:sz="0" w:space="0" w:color="auto"/>
            <w:bottom w:val="none" w:sz="0" w:space="0" w:color="auto"/>
            <w:right w:val="none" w:sz="0" w:space="0" w:color="auto"/>
          </w:divBdr>
        </w:div>
        <w:div w:id="807747610">
          <w:marLeft w:val="480"/>
          <w:marRight w:val="0"/>
          <w:marTop w:val="0"/>
          <w:marBottom w:val="0"/>
          <w:divBdr>
            <w:top w:val="none" w:sz="0" w:space="0" w:color="auto"/>
            <w:left w:val="none" w:sz="0" w:space="0" w:color="auto"/>
            <w:bottom w:val="none" w:sz="0" w:space="0" w:color="auto"/>
            <w:right w:val="none" w:sz="0" w:space="0" w:color="auto"/>
          </w:divBdr>
        </w:div>
        <w:div w:id="840661751">
          <w:marLeft w:val="480"/>
          <w:marRight w:val="0"/>
          <w:marTop w:val="0"/>
          <w:marBottom w:val="0"/>
          <w:divBdr>
            <w:top w:val="none" w:sz="0" w:space="0" w:color="auto"/>
            <w:left w:val="none" w:sz="0" w:space="0" w:color="auto"/>
            <w:bottom w:val="none" w:sz="0" w:space="0" w:color="auto"/>
            <w:right w:val="none" w:sz="0" w:space="0" w:color="auto"/>
          </w:divBdr>
        </w:div>
        <w:div w:id="882983774">
          <w:marLeft w:val="480"/>
          <w:marRight w:val="0"/>
          <w:marTop w:val="0"/>
          <w:marBottom w:val="0"/>
          <w:divBdr>
            <w:top w:val="none" w:sz="0" w:space="0" w:color="auto"/>
            <w:left w:val="none" w:sz="0" w:space="0" w:color="auto"/>
            <w:bottom w:val="none" w:sz="0" w:space="0" w:color="auto"/>
            <w:right w:val="none" w:sz="0" w:space="0" w:color="auto"/>
          </w:divBdr>
        </w:div>
        <w:div w:id="895044558">
          <w:marLeft w:val="480"/>
          <w:marRight w:val="0"/>
          <w:marTop w:val="0"/>
          <w:marBottom w:val="0"/>
          <w:divBdr>
            <w:top w:val="none" w:sz="0" w:space="0" w:color="auto"/>
            <w:left w:val="none" w:sz="0" w:space="0" w:color="auto"/>
            <w:bottom w:val="none" w:sz="0" w:space="0" w:color="auto"/>
            <w:right w:val="none" w:sz="0" w:space="0" w:color="auto"/>
          </w:divBdr>
        </w:div>
        <w:div w:id="963540149">
          <w:marLeft w:val="480"/>
          <w:marRight w:val="0"/>
          <w:marTop w:val="0"/>
          <w:marBottom w:val="0"/>
          <w:divBdr>
            <w:top w:val="none" w:sz="0" w:space="0" w:color="auto"/>
            <w:left w:val="none" w:sz="0" w:space="0" w:color="auto"/>
            <w:bottom w:val="none" w:sz="0" w:space="0" w:color="auto"/>
            <w:right w:val="none" w:sz="0" w:space="0" w:color="auto"/>
          </w:divBdr>
        </w:div>
        <w:div w:id="1002733448">
          <w:marLeft w:val="480"/>
          <w:marRight w:val="0"/>
          <w:marTop w:val="0"/>
          <w:marBottom w:val="0"/>
          <w:divBdr>
            <w:top w:val="none" w:sz="0" w:space="0" w:color="auto"/>
            <w:left w:val="none" w:sz="0" w:space="0" w:color="auto"/>
            <w:bottom w:val="none" w:sz="0" w:space="0" w:color="auto"/>
            <w:right w:val="none" w:sz="0" w:space="0" w:color="auto"/>
          </w:divBdr>
        </w:div>
        <w:div w:id="1057121786">
          <w:marLeft w:val="480"/>
          <w:marRight w:val="0"/>
          <w:marTop w:val="0"/>
          <w:marBottom w:val="0"/>
          <w:divBdr>
            <w:top w:val="none" w:sz="0" w:space="0" w:color="auto"/>
            <w:left w:val="none" w:sz="0" w:space="0" w:color="auto"/>
            <w:bottom w:val="none" w:sz="0" w:space="0" w:color="auto"/>
            <w:right w:val="none" w:sz="0" w:space="0" w:color="auto"/>
          </w:divBdr>
        </w:div>
        <w:div w:id="1085423579">
          <w:marLeft w:val="480"/>
          <w:marRight w:val="0"/>
          <w:marTop w:val="0"/>
          <w:marBottom w:val="0"/>
          <w:divBdr>
            <w:top w:val="none" w:sz="0" w:space="0" w:color="auto"/>
            <w:left w:val="none" w:sz="0" w:space="0" w:color="auto"/>
            <w:bottom w:val="none" w:sz="0" w:space="0" w:color="auto"/>
            <w:right w:val="none" w:sz="0" w:space="0" w:color="auto"/>
          </w:divBdr>
        </w:div>
        <w:div w:id="1116756164">
          <w:marLeft w:val="480"/>
          <w:marRight w:val="0"/>
          <w:marTop w:val="0"/>
          <w:marBottom w:val="0"/>
          <w:divBdr>
            <w:top w:val="none" w:sz="0" w:space="0" w:color="auto"/>
            <w:left w:val="none" w:sz="0" w:space="0" w:color="auto"/>
            <w:bottom w:val="none" w:sz="0" w:space="0" w:color="auto"/>
            <w:right w:val="none" w:sz="0" w:space="0" w:color="auto"/>
          </w:divBdr>
        </w:div>
        <w:div w:id="1229148310">
          <w:marLeft w:val="480"/>
          <w:marRight w:val="0"/>
          <w:marTop w:val="0"/>
          <w:marBottom w:val="0"/>
          <w:divBdr>
            <w:top w:val="none" w:sz="0" w:space="0" w:color="auto"/>
            <w:left w:val="none" w:sz="0" w:space="0" w:color="auto"/>
            <w:bottom w:val="none" w:sz="0" w:space="0" w:color="auto"/>
            <w:right w:val="none" w:sz="0" w:space="0" w:color="auto"/>
          </w:divBdr>
        </w:div>
        <w:div w:id="1252279169">
          <w:marLeft w:val="480"/>
          <w:marRight w:val="0"/>
          <w:marTop w:val="0"/>
          <w:marBottom w:val="0"/>
          <w:divBdr>
            <w:top w:val="none" w:sz="0" w:space="0" w:color="auto"/>
            <w:left w:val="none" w:sz="0" w:space="0" w:color="auto"/>
            <w:bottom w:val="none" w:sz="0" w:space="0" w:color="auto"/>
            <w:right w:val="none" w:sz="0" w:space="0" w:color="auto"/>
          </w:divBdr>
        </w:div>
        <w:div w:id="1268391218">
          <w:marLeft w:val="480"/>
          <w:marRight w:val="0"/>
          <w:marTop w:val="0"/>
          <w:marBottom w:val="0"/>
          <w:divBdr>
            <w:top w:val="none" w:sz="0" w:space="0" w:color="auto"/>
            <w:left w:val="none" w:sz="0" w:space="0" w:color="auto"/>
            <w:bottom w:val="none" w:sz="0" w:space="0" w:color="auto"/>
            <w:right w:val="none" w:sz="0" w:space="0" w:color="auto"/>
          </w:divBdr>
        </w:div>
        <w:div w:id="1287008637">
          <w:marLeft w:val="480"/>
          <w:marRight w:val="0"/>
          <w:marTop w:val="0"/>
          <w:marBottom w:val="0"/>
          <w:divBdr>
            <w:top w:val="none" w:sz="0" w:space="0" w:color="auto"/>
            <w:left w:val="none" w:sz="0" w:space="0" w:color="auto"/>
            <w:bottom w:val="none" w:sz="0" w:space="0" w:color="auto"/>
            <w:right w:val="none" w:sz="0" w:space="0" w:color="auto"/>
          </w:divBdr>
        </w:div>
        <w:div w:id="1334795743">
          <w:marLeft w:val="480"/>
          <w:marRight w:val="0"/>
          <w:marTop w:val="0"/>
          <w:marBottom w:val="0"/>
          <w:divBdr>
            <w:top w:val="none" w:sz="0" w:space="0" w:color="auto"/>
            <w:left w:val="none" w:sz="0" w:space="0" w:color="auto"/>
            <w:bottom w:val="none" w:sz="0" w:space="0" w:color="auto"/>
            <w:right w:val="none" w:sz="0" w:space="0" w:color="auto"/>
          </w:divBdr>
        </w:div>
        <w:div w:id="1358847654">
          <w:marLeft w:val="480"/>
          <w:marRight w:val="0"/>
          <w:marTop w:val="0"/>
          <w:marBottom w:val="0"/>
          <w:divBdr>
            <w:top w:val="none" w:sz="0" w:space="0" w:color="auto"/>
            <w:left w:val="none" w:sz="0" w:space="0" w:color="auto"/>
            <w:bottom w:val="none" w:sz="0" w:space="0" w:color="auto"/>
            <w:right w:val="none" w:sz="0" w:space="0" w:color="auto"/>
          </w:divBdr>
        </w:div>
        <w:div w:id="1378509547">
          <w:marLeft w:val="480"/>
          <w:marRight w:val="0"/>
          <w:marTop w:val="0"/>
          <w:marBottom w:val="0"/>
          <w:divBdr>
            <w:top w:val="none" w:sz="0" w:space="0" w:color="auto"/>
            <w:left w:val="none" w:sz="0" w:space="0" w:color="auto"/>
            <w:bottom w:val="none" w:sz="0" w:space="0" w:color="auto"/>
            <w:right w:val="none" w:sz="0" w:space="0" w:color="auto"/>
          </w:divBdr>
        </w:div>
        <w:div w:id="1448236813">
          <w:marLeft w:val="480"/>
          <w:marRight w:val="0"/>
          <w:marTop w:val="0"/>
          <w:marBottom w:val="0"/>
          <w:divBdr>
            <w:top w:val="none" w:sz="0" w:space="0" w:color="auto"/>
            <w:left w:val="none" w:sz="0" w:space="0" w:color="auto"/>
            <w:bottom w:val="none" w:sz="0" w:space="0" w:color="auto"/>
            <w:right w:val="none" w:sz="0" w:space="0" w:color="auto"/>
          </w:divBdr>
        </w:div>
        <w:div w:id="1583949534">
          <w:marLeft w:val="480"/>
          <w:marRight w:val="0"/>
          <w:marTop w:val="0"/>
          <w:marBottom w:val="0"/>
          <w:divBdr>
            <w:top w:val="none" w:sz="0" w:space="0" w:color="auto"/>
            <w:left w:val="none" w:sz="0" w:space="0" w:color="auto"/>
            <w:bottom w:val="none" w:sz="0" w:space="0" w:color="auto"/>
            <w:right w:val="none" w:sz="0" w:space="0" w:color="auto"/>
          </w:divBdr>
        </w:div>
        <w:div w:id="1611007488">
          <w:marLeft w:val="480"/>
          <w:marRight w:val="0"/>
          <w:marTop w:val="0"/>
          <w:marBottom w:val="0"/>
          <w:divBdr>
            <w:top w:val="none" w:sz="0" w:space="0" w:color="auto"/>
            <w:left w:val="none" w:sz="0" w:space="0" w:color="auto"/>
            <w:bottom w:val="none" w:sz="0" w:space="0" w:color="auto"/>
            <w:right w:val="none" w:sz="0" w:space="0" w:color="auto"/>
          </w:divBdr>
        </w:div>
        <w:div w:id="1657491375">
          <w:marLeft w:val="480"/>
          <w:marRight w:val="0"/>
          <w:marTop w:val="0"/>
          <w:marBottom w:val="0"/>
          <w:divBdr>
            <w:top w:val="none" w:sz="0" w:space="0" w:color="auto"/>
            <w:left w:val="none" w:sz="0" w:space="0" w:color="auto"/>
            <w:bottom w:val="none" w:sz="0" w:space="0" w:color="auto"/>
            <w:right w:val="none" w:sz="0" w:space="0" w:color="auto"/>
          </w:divBdr>
        </w:div>
        <w:div w:id="1664896311">
          <w:marLeft w:val="480"/>
          <w:marRight w:val="0"/>
          <w:marTop w:val="0"/>
          <w:marBottom w:val="0"/>
          <w:divBdr>
            <w:top w:val="none" w:sz="0" w:space="0" w:color="auto"/>
            <w:left w:val="none" w:sz="0" w:space="0" w:color="auto"/>
            <w:bottom w:val="none" w:sz="0" w:space="0" w:color="auto"/>
            <w:right w:val="none" w:sz="0" w:space="0" w:color="auto"/>
          </w:divBdr>
        </w:div>
        <w:div w:id="1816794079">
          <w:marLeft w:val="480"/>
          <w:marRight w:val="0"/>
          <w:marTop w:val="0"/>
          <w:marBottom w:val="0"/>
          <w:divBdr>
            <w:top w:val="none" w:sz="0" w:space="0" w:color="auto"/>
            <w:left w:val="none" w:sz="0" w:space="0" w:color="auto"/>
            <w:bottom w:val="none" w:sz="0" w:space="0" w:color="auto"/>
            <w:right w:val="none" w:sz="0" w:space="0" w:color="auto"/>
          </w:divBdr>
        </w:div>
        <w:div w:id="1940720132">
          <w:marLeft w:val="480"/>
          <w:marRight w:val="0"/>
          <w:marTop w:val="0"/>
          <w:marBottom w:val="0"/>
          <w:divBdr>
            <w:top w:val="none" w:sz="0" w:space="0" w:color="auto"/>
            <w:left w:val="none" w:sz="0" w:space="0" w:color="auto"/>
            <w:bottom w:val="none" w:sz="0" w:space="0" w:color="auto"/>
            <w:right w:val="none" w:sz="0" w:space="0" w:color="auto"/>
          </w:divBdr>
        </w:div>
        <w:div w:id="2028559304">
          <w:marLeft w:val="480"/>
          <w:marRight w:val="0"/>
          <w:marTop w:val="0"/>
          <w:marBottom w:val="0"/>
          <w:divBdr>
            <w:top w:val="none" w:sz="0" w:space="0" w:color="auto"/>
            <w:left w:val="none" w:sz="0" w:space="0" w:color="auto"/>
            <w:bottom w:val="none" w:sz="0" w:space="0" w:color="auto"/>
            <w:right w:val="none" w:sz="0" w:space="0" w:color="auto"/>
          </w:divBdr>
        </w:div>
        <w:div w:id="2038850325">
          <w:marLeft w:val="480"/>
          <w:marRight w:val="0"/>
          <w:marTop w:val="0"/>
          <w:marBottom w:val="0"/>
          <w:divBdr>
            <w:top w:val="none" w:sz="0" w:space="0" w:color="auto"/>
            <w:left w:val="none" w:sz="0" w:space="0" w:color="auto"/>
            <w:bottom w:val="none" w:sz="0" w:space="0" w:color="auto"/>
            <w:right w:val="none" w:sz="0" w:space="0" w:color="auto"/>
          </w:divBdr>
        </w:div>
        <w:div w:id="2058356419">
          <w:marLeft w:val="480"/>
          <w:marRight w:val="0"/>
          <w:marTop w:val="0"/>
          <w:marBottom w:val="0"/>
          <w:divBdr>
            <w:top w:val="none" w:sz="0" w:space="0" w:color="auto"/>
            <w:left w:val="none" w:sz="0" w:space="0" w:color="auto"/>
            <w:bottom w:val="none" w:sz="0" w:space="0" w:color="auto"/>
            <w:right w:val="none" w:sz="0" w:space="0" w:color="auto"/>
          </w:divBdr>
        </w:div>
        <w:div w:id="2093890915">
          <w:marLeft w:val="480"/>
          <w:marRight w:val="0"/>
          <w:marTop w:val="0"/>
          <w:marBottom w:val="0"/>
          <w:divBdr>
            <w:top w:val="none" w:sz="0" w:space="0" w:color="auto"/>
            <w:left w:val="none" w:sz="0" w:space="0" w:color="auto"/>
            <w:bottom w:val="none" w:sz="0" w:space="0" w:color="auto"/>
            <w:right w:val="none" w:sz="0" w:space="0" w:color="auto"/>
          </w:divBdr>
        </w:div>
      </w:divsChild>
    </w:div>
    <w:div w:id="390353745">
      <w:bodyDiv w:val="1"/>
      <w:marLeft w:val="0"/>
      <w:marRight w:val="0"/>
      <w:marTop w:val="0"/>
      <w:marBottom w:val="0"/>
      <w:divBdr>
        <w:top w:val="none" w:sz="0" w:space="0" w:color="auto"/>
        <w:left w:val="none" w:sz="0" w:space="0" w:color="auto"/>
        <w:bottom w:val="none" w:sz="0" w:space="0" w:color="auto"/>
        <w:right w:val="none" w:sz="0" w:space="0" w:color="auto"/>
      </w:divBdr>
    </w:div>
    <w:div w:id="391661286">
      <w:bodyDiv w:val="1"/>
      <w:marLeft w:val="0"/>
      <w:marRight w:val="0"/>
      <w:marTop w:val="0"/>
      <w:marBottom w:val="0"/>
      <w:divBdr>
        <w:top w:val="none" w:sz="0" w:space="0" w:color="auto"/>
        <w:left w:val="none" w:sz="0" w:space="0" w:color="auto"/>
        <w:bottom w:val="none" w:sz="0" w:space="0" w:color="auto"/>
        <w:right w:val="none" w:sz="0" w:space="0" w:color="auto"/>
      </w:divBdr>
    </w:div>
    <w:div w:id="392387809">
      <w:bodyDiv w:val="1"/>
      <w:marLeft w:val="0"/>
      <w:marRight w:val="0"/>
      <w:marTop w:val="0"/>
      <w:marBottom w:val="0"/>
      <w:divBdr>
        <w:top w:val="none" w:sz="0" w:space="0" w:color="auto"/>
        <w:left w:val="none" w:sz="0" w:space="0" w:color="auto"/>
        <w:bottom w:val="none" w:sz="0" w:space="0" w:color="auto"/>
        <w:right w:val="none" w:sz="0" w:space="0" w:color="auto"/>
      </w:divBdr>
    </w:div>
    <w:div w:id="407115432">
      <w:bodyDiv w:val="1"/>
      <w:marLeft w:val="0"/>
      <w:marRight w:val="0"/>
      <w:marTop w:val="0"/>
      <w:marBottom w:val="0"/>
      <w:divBdr>
        <w:top w:val="none" w:sz="0" w:space="0" w:color="auto"/>
        <w:left w:val="none" w:sz="0" w:space="0" w:color="auto"/>
        <w:bottom w:val="none" w:sz="0" w:space="0" w:color="auto"/>
        <w:right w:val="none" w:sz="0" w:space="0" w:color="auto"/>
      </w:divBdr>
    </w:div>
    <w:div w:id="410396245">
      <w:bodyDiv w:val="1"/>
      <w:marLeft w:val="0"/>
      <w:marRight w:val="0"/>
      <w:marTop w:val="0"/>
      <w:marBottom w:val="0"/>
      <w:divBdr>
        <w:top w:val="none" w:sz="0" w:space="0" w:color="auto"/>
        <w:left w:val="none" w:sz="0" w:space="0" w:color="auto"/>
        <w:bottom w:val="none" w:sz="0" w:space="0" w:color="auto"/>
        <w:right w:val="none" w:sz="0" w:space="0" w:color="auto"/>
      </w:divBdr>
    </w:div>
    <w:div w:id="413666017">
      <w:bodyDiv w:val="1"/>
      <w:marLeft w:val="0"/>
      <w:marRight w:val="0"/>
      <w:marTop w:val="0"/>
      <w:marBottom w:val="0"/>
      <w:divBdr>
        <w:top w:val="none" w:sz="0" w:space="0" w:color="auto"/>
        <w:left w:val="none" w:sz="0" w:space="0" w:color="auto"/>
        <w:bottom w:val="none" w:sz="0" w:space="0" w:color="auto"/>
        <w:right w:val="none" w:sz="0" w:space="0" w:color="auto"/>
      </w:divBdr>
    </w:div>
    <w:div w:id="415439395">
      <w:bodyDiv w:val="1"/>
      <w:marLeft w:val="0"/>
      <w:marRight w:val="0"/>
      <w:marTop w:val="0"/>
      <w:marBottom w:val="0"/>
      <w:divBdr>
        <w:top w:val="none" w:sz="0" w:space="0" w:color="auto"/>
        <w:left w:val="none" w:sz="0" w:space="0" w:color="auto"/>
        <w:bottom w:val="none" w:sz="0" w:space="0" w:color="auto"/>
        <w:right w:val="none" w:sz="0" w:space="0" w:color="auto"/>
      </w:divBdr>
    </w:div>
    <w:div w:id="422923077">
      <w:bodyDiv w:val="1"/>
      <w:marLeft w:val="0"/>
      <w:marRight w:val="0"/>
      <w:marTop w:val="0"/>
      <w:marBottom w:val="0"/>
      <w:divBdr>
        <w:top w:val="none" w:sz="0" w:space="0" w:color="auto"/>
        <w:left w:val="none" w:sz="0" w:space="0" w:color="auto"/>
        <w:bottom w:val="none" w:sz="0" w:space="0" w:color="auto"/>
        <w:right w:val="none" w:sz="0" w:space="0" w:color="auto"/>
      </w:divBdr>
    </w:div>
    <w:div w:id="425729663">
      <w:bodyDiv w:val="1"/>
      <w:marLeft w:val="0"/>
      <w:marRight w:val="0"/>
      <w:marTop w:val="0"/>
      <w:marBottom w:val="0"/>
      <w:divBdr>
        <w:top w:val="none" w:sz="0" w:space="0" w:color="auto"/>
        <w:left w:val="none" w:sz="0" w:space="0" w:color="auto"/>
        <w:bottom w:val="none" w:sz="0" w:space="0" w:color="auto"/>
        <w:right w:val="none" w:sz="0" w:space="0" w:color="auto"/>
      </w:divBdr>
    </w:div>
    <w:div w:id="426461714">
      <w:bodyDiv w:val="1"/>
      <w:marLeft w:val="0"/>
      <w:marRight w:val="0"/>
      <w:marTop w:val="0"/>
      <w:marBottom w:val="0"/>
      <w:divBdr>
        <w:top w:val="none" w:sz="0" w:space="0" w:color="auto"/>
        <w:left w:val="none" w:sz="0" w:space="0" w:color="auto"/>
        <w:bottom w:val="none" w:sz="0" w:space="0" w:color="auto"/>
        <w:right w:val="none" w:sz="0" w:space="0" w:color="auto"/>
      </w:divBdr>
    </w:div>
    <w:div w:id="428238278">
      <w:bodyDiv w:val="1"/>
      <w:marLeft w:val="0"/>
      <w:marRight w:val="0"/>
      <w:marTop w:val="0"/>
      <w:marBottom w:val="0"/>
      <w:divBdr>
        <w:top w:val="none" w:sz="0" w:space="0" w:color="auto"/>
        <w:left w:val="none" w:sz="0" w:space="0" w:color="auto"/>
        <w:bottom w:val="none" w:sz="0" w:space="0" w:color="auto"/>
        <w:right w:val="none" w:sz="0" w:space="0" w:color="auto"/>
      </w:divBdr>
    </w:div>
    <w:div w:id="428743667">
      <w:bodyDiv w:val="1"/>
      <w:marLeft w:val="0"/>
      <w:marRight w:val="0"/>
      <w:marTop w:val="0"/>
      <w:marBottom w:val="0"/>
      <w:divBdr>
        <w:top w:val="none" w:sz="0" w:space="0" w:color="auto"/>
        <w:left w:val="none" w:sz="0" w:space="0" w:color="auto"/>
        <w:bottom w:val="none" w:sz="0" w:space="0" w:color="auto"/>
        <w:right w:val="none" w:sz="0" w:space="0" w:color="auto"/>
      </w:divBdr>
    </w:div>
    <w:div w:id="429010551">
      <w:bodyDiv w:val="1"/>
      <w:marLeft w:val="0"/>
      <w:marRight w:val="0"/>
      <w:marTop w:val="0"/>
      <w:marBottom w:val="0"/>
      <w:divBdr>
        <w:top w:val="none" w:sz="0" w:space="0" w:color="auto"/>
        <w:left w:val="none" w:sz="0" w:space="0" w:color="auto"/>
        <w:bottom w:val="none" w:sz="0" w:space="0" w:color="auto"/>
        <w:right w:val="none" w:sz="0" w:space="0" w:color="auto"/>
      </w:divBdr>
    </w:div>
    <w:div w:id="436943956">
      <w:bodyDiv w:val="1"/>
      <w:marLeft w:val="0"/>
      <w:marRight w:val="0"/>
      <w:marTop w:val="0"/>
      <w:marBottom w:val="0"/>
      <w:divBdr>
        <w:top w:val="none" w:sz="0" w:space="0" w:color="auto"/>
        <w:left w:val="none" w:sz="0" w:space="0" w:color="auto"/>
        <w:bottom w:val="none" w:sz="0" w:space="0" w:color="auto"/>
        <w:right w:val="none" w:sz="0" w:space="0" w:color="auto"/>
      </w:divBdr>
    </w:div>
    <w:div w:id="439451127">
      <w:bodyDiv w:val="1"/>
      <w:marLeft w:val="0"/>
      <w:marRight w:val="0"/>
      <w:marTop w:val="0"/>
      <w:marBottom w:val="0"/>
      <w:divBdr>
        <w:top w:val="none" w:sz="0" w:space="0" w:color="auto"/>
        <w:left w:val="none" w:sz="0" w:space="0" w:color="auto"/>
        <w:bottom w:val="none" w:sz="0" w:space="0" w:color="auto"/>
        <w:right w:val="none" w:sz="0" w:space="0" w:color="auto"/>
      </w:divBdr>
    </w:div>
    <w:div w:id="441611704">
      <w:bodyDiv w:val="1"/>
      <w:marLeft w:val="0"/>
      <w:marRight w:val="0"/>
      <w:marTop w:val="0"/>
      <w:marBottom w:val="0"/>
      <w:divBdr>
        <w:top w:val="none" w:sz="0" w:space="0" w:color="auto"/>
        <w:left w:val="none" w:sz="0" w:space="0" w:color="auto"/>
        <w:bottom w:val="none" w:sz="0" w:space="0" w:color="auto"/>
        <w:right w:val="none" w:sz="0" w:space="0" w:color="auto"/>
      </w:divBdr>
    </w:div>
    <w:div w:id="446123256">
      <w:bodyDiv w:val="1"/>
      <w:marLeft w:val="0"/>
      <w:marRight w:val="0"/>
      <w:marTop w:val="0"/>
      <w:marBottom w:val="0"/>
      <w:divBdr>
        <w:top w:val="none" w:sz="0" w:space="0" w:color="auto"/>
        <w:left w:val="none" w:sz="0" w:space="0" w:color="auto"/>
        <w:bottom w:val="none" w:sz="0" w:space="0" w:color="auto"/>
        <w:right w:val="none" w:sz="0" w:space="0" w:color="auto"/>
      </w:divBdr>
    </w:div>
    <w:div w:id="447894971">
      <w:bodyDiv w:val="1"/>
      <w:marLeft w:val="0"/>
      <w:marRight w:val="0"/>
      <w:marTop w:val="0"/>
      <w:marBottom w:val="0"/>
      <w:divBdr>
        <w:top w:val="none" w:sz="0" w:space="0" w:color="auto"/>
        <w:left w:val="none" w:sz="0" w:space="0" w:color="auto"/>
        <w:bottom w:val="none" w:sz="0" w:space="0" w:color="auto"/>
        <w:right w:val="none" w:sz="0" w:space="0" w:color="auto"/>
      </w:divBdr>
      <w:divsChild>
        <w:div w:id="57558391">
          <w:marLeft w:val="480"/>
          <w:marRight w:val="0"/>
          <w:marTop w:val="0"/>
          <w:marBottom w:val="0"/>
          <w:divBdr>
            <w:top w:val="none" w:sz="0" w:space="0" w:color="auto"/>
            <w:left w:val="none" w:sz="0" w:space="0" w:color="auto"/>
            <w:bottom w:val="none" w:sz="0" w:space="0" w:color="auto"/>
            <w:right w:val="none" w:sz="0" w:space="0" w:color="auto"/>
          </w:divBdr>
        </w:div>
        <w:div w:id="110365223">
          <w:marLeft w:val="480"/>
          <w:marRight w:val="0"/>
          <w:marTop w:val="0"/>
          <w:marBottom w:val="0"/>
          <w:divBdr>
            <w:top w:val="none" w:sz="0" w:space="0" w:color="auto"/>
            <w:left w:val="none" w:sz="0" w:space="0" w:color="auto"/>
            <w:bottom w:val="none" w:sz="0" w:space="0" w:color="auto"/>
            <w:right w:val="none" w:sz="0" w:space="0" w:color="auto"/>
          </w:divBdr>
        </w:div>
        <w:div w:id="195627579">
          <w:marLeft w:val="480"/>
          <w:marRight w:val="0"/>
          <w:marTop w:val="0"/>
          <w:marBottom w:val="0"/>
          <w:divBdr>
            <w:top w:val="none" w:sz="0" w:space="0" w:color="auto"/>
            <w:left w:val="none" w:sz="0" w:space="0" w:color="auto"/>
            <w:bottom w:val="none" w:sz="0" w:space="0" w:color="auto"/>
            <w:right w:val="none" w:sz="0" w:space="0" w:color="auto"/>
          </w:divBdr>
        </w:div>
        <w:div w:id="784277974">
          <w:marLeft w:val="480"/>
          <w:marRight w:val="0"/>
          <w:marTop w:val="0"/>
          <w:marBottom w:val="0"/>
          <w:divBdr>
            <w:top w:val="none" w:sz="0" w:space="0" w:color="auto"/>
            <w:left w:val="none" w:sz="0" w:space="0" w:color="auto"/>
            <w:bottom w:val="none" w:sz="0" w:space="0" w:color="auto"/>
            <w:right w:val="none" w:sz="0" w:space="0" w:color="auto"/>
          </w:divBdr>
        </w:div>
        <w:div w:id="1002514036">
          <w:marLeft w:val="480"/>
          <w:marRight w:val="0"/>
          <w:marTop w:val="0"/>
          <w:marBottom w:val="0"/>
          <w:divBdr>
            <w:top w:val="none" w:sz="0" w:space="0" w:color="auto"/>
            <w:left w:val="none" w:sz="0" w:space="0" w:color="auto"/>
            <w:bottom w:val="none" w:sz="0" w:space="0" w:color="auto"/>
            <w:right w:val="none" w:sz="0" w:space="0" w:color="auto"/>
          </w:divBdr>
        </w:div>
        <w:div w:id="1274285853">
          <w:marLeft w:val="480"/>
          <w:marRight w:val="0"/>
          <w:marTop w:val="0"/>
          <w:marBottom w:val="0"/>
          <w:divBdr>
            <w:top w:val="none" w:sz="0" w:space="0" w:color="auto"/>
            <w:left w:val="none" w:sz="0" w:space="0" w:color="auto"/>
            <w:bottom w:val="none" w:sz="0" w:space="0" w:color="auto"/>
            <w:right w:val="none" w:sz="0" w:space="0" w:color="auto"/>
          </w:divBdr>
        </w:div>
        <w:div w:id="1499149757">
          <w:marLeft w:val="480"/>
          <w:marRight w:val="0"/>
          <w:marTop w:val="0"/>
          <w:marBottom w:val="0"/>
          <w:divBdr>
            <w:top w:val="none" w:sz="0" w:space="0" w:color="auto"/>
            <w:left w:val="none" w:sz="0" w:space="0" w:color="auto"/>
            <w:bottom w:val="none" w:sz="0" w:space="0" w:color="auto"/>
            <w:right w:val="none" w:sz="0" w:space="0" w:color="auto"/>
          </w:divBdr>
        </w:div>
        <w:div w:id="2001813226">
          <w:marLeft w:val="480"/>
          <w:marRight w:val="0"/>
          <w:marTop w:val="0"/>
          <w:marBottom w:val="0"/>
          <w:divBdr>
            <w:top w:val="none" w:sz="0" w:space="0" w:color="auto"/>
            <w:left w:val="none" w:sz="0" w:space="0" w:color="auto"/>
            <w:bottom w:val="none" w:sz="0" w:space="0" w:color="auto"/>
            <w:right w:val="none" w:sz="0" w:space="0" w:color="auto"/>
          </w:divBdr>
        </w:div>
      </w:divsChild>
    </w:div>
    <w:div w:id="451284289">
      <w:bodyDiv w:val="1"/>
      <w:marLeft w:val="0"/>
      <w:marRight w:val="0"/>
      <w:marTop w:val="0"/>
      <w:marBottom w:val="0"/>
      <w:divBdr>
        <w:top w:val="none" w:sz="0" w:space="0" w:color="auto"/>
        <w:left w:val="none" w:sz="0" w:space="0" w:color="auto"/>
        <w:bottom w:val="none" w:sz="0" w:space="0" w:color="auto"/>
        <w:right w:val="none" w:sz="0" w:space="0" w:color="auto"/>
      </w:divBdr>
    </w:div>
    <w:div w:id="451822593">
      <w:bodyDiv w:val="1"/>
      <w:marLeft w:val="0"/>
      <w:marRight w:val="0"/>
      <w:marTop w:val="0"/>
      <w:marBottom w:val="0"/>
      <w:divBdr>
        <w:top w:val="none" w:sz="0" w:space="0" w:color="auto"/>
        <w:left w:val="none" w:sz="0" w:space="0" w:color="auto"/>
        <w:bottom w:val="none" w:sz="0" w:space="0" w:color="auto"/>
        <w:right w:val="none" w:sz="0" w:space="0" w:color="auto"/>
      </w:divBdr>
    </w:div>
    <w:div w:id="454060558">
      <w:bodyDiv w:val="1"/>
      <w:marLeft w:val="0"/>
      <w:marRight w:val="0"/>
      <w:marTop w:val="0"/>
      <w:marBottom w:val="0"/>
      <w:divBdr>
        <w:top w:val="none" w:sz="0" w:space="0" w:color="auto"/>
        <w:left w:val="none" w:sz="0" w:space="0" w:color="auto"/>
        <w:bottom w:val="none" w:sz="0" w:space="0" w:color="auto"/>
        <w:right w:val="none" w:sz="0" w:space="0" w:color="auto"/>
      </w:divBdr>
    </w:div>
    <w:div w:id="454831489">
      <w:bodyDiv w:val="1"/>
      <w:marLeft w:val="0"/>
      <w:marRight w:val="0"/>
      <w:marTop w:val="0"/>
      <w:marBottom w:val="0"/>
      <w:divBdr>
        <w:top w:val="none" w:sz="0" w:space="0" w:color="auto"/>
        <w:left w:val="none" w:sz="0" w:space="0" w:color="auto"/>
        <w:bottom w:val="none" w:sz="0" w:space="0" w:color="auto"/>
        <w:right w:val="none" w:sz="0" w:space="0" w:color="auto"/>
      </w:divBdr>
    </w:div>
    <w:div w:id="456065216">
      <w:bodyDiv w:val="1"/>
      <w:marLeft w:val="0"/>
      <w:marRight w:val="0"/>
      <w:marTop w:val="0"/>
      <w:marBottom w:val="0"/>
      <w:divBdr>
        <w:top w:val="none" w:sz="0" w:space="0" w:color="auto"/>
        <w:left w:val="none" w:sz="0" w:space="0" w:color="auto"/>
        <w:bottom w:val="none" w:sz="0" w:space="0" w:color="auto"/>
        <w:right w:val="none" w:sz="0" w:space="0" w:color="auto"/>
      </w:divBdr>
    </w:div>
    <w:div w:id="457451048">
      <w:bodyDiv w:val="1"/>
      <w:marLeft w:val="0"/>
      <w:marRight w:val="0"/>
      <w:marTop w:val="0"/>
      <w:marBottom w:val="0"/>
      <w:divBdr>
        <w:top w:val="none" w:sz="0" w:space="0" w:color="auto"/>
        <w:left w:val="none" w:sz="0" w:space="0" w:color="auto"/>
        <w:bottom w:val="none" w:sz="0" w:space="0" w:color="auto"/>
        <w:right w:val="none" w:sz="0" w:space="0" w:color="auto"/>
      </w:divBdr>
    </w:div>
    <w:div w:id="459348057">
      <w:bodyDiv w:val="1"/>
      <w:marLeft w:val="0"/>
      <w:marRight w:val="0"/>
      <w:marTop w:val="0"/>
      <w:marBottom w:val="0"/>
      <w:divBdr>
        <w:top w:val="none" w:sz="0" w:space="0" w:color="auto"/>
        <w:left w:val="none" w:sz="0" w:space="0" w:color="auto"/>
        <w:bottom w:val="none" w:sz="0" w:space="0" w:color="auto"/>
        <w:right w:val="none" w:sz="0" w:space="0" w:color="auto"/>
      </w:divBdr>
    </w:div>
    <w:div w:id="464543365">
      <w:bodyDiv w:val="1"/>
      <w:marLeft w:val="0"/>
      <w:marRight w:val="0"/>
      <w:marTop w:val="0"/>
      <w:marBottom w:val="0"/>
      <w:divBdr>
        <w:top w:val="none" w:sz="0" w:space="0" w:color="auto"/>
        <w:left w:val="none" w:sz="0" w:space="0" w:color="auto"/>
        <w:bottom w:val="none" w:sz="0" w:space="0" w:color="auto"/>
        <w:right w:val="none" w:sz="0" w:space="0" w:color="auto"/>
      </w:divBdr>
    </w:div>
    <w:div w:id="464783881">
      <w:bodyDiv w:val="1"/>
      <w:marLeft w:val="0"/>
      <w:marRight w:val="0"/>
      <w:marTop w:val="0"/>
      <w:marBottom w:val="0"/>
      <w:divBdr>
        <w:top w:val="none" w:sz="0" w:space="0" w:color="auto"/>
        <w:left w:val="none" w:sz="0" w:space="0" w:color="auto"/>
        <w:bottom w:val="none" w:sz="0" w:space="0" w:color="auto"/>
        <w:right w:val="none" w:sz="0" w:space="0" w:color="auto"/>
      </w:divBdr>
      <w:divsChild>
        <w:div w:id="11690086">
          <w:marLeft w:val="480"/>
          <w:marRight w:val="0"/>
          <w:marTop w:val="0"/>
          <w:marBottom w:val="0"/>
          <w:divBdr>
            <w:top w:val="none" w:sz="0" w:space="0" w:color="auto"/>
            <w:left w:val="none" w:sz="0" w:space="0" w:color="auto"/>
            <w:bottom w:val="none" w:sz="0" w:space="0" w:color="auto"/>
            <w:right w:val="none" w:sz="0" w:space="0" w:color="auto"/>
          </w:divBdr>
        </w:div>
        <w:div w:id="18169500">
          <w:marLeft w:val="480"/>
          <w:marRight w:val="0"/>
          <w:marTop w:val="0"/>
          <w:marBottom w:val="0"/>
          <w:divBdr>
            <w:top w:val="none" w:sz="0" w:space="0" w:color="auto"/>
            <w:left w:val="none" w:sz="0" w:space="0" w:color="auto"/>
            <w:bottom w:val="none" w:sz="0" w:space="0" w:color="auto"/>
            <w:right w:val="none" w:sz="0" w:space="0" w:color="auto"/>
          </w:divBdr>
        </w:div>
        <w:div w:id="102308619">
          <w:marLeft w:val="480"/>
          <w:marRight w:val="0"/>
          <w:marTop w:val="0"/>
          <w:marBottom w:val="0"/>
          <w:divBdr>
            <w:top w:val="none" w:sz="0" w:space="0" w:color="auto"/>
            <w:left w:val="none" w:sz="0" w:space="0" w:color="auto"/>
            <w:bottom w:val="none" w:sz="0" w:space="0" w:color="auto"/>
            <w:right w:val="none" w:sz="0" w:space="0" w:color="auto"/>
          </w:divBdr>
        </w:div>
        <w:div w:id="103966071">
          <w:marLeft w:val="480"/>
          <w:marRight w:val="0"/>
          <w:marTop w:val="0"/>
          <w:marBottom w:val="0"/>
          <w:divBdr>
            <w:top w:val="none" w:sz="0" w:space="0" w:color="auto"/>
            <w:left w:val="none" w:sz="0" w:space="0" w:color="auto"/>
            <w:bottom w:val="none" w:sz="0" w:space="0" w:color="auto"/>
            <w:right w:val="none" w:sz="0" w:space="0" w:color="auto"/>
          </w:divBdr>
        </w:div>
        <w:div w:id="238946124">
          <w:marLeft w:val="480"/>
          <w:marRight w:val="0"/>
          <w:marTop w:val="0"/>
          <w:marBottom w:val="0"/>
          <w:divBdr>
            <w:top w:val="none" w:sz="0" w:space="0" w:color="auto"/>
            <w:left w:val="none" w:sz="0" w:space="0" w:color="auto"/>
            <w:bottom w:val="none" w:sz="0" w:space="0" w:color="auto"/>
            <w:right w:val="none" w:sz="0" w:space="0" w:color="auto"/>
          </w:divBdr>
        </w:div>
        <w:div w:id="321198174">
          <w:marLeft w:val="480"/>
          <w:marRight w:val="0"/>
          <w:marTop w:val="0"/>
          <w:marBottom w:val="0"/>
          <w:divBdr>
            <w:top w:val="none" w:sz="0" w:space="0" w:color="auto"/>
            <w:left w:val="none" w:sz="0" w:space="0" w:color="auto"/>
            <w:bottom w:val="none" w:sz="0" w:space="0" w:color="auto"/>
            <w:right w:val="none" w:sz="0" w:space="0" w:color="auto"/>
          </w:divBdr>
        </w:div>
        <w:div w:id="356011159">
          <w:marLeft w:val="480"/>
          <w:marRight w:val="0"/>
          <w:marTop w:val="0"/>
          <w:marBottom w:val="0"/>
          <w:divBdr>
            <w:top w:val="none" w:sz="0" w:space="0" w:color="auto"/>
            <w:left w:val="none" w:sz="0" w:space="0" w:color="auto"/>
            <w:bottom w:val="none" w:sz="0" w:space="0" w:color="auto"/>
            <w:right w:val="none" w:sz="0" w:space="0" w:color="auto"/>
          </w:divBdr>
        </w:div>
        <w:div w:id="383136217">
          <w:marLeft w:val="480"/>
          <w:marRight w:val="0"/>
          <w:marTop w:val="0"/>
          <w:marBottom w:val="0"/>
          <w:divBdr>
            <w:top w:val="none" w:sz="0" w:space="0" w:color="auto"/>
            <w:left w:val="none" w:sz="0" w:space="0" w:color="auto"/>
            <w:bottom w:val="none" w:sz="0" w:space="0" w:color="auto"/>
            <w:right w:val="none" w:sz="0" w:space="0" w:color="auto"/>
          </w:divBdr>
        </w:div>
        <w:div w:id="542519066">
          <w:marLeft w:val="480"/>
          <w:marRight w:val="0"/>
          <w:marTop w:val="0"/>
          <w:marBottom w:val="0"/>
          <w:divBdr>
            <w:top w:val="none" w:sz="0" w:space="0" w:color="auto"/>
            <w:left w:val="none" w:sz="0" w:space="0" w:color="auto"/>
            <w:bottom w:val="none" w:sz="0" w:space="0" w:color="auto"/>
            <w:right w:val="none" w:sz="0" w:space="0" w:color="auto"/>
          </w:divBdr>
        </w:div>
        <w:div w:id="695424675">
          <w:marLeft w:val="480"/>
          <w:marRight w:val="0"/>
          <w:marTop w:val="0"/>
          <w:marBottom w:val="0"/>
          <w:divBdr>
            <w:top w:val="none" w:sz="0" w:space="0" w:color="auto"/>
            <w:left w:val="none" w:sz="0" w:space="0" w:color="auto"/>
            <w:bottom w:val="none" w:sz="0" w:space="0" w:color="auto"/>
            <w:right w:val="none" w:sz="0" w:space="0" w:color="auto"/>
          </w:divBdr>
        </w:div>
        <w:div w:id="768083762">
          <w:marLeft w:val="480"/>
          <w:marRight w:val="0"/>
          <w:marTop w:val="0"/>
          <w:marBottom w:val="0"/>
          <w:divBdr>
            <w:top w:val="none" w:sz="0" w:space="0" w:color="auto"/>
            <w:left w:val="none" w:sz="0" w:space="0" w:color="auto"/>
            <w:bottom w:val="none" w:sz="0" w:space="0" w:color="auto"/>
            <w:right w:val="none" w:sz="0" w:space="0" w:color="auto"/>
          </w:divBdr>
        </w:div>
        <w:div w:id="768811638">
          <w:marLeft w:val="480"/>
          <w:marRight w:val="0"/>
          <w:marTop w:val="0"/>
          <w:marBottom w:val="0"/>
          <w:divBdr>
            <w:top w:val="none" w:sz="0" w:space="0" w:color="auto"/>
            <w:left w:val="none" w:sz="0" w:space="0" w:color="auto"/>
            <w:bottom w:val="none" w:sz="0" w:space="0" w:color="auto"/>
            <w:right w:val="none" w:sz="0" w:space="0" w:color="auto"/>
          </w:divBdr>
        </w:div>
        <w:div w:id="1000424092">
          <w:marLeft w:val="480"/>
          <w:marRight w:val="0"/>
          <w:marTop w:val="0"/>
          <w:marBottom w:val="0"/>
          <w:divBdr>
            <w:top w:val="none" w:sz="0" w:space="0" w:color="auto"/>
            <w:left w:val="none" w:sz="0" w:space="0" w:color="auto"/>
            <w:bottom w:val="none" w:sz="0" w:space="0" w:color="auto"/>
            <w:right w:val="none" w:sz="0" w:space="0" w:color="auto"/>
          </w:divBdr>
        </w:div>
        <w:div w:id="1193224886">
          <w:marLeft w:val="480"/>
          <w:marRight w:val="0"/>
          <w:marTop w:val="0"/>
          <w:marBottom w:val="0"/>
          <w:divBdr>
            <w:top w:val="none" w:sz="0" w:space="0" w:color="auto"/>
            <w:left w:val="none" w:sz="0" w:space="0" w:color="auto"/>
            <w:bottom w:val="none" w:sz="0" w:space="0" w:color="auto"/>
            <w:right w:val="none" w:sz="0" w:space="0" w:color="auto"/>
          </w:divBdr>
        </w:div>
        <w:div w:id="1302494888">
          <w:marLeft w:val="480"/>
          <w:marRight w:val="0"/>
          <w:marTop w:val="0"/>
          <w:marBottom w:val="0"/>
          <w:divBdr>
            <w:top w:val="none" w:sz="0" w:space="0" w:color="auto"/>
            <w:left w:val="none" w:sz="0" w:space="0" w:color="auto"/>
            <w:bottom w:val="none" w:sz="0" w:space="0" w:color="auto"/>
            <w:right w:val="none" w:sz="0" w:space="0" w:color="auto"/>
          </w:divBdr>
        </w:div>
        <w:div w:id="1326863997">
          <w:marLeft w:val="480"/>
          <w:marRight w:val="0"/>
          <w:marTop w:val="0"/>
          <w:marBottom w:val="0"/>
          <w:divBdr>
            <w:top w:val="none" w:sz="0" w:space="0" w:color="auto"/>
            <w:left w:val="none" w:sz="0" w:space="0" w:color="auto"/>
            <w:bottom w:val="none" w:sz="0" w:space="0" w:color="auto"/>
            <w:right w:val="none" w:sz="0" w:space="0" w:color="auto"/>
          </w:divBdr>
        </w:div>
        <w:div w:id="1444035335">
          <w:marLeft w:val="480"/>
          <w:marRight w:val="0"/>
          <w:marTop w:val="0"/>
          <w:marBottom w:val="0"/>
          <w:divBdr>
            <w:top w:val="none" w:sz="0" w:space="0" w:color="auto"/>
            <w:left w:val="none" w:sz="0" w:space="0" w:color="auto"/>
            <w:bottom w:val="none" w:sz="0" w:space="0" w:color="auto"/>
            <w:right w:val="none" w:sz="0" w:space="0" w:color="auto"/>
          </w:divBdr>
        </w:div>
        <w:div w:id="1450851351">
          <w:marLeft w:val="480"/>
          <w:marRight w:val="0"/>
          <w:marTop w:val="0"/>
          <w:marBottom w:val="0"/>
          <w:divBdr>
            <w:top w:val="none" w:sz="0" w:space="0" w:color="auto"/>
            <w:left w:val="none" w:sz="0" w:space="0" w:color="auto"/>
            <w:bottom w:val="none" w:sz="0" w:space="0" w:color="auto"/>
            <w:right w:val="none" w:sz="0" w:space="0" w:color="auto"/>
          </w:divBdr>
        </w:div>
        <w:div w:id="1488010206">
          <w:marLeft w:val="480"/>
          <w:marRight w:val="0"/>
          <w:marTop w:val="0"/>
          <w:marBottom w:val="0"/>
          <w:divBdr>
            <w:top w:val="none" w:sz="0" w:space="0" w:color="auto"/>
            <w:left w:val="none" w:sz="0" w:space="0" w:color="auto"/>
            <w:bottom w:val="none" w:sz="0" w:space="0" w:color="auto"/>
            <w:right w:val="none" w:sz="0" w:space="0" w:color="auto"/>
          </w:divBdr>
        </w:div>
        <w:div w:id="1527674659">
          <w:marLeft w:val="480"/>
          <w:marRight w:val="0"/>
          <w:marTop w:val="0"/>
          <w:marBottom w:val="0"/>
          <w:divBdr>
            <w:top w:val="none" w:sz="0" w:space="0" w:color="auto"/>
            <w:left w:val="none" w:sz="0" w:space="0" w:color="auto"/>
            <w:bottom w:val="none" w:sz="0" w:space="0" w:color="auto"/>
            <w:right w:val="none" w:sz="0" w:space="0" w:color="auto"/>
          </w:divBdr>
        </w:div>
        <w:div w:id="1565411532">
          <w:marLeft w:val="480"/>
          <w:marRight w:val="0"/>
          <w:marTop w:val="0"/>
          <w:marBottom w:val="0"/>
          <w:divBdr>
            <w:top w:val="none" w:sz="0" w:space="0" w:color="auto"/>
            <w:left w:val="none" w:sz="0" w:space="0" w:color="auto"/>
            <w:bottom w:val="none" w:sz="0" w:space="0" w:color="auto"/>
            <w:right w:val="none" w:sz="0" w:space="0" w:color="auto"/>
          </w:divBdr>
        </w:div>
        <w:div w:id="1614826770">
          <w:marLeft w:val="480"/>
          <w:marRight w:val="0"/>
          <w:marTop w:val="0"/>
          <w:marBottom w:val="0"/>
          <w:divBdr>
            <w:top w:val="none" w:sz="0" w:space="0" w:color="auto"/>
            <w:left w:val="none" w:sz="0" w:space="0" w:color="auto"/>
            <w:bottom w:val="none" w:sz="0" w:space="0" w:color="auto"/>
            <w:right w:val="none" w:sz="0" w:space="0" w:color="auto"/>
          </w:divBdr>
        </w:div>
        <w:div w:id="1804537680">
          <w:marLeft w:val="480"/>
          <w:marRight w:val="0"/>
          <w:marTop w:val="0"/>
          <w:marBottom w:val="0"/>
          <w:divBdr>
            <w:top w:val="none" w:sz="0" w:space="0" w:color="auto"/>
            <w:left w:val="none" w:sz="0" w:space="0" w:color="auto"/>
            <w:bottom w:val="none" w:sz="0" w:space="0" w:color="auto"/>
            <w:right w:val="none" w:sz="0" w:space="0" w:color="auto"/>
          </w:divBdr>
        </w:div>
        <w:div w:id="1816753168">
          <w:marLeft w:val="480"/>
          <w:marRight w:val="0"/>
          <w:marTop w:val="0"/>
          <w:marBottom w:val="0"/>
          <w:divBdr>
            <w:top w:val="none" w:sz="0" w:space="0" w:color="auto"/>
            <w:left w:val="none" w:sz="0" w:space="0" w:color="auto"/>
            <w:bottom w:val="none" w:sz="0" w:space="0" w:color="auto"/>
            <w:right w:val="none" w:sz="0" w:space="0" w:color="auto"/>
          </w:divBdr>
        </w:div>
        <w:div w:id="1867522859">
          <w:marLeft w:val="480"/>
          <w:marRight w:val="0"/>
          <w:marTop w:val="0"/>
          <w:marBottom w:val="0"/>
          <w:divBdr>
            <w:top w:val="none" w:sz="0" w:space="0" w:color="auto"/>
            <w:left w:val="none" w:sz="0" w:space="0" w:color="auto"/>
            <w:bottom w:val="none" w:sz="0" w:space="0" w:color="auto"/>
            <w:right w:val="none" w:sz="0" w:space="0" w:color="auto"/>
          </w:divBdr>
        </w:div>
        <w:div w:id="1924487677">
          <w:marLeft w:val="480"/>
          <w:marRight w:val="0"/>
          <w:marTop w:val="0"/>
          <w:marBottom w:val="0"/>
          <w:divBdr>
            <w:top w:val="none" w:sz="0" w:space="0" w:color="auto"/>
            <w:left w:val="none" w:sz="0" w:space="0" w:color="auto"/>
            <w:bottom w:val="none" w:sz="0" w:space="0" w:color="auto"/>
            <w:right w:val="none" w:sz="0" w:space="0" w:color="auto"/>
          </w:divBdr>
        </w:div>
        <w:div w:id="2024282496">
          <w:marLeft w:val="480"/>
          <w:marRight w:val="0"/>
          <w:marTop w:val="0"/>
          <w:marBottom w:val="0"/>
          <w:divBdr>
            <w:top w:val="none" w:sz="0" w:space="0" w:color="auto"/>
            <w:left w:val="none" w:sz="0" w:space="0" w:color="auto"/>
            <w:bottom w:val="none" w:sz="0" w:space="0" w:color="auto"/>
            <w:right w:val="none" w:sz="0" w:space="0" w:color="auto"/>
          </w:divBdr>
        </w:div>
      </w:divsChild>
    </w:div>
    <w:div w:id="465440179">
      <w:bodyDiv w:val="1"/>
      <w:marLeft w:val="0"/>
      <w:marRight w:val="0"/>
      <w:marTop w:val="0"/>
      <w:marBottom w:val="0"/>
      <w:divBdr>
        <w:top w:val="none" w:sz="0" w:space="0" w:color="auto"/>
        <w:left w:val="none" w:sz="0" w:space="0" w:color="auto"/>
        <w:bottom w:val="none" w:sz="0" w:space="0" w:color="auto"/>
        <w:right w:val="none" w:sz="0" w:space="0" w:color="auto"/>
      </w:divBdr>
    </w:div>
    <w:div w:id="466823126">
      <w:bodyDiv w:val="1"/>
      <w:marLeft w:val="0"/>
      <w:marRight w:val="0"/>
      <w:marTop w:val="0"/>
      <w:marBottom w:val="0"/>
      <w:divBdr>
        <w:top w:val="none" w:sz="0" w:space="0" w:color="auto"/>
        <w:left w:val="none" w:sz="0" w:space="0" w:color="auto"/>
        <w:bottom w:val="none" w:sz="0" w:space="0" w:color="auto"/>
        <w:right w:val="none" w:sz="0" w:space="0" w:color="auto"/>
      </w:divBdr>
    </w:div>
    <w:div w:id="467550049">
      <w:bodyDiv w:val="1"/>
      <w:marLeft w:val="0"/>
      <w:marRight w:val="0"/>
      <w:marTop w:val="0"/>
      <w:marBottom w:val="0"/>
      <w:divBdr>
        <w:top w:val="none" w:sz="0" w:space="0" w:color="auto"/>
        <w:left w:val="none" w:sz="0" w:space="0" w:color="auto"/>
        <w:bottom w:val="none" w:sz="0" w:space="0" w:color="auto"/>
        <w:right w:val="none" w:sz="0" w:space="0" w:color="auto"/>
      </w:divBdr>
    </w:div>
    <w:div w:id="471750416">
      <w:bodyDiv w:val="1"/>
      <w:marLeft w:val="0"/>
      <w:marRight w:val="0"/>
      <w:marTop w:val="0"/>
      <w:marBottom w:val="0"/>
      <w:divBdr>
        <w:top w:val="none" w:sz="0" w:space="0" w:color="auto"/>
        <w:left w:val="none" w:sz="0" w:space="0" w:color="auto"/>
        <w:bottom w:val="none" w:sz="0" w:space="0" w:color="auto"/>
        <w:right w:val="none" w:sz="0" w:space="0" w:color="auto"/>
      </w:divBdr>
    </w:div>
    <w:div w:id="473572370">
      <w:bodyDiv w:val="1"/>
      <w:marLeft w:val="0"/>
      <w:marRight w:val="0"/>
      <w:marTop w:val="0"/>
      <w:marBottom w:val="0"/>
      <w:divBdr>
        <w:top w:val="none" w:sz="0" w:space="0" w:color="auto"/>
        <w:left w:val="none" w:sz="0" w:space="0" w:color="auto"/>
        <w:bottom w:val="none" w:sz="0" w:space="0" w:color="auto"/>
        <w:right w:val="none" w:sz="0" w:space="0" w:color="auto"/>
      </w:divBdr>
    </w:div>
    <w:div w:id="476411293">
      <w:bodyDiv w:val="1"/>
      <w:marLeft w:val="0"/>
      <w:marRight w:val="0"/>
      <w:marTop w:val="0"/>
      <w:marBottom w:val="0"/>
      <w:divBdr>
        <w:top w:val="none" w:sz="0" w:space="0" w:color="auto"/>
        <w:left w:val="none" w:sz="0" w:space="0" w:color="auto"/>
        <w:bottom w:val="none" w:sz="0" w:space="0" w:color="auto"/>
        <w:right w:val="none" w:sz="0" w:space="0" w:color="auto"/>
      </w:divBdr>
      <w:divsChild>
        <w:div w:id="18743648">
          <w:marLeft w:val="480"/>
          <w:marRight w:val="0"/>
          <w:marTop w:val="0"/>
          <w:marBottom w:val="0"/>
          <w:divBdr>
            <w:top w:val="none" w:sz="0" w:space="0" w:color="auto"/>
            <w:left w:val="none" w:sz="0" w:space="0" w:color="auto"/>
            <w:bottom w:val="none" w:sz="0" w:space="0" w:color="auto"/>
            <w:right w:val="none" w:sz="0" w:space="0" w:color="auto"/>
          </w:divBdr>
        </w:div>
        <w:div w:id="30611610">
          <w:marLeft w:val="480"/>
          <w:marRight w:val="0"/>
          <w:marTop w:val="0"/>
          <w:marBottom w:val="0"/>
          <w:divBdr>
            <w:top w:val="none" w:sz="0" w:space="0" w:color="auto"/>
            <w:left w:val="none" w:sz="0" w:space="0" w:color="auto"/>
            <w:bottom w:val="none" w:sz="0" w:space="0" w:color="auto"/>
            <w:right w:val="none" w:sz="0" w:space="0" w:color="auto"/>
          </w:divBdr>
        </w:div>
        <w:div w:id="75709761">
          <w:marLeft w:val="480"/>
          <w:marRight w:val="0"/>
          <w:marTop w:val="0"/>
          <w:marBottom w:val="0"/>
          <w:divBdr>
            <w:top w:val="none" w:sz="0" w:space="0" w:color="auto"/>
            <w:left w:val="none" w:sz="0" w:space="0" w:color="auto"/>
            <w:bottom w:val="none" w:sz="0" w:space="0" w:color="auto"/>
            <w:right w:val="none" w:sz="0" w:space="0" w:color="auto"/>
          </w:divBdr>
        </w:div>
        <w:div w:id="150564151">
          <w:marLeft w:val="480"/>
          <w:marRight w:val="0"/>
          <w:marTop w:val="0"/>
          <w:marBottom w:val="0"/>
          <w:divBdr>
            <w:top w:val="none" w:sz="0" w:space="0" w:color="auto"/>
            <w:left w:val="none" w:sz="0" w:space="0" w:color="auto"/>
            <w:bottom w:val="none" w:sz="0" w:space="0" w:color="auto"/>
            <w:right w:val="none" w:sz="0" w:space="0" w:color="auto"/>
          </w:divBdr>
        </w:div>
        <w:div w:id="396899255">
          <w:marLeft w:val="480"/>
          <w:marRight w:val="0"/>
          <w:marTop w:val="0"/>
          <w:marBottom w:val="0"/>
          <w:divBdr>
            <w:top w:val="none" w:sz="0" w:space="0" w:color="auto"/>
            <w:left w:val="none" w:sz="0" w:space="0" w:color="auto"/>
            <w:bottom w:val="none" w:sz="0" w:space="0" w:color="auto"/>
            <w:right w:val="none" w:sz="0" w:space="0" w:color="auto"/>
          </w:divBdr>
        </w:div>
        <w:div w:id="558593198">
          <w:marLeft w:val="480"/>
          <w:marRight w:val="0"/>
          <w:marTop w:val="0"/>
          <w:marBottom w:val="0"/>
          <w:divBdr>
            <w:top w:val="none" w:sz="0" w:space="0" w:color="auto"/>
            <w:left w:val="none" w:sz="0" w:space="0" w:color="auto"/>
            <w:bottom w:val="none" w:sz="0" w:space="0" w:color="auto"/>
            <w:right w:val="none" w:sz="0" w:space="0" w:color="auto"/>
          </w:divBdr>
        </w:div>
        <w:div w:id="971446674">
          <w:marLeft w:val="480"/>
          <w:marRight w:val="0"/>
          <w:marTop w:val="0"/>
          <w:marBottom w:val="0"/>
          <w:divBdr>
            <w:top w:val="none" w:sz="0" w:space="0" w:color="auto"/>
            <w:left w:val="none" w:sz="0" w:space="0" w:color="auto"/>
            <w:bottom w:val="none" w:sz="0" w:space="0" w:color="auto"/>
            <w:right w:val="none" w:sz="0" w:space="0" w:color="auto"/>
          </w:divBdr>
        </w:div>
        <w:div w:id="1125080954">
          <w:marLeft w:val="480"/>
          <w:marRight w:val="0"/>
          <w:marTop w:val="0"/>
          <w:marBottom w:val="0"/>
          <w:divBdr>
            <w:top w:val="none" w:sz="0" w:space="0" w:color="auto"/>
            <w:left w:val="none" w:sz="0" w:space="0" w:color="auto"/>
            <w:bottom w:val="none" w:sz="0" w:space="0" w:color="auto"/>
            <w:right w:val="none" w:sz="0" w:space="0" w:color="auto"/>
          </w:divBdr>
        </w:div>
        <w:div w:id="1305812610">
          <w:marLeft w:val="480"/>
          <w:marRight w:val="0"/>
          <w:marTop w:val="0"/>
          <w:marBottom w:val="0"/>
          <w:divBdr>
            <w:top w:val="none" w:sz="0" w:space="0" w:color="auto"/>
            <w:left w:val="none" w:sz="0" w:space="0" w:color="auto"/>
            <w:bottom w:val="none" w:sz="0" w:space="0" w:color="auto"/>
            <w:right w:val="none" w:sz="0" w:space="0" w:color="auto"/>
          </w:divBdr>
        </w:div>
        <w:div w:id="1396930899">
          <w:marLeft w:val="480"/>
          <w:marRight w:val="0"/>
          <w:marTop w:val="0"/>
          <w:marBottom w:val="0"/>
          <w:divBdr>
            <w:top w:val="none" w:sz="0" w:space="0" w:color="auto"/>
            <w:left w:val="none" w:sz="0" w:space="0" w:color="auto"/>
            <w:bottom w:val="none" w:sz="0" w:space="0" w:color="auto"/>
            <w:right w:val="none" w:sz="0" w:space="0" w:color="auto"/>
          </w:divBdr>
        </w:div>
        <w:div w:id="1399010862">
          <w:marLeft w:val="480"/>
          <w:marRight w:val="0"/>
          <w:marTop w:val="0"/>
          <w:marBottom w:val="0"/>
          <w:divBdr>
            <w:top w:val="none" w:sz="0" w:space="0" w:color="auto"/>
            <w:left w:val="none" w:sz="0" w:space="0" w:color="auto"/>
            <w:bottom w:val="none" w:sz="0" w:space="0" w:color="auto"/>
            <w:right w:val="none" w:sz="0" w:space="0" w:color="auto"/>
          </w:divBdr>
        </w:div>
        <w:div w:id="1437677747">
          <w:marLeft w:val="480"/>
          <w:marRight w:val="0"/>
          <w:marTop w:val="0"/>
          <w:marBottom w:val="0"/>
          <w:divBdr>
            <w:top w:val="none" w:sz="0" w:space="0" w:color="auto"/>
            <w:left w:val="none" w:sz="0" w:space="0" w:color="auto"/>
            <w:bottom w:val="none" w:sz="0" w:space="0" w:color="auto"/>
            <w:right w:val="none" w:sz="0" w:space="0" w:color="auto"/>
          </w:divBdr>
        </w:div>
        <w:div w:id="1693216540">
          <w:marLeft w:val="480"/>
          <w:marRight w:val="0"/>
          <w:marTop w:val="0"/>
          <w:marBottom w:val="0"/>
          <w:divBdr>
            <w:top w:val="none" w:sz="0" w:space="0" w:color="auto"/>
            <w:left w:val="none" w:sz="0" w:space="0" w:color="auto"/>
            <w:bottom w:val="none" w:sz="0" w:space="0" w:color="auto"/>
            <w:right w:val="none" w:sz="0" w:space="0" w:color="auto"/>
          </w:divBdr>
        </w:div>
        <w:div w:id="1779057025">
          <w:marLeft w:val="480"/>
          <w:marRight w:val="0"/>
          <w:marTop w:val="0"/>
          <w:marBottom w:val="0"/>
          <w:divBdr>
            <w:top w:val="none" w:sz="0" w:space="0" w:color="auto"/>
            <w:left w:val="none" w:sz="0" w:space="0" w:color="auto"/>
            <w:bottom w:val="none" w:sz="0" w:space="0" w:color="auto"/>
            <w:right w:val="none" w:sz="0" w:space="0" w:color="auto"/>
          </w:divBdr>
        </w:div>
        <w:div w:id="1828786587">
          <w:marLeft w:val="480"/>
          <w:marRight w:val="0"/>
          <w:marTop w:val="0"/>
          <w:marBottom w:val="0"/>
          <w:divBdr>
            <w:top w:val="none" w:sz="0" w:space="0" w:color="auto"/>
            <w:left w:val="none" w:sz="0" w:space="0" w:color="auto"/>
            <w:bottom w:val="none" w:sz="0" w:space="0" w:color="auto"/>
            <w:right w:val="none" w:sz="0" w:space="0" w:color="auto"/>
          </w:divBdr>
        </w:div>
        <w:div w:id="1871066866">
          <w:marLeft w:val="480"/>
          <w:marRight w:val="0"/>
          <w:marTop w:val="0"/>
          <w:marBottom w:val="0"/>
          <w:divBdr>
            <w:top w:val="none" w:sz="0" w:space="0" w:color="auto"/>
            <w:left w:val="none" w:sz="0" w:space="0" w:color="auto"/>
            <w:bottom w:val="none" w:sz="0" w:space="0" w:color="auto"/>
            <w:right w:val="none" w:sz="0" w:space="0" w:color="auto"/>
          </w:divBdr>
        </w:div>
        <w:div w:id="2047564926">
          <w:marLeft w:val="480"/>
          <w:marRight w:val="0"/>
          <w:marTop w:val="0"/>
          <w:marBottom w:val="0"/>
          <w:divBdr>
            <w:top w:val="none" w:sz="0" w:space="0" w:color="auto"/>
            <w:left w:val="none" w:sz="0" w:space="0" w:color="auto"/>
            <w:bottom w:val="none" w:sz="0" w:space="0" w:color="auto"/>
            <w:right w:val="none" w:sz="0" w:space="0" w:color="auto"/>
          </w:divBdr>
        </w:div>
        <w:div w:id="2142993705">
          <w:marLeft w:val="480"/>
          <w:marRight w:val="0"/>
          <w:marTop w:val="0"/>
          <w:marBottom w:val="0"/>
          <w:divBdr>
            <w:top w:val="none" w:sz="0" w:space="0" w:color="auto"/>
            <w:left w:val="none" w:sz="0" w:space="0" w:color="auto"/>
            <w:bottom w:val="none" w:sz="0" w:space="0" w:color="auto"/>
            <w:right w:val="none" w:sz="0" w:space="0" w:color="auto"/>
          </w:divBdr>
        </w:div>
      </w:divsChild>
    </w:div>
    <w:div w:id="479463998">
      <w:bodyDiv w:val="1"/>
      <w:marLeft w:val="0"/>
      <w:marRight w:val="0"/>
      <w:marTop w:val="0"/>
      <w:marBottom w:val="0"/>
      <w:divBdr>
        <w:top w:val="none" w:sz="0" w:space="0" w:color="auto"/>
        <w:left w:val="none" w:sz="0" w:space="0" w:color="auto"/>
        <w:bottom w:val="none" w:sz="0" w:space="0" w:color="auto"/>
        <w:right w:val="none" w:sz="0" w:space="0" w:color="auto"/>
      </w:divBdr>
    </w:div>
    <w:div w:id="481387480">
      <w:bodyDiv w:val="1"/>
      <w:marLeft w:val="0"/>
      <w:marRight w:val="0"/>
      <w:marTop w:val="0"/>
      <w:marBottom w:val="0"/>
      <w:divBdr>
        <w:top w:val="none" w:sz="0" w:space="0" w:color="auto"/>
        <w:left w:val="none" w:sz="0" w:space="0" w:color="auto"/>
        <w:bottom w:val="none" w:sz="0" w:space="0" w:color="auto"/>
        <w:right w:val="none" w:sz="0" w:space="0" w:color="auto"/>
      </w:divBdr>
    </w:div>
    <w:div w:id="485978919">
      <w:bodyDiv w:val="1"/>
      <w:marLeft w:val="0"/>
      <w:marRight w:val="0"/>
      <w:marTop w:val="0"/>
      <w:marBottom w:val="0"/>
      <w:divBdr>
        <w:top w:val="none" w:sz="0" w:space="0" w:color="auto"/>
        <w:left w:val="none" w:sz="0" w:space="0" w:color="auto"/>
        <w:bottom w:val="none" w:sz="0" w:space="0" w:color="auto"/>
        <w:right w:val="none" w:sz="0" w:space="0" w:color="auto"/>
      </w:divBdr>
    </w:div>
    <w:div w:id="489560210">
      <w:bodyDiv w:val="1"/>
      <w:marLeft w:val="0"/>
      <w:marRight w:val="0"/>
      <w:marTop w:val="0"/>
      <w:marBottom w:val="0"/>
      <w:divBdr>
        <w:top w:val="none" w:sz="0" w:space="0" w:color="auto"/>
        <w:left w:val="none" w:sz="0" w:space="0" w:color="auto"/>
        <w:bottom w:val="none" w:sz="0" w:space="0" w:color="auto"/>
        <w:right w:val="none" w:sz="0" w:space="0" w:color="auto"/>
      </w:divBdr>
    </w:div>
    <w:div w:id="491531286">
      <w:bodyDiv w:val="1"/>
      <w:marLeft w:val="0"/>
      <w:marRight w:val="0"/>
      <w:marTop w:val="0"/>
      <w:marBottom w:val="0"/>
      <w:divBdr>
        <w:top w:val="none" w:sz="0" w:space="0" w:color="auto"/>
        <w:left w:val="none" w:sz="0" w:space="0" w:color="auto"/>
        <w:bottom w:val="none" w:sz="0" w:space="0" w:color="auto"/>
        <w:right w:val="none" w:sz="0" w:space="0" w:color="auto"/>
      </w:divBdr>
      <w:divsChild>
        <w:div w:id="2245451">
          <w:marLeft w:val="480"/>
          <w:marRight w:val="0"/>
          <w:marTop w:val="0"/>
          <w:marBottom w:val="0"/>
          <w:divBdr>
            <w:top w:val="none" w:sz="0" w:space="0" w:color="auto"/>
            <w:left w:val="none" w:sz="0" w:space="0" w:color="auto"/>
            <w:bottom w:val="none" w:sz="0" w:space="0" w:color="auto"/>
            <w:right w:val="none" w:sz="0" w:space="0" w:color="auto"/>
          </w:divBdr>
        </w:div>
        <w:div w:id="132647293">
          <w:marLeft w:val="480"/>
          <w:marRight w:val="0"/>
          <w:marTop w:val="0"/>
          <w:marBottom w:val="0"/>
          <w:divBdr>
            <w:top w:val="none" w:sz="0" w:space="0" w:color="auto"/>
            <w:left w:val="none" w:sz="0" w:space="0" w:color="auto"/>
            <w:bottom w:val="none" w:sz="0" w:space="0" w:color="auto"/>
            <w:right w:val="none" w:sz="0" w:space="0" w:color="auto"/>
          </w:divBdr>
        </w:div>
        <w:div w:id="163209764">
          <w:marLeft w:val="480"/>
          <w:marRight w:val="0"/>
          <w:marTop w:val="0"/>
          <w:marBottom w:val="0"/>
          <w:divBdr>
            <w:top w:val="none" w:sz="0" w:space="0" w:color="auto"/>
            <w:left w:val="none" w:sz="0" w:space="0" w:color="auto"/>
            <w:bottom w:val="none" w:sz="0" w:space="0" w:color="auto"/>
            <w:right w:val="none" w:sz="0" w:space="0" w:color="auto"/>
          </w:divBdr>
        </w:div>
        <w:div w:id="177161736">
          <w:marLeft w:val="480"/>
          <w:marRight w:val="0"/>
          <w:marTop w:val="0"/>
          <w:marBottom w:val="0"/>
          <w:divBdr>
            <w:top w:val="none" w:sz="0" w:space="0" w:color="auto"/>
            <w:left w:val="none" w:sz="0" w:space="0" w:color="auto"/>
            <w:bottom w:val="none" w:sz="0" w:space="0" w:color="auto"/>
            <w:right w:val="none" w:sz="0" w:space="0" w:color="auto"/>
          </w:divBdr>
        </w:div>
        <w:div w:id="180097418">
          <w:marLeft w:val="480"/>
          <w:marRight w:val="0"/>
          <w:marTop w:val="0"/>
          <w:marBottom w:val="0"/>
          <w:divBdr>
            <w:top w:val="none" w:sz="0" w:space="0" w:color="auto"/>
            <w:left w:val="none" w:sz="0" w:space="0" w:color="auto"/>
            <w:bottom w:val="none" w:sz="0" w:space="0" w:color="auto"/>
            <w:right w:val="none" w:sz="0" w:space="0" w:color="auto"/>
          </w:divBdr>
        </w:div>
        <w:div w:id="244338881">
          <w:marLeft w:val="480"/>
          <w:marRight w:val="0"/>
          <w:marTop w:val="0"/>
          <w:marBottom w:val="0"/>
          <w:divBdr>
            <w:top w:val="none" w:sz="0" w:space="0" w:color="auto"/>
            <w:left w:val="none" w:sz="0" w:space="0" w:color="auto"/>
            <w:bottom w:val="none" w:sz="0" w:space="0" w:color="auto"/>
            <w:right w:val="none" w:sz="0" w:space="0" w:color="auto"/>
          </w:divBdr>
        </w:div>
        <w:div w:id="318847554">
          <w:marLeft w:val="480"/>
          <w:marRight w:val="0"/>
          <w:marTop w:val="0"/>
          <w:marBottom w:val="0"/>
          <w:divBdr>
            <w:top w:val="none" w:sz="0" w:space="0" w:color="auto"/>
            <w:left w:val="none" w:sz="0" w:space="0" w:color="auto"/>
            <w:bottom w:val="none" w:sz="0" w:space="0" w:color="auto"/>
            <w:right w:val="none" w:sz="0" w:space="0" w:color="auto"/>
          </w:divBdr>
        </w:div>
        <w:div w:id="357202159">
          <w:marLeft w:val="480"/>
          <w:marRight w:val="0"/>
          <w:marTop w:val="0"/>
          <w:marBottom w:val="0"/>
          <w:divBdr>
            <w:top w:val="none" w:sz="0" w:space="0" w:color="auto"/>
            <w:left w:val="none" w:sz="0" w:space="0" w:color="auto"/>
            <w:bottom w:val="none" w:sz="0" w:space="0" w:color="auto"/>
            <w:right w:val="none" w:sz="0" w:space="0" w:color="auto"/>
          </w:divBdr>
        </w:div>
        <w:div w:id="360396567">
          <w:marLeft w:val="480"/>
          <w:marRight w:val="0"/>
          <w:marTop w:val="0"/>
          <w:marBottom w:val="0"/>
          <w:divBdr>
            <w:top w:val="none" w:sz="0" w:space="0" w:color="auto"/>
            <w:left w:val="none" w:sz="0" w:space="0" w:color="auto"/>
            <w:bottom w:val="none" w:sz="0" w:space="0" w:color="auto"/>
            <w:right w:val="none" w:sz="0" w:space="0" w:color="auto"/>
          </w:divBdr>
        </w:div>
        <w:div w:id="424501881">
          <w:marLeft w:val="480"/>
          <w:marRight w:val="0"/>
          <w:marTop w:val="0"/>
          <w:marBottom w:val="0"/>
          <w:divBdr>
            <w:top w:val="none" w:sz="0" w:space="0" w:color="auto"/>
            <w:left w:val="none" w:sz="0" w:space="0" w:color="auto"/>
            <w:bottom w:val="none" w:sz="0" w:space="0" w:color="auto"/>
            <w:right w:val="none" w:sz="0" w:space="0" w:color="auto"/>
          </w:divBdr>
        </w:div>
        <w:div w:id="587425142">
          <w:marLeft w:val="480"/>
          <w:marRight w:val="0"/>
          <w:marTop w:val="0"/>
          <w:marBottom w:val="0"/>
          <w:divBdr>
            <w:top w:val="none" w:sz="0" w:space="0" w:color="auto"/>
            <w:left w:val="none" w:sz="0" w:space="0" w:color="auto"/>
            <w:bottom w:val="none" w:sz="0" w:space="0" w:color="auto"/>
            <w:right w:val="none" w:sz="0" w:space="0" w:color="auto"/>
          </w:divBdr>
        </w:div>
        <w:div w:id="619605618">
          <w:marLeft w:val="480"/>
          <w:marRight w:val="0"/>
          <w:marTop w:val="0"/>
          <w:marBottom w:val="0"/>
          <w:divBdr>
            <w:top w:val="none" w:sz="0" w:space="0" w:color="auto"/>
            <w:left w:val="none" w:sz="0" w:space="0" w:color="auto"/>
            <w:bottom w:val="none" w:sz="0" w:space="0" w:color="auto"/>
            <w:right w:val="none" w:sz="0" w:space="0" w:color="auto"/>
          </w:divBdr>
        </w:div>
        <w:div w:id="650863724">
          <w:marLeft w:val="480"/>
          <w:marRight w:val="0"/>
          <w:marTop w:val="0"/>
          <w:marBottom w:val="0"/>
          <w:divBdr>
            <w:top w:val="none" w:sz="0" w:space="0" w:color="auto"/>
            <w:left w:val="none" w:sz="0" w:space="0" w:color="auto"/>
            <w:bottom w:val="none" w:sz="0" w:space="0" w:color="auto"/>
            <w:right w:val="none" w:sz="0" w:space="0" w:color="auto"/>
          </w:divBdr>
        </w:div>
        <w:div w:id="655765910">
          <w:marLeft w:val="480"/>
          <w:marRight w:val="0"/>
          <w:marTop w:val="0"/>
          <w:marBottom w:val="0"/>
          <w:divBdr>
            <w:top w:val="none" w:sz="0" w:space="0" w:color="auto"/>
            <w:left w:val="none" w:sz="0" w:space="0" w:color="auto"/>
            <w:bottom w:val="none" w:sz="0" w:space="0" w:color="auto"/>
            <w:right w:val="none" w:sz="0" w:space="0" w:color="auto"/>
          </w:divBdr>
        </w:div>
        <w:div w:id="718869601">
          <w:marLeft w:val="480"/>
          <w:marRight w:val="0"/>
          <w:marTop w:val="0"/>
          <w:marBottom w:val="0"/>
          <w:divBdr>
            <w:top w:val="none" w:sz="0" w:space="0" w:color="auto"/>
            <w:left w:val="none" w:sz="0" w:space="0" w:color="auto"/>
            <w:bottom w:val="none" w:sz="0" w:space="0" w:color="auto"/>
            <w:right w:val="none" w:sz="0" w:space="0" w:color="auto"/>
          </w:divBdr>
        </w:div>
        <w:div w:id="767193184">
          <w:marLeft w:val="480"/>
          <w:marRight w:val="0"/>
          <w:marTop w:val="0"/>
          <w:marBottom w:val="0"/>
          <w:divBdr>
            <w:top w:val="none" w:sz="0" w:space="0" w:color="auto"/>
            <w:left w:val="none" w:sz="0" w:space="0" w:color="auto"/>
            <w:bottom w:val="none" w:sz="0" w:space="0" w:color="auto"/>
            <w:right w:val="none" w:sz="0" w:space="0" w:color="auto"/>
          </w:divBdr>
        </w:div>
        <w:div w:id="823857681">
          <w:marLeft w:val="480"/>
          <w:marRight w:val="0"/>
          <w:marTop w:val="0"/>
          <w:marBottom w:val="0"/>
          <w:divBdr>
            <w:top w:val="none" w:sz="0" w:space="0" w:color="auto"/>
            <w:left w:val="none" w:sz="0" w:space="0" w:color="auto"/>
            <w:bottom w:val="none" w:sz="0" w:space="0" w:color="auto"/>
            <w:right w:val="none" w:sz="0" w:space="0" w:color="auto"/>
          </w:divBdr>
        </w:div>
        <w:div w:id="841312164">
          <w:marLeft w:val="480"/>
          <w:marRight w:val="0"/>
          <w:marTop w:val="0"/>
          <w:marBottom w:val="0"/>
          <w:divBdr>
            <w:top w:val="none" w:sz="0" w:space="0" w:color="auto"/>
            <w:left w:val="none" w:sz="0" w:space="0" w:color="auto"/>
            <w:bottom w:val="none" w:sz="0" w:space="0" w:color="auto"/>
            <w:right w:val="none" w:sz="0" w:space="0" w:color="auto"/>
          </w:divBdr>
        </w:div>
        <w:div w:id="987710907">
          <w:marLeft w:val="480"/>
          <w:marRight w:val="0"/>
          <w:marTop w:val="0"/>
          <w:marBottom w:val="0"/>
          <w:divBdr>
            <w:top w:val="none" w:sz="0" w:space="0" w:color="auto"/>
            <w:left w:val="none" w:sz="0" w:space="0" w:color="auto"/>
            <w:bottom w:val="none" w:sz="0" w:space="0" w:color="auto"/>
            <w:right w:val="none" w:sz="0" w:space="0" w:color="auto"/>
          </w:divBdr>
        </w:div>
        <w:div w:id="1021124200">
          <w:marLeft w:val="480"/>
          <w:marRight w:val="0"/>
          <w:marTop w:val="0"/>
          <w:marBottom w:val="0"/>
          <w:divBdr>
            <w:top w:val="none" w:sz="0" w:space="0" w:color="auto"/>
            <w:left w:val="none" w:sz="0" w:space="0" w:color="auto"/>
            <w:bottom w:val="none" w:sz="0" w:space="0" w:color="auto"/>
            <w:right w:val="none" w:sz="0" w:space="0" w:color="auto"/>
          </w:divBdr>
        </w:div>
        <w:div w:id="1146819230">
          <w:marLeft w:val="480"/>
          <w:marRight w:val="0"/>
          <w:marTop w:val="0"/>
          <w:marBottom w:val="0"/>
          <w:divBdr>
            <w:top w:val="none" w:sz="0" w:space="0" w:color="auto"/>
            <w:left w:val="none" w:sz="0" w:space="0" w:color="auto"/>
            <w:bottom w:val="none" w:sz="0" w:space="0" w:color="auto"/>
            <w:right w:val="none" w:sz="0" w:space="0" w:color="auto"/>
          </w:divBdr>
        </w:div>
        <w:div w:id="1186674678">
          <w:marLeft w:val="480"/>
          <w:marRight w:val="0"/>
          <w:marTop w:val="0"/>
          <w:marBottom w:val="0"/>
          <w:divBdr>
            <w:top w:val="none" w:sz="0" w:space="0" w:color="auto"/>
            <w:left w:val="none" w:sz="0" w:space="0" w:color="auto"/>
            <w:bottom w:val="none" w:sz="0" w:space="0" w:color="auto"/>
            <w:right w:val="none" w:sz="0" w:space="0" w:color="auto"/>
          </w:divBdr>
        </w:div>
        <w:div w:id="1194611811">
          <w:marLeft w:val="480"/>
          <w:marRight w:val="0"/>
          <w:marTop w:val="0"/>
          <w:marBottom w:val="0"/>
          <w:divBdr>
            <w:top w:val="none" w:sz="0" w:space="0" w:color="auto"/>
            <w:left w:val="none" w:sz="0" w:space="0" w:color="auto"/>
            <w:bottom w:val="none" w:sz="0" w:space="0" w:color="auto"/>
            <w:right w:val="none" w:sz="0" w:space="0" w:color="auto"/>
          </w:divBdr>
        </w:div>
        <w:div w:id="1244223316">
          <w:marLeft w:val="480"/>
          <w:marRight w:val="0"/>
          <w:marTop w:val="0"/>
          <w:marBottom w:val="0"/>
          <w:divBdr>
            <w:top w:val="none" w:sz="0" w:space="0" w:color="auto"/>
            <w:left w:val="none" w:sz="0" w:space="0" w:color="auto"/>
            <w:bottom w:val="none" w:sz="0" w:space="0" w:color="auto"/>
            <w:right w:val="none" w:sz="0" w:space="0" w:color="auto"/>
          </w:divBdr>
        </w:div>
        <w:div w:id="1373261149">
          <w:marLeft w:val="480"/>
          <w:marRight w:val="0"/>
          <w:marTop w:val="0"/>
          <w:marBottom w:val="0"/>
          <w:divBdr>
            <w:top w:val="none" w:sz="0" w:space="0" w:color="auto"/>
            <w:left w:val="none" w:sz="0" w:space="0" w:color="auto"/>
            <w:bottom w:val="none" w:sz="0" w:space="0" w:color="auto"/>
            <w:right w:val="none" w:sz="0" w:space="0" w:color="auto"/>
          </w:divBdr>
        </w:div>
        <w:div w:id="1394964671">
          <w:marLeft w:val="480"/>
          <w:marRight w:val="0"/>
          <w:marTop w:val="0"/>
          <w:marBottom w:val="0"/>
          <w:divBdr>
            <w:top w:val="none" w:sz="0" w:space="0" w:color="auto"/>
            <w:left w:val="none" w:sz="0" w:space="0" w:color="auto"/>
            <w:bottom w:val="none" w:sz="0" w:space="0" w:color="auto"/>
            <w:right w:val="none" w:sz="0" w:space="0" w:color="auto"/>
          </w:divBdr>
        </w:div>
        <w:div w:id="1417364628">
          <w:marLeft w:val="480"/>
          <w:marRight w:val="0"/>
          <w:marTop w:val="0"/>
          <w:marBottom w:val="0"/>
          <w:divBdr>
            <w:top w:val="none" w:sz="0" w:space="0" w:color="auto"/>
            <w:left w:val="none" w:sz="0" w:space="0" w:color="auto"/>
            <w:bottom w:val="none" w:sz="0" w:space="0" w:color="auto"/>
            <w:right w:val="none" w:sz="0" w:space="0" w:color="auto"/>
          </w:divBdr>
        </w:div>
        <w:div w:id="1457717938">
          <w:marLeft w:val="480"/>
          <w:marRight w:val="0"/>
          <w:marTop w:val="0"/>
          <w:marBottom w:val="0"/>
          <w:divBdr>
            <w:top w:val="none" w:sz="0" w:space="0" w:color="auto"/>
            <w:left w:val="none" w:sz="0" w:space="0" w:color="auto"/>
            <w:bottom w:val="none" w:sz="0" w:space="0" w:color="auto"/>
            <w:right w:val="none" w:sz="0" w:space="0" w:color="auto"/>
          </w:divBdr>
        </w:div>
        <w:div w:id="1530874157">
          <w:marLeft w:val="480"/>
          <w:marRight w:val="0"/>
          <w:marTop w:val="0"/>
          <w:marBottom w:val="0"/>
          <w:divBdr>
            <w:top w:val="none" w:sz="0" w:space="0" w:color="auto"/>
            <w:left w:val="none" w:sz="0" w:space="0" w:color="auto"/>
            <w:bottom w:val="none" w:sz="0" w:space="0" w:color="auto"/>
            <w:right w:val="none" w:sz="0" w:space="0" w:color="auto"/>
          </w:divBdr>
        </w:div>
        <w:div w:id="1574464077">
          <w:marLeft w:val="480"/>
          <w:marRight w:val="0"/>
          <w:marTop w:val="0"/>
          <w:marBottom w:val="0"/>
          <w:divBdr>
            <w:top w:val="none" w:sz="0" w:space="0" w:color="auto"/>
            <w:left w:val="none" w:sz="0" w:space="0" w:color="auto"/>
            <w:bottom w:val="none" w:sz="0" w:space="0" w:color="auto"/>
            <w:right w:val="none" w:sz="0" w:space="0" w:color="auto"/>
          </w:divBdr>
        </w:div>
        <w:div w:id="1595088063">
          <w:marLeft w:val="480"/>
          <w:marRight w:val="0"/>
          <w:marTop w:val="0"/>
          <w:marBottom w:val="0"/>
          <w:divBdr>
            <w:top w:val="none" w:sz="0" w:space="0" w:color="auto"/>
            <w:left w:val="none" w:sz="0" w:space="0" w:color="auto"/>
            <w:bottom w:val="none" w:sz="0" w:space="0" w:color="auto"/>
            <w:right w:val="none" w:sz="0" w:space="0" w:color="auto"/>
          </w:divBdr>
        </w:div>
        <w:div w:id="1695376225">
          <w:marLeft w:val="480"/>
          <w:marRight w:val="0"/>
          <w:marTop w:val="0"/>
          <w:marBottom w:val="0"/>
          <w:divBdr>
            <w:top w:val="none" w:sz="0" w:space="0" w:color="auto"/>
            <w:left w:val="none" w:sz="0" w:space="0" w:color="auto"/>
            <w:bottom w:val="none" w:sz="0" w:space="0" w:color="auto"/>
            <w:right w:val="none" w:sz="0" w:space="0" w:color="auto"/>
          </w:divBdr>
        </w:div>
        <w:div w:id="1700277782">
          <w:marLeft w:val="480"/>
          <w:marRight w:val="0"/>
          <w:marTop w:val="0"/>
          <w:marBottom w:val="0"/>
          <w:divBdr>
            <w:top w:val="none" w:sz="0" w:space="0" w:color="auto"/>
            <w:left w:val="none" w:sz="0" w:space="0" w:color="auto"/>
            <w:bottom w:val="none" w:sz="0" w:space="0" w:color="auto"/>
            <w:right w:val="none" w:sz="0" w:space="0" w:color="auto"/>
          </w:divBdr>
        </w:div>
        <w:div w:id="1726681460">
          <w:marLeft w:val="480"/>
          <w:marRight w:val="0"/>
          <w:marTop w:val="0"/>
          <w:marBottom w:val="0"/>
          <w:divBdr>
            <w:top w:val="none" w:sz="0" w:space="0" w:color="auto"/>
            <w:left w:val="none" w:sz="0" w:space="0" w:color="auto"/>
            <w:bottom w:val="none" w:sz="0" w:space="0" w:color="auto"/>
            <w:right w:val="none" w:sz="0" w:space="0" w:color="auto"/>
          </w:divBdr>
        </w:div>
        <w:div w:id="1779370625">
          <w:marLeft w:val="480"/>
          <w:marRight w:val="0"/>
          <w:marTop w:val="0"/>
          <w:marBottom w:val="0"/>
          <w:divBdr>
            <w:top w:val="none" w:sz="0" w:space="0" w:color="auto"/>
            <w:left w:val="none" w:sz="0" w:space="0" w:color="auto"/>
            <w:bottom w:val="none" w:sz="0" w:space="0" w:color="auto"/>
            <w:right w:val="none" w:sz="0" w:space="0" w:color="auto"/>
          </w:divBdr>
        </w:div>
        <w:div w:id="1789622362">
          <w:marLeft w:val="480"/>
          <w:marRight w:val="0"/>
          <w:marTop w:val="0"/>
          <w:marBottom w:val="0"/>
          <w:divBdr>
            <w:top w:val="none" w:sz="0" w:space="0" w:color="auto"/>
            <w:left w:val="none" w:sz="0" w:space="0" w:color="auto"/>
            <w:bottom w:val="none" w:sz="0" w:space="0" w:color="auto"/>
            <w:right w:val="none" w:sz="0" w:space="0" w:color="auto"/>
          </w:divBdr>
        </w:div>
        <w:div w:id="1877808989">
          <w:marLeft w:val="480"/>
          <w:marRight w:val="0"/>
          <w:marTop w:val="0"/>
          <w:marBottom w:val="0"/>
          <w:divBdr>
            <w:top w:val="none" w:sz="0" w:space="0" w:color="auto"/>
            <w:left w:val="none" w:sz="0" w:space="0" w:color="auto"/>
            <w:bottom w:val="none" w:sz="0" w:space="0" w:color="auto"/>
            <w:right w:val="none" w:sz="0" w:space="0" w:color="auto"/>
          </w:divBdr>
        </w:div>
        <w:div w:id="2029017384">
          <w:marLeft w:val="480"/>
          <w:marRight w:val="0"/>
          <w:marTop w:val="0"/>
          <w:marBottom w:val="0"/>
          <w:divBdr>
            <w:top w:val="none" w:sz="0" w:space="0" w:color="auto"/>
            <w:left w:val="none" w:sz="0" w:space="0" w:color="auto"/>
            <w:bottom w:val="none" w:sz="0" w:space="0" w:color="auto"/>
            <w:right w:val="none" w:sz="0" w:space="0" w:color="auto"/>
          </w:divBdr>
        </w:div>
        <w:div w:id="2031834023">
          <w:marLeft w:val="480"/>
          <w:marRight w:val="0"/>
          <w:marTop w:val="0"/>
          <w:marBottom w:val="0"/>
          <w:divBdr>
            <w:top w:val="none" w:sz="0" w:space="0" w:color="auto"/>
            <w:left w:val="none" w:sz="0" w:space="0" w:color="auto"/>
            <w:bottom w:val="none" w:sz="0" w:space="0" w:color="auto"/>
            <w:right w:val="none" w:sz="0" w:space="0" w:color="auto"/>
          </w:divBdr>
        </w:div>
        <w:div w:id="2034067413">
          <w:marLeft w:val="480"/>
          <w:marRight w:val="0"/>
          <w:marTop w:val="0"/>
          <w:marBottom w:val="0"/>
          <w:divBdr>
            <w:top w:val="none" w:sz="0" w:space="0" w:color="auto"/>
            <w:left w:val="none" w:sz="0" w:space="0" w:color="auto"/>
            <w:bottom w:val="none" w:sz="0" w:space="0" w:color="auto"/>
            <w:right w:val="none" w:sz="0" w:space="0" w:color="auto"/>
          </w:divBdr>
        </w:div>
        <w:div w:id="2109886854">
          <w:marLeft w:val="480"/>
          <w:marRight w:val="0"/>
          <w:marTop w:val="0"/>
          <w:marBottom w:val="0"/>
          <w:divBdr>
            <w:top w:val="none" w:sz="0" w:space="0" w:color="auto"/>
            <w:left w:val="none" w:sz="0" w:space="0" w:color="auto"/>
            <w:bottom w:val="none" w:sz="0" w:space="0" w:color="auto"/>
            <w:right w:val="none" w:sz="0" w:space="0" w:color="auto"/>
          </w:divBdr>
        </w:div>
        <w:div w:id="2112554690">
          <w:marLeft w:val="480"/>
          <w:marRight w:val="0"/>
          <w:marTop w:val="0"/>
          <w:marBottom w:val="0"/>
          <w:divBdr>
            <w:top w:val="none" w:sz="0" w:space="0" w:color="auto"/>
            <w:left w:val="none" w:sz="0" w:space="0" w:color="auto"/>
            <w:bottom w:val="none" w:sz="0" w:space="0" w:color="auto"/>
            <w:right w:val="none" w:sz="0" w:space="0" w:color="auto"/>
          </w:divBdr>
        </w:div>
        <w:div w:id="2123257734">
          <w:marLeft w:val="480"/>
          <w:marRight w:val="0"/>
          <w:marTop w:val="0"/>
          <w:marBottom w:val="0"/>
          <w:divBdr>
            <w:top w:val="none" w:sz="0" w:space="0" w:color="auto"/>
            <w:left w:val="none" w:sz="0" w:space="0" w:color="auto"/>
            <w:bottom w:val="none" w:sz="0" w:space="0" w:color="auto"/>
            <w:right w:val="none" w:sz="0" w:space="0" w:color="auto"/>
          </w:divBdr>
        </w:div>
        <w:div w:id="2134207616">
          <w:marLeft w:val="480"/>
          <w:marRight w:val="0"/>
          <w:marTop w:val="0"/>
          <w:marBottom w:val="0"/>
          <w:divBdr>
            <w:top w:val="none" w:sz="0" w:space="0" w:color="auto"/>
            <w:left w:val="none" w:sz="0" w:space="0" w:color="auto"/>
            <w:bottom w:val="none" w:sz="0" w:space="0" w:color="auto"/>
            <w:right w:val="none" w:sz="0" w:space="0" w:color="auto"/>
          </w:divBdr>
        </w:div>
        <w:div w:id="2139642307">
          <w:marLeft w:val="480"/>
          <w:marRight w:val="0"/>
          <w:marTop w:val="0"/>
          <w:marBottom w:val="0"/>
          <w:divBdr>
            <w:top w:val="none" w:sz="0" w:space="0" w:color="auto"/>
            <w:left w:val="none" w:sz="0" w:space="0" w:color="auto"/>
            <w:bottom w:val="none" w:sz="0" w:space="0" w:color="auto"/>
            <w:right w:val="none" w:sz="0" w:space="0" w:color="auto"/>
          </w:divBdr>
        </w:div>
      </w:divsChild>
    </w:div>
    <w:div w:id="492259361">
      <w:bodyDiv w:val="1"/>
      <w:marLeft w:val="0"/>
      <w:marRight w:val="0"/>
      <w:marTop w:val="0"/>
      <w:marBottom w:val="0"/>
      <w:divBdr>
        <w:top w:val="none" w:sz="0" w:space="0" w:color="auto"/>
        <w:left w:val="none" w:sz="0" w:space="0" w:color="auto"/>
        <w:bottom w:val="none" w:sz="0" w:space="0" w:color="auto"/>
        <w:right w:val="none" w:sz="0" w:space="0" w:color="auto"/>
      </w:divBdr>
    </w:div>
    <w:div w:id="494342324">
      <w:bodyDiv w:val="1"/>
      <w:marLeft w:val="0"/>
      <w:marRight w:val="0"/>
      <w:marTop w:val="0"/>
      <w:marBottom w:val="0"/>
      <w:divBdr>
        <w:top w:val="none" w:sz="0" w:space="0" w:color="auto"/>
        <w:left w:val="none" w:sz="0" w:space="0" w:color="auto"/>
        <w:bottom w:val="none" w:sz="0" w:space="0" w:color="auto"/>
        <w:right w:val="none" w:sz="0" w:space="0" w:color="auto"/>
      </w:divBdr>
    </w:div>
    <w:div w:id="495345712">
      <w:bodyDiv w:val="1"/>
      <w:marLeft w:val="0"/>
      <w:marRight w:val="0"/>
      <w:marTop w:val="0"/>
      <w:marBottom w:val="0"/>
      <w:divBdr>
        <w:top w:val="none" w:sz="0" w:space="0" w:color="auto"/>
        <w:left w:val="none" w:sz="0" w:space="0" w:color="auto"/>
        <w:bottom w:val="none" w:sz="0" w:space="0" w:color="auto"/>
        <w:right w:val="none" w:sz="0" w:space="0" w:color="auto"/>
      </w:divBdr>
    </w:div>
    <w:div w:id="501898376">
      <w:bodyDiv w:val="1"/>
      <w:marLeft w:val="0"/>
      <w:marRight w:val="0"/>
      <w:marTop w:val="0"/>
      <w:marBottom w:val="0"/>
      <w:divBdr>
        <w:top w:val="none" w:sz="0" w:space="0" w:color="auto"/>
        <w:left w:val="none" w:sz="0" w:space="0" w:color="auto"/>
        <w:bottom w:val="none" w:sz="0" w:space="0" w:color="auto"/>
        <w:right w:val="none" w:sz="0" w:space="0" w:color="auto"/>
      </w:divBdr>
    </w:div>
    <w:div w:id="503937398">
      <w:bodyDiv w:val="1"/>
      <w:marLeft w:val="0"/>
      <w:marRight w:val="0"/>
      <w:marTop w:val="0"/>
      <w:marBottom w:val="0"/>
      <w:divBdr>
        <w:top w:val="none" w:sz="0" w:space="0" w:color="auto"/>
        <w:left w:val="none" w:sz="0" w:space="0" w:color="auto"/>
        <w:bottom w:val="none" w:sz="0" w:space="0" w:color="auto"/>
        <w:right w:val="none" w:sz="0" w:space="0" w:color="auto"/>
      </w:divBdr>
    </w:div>
    <w:div w:id="510753091">
      <w:bodyDiv w:val="1"/>
      <w:marLeft w:val="0"/>
      <w:marRight w:val="0"/>
      <w:marTop w:val="0"/>
      <w:marBottom w:val="0"/>
      <w:divBdr>
        <w:top w:val="none" w:sz="0" w:space="0" w:color="auto"/>
        <w:left w:val="none" w:sz="0" w:space="0" w:color="auto"/>
        <w:bottom w:val="none" w:sz="0" w:space="0" w:color="auto"/>
        <w:right w:val="none" w:sz="0" w:space="0" w:color="auto"/>
      </w:divBdr>
    </w:div>
    <w:div w:id="510804830">
      <w:bodyDiv w:val="1"/>
      <w:marLeft w:val="0"/>
      <w:marRight w:val="0"/>
      <w:marTop w:val="0"/>
      <w:marBottom w:val="0"/>
      <w:divBdr>
        <w:top w:val="none" w:sz="0" w:space="0" w:color="auto"/>
        <w:left w:val="none" w:sz="0" w:space="0" w:color="auto"/>
        <w:bottom w:val="none" w:sz="0" w:space="0" w:color="auto"/>
        <w:right w:val="none" w:sz="0" w:space="0" w:color="auto"/>
      </w:divBdr>
    </w:div>
    <w:div w:id="513417280">
      <w:bodyDiv w:val="1"/>
      <w:marLeft w:val="0"/>
      <w:marRight w:val="0"/>
      <w:marTop w:val="0"/>
      <w:marBottom w:val="0"/>
      <w:divBdr>
        <w:top w:val="none" w:sz="0" w:space="0" w:color="auto"/>
        <w:left w:val="none" w:sz="0" w:space="0" w:color="auto"/>
        <w:bottom w:val="none" w:sz="0" w:space="0" w:color="auto"/>
        <w:right w:val="none" w:sz="0" w:space="0" w:color="auto"/>
      </w:divBdr>
      <w:divsChild>
        <w:div w:id="10382637">
          <w:marLeft w:val="480"/>
          <w:marRight w:val="0"/>
          <w:marTop w:val="0"/>
          <w:marBottom w:val="0"/>
          <w:divBdr>
            <w:top w:val="none" w:sz="0" w:space="0" w:color="auto"/>
            <w:left w:val="none" w:sz="0" w:space="0" w:color="auto"/>
            <w:bottom w:val="none" w:sz="0" w:space="0" w:color="auto"/>
            <w:right w:val="none" w:sz="0" w:space="0" w:color="auto"/>
          </w:divBdr>
        </w:div>
        <w:div w:id="21127424">
          <w:marLeft w:val="480"/>
          <w:marRight w:val="0"/>
          <w:marTop w:val="0"/>
          <w:marBottom w:val="0"/>
          <w:divBdr>
            <w:top w:val="none" w:sz="0" w:space="0" w:color="auto"/>
            <w:left w:val="none" w:sz="0" w:space="0" w:color="auto"/>
            <w:bottom w:val="none" w:sz="0" w:space="0" w:color="auto"/>
            <w:right w:val="none" w:sz="0" w:space="0" w:color="auto"/>
          </w:divBdr>
        </w:div>
        <w:div w:id="254873422">
          <w:marLeft w:val="480"/>
          <w:marRight w:val="0"/>
          <w:marTop w:val="0"/>
          <w:marBottom w:val="0"/>
          <w:divBdr>
            <w:top w:val="none" w:sz="0" w:space="0" w:color="auto"/>
            <w:left w:val="none" w:sz="0" w:space="0" w:color="auto"/>
            <w:bottom w:val="none" w:sz="0" w:space="0" w:color="auto"/>
            <w:right w:val="none" w:sz="0" w:space="0" w:color="auto"/>
          </w:divBdr>
        </w:div>
        <w:div w:id="276066759">
          <w:marLeft w:val="480"/>
          <w:marRight w:val="0"/>
          <w:marTop w:val="0"/>
          <w:marBottom w:val="0"/>
          <w:divBdr>
            <w:top w:val="none" w:sz="0" w:space="0" w:color="auto"/>
            <w:left w:val="none" w:sz="0" w:space="0" w:color="auto"/>
            <w:bottom w:val="none" w:sz="0" w:space="0" w:color="auto"/>
            <w:right w:val="none" w:sz="0" w:space="0" w:color="auto"/>
          </w:divBdr>
        </w:div>
        <w:div w:id="349262488">
          <w:marLeft w:val="480"/>
          <w:marRight w:val="0"/>
          <w:marTop w:val="0"/>
          <w:marBottom w:val="0"/>
          <w:divBdr>
            <w:top w:val="none" w:sz="0" w:space="0" w:color="auto"/>
            <w:left w:val="none" w:sz="0" w:space="0" w:color="auto"/>
            <w:bottom w:val="none" w:sz="0" w:space="0" w:color="auto"/>
            <w:right w:val="none" w:sz="0" w:space="0" w:color="auto"/>
          </w:divBdr>
        </w:div>
        <w:div w:id="482698379">
          <w:marLeft w:val="480"/>
          <w:marRight w:val="0"/>
          <w:marTop w:val="0"/>
          <w:marBottom w:val="0"/>
          <w:divBdr>
            <w:top w:val="none" w:sz="0" w:space="0" w:color="auto"/>
            <w:left w:val="none" w:sz="0" w:space="0" w:color="auto"/>
            <w:bottom w:val="none" w:sz="0" w:space="0" w:color="auto"/>
            <w:right w:val="none" w:sz="0" w:space="0" w:color="auto"/>
          </w:divBdr>
        </w:div>
        <w:div w:id="485319454">
          <w:marLeft w:val="480"/>
          <w:marRight w:val="0"/>
          <w:marTop w:val="0"/>
          <w:marBottom w:val="0"/>
          <w:divBdr>
            <w:top w:val="none" w:sz="0" w:space="0" w:color="auto"/>
            <w:left w:val="none" w:sz="0" w:space="0" w:color="auto"/>
            <w:bottom w:val="none" w:sz="0" w:space="0" w:color="auto"/>
            <w:right w:val="none" w:sz="0" w:space="0" w:color="auto"/>
          </w:divBdr>
        </w:div>
        <w:div w:id="546643998">
          <w:marLeft w:val="480"/>
          <w:marRight w:val="0"/>
          <w:marTop w:val="0"/>
          <w:marBottom w:val="0"/>
          <w:divBdr>
            <w:top w:val="none" w:sz="0" w:space="0" w:color="auto"/>
            <w:left w:val="none" w:sz="0" w:space="0" w:color="auto"/>
            <w:bottom w:val="none" w:sz="0" w:space="0" w:color="auto"/>
            <w:right w:val="none" w:sz="0" w:space="0" w:color="auto"/>
          </w:divBdr>
        </w:div>
        <w:div w:id="550770546">
          <w:marLeft w:val="480"/>
          <w:marRight w:val="0"/>
          <w:marTop w:val="0"/>
          <w:marBottom w:val="0"/>
          <w:divBdr>
            <w:top w:val="none" w:sz="0" w:space="0" w:color="auto"/>
            <w:left w:val="none" w:sz="0" w:space="0" w:color="auto"/>
            <w:bottom w:val="none" w:sz="0" w:space="0" w:color="auto"/>
            <w:right w:val="none" w:sz="0" w:space="0" w:color="auto"/>
          </w:divBdr>
        </w:div>
        <w:div w:id="557396852">
          <w:marLeft w:val="480"/>
          <w:marRight w:val="0"/>
          <w:marTop w:val="0"/>
          <w:marBottom w:val="0"/>
          <w:divBdr>
            <w:top w:val="none" w:sz="0" w:space="0" w:color="auto"/>
            <w:left w:val="none" w:sz="0" w:space="0" w:color="auto"/>
            <w:bottom w:val="none" w:sz="0" w:space="0" w:color="auto"/>
            <w:right w:val="none" w:sz="0" w:space="0" w:color="auto"/>
          </w:divBdr>
        </w:div>
        <w:div w:id="648944833">
          <w:marLeft w:val="480"/>
          <w:marRight w:val="0"/>
          <w:marTop w:val="0"/>
          <w:marBottom w:val="0"/>
          <w:divBdr>
            <w:top w:val="none" w:sz="0" w:space="0" w:color="auto"/>
            <w:left w:val="none" w:sz="0" w:space="0" w:color="auto"/>
            <w:bottom w:val="none" w:sz="0" w:space="0" w:color="auto"/>
            <w:right w:val="none" w:sz="0" w:space="0" w:color="auto"/>
          </w:divBdr>
        </w:div>
        <w:div w:id="683677911">
          <w:marLeft w:val="480"/>
          <w:marRight w:val="0"/>
          <w:marTop w:val="0"/>
          <w:marBottom w:val="0"/>
          <w:divBdr>
            <w:top w:val="none" w:sz="0" w:space="0" w:color="auto"/>
            <w:left w:val="none" w:sz="0" w:space="0" w:color="auto"/>
            <w:bottom w:val="none" w:sz="0" w:space="0" w:color="auto"/>
            <w:right w:val="none" w:sz="0" w:space="0" w:color="auto"/>
          </w:divBdr>
        </w:div>
        <w:div w:id="695544980">
          <w:marLeft w:val="480"/>
          <w:marRight w:val="0"/>
          <w:marTop w:val="0"/>
          <w:marBottom w:val="0"/>
          <w:divBdr>
            <w:top w:val="none" w:sz="0" w:space="0" w:color="auto"/>
            <w:left w:val="none" w:sz="0" w:space="0" w:color="auto"/>
            <w:bottom w:val="none" w:sz="0" w:space="0" w:color="auto"/>
            <w:right w:val="none" w:sz="0" w:space="0" w:color="auto"/>
          </w:divBdr>
        </w:div>
        <w:div w:id="926381438">
          <w:marLeft w:val="480"/>
          <w:marRight w:val="0"/>
          <w:marTop w:val="0"/>
          <w:marBottom w:val="0"/>
          <w:divBdr>
            <w:top w:val="none" w:sz="0" w:space="0" w:color="auto"/>
            <w:left w:val="none" w:sz="0" w:space="0" w:color="auto"/>
            <w:bottom w:val="none" w:sz="0" w:space="0" w:color="auto"/>
            <w:right w:val="none" w:sz="0" w:space="0" w:color="auto"/>
          </w:divBdr>
        </w:div>
        <w:div w:id="939948386">
          <w:marLeft w:val="480"/>
          <w:marRight w:val="0"/>
          <w:marTop w:val="0"/>
          <w:marBottom w:val="0"/>
          <w:divBdr>
            <w:top w:val="none" w:sz="0" w:space="0" w:color="auto"/>
            <w:left w:val="none" w:sz="0" w:space="0" w:color="auto"/>
            <w:bottom w:val="none" w:sz="0" w:space="0" w:color="auto"/>
            <w:right w:val="none" w:sz="0" w:space="0" w:color="auto"/>
          </w:divBdr>
        </w:div>
        <w:div w:id="1026055562">
          <w:marLeft w:val="480"/>
          <w:marRight w:val="0"/>
          <w:marTop w:val="0"/>
          <w:marBottom w:val="0"/>
          <w:divBdr>
            <w:top w:val="none" w:sz="0" w:space="0" w:color="auto"/>
            <w:left w:val="none" w:sz="0" w:space="0" w:color="auto"/>
            <w:bottom w:val="none" w:sz="0" w:space="0" w:color="auto"/>
            <w:right w:val="none" w:sz="0" w:space="0" w:color="auto"/>
          </w:divBdr>
        </w:div>
        <w:div w:id="1059137802">
          <w:marLeft w:val="480"/>
          <w:marRight w:val="0"/>
          <w:marTop w:val="0"/>
          <w:marBottom w:val="0"/>
          <w:divBdr>
            <w:top w:val="none" w:sz="0" w:space="0" w:color="auto"/>
            <w:left w:val="none" w:sz="0" w:space="0" w:color="auto"/>
            <w:bottom w:val="none" w:sz="0" w:space="0" w:color="auto"/>
            <w:right w:val="none" w:sz="0" w:space="0" w:color="auto"/>
          </w:divBdr>
        </w:div>
        <w:div w:id="1269776659">
          <w:marLeft w:val="480"/>
          <w:marRight w:val="0"/>
          <w:marTop w:val="0"/>
          <w:marBottom w:val="0"/>
          <w:divBdr>
            <w:top w:val="none" w:sz="0" w:space="0" w:color="auto"/>
            <w:left w:val="none" w:sz="0" w:space="0" w:color="auto"/>
            <w:bottom w:val="none" w:sz="0" w:space="0" w:color="auto"/>
            <w:right w:val="none" w:sz="0" w:space="0" w:color="auto"/>
          </w:divBdr>
        </w:div>
        <w:div w:id="1327827503">
          <w:marLeft w:val="480"/>
          <w:marRight w:val="0"/>
          <w:marTop w:val="0"/>
          <w:marBottom w:val="0"/>
          <w:divBdr>
            <w:top w:val="none" w:sz="0" w:space="0" w:color="auto"/>
            <w:left w:val="none" w:sz="0" w:space="0" w:color="auto"/>
            <w:bottom w:val="none" w:sz="0" w:space="0" w:color="auto"/>
            <w:right w:val="none" w:sz="0" w:space="0" w:color="auto"/>
          </w:divBdr>
        </w:div>
        <w:div w:id="1419669217">
          <w:marLeft w:val="480"/>
          <w:marRight w:val="0"/>
          <w:marTop w:val="0"/>
          <w:marBottom w:val="0"/>
          <w:divBdr>
            <w:top w:val="none" w:sz="0" w:space="0" w:color="auto"/>
            <w:left w:val="none" w:sz="0" w:space="0" w:color="auto"/>
            <w:bottom w:val="none" w:sz="0" w:space="0" w:color="auto"/>
            <w:right w:val="none" w:sz="0" w:space="0" w:color="auto"/>
          </w:divBdr>
        </w:div>
        <w:div w:id="1486893403">
          <w:marLeft w:val="480"/>
          <w:marRight w:val="0"/>
          <w:marTop w:val="0"/>
          <w:marBottom w:val="0"/>
          <w:divBdr>
            <w:top w:val="none" w:sz="0" w:space="0" w:color="auto"/>
            <w:left w:val="none" w:sz="0" w:space="0" w:color="auto"/>
            <w:bottom w:val="none" w:sz="0" w:space="0" w:color="auto"/>
            <w:right w:val="none" w:sz="0" w:space="0" w:color="auto"/>
          </w:divBdr>
        </w:div>
        <w:div w:id="1524132039">
          <w:marLeft w:val="480"/>
          <w:marRight w:val="0"/>
          <w:marTop w:val="0"/>
          <w:marBottom w:val="0"/>
          <w:divBdr>
            <w:top w:val="none" w:sz="0" w:space="0" w:color="auto"/>
            <w:left w:val="none" w:sz="0" w:space="0" w:color="auto"/>
            <w:bottom w:val="none" w:sz="0" w:space="0" w:color="auto"/>
            <w:right w:val="none" w:sz="0" w:space="0" w:color="auto"/>
          </w:divBdr>
        </w:div>
        <w:div w:id="1573615205">
          <w:marLeft w:val="480"/>
          <w:marRight w:val="0"/>
          <w:marTop w:val="0"/>
          <w:marBottom w:val="0"/>
          <w:divBdr>
            <w:top w:val="none" w:sz="0" w:space="0" w:color="auto"/>
            <w:left w:val="none" w:sz="0" w:space="0" w:color="auto"/>
            <w:bottom w:val="none" w:sz="0" w:space="0" w:color="auto"/>
            <w:right w:val="none" w:sz="0" w:space="0" w:color="auto"/>
          </w:divBdr>
        </w:div>
        <w:div w:id="1800879930">
          <w:marLeft w:val="480"/>
          <w:marRight w:val="0"/>
          <w:marTop w:val="0"/>
          <w:marBottom w:val="0"/>
          <w:divBdr>
            <w:top w:val="none" w:sz="0" w:space="0" w:color="auto"/>
            <w:left w:val="none" w:sz="0" w:space="0" w:color="auto"/>
            <w:bottom w:val="none" w:sz="0" w:space="0" w:color="auto"/>
            <w:right w:val="none" w:sz="0" w:space="0" w:color="auto"/>
          </w:divBdr>
        </w:div>
        <w:div w:id="1812594845">
          <w:marLeft w:val="480"/>
          <w:marRight w:val="0"/>
          <w:marTop w:val="0"/>
          <w:marBottom w:val="0"/>
          <w:divBdr>
            <w:top w:val="none" w:sz="0" w:space="0" w:color="auto"/>
            <w:left w:val="none" w:sz="0" w:space="0" w:color="auto"/>
            <w:bottom w:val="none" w:sz="0" w:space="0" w:color="auto"/>
            <w:right w:val="none" w:sz="0" w:space="0" w:color="auto"/>
          </w:divBdr>
        </w:div>
        <w:div w:id="1865753473">
          <w:marLeft w:val="480"/>
          <w:marRight w:val="0"/>
          <w:marTop w:val="0"/>
          <w:marBottom w:val="0"/>
          <w:divBdr>
            <w:top w:val="none" w:sz="0" w:space="0" w:color="auto"/>
            <w:left w:val="none" w:sz="0" w:space="0" w:color="auto"/>
            <w:bottom w:val="none" w:sz="0" w:space="0" w:color="auto"/>
            <w:right w:val="none" w:sz="0" w:space="0" w:color="auto"/>
          </w:divBdr>
        </w:div>
        <w:div w:id="1910843791">
          <w:marLeft w:val="480"/>
          <w:marRight w:val="0"/>
          <w:marTop w:val="0"/>
          <w:marBottom w:val="0"/>
          <w:divBdr>
            <w:top w:val="none" w:sz="0" w:space="0" w:color="auto"/>
            <w:left w:val="none" w:sz="0" w:space="0" w:color="auto"/>
            <w:bottom w:val="none" w:sz="0" w:space="0" w:color="auto"/>
            <w:right w:val="none" w:sz="0" w:space="0" w:color="auto"/>
          </w:divBdr>
        </w:div>
        <w:div w:id="2064332030">
          <w:marLeft w:val="480"/>
          <w:marRight w:val="0"/>
          <w:marTop w:val="0"/>
          <w:marBottom w:val="0"/>
          <w:divBdr>
            <w:top w:val="none" w:sz="0" w:space="0" w:color="auto"/>
            <w:left w:val="none" w:sz="0" w:space="0" w:color="auto"/>
            <w:bottom w:val="none" w:sz="0" w:space="0" w:color="auto"/>
            <w:right w:val="none" w:sz="0" w:space="0" w:color="auto"/>
          </w:divBdr>
        </w:div>
        <w:div w:id="2122070230">
          <w:marLeft w:val="480"/>
          <w:marRight w:val="0"/>
          <w:marTop w:val="0"/>
          <w:marBottom w:val="0"/>
          <w:divBdr>
            <w:top w:val="none" w:sz="0" w:space="0" w:color="auto"/>
            <w:left w:val="none" w:sz="0" w:space="0" w:color="auto"/>
            <w:bottom w:val="none" w:sz="0" w:space="0" w:color="auto"/>
            <w:right w:val="none" w:sz="0" w:space="0" w:color="auto"/>
          </w:divBdr>
        </w:div>
        <w:div w:id="2126580652">
          <w:marLeft w:val="480"/>
          <w:marRight w:val="0"/>
          <w:marTop w:val="0"/>
          <w:marBottom w:val="0"/>
          <w:divBdr>
            <w:top w:val="none" w:sz="0" w:space="0" w:color="auto"/>
            <w:left w:val="none" w:sz="0" w:space="0" w:color="auto"/>
            <w:bottom w:val="none" w:sz="0" w:space="0" w:color="auto"/>
            <w:right w:val="none" w:sz="0" w:space="0" w:color="auto"/>
          </w:divBdr>
        </w:div>
        <w:div w:id="2133404193">
          <w:marLeft w:val="480"/>
          <w:marRight w:val="0"/>
          <w:marTop w:val="0"/>
          <w:marBottom w:val="0"/>
          <w:divBdr>
            <w:top w:val="none" w:sz="0" w:space="0" w:color="auto"/>
            <w:left w:val="none" w:sz="0" w:space="0" w:color="auto"/>
            <w:bottom w:val="none" w:sz="0" w:space="0" w:color="auto"/>
            <w:right w:val="none" w:sz="0" w:space="0" w:color="auto"/>
          </w:divBdr>
        </w:div>
      </w:divsChild>
    </w:div>
    <w:div w:id="514812235">
      <w:bodyDiv w:val="1"/>
      <w:marLeft w:val="0"/>
      <w:marRight w:val="0"/>
      <w:marTop w:val="0"/>
      <w:marBottom w:val="0"/>
      <w:divBdr>
        <w:top w:val="none" w:sz="0" w:space="0" w:color="auto"/>
        <w:left w:val="none" w:sz="0" w:space="0" w:color="auto"/>
        <w:bottom w:val="none" w:sz="0" w:space="0" w:color="auto"/>
        <w:right w:val="none" w:sz="0" w:space="0" w:color="auto"/>
      </w:divBdr>
    </w:div>
    <w:div w:id="515578285">
      <w:bodyDiv w:val="1"/>
      <w:marLeft w:val="0"/>
      <w:marRight w:val="0"/>
      <w:marTop w:val="0"/>
      <w:marBottom w:val="0"/>
      <w:divBdr>
        <w:top w:val="none" w:sz="0" w:space="0" w:color="auto"/>
        <w:left w:val="none" w:sz="0" w:space="0" w:color="auto"/>
        <w:bottom w:val="none" w:sz="0" w:space="0" w:color="auto"/>
        <w:right w:val="none" w:sz="0" w:space="0" w:color="auto"/>
      </w:divBdr>
    </w:div>
    <w:div w:id="516121631">
      <w:bodyDiv w:val="1"/>
      <w:marLeft w:val="0"/>
      <w:marRight w:val="0"/>
      <w:marTop w:val="0"/>
      <w:marBottom w:val="0"/>
      <w:divBdr>
        <w:top w:val="none" w:sz="0" w:space="0" w:color="auto"/>
        <w:left w:val="none" w:sz="0" w:space="0" w:color="auto"/>
        <w:bottom w:val="none" w:sz="0" w:space="0" w:color="auto"/>
        <w:right w:val="none" w:sz="0" w:space="0" w:color="auto"/>
      </w:divBdr>
    </w:div>
    <w:div w:id="519585853">
      <w:bodyDiv w:val="1"/>
      <w:marLeft w:val="0"/>
      <w:marRight w:val="0"/>
      <w:marTop w:val="0"/>
      <w:marBottom w:val="0"/>
      <w:divBdr>
        <w:top w:val="none" w:sz="0" w:space="0" w:color="auto"/>
        <w:left w:val="none" w:sz="0" w:space="0" w:color="auto"/>
        <w:bottom w:val="none" w:sz="0" w:space="0" w:color="auto"/>
        <w:right w:val="none" w:sz="0" w:space="0" w:color="auto"/>
      </w:divBdr>
      <w:divsChild>
        <w:div w:id="124858902">
          <w:marLeft w:val="480"/>
          <w:marRight w:val="0"/>
          <w:marTop w:val="0"/>
          <w:marBottom w:val="0"/>
          <w:divBdr>
            <w:top w:val="none" w:sz="0" w:space="0" w:color="auto"/>
            <w:left w:val="none" w:sz="0" w:space="0" w:color="auto"/>
            <w:bottom w:val="none" w:sz="0" w:space="0" w:color="auto"/>
            <w:right w:val="none" w:sz="0" w:space="0" w:color="auto"/>
          </w:divBdr>
        </w:div>
        <w:div w:id="156851340">
          <w:marLeft w:val="480"/>
          <w:marRight w:val="0"/>
          <w:marTop w:val="0"/>
          <w:marBottom w:val="0"/>
          <w:divBdr>
            <w:top w:val="none" w:sz="0" w:space="0" w:color="auto"/>
            <w:left w:val="none" w:sz="0" w:space="0" w:color="auto"/>
            <w:bottom w:val="none" w:sz="0" w:space="0" w:color="auto"/>
            <w:right w:val="none" w:sz="0" w:space="0" w:color="auto"/>
          </w:divBdr>
        </w:div>
        <w:div w:id="186870512">
          <w:marLeft w:val="480"/>
          <w:marRight w:val="0"/>
          <w:marTop w:val="0"/>
          <w:marBottom w:val="0"/>
          <w:divBdr>
            <w:top w:val="none" w:sz="0" w:space="0" w:color="auto"/>
            <w:left w:val="none" w:sz="0" w:space="0" w:color="auto"/>
            <w:bottom w:val="none" w:sz="0" w:space="0" w:color="auto"/>
            <w:right w:val="none" w:sz="0" w:space="0" w:color="auto"/>
          </w:divBdr>
        </w:div>
        <w:div w:id="211814134">
          <w:marLeft w:val="480"/>
          <w:marRight w:val="0"/>
          <w:marTop w:val="0"/>
          <w:marBottom w:val="0"/>
          <w:divBdr>
            <w:top w:val="none" w:sz="0" w:space="0" w:color="auto"/>
            <w:left w:val="none" w:sz="0" w:space="0" w:color="auto"/>
            <w:bottom w:val="none" w:sz="0" w:space="0" w:color="auto"/>
            <w:right w:val="none" w:sz="0" w:space="0" w:color="auto"/>
          </w:divBdr>
        </w:div>
        <w:div w:id="268588845">
          <w:marLeft w:val="480"/>
          <w:marRight w:val="0"/>
          <w:marTop w:val="0"/>
          <w:marBottom w:val="0"/>
          <w:divBdr>
            <w:top w:val="none" w:sz="0" w:space="0" w:color="auto"/>
            <w:left w:val="none" w:sz="0" w:space="0" w:color="auto"/>
            <w:bottom w:val="none" w:sz="0" w:space="0" w:color="auto"/>
            <w:right w:val="none" w:sz="0" w:space="0" w:color="auto"/>
          </w:divBdr>
        </w:div>
        <w:div w:id="278491073">
          <w:marLeft w:val="480"/>
          <w:marRight w:val="0"/>
          <w:marTop w:val="0"/>
          <w:marBottom w:val="0"/>
          <w:divBdr>
            <w:top w:val="none" w:sz="0" w:space="0" w:color="auto"/>
            <w:left w:val="none" w:sz="0" w:space="0" w:color="auto"/>
            <w:bottom w:val="none" w:sz="0" w:space="0" w:color="auto"/>
            <w:right w:val="none" w:sz="0" w:space="0" w:color="auto"/>
          </w:divBdr>
        </w:div>
        <w:div w:id="317610995">
          <w:marLeft w:val="480"/>
          <w:marRight w:val="0"/>
          <w:marTop w:val="0"/>
          <w:marBottom w:val="0"/>
          <w:divBdr>
            <w:top w:val="none" w:sz="0" w:space="0" w:color="auto"/>
            <w:left w:val="none" w:sz="0" w:space="0" w:color="auto"/>
            <w:bottom w:val="none" w:sz="0" w:space="0" w:color="auto"/>
            <w:right w:val="none" w:sz="0" w:space="0" w:color="auto"/>
          </w:divBdr>
        </w:div>
        <w:div w:id="415711818">
          <w:marLeft w:val="480"/>
          <w:marRight w:val="0"/>
          <w:marTop w:val="0"/>
          <w:marBottom w:val="0"/>
          <w:divBdr>
            <w:top w:val="none" w:sz="0" w:space="0" w:color="auto"/>
            <w:left w:val="none" w:sz="0" w:space="0" w:color="auto"/>
            <w:bottom w:val="none" w:sz="0" w:space="0" w:color="auto"/>
            <w:right w:val="none" w:sz="0" w:space="0" w:color="auto"/>
          </w:divBdr>
        </w:div>
        <w:div w:id="430662537">
          <w:marLeft w:val="480"/>
          <w:marRight w:val="0"/>
          <w:marTop w:val="0"/>
          <w:marBottom w:val="0"/>
          <w:divBdr>
            <w:top w:val="none" w:sz="0" w:space="0" w:color="auto"/>
            <w:left w:val="none" w:sz="0" w:space="0" w:color="auto"/>
            <w:bottom w:val="none" w:sz="0" w:space="0" w:color="auto"/>
            <w:right w:val="none" w:sz="0" w:space="0" w:color="auto"/>
          </w:divBdr>
        </w:div>
        <w:div w:id="482434955">
          <w:marLeft w:val="480"/>
          <w:marRight w:val="0"/>
          <w:marTop w:val="0"/>
          <w:marBottom w:val="0"/>
          <w:divBdr>
            <w:top w:val="none" w:sz="0" w:space="0" w:color="auto"/>
            <w:left w:val="none" w:sz="0" w:space="0" w:color="auto"/>
            <w:bottom w:val="none" w:sz="0" w:space="0" w:color="auto"/>
            <w:right w:val="none" w:sz="0" w:space="0" w:color="auto"/>
          </w:divBdr>
        </w:div>
        <w:div w:id="584732208">
          <w:marLeft w:val="480"/>
          <w:marRight w:val="0"/>
          <w:marTop w:val="0"/>
          <w:marBottom w:val="0"/>
          <w:divBdr>
            <w:top w:val="none" w:sz="0" w:space="0" w:color="auto"/>
            <w:left w:val="none" w:sz="0" w:space="0" w:color="auto"/>
            <w:bottom w:val="none" w:sz="0" w:space="0" w:color="auto"/>
            <w:right w:val="none" w:sz="0" w:space="0" w:color="auto"/>
          </w:divBdr>
        </w:div>
        <w:div w:id="777717557">
          <w:marLeft w:val="480"/>
          <w:marRight w:val="0"/>
          <w:marTop w:val="0"/>
          <w:marBottom w:val="0"/>
          <w:divBdr>
            <w:top w:val="none" w:sz="0" w:space="0" w:color="auto"/>
            <w:left w:val="none" w:sz="0" w:space="0" w:color="auto"/>
            <w:bottom w:val="none" w:sz="0" w:space="0" w:color="auto"/>
            <w:right w:val="none" w:sz="0" w:space="0" w:color="auto"/>
          </w:divBdr>
        </w:div>
        <w:div w:id="813564989">
          <w:marLeft w:val="480"/>
          <w:marRight w:val="0"/>
          <w:marTop w:val="0"/>
          <w:marBottom w:val="0"/>
          <w:divBdr>
            <w:top w:val="none" w:sz="0" w:space="0" w:color="auto"/>
            <w:left w:val="none" w:sz="0" w:space="0" w:color="auto"/>
            <w:bottom w:val="none" w:sz="0" w:space="0" w:color="auto"/>
            <w:right w:val="none" w:sz="0" w:space="0" w:color="auto"/>
          </w:divBdr>
        </w:div>
        <w:div w:id="848716871">
          <w:marLeft w:val="480"/>
          <w:marRight w:val="0"/>
          <w:marTop w:val="0"/>
          <w:marBottom w:val="0"/>
          <w:divBdr>
            <w:top w:val="none" w:sz="0" w:space="0" w:color="auto"/>
            <w:left w:val="none" w:sz="0" w:space="0" w:color="auto"/>
            <w:bottom w:val="none" w:sz="0" w:space="0" w:color="auto"/>
            <w:right w:val="none" w:sz="0" w:space="0" w:color="auto"/>
          </w:divBdr>
        </w:div>
        <w:div w:id="933980482">
          <w:marLeft w:val="480"/>
          <w:marRight w:val="0"/>
          <w:marTop w:val="0"/>
          <w:marBottom w:val="0"/>
          <w:divBdr>
            <w:top w:val="none" w:sz="0" w:space="0" w:color="auto"/>
            <w:left w:val="none" w:sz="0" w:space="0" w:color="auto"/>
            <w:bottom w:val="none" w:sz="0" w:space="0" w:color="auto"/>
            <w:right w:val="none" w:sz="0" w:space="0" w:color="auto"/>
          </w:divBdr>
        </w:div>
        <w:div w:id="955789651">
          <w:marLeft w:val="480"/>
          <w:marRight w:val="0"/>
          <w:marTop w:val="0"/>
          <w:marBottom w:val="0"/>
          <w:divBdr>
            <w:top w:val="none" w:sz="0" w:space="0" w:color="auto"/>
            <w:left w:val="none" w:sz="0" w:space="0" w:color="auto"/>
            <w:bottom w:val="none" w:sz="0" w:space="0" w:color="auto"/>
            <w:right w:val="none" w:sz="0" w:space="0" w:color="auto"/>
          </w:divBdr>
        </w:div>
        <w:div w:id="1391616731">
          <w:marLeft w:val="480"/>
          <w:marRight w:val="0"/>
          <w:marTop w:val="0"/>
          <w:marBottom w:val="0"/>
          <w:divBdr>
            <w:top w:val="none" w:sz="0" w:space="0" w:color="auto"/>
            <w:left w:val="none" w:sz="0" w:space="0" w:color="auto"/>
            <w:bottom w:val="none" w:sz="0" w:space="0" w:color="auto"/>
            <w:right w:val="none" w:sz="0" w:space="0" w:color="auto"/>
          </w:divBdr>
        </w:div>
        <w:div w:id="1678311544">
          <w:marLeft w:val="480"/>
          <w:marRight w:val="0"/>
          <w:marTop w:val="0"/>
          <w:marBottom w:val="0"/>
          <w:divBdr>
            <w:top w:val="none" w:sz="0" w:space="0" w:color="auto"/>
            <w:left w:val="none" w:sz="0" w:space="0" w:color="auto"/>
            <w:bottom w:val="none" w:sz="0" w:space="0" w:color="auto"/>
            <w:right w:val="none" w:sz="0" w:space="0" w:color="auto"/>
          </w:divBdr>
        </w:div>
        <w:div w:id="1886024547">
          <w:marLeft w:val="480"/>
          <w:marRight w:val="0"/>
          <w:marTop w:val="0"/>
          <w:marBottom w:val="0"/>
          <w:divBdr>
            <w:top w:val="none" w:sz="0" w:space="0" w:color="auto"/>
            <w:left w:val="none" w:sz="0" w:space="0" w:color="auto"/>
            <w:bottom w:val="none" w:sz="0" w:space="0" w:color="auto"/>
            <w:right w:val="none" w:sz="0" w:space="0" w:color="auto"/>
          </w:divBdr>
        </w:div>
        <w:div w:id="1914003810">
          <w:marLeft w:val="480"/>
          <w:marRight w:val="0"/>
          <w:marTop w:val="0"/>
          <w:marBottom w:val="0"/>
          <w:divBdr>
            <w:top w:val="none" w:sz="0" w:space="0" w:color="auto"/>
            <w:left w:val="none" w:sz="0" w:space="0" w:color="auto"/>
            <w:bottom w:val="none" w:sz="0" w:space="0" w:color="auto"/>
            <w:right w:val="none" w:sz="0" w:space="0" w:color="auto"/>
          </w:divBdr>
        </w:div>
        <w:div w:id="2021613795">
          <w:marLeft w:val="480"/>
          <w:marRight w:val="0"/>
          <w:marTop w:val="0"/>
          <w:marBottom w:val="0"/>
          <w:divBdr>
            <w:top w:val="none" w:sz="0" w:space="0" w:color="auto"/>
            <w:left w:val="none" w:sz="0" w:space="0" w:color="auto"/>
            <w:bottom w:val="none" w:sz="0" w:space="0" w:color="auto"/>
            <w:right w:val="none" w:sz="0" w:space="0" w:color="auto"/>
          </w:divBdr>
        </w:div>
      </w:divsChild>
    </w:div>
    <w:div w:id="521892762">
      <w:bodyDiv w:val="1"/>
      <w:marLeft w:val="0"/>
      <w:marRight w:val="0"/>
      <w:marTop w:val="0"/>
      <w:marBottom w:val="0"/>
      <w:divBdr>
        <w:top w:val="none" w:sz="0" w:space="0" w:color="auto"/>
        <w:left w:val="none" w:sz="0" w:space="0" w:color="auto"/>
        <w:bottom w:val="none" w:sz="0" w:space="0" w:color="auto"/>
        <w:right w:val="none" w:sz="0" w:space="0" w:color="auto"/>
      </w:divBdr>
    </w:div>
    <w:div w:id="530194670">
      <w:bodyDiv w:val="1"/>
      <w:marLeft w:val="0"/>
      <w:marRight w:val="0"/>
      <w:marTop w:val="0"/>
      <w:marBottom w:val="0"/>
      <w:divBdr>
        <w:top w:val="none" w:sz="0" w:space="0" w:color="auto"/>
        <w:left w:val="none" w:sz="0" w:space="0" w:color="auto"/>
        <w:bottom w:val="none" w:sz="0" w:space="0" w:color="auto"/>
        <w:right w:val="none" w:sz="0" w:space="0" w:color="auto"/>
      </w:divBdr>
      <w:divsChild>
        <w:div w:id="188689298">
          <w:marLeft w:val="480"/>
          <w:marRight w:val="0"/>
          <w:marTop w:val="0"/>
          <w:marBottom w:val="0"/>
          <w:divBdr>
            <w:top w:val="none" w:sz="0" w:space="0" w:color="auto"/>
            <w:left w:val="none" w:sz="0" w:space="0" w:color="auto"/>
            <w:bottom w:val="none" w:sz="0" w:space="0" w:color="auto"/>
            <w:right w:val="none" w:sz="0" w:space="0" w:color="auto"/>
          </w:divBdr>
        </w:div>
        <w:div w:id="254485785">
          <w:marLeft w:val="480"/>
          <w:marRight w:val="0"/>
          <w:marTop w:val="0"/>
          <w:marBottom w:val="0"/>
          <w:divBdr>
            <w:top w:val="none" w:sz="0" w:space="0" w:color="auto"/>
            <w:left w:val="none" w:sz="0" w:space="0" w:color="auto"/>
            <w:bottom w:val="none" w:sz="0" w:space="0" w:color="auto"/>
            <w:right w:val="none" w:sz="0" w:space="0" w:color="auto"/>
          </w:divBdr>
        </w:div>
        <w:div w:id="347751857">
          <w:marLeft w:val="480"/>
          <w:marRight w:val="0"/>
          <w:marTop w:val="0"/>
          <w:marBottom w:val="0"/>
          <w:divBdr>
            <w:top w:val="none" w:sz="0" w:space="0" w:color="auto"/>
            <w:left w:val="none" w:sz="0" w:space="0" w:color="auto"/>
            <w:bottom w:val="none" w:sz="0" w:space="0" w:color="auto"/>
            <w:right w:val="none" w:sz="0" w:space="0" w:color="auto"/>
          </w:divBdr>
        </w:div>
        <w:div w:id="584074799">
          <w:marLeft w:val="480"/>
          <w:marRight w:val="0"/>
          <w:marTop w:val="0"/>
          <w:marBottom w:val="0"/>
          <w:divBdr>
            <w:top w:val="none" w:sz="0" w:space="0" w:color="auto"/>
            <w:left w:val="none" w:sz="0" w:space="0" w:color="auto"/>
            <w:bottom w:val="none" w:sz="0" w:space="0" w:color="auto"/>
            <w:right w:val="none" w:sz="0" w:space="0" w:color="auto"/>
          </w:divBdr>
        </w:div>
        <w:div w:id="622730540">
          <w:marLeft w:val="480"/>
          <w:marRight w:val="0"/>
          <w:marTop w:val="0"/>
          <w:marBottom w:val="0"/>
          <w:divBdr>
            <w:top w:val="none" w:sz="0" w:space="0" w:color="auto"/>
            <w:left w:val="none" w:sz="0" w:space="0" w:color="auto"/>
            <w:bottom w:val="none" w:sz="0" w:space="0" w:color="auto"/>
            <w:right w:val="none" w:sz="0" w:space="0" w:color="auto"/>
          </w:divBdr>
        </w:div>
        <w:div w:id="726417246">
          <w:marLeft w:val="480"/>
          <w:marRight w:val="0"/>
          <w:marTop w:val="0"/>
          <w:marBottom w:val="0"/>
          <w:divBdr>
            <w:top w:val="none" w:sz="0" w:space="0" w:color="auto"/>
            <w:left w:val="none" w:sz="0" w:space="0" w:color="auto"/>
            <w:bottom w:val="none" w:sz="0" w:space="0" w:color="auto"/>
            <w:right w:val="none" w:sz="0" w:space="0" w:color="auto"/>
          </w:divBdr>
        </w:div>
        <w:div w:id="865404406">
          <w:marLeft w:val="480"/>
          <w:marRight w:val="0"/>
          <w:marTop w:val="0"/>
          <w:marBottom w:val="0"/>
          <w:divBdr>
            <w:top w:val="none" w:sz="0" w:space="0" w:color="auto"/>
            <w:left w:val="none" w:sz="0" w:space="0" w:color="auto"/>
            <w:bottom w:val="none" w:sz="0" w:space="0" w:color="auto"/>
            <w:right w:val="none" w:sz="0" w:space="0" w:color="auto"/>
          </w:divBdr>
        </w:div>
      </w:divsChild>
    </w:div>
    <w:div w:id="531186057">
      <w:bodyDiv w:val="1"/>
      <w:marLeft w:val="0"/>
      <w:marRight w:val="0"/>
      <w:marTop w:val="0"/>
      <w:marBottom w:val="0"/>
      <w:divBdr>
        <w:top w:val="none" w:sz="0" w:space="0" w:color="auto"/>
        <w:left w:val="none" w:sz="0" w:space="0" w:color="auto"/>
        <w:bottom w:val="none" w:sz="0" w:space="0" w:color="auto"/>
        <w:right w:val="none" w:sz="0" w:space="0" w:color="auto"/>
      </w:divBdr>
    </w:div>
    <w:div w:id="533930922">
      <w:bodyDiv w:val="1"/>
      <w:marLeft w:val="0"/>
      <w:marRight w:val="0"/>
      <w:marTop w:val="0"/>
      <w:marBottom w:val="0"/>
      <w:divBdr>
        <w:top w:val="none" w:sz="0" w:space="0" w:color="auto"/>
        <w:left w:val="none" w:sz="0" w:space="0" w:color="auto"/>
        <w:bottom w:val="none" w:sz="0" w:space="0" w:color="auto"/>
        <w:right w:val="none" w:sz="0" w:space="0" w:color="auto"/>
      </w:divBdr>
    </w:div>
    <w:div w:id="534392950">
      <w:bodyDiv w:val="1"/>
      <w:marLeft w:val="0"/>
      <w:marRight w:val="0"/>
      <w:marTop w:val="0"/>
      <w:marBottom w:val="0"/>
      <w:divBdr>
        <w:top w:val="none" w:sz="0" w:space="0" w:color="auto"/>
        <w:left w:val="none" w:sz="0" w:space="0" w:color="auto"/>
        <w:bottom w:val="none" w:sz="0" w:space="0" w:color="auto"/>
        <w:right w:val="none" w:sz="0" w:space="0" w:color="auto"/>
      </w:divBdr>
    </w:div>
    <w:div w:id="535314636">
      <w:bodyDiv w:val="1"/>
      <w:marLeft w:val="0"/>
      <w:marRight w:val="0"/>
      <w:marTop w:val="0"/>
      <w:marBottom w:val="0"/>
      <w:divBdr>
        <w:top w:val="none" w:sz="0" w:space="0" w:color="auto"/>
        <w:left w:val="none" w:sz="0" w:space="0" w:color="auto"/>
        <w:bottom w:val="none" w:sz="0" w:space="0" w:color="auto"/>
        <w:right w:val="none" w:sz="0" w:space="0" w:color="auto"/>
      </w:divBdr>
    </w:div>
    <w:div w:id="542255255">
      <w:bodyDiv w:val="1"/>
      <w:marLeft w:val="0"/>
      <w:marRight w:val="0"/>
      <w:marTop w:val="0"/>
      <w:marBottom w:val="0"/>
      <w:divBdr>
        <w:top w:val="none" w:sz="0" w:space="0" w:color="auto"/>
        <w:left w:val="none" w:sz="0" w:space="0" w:color="auto"/>
        <w:bottom w:val="none" w:sz="0" w:space="0" w:color="auto"/>
        <w:right w:val="none" w:sz="0" w:space="0" w:color="auto"/>
      </w:divBdr>
    </w:div>
    <w:div w:id="542325729">
      <w:bodyDiv w:val="1"/>
      <w:marLeft w:val="0"/>
      <w:marRight w:val="0"/>
      <w:marTop w:val="0"/>
      <w:marBottom w:val="0"/>
      <w:divBdr>
        <w:top w:val="none" w:sz="0" w:space="0" w:color="auto"/>
        <w:left w:val="none" w:sz="0" w:space="0" w:color="auto"/>
        <w:bottom w:val="none" w:sz="0" w:space="0" w:color="auto"/>
        <w:right w:val="none" w:sz="0" w:space="0" w:color="auto"/>
      </w:divBdr>
    </w:div>
    <w:div w:id="552277005">
      <w:bodyDiv w:val="1"/>
      <w:marLeft w:val="0"/>
      <w:marRight w:val="0"/>
      <w:marTop w:val="0"/>
      <w:marBottom w:val="0"/>
      <w:divBdr>
        <w:top w:val="none" w:sz="0" w:space="0" w:color="auto"/>
        <w:left w:val="none" w:sz="0" w:space="0" w:color="auto"/>
        <w:bottom w:val="none" w:sz="0" w:space="0" w:color="auto"/>
        <w:right w:val="none" w:sz="0" w:space="0" w:color="auto"/>
      </w:divBdr>
    </w:div>
    <w:div w:id="554242911">
      <w:bodyDiv w:val="1"/>
      <w:marLeft w:val="0"/>
      <w:marRight w:val="0"/>
      <w:marTop w:val="0"/>
      <w:marBottom w:val="0"/>
      <w:divBdr>
        <w:top w:val="none" w:sz="0" w:space="0" w:color="auto"/>
        <w:left w:val="none" w:sz="0" w:space="0" w:color="auto"/>
        <w:bottom w:val="none" w:sz="0" w:space="0" w:color="auto"/>
        <w:right w:val="none" w:sz="0" w:space="0" w:color="auto"/>
      </w:divBdr>
    </w:div>
    <w:div w:id="554662203">
      <w:bodyDiv w:val="1"/>
      <w:marLeft w:val="0"/>
      <w:marRight w:val="0"/>
      <w:marTop w:val="0"/>
      <w:marBottom w:val="0"/>
      <w:divBdr>
        <w:top w:val="none" w:sz="0" w:space="0" w:color="auto"/>
        <w:left w:val="none" w:sz="0" w:space="0" w:color="auto"/>
        <w:bottom w:val="none" w:sz="0" w:space="0" w:color="auto"/>
        <w:right w:val="none" w:sz="0" w:space="0" w:color="auto"/>
      </w:divBdr>
    </w:div>
    <w:div w:id="555631795">
      <w:bodyDiv w:val="1"/>
      <w:marLeft w:val="0"/>
      <w:marRight w:val="0"/>
      <w:marTop w:val="0"/>
      <w:marBottom w:val="0"/>
      <w:divBdr>
        <w:top w:val="none" w:sz="0" w:space="0" w:color="auto"/>
        <w:left w:val="none" w:sz="0" w:space="0" w:color="auto"/>
        <w:bottom w:val="none" w:sz="0" w:space="0" w:color="auto"/>
        <w:right w:val="none" w:sz="0" w:space="0" w:color="auto"/>
      </w:divBdr>
    </w:div>
    <w:div w:id="556167932">
      <w:bodyDiv w:val="1"/>
      <w:marLeft w:val="0"/>
      <w:marRight w:val="0"/>
      <w:marTop w:val="0"/>
      <w:marBottom w:val="0"/>
      <w:divBdr>
        <w:top w:val="none" w:sz="0" w:space="0" w:color="auto"/>
        <w:left w:val="none" w:sz="0" w:space="0" w:color="auto"/>
        <w:bottom w:val="none" w:sz="0" w:space="0" w:color="auto"/>
        <w:right w:val="none" w:sz="0" w:space="0" w:color="auto"/>
      </w:divBdr>
    </w:div>
    <w:div w:id="556475298">
      <w:bodyDiv w:val="1"/>
      <w:marLeft w:val="0"/>
      <w:marRight w:val="0"/>
      <w:marTop w:val="0"/>
      <w:marBottom w:val="0"/>
      <w:divBdr>
        <w:top w:val="none" w:sz="0" w:space="0" w:color="auto"/>
        <w:left w:val="none" w:sz="0" w:space="0" w:color="auto"/>
        <w:bottom w:val="none" w:sz="0" w:space="0" w:color="auto"/>
        <w:right w:val="none" w:sz="0" w:space="0" w:color="auto"/>
      </w:divBdr>
    </w:div>
    <w:div w:id="557009923">
      <w:bodyDiv w:val="1"/>
      <w:marLeft w:val="0"/>
      <w:marRight w:val="0"/>
      <w:marTop w:val="0"/>
      <w:marBottom w:val="0"/>
      <w:divBdr>
        <w:top w:val="none" w:sz="0" w:space="0" w:color="auto"/>
        <w:left w:val="none" w:sz="0" w:space="0" w:color="auto"/>
        <w:bottom w:val="none" w:sz="0" w:space="0" w:color="auto"/>
        <w:right w:val="none" w:sz="0" w:space="0" w:color="auto"/>
      </w:divBdr>
    </w:div>
    <w:div w:id="559445683">
      <w:bodyDiv w:val="1"/>
      <w:marLeft w:val="0"/>
      <w:marRight w:val="0"/>
      <w:marTop w:val="0"/>
      <w:marBottom w:val="0"/>
      <w:divBdr>
        <w:top w:val="none" w:sz="0" w:space="0" w:color="auto"/>
        <w:left w:val="none" w:sz="0" w:space="0" w:color="auto"/>
        <w:bottom w:val="none" w:sz="0" w:space="0" w:color="auto"/>
        <w:right w:val="none" w:sz="0" w:space="0" w:color="auto"/>
      </w:divBdr>
    </w:div>
    <w:div w:id="562328423">
      <w:bodyDiv w:val="1"/>
      <w:marLeft w:val="0"/>
      <w:marRight w:val="0"/>
      <w:marTop w:val="0"/>
      <w:marBottom w:val="0"/>
      <w:divBdr>
        <w:top w:val="none" w:sz="0" w:space="0" w:color="auto"/>
        <w:left w:val="none" w:sz="0" w:space="0" w:color="auto"/>
        <w:bottom w:val="none" w:sz="0" w:space="0" w:color="auto"/>
        <w:right w:val="none" w:sz="0" w:space="0" w:color="auto"/>
      </w:divBdr>
      <w:divsChild>
        <w:div w:id="6912926">
          <w:marLeft w:val="480"/>
          <w:marRight w:val="0"/>
          <w:marTop w:val="0"/>
          <w:marBottom w:val="0"/>
          <w:divBdr>
            <w:top w:val="none" w:sz="0" w:space="0" w:color="auto"/>
            <w:left w:val="none" w:sz="0" w:space="0" w:color="auto"/>
            <w:bottom w:val="none" w:sz="0" w:space="0" w:color="auto"/>
            <w:right w:val="none" w:sz="0" w:space="0" w:color="auto"/>
          </w:divBdr>
        </w:div>
        <w:div w:id="103812219">
          <w:marLeft w:val="480"/>
          <w:marRight w:val="0"/>
          <w:marTop w:val="0"/>
          <w:marBottom w:val="0"/>
          <w:divBdr>
            <w:top w:val="none" w:sz="0" w:space="0" w:color="auto"/>
            <w:left w:val="none" w:sz="0" w:space="0" w:color="auto"/>
            <w:bottom w:val="none" w:sz="0" w:space="0" w:color="auto"/>
            <w:right w:val="none" w:sz="0" w:space="0" w:color="auto"/>
          </w:divBdr>
        </w:div>
        <w:div w:id="123933367">
          <w:marLeft w:val="480"/>
          <w:marRight w:val="0"/>
          <w:marTop w:val="0"/>
          <w:marBottom w:val="0"/>
          <w:divBdr>
            <w:top w:val="none" w:sz="0" w:space="0" w:color="auto"/>
            <w:left w:val="none" w:sz="0" w:space="0" w:color="auto"/>
            <w:bottom w:val="none" w:sz="0" w:space="0" w:color="auto"/>
            <w:right w:val="none" w:sz="0" w:space="0" w:color="auto"/>
          </w:divBdr>
        </w:div>
        <w:div w:id="128518574">
          <w:marLeft w:val="480"/>
          <w:marRight w:val="0"/>
          <w:marTop w:val="0"/>
          <w:marBottom w:val="0"/>
          <w:divBdr>
            <w:top w:val="none" w:sz="0" w:space="0" w:color="auto"/>
            <w:left w:val="none" w:sz="0" w:space="0" w:color="auto"/>
            <w:bottom w:val="none" w:sz="0" w:space="0" w:color="auto"/>
            <w:right w:val="none" w:sz="0" w:space="0" w:color="auto"/>
          </w:divBdr>
        </w:div>
        <w:div w:id="188224424">
          <w:marLeft w:val="480"/>
          <w:marRight w:val="0"/>
          <w:marTop w:val="0"/>
          <w:marBottom w:val="0"/>
          <w:divBdr>
            <w:top w:val="none" w:sz="0" w:space="0" w:color="auto"/>
            <w:left w:val="none" w:sz="0" w:space="0" w:color="auto"/>
            <w:bottom w:val="none" w:sz="0" w:space="0" w:color="auto"/>
            <w:right w:val="none" w:sz="0" w:space="0" w:color="auto"/>
          </w:divBdr>
        </w:div>
        <w:div w:id="339360889">
          <w:marLeft w:val="480"/>
          <w:marRight w:val="0"/>
          <w:marTop w:val="0"/>
          <w:marBottom w:val="0"/>
          <w:divBdr>
            <w:top w:val="none" w:sz="0" w:space="0" w:color="auto"/>
            <w:left w:val="none" w:sz="0" w:space="0" w:color="auto"/>
            <w:bottom w:val="none" w:sz="0" w:space="0" w:color="auto"/>
            <w:right w:val="none" w:sz="0" w:space="0" w:color="auto"/>
          </w:divBdr>
        </w:div>
        <w:div w:id="402141098">
          <w:marLeft w:val="480"/>
          <w:marRight w:val="0"/>
          <w:marTop w:val="0"/>
          <w:marBottom w:val="0"/>
          <w:divBdr>
            <w:top w:val="none" w:sz="0" w:space="0" w:color="auto"/>
            <w:left w:val="none" w:sz="0" w:space="0" w:color="auto"/>
            <w:bottom w:val="none" w:sz="0" w:space="0" w:color="auto"/>
            <w:right w:val="none" w:sz="0" w:space="0" w:color="auto"/>
          </w:divBdr>
        </w:div>
        <w:div w:id="432675909">
          <w:marLeft w:val="480"/>
          <w:marRight w:val="0"/>
          <w:marTop w:val="0"/>
          <w:marBottom w:val="0"/>
          <w:divBdr>
            <w:top w:val="none" w:sz="0" w:space="0" w:color="auto"/>
            <w:left w:val="none" w:sz="0" w:space="0" w:color="auto"/>
            <w:bottom w:val="none" w:sz="0" w:space="0" w:color="auto"/>
            <w:right w:val="none" w:sz="0" w:space="0" w:color="auto"/>
          </w:divBdr>
        </w:div>
        <w:div w:id="470903719">
          <w:marLeft w:val="480"/>
          <w:marRight w:val="0"/>
          <w:marTop w:val="0"/>
          <w:marBottom w:val="0"/>
          <w:divBdr>
            <w:top w:val="none" w:sz="0" w:space="0" w:color="auto"/>
            <w:left w:val="none" w:sz="0" w:space="0" w:color="auto"/>
            <w:bottom w:val="none" w:sz="0" w:space="0" w:color="auto"/>
            <w:right w:val="none" w:sz="0" w:space="0" w:color="auto"/>
          </w:divBdr>
        </w:div>
        <w:div w:id="670835285">
          <w:marLeft w:val="480"/>
          <w:marRight w:val="0"/>
          <w:marTop w:val="0"/>
          <w:marBottom w:val="0"/>
          <w:divBdr>
            <w:top w:val="none" w:sz="0" w:space="0" w:color="auto"/>
            <w:left w:val="none" w:sz="0" w:space="0" w:color="auto"/>
            <w:bottom w:val="none" w:sz="0" w:space="0" w:color="auto"/>
            <w:right w:val="none" w:sz="0" w:space="0" w:color="auto"/>
          </w:divBdr>
        </w:div>
        <w:div w:id="728648322">
          <w:marLeft w:val="480"/>
          <w:marRight w:val="0"/>
          <w:marTop w:val="0"/>
          <w:marBottom w:val="0"/>
          <w:divBdr>
            <w:top w:val="none" w:sz="0" w:space="0" w:color="auto"/>
            <w:left w:val="none" w:sz="0" w:space="0" w:color="auto"/>
            <w:bottom w:val="none" w:sz="0" w:space="0" w:color="auto"/>
            <w:right w:val="none" w:sz="0" w:space="0" w:color="auto"/>
          </w:divBdr>
        </w:div>
        <w:div w:id="729154402">
          <w:marLeft w:val="480"/>
          <w:marRight w:val="0"/>
          <w:marTop w:val="0"/>
          <w:marBottom w:val="0"/>
          <w:divBdr>
            <w:top w:val="none" w:sz="0" w:space="0" w:color="auto"/>
            <w:left w:val="none" w:sz="0" w:space="0" w:color="auto"/>
            <w:bottom w:val="none" w:sz="0" w:space="0" w:color="auto"/>
            <w:right w:val="none" w:sz="0" w:space="0" w:color="auto"/>
          </w:divBdr>
        </w:div>
        <w:div w:id="773015470">
          <w:marLeft w:val="480"/>
          <w:marRight w:val="0"/>
          <w:marTop w:val="0"/>
          <w:marBottom w:val="0"/>
          <w:divBdr>
            <w:top w:val="none" w:sz="0" w:space="0" w:color="auto"/>
            <w:left w:val="none" w:sz="0" w:space="0" w:color="auto"/>
            <w:bottom w:val="none" w:sz="0" w:space="0" w:color="auto"/>
            <w:right w:val="none" w:sz="0" w:space="0" w:color="auto"/>
          </w:divBdr>
        </w:div>
        <w:div w:id="801574741">
          <w:marLeft w:val="480"/>
          <w:marRight w:val="0"/>
          <w:marTop w:val="0"/>
          <w:marBottom w:val="0"/>
          <w:divBdr>
            <w:top w:val="none" w:sz="0" w:space="0" w:color="auto"/>
            <w:left w:val="none" w:sz="0" w:space="0" w:color="auto"/>
            <w:bottom w:val="none" w:sz="0" w:space="0" w:color="auto"/>
            <w:right w:val="none" w:sz="0" w:space="0" w:color="auto"/>
          </w:divBdr>
        </w:div>
        <w:div w:id="899287173">
          <w:marLeft w:val="480"/>
          <w:marRight w:val="0"/>
          <w:marTop w:val="0"/>
          <w:marBottom w:val="0"/>
          <w:divBdr>
            <w:top w:val="none" w:sz="0" w:space="0" w:color="auto"/>
            <w:left w:val="none" w:sz="0" w:space="0" w:color="auto"/>
            <w:bottom w:val="none" w:sz="0" w:space="0" w:color="auto"/>
            <w:right w:val="none" w:sz="0" w:space="0" w:color="auto"/>
          </w:divBdr>
        </w:div>
        <w:div w:id="901794291">
          <w:marLeft w:val="480"/>
          <w:marRight w:val="0"/>
          <w:marTop w:val="0"/>
          <w:marBottom w:val="0"/>
          <w:divBdr>
            <w:top w:val="none" w:sz="0" w:space="0" w:color="auto"/>
            <w:left w:val="none" w:sz="0" w:space="0" w:color="auto"/>
            <w:bottom w:val="none" w:sz="0" w:space="0" w:color="auto"/>
            <w:right w:val="none" w:sz="0" w:space="0" w:color="auto"/>
          </w:divBdr>
        </w:div>
        <w:div w:id="960498192">
          <w:marLeft w:val="480"/>
          <w:marRight w:val="0"/>
          <w:marTop w:val="0"/>
          <w:marBottom w:val="0"/>
          <w:divBdr>
            <w:top w:val="none" w:sz="0" w:space="0" w:color="auto"/>
            <w:left w:val="none" w:sz="0" w:space="0" w:color="auto"/>
            <w:bottom w:val="none" w:sz="0" w:space="0" w:color="auto"/>
            <w:right w:val="none" w:sz="0" w:space="0" w:color="auto"/>
          </w:divBdr>
        </w:div>
        <w:div w:id="1175531010">
          <w:marLeft w:val="480"/>
          <w:marRight w:val="0"/>
          <w:marTop w:val="0"/>
          <w:marBottom w:val="0"/>
          <w:divBdr>
            <w:top w:val="none" w:sz="0" w:space="0" w:color="auto"/>
            <w:left w:val="none" w:sz="0" w:space="0" w:color="auto"/>
            <w:bottom w:val="none" w:sz="0" w:space="0" w:color="auto"/>
            <w:right w:val="none" w:sz="0" w:space="0" w:color="auto"/>
          </w:divBdr>
        </w:div>
        <w:div w:id="1440300543">
          <w:marLeft w:val="480"/>
          <w:marRight w:val="0"/>
          <w:marTop w:val="0"/>
          <w:marBottom w:val="0"/>
          <w:divBdr>
            <w:top w:val="none" w:sz="0" w:space="0" w:color="auto"/>
            <w:left w:val="none" w:sz="0" w:space="0" w:color="auto"/>
            <w:bottom w:val="none" w:sz="0" w:space="0" w:color="auto"/>
            <w:right w:val="none" w:sz="0" w:space="0" w:color="auto"/>
          </w:divBdr>
        </w:div>
        <w:div w:id="1550144473">
          <w:marLeft w:val="480"/>
          <w:marRight w:val="0"/>
          <w:marTop w:val="0"/>
          <w:marBottom w:val="0"/>
          <w:divBdr>
            <w:top w:val="none" w:sz="0" w:space="0" w:color="auto"/>
            <w:left w:val="none" w:sz="0" w:space="0" w:color="auto"/>
            <w:bottom w:val="none" w:sz="0" w:space="0" w:color="auto"/>
            <w:right w:val="none" w:sz="0" w:space="0" w:color="auto"/>
          </w:divBdr>
        </w:div>
        <w:div w:id="1581476098">
          <w:marLeft w:val="480"/>
          <w:marRight w:val="0"/>
          <w:marTop w:val="0"/>
          <w:marBottom w:val="0"/>
          <w:divBdr>
            <w:top w:val="none" w:sz="0" w:space="0" w:color="auto"/>
            <w:left w:val="none" w:sz="0" w:space="0" w:color="auto"/>
            <w:bottom w:val="none" w:sz="0" w:space="0" w:color="auto"/>
            <w:right w:val="none" w:sz="0" w:space="0" w:color="auto"/>
          </w:divBdr>
        </w:div>
        <w:div w:id="1707214565">
          <w:marLeft w:val="480"/>
          <w:marRight w:val="0"/>
          <w:marTop w:val="0"/>
          <w:marBottom w:val="0"/>
          <w:divBdr>
            <w:top w:val="none" w:sz="0" w:space="0" w:color="auto"/>
            <w:left w:val="none" w:sz="0" w:space="0" w:color="auto"/>
            <w:bottom w:val="none" w:sz="0" w:space="0" w:color="auto"/>
            <w:right w:val="none" w:sz="0" w:space="0" w:color="auto"/>
          </w:divBdr>
        </w:div>
        <w:div w:id="1755206353">
          <w:marLeft w:val="480"/>
          <w:marRight w:val="0"/>
          <w:marTop w:val="0"/>
          <w:marBottom w:val="0"/>
          <w:divBdr>
            <w:top w:val="none" w:sz="0" w:space="0" w:color="auto"/>
            <w:left w:val="none" w:sz="0" w:space="0" w:color="auto"/>
            <w:bottom w:val="none" w:sz="0" w:space="0" w:color="auto"/>
            <w:right w:val="none" w:sz="0" w:space="0" w:color="auto"/>
          </w:divBdr>
        </w:div>
        <w:div w:id="1779567053">
          <w:marLeft w:val="480"/>
          <w:marRight w:val="0"/>
          <w:marTop w:val="0"/>
          <w:marBottom w:val="0"/>
          <w:divBdr>
            <w:top w:val="none" w:sz="0" w:space="0" w:color="auto"/>
            <w:left w:val="none" w:sz="0" w:space="0" w:color="auto"/>
            <w:bottom w:val="none" w:sz="0" w:space="0" w:color="auto"/>
            <w:right w:val="none" w:sz="0" w:space="0" w:color="auto"/>
          </w:divBdr>
        </w:div>
        <w:div w:id="1806586196">
          <w:marLeft w:val="480"/>
          <w:marRight w:val="0"/>
          <w:marTop w:val="0"/>
          <w:marBottom w:val="0"/>
          <w:divBdr>
            <w:top w:val="none" w:sz="0" w:space="0" w:color="auto"/>
            <w:left w:val="none" w:sz="0" w:space="0" w:color="auto"/>
            <w:bottom w:val="none" w:sz="0" w:space="0" w:color="auto"/>
            <w:right w:val="none" w:sz="0" w:space="0" w:color="auto"/>
          </w:divBdr>
        </w:div>
        <w:div w:id="1828670784">
          <w:marLeft w:val="480"/>
          <w:marRight w:val="0"/>
          <w:marTop w:val="0"/>
          <w:marBottom w:val="0"/>
          <w:divBdr>
            <w:top w:val="none" w:sz="0" w:space="0" w:color="auto"/>
            <w:left w:val="none" w:sz="0" w:space="0" w:color="auto"/>
            <w:bottom w:val="none" w:sz="0" w:space="0" w:color="auto"/>
            <w:right w:val="none" w:sz="0" w:space="0" w:color="auto"/>
          </w:divBdr>
        </w:div>
        <w:div w:id="2053529184">
          <w:marLeft w:val="480"/>
          <w:marRight w:val="0"/>
          <w:marTop w:val="0"/>
          <w:marBottom w:val="0"/>
          <w:divBdr>
            <w:top w:val="none" w:sz="0" w:space="0" w:color="auto"/>
            <w:left w:val="none" w:sz="0" w:space="0" w:color="auto"/>
            <w:bottom w:val="none" w:sz="0" w:space="0" w:color="auto"/>
            <w:right w:val="none" w:sz="0" w:space="0" w:color="auto"/>
          </w:divBdr>
        </w:div>
        <w:div w:id="2066684834">
          <w:marLeft w:val="480"/>
          <w:marRight w:val="0"/>
          <w:marTop w:val="0"/>
          <w:marBottom w:val="0"/>
          <w:divBdr>
            <w:top w:val="none" w:sz="0" w:space="0" w:color="auto"/>
            <w:left w:val="none" w:sz="0" w:space="0" w:color="auto"/>
            <w:bottom w:val="none" w:sz="0" w:space="0" w:color="auto"/>
            <w:right w:val="none" w:sz="0" w:space="0" w:color="auto"/>
          </w:divBdr>
        </w:div>
        <w:div w:id="2069720978">
          <w:marLeft w:val="480"/>
          <w:marRight w:val="0"/>
          <w:marTop w:val="0"/>
          <w:marBottom w:val="0"/>
          <w:divBdr>
            <w:top w:val="none" w:sz="0" w:space="0" w:color="auto"/>
            <w:left w:val="none" w:sz="0" w:space="0" w:color="auto"/>
            <w:bottom w:val="none" w:sz="0" w:space="0" w:color="auto"/>
            <w:right w:val="none" w:sz="0" w:space="0" w:color="auto"/>
          </w:divBdr>
        </w:div>
      </w:divsChild>
    </w:div>
    <w:div w:id="564417626">
      <w:bodyDiv w:val="1"/>
      <w:marLeft w:val="0"/>
      <w:marRight w:val="0"/>
      <w:marTop w:val="0"/>
      <w:marBottom w:val="0"/>
      <w:divBdr>
        <w:top w:val="none" w:sz="0" w:space="0" w:color="auto"/>
        <w:left w:val="none" w:sz="0" w:space="0" w:color="auto"/>
        <w:bottom w:val="none" w:sz="0" w:space="0" w:color="auto"/>
        <w:right w:val="none" w:sz="0" w:space="0" w:color="auto"/>
      </w:divBdr>
    </w:div>
    <w:div w:id="566305888">
      <w:bodyDiv w:val="1"/>
      <w:marLeft w:val="0"/>
      <w:marRight w:val="0"/>
      <w:marTop w:val="0"/>
      <w:marBottom w:val="0"/>
      <w:divBdr>
        <w:top w:val="none" w:sz="0" w:space="0" w:color="auto"/>
        <w:left w:val="none" w:sz="0" w:space="0" w:color="auto"/>
        <w:bottom w:val="none" w:sz="0" w:space="0" w:color="auto"/>
        <w:right w:val="none" w:sz="0" w:space="0" w:color="auto"/>
      </w:divBdr>
    </w:div>
    <w:div w:id="569850032">
      <w:bodyDiv w:val="1"/>
      <w:marLeft w:val="0"/>
      <w:marRight w:val="0"/>
      <w:marTop w:val="0"/>
      <w:marBottom w:val="0"/>
      <w:divBdr>
        <w:top w:val="none" w:sz="0" w:space="0" w:color="auto"/>
        <w:left w:val="none" w:sz="0" w:space="0" w:color="auto"/>
        <w:bottom w:val="none" w:sz="0" w:space="0" w:color="auto"/>
        <w:right w:val="none" w:sz="0" w:space="0" w:color="auto"/>
      </w:divBdr>
    </w:div>
    <w:div w:id="573928281">
      <w:bodyDiv w:val="1"/>
      <w:marLeft w:val="0"/>
      <w:marRight w:val="0"/>
      <w:marTop w:val="0"/>
      <w:marBottom w:val="0"/>
      <w:divBdr>
        <w:top w:val="none" w:sz="0" w:space="0" w:color="auto"/>
        <w:left w:val="none" w:sz="0" w:space="0" w:color="auto"/>
        <w:bottom w:val="none" w:sz="0" w:space="0" w:color="auto"/>
        <w:right w:val="none" w:sz="0" w:space="0" w:color="auto"/>
      </w:divBdr>
    </w:div>
    <w:div w:id="575475237">
      <w:bodyDiv w:val="1"/>
      <w:marLeft w:val="0"/>
      <w:marRight w:val="0"/>
      <w:marTop w:val="0"/>
      <w:marBottom w:val="0"/>
      <w:divBdr>
        <w:top w:val="none" w:sz="0" w:space="0" w:color="auto"/>
        <w:left w:val="none" w:sz="0" w:space="0" w:color="auto"/>
        <w:bottom w:val="none" w:sz="0" w:space="0" w:color="auto"/>
        <w:right w:val="none" w:sz="0" w:space="0" w:color="auto"/>
      </w:divBdr>
    </w:div>
    <w:div w:id="581376707">
      <w:bodyDiv w:val="1"/>
      <w:marLeft w:val="0"/>
      <w:marRight w:val="0"/>
      <w:marTop w:val="0"/>
      <w:marBottom w:val="0"/>
      <w:divBdr>
        <w:top w:val="none" w:sz="0" w:space="0" w:color="auto"/>
        <w:left w:val="none" w:sz="0" w:space="0" w:color="auto"/>
        <w:bottom w:val="none" w:sz="0" w:space="0" w:color="auto"/>
        <w:right w:val="none" w:sz="0" w:space="0" w:color="auto"/>
      </w:divBdr>
    </w:div>
    <w:div w:id="586309137">
      <w:bodyDiv w:val="1"/>
      <w:marLeft w:val="0"/>
      <w:marRight w:val="0"/>
      <w:marTop w:val="0"/>
      <w:marBottom w:val="0"/>
      <w:divBdr>
        <w:top w:val="none" w:sz="0" w:space="0" w:color="auto"/>
        <w:left w:val="none" w:sz="0" w:space="0" w:color="auto"/>
        <w:bottom w:val="none" w:sz="0" w:space="0" w:color="auto"/>
        <w:right w:val="none" w:sz="0" w:space="0" w:color="auto"/>
      </w:divBdr>
    </w:div>
    <w:div w:id="586500772">
      <w:bodyDiv w:val="1"/>
      <w:marLeft w:val="0"/>
      <w:marRight w:val="0"/>
      <w:marTop w:val="0"/>
      <w:marBottom w:val="0"/>
      <w:divBdr>
        <w:top w:val="none" w:sz="0" w:space="0" w:color="auto"/>
        <w:left w:val="none" w:sz="0" w:space="0" w:color="auto"/>
        <w:bottom w:val="none" w:sz="0" w:space="0" w:color="auto"/>
        <w:right w:val="none" w:sz="0" w:space="0" w:color="auto"/>
      </w:divBdr>
    </w:div>
    <w:div w:id="587692536">
      <w:bodyDiv w:val="1"/>
      <w:marLeft w:val="0"/>
      <w:marRight w:val="0"/>
      <w:marTop w:val="0"/>
      <w:marBottom w:val="0"/>
      <w:divBdr>
        <w:top w:val="none" w:sz="0" w:space="0" w:color="auto"/>
        <w:left w:val="none" w:sz="0" w:space="0" w:color="auto"/>
        <w:bottom w:val="none" w:sz="0" w:space="0" w:color="auto"/>
        <w:right w:val="none" w:sz="0" w:space="0" w:color="auto"/>
      </w:divBdr>
    </w:div>
    <w:div w:id="588121898">
      <w:bodyDiv w:val="1"/>
      <w:marLeft w:val="0"/>
      <w:marRight w:val="0"/>
      <w:marTop w:val="0"/>
      <w:marBottom w:val="0"/>
      <w:divBdr>
        <w:top w:val="none" w:sz="0" w:space="0" w:color="auto"/>
        <w:left w:val="none" w:sz="0" w:space="0" w:color="auto"/>
        <w:bottom w:val="none" w:sz="0" w:space="0" w:color="auto"/>
        <w:right w:val="none" w:sz="0" w:space="0" w:color="auto"/>
      </w:divBdr>
    </w:div>
    <w:div w:id="589310903">
      <w:bodyDiv w:val="1"/>
      <w:marLeft w:val="0"/>
      <w:marRight w:val="0"/>
      <w:marTop w:val="0"/>
      <w:marBottom w:val="0"/>
      <w:divBdr>
        <w:top w:val="none" w:sz="0" w:space="0" w:color="auto"/>
        <w:left w:val="none" w:sz="0" w:space="0" w:color="auto"/>
        <w:bottom w:val="none" w:sz="0" w:space="0" w:color="auto"/>
        <w:right w:val="none" w:sz="0" w:space="0" w:color="auto"/>
      </w:divBdr>
    </w:div>
    <w:div w:id="590434101">
      <w:bodyDiv w:val="1"/>
      <w:marLeft w:val="0"/>
      <w:marRight w:val="0"/>
      <w:marTop w:val="0"/>
      <w:marBottom w:val="0"/>
      <w:divBdr>
        <w:top w:val="none" w:sz="0" w:space="0" w:color="auto"/>
        <w:left w:val="none" w:sz="0" w:space="0" w:color="auto"/>
        <w:bottom w:val="none" w:sz="0" w:space="0" w:color="auto"/>
        <w:right w:val="none" w:sz="0" w:space="0" w:color="auto"/>
      </w:divBdr>
    </w:div>
    <w:div w:id="597178588">
      <w:bodyDiv w:val="1"/>
      <w:marLeft w:val="0"/>
      <w:marRight w:val="0"/>
      <w:marTop w:val="0"/>
      <w:marBottom w:val="0"/>
      <w:divBdr>
        <w:top w:val="none" w:sz="0" w:space="0" w:color="auto"/>
        <w:left w:val="none" w:sz="0" w:space="0" w:color="auto"/>
        <w:bottom w:val="none" w:sz="0" w:space="0" w:color="auto"/>
        <w:right w:val="none" w:sz="0" w:space="0" w:color="auto"/>
      </w:divBdr>
    </w:div>
    <w:div w:id="599026863">
      <w:bodyDiv w:val="1"/>
      <w:marLeft w:val="0"/>
      <w:marRight w:val="0"/>
      <w:marTop w:val="0"/>
      <w:marBottom w:val="0"/>
      <w:divBdr>
        <w:top w:val="none" w:sz="0" w:space="0" w:color="auto"/>
        <w:left w:val="none" w:sz="0" w:space="0" w:color="auto"/>
        <w:bottom w:val="none" w:sz="0" w:space="0" w:color="auto"/>
        <w:right w:val="none" w:sz="0" w:space="0" w:color="auto"/>
      </w:divBdr>
    </w:div>
    <w:div w:id="610626009">
      <w:bodyDiv w:val="1"/>
      <w:marLeft w:val="0"/>
      <w:marRight w:val="0"/>
      <w:marTop w:val="0"/>
      <w:marBottom w:val="0"/>
      <w:divBdr>
        <w:top w:val="none" w:sz="0" w:space="0" w:color="auto"/>
        <w:left w:val="none" w:sz="0" w:space="0" w:color="auto"/>
        <w:bottom w:val="none" w:sz="0" w:space="0" w:color="auto"/>
        <w:right w:val="none" w:sz="0" w:space="0" w:color="auto"/>
      </w:divBdr>
    </w:div>
    <w:div w:id="612060076">
      <w:bodyDiv w:val="1"/>
      <w:marLeft w:val="0"/>
      <w:marRight w:val="0"/>
      <w:marTop w:val="0"/>
      <w:marBottom w:val="0"/>
      <w:divBdr>
        <w:top w:val="none" w:sz="0" w:space="0" w:color="auto"/>
        <w:left w:val="none" w:sz="0" w:space="0" w:color="auto"/>
        <w:bottom w:val="none" w:sz="0" w:space="0" w:color="auto"/>
        <w:right w:val="none" w:sz="0" w:space="0" w:color="auto"/>
      </w:divBdr>
    </w:div>
    <w:div w:id="613438493">
      <w:bodyDiv w:val="1"/>
      <w:marLeft w:val="0"/>
      <w:marRight w:val="0"/>
      <w:marTop w:val="0"/>
      <w:marBottom w:val="0"/>
      <w:divBdr>
        <w:top w:val="none" w:sz="0" w:space="0" w:color="auto"/>
        <w:left w:val="none" w:sz="0" w:space="0" w:color="auto"/>
        <w:bottom w:val="none" w:sz="0" w:space="0" w:color="auto"/>
        <w:right w:val="none" w:sz="0" w:space="0" w:color="auto"/>
      </w:divBdr>
    </w:div>
    <w:div w:id="614794552">
      <w:bodyDiv w:val="1"/>
      <w:marLeft w:val="0"/>
      <w:marRight w:val="0"/>
      <w:marTop w:val="0"/>
      <w:marBottom w:val="0"/>
      <w:divBdr>
        <w:top w:val="none" w:sz="0" w:space="0" w:color="auto"/>
        <w:left w:val="none" w:sz="0" w:space="0" w:color="auto"/>
        <w:bottom w:val="none" w:sz="0" w:space="0" w:color="auto"/>
        <w:right w:val="none" w:sz="0" w:space="0" w:color="auto"/>
      </w:divBdr>
    </w:div>
    <w:div w:id="618295613">
      <w:bodyDiv w:val="1"/>
      <w:marLeft w:val="0"/>
      <w:marRight w:val="0"/>
      <w:marTop w:val="0"/>
      <w:marBottom w:val="0"/>
      <w:divBdr>
        <w:top w:val="none" w:sz="0" w:space="0" w:color="auto"/>
        <w:left w:val="none" w:sz="0" w:space="0" w:color="auto"/>
        <w:bottom w:val="none" w:sz="0" w:space="0" w:color="auto"/>
        <w:right w:val="none" w:sz="0" w:space="0" w:color="auto"/>
      </w:divBdr>
    </w:div>
    <w:div w:id="624192265">
      <w:bodyDiv w:val="1"/>
      <w:marLeft w:val="0"/>
      <w:marRight w:val="0"/>
      <w:marTop w:val="0"/>
      <w:marBottom w:val="0"/>
      <w:divBdr>
        <w:top w:val="none" w:sz="0" w:space="0" w:color="auto"/>
        <w:left w:val="none" w:sz="0" w:space="0" w:color="auto"/>
        <w:bottom w:val="none" w:sz="0" w:space="0" w:color="auto"/>
        <w:right w:val="none" w:sz="0" w:space="0" w:color="auto"/>
      </w:divBdr>
    </w:div>
    <w:div w:id="626854976">
      <w:bodyDiv w:val="1"/>
      <w:marLeft w:val="0"/>
      <w:marRight w:val="0"/>
      <w:marTop w:val="0"/>
      <w:marBottom w:val="0"/>
      <w:divBdr>
        <w:top w:val="none" w:sz="0" w:space="0" w:color="auto"/>
        <w:left w:val="none" w:sz="0" w:space="0" w:color="auto"/>
        <w:bottom w:val="none" w:sz="0" w:space="0" w:color="auto"/>
        <w:right w:val="none" w:sz="0" w:space="0" w:color="auto"/>
      </w:divBdr>
    </w:div>
    <w:div w:id="631206625">
      <w:bodyDiv w:val="1"/>
      <w:marLeft w:val="0"/>
      <w:marRight w:val="0"/>
      <w:marTop w:val="0"/>
      <w:marBottom w:val="0"/>
      <w:divBdr>
        <w:top w:val="none" w:sz="0" w:space="0" w:color="auto"/>
        <w:left w:val="none" w:sz="0" w:space="0" w:color="auto"/>
        <w:bottom w:val="none" w:sz="0" w:space="0" w:color="auto"/>
        <w:right w:val="none" w:sz="0" w:space="0" w:color="auto"/>
      </w:divBdr>
    </w:div>
    <w:div w:id="632248803">
      <w:bodyDiv w:val="1"/>
      <w:marLeft w:val="0"/>
      <w:marRight w:val="0"/>
      <w:marTop w:val="0"/>
      <w:marBottom w:val="0"/>
      <w:divBdr>
        <w:top w:val="none" w:sz="0" w:space="0" w:color="auto"/>
        <w:left w:val="none" w:sz="0" w:space="0" w:color="auto"/>
        <w:bottom w:val="none" w:sz="0" w:space="0" w:color="auto"/>
        <w:right w:val="none" w:sz="0" w:space="0" w:color="auto"/>
      </w:divBdr>
    </w:div>
    <w:div w:id="639189479">
      <w:bodyDiv w:val="1"/>
      <w:marLeft w:val="0"/>
      <w:marRight w:val="0"/>
      <w:marTop w:val="0"/>
      <w:marBottom w:val="0"/>
      <w:divBdr>
        <w:top w:val="none" w:sz="0" w:space="0" w:color="auto"/>
        <w:left w:val="none" w:sz="0" w:space="0" w:color="auto"/>
        <w:bottom w:val="none" w:sz="0" w:space="0" w:color="auto"/>
        <w:right w:val="none" w:sz="0" w:space="0" w:color="auto"/>
      </w:divBdr>
    </w:div>
    <w:div w:id="639501125">
      <w:bodyDiv w:val="1"/>
      <w:marLeft w:val="0"/>
      <w:marRight w:val="0"/>
      <w:marTop w:val="0"/>
      <w:marBottom w:val="0"/>
      <w:divBdr>
        <w:top w:val="none" w:sz="0" w:space="0" w:color="auto"/>
        <w:left w:val="none" w:sz="0" w:space="0" w:color="auto"/>
        <w:bottom w:val="none" w:sz="0" w:space="0" w:color="auto"/>
        <w:right w:val="none" w:sz="0" w:space="0" w:color="auto"/>
      </w:divBdr>
      <w:divsChild>
        <w:div w:id="61295152">
          <w:marLeft w:val="480"/>
          <w:marRight w:val="0"/>
          <w:marTop w:val="0"/>
          <w:marBottom w:val="0"/>
          <w:divBdr>
            <w:top w:val="none" w:sz="0" w:space="0" w:color="auto"/>
            <w:left w:val="none" w:sz="0" w:space="0" w:color="auto"/>
            <w:bottom w:val="none" w:sz="0" w:space="0" w:color="auto"/>
            <w:right w:val="none" w:sz="0" w:space="0" w:color="auto"/>
          </w:divBdr>
        </w:div>
        <w:div w:id="71396981">
          <w:marLeft w:val="480"/>
          <w:marRight w:val="0"/>
          <w:marTop w:val="0"/>
          <w:marBottom w:val="0"/>
          <w:divBdr>
            <w:top w:val="none" w:sz="0" w:space="0" w:color="auto"/>
            <w:left w:val="none" w:sz="0" w:space="0" w:color="auto"/>
            <w:bottom w:val="none" w:sz="0" w:space="0" w:color="auto"/>
            <w:right w:val="none" w:sz="0" w:space="0" w:color="auto"/>
          </w:divBdr>
        </w:div>
        <w:div w:id="324630267">
          <w:marLeft w:val="480"/>
          <w:marRight w:val="0"/>
          <w:marTop w:val="0"/>
          <w:marBottom w:val="0"/>
          <w:divBdr>
            <w:top w:val="none" w:sz="0" w:space="0" w:color="auto"/>
            <w:left w:val="none" w:sz="0" w:space="0" w:color="auto"/>
            <w:bottom w:val="none" w:sz="0" w:space="0" w:color="auto"/>
            <w:right w:val="none" w:sz="0" w:space="0" w:color="auto"/>
          </w:divBdr>
        </w:div>
        <w:div w:id="348917686">
          <w:marLeft w:val="480"/>
          <w:marRight w:val="0"/>
          <w:marTop w:val="0"/>
          <w:marBottom w:val="0"/>
          <w:divBdr>
            <w:top w:val="none" w:sz="0" w:space="0" w:color="auto"/>
            <w:left w:val="none" w:sz="0" w:space="0" w:color="auto"/>
            <w:bottom w:val="none" w:sz="0" w:space="0" w:color="auto"/>
            <w:right w:val="none" w:sz="0" w:space="0" w:color="auto"/>
          </w:divBdr>
        </w:div>
        <w:div w:id="486634822">
          <w:marLeft w:val="480"/>
          <w:marRight w:val="0"/>
          <w:marTop w:val="0"/>
          <w:marBottom w:val="0"/>
          <w:divBdr>
            <w:top w:val="none" w:sz="0" w:space="0" w:color="auto"/>
            <w:left w:val="none" w:sz="0" w:space="0" w:color="auto"/>
            <w:bottom w:val="none" w:sz="0" w:space="0" w:color="auto"/>
            <w:right w:val="none" w:sz="0" w:space="0" w:color="auto"/>
          </w:divBdr>
        </w:div>
        <w:div w:id="487525658">
          <w:marLeft w:val="480"/>
          <w:marRight w:val="0"/>
          <w:marTop w:val="0"/>
          <w:marBottom w:val="0"/>
          <w:divBdr>
            <w:top w:val="none" w:sz="0" w:space="0" w:color="auto"/>
            <w:left w:val="none" w:sz="0" w:space="0" w:color="auto"/>
            <w:bottom w:val="none" w:sz="0" w:space="0" w:color="auto"/>
            <w:right w:val="none" w:sz="0" w:space="0" w:color="auto"/>
          </w:divBdr>
        </w:div>
        <w:div w:id="585380854">
          <w:marLeft w:val="480"/>
          <w:marRight w:val="0"/>
          <w:marTop w:val="0"/>
          <w:marBottom w:val="0"/>
          <w:divBdr>
            <w:top w:val="none" w:sz="0" w:space="0" w:color="auto"/>
            <w:left w:val="none" w:sz="0" w:space="0" w:color="auto"/>
            <w:bottom w:val="none" w:sz="0" w:space="0" w:color="auto"/>
            <w:right w:val="none" w:sz="0" w:space="0" w:color="auto"/>
          </w:divBdr>
        </w:div>
        <w:div w:id="676924897">
          <w:marLeft w:val="480"/>
          <w:marRight w:val="0"/>
          <w:marTop w:val="0"/>
          <w:marBottom w:val="0"/>
          <w:divBdr>
            <w:top w:val="none" w:sz="0" w:space="0" w:color="auto"/>
            <w:left w:val="none" w:sz="0" w:space="0" w:color="auto"/>
            <w:bottom w:val="none" w:sz="0" w:space="0" w:color="auto"/>
            <w:right w:val="none" w:sz="0" w:space="0" w:color="auto"/>
          </w:divBdr>
        </w:div>
        <w:div w:id="735787102">
          <w:marLeft w:val="480"/>
          <w:marRight w:val="0"/>
          <w:marTop w:val="0"/>
          <w:marBottom w:val="0"/>
          <w:divBdr>
            <w:top w:val="none" w:sz="0" w:space="0" w:color="auto"/>
            <w:left w:val="none" w:sz="0" w:space="0" w:color="auto"/>
            <w:bottom w:val="none" w:sz="0" w:space="0" w:color="auto"/>
            <w:right w:val="none" w:sz="0" w:space="0" w:color="auto"/>
          </w:divBdr>
        </w:div>
        <w:div w:id="826283354">
          <w:marLeft w:val="480"/>
          <w:marRight w:val="0"/>
          <w:marTop w:val="0"/>
          <w:marBottom w:val="0"/>
          <w:divBdr>
            <w:top w:val="none" w:sz="0" w:space="0" w:color="auto"/>
            <w:left w:val="none" w:sz="0" w:space="0" w:color="auto"/>
            <w:bottom w:val="none" w:sz="0" w:space="0" w:color="auto"/>
            <w:right w:val="none" w:sz="0" w:space="0" w:color="auto"/>
          </w:divBdr>
        </w:div>
        <w:div w:id="960497276">
          <w:marLeft w:val="480"/>
          <w:marRight w:val="0"/>
          <w:marTop w:val="0"/>
          <w:marBottom w:val="0"/>
          <w:divBdr>
            <w:top w:val="none" w:sz="0" w:space="0" w:color="auto"/>
            <w:left w:val="none" w:sz="0" w:space="0" w:color="auto"/>
            <w:bottom w:val="none" w:sz="0" w:space="0" w:color="auto"/>
            <w:right w:val="none" w:sz="0" w:space="0" w:color="auto"/>
          </w:divBdr>
        </w:div>
        <w:div w:id="1003892338">
          <w:marLeft w:val="480"/>
          <w:marRight w:val="0"/>
          <w:marTop w:val="0"/>
          <w:marBottom w:val="0"/>
          <w:divBdr>
            <w:top w:val="none" w:sz="0" w:space="0" w:color="auto"/>
            <w:left w:val="none" w:sz="0" w:space="0" w:color="auto"/>
            <w:bottom w:val="none" w:sz="0" w:space="0" w:color="auto"/>
            <w:right w:val="none" w:sz="0" w:space="0" w:color="auto"/>
          </w:divBdr>
        </w:div>
        <w:div w:id="1105921859">
          <w:marLeft w:val="480"/>
          <w:marRight w:val="0"/>
          <w:marTop w:val="0"/>
          <w:marBottom w:val="0"/>
          <w:divBdr>
            <w:top w:val="none" w:sz="0" w:space="0" w:color="auto"/>
            <w:left w:val="none" w:sz="0" w:space="0" w:color="auto"/>
            <w:bottom w:val="none" w:sz="0" w:space="0" w:color="auto"/>
            <w:right w:val="none" w:sz="0" w:space="0" w:color="auto"/>
          </w:divBdr>
        </w:div>
        <w:div w:id="1150252001">
          <w:marLeft w:val="480"/>
          <w:marRight w:val="0"/>
          <w:marTop w:val="0"/>
          <w:marBottom w:val="0"/>
          <w:divBdr>
            <w:top w:val="none" w:sz="0" w:space="0" w:color="auto"/>
            <w:left w:val="none" w:sz="0" w:space="0" w:color="auto"/>
            <w:bottom w:val="none" w:sz="0" w:space="0" w:color="auto"/>
            <w:right w:val="none" w:sz="0" w:space="0" w:color="auto"/>
          </w:divBdr>
        </w:div>
        <w:div w:id="1298754738">
          <w:marLeft w:val="480"/>
          <w:marRight w:val="0"/>
          <w:marTop w:val="0"/>
          <w:marBottom w:val="0"/>
          <w:divBdr>
            <w:top w:val="none" w:sz="0" w:space="0" w:color="auto"/>
            <w:left w:val="none" w:sz="0" w:space="0" w:color="auto"/>
            <w:bottom w:val="none" w:sz="0" w:space="0" w:color="auto"/>
            <w:right w:val="none" w:sz="0" w:space="0" w:color="auto"/>
          </w:divBdr>
        </w:div>
        <w:div w:id="1377394809">
          <w:marLeft w:val="480"/>
          <w:marRight w:val="0"/>
          <w:marTop w:val="0"/>
          <w:marBottom w:val="0"/>
          <w:divBdr>
            <w:top w:val="none" w:sz="0" w:space="0" w:color="auto"/>
            <w:left w:val="none" w:sz="0" w:space="0" w:color="auto"/>
            <w:bottom w:val="none" w:sz="0" w:space="0" w:color="auto"/>
            <w:right w:val="none" w:sz="0" w:space="0" w:color="auto"/>
          </w:divBdr>
        </w:div>
        <w:div w:id="1910575986">
          <w:marLeft w:val="480"/>
          <w:marRight w:val="0"/>
          <w:marTop w:val="0"/>
          <w:marBottom w:val="0"/>
          <w:divBdr>
            <w:top w:val="none" w:sz="0" w:space="0" w:color="auto"/>
            <w:left w:val="none" w:sz="0" w:space="0" w:color="auto"/>
            <w:bottom w:val="none" w:sz="0" w:space="0" w:color="auto"/>
            <w:right w:val="none" w:sz="0" w:space="0" w:color="auto"/>
          </w:divBdr>
        </w:div>
        <w:div w:id="1981761079">
          <w:marLeft w:val="480"/>
          <w:marRight w:val="0"/>
          <w:marTop w:val="0"/>
          <w:marBottom w:val="0"/>
          <w:divBdr>
            <w:top w:val="none" w:sz="0" w:space="0" w:color="auto"/>
            <w:left w:val="none" w:sz="0" w:space="0" w:color="auto"/>
            <w:bottom w:val="none" w:sz="0" w:space="0" w:color="auto"/>
            <w:right w:val="none" w:sz="0" w:space="0" w:color="auto"/>
          </w:divBdr>
        </w:div>
      </w:divsChild>
    </w:div>
    <w:div w:id="642271760">
      <w:bodyDiv w:val="1"/>
      <w:marLeft w:val="0"/>
      <w:marRight w:val="0"/>
      <w:marTop w:val="0"/>
      <w:marBottom w:val="0"/>
      <w:divBdr>
        <w:top w:val="none" w:sz="0" w:space="0" w:color="auto"/>
        <w:left w:val="none" w:sz="0" w:space="0" w:color="auto"/>
        <w:bottom w:val="none" w:sz="0" w:space="0" w:color="auto"/>
        <w:right w:val="none" w:sz="0" w:space="0" w:color="auto"/>
      </w:divBdr>
    </w:div>
    <w:div w:id="642391812">
      <w:bodyDiv w:val="1"/>
      <w:marLeft w:val="0"/>
      <w:marRight w:val="0"/>
      <w:marTop w:val="0"/>
      <w:marBottom w:val="0"/>
      <w:divBdr>
        <w:top w:val="none" w:sz="0" w:space="0" w:color="auto"/>
        <w:left w:val="none" w:sz="0" w:space="0" w:color="auto"/>
        <w:bottom w:val="none" w:sz="0" w:space="0" w:color="auto"/>
        <w:right w:val="none" w:sz="0" w:space="0" w:color="auto"/>
      </w:divBdr>
    </w:div>
    <w:div w:id="642539783">
      <w:bodyDiv w:val="1"/>
      <w:marLeft w:val="0"/>
      <w:marRight w:val="0"/>
      <w:marTop w:val="0"/>
      <w:marBottom w:val="0"/>
      <w:divBdr>
        <w:top w:val="none" w:sz="0" w:space="0" w:color="auto"/>
        <w:left w:val="none" w:sz="0" w:space="0" w:color="auto"/>
        <w:bottom w:val="none" w:sz="0" w:space="0" w:color="auto"/>
        <w:right w:val="none" w:sz="0" w:space="0" w:color="auto"/>
      </w:divBdr>
    </w:div>
    <w:div w:id="646672076">
      <w:bodyDiv w:val="1"/>
      <w:marLeft w:val="0"/>
      <w:marRight w:val="0"/>
      <w:marTop w:val="0"/>
      <w:marBottom w:val="0"/>
      <w:divBdr>
        <w:top w:val="none" w:sz="0" w:space="0" w:color="auto"/>
        <w:left w:val="none" w:sz="0" w:space="0" w:color="auto"/>
        <w:bottom w:val="none" w:sz="0" w:space="0" w:color="auto"/>
        <w:right w:val="none" w:sz="0" w:space="0" w:color="auto"/>
      </w:divBdr>
    </w:div>
    <w:div w:id="647632924">
      <w:bodyDiv w:val="1"/>
      <w:marLeft w:val="0"/>
      <w:marRight w:val="0"/>
      <w:marTop w:val="0"/>
      <w:marBottom w:val="0"/>
      <w:divBdr>
        <w:top w:val="none" w:sz="0" w:space="0" w:color="auto"/>
        <w:left w:val="none" w:sz="0" w:space="0" w:color="auto"/>
        <w:bottom w:val="none" w:sz="0" w:space="0" w:color="auto"/>
        <w:right w:val="none" w:sz="0" w:space="0" w:color="auto"/>
      </w:divBdr>
    </w:div>
    <w:div w:id="649095826">
      <w:bodyDiv w:val="1"/>
      <w:marLeft w:val="0"/>
      <w:marRight w:val="0"/>
      <w:marTop w:val="0"/>
      <w:marBottom w:val="0"/>
      <w:divBdr>
        <w:top w:val="none" w:sz="0" w:space="0" w:color="auto"/>
        <w:left w:val="none" w:sz="0" w:space="0" w:color="auto"/>
        <w:bottom w:val="none" w:sz="0" w:space="0" w:color="auto"/>
        <w:right w:val="none" w:sz="0" w:space="0" w:color="auto"/>
      </w:divBdr>
    </w:div>
    <w:div w:id="649403756">
      <w:bodyDiv w:val="1"/>
      <w:marLeft w:val="0"/>
      <w:marRight w:val="0"/>
      <w:marTop w:val="0"/>
      <w:marBottom w:val="0"/>
      <w:divBdr>
        <w:top w:val="none" w:sz="0" w:space="0" w:color="auto"/>
        <w:left w:val="none" w:sz="0" w:space="0" w:color="auto"/>
        <w:bottom w:val="none" w:sz="0" w:space="0" w:color="auto"/>
        <w:right w:val="none" w:sz="0" w:space="0" w:color="auto"/>
      </w:divBdr>
      <w:divsChild>
        <w:div w:id="49883643">
          <w:marLeft w:val="480"/>
          <w:marRight w:val="0"/>
          <w:marTop w:val="0"/>
          <w:marBottom w:val="0"/>
          <w:divBdr>
            <w:top w:val="none" w:sz="0" w:space="0" w:color="auto"/>
            <w:left w:val="none" w:sz="0" w:space="0" w:color="auto"/>
            <w:bottom w:val="none" w:sz="0" w:space="0" w:color="auto"/>
            <w:right w:val="none" w:sz="0" w:space="0" w:color="auto"/>
          </w:divBdr>
        </w:div>
        <w:div w:id="67121915">
          <w:marLeft w:val="480"/>
          <w:marRight w:val="0"/>
          <w:marTop w:val="0"/>
          <w:marBottom w:val="0"/>
          <w:divBdr>
            <w:top w:val="none" w:sz="0" w:space="0" w:color="auto"/>
            <w:left w:val="none" w:sz="0" w:space="0" w:color="auto"/>
            <w:bottom w:val="none" w:sz="0" w:space="0" w:color="auto"/>
            <w:right w:val="none" w:sz="0" w:space="0" w:color="auto"/>
          </w:divBdr>
        </w:div>
        <w:div w:id="96171241">
          <w:marLeft w:val="480"/>
          <w:marRight w:val="0"/>
          <w:marTop w:val="0"/>
          <w:marBottom w:val="0"/>
          <w:divBdr>
            <w:top w:val="none" w:sz="0" w:space="0" w:color="auto"/>
            <w:left w:val="none" w:sz="0" w:space="0" w:color="auto"/>
            <w:bottom w:val="none" w:sz="0" w:space="0" w:color="auto"/>
            <w:right w:val="none" w:sz="0" w:space="0" w:color="auto"/>
          </w:divBdr>
        </w:div>
        <w:div w:id="343939993">
          <w:marLeft w:val="480"/>
          <w:marRight w:val="0"/>
          <w:marTop w:val="0"/>
          <w:marBottom w:val="0"/>
          <w:divBdr>
            <w:top w:val="none" w:sz="0" w:space="0" w:color="auto"/>
            <w:left w:val="none" w:sz="0" w:space="0" w:color="auto"/>
            <w:bottom w:val="none" w:sz="0" w:space="0" w:color="auto"/>
            <w:right w:val="none" w:sz="0" w:space="0" w:color="auto"/>
          </w:divBdr>
        </w:div>
        <w:div w:id="451437726">
          <w:marLeft w:val="480"/>
          <w:marRight w:val="0"/>
          <w:marTop w:val="0"/>
          <w:marBottom w:val="0"/>
          <w:divBdr>
            <w:top w:val="none" w:sz="0" w:space="0" w:color="auto"/>
            <w:left w:val="none" w:sz="0" w:space="0" w:color="auto"/>
            <w:bottom w:val="none" w:sz="0" w:space="0" w:color="auto"/>
            <w:right w:val="none" w:sz="0" w:space="0" w:color="auto"/>
          </w:divBdr>
        </w:div>
        <w:div w:id="734930733">
          <w:marLeft w:val="480"/>
          <w:marRight w:val="0"/>
          <w:marTop w:val="0"/>
          <w:marBottom w:val="0"/>
          <w:divBdr>
            <w:top w:val="none" w:sz="0" w:space="0" w:color="auto"/>
            <w:left w:val="none" w:sz="0" w:space="0" w:color="auto"/>
            <w:bottom w:val="none" w:sz="0" w:space="0" w:color="auto"/>
            <w:right w:val="none" w:sz="0" w:space="0" w:color="auto"/>
          </w:divBdr>
        </w:div>
        <w:div w:id="1564297397">
          <w:marLeft w:val="480"/>
          <w:marRight w:val="0"/>
          <w:marTop w:val="0"/>
          <w:marBottom w:val="0"/>
          <w:divBdr>
            <w:top w:val="none" w:sz="0" w:space="0" w:color="auto"/>
            <w:left w:val="none" w:sz="0" w:space="0" w:color="auto"/>
            <w:bottom w:val="none" w:sz="0" w:space="0" w:color="auto"/>
            <w:right w:val="none" w:sz="0" w:space="0" w:color="auto"/>
          </w:divBdr>
        </w:div>
        <w:div w:id="1595092701">
          <w:marLeft w:val="480"/>
          <w:marRight w:val="0"/>
          <w:marTop w:val="0"/>
          <w:marBottom w:val="0"/>
          <w:divBdr>
            <w:top w:val="none" w:sz="0" w:space="0" w:color="auto"/>
            <w:left w:val="none" w:sz="0" w:space="0" w:color="auto"/>
            <w:bottom w:val="none" w:sz="0" w:space="0" w:color="auto"/>
            <w:right w:val="none" w:sz="0" w:space="0" w:color="auto"/>
          </w:divBdr>
        </w:div>
        <w:div w:id="1609921904">
          <w:marLeft w:val="480"/>
          <w:marRight w:val="0"/>
          <w:marTop w:val="0"/>
          <w:marBottom w:val="0"/>
          <w:divBdr>
            <w:top w:val="none" w:sz="0" w:space="0" w:color="auto"/>
            <w:left w:val="none" w:sz="0" w:space="0" w:color="auto"/>
            <w:bottom w:val="none" w:sz="0" w:space="0" w:color="auto"/>
            <w:right w:val="none" w:sz="0" w:space="0" w:color="auto"/>
          </w:divBdr>
        </w:div>
        <w:div w:id="1735005585">
          <w:marLeft w:val="480"/>
          <w:marRight w:val="0"/>
          <w:marTop w:val="0"/>
          <w:marBottom w:val="0"/>
          <w:divBdr>
            <w:top w:val="none" w:sz="0" w:space="0" w:color="auto"/>
            <w:left w:val="none" w:sz="0" w:space="0" w:color="auto"/>
            <w:bottom w:val="none" w:sz="0" w:space="0" w:color="auto"/>
            <w:right w:val="none" w:sz="0" w:space="0" w:color="auto"/>
          </w:divBdr>
        </w:div>
        <w:div w:id="1839734246">
          <w:marLeft w:val="480"/>
          <w:marRight w:val="0"/>
          <w:marTop w:val="0"/>
          <w:marBottom w:val="0"/>
          <w:divBdr>
            <w:top w:val="none" w:sz="0" w:space="0" w:color="auto"/>
            <w:left w:val="none" w:sz="0" w:space="0" w:color="auto"/>
            <w:bottom w:val="none" w:sz="0" w:space="0" w:color="auto"/>
            <w:right w:val="none" w:sz="0" w:space="0" w:color="auto"/>
          </w:divBdr>
        </w:div>
        <w:div w:id="1884559161">
          <w:marLeft w:val="480"/>
          <w:marRight w:val="0"/>
          <w:marTop w:val="0"/>
          <w:marBottom w:val="0"/>
          <w:divBdr>
            <w:top w:val="none" w:sz="0" w:space="0" w:color="auto"/>
            <w:left w:val="none" w:sz="0" w:space="0" w:color="auto"/>
            <w:bottom w:val="none" w:sz="0" w:space="0" w:color="auto"/>
            <w:right w:val="none" w:sz="0" w:space="0" w:color="auto"/>
          </w:divBdr>
        </w:div>
        <w:div w:id="2000499990">
          <w:marLeft w:val="480"/>
          <w:marRight w:val="0"/>
          <w:marTop w:val="0"/>
          <w:marBottom w:val="0"/>
          <w:divBdr>
            <w:top w:val="none" w:sz="0" w:space="0" w:color="auto"/>
            <w:left w:val="none" w:sz="0" w:space="0" w:color="auto"/>
            <w:bottom w:val="none" w:sz="0" w:space="0" w:color="auto"/>
            <w:right w:val="none" w:sz="0" w:space="0" w:color="auto"/>
          </w:divBdr>
        </w:div>
        <w:div w:id="2017076757">
          <w:marLeft w:val="480"/>
          <w:marRight w:val="0"/>
          <w:marTop w:val="0"/>
          <w:marBottom w:val="0"/>
          <w:divBdr>
            <w:top w:val="none" w:sz="0" w:space="0" w:color="auto"/>
            <w:left w:val="none" w:sz="0" w:space="0" w:color="auto"/>
            <w:bottom w:val="none" w:sz="0" w:space="0" w:color="auto"/>
            <w:right w:val="none" w:sz="0" w:space="0" w:color="auto"/>
          </w:divBdr>
        </w:div>
      </w:divsChild>
    </w:div>
    <w:div w:id="651564232">
      <w:bodyDiv w:val="1"/>
      <w:marLeft w:val="0"/>
      <w:marRight w:val="0"/>
      <w:marTop w:val="0"/>
      <w:marBottom w:val="0"/>
      <w:divBdr>
        <w:top w:val="none" w:sz="0" w:space="0" w:color="auto"/>
        <w:left w:val="none" w:sz="0" w:space="0" w:color="auto"/>
        <w:bottom w:val="none" w:sz="0" w:space="0" w:color="auto"/>
        <w:right w:val="none" w:sz="0" w:space="0" w:color="auto"/>
      </w:divBdr>
      <w:divsChild>
        <w:div w:id="27530382">
          <w:marLeft w:val="480"/>
          <w:marRight w:val="0"/>
          <w:marTop w:val="0"/>
          <w:marBottom w:val="0"/>
          <w:divBdr>
            <w:top w:val="none" w:sz="0" w:space="0" w:color="auto"/>
            <w:left w:val="none" w:sz="0" w:space="0" w:color="auto"/>
            <w:bottom w:val="none" w:sz="0" w:space="0" w:color="auto"/>
            <w:right w:val="none" w:sz="0" w:space="0" w:color="auto"/>
          </w:divBdr>
        </w:div>
        <w:div w:id="141890047">
          <w:marLeft w:val="480"/>
          <w:marRight w:val="0"/>
          <w:marTop w:val="0"/>
          <w:marBottom w:val="0"/>
          <w:divBdr>
            <w:top w:val="none" w:sz="0" w:space="0" w:color="auto"/>
            <w:left w:val="none" w:sz="0" w:space="0" w:color="auto"/>
            <w:bottom w:val="none" w:sz="0" w:space="0" w:color="auto"/>
            <w:right w:val="none" w:sz="0" w:space="0" w:color="auto"/>
          </w:divBdr>
        </w:div>
        <w:div w:id="221260599">
          <w:marLeft w:val="480"/>
          <w:marRight w:val="0"/>
          <w:marTop w:val="0"/>
          <w:marBottom w:val="0"/>
          <w:divBdr>
            <w:top w:val="none" w:sz="0" w:space="0" w:color="auto"/>
            <w:left w:val="none" w:sz="0" w:space="0" w:color="auto"/>
            <w:bottom w:val="none" w:sz="0" w:space="0" w:color="auto"/>
            <w:right w:val="none" w:sz="0" w:space="0" w:color="auto"/>
          </w:divBdr>
        </w:div>
        <w:div w:id="225726206">
          <w:marLeft w:val="480"/>
          <w:marRight w:val="0"/>
          <w:marTop w:val="0"/>
          <w:marBottom w:val="0"/>
          <w:divBdr>
            <w:top w:val="none" w:sz="0" w:space="0" w:color="auto"/>
            <w:left w:val="none" w:sz="0" w:space="0" w:color="auto"/>
            <w:bottom w:val="none" w:sz="0" w:space="0" w:color="auto"/>
            <w:right w:val="none" w:sz="0" w:space="0" w:color="auto"/>
          </w:divBdr>
        </w:div>
        <w:div w:id="521091267">
          <w:marLeft w:val="480"/>
          <w:marRight w:val="0"/>
          <w:marTop w:val="0"/>
          <w:marBottom w:val="0"/>
          <w:divBdr>
            <w:top w:val="none" w:sz="0" w:space="0" w:color="auto"/>
            <w:left w:val="none" w:sz="0" w:space="0" w:color="auto"/>
            <w:bottom w:val="none" w:sz="0" w:space="0" w:color="auto"/>
            <w:right w:val="none" w:sz="0" w:space="0" w:color="auto"/>
          </w:divBdr>
        </w:div>
        <w:div w:id="552544801">
          <w:marLeft w:val="480"/>
          <w:marRight w:val="0"/>
          <w:marTop w:val="0"/>
          <w:marBottom w:val="0"/>
          <w:divBdr>
            <w:top w:val="none" w:sz="0" w:space="0" w:color="auto"/>
            <w:left w:val="none" w:sz="0" w:space="0" w:color="auto"/>
            <w:bottom w:val="none" w:sz="0" w:space="0" w:color="auto"/>
            <w:right w:val="none" w:sz="0" w:space="0" w:color="auto"/>
          </w:divBdr>
        </w:div>
        <w:div w:id="555505199">
          <w:marLeft w:val="480"/>
          <w:marRight w:val="0"/>
          <w:marTop w:val="0"/>
          <w:marBottom w:val="0"/>
          <w:divBdr>
            <w:top w:val="none" w:sz="0" w:space="0" w:color="auto"/>
            <w:left w:val="none" w:sz="0" w:space="0" w:color="auto"/>
            <w:bottom w:val="none" w:sz="0" w:space="0" w:color="auto"/>
            <w:right w:val="none" w:sz="0" w:space="0" w:color="auto"/>
          </w:divBdr>
        </w:div>
        <w:div w:id="561213129">
          <w:marLeft w:val="480"/>
          <w:marRight w:val="0"/>
          <w:marTop w:val="0"/>
          <w:marBottom w:val="0"/>
          <w:divBdr>
            <w:top w:val="none" w:sz="0" w:space="0" w:color="auto"/>
            <w:left w:val="none" w:sz="0" w:space="0" w:color="auto"/>
            <w:bottom w:val="none" w:sz="0" w:space="0" w:color="auto"/>
            <w:right w:val="none" w:sz="0" w:space="0" w:color="auto"/>
          </w:divBdr>
        </w:div>
        <w:div w:id="583341273">
          <w:marLeft w:val="480"/>
          <w:marRight w:val="0"/>
          <w:marTop w:val="0"/>
          <w:marBottom w:val="0"/>
          <w:divBdr>
            <w:top w:val="none" w:sz="0" w:space="0" w:color="auto"/>
            <w:left w:val="none" w:sz="0" w:space="0" w:color="auto"/>
            <w:bottom w:val="none" w:sz="0" w:space="0" w:color="auto"/>
            <w:right w:val="none" w:sz="0" w:space="0" w:color="auto"/>
          </w:divBdr>
        </w:div>
        <w:div w:id="609320179">
          <w:marLeft w:val="480"/>
          <w:marRight w:val="0"/>
          <w:marTop w:val="0"/>
          <w:marBottom w:val="0"/>
          <w:divBdr>
            <w:top w:val="none" w:sz="0" w:space="0" w:color="auto"/>
            <w:left w:val="none" w:sz="0" w:space="0" w:color="auto"/>
            <w:bottom w:val="none" w:sz="0" w:space="0" w:color="auto"/>
            <w:right w:val="none" w:sz="0" w:space="0" w:color="auto"/>
          </w:divBdr>
        </w:div>
        <w:div w:id="641496337">
          <w:marLeft w:val="480"/>
          <w:marRight w:val="0"/>
          <w:marTop w:val="0"/>
          <w:marBottom w:val="0"/>
          <w:divBdr>
            <w:top w:val="none" w:sz="0" w:space="0" w:color="auto"/>
            <w:left w:val="none" w:sz="0" w:space="0" w:color="auto"/>
            <w:bottom w:val="none" w:sz="0" w:space="0" w:color="auto"/>
            <w:right w:val="none" w:sz="0" w:space="0" w:color="auto"/>
          </w:divBdr>
        </w:div>
        <w:div w:id="733696461">
          <w:marLeft w:val="480"/>
          <w:marRight w:val="0"/>
          <w:marTop w:val="0"/>
          <w:marBottom w:val="0"/>
          <w:divBdr>
            <w:top w:val="none" w:sz="0" w:space="0" w:color="auto"/>
            <w:left w:val="none" w:sz="0" w:space="0" w:color="auto"/>
            <w:bottom w:val="none" w:sz="0" w:space="0" w:color="auto"/>
            <w:right w:val="none" w:sz="0" w:space="0" w:color="auto"/>
          </w:divBdr>
        </w:div>
        <w:div w:id="762412823">
          <w:marLeft w:val="480"/>
          <w:marRight w:val="0"/>
          <w:marTop w:val="0"/>
          <w:marBottom w:val="0"/>
          <w:divBdr>
            <w:top w:val="none" w:sz="0" w:space="0" w:color="auto"/>
            <w:left w:val="none" w:sz="0" w:space="0" w:color="auto"/>
            <w:bottom w:val="none" w:sz="0" w:space="0" w:color="auto"/>
            <w:right w:val="none" w:sz="0" w:space="0" w:color="auto"/>
          </w:divBdr>
        </w:div>
        <w:div w:id="847139445">
          <w:marLeft w:val="480"/>
          <w:marRight w:val="0"/>
          <w:marTop w:val="0"/>
          <w:marBottom w:val="0"/>
          <w:divBdr>
            <w:top w:val="none" w:sz="0" w:space="0" w:color="auto"/>
            <w:left w:val="none" w:sz="0" w:space="0" w:color="auto"/>
            <w:bottom w:val="none" w:sz="0" w:space="0" w:color="auto"/>
            <w:right w:val="none" w:sz="0" w:space="0" w:color="auto"/>
          </w:divBdr>
        </w:div>
        <w:div w:id="932593793">
          <w:marLeft w:val="480"/>
          <w:marRight w:val="0"/>
          <w:marTop w:val="0"/>
          <w:marBottom w:val="0"/>
          <w:divBdr>
            <w:top w:val="none" w:sz="0" w:space="0" w:color="auto"/>
            <w:left w:val="none" w:sz="0" w:space="0" w:color="auto"/>
            <w:bottom w:val="none" w:sz="0" w:space="0" w:color="auto"/>
            <w:right w:val="none" w:sz="0" w:space="0" w:color="auto"/>
          </w:divBdr>
        </w:div>
        <w:div w:id="1043288473">
          <w:marLeft w:val="480"/>
          <w:marRight w:val="0"/>
          <w:marTop w:val="0"/>
          <w:marBottom w:val="0"/>
          <w:divBdr>
            <w:top w:val="none" w:sz="0" w:space="0" w:color="auto"/>
            <w:left w:val="none" w:sz="0" w:space="0" w:color="auto"/>
            <w:bottom w:val="none" w:sz="0" w:space="0" w:color="auto"/>
            <w:right w:val="none" w:sz="0" w:space="0" w:color="auto"/>
          </w:divBdr>
        </w:div>
        <w:div w:id="1059590574">
          <w:marLeft w:val="480"/>
          <w:marRight w:val="0"/>
          <w:marTop w:val="0"/>
          <w:marBottom w:val="0"/>
          <w:divBdr>
            <w:top w:val="none" w:sz="0" w:space="0" w:color="auto"/>
            <w:left w:val="none" w:sz="0" w:space="0" w:color="auto"/>
            <w:bottom w:val="none" w:sz="0" w:space="0" w:color="auto"/>
            <w:right w:val="none" w:sz="0" w:space="0" w:color="auto"/>
          </w:divBdr>
        </w:div>
        <w:div w:id="1101292510">
          <w:marLeft w:val="480"/>
          <w:marRight w:val="0"/>
          <w:marTop w:val="0"/>
          <w:marBottom w:val="0"/>
          <w:divBdr>
            <w:top w:val="none" w:sz="0" w:space="0" w:color="auto"/>
            <w:left w:val="none" w:sz="0" w:space="0" w:color="auto"/>
            <w:bottom w:val="none" w:sz="0" w:space="0" w:color="auto"/>
            <w:right w:val="none" w:sz="0" w:space="0" w:color="auto"/>
          </w:divBdr>
        </w:div>
        <w:div w:id="1213688600">
          <w:marLeft w:val="480"/>
          <w:marRight w:val="0"/>
          <w:marTop w:val="0"/>
          <w:marBottom w:val="0"/>
          <w:divBdr>
            <w:top w:val="none" w:sz="0" w:space="0" w:color="auto"/>
            <w:left w:val="none" w:sz="0" w:space="0" w:color="auto"/>
            <w:bottom w:val="none" w:sz="0" w:space="0" w:color="auto"/>
            <w:right w:val="none" w:sz="0" w:space="0" w:color="auto"/>
          </w:divBdr>
        </w:div>
        <w:div w:id="1571579180">
          <w:marLeft w:val="480"/>
          <w:marRight w:val="0"/>
          <w:marTop w:val="0"/>
          <w:marBottom w:val="0"/>
          <w:divBdr>
            <w:top w:val="none" w:sz="0" w:space="0" w:color="auto"/>
            <w:left w:val="none" w:sz="0" w:space="0" w:color="auto"/>
            <w:bottom w:val="none" w:sz="0" w:space="0" w:color="auto"/>
            <w:right w:val="none" w:sz="0" w:space="0" w:color="auto"/>
          </w:divBdr>
        </w:div>
        <w:div w:id="1708993046">
          <w:marLeft w:val="480"/>
          <w:marRight w:val="0"/>
          <w:marTop w:val="0"/>
          <w:marBottom w:val="0"/>
          <w:divBdr>
            <w:top w:val="none" w:sz="0" w:space="0" w:color="auto"/>
            <w:left w:val="none" w:sz="0" w:space="0" w:color="auto"/>
            <w:bottom w:val="none" w:sz="0" w:space="0" w:color="auto"/>
            <w:right w:val="none" w:sz="0" w:space="0" w:color="auto"/>
          </w:divBdr>
        </w:div>
        <w:div w:id="1744524194">
          <w:marLeft w:val="480"/>
          <w:marRight w:val="0"/>
          <w:marTop w:val="0"/>
          <w:marBottom w:val="0"/>
          <w:divBdr>
            <w:top w:val="none" w:sz="0" w:space="0" w:color="auto"/>
            <w:left w:val="none" w:sz="0" w:space="0" w:color="auto"/>
            <w:bottom w:val="none" w:sz="0" w:space="0" w:color="auto"/>
            <w:right w:val="none" w:sz="0" w:space="0" w:color="auto"/>
          </w:divBdr>
        </w:div>
        <w:div w:id="1815685241">
          <w:marLeft w:val="480"/>
          <w:marRight w:val="0"/>
          <w:marTop w:val="0"/>
          <w:marBottom w:val="0"/>
          <w:divBdr>
            <w:top w:val="none" w:sz="0" w:space="0" w:color="auto"/>
            <w:left w:val="none" w:sz="0" w:space="0" w:color="auto"/>
            <w:bottom w:val="none" w:sz="0" w:space="0" w:color="auto"/>
            <w:right w:val="none" w:sz="0" w:space="0" w:color="auto"/>
          </w:divBdr>
        </w:div>
        <w:div w:id="1862083677">
          <w:marLeft w:val="480"/>
          <w:marRight w:val="0"/>
          <w:marTop w:val="0"/>
          <w:marBottom w:val="0"/>
          <w:divBdr>
            <w:top w:val="none" w:sz="0" w:space="0" w:color="auto"/>
            <w:left w:val="none" w:sz="0" w:space="0" w:color="auto"/>
            <w:bottom w:val="none" w:sz="0" w:space="0" w:color="auto"/>
            <w:right w:val="none" w:sz="0" w:space="0" w:color="auto"/>
          </w:divBdr>
        </w:div>
        <w:div w:id="1965577250">
          <w:marLeft w:val="480"/>
          <w:marRight w:val="0"/>
          <w:marTop w:val="0"/>
          <w:marBottom w:val="0"/>
          <w:divBdr>
            <w:top w:val="none" w:sz="0" w:space="0" w:color="auto"/>
            <w:left w:val="none" w:sz="0" w:space="0" w:color="auto"/>
            <w:bottom w:val="none" w:sz="0" w:space="0" w:color="auto"/>
            <w:right w:val="none" w:sz="0" w:space="0" w:color="auto"/>
          </w:divBdr>
        </w:div>
        <w:div w:id="2058770990">
          <w:marLeft w:val="480"/>
          <w:marRight w:val="0"/>
          <w:marTop w:val="0"/>
          <w:marBottom w:val="0"/>
          <w:divBdr>
            <w:top w:val="none" w:sz="0" w:space="0" w:color="auto"/>
            <w:left w:val="none" w:sz="0" w:space="0" w:color="auto"/>
            <w:bottom w:val="none" w:sz="0" w:space="0" w:color="auto"/>
            <w:right w:val="none" w:sz="0" w:space="0" w:color="auto"/>
          </w:divBdr>
        </w:div>
        <w:div w:id="2138528340">
          <w:marLeft w:val="480"/>
          <w:marRight w:val="0"/>
          <w:marTop w:val="0"/>
          <w:marBottom w:val="0"/>
          <w:divBdr>
            <w:top w:val="none" w:sz="0" w:space="0" w:color="auto"/>
            <w:left w:val="none" w:sz="0" w:space="0" w:color="auto"/>
            <w:bottom w:val="none" w:sz="0" w:space="0" w:color="auto"/>
            <w:right w:val="none" w:sz="0" w:space="0" w:color="auto"/>
          </w:divBdr>
        </w:div>
        <w:div w:id="2139490776">
          <w:marLeft w:val="480"/>
          <w:marRight w:val="0"/>
          <w:marTop w:val="0"/>
          <w:marBottom w:val="0"/>
          <w:divBdr>
            <w:top w:val="none" w:sz="0" w:space="0" w:color="auto"/>
            <w:left w:val="none" w:sz="0" w:space="0" w:color="auto"/>
            <w:bottom w:val="none" w:sz="0" w:space="0" w:color="auto"/>
            <w:right w:val="none" w:sz="0" w:space="0" w:color="auto"/>
          </w:divBdr>
        </w:div>
      </w:divsChild>
    </w:div>
    <w:div w:id="652559951">
      <w:bodyDiv w:val="1"/>
      <w:marLeft w:val="0"/>
      <w:marRight w:val="0"/>
      <w:marTop w:val="0"/>
      <w:marBottom w:val="0"/>
      <w:divBdr>
        <w:top w:val="none" w:sz="0" w:space="0" w:color="auto"/>
        <w:left w:val="none" w:sz="0" w:space="0" w:color="auto"/>
        <w:bottom w:val="none" w:sz="0" w:space="0" w:color="auto"/>
        <w:right w:val="none" w:sz="0" w:space="0" w:color="auto"/>
      </w:divBdr>
    </w:div>
    <w:div w:id="655886526">
      <w:bodyDiv w:val="1"/>
      <w:marLeft w:val="0"/>
      <w:marRight w:val="0"/>
      <w:marTop w:val="0"/>
      <w:marBottom w:val="0"/>
      <w:divBdr>
        <w:top w:val="none" w:sz="0" w:space="0" w:color="auto"/>
        <w:left w:val="none" w:sz="0" w:space="0" w:color="auto"/>
        <w:bottom w:val="none" w:sz="0" w:space="0" w:color="auto"/>
        <w:right w:val="none" w:sz="0" w:space="0" w:color="auto"/>
      </w:divBdr>
    </w:div>
    <w:div w:id="657657612">
      <w:bodyDiv w:val="1"/>
      <w:marLeft w:val="0"/>
      <w:marRight w:val="0"/>
      <w:marTop w:val="0"/>
      <w:marBottom w:val="0"/>
      <w:divBdr>
        <w:top w:val="none" w:sz="0" w:space="0" w:color="auto"/>
        <w:left w:val="none" w:sz="0" w:space="0" w:color="auto"/>
        <w:bottom w:val="none" w:sz="0" w:space="0" w:color="auto"/>
        <w:right w:val="none" w:sz="0" w:space="0" w:color="auto"/>
      </w:divBdr>
    </w:div>
    <w:div w:id="663699604">
      <w:bodyDiv w:val="1"/>
      <w:marLeft w:val="0"/>
      <w:marRight w:val="0"/>
      <w:marTop w:val="0"/>
      <w:marBottom w:val="0"/>
      <w:divBdr>
        <w:top w:val="none" w:sz="0" w:space="0" w:color="auto"/>
        <w:left w:val="none" w:sz="0" w:space="0" w:color="auto"/>
        <w:bottom w:val="none" w:sz="0" w:space="0" w:color="auto"/>
        <w:right w:val="none" w:sz="0" w:space="0" w:color="auto"/>
      </w:divBdr>
      <w:divsChild>
        <w:div w:id="131870774">
          <w:marLeft w:val="480"/>
          <w:marRight w:val="0"/>
          <w:marTop w:val="0"/>
          <w:marBottom w:val="0"/>
          <w:divBdr>
            <w:top w:val="none" w:sz="0" w:space="0" w:color="auto"/>
            <w:left w:val="none" w:sz="0" w:space="0" w:color="auto"/>
            <w:bottom w:val="none" w:sz="0" w:space="0" w:color="auto"/>
            <w:right w:val="none" w:sz="0" w:space="0" w:color="auto"/>
          </w:divBdr>
        </w:div>
        <w:div w:id="426467057">
          <w:marLeft w:val="480"/>
          <w:marRight w:val="0"/>
          <w:marTop w:val="0"/>
          <w:marBottom w:val="0"/>
          <w:divBdr>
            <w:top w:val="none" w:sz="0" w:space="0" w:color="auto"/>
            <w:left w:val="none" w:sz="0" w:space="0" w:color="auto"/>
            <w:bottom w:val="none" w:sz="0" w:space="0" w:color="auto"/>
            <w:right w:val="none" w:sz="0" w:space="0" w:color="auto"/>
          </w:divBdr>
        </w:div>
        <w:div w:id="437797037">
          <w:marLeft w:val="480"/>
          <w:marRight w:val="0"/>
          <w:marTop w:val="0"/>
          <w:marBottom w:val="0"/>
          <w:divBdr>
            <w:top w:val="none" w:sz="0" w:space="0" w:color="auto"/>
            <w:left w:val="none" w:sz="0" w:space="0" w:color="auto"/>
            <w:bottom w:val="none" w:sz="0" w:space="0" w:color="auto"/>
            <w:right w:val="none" w:sz="0" w:space="0" w:color="auto"/>
          </w:divBdr>
        </w:div>
        <w:div w:id="785658938">
          <w:marLeft w:val="480"/>
          <w:marRight w:val="0"/>
          <w:marTop w:val="0"/>
          <w:marBottom w:val="0"/>
          <w:divBdr>
            <w:top w:val="none" w:sz="0" w:space="0" w:color="auto"/>
            <w:left w:val="none" w:sz="0" w:space="0" w:color="auto"/>
            <w:bottom w:val="none" w:sz="0" w:space="0" w:color="auto"/>
            <w:right w:val="none" w:sz="0" w:space="0" w:color="auto"/>
          </w:divBdr>
        </w:div>
        <w:div w:id="785850209">
          <w:marLeft w:val="480"/>
          <w:marRight w:val="0"/>
          <w:marTop w:val="0"/>
          <w:marBottom w:val="0"/>
          <w:divBdr>
            <w:top w:val="none" w:sz="0" w:space="0" w:color="auto"/>
            <w:left w:val="none" w:sz="0" w:space="0" w:color="auto"/>
            <w:bottom w:val="none" w:sz="0" w:space="0" w:color="auto"/>
            <w:right w:val="none" w:sz="0" w:space="0" w:color="auto"/>
          </w:divBdr>
        </w:div>
        <w:div w:id="804545417">
          <w:marLeft w:val="480"/>
          <w:marRight w:val="0"/>
          <w:marTop w:val="0"/>
          <w:marBottom w:val="0"/>
          <w:divBdr>
            <w:top w:val="none" w:sz="0" w:space="0" w:color="auto"/>
            <w:left w:val="none" w:sz="0" w:space="0" w:color="auto"/>
            <w:bottom w:val="none" w:sz="0" w:space="0" w:color="auto"/>
            <w:right w:val="none" w:sz="0" w:space="0" w:color="auto"/>
          </w:divBdr>
        </w:div>
        <w:div w:id="833911776">
          <w:marLeft w:val="480"/>
          <w:marRight w:val="0"/>
          <w:marTop w:val="0"/>
          <w:marBottom w:val="0"/>
          <w:divBdr>
            <w:top w:val="none" w:sz="0" w:space="0" w:color="auto"/>
            <w:left w:val="none" w:sz="0" w:space="0" w:color="auto"/>
            <w:bottom w:val="none" w:sz="0" w:space="0" w:color="auto"/>
            <w:right w:val="none" w:sz="0" w:space="0" w:color="auto"/>
          </w:divBdr>
        </w:div>
        <w:div w:id="1115514033">
          <w:marLeft w:val="480"/>
          <w:marRight w:val="0"/>
          <w:marTop w:val="0"/>
          <w:marBottom w:val="0"/>
          <w:divBdr>
            <w:top w:val="none" w:sz="0" w:space="0" w:color="auto"/>
            <w:left w:val="none" w:sz="0" w:space="0" w:color="auto"/>
            <w:bottom w:val="none" w:sz="0" w:space="0" w:color="auto"/>
            <w:right w:val="none" w:sz="0" w:space="0" w:color="auto"/>
          </w:divBdr>
        </w:div>
        <w:div w:id="1133904264">
          <w:marLeft w:val="480"/>
          <w:marRight w:val="0"/>
          <w:marTop w:val="0"/>
          <w:marBottom w:val="0"/>
          <w:divBdr>
            <w:top w:val="none" w:sz="0" w:space="0" w:color="auto"/>
            <w:left w:val="none" w:sz="0" w:space="0" w:color="auto"/>
            <w:bottom w:val="none" w:sz="0" w:space="0" w:color="auto"/>
            <w:right w:val="none" w:sz="0" w:space="0" w:color="auto"/>
          </w:divBdr>
        </w:div>
        <w:div w:id="1140994990">
          <w:marLeft w:val="480"/>
          <w:marRight w:val="0"/>
          <w:marTop w:val="0"/>
          <w:marBottom w:val="0"/>
          <w:divBdr>
            <w:top w:val="none" w:sz="0" w:space="0" w:color="auto"/>
            <w:left w:val="none" w:sz="0" w:space="0" w:color="auto"/>
            <w:bottom w:val="none" w:sz="0" w:space="0" w:color="auto"/>
            <w:right w:val="none" w:sz="0" w:space="0" w:color="auto"/>
          </w:divBdr>
        </w:div>
        <w:div w:id="1169951801">
          <w:marLeft w:val="480"/>
          <w:marRight w:val="0"/>
          <w:marTop w:val="0"/>
          <w:marBottom w:val="0"/>
          <w:divBdr>
            <w:top w:val="none" w:sz="0" w:space="0" w:color="auto"/>
            <w:left w:val="none" w:sz="0" w:space="0" w:color="auto"/>
            <w:bottom w:val="none" w:sz="0" w:space="0" w:color="auto"/>
            <w:right w:val="none" w:sz="0" w:space="0" w:color="auto"/>
          </w:divBdr>
        </w:div>
        <w:div w:id="1223834473">
          <w:marLeft w:val="480"/>
          <w:marRight w:val="0"/>
          <w:marTop w:val="0"/>
          <w:marBottom w:val="0"/>
          <w:divBdr>
            <w:top w:val="none" w:sz="0" w:space="0" w:color="auto"/>
            <w:left w:val="none" w:sz="0" w:space="0" w:color="auto"/>
            <w:bottom w:val="none" w:sz="0" w:space="0" w:color="auto"/>
            <w:right w:val="none" w:sz="0" w:space="0" w:color="auto"/>
          </w:divBdr>
        </w:div>
        <w:div w:id="1397776575">
          <w:marLeft w:val="480"/>
          <w:marRight w:val="0"/>
          <w:marTop w:val="0"/>
          <w:marBottom w:val="0"/>
          <w:divBdr>
            <w:top w:val="none" w:sz="0" w:space="0" w:color="auto"/>
            <w:left w:val="none" w:sz="0" w:space="0" w:color="auto"/>
            <w:bottom w:val="none" w:sz="0" w:space="0" w:color="auto"/>
            <w:right w:val="none" w:sz="0" w:space="0" w:color="auto"/>
          </w:divBdr>
        </w:div>
        <w:div w:id="1503547068">
          <w:marLeft w:val="480"/>
          <w:marRight w:val="0"/>
          <w:marTop w:val="0"/>
          <w:marBottom w:val="0"/>
          <w:divBdr>
            <w:top w:val="none" w:sz="0" w:space="0" w:color="auto"/>
            <w:left w:val="none" w:sz="0" w:space="0" w:color="auto"/>
            <w:bottom w:val="none" w:sz="0" w:space="0" w:color="auto"/>
            <w:right w:val="none" w:sz="0" w:space="0" w:color="auto"/>
          </w:divBdr>
        </w:div>
        <w:div w:id="1583949752">
          <w:marLeft w:val="480"/>
          <w:marRight w:val="0"/>
          <w:marTop w:val="0"/>
          <w:marBottom w:val="0"/>
          <w:divBdr>
            <w:top w:val="none" w:sz="0" w:space="0" w:color="auto"/>
            <w:left w:val="none" w:sz="0" w:space="0" w:color="auto"/>
            <w:bottom w:val="none" w:sz="0" w:space="0" w:color="auto"/>
            <w:right w:val="none" w:sz="0" w:space="0" w:color="auto"/>
          </w:divBdr>
        </w:div>
        <w:div w:id="1617567571">
          <w:marLeft w:val="480"/>
          <w:marRight w:val="0"/>
          <w:marTop w:val="0"/>
          <w:marBottom w:val="0"/>
          <w:divBdr>
            <w:top w:val="none" w:sz="0" w:space="0" w:color="auto"/>
            <w:left w:val="none" w:sz="0" w:space="0" w:color="auto"/>
            <w:bottom w:val="none" w:sz="0" w:space="0" w:color="auto"/>
            <w:right w:val="none" w:sz="0" w:space="0" w:color="auto"/>
          </w:divBdr>
        </w:div>
        <w:div w:id="1702433646">
          <w:marLeft w:val="480"/>
          <w:marRight w:val="0"/>
          <w:marTop w:val="0"/>
          <w:marBottom w:val="0"/>
          <w:divBdr>
            <w:top w:val="none" w:sz="0" w:space="0" w:color="auto"/>
            <w:left w:val="none" w:sz="0" w:space="0" w:color="auto"/>
            <w:bottom w:val="none" w:sz="0" w:space="0" w:color="auto"/>
            <w:right w:val="none" w:sz="0" w:space="0" w:color="auto"/>
          </w:divBdr>
        </w:div>
        <w:div w:id="1740588353">
          <w:marLeft w:val="480"/>
          <w:marRight w:val="0"/>
          <w:marTop w:val="0"/>
          <w:marBottom w:val="0"/>
          <w:divBdr>
            <w:top w:val="none" w:sz="0" w:space="0" w:color="auto"/>
            <w:left w:val="none" w:sz="0" w:space="0" w:color="auto"/>
            <w:bottom w:val="none" w:sz="0" w:space="0" w:color="auto"/>
            <w:right w:val="none" w:sz="0" w:space="0" w:color="auto"/>
          </w:divBdr>
        </w:div>
        <w:div w:id="1834028376">
          <w:marLeft w:val="480"/>
          <w:marRight w:val="0"/>
          <w:marTop w:val="0"/>
          <w:marBottom w:val="0"/>
          <w:divBdr>
            <w:top w:val="none" w:sz="0" w:space="0" w:color="auto"/>
            <w:left w:val="none" w:sz="0" w:space="0" w:color="auto"/>
            <w:bottom w:val="none" w:sz="0" w:space="0" w:color="auto"/>
            <w:right w:val="none" w:sz="0" w:space="0" w:color="auto"/>
          </w:divBdr>
        </w:div>
        <w:div w:id="1906184336">
          <w:marLeft w:val="480"/>
          <w:marRight w:val="0"/>
          <w:marTop w:val="0"/>
          <w:marBottom w:val="0"/>
          <w:divBdr>
            <w:top w:val="none" w:sz="0" w:space="0" w:color="auto"/>
            <w:left w:val="none" w:sz="0" w:space="0" w:color="auto"/>
            <w:bottom w:val="none" w:sz="0" w:space="0" w:color="auto"/>
            <w:right w:val="none" w:sz="0" w:space="0" w:color="auto"/>
          </w:divBdr>
        </w:div>
        <w:div w:id="1920552135">
          <w:marLeft w:val="480"/>
          <w:marRight w:val="0"/>
          <w:marTop w:val="0"/>
          <w:marBottom w:val="0"/>
          <w:divBdr>
            <w:top w:val="none" w:sz="0" w:space="0" w:color="auto"/>
            <w:left w:val="none" w:sz="0" w:space="0" w:color="auto"/>
            <w:bottom w:val="none" w:sz="0" w:space="0" w:color="auto"/>
            <w:right w:val="none" w:sz="0" w:space="0" w:color="auto"/>
          </w:divBdr>
        </w:div>
        <w:div w:id="2025740820">
          <w:marLeft w:val="480"/>
          <w:marRight w:val="0"/>
          <w:marTop w:val="0"/>
          <w:marBottom w:val="0"/>
          <w:divBdr>
            <w:top w:val="none" w:sz="0" w:space="0" w:color="auto"/>
            <w:left w:val="none" w:sz="0" w:space="0" w:color="auto"/>
            <w:bottom w:val="none" w:sz="0" w:space="0" w:color="auto"/>
            <w:right w:val="none" w:sz="0" w:space="0" w:color="auto"/>
          </w:divBdr>
        </w:div>
        <w:div w:id="2120638322">
          <w:marLeft w:val="480"/>
          <w:marRight w:val="0"/>
          <w:marTop w:val="0"/>
          <w:marBottom w:val="0"/>
          <w:divBdr>
            <w:top w:val="none" w:sz="0" w:space="0" w:color="auto"/>
            <w:left w:val="none" w:sz="0" w:space="0" w:color="auto"/>
            <w:bottom w:val="none" w:sz="0" w:space="0" w:color="auto"/>
            <w:right w:val="none" w:sz="0" w:space="0" w:color="auto"/>
          </w:divBdr>
        </w:div>
      </w:divsChild>
    </w:div>
    <w:div w:id="666370763">
      <w:bodyDiv w:val="1"/>
      <w:marLeft w:val="0"/>
      <w:marRight w:val="0"/>
      <w:marTop w:val="0"/>
      <w:marBottom w:val="0"/>
      <w:divBdr>
        <w:top w:val="none" w:sz="0" w:space="0" w:color="auto"/>
        <w:left w:val="none" w:sz="0" w:space="0" w:color="auto"/>
        <w:bottom w:val="none" w:sz="0" w:space="0" w:color="auto"/>
        <w:right w:val="none" w:sz="0" w:space="0" w:color="auto"/>
      </w:divBdr>
    </w:div>
    <w:div w:id="673801282">
      <w:bodyDiv w:val="1"/>
      <w:marLeft w:val="0"/>
      <w:marRight w:val="0"/>
      <w:marTop w:val="0"/>
      <w:marBottom w:val="0"/>
      <w:divBdr>
        <w:top w:val="none" w:sz="0" w:space="0" w:color="auto"/>
        <w:left w:val="none" w:sz="0" w:space="0" w:color="auto"/>
        <w:bottom w:val="none" w:sz="0" w:space="0" w:color="auto"/>
        <w:right w:val="none" w:sz="0" w:space="0" w:color="auto"/>
      </w:divBdr>
    </w:div>
    <w:div w:id="675771454">
      <w:bodyDiv w:val="1"/>
      <w:marLeft w:val="0"/>
      <w:marRight w:val="0"/>
      <w:marTop w:val="0"/>
      <w:marBottom w:val="0"/>
      <w:divBdr>
        <w:top w:val="none" w:sz="0" w:space="0" w:color="auto"/>
        <w:left w:val="none" w:sz="0" w:space="0" w:color="auto"/>
        <w:bottom w:val="none" w:sz="0" w:space="0" w:color="auto"/>
        <w:right w:val="none" w:sz="0" w:space="0" w:color="auto"/>
      </w:divBdr>
    </w:div>
    <w:div w:id="679163031">
      <w:bodyDiv w:val="1"/>
      <w:marLeft w:val="0"/>
      <w:marRight w:val="0"/>
      <w:marTop w:val="0"/>
      <w:marBottom w:val="0"/>
      <w:divBdr>
        <w:top w:val="none" w:sz="0" w:space="0" w:color="auto"/>
        <w:left w:val="none" w:sz="0" w:space="0" w:color="auto"/>
        <w:bottom w:val="none" w:sz="0" w:space="0" w:color="auto"/>
        <w:right w:val="none" w:sz="0" w:space="0" w:color="auto"/>
      </w:divBdr>
      <w:divsChild>
        <w:div w:id="61371076">
          <w:marLeft w:val="480"/>
          <w:marRight w:val="0"/>
          <w:marTop w:val="0"/>
          <w:marBottom w:val="0"/>
          <w:divBdr>
            <w:top w:val="none" w:sz="0" w:space="0" w:color="auto"/>
            <w:left w:val="none" w:sz="0" w:space="0" w:color="auto"/>
            <w:bottom w:val="none" w:sz="0" w:space="0" w:color="auto"/>
            <w:right w:val="none" w:sz="0" w:space="0" w:color="auto"/>
          </w:divBdr>
        </w:div>
        <w:div w:id="183709383">
          <w:marLeft w:val="480"/>
          <w:marRight w:val="0"/>
          <w:marTop w:val="0"/>
          <w:marBottom w:val="0"/>
          <w:divBdr>
            <w:top w:val="none" w:sz="0" w:space="0" w:color="auto"/>
            <w:left w:val="none" w:sz="0" w:space="0" w:color="auto"/>
            <w:bottom w:val="none" w:sz="0" w:space="0" w:color="auto"/>
            <w:right w:val="none" w:sz="0" w:space="0" w:color="auto"/>
          </w:divBdr>
        </w:div>
        <w:div w:id="581985226">
          <w:marLeft w:val="480"/>
          <w:marRight w:val="0"/>
          <w:marTop w:val="0"/>
          <w:marBottom w:val="0"/>
          <w:divBdr>
            <w:top w:val="none" w:sz="0" w:space="0" w:color="auto"/>
            <w:left w:val="none" w:sz="0" w:space="0" w:color="auto"/>
            <w:bottom w:val="none" w:sz="0" w:space="0" w:color="auto"/>
            <w:right w:val="none" w:sz="0" w:space="0" w:color="auto"/>
          </w:divBdr>
        </w:div>
        <w:div w:id="797646175">
          <w:marLeft w:val="480"/>
          <w:marRight w:val="0"/>
          <w:marTop w:val="0"/>
          <w:marBottom w:val="0"/>
          <w:divBdr>
            <w:top w:val="none" w:sz="0" w:space="0" w:color="auto"/>
            <w:left w:val="none" w:sz="0" w:space="0" w:color="auto"/>
            <w:bottom w:val="none" w:sz="0" w:space="0" w:color="auto"/>
            <w:right w:val="none" w:sz="0" w:space="0" w:color="auto"/>
          </w:divBdr>
        </w:div>
        <w:div w:id="863322271">
          <w:marLeft w:val="480"/>
          <w:marRight w:val="0"/>
          <w:marTop w:val="0"/>
          <w:marBottom w:val="0"/>
          <w:divBdr>
            <w:top w:val="none" w:sz="0" w:space="0" w:color="auto"/>
            <w:left w:val="none" w:sz="0" w:space="0" w:color="auto"/>
            <w:bottom w:val="none" w:sz="0" w:space="0" w:color="auto"/>
            <w:right w:val="none" w:sz="0" w:space="0" w:color="auto"/>
          </w:divBdr>
        </w:div>
        <w:div w:id="1425954728">
          <w:marLeft w:val="480"/>
          <w:marRight w:val="0"/>
          <w:marTop w:val="0"/>
          <w:marBottom w:val="0"/>
          <w:divBdr>
            <w:top w:val="none" w:sz="0" w:space="0" w:color="auto"/>
            <w:left w:val="none" w:sz="0" w:space="0" w:color="auto"/>
            <w:bottom w:val="none" w:sz="0" w:space="0" w:color="auto"/>
            <w:right w:val="none" w:sz="0" w:space="0" w:color="auto"/>
          </w:divBdr>
        </w:div>
        <w:div w:id="1530602885">
          <w:marLeft w:val="480"/>
          <w:marRight w:val="0"/>
          <w:marTop w:val="0"/>
          <w:marBottom w:val="0"/>
          <w:divBdr>
            <w:top w:val="none" w:sz="0" w:space="0" w:color="auto"/>
            <w:left w:val="none" w:sz="0" w:space="0" w:color="auto"/>
            <w:bottom w:val="none" w:sz="0" w:space="0" w:color="auto"/>
            <w:right w:val="none" w:sz="0" w:space="0" w:color="auto"/>
          </w:divBdr>
        </w:div>
        <w:div w:id="1535998074">
          <w:marLeft w:val="480"/>
          <w:marRight w:val="0"/>
          <w:marTop w:val="0"/>
          <w:marBottom w:val="0"/>
          <w:divBdr>
            <w:top w:val="none" w:sz="0" w:space="0" w:color="auto"/>
            <w:left w:val="none" w:sz="0" w:space="0" w:color="auto"/>
            <w:bottom w:val="none" w:sz="0" w:space="0" w:color="auto"/>
            <w:right w:val="none" w:sz="0" w:space="0" w:color="auto"/>
          </w:divBdr>
        </w:div>
        <w:div w:id="1720787161">
          <w:marLeft w:val="480"/>
          <w:marRight w:val="0"/>
          <w:marTop w:val="0"/>
          <w:marBottom w:val="0"/>
          <w:divBdr>
            <w:top w:val="none" w:sz="0" w:space="0" w:color="auto"/>
            <w:left w:val="none" w:sz="0" w:space="0" w:color="auto"/>
            <w:bottom w:val="none" w:sz="0" w:space="0" w:color="auto"/>
            <w:right w:val="none" w:sz="0" w:space="0" w:color="auto"/>
          </w:divBdr>
        </w:div>
        <w:div w:id="2099256016">
          <w:marLeft w:val="480"/>
          <w:marRight w:val="0"/>
          <w:marTop w:val="0"/>
          <w:marBottom w:val="0"/>
          <w:divBdr>
            <w:top w:val="none" w:sz="0" w:space="0" w:color="auto"/>
            <w:left w:val="none" w:sz="0" w:space="0" w:color="auto"/>
            <w:bottom w:val="none" w:sz="0" w:space="0" w:color="auto"/>
            <w:right w:val="none" w:sz="0" w:space="0" w:color="auto"/>
          </w:divBdr>
        </w:div>
      </w:divsChild>
    </w:div>
    <w:div w:id="681201353">
      <w:bodyDiv w:val="1"/>
      <w:marLeft w:val="0"/>
      <w:marRight w:val="0"/>
      <w:marTop w:val="0"/>
      <w:marBottom w:val="0"/>
      <w:divBdr>
        <w:top w:val="none" w:sz="0" w:space="0" w:color="auto"/>
        <w:left w:val="none" w:sz="0" w:space="0" w:color="auto"/>
        <w:bottom w:val="none" w:sz="0" w:space="0" w:color="auto"/>
        <w:right w:val="none" w:sz="0" w:space="0" w:color="auto"/>
      </w:divBdr>
    </w:div>
    <w:div w:id="685710292">
      <w:bodyDiv w:val="1"/>
      <w:marLeft w:val="0"/>
      <w:marRight w:val="0"/>
      <w:marTop w:val="0"/>
      <w:marBottom w:val="0"/>
      <w:divBdr>
        <w:top w:val="none" w:sz="0" w:space="0" w:color="auto"/>
        <w:left w:val="none" w:sz="0" w:space="0" w:color="auto"/>
        <w:bottom w:val="none" w:sz="0" w:space="0" w:color="auto"/>
        <w:right w:val="none" w:sz="0" w:space="0" w:color="auto"/>
      </w:divBdr>
    </w:div>
    <w:div w:id="688603053">
      <w:bodyDiv w:val="1"/>
      <w:marLeft w:val="0"/>
      <w:marRight w:val="0"/>
      <w:marTop w:val="0"/>
      <w:marBottom w:val="0"/>
      <w:divBdr>
        <w:top w:val="none" w:sz="0" w:space="0" w:color="auto"/>
        <w:left w:val="none" w:sz="0" w:space="0" w:color="auto"/>
        <w:bottom w:val="none" w:sz="0" w:space="0" w:color="auto"/>
        <w:right w:val="none" w:sz="0" w:space="0" w:color="auto"/>
      </w:divBdr>
      <w:divsChild>
        <w:div w:id="349990179">
          <w:marLeft w:val="480"/>
          <w:marRight w:val="0"/>
          <w:marTop w:val="0"/>
          <w:marBottom w:val="0"/>
          <w:divBdr>
            <w:top w:val="none" w:sz="0" w:space="0" w:color="auto"/>
            <w:left w:val="none" w:sz="0" w:space="0" w:color="auto"/>
            <w:bottom w:val="none" w:sz="0" w:space="0" w:color="auto"/>
            <w:right w:val="none" w:sz="0" w:space="0" w:color="auto"/>
          </w:divBdr>
        </w:div>
        <w:div w:id="958413850">
          <w:marLeft w:val="480"/>
          <w:marRight w:val="0"/>
          <w:marTop w:val="0"/>
          <w:marBottom w:val="0"/>
          <w:divBdr>
            <w:top w:val="none" w:sz="0" w:space="0" w:color="auto"/>
            <w:left w:val="none" w:sz="0" w:space="0" w:color="auto"/>
            <w:bottom w:val="none" w:sz="0" w:space="0" w:color="auto"/>
            <w:right w:val="none" w:sz="0" w:space="0" w:color="auto"/>
          </w:divBdr>
        </w:div>
        <w:div w:id="1138495714">
          <w:marLeft w:val="480"/>
          <w:marRight w:val="0"/>
          <w:marTop w:val="0"/>
          <w:marBottom w:val="0"/>
          <w:divBdr>
            <w:top w:val="none" w:sz="0" w:space="0" w:color="auto"/>
            <w:left w:val="none" w:sz="0" w:space="0" w:color="auto"/>
            <w:bottom w:val="none" w:sz="0" w:space="0" w:color="auto"/>
            <w:right w:val="none" w:sz="0" w:space="0" w:color="auto"/>
          </w:divBdr>
        </w:div>
        <w:div w:id="1948806563">
          <w:marLeft w:val="480"/>
          <w:marRight w:val="0"/>
          <w:marTop w:val="0"/>
          <w:marBottom w:val="0"/>
          <w:divBdr>
            <w:top w:val="none" w:sz="0" w:space="0" w:color="auto"/>
            <w:left w:val="none" w:sz="0" w:space="0" w:color="auto"/>
            <w:bottom w:val="none" w:sz="0" w:space="0" w:color="auto"/>
            <w:right w:val="none" w:sz="0" w:space="0" w:color="auto"/>
          </w:divBdr>
        </w:div>
        <w:div w:id="2123725373">
          <w:marLeft w:val="480"/>
          <w:marRight w:val="0"/>
          <w:marTop w:val="0"/>
          <w:marBottom w:val="0"/>
          <w:divBdr>
            <w:top w:val="none" w:sz="0" w:space="0" w:color="auto"/>
            <w:left w:val="none" w:sz="0" w:space="0" w:color="auto"/>
            <w:bottom w:val="none" w:sz="0" w:space="0" w:color="auto"/>
            <w:right w:val="none" w:sz="0" w:space="0" w:color="auto"/>
          </w:divBdr>
        </w:div>
      </w:divsChild>
    </w:div>
    <w:div w:id="688720667">
      <w:bodyDiv w:val="1"/>
      <w:marLeft w:val="0"/>
      <w:marRight w:val="0"/>
      <w:marTop w:val="0"/>
      <w:marBottom w:val="0"/>
      <w:divBdr>
        <w:top w:val="none" w:sz="0" w:space="0" w:color="auto"/>
        <w:left w:val="none" w:sz="0" w:space="0" w:color="auto"/>
        <w:bottom w:val="none" w:sz="0" w:space="0" w:color="auto"/>
        <w:right w:val="none" w:sz="0" w:space="0" w:color="auto"/>
      </w:divBdr>
    </w:div>
    <w:div w:id="691494004">
      <w:bodyDiv w:val="1"/>
      <w:marLeft w:val="0"/>
      <w:marRight w:val="0"/>
      <w:marTop w:val="0"/>
      <w:marBottom w:val="0"/>
      <w:divBdr>
        <w:top w:val="none" w:sz="0" w:space="0" w:color="auto"/>
        <w:left w:val="none" w:sz="0" w:space="0" w:color="auto"/>
        <w:bottom w:val="none" w:sz="0" w:space="0" w:color="auto"/>
        <w:right w:val="none" w:sz="0" w:space="0" w:color="auto"/>
      </w:divBdr>
    </w:div>
    <w:div w:id="691759823">
      <w:bodyDiv w:val="1"/>
      <w:marLeft w:val="0"/>
      <w:marRight w:val="0"/>
      <w:marTop w:val="0"/>
      <w:marBottom w:val="0"/>
      <w:divBdr>
        <w:top w:val="none" w:sz="0" w:space="0" w:color="auto"/>
        <w:left w:val="none" w:sz="0" w:space="0" w:color="auto"/>
        <w:bottom w:val="none" w:sz="0" w:space="0" w:color="auto"/>
        <w:right w:val="none" w:sz="0" w:space="0" w:color="auto"/>
      </w:divBdr>
    </w:div>
    <w:div w:id="693464469">
      <w:bodyDiv w:val="1"/>
      <w:marLeft w:val="0"/>
      <w:marRight w:val="0"/>
      <w:marTop w:val="0"/>
      <w:marBottom w:val="0"/>
      <w:divBdr>
        <w:top w:val="none" w:sz="0" w:space="0" w:color="auto"/>
        <w:left w:val="none" w:sz="0" w:space="0" w:color="auto"/>
        <w:bottom w:val="none" w:sz="0" w:space="0" w:color="auto"/>
        <w:right w:val="none" w:sz="0" w:space="0" w:color="auto"/>
      </w:divBdr>
    </w:div>
    <w:div w:id="695081024">
      <w:bodyDiv w:val="1"/>
      <w:marLeft w:val="0"/>
      <w:marRight w:val="0"/>
      <w:marTop w:val="0"/>
      <w:marBottom w:val="0"/>
      <w:divBdr>
        <w:top w:val="none" w:sz="0" w:space="0" w:color="auto"/>
        <w:left w:val="none" w:sz="0" w:space="0" w:color="auto"/>
        <w:bottom w:val="none" w:sz="0" w:space="0" w:color="auto"/>
        <w:right w:val="none" w:sz="0" w:space="0" w:color="auto"/>
      </w:divBdr>
    </w:div>
    <w:div w:id="696202899">
      <w:bodyDiv w:val="1"/>
      <w:marLeft w:val="0"/>
      <w:marRight w:val="0"/>
      <w:marTop w:val="0"/>
      <w:marBottom w:val="0"/>
      <w:divBdr>
        <w:top w:val="none" w:sz="0" w:space="0" w:color="auto"/>
        <w:left w:val="none" w:sz="0" w:space="0" w:color="auto"/>
        <w:bottom w:val="none" w:sz="0" w:space="0" w:color="auto"/>
        <w:right w:val="none" w:sz="0" w:space="0" w:color="auto"/>
      </w:divBdr>
    </w:div>
    <w:div w:id="696857673">
      <w:bodyDiv w:val="1"/>
      <w:marLeft w:val="0"/>
      <w:marRight w:val="0"/>
      <w:marTop w:val="0"/>
      <w:marBottom w:val="0"/>
      <w:divBdr>
        <w:top w:val="none" w:sz="0" w:space="0" w:color="auto"/>
        <w:left w:val="none" w:sz="0" w:space="0" w:color="auto"/>
        <w:bottom w:val="none" w:sz="0" w:space="0" w:color="auto"/>
        <w:right w:val="none" w:sz="0" w:space="0" w:color="auto"/>
      </w:divBdr>
    </w:div>
    <w:div w:id="703597580">
      <w:bodyDiv w:val="1"/>
      <w:marLeft w:val="0"/>
      <w:marRight w:val="0"/>
      <w:marTop w:val="0"/>
      <w:marBottom w:val="0"/>
      <w:divBdr>
        <w:top w:val="none" w:sz="0" w:space="0" w:color="auto"/>
        <w:left w:val="none" w:sz="0" w:space="0" w:color="auto"/>
        <w:bottom w:val="none" w:sz="0" w:space="0" w:color="auto"/>
        <w:right w:val="none" w:sz="0" w:space="0" w:color="auto"/>
      </w:divBdr>
    </w:div>
    <w:div w:id="707534034">
      <w:bodyDiv w:val="1"/>
      <w:marLeft w:val="0"/>
      <w:marRight w:val="0"/>
      <w:marTop w:val="0"/>
      <w:marBottom w:val="0"/>
      <w:divBdr>
        <w:top w:val="none" w:sz="0" w:space="0" w:color="auto"/>
        <w:left w:val="none" w:sz="0" w:space="0" w:color="auto"/>
        <w:bottom w:val="none" w:sz="0" w:space="0" w:color="auto"/>
        <w:right w:val="none" w:sz="0" w:space="0" w:color="auto"/>
      </w:divBdr>
    </w:div>
    <w:div w:id="709913569">
      <w:bodyDiv w:val="1"/>
      <w:marLeft w:val="0"/>
      <w:marRight w:val="0"/>
      <w:marTop w:val="0"/>
      <w:marBottom w:val="0"/>
      <w:divBdr>
        <w:top w:val="none" w:sz="0" w:space="0" w:color="auto"/>
        <w:left w:val="none" w:sz="0" w:space="0" w:color="auto"/>
        <w:bottom w:val="none" w:sz="0" w:space="0" w:color="auto"/>
        <w:right w:val="none" w:sz="0" w:space="0" w:color="auto"/>
      </w:divBdr>
    </w:div>
    <w:div w:id="710302695">
      <w:bodyDiv w:val="1"/>
      <w:marLeft w:val="0"/>
      <w:marRight w:val="0"/>
      <w:marTop w:val="0"/>
      <w:marBottom w:val="0"/>
      <w:divBdr>
        <w:top w:val="none" w:sz="0" w:space="0" w:color="auto"/>
        <w:left w:val="none" w:sz="0" w:space="0" w:color="auto"/>
        <w:bottom w:val="none" w:sz="0" w:space="0" w:color="auto"/>
        <w:right w:val="none" w:sz="0" w:space="0" w:color="auto"/>
      </w:divBdr>
    </w:div>
    <w:div w:id="710804499">
      <w:bodyDiv w:val="1"/>
      <w:marLeft w:val="0"/>
      <w:marRight w:val="0"/>
      <w:marTop w:val="0"/>
      <w:marBottom w:val="0"/>
      <w:divBdr>
        <w:top w:val="none" w:sz="0" w:space="0" w:color="auto"/>
        <w:left w:val="none" w:sz="0" w:space="0" w:color="auto"/>
        <w:bottom w:val="none" w:sz="0" w:space="0" w:color="auto"/>
        <w:right w:val="none" w:sz="0" w:space="0" w:color="auto"/>
      </w:divBdr>
    </w:div>
    <w:div w:id="715356553">
      <w:bodyDiv w:val="1"/>
      <w:marLeft w:val="0"/>
      <w:marRight w:val="0"/>
      <w:marTop w:val="0"/>
      <w:marBottom w:val="0"/>
      <w:divBdr>
        <w:top w:val="none" w:sz="0" w:space="0" w:color="auto"/>
        <w:left w:val="none" w:sz="0" w:space="0" w:color="auto"/>
        <w:bottom w:val="none" w:sz="0" w:space="0" w:color="auto"/>
        <w:right w:val="none" w:sz="0" w:space="0" w:color="auto"/>
      </w:divBdr>
    </w:div>
    <w:div w:id="716122691">
      <w:bodyDiv w:val="1"/>
      <w:marLeft w:val="0"/>
      <w:marRight w:val="0"/>
      <w:marTop w:val="0"/>
      <w:marBottom w:val="0"/>
      <w:divBdr>
        <w:top w:val="none" w:sz="0" w:space="0" w:color="auto"/>
        <w:left w:val="none" w:sz="0" w:space="0" w:color="auto"/>
        <w:bottom w:val="none" w:sz="0" w:space="0" w:color="auto"/>
        <w:right w:val="none" w:sz="0" w:space="0" w:color="auto"/>
      </w:divBdr>
    </w:div>
    <w:div w:id="719941701">
      <w:bodyDiv w:val="1"/>
      <w:marLeft w:val="0"/>
      <w:marRight w:val="0"/>
      <w:marTop w:val="0"/>
      <w:marBottom w:val="0"/>
      <w:divBdr>
        <w:top w:val="none" w:sz="0" w:space="0" w:color="auto"/>
        <w:left w:val="none" w:sz="0" w:space="0" w:color="auto"/>
        <w:bottom w:val="none" w:sz="0" w:space="0" w:color="auto"/>
        <w:right w:val="none" w:sz="0" w:space="0" w:color="auto"/>
      </w:divBdr>
    </w:div>
    <w:div w:id="720057122">
      <w:bodyDiv w:val="1"/>
      <w:marLeft w:val="0"/>
      <w:marRight w:val="0"/>
      <w:marTop w:val="0"/>
      <w:marBottom w:val="0"/>
      <w:divBdr>
        <w:top w:val="none" w:sz="0" w:space="0" w:color="auto"/>
        <w:left w:val="none" w:sz="0" w:space="0" w:color="auto"/>
        <w:bottom w:val="none" w:sz="0" w:space="0" w:color="auto"/>
        <w:right w:val="none" w:sz="0" w:space="0" w:color="auto"/>
      </w:divBdr>
      <w:divsChild>
        <w:div w:id="30806504">
          <w:marLeft w:val="480"/>
          <w:marRight w:val="0"/>
          <w:marTop w:val="0"/>
          <w:marBottom w:val="0"/>
          <w:divBdr>
            <w:top w:val="none" w:sz="0" w:space="0" w:color="auto"/>
            <w:left w:val="none" w:sz="0" w:space="0" w:color="auto"/>
            <w:bottom w:val="none" w:sz="0" w:space="0" w:color="auto"/>
            <w:right w:val="none" w:sz="0" w:space="0" w:color="auto"/>
          </w:divBdr>
        </w:div>
        <w:div w:id="92436749">
          <w:marLeft w:val="480"/>
          <w:marRight w:val="0"/>
          <w:marTop w:val="0"/>
          <w:marBottom w:val="0"/>
          <w:divBdr>
            <w:top w:val="none" w:sz="0" w:space="0" w:color="auto"/>
            <w:left w:val="none" w:sz="0" w:space="0" w:color="auto"/>
            <w:bottom w:val="none" w:sz="0" w:space="0" w:color="auto"/>
            <w:right w:val="none" w:sz="0" w:space="0" w:color="auto"/>
          </w:divBdr>
        </w:div>
        <w:div w:id="98720562">
          <w:marLeft w:val="480"/>
          <w:marRight w:val="0"/>
          <w:marTop w:val="0"/>
          <w:marBottom w:val="0"/>
          <w:divBdr>
            <w:top w:val="none" w:sz="0" w:space="0" w:color="auto"/>
            <w:left w:val="none" w:sz="0" w:space="0" w:color="auto"/>
            <w:bottom w:val="none" w:sz="0" w:space="0" w:color="auto"/>
            <w:right w:val="none" w:sz="0" w:space="0" w:color="auto"/>
          </w:divBdr>
        </w:div>
        <w:div w:id="284510664">
          <w:marLeft w:val="480"/>
          <w:marRight w:val="0"/>
          <w:marTop w:val="0"/>
          <w:marBottom w:val="0"/>
          <w:divBdr>
            <w:top w:val="none" w:sz="0" w:space="0" w:color="auto"/>
            <w:left w:val="none" w:sz="0" w:space="0" w:color="auto"/>
            <w:bottom w:val="none" w:sz="0" w:space="0" w:color="auto"/>
            <w:right w:val="none" w:sz="0" w:space="0" w:color="auto"/>
          </w:divBdr>
        </w:div>
        <w:div w:id="564528984">
          <w:marLeft w:val="480"/>
          <w:marRight w:val="0"/>
          <w:marTop w:val="0"/>
          <w:marBottom w:val="0"/>
          <w:divBdr>
            <w:top w:val="none" w:sz="0" w:space="0" w:color="auto"/>
            <w:left w:val="none" w:sz="0" w:space="0" w:color="auto"/>
            <w:bottom w:val="none" w:sz="0" w:space="0" w:color="auto"/>
            <w:right w:val="none" w:sz="0" w:space="0" w:color="auto"/>
          </w:divBdr>
        </w:div>
        <w:div w:id="655107296">
          <w:marLeft w:val="480"/>
          <w:marRight w:val="0"/>
          <w:marTop w:val="0"/>
          <w:marBottom w:val="0"/>
          <w:divBdr>
            <w:top w:val="none" w:sz="0" w:space="0" w:color="auto"/>
            <w:left w:val="none" w:sz="0" w:space="0" w:color="auto"/>
            <w:bottom w:val="none" w:sz="0" w:space="0" w:color="auto"/>
            <w:right w:val="none" w:sz="0" w:space="0" w:color="auto"/>
          </w:divBdr>
        </w:div>
        <w:div w:id="704871431">
          <w:marLeft w:val="480"/>
          <w:marRight w:val="0"/>
          <w:marTop w:val="0"/>
          <w:marBottom w:val="0"/>
          <w:divBdr>
            <w:top w:val="none" w:sz="0" w:space="0" w:color="auto"/>
            <w:left w:val="none" w:sz="0" w:space="0" w:color="auto"/>
            <w:bottom w:val="none" w:sz="0" w:space="0" w:color="auto"/>
            <w:right w:val="none" w:sz="0" w:space="0" w:color="auto"/>
          </w:divBdr>
        </w:div>
        <w:div w:id="708186018">
          <w:marLeft w:val="480"/>
          <w:marRight w:val="0"/>
          <w:marTop w:val="0"/>
          <w:marBottom w:val="0"/>
          <w:divBdr>
            <w:top w:val="none" w:sz="0" w:space="0" w:color="auto"/>
            <w:left w:val="none" w:sz="0" w:space="0" w:color="auto"/>
            <w:bottom w:val="none" w:sz="0" w:space="0" w:color="auto"/>
            <w:right w:val="none" w:sz="0" w:space="0" w:color="auto"/>
          </w:divBdr>
        </w:div>
        <w:div w:id="1050226101">
          <w:marLeft w:val="480"/>
          <w:marRight w:val="0"/>
          <w:marTop w:val="0"/>
          <w:marBottom w:val="0"/>
          <w:divBdr>
            <w:top w:val="none" w:sz="0" w:space="0" w:color="auto"/>
            <w:left w:val="none" w:sz="0" w:space="0" w:color="auto"/>
            <w:bottom w:val="none" w:sz="0" w:space="0" w:color="auto"/>
            <w:right w:val="none" w:sz="0" w:space="0" w:color="auto"/>
          </w:divBdr>
        </w:div>
        <w:div w:id="1064832420">
          <w:marLeft w:val="480"/>
          <w:marRight w:val="0"/>
          <w:marTop w:val="0"/>
          <w:marBottom w:val="0"/>
          <w:divBdr>
            <w:top w:val="none" w:sz="0" w:space="0" w:color="auto"/>
            <w:left w:val="none" w:sz="0" w:space="0" w:color="auto"/>
            <w:bottom w:val="none" w:sz="0" w:space="0" w:color="auto"/>
            <w:right w:val="none" w:sz="0" w:space="0" w:color="auto"/>
          </w:divBdr>
        </w:div>
        <w:div w:id="1178740671">
          <w:marLeft w:val="480"/>
          <w:marRight w:val="0"/>
          <w:marTop w:val="0"/>
          <w:marBottom w:val="0"/>
          <w:divBdr>
            <w:top w:val="none" w:sz="0" w:space="0" w:color="auto"/>
            <w:left w:val="none" w:sz="0" w:space="0" w:color="auto"/>
            <w:bottom w:val="none" w:sz="0" w:space="0" w:color="auto"/>
            <w:right w:val="none" w:sz="0" w:space="0" w:color="auto"/>
          </w:divBdr>
        </w:div>
        <w:div w:id="1229417859">
          <w:marLeft w:val="480"/>
          <w:marRight w:val="0"/>
          <w:marTop w:val="0"/>
          <w:marBottom w:val="0"/>
          <w:divBdr>
            <w:top w:val="none" w:sz="0" w:space="0" w:color="auto"/>
            <w:left w:val="none" w:sz="0" w:space="0" w:color="auto"/>
            <w:bottom w:val="none" w:sz="0" w:space="0" w:color="auto"/>
            <w:right w:val="none" w:sz="0" w:space="0" w:color="auto"/>
          </w:divBdr>
        </w:div>
        <w:div w:id="1296522100">
          <w:marLeft w:val="480"/>
          <w:marRight w:val="0"/>
          <w:marTop w:val="0"/>
          <w:marBottom w:val="0"/>
          <w:divBdr>
            <w:top w:val="none" w:sz="0" w:space="0" w:color="auto"/>
            <w:left w:val="none" w:sz="0" w:space="0" w:color="auto"/>
            <w:bottom w:val="none" w:sz="0" w:space="0" w:color="auto"/>
            <w:right w:val="none" w:sz="0" w:space="0" w:color="auto"/>
          </w:divBdr>
        </w:div>
        <w:div w:id="1318074715">
          <w:marLeft w:val="480"/>
          <w:marRight w:val="0"/>
          <w:marTop w:val="0"/>
          <w:marBottom w:val="0"/>
          <w:divBdr>
            <w:top w:val="none" w:sz="0" w:space="0" w:color="auto"/>
            <w:left w:val="none" w:sz="0" w:space="0" w:color="auto"/>
            <w:bottom w:val="none" w:sz="0" w:space="0" w:color="auto"/>
            <w:right w:val="none" w:sz="0" w:space="0" w:color="auto"/>
          </w:divBdr>
        </w:div>
        <w:div w:id="1418475526">
          <w:marLeft w:val="480"/>
          <w:marRight w:val="0"/>
          <w:marTop w:val="0"/>
          <w:marBottom w:val="0"/>
          <w:divBdr>
            <w:top w:val="none" w:sz="0" w:space="0" w:color="auto"/>
            <w:left w:val="none" w:sz="0" w:space="0" w:color="auto"/>
            <w:bottom w:val="none" w:sz="0" w:space="0" w:color="auto"/>
            <w:right w:val="none" w:sz="0" w:space="0" w:color="auto"/>
          </w:divBdr>
        </w:div>
        <w:div w:id="1482112937">
          <w:marLeft w:val="480"/>
          <w:marRight w:val="0"/>
          <w:marTop w:val="0"/>
          <w:marBottom w:val="0"/>
          <w:divBdr>
            <w:top w:val="none" w:sz="0" w:space="0" w:color="auto"/>
            <w:left w:val="none" w:sz="0" w:space="0" w:color="auto"/>
            <w:bottom w:val="none" w:sz="0" w:space="0" w:color="auto"/>
            <w:right w:val="none" w:sz="0" w:space="0" w:color="auto"/>
          </w:divBdr>
        </w:div>
        <w:div w:id="1545756128">
          <w:marLeft w:val="480"/>
          <w:marRight w:val="0"/>
          <w:marTop w:val="0"/>
          <w:marBottom w:val="0"/>
          <w:divBdr>
            <w:top w:val="none" w:sz="0" w:space="0" w:color="auto"/>
            <w:left w:val="none" w:sz="0" w:space="0" w:color="auto"/>
            <w:bottom w:val="none" w:sz="0" w:space="0" w:color="auto"/>
            <w:right w:val="none" w:sz="0" w:space="0" w:color="auto"/>
          </w:divBdr>
        </w:div>
        <w:div w:id="1609311343">
          <w:marLeft w:val="480"/>
          <w:marRight w:val="0"/>
          <w:marTop w:val="0"/>
          <w:marBottom w:val="0"/>
          <w:divBdr>
            <w:top w:val="none" w:sz="0" w:space="0" w:color="auto"/>
            <w:left w:val="none" w:sz="0" w:space="0" w:color="auto"/>
            <w:bottom w:val="none" w:sz="0" w:space="0" w:color="auto"/>
            <w:right w:val="none" w:sz="0" w:space="0" w:color="auto"/>
          </w:divBdr>
        </w:div>
        <w:div w:id="1613592569">
          <w:marLeft w:val="480"/>
          <w:marRight w:val="0"/>
          <w:marTop w:val="0"/>
          <w:marBottom w:val="0"/>
          <w:divBdr>
            <w:top w:val="none" w:sz="0" w:space="0" w:color="auto"/>
            <w:left w:val="none" w:sz="0" w:space="0" w:color="auto"/>
            <w:bottom w:val="none" w:sz="0" w:space="0" w:color="auto"/>
            <w:right w:val="none" w:sz="0" w:space="0" w:color="auto"/>
          </w:divBdr>
        </w:div>
        <w:div w:id="1629701461">
          <w:marLeft w:val="480"/>
          <w:marRight w:val="0"/>
          <w:marTop w:val="0"/>
          <w:marBottom w:val="0"/>
          <w:divBdr>
            <w:top w:val="none" w:sz="0" w:space="0" w:color="auto"/>
            <w:left w:val="none" w:sz="0" w:space="0" w:color="auto"/>
            <w:bottom w:val="none" w:sz="0" w:space="0" w:color="auto"/>
            <w:right w:val="none" w:sz="0" w:space="0" w:color="auto"/>
          </w:divBdr>
        </w:div>
        <w:div w:id="1637560777">
          <w:marLeft w:val="480"/>
          <w:marRight w:val="0"/>
          <w:marTop w:val="0"/>
          <w:marBottom w:val="0"/>
          <w:divBdr>
            <w:top w:val="none" w:sz="0" w:space="0" w:color="auto"/>
            <w:left w:val="none" w:sz="0" w:space="0" w:color="auto"/>
            <w:bottom w:val="none" w:sz="0" w:space="0" w:color="auto"/>
            <w:right w:val="none" w:sz="0" w:space="0" w:color="auto"/>
          </w:divBdr>
        </w:div>
        <w:div w:id="1711488092">
          <w:marLeft w:val="480"/>
          <w:marRight w:val="0"/>
          <w:marTop w:val="0"/>
          <w:marBottom w:val="0"/>
          <w:divBdr>
            <w:top w:val="none" w:sz="0" w:space="0" w:color="auto"/>
            <w:left w:val="none" w:sz="0" w:space="0" w:color="auto"/>
            <w:bottom w:val="none" w:sz="0" w:space="0" w:color="auto"/>
            <w:right w:val="none" w:sz="0" w:space="0" w:color="auto"/>
          </w:divBdr>
        </w:div>
        <w:div w:id="1739522794">
          <w:marLeft w:val="480"/>
          <w:marRight w:val="0"/>
          <w:marTop w:val="0"/>
          <w:marBottom w:val="0"/>
          <w:divBdr>
            <w:top w:val="none" w:sz="0" w:space="0" w:color="auto"/>
            <w:left w:val="none" w:sz="0" w:space="0" w:color="auto"/>
            <w:bottom w:val="none" w:sz="0" w:space="0" w:color="auto"/>
            <w:right w:val="none" w:sz="0" w:space="0" w:color="auto"/>
          </w:divBdr>
        </w:div>
        <w:div w:id="1904750014">
          <w:marLeft w:val="480"/>
          <w:marRight w:val="0"/>
          <w:marTop w:val="0"/>
          <w:marBottom w:val="0"/>
          <w:divBdr>
            <w:top w:val="none" w:sz="0" w:space="0" w:color="auto"/>
            <w:left w:val="none" w:sz="0" w:space="0" w:color="auto"/>
            <w:bottom w:val="none" w:sz="0" w:space="0" w:color="auto"/>
            <w:right w:val="none" w:sz="0" w:space="0" w:color="auto"/>
          </w:divBdr>
        </w:div>
        <w:div w:id="1959024889">
          <w:marLeft w:val="480"/>
          <w:marRight w:val="0"/>
          <w:marTop w:val="0"/>
          <w:marBottom w:val="0"/>
          <w:divBdr>
            <w:top w:val="none" w:sz="0" w:space="0" w:color="auto"/>
            <w:left w:val="none" w:sz="0" w:space="0" w:color="auto"/>
            <w:bottom w:val="none" w:sz="0" w:space="0" w:color="auto"/>
            <w:right w:val="none" w:sz="0" w:space="0" w:color="auto"/>
          </w:divBdr>
        </w:div>
      </w:divsChild>
    </w:div>
    <w:div w:id="720398246">
      <w:bodyDiv w:val="1"/>
      <w:marLeft w:val="0"/>
      <w:marRight w:val="0"/>
      <w:marTop w:val="0"/>
      <w:marBottom w:val="0"/>
      <w:divBdr>
        <w:top w:val="none" w:sz="0" w:space="0" w:color="auto"/>
        <w:left w:val="none" w:sz="0" w:space="0" w:color="auto"/>
        <w:bottom w:val="none" w:sz="0" w:space="0" w:color="auto"/>
        <w:right w:val="none" w:sz="0" w:space="0" w:color="auto"/>
      </w:divBdr>
    </w:div>
    <w:div w:id="722172735">
      <w:bodyDiv w:val="1"/>
      <w:marLeft w:val="0"/>
      <w:marRight w:val="0"/>
      <w:marTop w:val="0"/>
      <w:marBottom w:val="0"/>
      <w:divBdr>
        <w:top w:val="none" w:sz="0" w:space="0" w:color="auto"/>
        <w:left w:val="none" w:sz="0" w:space="0" w:color="auto"/>
        <w:bottom w:val="none" w:sz="0" w:space="0" w:color="auto"/>
        <w:right w:val="none" w:sz="0" w:space="0" w:color="auto"/>
      </w:divBdr>
    </w:div>
    <w:div w:id="726226772">
      <w:bodyDiv w:val="1"/>
      <w:marLeft w:val="0"/>
      <w:marRight w:val="0"/>
      <w:marTop w:val="0"/>
      <w:marBottom w:val="0"/>
      <w:divBdr>
        <w:top w:val="none" w:sz="0" w:space="0" w:color="auto"/>
        <w:left w:val="none" w:sz="0" w:space="0" w:color="auto"/>
        <w:bottom w:val="none" w:sz="0" w:space="0" w:color="auto"/>
        <w:right w:val="none" w:sz="0" w:space="0" w:color="auto"/>
      </w:divBdr>
    </w:div>
    <w:div w:id="728695810">
      <w:bodyDiv w:val="1"/>
      <w:marLeft w:val="0"/>
      <w:marRight w:val="0"/>
      <w:marTop w:val="0"/>
      <w:marBottom w:val="0"/>
      <w:divBdr>
        <w:top w:val="none" w:sz="0" w:space="0" w:color="auto"/>
        <w:left w:val="none" w:sz="0" w:space="0" w:color="auto"/>
        <w:bottom w:val="none" w:sz="0" w:space="0" w:color="auto"/>
        <w:right w:val="none" w:sz="0" w:space="0" w:color="auto"/>
      </w:divBdr>
      <w:divsChild>
        <w:div w:id="67728247">
          <w:marLeft w:val="480"/>
          <w:marRight w:val="0"/>
          <w:marTop w:val="0"/>
          <w:marBottom w:val="0"/>
          <w:divBdr>
            <w:top w:val="none" w:sz="0" w:space="0" w:color="auto"/>
            <w:left w:val="none" w:sz="0" w:space="0" w:color="auto"/>
            <w:bottom w:val="none" w:sz="0" w:space="0" w:color="auto"/>
            <w:right w:val="none" w:sz="0" w:space="0" w:color="auto"/>
          </w:divBdr>
        </w:div>
        <w:div w:id="88547310">
          <w:marLeft w:val="480"/>
          <w:marRight w:val="0"/>
          <w:marTop w:val="0"/>
          <w:marBottom w:val="0"/>
          <w:divBdr>
            <w:top w:val="none" w:sz="0" w:space="0" w:color="auto"/>
            <w:left w:val="none" w:sz="0" w:space="0" w:color="auto"/>
            <w:bottom w:val="none" w:sz="0" w:space="0" w:color="auto"/>
            <w:right w:val="none" w:sz="0" w:space="0" w:color="auto"/>
          </w:divBdr>
        </w:div>
        <w:div w:id="195319639">
          <w:marLeft w:val="480"/>
          <w:marRight w:val="0"/>
          <w:marTop w:val="0"/>
          <w:marBottom w:val="0"/>
          <w:divBdr>
            <w:top w:val="none" w:sz="0" w:space="0" w:color="auto"/>
            <w:left w:val="none" w:sz="0" w:space="0" w:color="auto"/>
            <w:bottom w:val="none" w:sz="0" w:space="0" w:color="auto"/>
            <w:right w:val="none" w:sz="0" w:space="0" w:color="auto"/>
          </w:divBdr>
        </w:div>
        <w:div w:id="232814257">
          <w:marLeft w:val="480"/>
          <w:marRight w:val="0"/>
          <w:marTop w:val="0"/>
          <w:marBottom w:val="0"/>
          <w:divBdr>
            <w:top w:val="none" w:sz="0" w:space="0" w:color="auto"/>
            <w:left w:val="none" w:sz="0" w:space="0" w:color="auto"/>
            <w:bottom w:val="none" w:sz="0" w:space="0" w:color="auto"/>
            <w:right w:val="none" w:sz="0" w:space="0" w:color="auto"/>
          </w:divBdr>
        </w:div>
        <w:div w:id="251163771">
          <w:marLeft w:val="480"/>
          <w:marRight w:val="0"/>
          <w:marTop w:val="0"/>
          <w:marBottom w:val="0"/>
          <w:divBdr>
            <w:top w:val="none" w:sz="0" w:space="0" w:color="auto"/>
            <w:left w:val="none" w:sz="0" w:space="0" w:color="auto"/>
            <w:bottom w:val="none" w:sz="0" w:space="0" w:color="auto"/>
            <w:right w:val="none" w:sz="0" w:space="0" w:color="auto"/>
          </w:divBdr>
        </w:div>
        <w:div w:id="359283255">
          <w:marLeft w:val="480"/>
          <w:marRight w:val="0"/>
          <w:marTop w:val="0"/>
          <w:marBottom w:val="0"/>
          <w:divBdr>
            <w:top w:val="none" w:sz="0" w:space="0" w:color="auto"/>
            <w:left w:val="none" w:sz="0" w:space="0" w:color="auto"/>
            <w:bottom w:val="none" w:sz="0" w:space="0" w:color="auto"/>
            <w:right w:val="none" w:sz="0" w:space="0" w:color="auto"/>
          </w:divBdr>
        </w:div>
        <w:div w:id="573126804">
          <w:marLeft w:val="480"/>
          <w:marRight w:val="0"/>
          <w:marTop w:val="0"/>
          <w:marBottom w:val="0"/>
          <w:divBdr>
            <w:top w:val="none" w:sz="0" w:space="0" w:color="auto"/>
            <w:left w:val="none" w:sz="0" w:space="0" w:color="auto"/>
            <w:bottom w:val="none" w:sz="0" w:space="0" w:color="auto"/>
            <w:right w:val="none" w:sz="0" w:space="0" w:color="auto"/>
          </w:divBdr>
        </w:div>
        <w:div w:id="616958031">
          <w:marLeft w:val="480"/>
          <w:marRight w:val="0"/>
          <w:marTop w:val="0"/>
          <w:marBottom w:val="0"/>
          <w:divBdr>
            <w:top w:val="none" w:sz="0" w:space="0" w:color="auto"/>
            <w:left w:val="none" w:sz="0" w:space="0" w:color="auto"/>
            <w:bottom w:val="none" w:sz="0" w:space="0" w:color="auto"/>
            <w:right w:val="none" w:sz="0" w:space="0" w:color="auto"/>
          </w:divBdr>
        </w:div>
        <w:div w:id="639770848">
          <w:marLeft w:val="480"/>
          <w:marRight w:val="0"/>
          <w:marTop w:val="0"/>
          <w:marBottom w:val="0"/>
          <w:divBdr>
            <w:top w:val="none" w:sz="0" w:space="0" w:color="auto"/>
            <w:left w:val="none" w:sz="0" w:space="0" w:color="auto"/>
            <w:bottom w:val="none" w:sz="0" w:space="0" w:color="auto"/>
            <w:right w:val="none" w:sz="0" w:space="0" w:color="auto"/>
          </w:divBdr>
        </w:div>
        <w:div w:id="679426216">
          <w:marLeft w:val="480"/>
          <w:marRight w:val="0"/>
          <w:marTop w:val="0"/>
          <w:marBottom w:val="0"/>
          <w:divBdr>
            <w:top w:val="none" w:sz="0" w:space="0" w:color="auto"/>
            <w:left w:val="none" w:sz="0" w:space="0" w:color="auto"/>
            <w:bottom w:val="none" w:sz="0" w:space="0" w:color="auto"/>
            <w:right w:val="none" w:sz="0" w:space="0" w:color="auto"/>
          </w:divBdr>
        </w:div>
        <w:div w:id="754059138">
          <w:marLeft w:val="480"/>
          <w:marRight w:val="0"/>
          <w:marTop w:val="0"/>
          <w:marBottom w:val="0"/>
          <w:divBdr>
            <w:top w:val="none" w:sz="0" w:space="0" w:color="auto"/>
            <w:left w:val="none" w:sz="0" w:space="0" w:color="auto"/>
            <w:bottom w:val="none" w:sz="0" w:space="0" w:color="auto"/>
            <w:right w:val="none" w:sz="0" w:space="0" w:color="auto"/>
          </w:divBdr>
        </w:div>
        <w:div w:id="761680971">
          <w:marLeft w:val="480"/>
          <w:marRight w:val="0"/>
          <w:marTop w:val="0"/>
          <w:marBottom w:val="0"/>
          <w:divBdr>
            <w:top w:val="none" w:sz="0" w:space="0" w:color="auto"/>
            <w:left w:val="none" w:sz="0" w:space="0" w:color="auto"/>
            <w:bottom w:val="none" w:sz="0" w:space="0" w:color="auto"/>
            <w:right w:val="none" w:sz="0" w:space="0" w:color="auto"/>
          </w:divBdr>
        </w:div>
        <w:div w:id="764502021">
          <w:marLeft w:val="480"/>
          <w:marRight w:val="0"/>
          <w:marTop w:val="0"/>
          <w:marBottom w:val="0"/>
          <w:divBdr>
            <w:top w:val="none" w:sz="0" w:space="0" w:color="auto"/>
            <w:left w:val="none" w:sz="0" w:space="0" w:color="auto"/>
            <w:bottom w:val="none" w:sz="0" w:space="0" w:color="auto"/>
            <w:right w:val="none" w:sz="0" w:space="0" w:color="auto"/>
          </w:divBdr>
        </w:div>
        <w:div w:id="770514407">
          <w:marLeft w:val="480"/>
          <w:marRight w:val="0"/>
          <w:marTop w:val="0"/>
          <w:marBottom w:val="0"/>
          <w:divBdr>
            <w:top w:val="none" w:sz="0" w:space="0" w:color="auto"/>
            <w:left w:val="none" w:sz="0" w:space="0" w:color="auto"/>
            <w:bottom w:val="none" w:sz="0" w:space="0" w:color="auto"/>
            <w:right w:val="none" w:sz="0" w:space="0" w:color="auto"/>
          </w:divBdr>
        </w:div>
        <w:div w:id="791478877">
          <w:marLeft w:val="480"/>
          <w:marRight w:val="0"/>
          <w:marTop w:val="0"/>
          <w:marBottom w:val="0"/>
          <w:divBdr>
            <w:top w:val="none" w:sz="0" w:space="0" w:color="auto"/>
            <w:left w:val="none" w:sz="0" w:space="0" w:color="auto"/>
            <w:bottom w:val="none" w:sz="0" w:space="0" w:color="auto"/>
            <w:right w:val="none" w:sz="0" w:space="0" w:color="auto"/>
          </w:divBdr>
        </w:div>
        <w:div w:id="834688961">
          <w:marLeft w:val="480"/>
          <w:marRight w:val="0"/>
          <w:marTop w:val="0"/>
          <w:marBottom w:val="0"/>
          <w:divBdr>
            <w:top w:val="none" w:sz="0" w:space="0" w:color="auto"/>
            <w:left w:val="none" w:sz="0" w:space="0" w:color="auto"/>
            <w:bottom w:val="none" w:sz="0" w:space="0" w:color="auto"/>
            <w:right w:val="none" w:sz="0" w:space="0" w:color="auto"/>
          </w:divBdr>
        </w:div>
        <w:div w:id="999115215">
          <w:marLeft w:val="480"/>
          <w:marRight w:val="0"/>
          <w:marTop w:val="0"/>
          <w:marBottom w:val="0"/>
          <w:divBdr>
            <w:top w:val="none" w:sz="0" w:space="0" w:color="auto"/>
            <w:left w:val="none" w:sz="0" w:space="0" w:color="auto"/>
            <w:bottom w:val="none" w:sz="0" w:space="0" w:color="auto"/>
            <w:right w:val="none" w:sz="0" w:space="0" w:color="auto"/>
          </w:divBdr>
        </w:div>
        <w:div w:id="1047221699">
          <w:marLeft w:val="480"/>
          <w:marRight w:val="0"/>
          <w:marTop w:val="0"/>
          <w:marBottom w:val="0"/>
          <w:divBdr>
            <w:top w:val="none" w:sz="0" w:space="0" w:color="auto"/>
            <w:left w:val="none" w:sz="0" w:space="0" w:color="auto"/>
            <w:bottom w:val="none" w:sz="0" w:space="0" w:color="auto"/>
            <w:right w:val="none" w:sz="0" w:space="0" w:color="auto"/>
          </w:divBdr>
        </w:div>
        <w:div w:id="1047224026">
          <w:marLeft w:val="480"/>
          <w:marRight w:val="0"/>
          <w:marTop w:val="0"/>
          <w:marBottom w:val="0"/>
          <w:divBdr>
            <w:top w:val="none" w:sz="0" w:space="0" w:color="auto"/>
            <w:left w:val="none" w:sz="0" w:space="0" w:color="auto"/>
            <w:bottom w:val="none" w:sz="0" w:space="0" w:color="auto"/>
            <w:right w:val="none" w:sz="0" w:space="0" w:color="auto"/>
          </w:divBdr>
        </w:div>
        <w:div w:id="1116561082">
          <w:marLeft w:val="480"/>
          <w:marRight w:val="0"/>
          <w:marTop w:val="0"/>
          <w:marBottom w:val="0"/>
          <w:divBdr>
            <w:top w:val="none" w:sz="0" w:space="0" w:color="auto"/>
            <w:left w:val="none" w:sz="0" w:space="0" w:color="auto"/>
            <w:bottom w:val="none" w:sz="0" w:space="0" w:color="auto"/>
            <w:right w:val="none" w:sz="0" w:space="0" w:color="auto"/>
          </w:divBdr>
        </w:div>
        <w:div w:id="1136337618">
          <w:marLeft w:val="480"/>
          <w:marRight w:val="0"/>
          <w:marTop w:val="0"/>
          <w:marBottom w:val="0"/>
          <w:divBdr>
            <w:top w:val="none" w:sz="0" w:space="0" w:color="auto"/>
            <w:left w:val="none" w:sz="0" w:space="0" w:color="auto"/>
            <w:bottom w:val="none" w:sz="0" w:space="0" w:color="auto"/>
            <w:right w:val="none" w:sz="0" w:space="0" w:color="auto"/>
          </w:divBdr>
        </w:div>
        <w:div w:id="1154024880">
          <w:marLeft w:val="480"/>
          <w:marRight w:val="0"/>
          <w:marTop w:val="0"/>
          <w:marBottom w:val="0"/>
          <w:divBdr>
            <w:top w:val="none" w:sz="0" w:space="0" w:color="auto"/>
            <w:left w:val="none" w:sz="0" w:space="0" w:color="auto"/>
            <w:bottom w:val="none" w:sz="0" w:space="0" w:color="auto"/>
            <w:right w:val="none" w:sz="0" w:space="0" w:color="auto"/>
          </w:divBdr>
        </w:div>
        <w:div w:id="1198811832">
          <w:marLeft w:val="480"/>
          <w:marRight w:val="0"/>
          <w:marTop w:val="0"/>
          <w:marBottom w:val="0"/>
          <w:divBdr>
            <w:top w:val="none" w:sz="0" w:space="0" w:color="auto"/>
            <w:left w:val="none" w:sz="0" w:space="0" w:color="auto"/>
            <w:bottom w:val="none" w:sz="0" w:space="0" w:color="auto"/>
            <w:right w:val="none" w:sz="0" w:space="0" w:color="auto"/>
          </w:divBdr>
        </w:div>
        <w:div w:id="1383289928">
          <w:marLeft w:val="480"/>
          <w:marRight w:val="0"/>
          <w:marTop w:val="0"/>
          <w:marBottom w:val="0"/>
          <w:divBdr>
            <w:top w:val="none" w:sz="0" w:space="0" w:color="auto"/>
            <w:left w:val="none" w:sz="0" w:space="0" w:color="auto"/>
            <w:bottom w:val="none" w:sz="0" w:space="0" w:color="auto"/>
            <w:right w:val="none" w:sz="0" w:space="0" w:color="auto"/>
          </w:divBdr>
        </w:div>
        <w:div w:id="1411729681">
          <w:marLeft w:val="480"/>
          <w:marRight w:val="0"/>
          <w:marTop w:val="0"/>
          <w:marBottom w:val="0"/>
          <w:divBdr>
            <w:top w:val="none" w:sz="0" w:space="0" w:color="auto"/>
            <w:left w:val="none" w:sz="0" w:space="0" w:color="auto"/>
            <w:bottom w:val="none" w:sz="0" w:space="0" w:color="auto"/>
            <w:right w:val="none" w:sz="0" w:space="0" w:color="auto"/>
          </w:divBdr>
        </w:div>
        <w:div w:id="1447457706">
          <w:marLeft w:val="480"/>
          <w:marRight w:val="0"/>
          <w:marTop w:val="0"/>
          <w:marBottom w:val="0"/>
          <w:divBdr>
            <w:top w:val="none" w:sz="0" w:space="0" w:color="auto"/>
            <w:left w:val="none" w:sz="0" w:space="0" w:color="auto"/>
            <w:bottom w:val="none" w:sz="0" w:space="0" w:color="auto"/>
            <w:right w:val="none" w:sz="0" w:space="0" w:color="auto"/>
          </w:divBdr>
        </w:div>
        <w:div w:id="1447579666">
          <w:marLeft w:val="480"/>
          <w:marRight w:val="0"/>
          <w:marTop w:val="0"/>
          <w:marBottom w:val="0"/>
          <w:divBdr>
            <w:top w:val="none" w:sz="0" w:space="0" w:color="auto"/>
            <w:left w:val="none" w:sz="0" w:space="0" w:color="auto"/>
            <w:bottom w:val="none" w:sz="0" w:space="0" w:color="auto"/>
            <w:right w:val="none" w:sz="0" w:space="0" w:color="auto"/>
          </w:divBdr>
        </w:div>
        <w:div w:id="1520654615">
          <w:marLeft w:val="480"/>
          <w:marRight w:val="0"/>
          <w:marTop w:val="0"/>
          <w:marBottom w:val="0"/>
          <w:divBdr>
            <w:top w:val="none" w:sz="0" w:space="0" w:color="auto"/>
            <w:left w:val="none" w:sz="0" w:space="0" w:color="auto"/>
            <w:bottom w:val="none" w:sz="0" w:space="0" w:color="auto"/>
            <w:right w:val="none" w:sz="0" w:space="0" w:color="auto"/>
          </w:divBdr>
        </w:div>
        <w:div w:id="1554271845">
          <w:marLeft w:val="480"/>
          <w:marRight w:val="0"/>
          <w:marTop w:val="0"/>
          <w:marBottom w:val="0"/>
          <w:divBdr>
            <w:top w:val="none" w:sz="0" w:space="0" w:color="auto"/>
            <w:left w:val="none" w:sz="0" w:space="0" w:color="auto"/>
            <w:bottom w:val="none" w:sz="0" w:space="0" w:color="auto"/>
            <w:right w:val="none" w:sz="0" w:space="0" w:color="auto"/>
          </w:divBdr>
        </w:div>
        <w:div w:id="1597593027">
          <w:marLeft w:val="480"/>
          <w:marRight w:val="0"/>
          <w:marTop w:val="0"/>
          <w:marBottom w:val="0"/>
          <w:divBdr>
            <w:top w:val="none" w:sz="0" w:space="0" w:color="auto"/>
            <w:left w:val="none" w:sz="0" w:space="0" w:color="auto"/>
            <w:bottom w:val="none" w:sz="0" w:space="0" w:color="auto"/>
            <w:right w:val="none" w:sz="0" w:space="0" w:color="auto"/>
          </w:divBdr>
        </w:div>
        <w:div w:id="1647317065">
          <w:marLeft w:val="480"/>
          <w:marRight w:val="0"/>
          <w:marTop w:val="0"/>
          <w:marBottom w:val="0"/>
          <w:divBdr>
            <w:top w:val="none" w:sz="0" w:space="0" w:color="auto"/>
            <w:left w:val="none" w:sz="0" w:space="0" w:color="auto"/>
            <w:bottom w:val="none" w:sz="0" w:space="0" w:color="auto"/>
            <w:right w:val="none" w:sz="0" w:space="0" w:color="auto"/>
          </w:divBdr>
        </w:div>
        <w:div w:id="1764640867">
          <w:marLeft w:val="480"/>
          <w:marRight w:val="0"/>
          <w:marTop w:val="0"/>
          <w:marBottom w:val="0"/>
          <w:divBdr>
            <w:top w:val="none" w:sz="0" w:space="0" w:color="auto"/>
            <w:left w:val="none" w:sz="0" w:space="0" w:color="auto"/>
            <w:bottom w:val="none" w:sz="0" w:space="0" w:color="auto"/>
            <w:right w:val="none" w:sz="0" w:space="0" w:color="auto"/>
          </w:divBdr>
        </w:div>
        <w:div w:id="1878350766">
          <w:marLeft w:val="480"/>
          <w:marRight w:val="0"/>
          <w:marTop w:val="0"/>
          <w:marBottom w:val="0"/>
          <w:divBdr>
            <w:top w:val="none" w:sz="0" w:space="0" w:color="auto"/>
            <w:left w:val="none" w:sz="0" w:space="0" w:color="auto"/>
            <w:bottom w:val="none" w:sz="0" w:space="0" w:color="auto"/>
            <w:right w:val="none" w:sz="0" w:space="0" w:color="auto"/>
          </w:divBdr>
        </w:div>
        <w:div w:id="2084253266">
          <w:marLeft w:val="480"/>
          <w:marRight w:val="0"/>
          <w:marTop w:val="0"/>
          <w:marBottom w:val="0"/>
          <w:divBdr>
            <w:top w:val="none" w:sz="0" w:space="0" w:color="auto"/>
            <w:left w:val="none" w:sz="0" w:space="0" w:color="auto"/>
            <w:bottom w:val="none" w:sz="0" w:space="0" w:color="auto"/>
            <w:right w:val="none" w:sz="0" w:space="0" w:color="auto"/>
          </w:divBdr>
        </w:div>
      </w:divsChild>
    </w:div>
    <w:div w:id="729885345">
      <w:bodyDiv w:val="1"/>
      <w:marLeft w:val="0"/>
      <w:marRight w:val="0"/>
      <w:marTop w:val="0"/>
      <w:marBottom w:val="0"/>
      <w:divBdr>
        <w:top w:val="none" w:sz="0" w:space="0" w:color="auto"/>
        <w:left w:val="none" w:sz="0" w:space="0" w:color="auto"/>
        <w:bottom w:val="none" w:sz="0" w:space="0" w:color="auto"/>
        <w:right w:val="none" w:sz="0" w:space="0" w:color="auto"/>
      </w:divBdr>
    </w:div>
    <w:div w:id="731345062">
      <w:bodyDiv w:val="1"/>
      <w:marLeft w:val="0"/>
      <w:marRight w:val="0"/>
      <w:marTop w:val="0"/>
      <w:marBottom w:val="0"/>
      <w:divBdr>
        <w:top w:val="none" w:sz="0" w:space="0" w:color="auto"/>
        <w:left w:val="none" w:sz="0" w:space="0" w:color="auto"/>
        <w:bottom w:val="none" w:sz="0" w:space="0" w:color="auto"/>
        <w:right w:val="none" w:sz="0" w:space="0" w:color="auto"/>
      </w:divBdr>
    </w:div>
    <w:div w:id="735788550">
      <w:bodyDiv w:val="1"/>
      <w:marLeft w:val="0"/>
      <w:marRight w:val="0"/>
      <w:marTop w:val="0"/>
      <w:marBottom w:val="0"/>
      <w:divBdr>
        <w:top w:val="none" w:sz="0" w:space="0" w:color="auto"/>
        <w:left w:val="none" w:sz="0" w:space="0" w:color="auto"/>
        <w:bottom w:val="none" w:sz="0" w:space="0" w:color="auto"/>
        <w:right w:val="none" w:sz="0" w:space="0" w:color="auto"/>
      </w:divBdr>
    </w:div>
    <w:div w:id="737485341">
      <w:bodyDiv w:val="1"/>
      <w:marLeft w:val="0"/>
      <w:marRight w:val="0"/>
      <w:marTop w:val="0"/>
      <w:marBottom w:val="0"/>
      <w:divBdr>
        <w:top w:val="none" w:sz="0" w:space="0" w:color="auto"/>
        <w:left w:val="none" w:sz="0" w:space="0" w:color="auto"/>
        <w:bottom w:val="none" w:sz="0" w:space="0" w:color="auto"/>
        <w:right w:val="none" w:sz="0" w:space="0" w:color="auto"/>
      </w:divBdr>
    </w:div>
    <w:div w:id="741635092">
      <w:bodyDiv w:val="1"/>
      <w:marLeft w:val="0"/>
      <w:marRight w:val="0"/>
      <w:marTop w:val="0"/>
      <w:marBottom w:val="0"/>
      <w:divBdr>
        <w:top w:val="none" w:sz="0" w:space="0" w:color="auto"/>
        <w:left w:val="none" w:sz="0" w:space="0" w:color="auto"/>
        <w:bottom w:val="none" w:sz="0" w:space="0" w:color="auto"/>
        <w:right w:val="none" w:sz="0" w:space="0" w:color="auto"/>
      </w:divBdr>
    </w:div>
    <w:div w:id="742533663">
      <w:bodyDiv w:val="1"/>
      <w:marLeft w:val="0"/>
      <w:marRight w:val="0"/>
      <w:marTop w:val="0"/>
      <w:marBottom w:val="0"/>
      <w:divBdr>
        <w:top w:val="none" w:sz="0" w:space="0" w:color="auto"/>
        <w:left w:val="none" w:sz="0" w:space="0" w:color="auto"/>
        <w:bottom w:val="none" w:sz="0" w:space="0" w:color="auto"/>
        <w:right w:val="none" w:sz="0" w:space="0" w:color="auto"/>
      </w:divBdr>
    </w:div>
    <w:div w:id="743531093">
      <w:bodyDiv w:val="1"/>
      <w:marLeft w:val="0"/>
      <w:marRight w:val="0"/>
      <w:marTop w:val="0"/>
      <w:marBottom w:val="0"/>
      <w:divBdr>
        <w:top w:val="none" w:sz="0" w:space="0" w:color="auto"/>
        <w:left w:val="none" w:sz="0" w:space="0" w:color="auto"/>
        <w:bottom w:val="none" w:sz="0" w:space="0" w:color="auto"/>
        <w:right w:val="none" w:sz="0" w:space="0" w:color="auto"/>
      </w:divBdr>
    </w:div>
    <w:div w:id="744499098">
      <w:bodyDiv w:val="1"/>
      <w:marLeft w:val="0"/>
      <w:marRight w:val="0"/>
      <w:marTop w:val="0"/>
      <w:marBottom w:val="0"/>
      <w:divBdr>
        <w:top w:val="none" w:sz="0" w:space="0" w:color="auto"/>
        <w:left w:val="none" w:sz="0" w:space="0" w:color="auto"/>
        <w:bottom w:val="none" w:sz="0" w:space="0" w:color="auto"/>
        <w:right w:val="none" w:sz="0" w:space="0" w:color="auto"/>
      </w:divBdr>
    </w:div>
    <w:div w:id="745231243">
      <w:bodyDiv w:val="1"/>
      <w:marLeft w:val="0"/>
      <w:marRight w:val="0"/>
      <w:marTop w:val="0"/>
      <w:marBottom w:val="0"/>
      <w:divBdr>
        <w:top w:val="none" w:sz="0" w:space="0" w:color="auto"/>
        <w:left w:val="none" w:sz="0" w:space="0" w:color="auto"/>
        <w:bottom w:val="none" w:sz="0" w:space="0" w:color="auto"/>
        <w:right w:val="none" w:sz="0" w:space="0" w:color="auto"/>
      </w:divBdr>
      <w:divsChild>
        <w:div w:id="17197114">
          <w:marLeft w:val="480"/>
          <w:marRight w:val="0"/>
          <w:marTop w:val="0"/>
          <w:marBottom w:val="0"/>
          <w:divBdr>
            <w:top w:val="none" w:sz="0" w:space="0" w:color="auto"/>
            <w:left w:val="none" w:sz="0" w:space="0" w:color="auto"/>
            <w:bottom w:val="none" w:sz="0" w:space="0" w:color="auto"/>
            <w:right w:val="none" w:sz="0" w:space="0" w:color="auto"/>
          </w:divBdr>
        </w:div>
        <w:div w:id="321813358">
          <w:marLeft w:val="480"/>
          <w:marRight w:val="0"/>
          <w:marTop w:val="0"/>
          <w:marBottom w:val="0"/>
          <w:divBdr>
            <w:top w:val="none" w:sz="0" w:space="0" w:color="auto"/>
            <w:left w:val="none" w:sz="0" w:space="0" w:color="auto"/>
            <w:bottom w:val="none" w:sz="0" w:space="0" w:color="auto"/>
            <w:right w:val="none" w:sz="0" w:space="0" w:color="auto"/>
          </w:divBdr>
        </w:div>
        <w:div w:id="333728327">
          <w:marLeft w:val="480"/>
          <w:marRight w:val="0"/>
          <w:marTop w:val="0"/>
          <w:marBottom w:val="0"/>
          <w:divBdr>
            <w:top w:val="none" w:sz="0" w:space="0" w:color="auto"/>
            <w:left w:val="none" w:sz="0" w:space="0" w:color="auto"/>
            <w:bottom w:val="none" w:sz="0" w:space="0" w:color="auto"/>
            <w:right w:val="none" w:sz="0" w:space="0" w:color="auto"/>
          </w:divBdr>
        </w:div>
        <w:div w:id="545988271">
          <w:marLeft w:val="480"/>
          <w:marRight w:val="0"/>
          <w:marTop w:val="0"/>
          <w:marBottom w:val="0"/>
          <w:divBdr>
            <w:top w:val="none" w:sz="0" w:space="0" w:color="auto"/>
            <w:left w:val="none" w:sz="0" w:space="0" w:color="auto"/>
            <w:bottom w:val="none" w:sz="0" w:space="0" w:color="auto"/>
            <w:right w:val="none" w:sz="0" w:space="0" w:color="auto"/>
          </w:divBdr>
        </w:div>
        <w:div w:id="559169459">
          <w:marLeft w:val="480"/>
          <w:marRight w:val="0"/>
          <w:marTop w:val="0"/>
          <w:marBottom w:val="0"/>
          <w:divBdr>
            <w:top w:val="none" w:sz="0" w:space="0" w:color="auto"/>
            <w:left w:val="none" w:sz="0" w:space="0" w:color="auto"/>
            <w:bottom w:val="none" w:sz="0" w:space="0" w:color="auto"/>
            <w:right w:val="none" w:sz="0" w:space="0" w:color="auto"/>
          </w:divBdr>
        </w:div>
        <w:div w:id="774323777">
          <w:marLeft w:val="480"/>
          <w:marRight w:val="0"/>
          <w:marTop w:val="0"/>
          <w:marBottom w:val="0"/>
          <w:divBdr>
            <w:top w:val="none" w:sz="0" w:space="0" w:color="auto"/>
            <w:left w:val="none" w:sz="0" w:space="0" w:color="auto"/>
            <w:bottom w:val="none" w:sz="0" w:space="0" w:color="auto"/>
            <w:right w:val="none" w:sz="0" w:space="0" w:color="auto"/>
          </w:divBdr>
        </w:div>
        <w:div w:id="966281516">
          <w:marLeft w:val="480"/>
          <w:marRight w:val="0"/>
          <w:marTop w:val="0"/>
          <w:marBottom w:val="0"/>
          <w:divBdr>
            <w:top w:val="none" w:sz="0" w:space="0" w:color="auto"/>
            <w:left w:val="none" w:sz="0" w:space="0" w:color="auto"/>
            <w:bottom w:val="none" w:sz="0" w:space="0" w:color="auto"/>
            <w:right w:val="none" w:sz="0" w:space="0" w:color="auto"/>
          </w:divBdr>
        </w:div>
        <w:div w:id="1012420297">
          <w:marLeft w:val="480"/>
          <w:marRight w:val="0"/>
          <w:marTop w:val="0"/>
          <w:marBottom w:val="0"/>
          <w:divBdr>
            <w:top w:val="none" w:sz="0" w:space="0" w:color="auto"/>
            <w:left w:val="none" w:sz="0" w:space="0" w:color="auto"/>
            <w:bottom w:val="none" w:sz="0" w:space="0" w:color="auto"/>
            <w:right w:val="none" w:sz="0" w:space="0" w:color="auto"/>
          </w:divBdr>
        </w:div>
        <w:div w:id="1089078016">
          <w:marLeft w:val="480"/>
          <w:marRight w:val="0"/>
          <w:marTop w:val="0"/>
          <w:marBottom w:val="0"/>
          <w:divBdr>
            <w:top w:val="none" w:sz="0" w:space="0" w:color="auto"/>
            <w:left w:val="none" w:sz="0" w:space="0" w:color="auto"/>
            <w:bottom w:val="none" w:sz="0" w:space="0" w:color="auto"/>
            <w:right w:val="none" w:sz="0" w:space="0" w:color="auto"/>
          </w:divBdr>
        </w:div>
        <w:div w:id="1215002909">
          <w:marLeft w:val="480"/>
          <w:marRight w:val="0"/>
          <w:marTop w:val="0"/>
          <w:marBottom w:val="0"/>
          <w:divBdr>
            <w:top w:val="none" w:sz="0" w:space="0" w:color="auto"/>
            <w:left w:val="none" w:sz="0" w:space="0" w:color="auto"/>
            <w:bottom w:val="none" w:sz="0" w:space="0" w:color="auto"/>
            <w:right w:val="none" w:sz="0" w:space="0" w:color="auto"/>
          </w:divBdr>
        </w:div>
        <w:div w:id="1361662749">
          <w:marLeft w:val="480"/>
          <w:marRight w:val="0"/>
          <w:marTop w:val="0"/>
          <w:marBottom w:val="0"/>
          <w:divBdr>
            <w:top w:val="none" w:sz="0" w:space="0" w:color="auto"/>
            <w:left w:val="none" w:sz="0" w:space="0" w:color="auto"/>
            <w:bottom w:val="none" w:sz="0" w:space="0" w:color="auto"/>
            <w:right w:val="none" w:sz="0" w:space="0" w:color="auto"/>
          </w:divBdr>
        </w:div>
        <w:div w:id="1395423123">
          <w:marLeft w:val="480"/>
          <w:marRight w:val="0"/>
          <w:marTop w:val="0"/>
          <w:marBottom w:val="0"/>
          <w:divBdr>
            <w:top w:val="none" w:sz="0" w:space="0" w:color="auto"/>
            <w:left w:val="none" w:sz="0" w:space="0" w:color="auto"/>
            <w:bottom w:val="none" w:sz="0" w:space="0" w:color="auto"/>
            <w:right w:val="none" w:sz="0" w:space="0" w:color="auto"/>
          </w:divBdr>
        </w:div>
        <w:div w:id="1470705381">
          <w:marLeft w:val="480"/>
          <w:marRight w:val="0"/>
          <w:marTop w:val="0"/>
          <w:marBottom w:val="0"/>
          <w:divBdr>
            <w:top w:val="none" w:sz="0" w:space="0" w:color="auto"/>
            <w:left w:val="none" w:sz="0" w:space="0" w:color="auto"/>
            <w:bottom w:val="none" w:sz="0" w:space="0" w:color="auto"/>
            <w:right w:val="none" w:sz="0" w:space="0" w:color="auto"/>
          </w:divBdr>
        </w:div>
        <w:div w:id="1556506556">
          <w:marLeft w:val="480"/>
          <w:marRight w:val="0"/>
          <w:marTop w:val="0"/>
          <w:marBottom w:val="0"/>
          <w:divBdr>
            <w:top w:val="none" w:sz="0" w:space="0" w:color="auto"/>
            <w:left w:val="none" w:sz="0" w:space="0" w:color="auto"/>
            <w:bottom w:val="none" w:sz="0" w:space="0" w:color="auto"/>
            <w:right w:val="none" w:sz="0" w:space="0" w:color="auto"/>
          </w:divBdr>
        </w:div>
        <w:div w:id="1726372623">
          <w:marLeft w:val="480"/>
          <w:marRight w:val="0"/>
          <w:marTop w:val="0"/>
          <w:marBottom w:val="0"/>
          <w:divBdr>
            <w:top w:val="none" w:sz="0" w:space="0" w:color="auto"/>
            <w:left w:val="none" w:sz="0" w:space="0" w:color="auto"/>
            <w:bottom w:val="none" w:sz="0" w:space="0" w:color="auto"/>
            <w:right w:val="none" w:sz="0" w:space="0" w:color="auto"/>
          </w:divBdr>
        </w:div>
        <w:div w:id="1823620340">
          <w:marLeft w:val="480"/>
          <w:marRight w:val="0"/>
          <w:marTop w:val="0"/>
          <w:marBottom w:val="0"/>
          <w:divBdr>
            <w:top w:val="none" w:sz="0" w:space="0" w:color="auto"/>
            <w:left w:val="none" w:sz="0" w:space="0" w:color="auto"/>
            <w:bottom w:val="none" w:sz="0" w:space="0" w:color="auto"/>
            <w:right w:val="none" w:sz="0" w:space="0" w:color="auto"/>
          </w:divBdr>
        </w:div>
        <w:div w:id="1832990393">
          <w:marLeft w:val="480"/>
          <w:marRight w:val="0"/>
          <w:marTop w:val="0"/>
          <w:marBottom w:val="0"/>
          <w:divBdr>
            <w:top w:val="none" w:sz="0" w:space="0" w:color="auto"/>
            <w:left w:val="none" w:sz="0" w:space="0" w:color="auto"/>
            <w:bottom w:val="none" w:sz="0" w:space="0" w:color="auto"/>
            <w:right w:val="none" w:sz="0" w:space="0" w:color="auto"/>
          </w:divBdr>
        </w:div>
        <w:div w:id="1914702190">
          <w:marLeft w:val="480"/>
          <w:marRight w:val="0"/>
          <w:marTop w:val="0"/>
          <w:marBottom w:val="0"/>
          <w:divBdr>
            <w:top w:val="none" w:sz="0" w:space="0" w:color="auto"/>
            <w:left w:val="none" w:sz="0" w:space="0" w:color="auto"/>
            <w:bottom w:val="none" w:sz="0" w:space="0" w:color="auto"/>
            <w:right w:val="none" w:sz="0" w:space="0" w:color="auto"/>
          </w:divBdr>
        </w:div>
      </w:divsChild>
    </w:div>
    <w:div w:id="746269955">
      <w:bodyDiv w:val="1"/>
      <w:marLeft w:val="0"/>
      <w:marRight w:val="0"/>
      <w:marTop w:val="0"/>
      <w:marBottom w:val="0"/>
      <w:divBdr>
        <w:top w:val="none" w:sz="0" w:space="0" w:color="auto"/>
        <w:left w:val="none" w:sz="0" w:space="0" w:color="auto"/>
        <w:bottom w:val="none" w:sz="0" w:space="0" w:color="auto"/>
        <w:right w:val="none" w:sz="0" w:space="0" w:color="auto"/>
      </w:divBdr>
    </w:div>
    <w:div w:id="746613614">
      <w:bodyDiv w:val="1"/>
      <w:marLeft w:val="0"/>
      <w:marRight w:val="0"/>
      <w:marTop w:val="0"/>
      <w:marBottom w:val="0"/>
      <w:divBdr>
        <w:top w:val="none" w:sz="0" w:space="0" w:color="auto"/>
        <w:left w:val="none" w:sz="0" w:space="0" w:color="auto"/>
        <w:bottom w:val="none" w:sz="0" w:space="0" w:color="auto"/>
        <w:right w:val="none" w:sz="0" w:space="0" w:color="auto"/>
      </w:divBdr>
      <w:divsChild>
        <w:div w:id="96416313">
          <w:marLeft w:val="480"/>
          <w:marRight w:val="0"/>
          <w:marTop w:val="0"/>
          <w:marBottom w:val="0"/>
          <w:divBdr>
            <w:top w:val="none" w:sz="0" w:space="0" w:color="auto"/>
            <w:left w:val="none" w:sz="0" w:space="0" w:color="auto"/>
            <w:bottom w:val="none" w:sz="0" w:space="0" w:color="auto"/>
            <w:right w:val="none" w:sz="0" w:space="0" w:color="auto"/>
          </w:divBdr>
        </w:div>
        <w:div w:id="299263968">
          <w:marLeft w:val="480"/>
          <w:marRight w:val="0"/>
          <w:marTop w:val="0"/>
          <w:marBottom w:val="0"/>
          <w:divBdr>
            <w:top w:val="none" w:sz="0" w:space="0" w:color="auto"/>
            <w:left w:val="none" w:sz="0" w:space="0" w:color="auto"/>
            <w:bottom w:val="none" w:sz="0" w:space="0" w:color="auto"/>
            <w:right w:val="none" w:sz="0" w:space="0" w:color="auto"/>
          </w:divBdr>
        </w:div>
        <w:div w:id="391080806">
          <w:marLeft w:val="480"/>
          <w:marRight w:val="0"/>
          <w:marTop w:val="0"/>
          <w:marBottom w:val="0"/>
          <w:divBdr>
            <w:top w:val="none" w:sz="0" w:space="0" w:color="auto"/>
            <w:left w:val="none" w:sz="0" w:space="0" w:color="auto"/>
            <w:bottom w:val="none" w:sz="0" w:space="0" w:color="auto"/>
            <w:right w:val="none" w:sz="0" w:space="0" w:color="auto"/>
          </w:divBdr>
        </w:div>
        <w:div w:id="440759126">
          <w:marLeft w:val="480"/>
          <w:marRight w:val="0"/>
          <w:marTop w:val="0"/>
          <w:marBottom w:val="0"/>
          <w:divBdr>
            <w:top w:val="none" w:sz="0" w:space="0" w:color="auto"/>
            <w:left w:val="none" w:sz="0" w:space="0" w:color="auto"/>
            <w:bottom w:val="none" w:sz="0" w:space="0" w:color="auto"/>
            <w:right w:val="none" w:sz="0" w:space="0" w:color="auto"/>
          </w:divBdr>
        </w:div>
        <w:div w:id="618686113">
          <w:marLeft w:val="480"/>
          <w:marRight w:val="0"/>
          <w:marTop w:val="0"/>
          <w:marBottom w:val="0"/>
          <w:divBdr>
            <w:top w:val="none" w:sz="0" w:space="0" w:color="auto"/>
            <w:left w:val="none" w:sz="0" w:space="0" w:color="auto"/>
            <w:bottom w:val="none" w:sz="0" w:space="0" w:color="auto"/>
            <w:right w:val="none" w:sz="0" w:space="0" w:color="auto"/>
          </w:divBdr>
        </w:div>
        <w:div w:id="724990773">
          <w:marLeft w:val="480"/>
          <w:marRight w:val="0"/>
          <w:marTop w:val="0"/>
          <w:marBottom w:val="0"/>
          <w:divBdr>
            <w:top w:val="none" w:sz="0" w:space="0" w:color="auto"/>
            <w:left w:val="none" w:sz="0" w:space="0" w:color="auto"/>
            <w:bottom w:val="none" w:sz="0" w:space="0" w:color="auto"/>
            <w:right w:val="none" w:sz="0" w:space="0" w:color="auto"/>
          </w:divBdr>
        </w:div>
        <w:div w:id="794760717">
          <w:marLeft w:val="480"/>
          <w:marRight w:val="0"/>
          <w:marTop w:val="0"/>
          <w:marBottom w:val="0"/>
          <w:divBdr>
            <w:top w:val="none" w:sz="0" w:space="0" w:color="auto"/>
            <w:left w:val="none" w:sz="0" w:space="0" w:color="auto"/>
            <w:bottom w:val="none" w:sz="0" w:space="0" w:color="auto"/>
            <w:right w:val="none" w:sz="0" w:space="0" w:color="auto"/>
          </w:divBdr>
        </w:div>
        <w:div w:id="1086657916">
          <w:marLeft w:val="480"/>
          <w:marRight w:val="0"/>
          <w:marTop w:val="0"/>
          <w:marBottom w:val="0"/>
          <w:divBdr>
            <w:top w:val="none" w:sz="0" w:space="0" w:color="auto"/>
            <w:left w:val="none" w:sz="0" w:space="0" w:color="auto"/>
            <w:bottom w:val="none" w:sz="0" w:space="0" w:color="auto"/>
            <w:right w:val="none" w:sz="0" w:space="0" w:color="auto"/>
          </w:divBdr>
        </w:div>
        <w:div w:id="1146778360">
          <w:marLeft w:val="480"/>
          <w:marRight w:val="0"/>
          <w:marTop w:val="0"/>
          <w:marBottom w:val="0"/>
          <w:divBdr>
            <w:top w:val="none" w:sz="0" w:space="0" w:color="auto"/>
            <w:left w:val="none" w:sz="0" w:space="0" w:color="auto"/>
            <w:bottom w:val="none" w:sz="0" w:space="0" w:color="auto"/>
            <w:right w:val="none" w:sz="0" w:space="0" w:color="auto"/>
          </w:divBdr>
        </w:div>
        <w:div w:id="1171020305">
          <w:marLeft w:val="480"/>
          <w:marRight w:val="0"/>
          <w:marTop w:val="0"/>
          <w:marBottom w:val="0"/>
          <w:divBdr>
            <w:top w:val="none" w:sz="0" w:space="0" w:color="auto"/>
            <w:left w:val="none" w:sz="0" w:space="0" w:color="auto"/>
            <w:bottom w:val="none" w:sz="0" w:space="0" w:color="auto"/>
            <w:right w:val="none" w:sz="0" w:space="0" w:color="auto"/>
          </w:divBdr>
        </w:div>
        <w:div w:id="1173184759">
          <w:marLeft w:val="480"/>
          <w:marRight w:val="0"/>
          <w:marTop w:val="0"/>
          <w:marBottom w:val="0"/>
          <w:divBdr>
            <w:top w:val="none" w:sz="0" w:space="0" w:color="auto"/>
            <w:left w:val="none" w:sz="0" w:space="0" w:color="auto"/>
            <w:bottom w:val="none" w:sz="0" w:space="0" w:color="auto"/>
            <w:right w:val="none" w:sz="0" w:space="0" w:color="auto"/>
          </w:divBdr>
        </w:div>
        <w:div w:id="1224608364">
          <w:marLeft w:val="480"/>
          <w:marRight w:val="0"/>
          <w:marTop w:val="0"/>
          <w:marBottom w:val="0"/>
          <w:divBdr>
            <w:top w:val="none" w:sz="0" w:space="0" w:color="auto"/>
            <w:left w:val="none" w:sz="0" w:space="0" w:color="auto"/>
            <w:bottom w:val="none" w:sz="0" w:space="0" w:color="auto"/>
            <w:right w:val="none" w:sz="0" w:space="0" w:color="auto"/>
          </w:divBdr>
        </w:div>
        <w:div w:id="1339429734">
          <w:marLeft w:val="480"/>
          <w:marRight w:val="0"/>
          <w:marTop w:val="0"/>
          <w:marBottom w:val="0"/>
          <w:divBdr>
            <w:top w:val="none" w:sz="0" w:space="0" w:color="auto"/>
            <w:left w:val="none" w:sz="0" w:space="0" w:color="auto"/>
            <w:bottom w:val="none" w:sz="0" w:space="0" w:color="auto"/>
            <w:right w:val="none" w:sz="0" w:space="0" w:color="auto"/>
          </w:divBdr>
        </w:div>
        <w:div w:id="1387601536">
          <w:marLeft w:val="480"/>
          <w:marRight w:val="0"/>
          <w:marTop w:val="0"/>
          <w:marBottom w:val="0"/>
          <w:divBdr>
            <w:top w:val="none" w:sz="0" w:space="0" w:color="auto"/>
            <w:left w:val="none" w:sz="0" w:space="0" w:color="auto"/>
            <w:bottom w:val="none" w:sz="0" w:space="0" w:color="auto"/>
            <w:right w:val="none" w:sz="0" w:space="0" w:color="auto"/>
          </w:divBdr>
        </w:div>
        <w:div w:id="1393967690">
          <w:marLeft w:val="480"/>
          <w:marRight w:val="0"/>
          <w:marTop w:val="0"/>
          <w:marBottom w:val="0"/>
          <w:divBdr>
            <w:top w:val="none" w:sz="0" w:space="0" w:color="auto"/>
            <w:left w:val="none" w:sz="0" w:space="0" w:color="auto"/>
            <w:bottom w:val="none" w:sz="0" w:space="0" w:color="auto"/>
            <w:right w:val="none" w:sz="0" w:space="0" w:color="auto"/>
          </w:divBdr>
        </w:div>
        <w:div w:id="1469401271">
          <w:marLeft w:val="480"/>
          <w:marRight w:val="0"/>
          <w:marTop w:val="0"/>
          <w:marBottom w:val="0"/>
          <w:divBdr>
            <w:top w:val="none" w:sz="0" w:space="0" w:color="auto"/>
            <w:left w:val="none" w:sz="0" w:space="0" w:color="auto"/>
            <w:bottom w:val="none" w:sz="0" w:space="0" w:color="auto"/>
            <w:right w:val="none" w:sz="0" w:space="0" w:color="auto"/>
          </w:divBdr>
        </w:div>
        <w:div w:id="1511722325">
          <w:marLeft w:val="480"/>
          <w:marRight w:val="0"/>
          <w:marTop w:val="0"/>
          <w:marBottom w:val="0"/>
          <w:divBdr>
            <w:top w:val="none" w:sz="0" w:space="0" w:color="auto"/>
            <w:left w:val="none" w:sz="0" w:space="0" w:color="auto"/>
            <w:bottom w:val="none" w:sz="0" w:space="0" w:color="auto"/>
            <w:right w:val="none" w:sz="0" w:space="0" w:color="auto"/>
          </w:divBdr>
        </w:div>
        <w:div w:id="1583098962">
          <w:marLeft w:val="480"/>
          <w:marRight w:val="0"/>
          <w:marTop w:val="0"/>
          <w:marBottom w:val="0"/>
          <w:divBdr>
            <w:top w:val="none" w:sz="0" w:space="0" w:color="auto"/>
            <w:left w:val="none" w:sz="0" w:space="0" w:color="auto"/>
            <w:bottom w:val="none" w:sz="0" w:space="0" w:color="auto"/>
            <w:right w:val="none" w:sz="0" w:space="0" w:color="auto"/>
          </w:divBdr>
        </w:div>
        <w:div w:id="1889418622">
          <w:marLeft w:val="480"/>
          <w:marRight w:val="0"/>
          <w:marTop w:val="0"/>
          <w:marBottom w:val="0"/>
          <w:divBdr>
            <w:top w:val="none" w:sz="0" w:space="0" w:color="auto"/>
            <w:left w:val="none" w:sz="0" w:space="0" w:color="auto"/>
            <w:bottom w:val="none" w:sz="0" w:space="0" w:color="auto"/>
            <w:right w:val="none" w:sz="0" w:space="0" w:color="auto"/>
          </w:divBdr>
        </w:div>
        <w:div w:id="1967661596">
          <w:marLeft w:val="480"/>
          <w:marRight w:val="0"/>
          <w:marTop w:val="0"/>
          <w:marBottom w:val="0"/>
          <w:divBdr>
            <w:top w:val="none" w:sz="0" w:space="0" w:color="auto"/>
            <w:left w:val="none" w:sz="0" w:space="0" w:color="auto"/>
            <w:bottom w:val="none" w:sz="0" w:space="0" w:color="auto"/>
            <w:right w:val="none" w:sz="0" w:space="0" w:color="auto"/>
          </w:divBdr>
        </w:div>
        <w:div w:id="1974016438">
          <w:marLeft w:val="480"/>
          <w:marRight w:val="0"/>
          <w:marTop w:val="0"/>
          <w:marBottom w:val="0"/>
          <w:divBdr>
            <w:top w:val="none" w:sz="0" w:space="0" w:color="auto"/>
            <w:left w:val="none" w:sz="0" w:space="0" w:color="auto"/>
            <w:bottom w:val="none" w:sz="0" w:space="0" w:color="auto"/>
            <w:right w:val="none" w:sz="0" w:space="0" w:color="auto"/>
          </w:divBdr>
        </w:div>
        <w:div w:id="2108427751">
          <w:marLeft w:val="480"/>
          <w:marRight w:val="0"/>
          <w:marTop w:val="0"/>
          <w:marBottom w:val="0"/>
          <w:divBdr>
            <w:top w:val="none" w:sz="0" w:space="0" w:color="auto"/>
            <w:left w:val="none" w:sz="0" w:space="0" w:color="auto"/>
            <w:bottom w:val="none" w:sz="0" w:space="0" w:color="auto"/>
            <w:right w:val="none" w:sz="0" w:space="0" w:color="auto"/>
          </w:divBdr>
        </w:div>
      </w:divsChild>
    </w:div>
    <w:div w:id="749886081">
      <w:bodyDiv w:val="1"/>
      <w:marLeft w:val="0"/>
      <w:marRight w:val="0"/>
      <w:marTop w:val="0"/>
      <w:marBottom w:val="0"/>
      <w:divBdr>
        <w:top w:val="none" w:sz="0" w:space="0" w:color="auto"/>
        <w:left w:val="none" w:sz="0" w:space="0" w:color="auto"/>
        <w:bottom w:val="none" w:sz="0" w:space="0" w:color="auto"/>
        <w:right w:val="none" w:sz="0" w:space="0" w:color="auto"/>
      </w:divBdr>
    </w:div>
    <w:div w:id="754933204">
      <w:bodyDiv w:val="1"/>
      <w:marLeft w:val="0"/>
      <w:marRight w:val="0"/>
      <w:marTop w:val="0"/>
      <w:marBottom w:val="0"/>
      <w:divBdr>
        <w:top w:val="none" w:sz="0" w:space="0" w:color="auto"/>
        <w:left w:val="none" w:sz="0" w:space="0" w:color="auto"/>
        <w:bottom w:val="none" w:sz="0" w:space="0" w:color="auto"/>
        <w:right w:val="none" w:sz="0" w:space="0" w:color="auto"/>
      </w:divBdr>
    </w:div>
    <w:div w:id="760415994">
      <w:bodyDiv w:val="1"/>
      <w:marLeft w:val="0"/>
      <w:marRight w:val="0"/>
      <w:marTop w:val="0"/>
      <w:marBottom w:val="0"/>
      <w:divBdr>
        <w:top w:val="none" w:sz="0" w:space="0" w:color="auto"/>
        <w:left w:val="none" w:sz="0" w:space="0" w:color="auto"/>
        <w:bottom w:val="none" w:sz="0" w:space="0" w:color="auto"/>
        <w:right w:val="none" w:sz="0" w:space="0" w:color="auto"/>
      </w:divBdr>
    </w:div>
    <w:div w:id="760838142">
      <w:bodyDiv w:val="1"/>
      <w:marLeft w:val="0"/>
      <w:marRight w:val="0"/>
      <w:marTop w:val="0"/>
      <w:marBottom w:val="0"/>
      <w:divBdr>
        <w:top w:val="none" w:sz="0" w:space="0" w:color="auto"/>
        <w:left w:val="none" w:sz="0" w:space="0" w:color="auto"/>
        <w:bottom w:val="none" w:sz="0" w:space="0" w:color="auto"/>
        <w:right w:val="none" w:sz="0" w:space="0" w:color="auto"/>
      </w:divBdr>
    </w:div>
    <w:div w:id="764375714">
      <w:bodyDiv w:val="1"/>
      <w:marLeft w:val="0"/>
      <w:marRight w:val="0"/>
      <w:marTop w:val="0"/>
      <w:marBottom w:val="0"/>
      <w:divBdr>
        <w:top w:val="none" w:sz="0" w:space="0" w:color="auto"/>
        <w:left w:val="none" w:sz="0" w:space="0" w:color="auto"/>
        <w:bottom w:val="none" w:sz="0" w:space="0" w:color="auto"/>
        <w:right w:val="none" w:sz="0" w:space="0" w:color="auto"/>
      </w:divBdr>
    </w:div>
    <w:div w:id="769663697">
      <w:bodyDiv w:val="1"/>
      <w:marLeft w:val="0"/>
      <w:marRight w:val="0"/>
      <w:marTop w:val="0"/>
      <w:marBottom w:val="0"/>
      <w:divBdr>
        <w:top w:val="none" w:sz="0" w:space="0" w:color="auto"/>
        <w:left w:val="none" w:sz="0" w:space="0" w:color="auto"/>
        <w:bottom w:val="none" w:sz="0" w:space="0" w:color="auto"/>
        <w:right w:val="none" w:sz="0" w:space="0" w:color="auto"/>
      </w:divBdr>
      <w:divsChild>
        <w:div w:id="173304821">
          <w:marLeft w:val="480"/>
          <w:marRight w:val="0"/>
          <w:marTop w:val="0"/>
          <w:marBottom w:val="0"/>
          <w:divBdr>
            <w:top w:val="none" w:sz="0" w:space="0" w:color="auto"/>
            <w:left w:val="none" w:sz="0" w:space="0" w:color="auto"/>
            <w:bottom w:val="none" w:sz="0" w:space="0" w:color="auto"/>
            <w:right w:val="none" w:sz="0" w:space="0" w:color="auto"/>
          </w:divBdr>
        </w:div>
        <w:div w:id="1093208721">
          <w:marLeft w:val="480"/>
          <w:marRight w:val="0"/>
          <w:marTop w:val="0"/>
          <w:marBottom w:val="0"/>
          <w:divBdr>
            <w:top w:val="none" w:sz="0" w:space="0" w:color="auto"/>
            <w:left w:val="none" w:sz="0" w:space="0" w:color="auto"/>
            <w:bottom w:val="none" w:sz="0" w:space="0" w:color="auto"/>
            <w:right w:val="none" w:sz="0" w:space="0" w:color="auto"/>
          </w:divBdr>
        </w:div>
        <w:div w:id="1595475718">
          <w:marLeft w:val="480"/>
          <w:marRight w:val="0"/>
          <w:marTop w:val="0"/>
          <w:marBottom w:val="0"/>
          <w:divBdr>
            <w:top w:val="none" w:sz="0" w:space="0" w:color="auto"/>
            <w:left w:val="none" w:sz="0" w:space="0" w:color="auto"/>
            <w:bottom w:val="none" w:sz="0" w:space="0" w:color="auto"/>
            <w:right w:val="none" w:sz="0" w:space="0" w:color="auto"/>
          </w:divBdr>
        </w:div>
        <w:div w:id="1891183524">
          <w:marLeft w:val="480"/>
          <w:marRight w:val="0"/>
          <w:marTop w:val="0"/>
          <w:marBottom w:val="0"/>
          <w:divBdr>
            <w:top w:val="none" w:sz="0" w:space="0" w:color="auto"/>
            <w:left w:val="none" w:sz="0" w:space="0" w:color="auto"/>
            <w:bottom w:val="none" w:sz="0" w:space="0" w:color="auto"/>
            <w:right w:val="none" w:sz="0" w:space="0" w:color="auto"/>
          </w:divBdr>
        </w:div>
        <w:div w:id="1968315734">
          <w:marLeft w:val="480"/>
          <w:marRight w:val="0"/>
          <w:marTop w:val="0"/>
          <w:marBottom w:val="0"/>
          <w:divBdr>
            <w:top w:val="none" w:sz="0" w:space="0" w:color="auto"/>
            <w:left w:val="none" w:sz="0" w:space="0" w:color="auto"/>
            <w:bottom w:val="none" w:sz="0" w:space="0" w:color="auto"/>
            <w:right w:val="none" w:sz="0" w:space="0" w:color="auto"/>
          </w:divBdr>
        </w:div>
      </w:divsChild>
    </w:div>
    <w:div w:id="769664253">
      <w:bodyDiv w:val="1"/>
      <w:marLeft w:val="0"/>
      <w:marRight w:val="0"/>
      <w:marTop w:val="0"/>
      <w:marBottom w:val="0"/>
      <w:divBdr>
        <w:top w:val="none" w:sz="0" w:space="0" w:color="auto"/>
        <w:left w:val="none" w:sz="0" w:space="0" w:color="auto"/>
        <w:bottom w:val="none" w:sz="0" w:space="0" w:color="auto"/>
        <w:right w:val="none" w:sz="0" w:space="0" w:color="auto"/>
      </w:divBdr>
    </w:div>
    <w:div w:id="769816589">
      <w:bodyDiv w:val="1"/>
      <w:marLeft w:val="0"/>
      <w:marRight w:val="0"/>
      <w:marTop w:val="0"/>
      <w:marBottom w:val="0"/>
      <w:divBdr>
        <w:top w:val="none" w:sz="0" w:space="0" w:color="auto"/>
        <w:left w:val="none" w:sz="0" w:space="0" w:color="auto"/>
        <w:bottom w:val="none" w:sz="0" w:space="0" w:color="auto"/>
        <w:right w:val="none" w:sz="0" w:space="0" w:color="auto"/>
      </w:divBdr>
    </w:div>
    <w:div w:id="773794401">
      <w:bodyDiv w:val="1"/>
      <w:marLeft w:val="0"/>
      <w:marRight w:val="0"/>
      <w:marTop w:val="0"/>
      <w:marBottom w:val="0"/>
      <w:divBdr>
        <w:top w:val="none" w:sz="0" w:space="0" w:color="auto"/>
        <w:left w:val="none" w:sz="0" w:space="0" w:color="auto"/>
        <w:bottom w:val="none" w:sz="0" w:space="0" w:color="auto"/>
        <w:right w:val="none" w:sz="0" w:space="0" w:color="auto"/>
      </w:divBdr>
      <w:divsChild>
        <w:div w:id="186214151">
          <w:marLeft w:val="480"/>
          <w:marRight w:val="0"/>
          <w:marTop w:val="0"/>
          <w:marBottom w:val="0"/>
          <w:divBdr>
            <w:top w:val="none" w:sz="0" w:space="0" w:color="auto"/>
            <w:left w:val="none" w:sz="0" w:space="0" w:color="auto"/>
            <w:bottom w:val="none" w:sz="0" w:space="0" w:color="auto"/>
            <w:right w:val="none" w:sz="0" w:space="0" w:color="auto"/>
          </w:divBdr>
        </w:div>
        <w:div w:id="439493724">
          <w:marLeft w:val="480"/>
          <w:marRight w:val="0"/>
          <w:marTop w:val="0"/>
          <w:marBottom w:val="0"/>
          <w:divBdr>
            <w:top w:val="none" w:sz="0" w:space="0" w:color="auto"/>
            <w:left w:val="none" w:sz="0" w:space="0" w:color="auto"/>
            <w:bottom w:val="none" w:sz="0" w:space="0" w:color="auto"/>
            <w:right w:val="none" w:sz="0" w:space="0" w:color="auto"/>
          </w:divBdr>
        </w:div>
        <w:div w:id="523248357">
          <w:marLeft w:val="480"/>
          <w:marRight w:val="0"/>
          <w:marTop w:val="0"/>
          <w:marBottom w:val="0"/>
          <w:divBdr>
            <w:top w:val="none" w:sz="0" w:space="0" w:color="auto"/>
            <w:left w:val="none" w:sz="0" w:space="0" w:color="auto"/>
            <w:bottom w:val="none" w:sz="0" w:space="0" w:color="auto"/>
            <w:right w:val="none" w:sz="0" w:space="0" w:color="auto"/>
          </w:divBdr>
        </w:div>
        <w:div w:id="650140616">
          <w:marLeft w:val="480"/>
          <w:marRight w:val="0"/>
          <w:marTop w:val="0"/>
          <w:marBottom w:val="0"/>
          <w:divBdr>
            <w:top w:val="none" w:sz="0" w:space="0" w:color="auto"/>
            <w:left w:val="none" w:sz="0" w:space="0" w:color="auto"/>
            <w:bottom w:val="none" w:sz="0" w:space="0" w:color="auto"/>
            <w:right w:val="none" w:sz="0" w:space="0" w:color="auto"/>
          </w:divBdr>
        </w:div>
        <w:div w:id="756826228">
          <w:marLeft w:val="480"/>
          <w:marRight w:val="0"/>
          <w:marTop w:val="0"/>
          <w:marBottom w:val="0"/>
          <w:divBdr>
            <w:top w:val="none" w:sz="0" w:space="0" w:color="auto"/>
            <w:left w:val="none" w:sz="0" w:space="0" w:color="auto"/>
            <w:bottom w:val="none" w:sz="0" w:space="0" w:color="auto"/>
            <w:right w:val="none" w:sz="0" w:space="0" w:color="auto"/>
          </w:divBdr>
        </w:div>
        <w:div w:id="1336302641">
          <w:marLeft w:val="480"/>
          <w:marRight w:val="0"/>
          <w:marTop w:val="0"/>
          <w:marBottom w:val="0"/>
          <w:divBdr>
            <w:top w:val="none" w:sz="0" w:space="0" w:color="auto"/>
            <w:left w:val="none" w:sz="0" w:space="0" w:color="auto"/>
            <w:bottom w:val="none" w:sz="0" w:space="0" w:color="auto"/>
            <w:right w:val="none" w:sz="0" w:space="0" w:color="auto"/>
          </w:divBdr>
        </w:div>
        <w:div w:id="1416896006">
          <w:marLeft w:val="480"/>
          <w:marRight w:val="0"/>
          <w:marTop w:val="0"/>
          <w:marBottom w:val="0"/>
          <w:divBdr>
            <w:top w:val="none" w:sz="0" w:space="0" w:color="auto"/>
            <w:left w:val="none" w:sz="0" w:space="0" w:color="auto"/>
            <w:bottom w:val="none" w:sz="0" w:space="0" w:color="auto"/>
            <w:right w:val="none" w:sz="0" w:space="0" w:color="auto"/>
          </w:divBdr>
        </w:div>
        <w:div w:id="1757747072">
          <w:marLeft w:val="480"/>
          <w:marRight w:val="0"/>
          <w:marTop w:val="0"/>
          <w:marBottom w:val="0"/>
          <w:divBdr>
            <w:top w:val="none" w:sz="0" w:space="0" w:color="auto"/>
            <w:left w:val="none" w:sz="0" w:space="0" w:color="auto"/>
            <w:bottom w:val="none" w:sz="0" w:space="0" w:color="auto"/>
            <w:right w:val="none" w:sz="0" w:space="0" w:color="auto"/>
          </w:divBdr>
        </w:div>
        <w:div w:id="1810512361">
          <w:marLeft w:val="480"/>
          <w:marRight w:val="0"/>
          <w:marTop w:val="0"/>
          <w:marBottom w:val="0"/>
          <w:divBdr>
            <w:top w:val="none" w:sz="0" w:space="0" w:color="auto"/>
            <w:left w:val="none" w:sz="0" w:space="0" w:color="auto"/>
            <w:bottom w:val="none" w:sz="0" w:space="0" w:color="auto"/>
            <w:right w:val="none" w:sz="0" w:space="0" w:color="auto"/>
          </w:divBdr>
        </w:div>
        <w:div w:id="2065986220">
          <w:marLeft w:val="480"/>
          <w:marRight w:val="0"/>
          <w:marTop w:val="0"/>
          <w:marBottom w:val="0"/>
          <w:divBdr>
            <w:top w:val="none" w:sz="0" w:space="0" w:color="auto"/>
            <w:left w:val="none" w:sz="0" w:space="0" w:color="auto"/>
            <w:bottom w:val="none" w:sz="0" w:space="0" w:color="auto"/>
            <w:right w:val="none" w:sz="0" w:space="0" w:color="auto"/>
          </w:divBdr>
        </w:div>
      </w:divsChild>
    </w:div>
    <w:div w:id="776825408">
      <w:bodyDiv w:val="1"/>
      <w:marLeft w:val="0"/>
      <w:marRight w:val="0"/>
      <w:marTop w:val="0"/>
      <w:marBottom w:val="0"/>
      <w:divBdr>
        <w:top w:val="none" w:sz="0" w:space="0" w:color="auto"/>
        <w:left w:val="none" w:sz="0" w:space="0" w:color="auto"/>
        <w:bottom w:val="none" w:sz="0" w:space="0" w:color="auto"/>
        <w:right w:val="none" w:sz="0" w:space="0" w:color="auto"/>
      </w:divBdr>
    </w:div>
    <w:div w:id="777212624">
      <w:bodyDiv w:val="1"/>
      <w:marLeft w:val="0"/>
      <w:marRight w:val="0"/>
      <w:marTop w:val="0"/>
      <w:marBottom w:val="0"/>
      <w:divBdr>
        <w:top w:val="none" w:sz="0" w:space="0" w:color="auto"/>
        <w:left w:val="none" w:sz="0" w:space="0" w:color="auto"/>
        <w:bottom w:val="none" w:sz="0" w:space="0" w:color="auto"/>
        <w:right w:val="none" w:sz="0" w:space="0" w:color="auto"/>
      </w:divBdr>
    </w:div>
    <w:div w:id="777337428">
      <w:bodyDiv w:val="1"/>
      <w:marLeft w:val="0"/>
      <w:marRight w:val="0"/>
      <w:marTop w:val="0"/>
      <w:marBottom w:val="0"/>
      <w:divBdr>
        <w:top w:val="none" w:sz="0" w:space="0" w:color="auto"/>
        <w:left w:val="none" w:sz="0" w:space="0" w:color="auto"/>
        <w:bottom w:val="none" w:sz="0" w:space="0" w:color="auto"/>
        <w:right w:val="none" w:sz="0" w:space="0" w:color="auto"/>
      </w:divBdr>
      <w:divsChild>
        <w:div w:id="31195205">
          <w:marLeft w:val="480"/>
          <w:marRight w:val="0"/>
          <w:marTop w:val="0"/>
          <w:marBottom w:val="0"/>
          <w:divBdr>
            <w:top w:val="none" w:sz="0" w:space="0" w:color="auto"/>
            <w:left w:val="none" w:sz="0" w:space="0" w:color="auto"/>
            <w:bottom w:val="none" w:sz="0" w:space="0" w:color="auto"/>
            <w:right w:val="none" w:sz="0" w:space="0" w:color="auto"/>
          </w:divBdr>
        </w:div>
        <w:div w:id="78723951">
          <w:marLeft w:val="480"/>
          <w:marRight w:val="0"/>
          <w:marTop w:val="0"/>
          <w:marBottom w:val="0"/>
          <w:divBdr>
            <w:top w:val="none" w:sz="0" w:space="0" w:color="auto"/>
            <w:left w:val="none" w:sz="0" w:space="0" w:color="auto"/>
            <w:bottom w:val="none" w:sz="0" w:space="0" w:color="auto"/>
            <w:right w:val="none" w:sz="0" w:space="0" w:color="auto"/>
          </w:divBdr>
        </w:div>
        <w:div w:id="202524632">
          <w:marLeft w:val="480"/>
          <w:marRight w:val="0"/>
          <w:marTop w:val="0"/>
          <w:marBottom w:val="0"/>
          <w:divBdr>
            <w:top w:val="none" w:sz="0" w:space="0" w:color="auto"/>
            <w:left w:val="none" w:sz="0" w:space="0" w:color="auto"/>
            <w:bottom w:val="none" w:sz="0" w:space="0" w:color="auto"/>
            <w:right w:val="none" w:sz="0" w:space="0" w:color="auto"/>
          </w:divBdr>
        </w:div>
        <w:div w:id="249244774">
          <w:marLeft w:val="480"/>
          <w:marRight w:val="0"/>
          <w:marTop w:val="0"/>
          <w:marBottom w:val="0"/>
          <w:divBdr>
            <w:top w:val="none" w:sz="0" w:space="0" w:color="auto"/>
            <w:left w:val="none" w:sz="0" w:space="0" w:color="auto"/>
            <w:bottom w:val="none" w:sz="0" w:space="0" w:color="auto"/>
            <w:right w:val="none" w:sz="0" w:space="0" w:color="auto"/>
          </w:divBdr>
        </w:div>
        <w:div w:id="264383589">
          <w:marLeft w:val="480"/>
          <w:marRight w:val="0"/>
          <w:marTop w:val="0"/>
          <w:marBottom w:val="0"/>
          <w:divBdr>
            <w:top w:val="none" w:sz="0" w:space="0" w:color="auto"/>
            <w:left w:val="none" w:sz="0" w:space="0" w:color="auto"/>
            <w:bottom w:val="none" w:sz="0" w:space="0" w:color="auto"/>
            <w:right w:val="none" w:sz="0" w:space="0" w:color="auto"/>
          </w:divBdr>
        </w:div>
        <w:div w:id="321012115">
          <w:marLeft w:val="480"/>
          <w:marRight w:val="0"/>
          <w:marTop w:val="0"/>
          <w:marBottom w:val="0"/>
          <w:divBdr>
            <w:top w:val="none" w:sz="0" w:space="0" w:color="auto"/>
            <w:left w:val="none" w:sz="0" w:space="0" w:color="auto"/>
            <w:bottom w:val="none" w:sz="0" w:space="0" w:color="auto"/>
            <w:right w:val="none" w:sz="0" w:space="0" w:color="auto"/>
          </w:divBdr>
        </w:div>
        <w:div w:id="326133834">
          <w:marLeft w:val="480"/>
          <w:marRight w:val="0"/>
          <w:marTop w:val="0"/>
          <w:marBottom w:val="0"/>
          <w:divBdr>
            <w:top w:val="none" w:sz="0" w:space="0" w:color="auto"/>
            <w:left w:val="none" w:sz="0" w:space="0" w:color="auto"/>
            <w:bottom w:val="none" w:sz="0" w:space="0" w:color="auto"/>
            <w:right w:val="none" w:sz="0" w:space="0" w:color="auto"/>
          </w:divBdr>
        </w:div>
        <w:div w:id="346710557">
          <w:marLeft w:val="480"/>
          <w:marRight w:val="0"/>
          <w:marTop w:val="0"/>
          <w:marBottom w:val="0"/>
          <w:divBdr>
            <w:top w:val="none" w:sz="0" w:space="0" w:color="auto"/>
            <w:left w:val="none" w:sz="0" w:space="0" w:color="auto"/>
            <w:bottom w:val="none" w:sz="0" w:space="0" w:color="auto"/>
            <w:right w:val="none" w:sz="0" w:space="0" w:color="auto"/>
          </w:divBdr>
        </w:div>
        <w:div w:id="471873184">
          <w:marLeft w:val="480"/>
          <w:marRight w:val="0"/>
          <w:marTop w:val="0"/>
          <w:marBottom w:val="0"/>
          <w:divBdr>
            <w:top w:val="none" w:sz="0" w:space="0" w:color="auto"/>
            <w:left w:val="none" w:sz="0" w:space="0" w:color="auto"/>
            <w:bottom w:val="none" w:sz="0" w:space="0" w:color="auto"/>
            <w:right w:val="none" w:sz="0" w:space="0" w:color="auto"/>
          </w:divBdr>
        </w:div>
        <w:div w:id="483815704">
          <w:marLeft w:val="480"/>
          <w:marRight w:val="0"/>
          <w:marTop w:val="0"/>
          <w:marBottom w:val="0"/>
          <w:divBdr>
            <w:top w:val="none" w:sz="0" w:space="0" w:color="auto"/>
            <w:left w:val="none" w:sz="0" w:space="0" w:color="auto"/>
            <w:bottom w:val="none" w:sz="0" w:space="0" w:color="auto"/>
            <w:right w:val="none" w:sz="0" w:space="0" w:color="auto"/>
          </w:divBdr>
        </w:div>
        <w:div w:id="508522146">
          <w:marLeft w:val="480"/>
          <w:marRight w:val="0"/>
          <w:marTop w:val="0"/>
          <w:marBottom w:val="0"/>
          <w:divBdr>
            <w:top w:val="none" w:sz="0" w:space="0" w:color="auto"/>
            <w:left w:val="none" w:sz="0" w:space="0" w:color="auto"/>
            <w:bottom w:val="none" w:sz="0" w:space="0" w:color="auto"/>
            <w:right w:val="none" w:sz="0" w:space="0" w:color="auto"/>
          </w:divBdr>
        </w:div>
        <w:div w:id="616643767">
          <w:marLeft w:val="480"/>
          <w:marRight w:val="0"/>
          <w:marTop w:val="0"/>
          <w:marBottom w:val="0"/>
          <w:divBdr>
            <w:top w:val="none" w:sz="0" w:space="0" w:color="auto"/>
            <w:left w:val="none" w:sz="0" w:space="0" w:color="auto"/>
            <w:bottom w:val="none" w:sz="0" w:space="0" w:color="auto"/>
            <w:right w:val="none" w:sz="0" w:space="0" w:color="auto"/>
          </w:divBdr>
        </w:div>
        <w:div w:id="707223496">
          <w:marLeft w:val="480"/>
          <w:marRight w:val="0"/>
          <w:marTop w:val="0"/>
          <w:marBottom w:val="0"/>
          <w:divBdr>
            <w:top w:val="none" w:sz="0" w:space="0" w:color="auto"/>
            <w:left w:val="none" w:sz="0" w:space="0" w:color="auto"/>
            <w:bottom w:val="none" w:sz="0" w:space="0" w:color="auto"/>
            <w:right w:val="none" w:sz="0" w:space="0" w:color="auto"/>
          </w:divBdr>
        </w:div>
        <w:div w:id="765004613">
          <w:marLeft w:val="480"/>
          <w:marRight w:val="0"/>
          <w:marTop w:val="0"/>
          <w:marBottom w:val="0"/>
          <w:divBdr>
            <w:top w:val="none" w:sz="0" w:space="0" w:color="auto"/>
            <w:left w:val="none" w:sz="0" w:space="0" w:color="auto"/>
            <w:bottom w:val="none" w:sz="0" w:space="0" w:color="auto"/>
            <w:right w:val="none" w:sz="0" w:space="0" w:color="auto"/>
          </w:divBdr>
        </w:div>
        <w:div w:id="800727636">
          <w:marLeft w:val="480"/>
          <w:marRight w:val="0"/>
          <w:marTop w:val="0"/>
          <w:marBottom w:val="0"/>
          <w:divBdr>
            <w:top w:val="none" w:sz="0" w:space="0" w:color="auto"/>
            <w:left w:val="none" w:sz="0" w:space="0" w:color="auto"/>
            <w:bottom w:val="none" w:sz="0" w:space="0" w:color="auto"/>
            <w:right w:val="none" w:sz="0" w:space="0" w:color="auto"/>
          </w:divBdr>
        </w:div>
        <w:div w:id="841167149">
          <w:marLeft w:val="480"/>
          <w:marRight w:val="0"/>
          <w:marTop w:val="0"/>
          <w:marBottom w:val="0"/>
          <w:divBdr>
            <w:top w:val="none" w:sz="0" w:space="0" w:color="auto"/>
            <w:left w:val="none" w:sz="0" w:space="0" w:color="auto"/>
            <w:bottom w:val="none" w:sz="0" w:space="0" w:color="auto"/>
            <w:right w:val="none" w:sz="0" w:space="0" w:color="auto"/>
          </w:divBdr>
        </w:div>
        <w:div w:id="878518070">
          <w:marLeft w:val="480"/>
          <w:marRight w:val="0"/>
          <w:marTop w:val="0"/>
          <w:marBottom w:val="0"/>
          <w:divBdr>
            <w:top w:val="none" w:sz="0" w:space="0" w:color="auto"/>
            <w:left w:val="none" w:sz="0" w:space="0" w:color="auto"/>
            <w:bottom w:val="none" w:sz="0" w:space="0" w:color="auto"/>
            <w:right w:val="none" w:sz="0" w:space="0" w:color="auto"/>
          </w:divBdr>
        </w:div>
        <w:div w:id="882518918">
          <w:marLeft w:val="480"/>
          <w:marRight w:val="0"/>
          <w:marTop w:val="0"/>
          <w:marBottom w:val="0"/>
          <w:divBdr>
            <w:top w:val="none" w:sz="0" w:space="0" w:color="auto"/>
            <w:left w:val="none" w:sz="0" w:space="0" w:color="auto"/>
            <w:bottom w:val="none" w:sz="0" w:space="0" w:color="auto"/>
            <w:right w:val="none" w:sz="0" w:space="0" w:color="auto"/>
          </w:divBdr>
        </w:div>
        <w:div w:id="892547815">
          <w:marLeft w:val="480"/>
          <w:marRight w:val="0"/>
          <w:marTop w:val="0"/>
          <w:marBottom w:val="0"/>
          <w:divBdr>
            <w:top w:val="none" w:sz="0" w:space="0" w:color="auto"/>
            <w:left w:val="none" w:sz="0" w:space="0" w:color="auto"/>
            <w:bottom w:val="none" w:sz="0" w:space="0" w:color="auto"/>
            <w:right w:val="none" w:sz="0" w:space="0" w:color="auto"/>
          </w:divBdr>
        </w:div>
        <w:div w:id="989210525">
          <w:marLeft w:val="480"/>
          <w:marRight w:val="0"/>
          <w:marTop w:val="0"/>
          <w:marBottom w:val="0"/>
          <w:divBdr>
            <w:top w:val="none" w:sz="0" w:space="0" w:color="auto"/>
            <w:left w:val="none" w:sz="0" w:space="0" w:color="auto"/>
            <w:bottom w:val="none" w:sz="0" w:space="0" w:color="auto"/>
            <w:right w:val="none" w:sz="0" w:space="0" w:color="auto"/>
          </w:divBdr>
        </w:div>
        <w:div w:id="1036660242">
          <w:marLeft w:val="480"/>
          <w:marRight w:val="0"/>
          <w:marTop w:val="0"/>
          <w:marBottom w:val="0"/>
          <w:divBdr>
            <w:top w:val="none" w:sz="0" w:space="0" w:color="auto"/>
            <w:left w:val="none" w:sz="0" w:space="0" w:color="auto"/>
            <w:bottom w:val="none" w:sz="0" w:space="0" w:color="auto"/>
            <w:right w:val="none" w:sz="0" w:space="0" w:color="auto"/>
          </w:divBdr>
        </w:div>
        <w:div w:id="1064371551">
          <w:marLeft w:val="480"/>
          <w:marRight w:val="0"/>
          <w:marTop w:val="0"/>
          <w:marBottom w:val="0"/>
          <w:divBdr>
            <w:top w:val="none" w:sz="0" w:space="0" w:color="auto"/>
            <w:left w:val="none" w:sz="0" w:space="0" w:color="auto"/>
            <w:bottom w:val="none" w:sz="0" w:space="0" w:color="auto"/>
            <w:right w:val="none" w:sz="0" w:space="0" w:color="auto"/>
          </w:divBdr>
        </w:div>
        <w:div w:id="1200630703">
          <w:marLeft w:val="480"/>
          <w:marRight w:val="0"/>
          <w:marTop w:val="0"/>
          <w:marBottom w:val="0"/>
          <w:divBdr>
            <w:top w:val="none" w:sz="0" w:space="0" w:color="auto"/>
            <w:left w:val="none" w:sz="0" w:space="0" w:color="auto"/>
            <w:bottom w:val="none" w:sz="0" w:space="0" w:color="auto"/>
            <w:right w:val="none" w:sz="0" w:space="0" w:color="auto"/>
          </w:divBdr>
        </w:div>
        <w:div w:id="1296832067">
          <w:marLeft w:val="480"/>
          <w:marRight w:val="0"/>
          <w:marTop w:val="0"/>
          <w:marBottom w:val="0"/>
          <w:divBdr>
            <w:top w:val="none" w:sz="0" w:space="0" w:color="auto"/>
            <w:left w:val="none" w:sz="0" w:space="0" w:color="auto"/>
            <w:bottom w:val="none" w:sz="0" w:space="0" w:color="auto"/>
            <w:right w:val="none" w:sz="0" w:space="0" w:color="auto"/>
          </w:divBdr>
        </w:div>
        <w:div w:id="1318873619">
          <w:marLeft w:val="480"/>
          <w:marRight w:val="0"/>
          <w:marTop w:val="0"/>
          <w:marBottom w:val="0"/>
          <w:divBdr>
            <w:top w:val="none" w:sz="0" w:space="0" w:color="auto"/>
            <w:left w:val="none" w:sz="0" w:space="0" w:color="auto"/>
            <w:bottom w:val="none" w:sz="0" w:space="0" w:color="auto"/>
            <w:right w:val="none" w:sz="0" w:space="0" w:color="auto"/>
          </w:divBdr>
        </w:div>
        <w:div w:id="1359968566">
          <w:marLeft w:val="480"/>
          <w:marRight w:val="0"/>
          <w:marTop w:val="0"/>
          <w:marBottom w:val="0"/>
          <w:divBdr>
            <w:top w:val="none" w:sz="0" w:space="0" w:color="auto"/>
            <w:left w:val="none" w:sz="0" w:space="0" w:color="auto"/>
            <w:bottom w:val="none" w:sz="0" w:space="0" w:color="auto"/>
            <w:right w:val="none" w:sz="0" w:space="0" w:color="auto"/>
          </w:divBdr>
        </w:div>
        <w:div w:id="1368607136">
          <w:marLeft w:val="480"/>
          <w:marRight w:val="0"/>
          <w:marTop w:val="0"/>
          <w:marBottom w:val="0"/>
          <w:divBdr>
            <w:top w:val="none" w:sz="0" w:space="0" w:color="auto"/>
            <w:left w:val="none" w:sz="0" w:space="0" w:color="auto"/>
            <w:bottom w:val="none" w:sz="0" w:space="0" w:color="auto"/>
            <w:right w:val="none" w:sz="0" w:space="0" w:color="auto"/>
          </w:divBdr>
        </w:div>
        <w:div w:id="1385374809">
          <w:marLeft w:val="480"/>
          <w:marRight w:val="0"/>
          <w:marTop w:val="0"/>
          <w:marBottom w:val="0"/>
          <w:divBdr>
            <w:top w:val="none" w:sz="0" w:space="0" w:color="auto"/>
            <w:left w:val="none" w:sz="0" w:space="0" w:color="auto"/>
            <w:bottom w:val="none" w:sz="0" w:space="0" w:color="auto"/>
            <w:right w:val="none" w:sz="0" w:space="0" w:color="auto"/>
          </w:divBdr>
        </w:div>
        <w:div w:id="1393236295">
          <w:marLeft w:val="480"/>
          <w:marRight w:val="0"/>
          <w:marTop w:val="0"/>
          <w:marBottom w:val="0"/>
          <w:divBdr>
            <w:top w:val="none" w:sz="0" w:space="0" w:color="auto"/>
            <w:left w:val="none" w:sz="0" w:space="0" w:color="auto"/>
            <w:bottom w:val="none" w:sz="0" w:space="0" w:color="auto"/>
            <w:right w:val="none" w:sz="0" w:space="0" w:color="auto"/>
          </w:divBdr>
        </w:div>
        <w:div w:id="1426266728">
          <w:marLeft w:val="480"/>
          <w:marRight w:val="0"/>
          <w:marTop w:val="0"/>
          <w:marBottom w:val="0"/>
          <w:divBdr>
            <w:top w:val="none" w:sz="0" w:space="0" w:color="auto"/>
            <w:left w:val="none" w:sz="0" w:space="0" w:color="auto"/>
            <w:bottom w:val="none" w:sz="0" w:space="0" w:color="auto"/>
            <w:right w:val="none" w:sz="0" w:space="0" w:color="auto"/>
          </w:divBdr>
        </w:div>
        <w:div w:id="1557736195">
          <w:marLeft w:val="480"/>
          <w:marRight w:val="0"/>
          <w:marTop w:val="0"/>
          <w:marBottom w:val="0"/>
          <w:divBdr>
            <w:top w:val="none" w:sz="0" w:space="0" w:color="auto"/>
            <w:left w:val="none" w:sz="0" w:space="0" w:color="auto"/>
            <w:bottom w:val="none" w:sz="0" w:space="0" w:color="auto"/>
            <w:right w:val="none" w:sz="0" w:space="0" w:color="auto"/>
          </w:divBdr>
        </w:div>
        <w:div w:id="1560243230">
          <w:marLeft w:val="480"/>
          <w:marRight w:val="0"/>
          <w:marTop w:val="0"/>
          <w:marBottom w:val="0"/>
          <w:divBdr>
            <w:top w:val="none" w:sz="0" w:space="0" w:color="auto"/>
            <w:left w:val="none" w:sz="0" w:space="0" w:color="auto"/>
            <w:bottom w:val="none" w:sz="0" w:space="0" w:color="auto"/>
            <w:right w:val="none" w:sz="0" w:space="0" w:color="auto"/>
          </w:divBdr>
        </w:div>
        <w:div w:id="1577935241">
          <w:marLeft w:val="480"/>
          <w:marRight w:val="0"/>
          <w:marTop w:val="0"/>
          <w:marBottom w:val="0"/>
          <w:divBdr>
            <w:top w:val="none" w:sz="0" w:space="0" w:color="auto"/>
            <w:left w:val="none" w:sz="0" w:space="0" w:color="auto"/>
            <w:bottom w:val="none" w:sz="0" w:space="0" w:color="auto"/>
            <w:right w:val="none" w:sz="0" w:space="0" w:color="auto"/>
          </w:divBdr>
        </w:div>
        <w:div w:id="1637252987">
          <w:marLeft w:val="480"/>
          <w:marRight w:val="0"/>
          <w:marTop w:val="0"/>
          <w:marBottom w:val="0"/>
          <w:divBdr>
            <w:top w:val="none" w:sz="0" w:space="0" w:color="auto"/>
            <w:left w:val="none" w:sz="0" w:space="0" w:color="auto"/>
            <w:bottom w:val="none" w:sz="0" w:space="0" w:color="auto"/>
            <w:right w:val="none" w:sz="0" w:space="0" w:color="auto"/>
          </w:divBdr>
        </w:div>
        <w:div w:id="1646398862">
          <w:marLeft w:val="480"/>
          <w:marRight w:val="0"/>
          <w:marTop w:val="0"/>
          <w:marBottom w:val="0"/>
          <w:divBdr>
            <w:top w:val="none" w:sz="0" w:space="0" w:color="auto"/>
            <w:left w:val="none" w:sz="0" w:space="0" w:color="auto"/>
            <w:bottom w:val="none" w:sz="0" w:space="0" w:color="auto"/>
            <w:right w:val="none" w:sz="0" w:space="0" w:color="auto"/>
          </w:divBdr>
        </w:div>
        <w:div w:id="1665472024">
          <w:marLeft w:val="480"/>
          <w:marRight w:val="0"/>
          <w:marTop w:val="0"/>
          <w:marBottom w:val="0"/>
          <w:divBdr>
            <w:top w:val="none" w:sz="0" w:space="0" w:color="auto"/>
            <w:left w:val="none" w:sz="0" w:space="0" w:color="auto"/>
            <w:bottom w:val="none" w:sz="0" w:space="0" w:color="auto"/>
            <w:right w:val="none" w:sz="0" w:space="0" w:color="auto"/>
          </w:divBdr>
        </w:div>
        <w:div w:id="1678386971">
          <w:marLeft w:val="480"/>
          <w:marRight w:val="0"/>
          <w:marTop w:val="0"/>
          <w:marBottom w:val="0"/>
          <w:divBdr>
            <w:top w:val="none" w:sz="0" w:space="0" w:color="auto"/>
            <w:left w:val="none" w:sz="0" w:space="0" w:color="auto"/>
            <w:bottom w:val="none" w:sz="0" w:space="0" w:color="auto"/>
            <w:right w:val="none" w:sz="0" w:space="0" w:color="auto"/>
          </w:divBdr>
        </w:div>
        <w:div w:id="1679386731">
          <w:marLeft w:val="480"/>
          <w:marRight w:val="0"/>
          <w:marTop w:val="0"/>
          <w:marBottom w:val="0"/>
          <w:divBdr>
            <w:top w:val="none" w:sz="0" w:space="0" w:color="auto"/>
            <w:left w:val="none" w:sz="0" w:space="0" w:color="auto"/>
            <w:bottom w:val="none" w:sz="0" w:space="0" w:color="auto"/>
            <w:right w:val="none" w:sz="0" w:space="0" w:color="auto"/>
          </w:divBdr>
        </w:div>
        <w:div w:id="1887449943">
          <w:marLeft w:val="480"/>
          <w:marRight w:val="0"/>
          <w:marTop w:val="0"/>
          <w:marBottom w:val="0"/>
          <w:divBdr>
            <w:top w:val="none" w:sz="0" w:space="0" w:color="auto"/>
            <w:left w:val="none" w:sz="0" w:space="0" w:color="auto"/>
            <w:bottom w:val="none" w:sz="0" w:space="0" w:color="auto"/>
            <w:right w:val="none" w:sz="0" w:space="0" w:color="auto"/>
          </w:divBdr>
        </w:div>
        <w:div w:id="1894732090">
          <w:marLeft w:val="480"/>
          <w:marRight w:val="0"/>
          <w:marTop w:val="0"/>
          <w:marBottom w:val="0"/>
          <w:divBdr>
            <w:top w:val="none" w:sz="0" w:space="0" w:color="auto"/>
            <w:left w:val="none" w:sz="0" w:space="0" w:color="auto"/>
            <w:bottom w:val="none" w:sz="0" w:space="0" w:color="auto"/>
            <w:right w:val="none" w:sz="0" w:space="0" w:color="auto"/>
          </w:divBdr>
        </w:div>
        <w:div w:id="1927613383">
          <w:marLeft w:val="480"/>
          <w:marRight w:val="0"/>
          <w:marTop w:val="0"/>
          <w:marBottom w:val="0"/>
          <w:divBdr>
            <w:top w:val="none" w:sz="0" w:space="0" w:color="auto"/>
            <w:left w:val="none" w:sz="0" w:space="0" w:color="auto"/>
            <w:bottom w:val="none" w:sz="0" w:space="0" w:color="auto"/>
            <w:right w:val="none" w:sz="0" w:space="0" w:color="auto"/>
          </w:divBdr>
        </w:div>
        <w:div w:id="1974632032">
          <w:marLeft w:val="480"/>
          <w:marRight w:val="0"/>
          <w:marTop w:val="0"/>
          <w:marBottom w:val="0"/>
          <w:divBdr>
            <w:top w:val="none" w:sz="0" w:space="0" w:color="auto"/>
            <w:left w:val="none" w:sz="0" w:space="0" w:color="auto"/>
            <w:bottom w:val="none" w:sz="0" w:space="0" w:color="auto"/>
            <w:right w:val="none" w:sz="0" w:space="0" w:color="auto"/>
          </w:divBdr>
        </w:div>
        <w:div w:id="1981032451">
          <w:marLeft w:val="480"/>
          <w:marRight w:val="0"/>
          <w:marTop w:val="0"/>
          <w:marBottom w:val="0"/>
          <w:divBdr>
            <w:top w:val="none" w:sz="0" w:space="0" w:color="auto"/>
            <w:left w:val="none" w:sz="0" w:space="0" w:color="auto"/>
            <w:bottom w:val="none" w:sz="0" w:space="0" w:color="auto"/>
            <w:right w:val="none" w:sz="0" w:space="0" w:color="auto"/>
          </w:divBdr>
        </w:div>
        <w:div w:id="1981957504">
          <w:marLeft w:val="480"/>
          <w:marRight w:val="0"/>
          <w:marTop w:val="0"/>
          <w:marBottom w:val="0"/>
          <w:divBdr>
            <w:top w:val="none" w:sz="0" w:space="0" w:color="auto"/>
            <w:left w:val="none" w:sz="0" w:space="0" w:color="auto"/>
            <w:bottom w:val="none" w:sz="0" w:space="0" w:color="auto"/>
            <w:right w:val="none" w:sz="0" w:space="0" w:color="auto"/>
          </w:divBdr>
        </w:div>
      </w:divsChild>
    </w:div>
    <w:div w:id="778990808">
      <w:bodyDiv w:val="1"/>
      <w:marLeft w:val="0"/>
      <w:marRight w:val="0"/>
      <w:marTop w:val="0"/>
      <w:marBottom w:val="0"/>
      <w:divBdr>
        <w:top w:val="none" w:sz="0" w:space="0" w:color="auto"/>
        <w:left w:val="none" w:sz="0" w:space="0" w:color="auto"/>
        <w:bottom w:val="none" w:sz="0" w:space="0" w:color="auto"/>
        <w:right w:val="none" w:sz="0" w:space="0" w:color="auto"/>
      </w:divBdr>
    </w:div>
    <w:div w:id="779569408">
      <w:bodyDiv w:val="1"/>
      <w:marLeft w:val="0"/>
      <w:marRight w:val="0"/>
      <w:marTop w:val="0"/>
      <w:marBottom w:val="0"/>
      <w:divBdr>
        <w:top w:val="none" w:sz="0" w:space="0" w:color="auto"/>
        <w:left w:val="none" w:sz="0" w:space="0" w:color="auto"/>
        <w:bottom w:val="none" w:sz="0" w:space="0" w:color="auto"/>
        <w:right w:val="none" w:sz="0" w:space="0" w:color="auto"/>
      </w:divBdr>
    </w:div>
    <w:div w:id="783575296">
      <w:bodyDiv w:val="1"/>
      <w:marLeft w:val="0"/>
      <w:marRight w:val="0"/>
      <w:marTop w:val="0"/>
      <w:marBottom w:val="0"/>
      <w:divBdr>
        <w:top w:val="none" w:sz="0" w:space="0" w:color="auto"/>
        <w:left w:val="none" w:sz="0" w:space="0" w:color="auto"/>
        <w:bottom w:val="none" w:sz="0" w:space="0" w:color="auto"/>
        <w:right w:val="none" w:sz="0" w:space="0" w:color="auto"/>
      </w:divBdr>
    </w:div>
    <w:div w:id="787092681">
      <w:bodyDiv w:val="1"/>
      <w:marLeft w:val="0"/>
      <w:marRight w:val="0"/>
      <w:marTop w:val="0"/>
      <w:marBottom w:val="0"/>
      <w:divBdr>
        <w:top w:val="none" w:sz="0" w:space="0" w:color="auto"/>
        <w:left w:val="none" w:sz="0" w:space="0" w:color="auto"/>
        <w:bottom w:val="none" w:sz="0" w:space="0" w:color="auto"/>
        <w:right w:val="none" w:sz="0" w:space="0" w:color="auto"/>
      </w:divBdr>
    </w:div>
    <w:div w:id="792093710">
      <w:bodyDiv w:val="1"/>
      <w:marLeft w:val="0"/>
      <w:marRight w:val="0"/>
      <w:marTop w:val="0"/>
      <w:marBottom w:val="0"/>
      <w:divBdr>
        <w:top w:val="none" w:sz="0" w:space="0" w:color="auto"/>
        <w:left w:val="none" w:sz="0" w:space="0" w:color="auto"/>
        <w:bottom w:val="none" w:sz="0" w:space="0" w:color="auto"/>
        <w:right w:val="none" w:sz="0" w:space="0" w:color="auto"/>
      </w:divBdr>
    </w:div>
    <w:div w:id="792358535">
      <w:bodyDiv w:val="1"/>
      <w:marLeft w:val="0"/>
      <w:marRight w:val="0"/>
      <w:marTop w:val="0"/>
      <w:marBottom w:val="0"/>
      <w:divBdr>
        <w:top w:val="none" w:sz="0" w:space="0" w:color="auto"/>
        <w:left w:val="none" w:sz="0" w:space="0" w:color="auto"/>
        <w:bottom w:val="none" w:sz="0" w:space="0" w:color="auto"/>
        <w:right w:val="none" w:sz="0" w:space="0" w:color="auto"/>
      </w:divBdr>
    </w:div>
    <w:div w:id="793714489">
      <w:bodyDiv w:val="1"/>
      <w:marLeft w:val="0"/>
      <w:marRight w:val="0"/>
      <w:marTop w:val="0"/>
      <w:marBottom w:val="0"/>
      <w:divBdr>
        <w:top w:val="none" w:sz="0" w:space="0" w:color="auto"/>
        <w:left w:val="none" w:sz="0" w:space="0" w:color="auto"/>
        <w:bottom w:val="none" w:sz="0" w:space="0" w:color="auto"/>
        <w:right w:val="none" w:sz="0" w:space="0" w:color="auto"/>
      </w:divBdr>
      <w:divsChild>
        <w:div w:id="13385651">
          <w:marLeft w:val="480"/>
          <w:marRight w:val="0"/>
          <w:marTop w:val="0"/>
          <w:marBottom w:val="0"/>
          <w:divBdr>
            <w:top w:val="none" w:sz="0" w:space="0" w:color="auto"/>
            <w:left w:val="none" w:sz="0" w:space="0" w:color="auto"/>
            <w:bottom w:val="none" w:sz="0" w:space="0" w:color="auto"/>
            <w:right w:val="none" w:sz="0" w:space="0" w:color="auto"/>
          </w:divBdr>
        </w:div>
        <w:div w:id="75176465">
          <w:marLeft w:val="480"/>
          <w:marRight w:val="0"/>
          <w:marTop w:val="0"/>
          <w:marBottom w:val="0"/>
          <w:divBdr>
            <w:top w:val="none" w:sz="0" w:space="0" w:color="auto"/>
            <w:left w:val="none" w:sz="0" w:space="0" w:color="auto"/>
            <w:bottom w:val="none" w:sz="0" w:space="0" w:color="auto"/>
            <w:right w:val="none" w:sz="0" w:space="0" w:color="auto"/>
          </w:divBdr>
        </w:div>
        <w:div w:id="170221940">
          <w:marLeft w:val="480"/>
          <w:marRight w:val="0"/>
          <w:marTop w:val="0"/>
          <w:marBottom w:val="0"/>
          <w:divBdr>
            <w:top w:val="none" w:sz="0" w:space="0" w:color="auto"/>
            <w:left w:val="none" w:sz="0" w:space="0" w:color="auto"/>
            <w:bottom w:val="none" w:sz="0" w:space="0" w:color="auto"/>
            <w:right w:val="none" w:sz="0" w:space="0" w:color="auto"/>
          </w:divBdr>
        </w:div>
        <w:div w:id="295720413">
          <w:marLeft w:val="480"/>
          <w:marRight w:val="0"/>
          <w:marTop w:val="0"/>
          <w:marBottom w:val="0"/>
          <w:divBdr>
            <w:top w:val="none" w:sz="0" w:space="0" w:color="auto"/>
            <w:left w:val="none" w:sz="0" w:space="0" w:color="auto"/>
            <w:bottom w:val="none" w:sz="0" w:space="0" w:color="auto"/>
            <w:right w:val="none" w:sz="0" w:space="0" w:color="auto"/>
          </w:divBdr>
        </w:div>
        <w:div w:id="315302521">
          <w:marLeft w:val="480"/>
          <w:marRight w:val="0"/>
          <w:marTop w:val="0"/>
          <w:marBottom w:val="0"/>
          <w:divBdr>
            <w:top w:val="none" w:sz="0" w:space="0" w:color="auto"/>
            <w:left w:val="none" w:sz="0" w:space="0" w:color="auto"/>
            <w:bottom w:val="none" w:sz="0" w:space="0" w:color="auto"/>
            <w:right w:val="none" w:sz="0" w:space="0" w:color="auto"/>
          </w:divBdr>
        </w:div>
        <w:div w:id="356199517">
          <w:marLeft w:val="480"/>
          <w:marRight w:val="0"/>
          <w:marTop w:val="0"/>
          <w:marBottom w:val="0"/>
          <w:divBdr>
            <w:top w:val="none" w:sz="0" w:space="0" w:color="auto"/>
            <w:left w:val="none" w:sz="0" w:space="0" w:color="auto"/>
            <w:bottom w:val="none" w:sz="0" w:space="0" w:color="auto"/>
            <w:right w:val="none" w:sz="0" w:space="0" w:color="auto"/>
          </w:divBdr>
        </w:div>
        <w:div w:id="362369603">
          <w:marLeft w:val="480"/>
          <w:marRight w:val="0"/>
          <w:marTop w:val="0"/>
          <w:marBottom w:val="0"/>
          <w:divBdr>
            <w:top w:val="none" w:sz="0" w:space="0" w:color="auto"/>
            <w:left w:val="none" w:sz="0" w:space="0" w:color="auto"/>
            <w:bottom w:val="none" w:sz="0" w:space="0" w:color="auto"/>
            <w:right w:val="none" w:sz="0" w:space="0" w:color="auto"/>
          </w:divBdr>
        </w:div>
        <w:div w:id="525993025">
          <w:marLeft w:val="480"/>
          <w:marRight w:val="0"/>
          <w:marTop w:val="0"/>
          <w:marBottom w:val="0"/>
          <w:divBdr>
            <w:top w:val="none" w:sz="0" w:space="0" w:color="auto"/>
            <w:left w:val="none" w:sz="0" w:space="0" w:color="auto"/>
            <w:bottom w:val="none" w:sz="0" w:space="0" w:color="auto"/>
            <w:right w:val="none" w:sz="0" w:space="0" w:color="auto"/>
          </w:divBdr>
        </w:div>
        <w:div w:id="852840903">
          <w:marLeft w:val="480"/>
          <w:marRight w:val="0"/>
          <w:marTop w:val="0"/>
          <w:marBottom w:val="0"/>
          <w:divBdr>
            <w:top w:val="none" w:sz="0" w:space="0" w:color="auto"/>
            <w:left w:val="none" w:sz="0" w:space="0" w:color="auto"/>
            <w:bottom w:val="none" w:sz="0" w:space="0" w:color="auto"/>
            <w:right w:val="none" w:sz="0" w:space="0" w:color="auto"/>
          </w:divBdr>
        </w:div>
        <w:div w:id="910043968">
          <w:marLeft w:val="480"/>
          <w:marRight w:val="0"/>
          <w:marTop w:val="0"/>
          <w:marBottom w:val="0"/>
          <w:divBdr>
            <w:top w:val="none" w:sz="0" w:space="0" w:color="auto"/>
            <w:left w:val="none" w:sz="0" w:space="0" w:color="auto"/>
            <w:bottom w:val="none" w:sz="0" w:space="0" w:color="auto"/>
            <w:right w:val="none" w:sz="0" w:space="0" w:color="auto"/>
          </w:divBdr>
        </w:div>
        <w:div w:id="928272648">
          <w:marLeft w:val="480"/>
          <w:marRight w:val="0"/>
          <w:marTop w:val="0"/>
          <w:marBottom w:val="0"/>
          <w:divBdr>
            <w:top w:val="none" w:sz="0" w:space="0" w:color="auto"/>
            <w:left w:val="none" w:sz="0" w:space="0" w:color="auto"/>
            <w:bottom w:val="none" w:sz="0" w:space="0" w:color="auto"/>
            <w:right w:val="none" w:sz="0" w:space="0" w:color="auto"/>
          </w:divBdr>
        </w:div>
        <w:div w:id="1140659852">
          <w:marLeft w:val="480"/>
          <w:marRight w:val="0"/>
          <w:marTop w:val="0"/>
          <w:marBottom w:val="0"/>
          <w:divBdr>
            <w:top w:val="none" w:sz="0" w:space="0" w:color="auto"/>
            <w:left w:val="none" w:sz="0" w:space="0" w:color="auto"/>
            <w:bottom w:val="none" w:sz="0" w:space="0" w:color="auto"/>
            <w:right w:val="none" w:sz="0" w:space="0" w:color="auto"/>
          </w:divBdr>
        </w:div>
        <w:div w:id="1152678067">
          <w:marLeft w:val="480"/>
          <w:marRight w:val="0"/>
          <w:marTop w:val="0"/>
          <w:marBottom w:val="0"/>
          <w:divBdr>
            <w:top w:val="none" w:sz="0" w:space="0" w:color="auto"/>
            <w:left w:val="none" w:sz="0" w:space="0" w:color="auto"/>
            <w:bottom w:val="none" w:sz="0" w:space="0" w:color="auto"/>
            <w:right w:val="none" w:sz="0" w:space="0" w:color="auto"/>
          </w:divBdr>
        </w:div>
        <w:div w:id="1168135688">
          <w:marLeft w:val="480"/>
          <w:marRight w:val="0"/>
          <w:marTop w:val="0"/>
          <w:marBottom w:val="0"/>
          <w:divBdr>
            <w:top w:val="none" w:sz="0" w:space="0" w:color="auto"/>
            <w:left w:val="none" w:sz="0" w:space="0" w:color="auto"/>
            <w:bottom w:val="none" w:sz="0" w:space="0" w:color="auto"/>
            <w:right w:val="none" w:sz="0" w:space="0" w:color="auto"/>
          </w:divBdr>
        </w:div>
        <w:div w:id="1169058418">
          <w:marLeft w:val="480"/>
          <w:marRight w:val="0"/>
          <w:marTop w:val="0"/>
          <w:marBottom w:val="0"/>
          <w:divBdr>
            <w:top w:val="none" w:sz="0" w:space="0" w:color="auto"/>
            <w:left w:val="none" w:sz="0" w:space="0" w:color="auto"/>
            <w:bottom w:val="none" w:sz="0" w:space="0" w:color="auto"/>
            <w:right w:val="none" w:sz="0" w:space="0" w:color="auto"/>
          </w:divBdr>
        </w:div>
        <w:div w:id="1196045510">
          <w:marLeft w:val="480"/>
          <w:marRight w:val="0"/>
          <w:marTop w:val="0"/>
          <w:marBottom w:val="0"/>
          <w:divBdr>
            <w:top w:val="none" w:sz="0" w:space="0" w:color="auto"/>
            <w:left w:val="none" w:sz="0" w:space="0" w:color="auto"/>
            <w:bottom w:val="none" w:sz="0" w:space="0" w:color="auto"/>
            <w:right w:val="none" w:sz="0" w:space="0" w:color="auto"/>
          </w:divBdr>
        </w:div>
        <w:div w:id="1363438628">
          <w:marLeft w:val="480"/>
          <w:marRight w:val="0"/>
          <w:marTop w:val="0"/>
          <w:marBottom w:val="0"/>
          <w:divBdr>
            <w:top w:val="none" w:sz="0" w:space="0" w:color="auto"/>
            <w:left w:val="none" w:sz="0" w:space="0" w:color="auto"/>
            <w:bottom w:val="none" w:sz="0" w:space="0" w:color="auto"/>
            <w:right w:val="none" w:sz="0" w:space="0" w:color="auto"/>
          </w:divBdr>
        </w:div>
        <w:div w:id="1448696168">
          <w:marLeft w:val="480"/>
          <w:marRight w:val="0"/>
          <w:marTop w:val="0"/>
          <w:marBottom w:val="0"/>
          <w:divBdr>
            <w:top w:val="none" w:sz="0" w:space="0" w:color="auto"/>
            <w:left w:val="none" w:sz="0" w:space="0" w:color="auto"/>
            <w:bottom w:val="none" w:sz="0" w:space="0" w:color="auto"/>
            <w:right w:val="none" w:sz="0" w:space="0" w:color="auto"/>
          </w:divBdr>
        </w:div>
        <w:div w:id="1626079762">
          <w:marLeft w:val="480"/>
          <w:marRight w:val="0"/>
          <w:marTop w:val="0"/>
          <w:marBottom w:val="0"/>
          <w:divBdr>
            <w:top w:val="none" w:sz="0" w:space="0" w:color="auto"/>
            <w:left w:val="none" w:sz="0" w:space="0" w:color="auto"/>
            <w:bottom w:val="none" w:sz="0" w:space="0" w:color="auto"/>
            <w:right w:val="none" w:sz="0" w:space="0" w:color="auto"/>
          </w:divBdr>
        </w:div>
        <w:div w:id="1727147226">
          <w:marLeft w:val="480"/>
          <w:marRight w:val="0"/>
          <w:marTop w:val="0"/>
          <w:marBottom w:val="0"/>
          <w:divBdr>
            <w:top w:val="none" w:sz="0" w:space="0" w:color="auto"/>
            <w:left w:val="none" w:sz="0" w:space="0" w:color="auto"/>
            <w:bottom w:val="none" w:sz="0" w:space="0" w:color="auto"/>
            <w:right w:val="none" w:sz="0" w:space="0" w:color="auto"/>
          </w:divBdr>
        </w:div>
        <w:div w:id="1977567699">
          <w:marLeft w:val="480"/>
          <w:marRight w:val="0"/>
          <w:marTop w:val="0"/>
          <w:marBottom w:val="0"/>
          <w:divBdr>
            <w:top w:val="none" w:sz="0" w:space="0" w:color="auto"/>
            <w:left w:val="none" w:sz="0" w:space="0" w:color="auto"/>
            <w:bottom w:val="none" w:sz="0" w:space="0" w:color="auto"/>
            <w:right w:val="none" w:sz="0" w:space="0" w:color="auto"/>
          </w:divBdr>
        </w:div>
      </w:divsChild>
    </w:div>
    <w:div w:id="797528004">
      <w:bodyDiv w:val="1"/>
      <w:marLeft w:val="0"/>
      <w:marRight w:val="0"/>
      <w:marTop w:val="0"/>
      <w:marBottom w:val="0"/>
      <w:divBdr>
        <w:top w:val="none" w:sz="0" w:space="0" w:color="auto"/>
        <w:left w:val="none" w:sz="0" w:space="0" w:color="auto"/>
        <w:bottom w:val="none" w:sz="0" w:space="0" w:color="auto"/>
        <w:right w:val="none" w:sz="0" w:space="0" w:color="auto"/>
      </w:divBdr>
    </w:div>
    <w:div w:id="801196266">
      <w:bodyDiv w:val="1"/>
      <w:marLeft w:val="0"/>
      <w:marRight w:val="0"/>
      <w:marTop w:val="0"/>
      <w:marBottom w:val="0"/>
      <w:divBdr>
        <w:top w:val="none" w:sz="0" w:space="0" w:color="auto"/>
        <w:left w:val="none" w:sz="0" w:space="0" w:color="auto"/>
        <w:bottom w:val="none" w:sz="0" w:space="0" w:color="auto"/>
        <w:right w:val="none" w:sz="0" w:space="0" w:color="auto"/>
      </w:divBdr>
      <w:divsChild>
        <w:div w:id="202771">
          <w:marLeft w:val="480"/>
          <w:marRight w:val="0"/>
          <w:marTop w:val="0"/>
          <w:marBottom w:val="0"/>
          <w:divBdr>
            <w:top w:val="none" w:sz="0" w:space="0" w:color="auto"/>
            <w:left w:val="none" w:sz="0" w:space="0" w:color="auto"/>
            <w:bottom w:val="none" w:sz="0" w:space="0" w:color="auto"/>
            <w:right w:val="none" w:sz="0" w:space="0" w:color="auto"/>
          </w:divBdr>
        </w:div>
        <w:div w:id="27028421">
          <w:marLeft w:val="480"/>
          <w:marRight w:val="0"/>
          <w:marTop w:val="0"/>
          <w:marBottom w:val="0"/>
          <w:divBdr>
            <w:top w:val="none" w:sz="0" w:space="0" w:color="auto"/>
            <w:left w:val="none" w:sz="0" w:space="0" w:color="auto"/>
            <w:bottom w:val="none" w:sz="0" w:space="0" w:color="auto"/>
            <w:right w:val="none" w:sz="0" w:space="0" w:color="auto"/>
          </w:divBdr>
        </w:div>
        <w:div w:id="34696033">
          <w:marLeft w:val="480"/>
          <w:marRight w:val="0"/>
          <w:marTop w:val="0"/>
          <w:marBottom w:val="0"/>
          <w:divBdr>
            <w:top w:val="none" w:sz="0" w:space="0" w:color="auto"/>
            <w:left w:val="none" w:sz="0" w:space="0" w:color="auto"/>
            <w:bottom w:val="none" w:sz="0" w:space="0" w:color="auto"/>
            <w:right w:val="none" w:sz="0" w:space="0" w:color="auto"/>
          </w:divBdr>
        </w:div>
        <w:div w:id="164059303">
          <w:marLeft w:val="480"/>
          <w:marRight w:val="0"/>
          <w:marTop w:val="0"/>
          <w:marBottom w:val="0"/>
          <w:divBdr>
            <w:top w:val="none" w:sz="0" w:space="0" w:color="auto"/>
            <w:left w:val="none" w:sz="0" w:space="0" w:color="auto"/>
            <w:bottom w:val="none" w:sz="0" w:space="0" w:color="auto"/>
            <w:right w:val="none" w:sz="0" w:space="0" w:color="auto"/>
          </w:divBdr>
        </w:div>
        <w:div w:id="177236244">
          <w:marLeft w:val="480"/>
          <w:marRight w:val="0"/>
          <w:marTop w:val="0"/>
          <w:marBottom w:val="0"/>
          <w:divBdr>
            <w:top w:val="none" w:sz="0" w:space="0" w:color="auto"/>
            <w:left w:val="none" w:sz="0" w:space="0" w:color="auto"/>
            <w:bottom w:val="none" w:sz="0" w:space="0" w:color="auto"/>
            <w:right w:val="none" w:sz="0" w:space="0" w:color="auto"/>
          </w:divBdr>
        </w:div>
        <w:div w:id="265112957">
          <w:marLeft w:val="480"/>
          <w:marRight w:val="0"/>
          <w:marTop w:val="0"/>
          <w:marBottom w:val="0"/>
          <w:divBdr>
            <w:top w:val="none" w:sz="0" w:space="0" w:color="auto"/>
            <w:left w:val="none" w:sz="0" w:space="0" w:color="auto"/>
            <w:bottom w:val="none" w:sz="0" w:space="0" w:color="auto"/>
            <w:right w:val="none" w:sz="0" w:space="0" w:color="auto"/>
          </w:divBdr>
        </w:div>
        <w:div w:id="305549426">
          <w:marLeft w:val="480"/>
          <w:marRight w:val="0"/>
          <w:marTop w:val="0"/>
          <w:marBottom w:val="0"/>
          <w:divBdr>
            <w:top w:val="none" w:sz="0" w:space="0" w:color="auto"/>
            <w:left w:val="none" w:sz="0" w:space="0" w:color="auto"/>
            <w:bottom w:val="none" w:sz="0" w:space="0" w:color="auto"/>
            <w:right w:val="none" w:sz="0" w:space="0" w:color="auto"/>
          </w:divBdr>
        </w:div>
        <w:div w:id="331026947">
          <w:marLeft w:val="480"/>
          <w:marRight w:val="0"/>
          <w:marTop w:val="0"/>
          <w:marBottom w:val="0"/>
          <w:divBdr>
            <w:top w:val="none" w:sz="0" w:space="0" w:color="auto"/>
            <w:left w:val="none" w:sz="0" w:space="0" w:color="auto"/>
            <w:bottom w:val="none" w:sz="0" w:space="0" w:color="auto"/>
            <w:right w:val="none" w:sz="0" w:space="0" w:color="auto"/>
          </w:divBdr>
        </w:div>
        <w:div w:id="379742101">
          <w:marLeft w:val="480"/>
          <w:marRight w:val="0"/>
          <w:marTop w:val="0"/>
          <w:marBottom w:val="0"/>
          <w:divBdr>
            <w:top w:val="none" w:sz="0" w:space="0" w:color="auto"/>
            <w:left w:val="none" w:sz="0" w:space="0" w:color="auto"/>
            <w:bottom w:val="none" w:sz="0" w:space="0" w:color="auto"/>
            <w:right w:val="none" w:sz="0" w:space="0" w:color="auto"/>
          </w:divBdr>
        </w:div>
        <w:div w:id="526022273">
          <w:marLeft w:val="480"/>
          <w:marRight w:val="0"/>
          <w:marTop w:val="0"/>
          <w:marBottom w:val="0"/>
          <w:divBdr>
            <w:top w:val="none" w:sz="0" w:space="0" w:color="auto"/>
            <w:left w:val="none" w:sz="0" w:space="0" w:color="auto"/>
            <w:bottom w:val="none" w:sz="0" w:space="0" w:color="auto"/>
            <w:right w:val="none" w:sz="0" w:space="0" w:color="auto"/>
          </w:divBdr>
        </w:div>
        <w:div w:id="559558469">
          <w:marLeft w:val="480"/>
          <w:marRight w:val="0"/>
          <w:marTop w:val="0"/>
          <w:marBottom w:val="0"/>
          <w:divBdr>
            <w:top w:val="none" w:sz="0" w:space="0" w:color="auto"/>
            <w:left w:val="none" w:sz="0" w:space="0" w:color="auto"/>
            <w:bottom w:val="none" w:sz="0" w:space="0" w:color="auto"/>
            <w:right w:val="none" w:sz="0" w:space="0" w:color="auto"/>
          </w:divBdr>
        </w:div>
        <w:div w:id="576093639">
          <w:marLeft w:val="480"/>
          <w:marRight w:val="0"/>
          <w:marTop w:val="0"/>
          <w:marBottom w:val="0"/>
          <w:divBdr>
            <w:top w:val="none" w:sz="0" w:space="0" w:color="auto"/>
            <w:left w:val="none" w:sz="0" w:space="0" w:color="auto"/>
            <w:bottom w:val="none" w:sz="0" w:space="0" w:color="auto"/>
            <w:right w:val="none" w:sz="0" w:space="0" w:color="auto"/>
          </w:divBdr>
        </w:div>
        <w:div w:id="685836124">
          <w:marLeft w:val="480"/>
          <w:marRight w:val="0"/>
          <w:marTop w:val="0"/>
          <w:marBottom w:val="0"/>
          <w:divBdr>
            <w:top w:val="none" w:sz="0" w:space="0" w:color="auto"/>
            <w:left w:val="none" w:sz="0" w:space="0" w:color="auto"/>
            <w:bottom w:val="none" w:sz="0" w:space="0" w:color="auto"/>
            <w:right w:val="none" w:sz="0" w:space="0" w:color="auto"/>
          </w:divBdr>
        </w:div>
        <w:div w:id="782189865">
          <w:marLeft w:val="480"/>
          <w:marRight w:val="0"/>
          <w:marTop w:val="0"/>
          <w:marBottom w:val="0"/>
          <w:divBdr>
            <w:top w:val="none" w:sz="0" w:space="0" w:color="auto"/>
            <w:left w:val="none" w:sz="0" w:space="0" w:color="auto"/>
            <w:bottom w:val="none" w:sz="0" w:space="0" w:color="auto"/>
            <w:right w:val="none" w:sz="0" w:space="0" w:color="auto"/>
          </w:divBdr>
        </w:div>
        <w:div w:id="797650796">
          <w:marLeft w:val="480"/>
          <w:marRight w:val="0"/>
          <w:marTop w:val="0"/>
          <w:marBottom w:val="0"/>
          <w:divBdr>
            <w:top w:val="none" w:sz="0" w:space="0" w:color="auto"/>
            <w:left w:val="none" w:sz="0" w:space="0" w:color="auto"/>
            <w:bottom w:val="none" w:sz="0" w:space="0" w:color="auto"/>
            <w:right w:val="none" w:sz="0" w:space="0" w:color="auto"/>
          </w:divBdr>
        </w:div>
        <w:div w:id="803471631">
          <w:marLeft w:val="480"/>
          <w:marRight w:val="0"/>
          <w:marTop w:val="0"/>
          <w:marBottom w:val="0"/>
          <w:divBdr>
            <w:top w:val="none" w:sz="0" w:space="0" w:color="auto"/>
            <w:left w:val="none" w:sz="0" w:space="0" w:color="auto"/>
            <w:bottom w:val="none" w:sz="0" w:space="0" w:color="auto"/>
            <w:right w:val="none" w:sz="0" w:space="0" w:color="auto"/>
          </w:divBdr>
        </w:div>
        <w:div w:id="825978902">
          <w:marLeft w:val="480"/>
          <w:marRight w:val="0"/>
          <w:marTop w:val="0"/>
          <w:marBottom w:val="0"/>
          <w:divBdr>
            <w:top w:val="none" w:sz="0" w:space="0" w:color="auto"/>
            <w:left w:val="none" w:sz="0" w:space="0" w:color="auto"/>
            <w:bottom w:val="none" w:sz="0" w:space="0" w:color="auto"/>
            <w:right w:val="none" w:sz="0" w:space="0" w:color="auto"/>
          </w:divBdr>
        </w:div>
        <w:div w:id="846942615">
          <w:marLeft w:val="480"/>
          <w:marRight w:val="0"/>
          <w:marTop w:val="0"/>
          <w:marBottom w:val="0"/>
          <w:divBdr>
            <w:top w:val="none" w:sz="0" w:space="0" w:color="auto"/>
            <w:left w:val="none" w:sz="0" w:space="0" w:color="auto"/>
            <w:bottom w:val="none" w:sz="0" w:space="0" w:color="auto"/>
            <w:right w:val="none" w:sz="0" w:space="0" w:color="auto"/>
          </w:divBdr>
        </w:div>
        <w:div w:id="960380907">
          <w:marLeft w:val="480"/>
          <w:marRight w:val="0"/>
          <w:marTop w:val="0"/>
          <w:marBottom w:val="0"/>
          <w:divBdr>
            <w:top w:val="none" w:sz="0" w:space="0" w:color="auto"/>
            <w:left w:val="none" w:sz="0" w:space="0" w:color="auto"/>
            <w:bottom w:val="none" w:sz="0" w:space="0" w:color="auto"/>
            <w:right w:val="none" w:sz="0" w:space="0" w:color="auto"/>
          </w:divBdr>
        </w:div>
        <w:div w:id="970790238">
          <w:marLeft w:val="480"/>
          <w:marRight w:val="0"/>
          <w:marTop w:val="0"/>
          <w:marBottom w:val="0"/>
          <w:divBdr>
            <w:top w:val="none" w:sz="0" w:space="0" w:color="auto"/>
            <w:left w:val="none" w:sz="0" w:space="0" w:color="auto"/>
            <w:bottom w:val="none" w:sz="0" w:space="0" w:color="auto"/>
            <w:right w:val="none" w:sz="0" w:space="0" w:color="auto"/>
          </w:divBdr>
        </w:div>
        <w:div w:id="1029718820">
          <w:marLeft w:val="480"/>
          <w:marRight w:val="0"/>
          <w:marTop w:val="0"/>
          <w:marBottom w:val="0"/>
          <w:divBdr>
            <w:top w:val="none" w:sz="0" w:space="0" w:color="auto"/>
            <w:left w:val="none" w:sz="0" w:space="0" w:color="auto"/>
            <w:bottom w:val="none" w:sz="0" w:space="0" w:color="auto"/>
            <w:right w:val="none" w:sz="0" w:space="0" w:color="auto"/>
          </w:divBdr>
        </w:div>
        <w:div w:id="1060902815">
          <w:marLeft w:val="480"/>
          <w:marRight w:val="0"/>
          <w:marTop w:val="0"/>
          <w:marBottom w:val="0"/>
          <w:divBdr>
            <w:top w:val="none" w:sz="0" w:space="0" w:color="auto"/>
            <w:left w:val="none" w:sz="0" w:space="0" w:color="auto"/>
            <w:bottom w:val="none" w:sz="0" w:space="0" w:color="auto"/>
            <w:right w:val="none" w:sz="0" w:space="0" w:color="auto"/>
          </w:divBdr>
        </w:div>
        <w:div w:id="1066419370">
          <w:marLeft w:val="480"/>
          <w:marRight w:val="0"/>
          <w:marTop w:val="0"/>
          <w:marBottom w:val="0"/>
          <w:divBdr>
            <w:top w:val="none" w:sz="0" w:space="0" w:color="auto"/>
            <w:left w:val="none" w:sz="0" w:space="0" w:color="auto"/>
            <w:bottom w:val="none" w:sz="0" w:space="0" w:color="auto"/>
            <w:right w:val="none" w:sz="0" w:space="0" w:color="auto"/>
          </w:divBdr>
        </w:div>
        <w:div w:id="1081756577">
          <w:marLeft w:val="480"/>
          <w:marRight w:val="0"/>
          <w:marTop w:val="0"/>
          <w:marBottom w:val="0"/>
          <w:divBdr>
            <w:top w:val="none" w:sz="0" w:space="0" w:color="auto"/>
            <w:left w:val="none" w:sz="0" w:space="0" w:color="auto"/>
            <w:bottom w:val="none" w:sz="0" w:space="0" w:color="auto"/>
            <w:right w:val="none" w:sz="0" w:space="0" w:color="auto"/>
          </w:divBdr>
        </w:div>
        <w:div w:id="1103912578">
          <w:marLeft w:val="480"/>
          <w:marRight w:val="0"/>
          <w:marTop w:val="0"/>
          <w:marBottom w:val="0"/>
          <w:divBdr>
            <w:top w:val="none" w:sz="0" w:space="0" w:color="auto"/>
            <w:left w:val="none" w:sz="0" w:space="0" w:color="auto"/>
            <w:bottom w:val="none" w:sz="0" w:space="0" w:color="auto"/>
            <w:right w:val="none" w:sz="0" w:space="0" w:color="auto"/>
          </w:divBdr>
        </w:div>
        <w:div w:id="1289631716">
          <w:marLeft w:val="480"/>
          <w:marRight w:val="0"/>
          <w:marTop w:val="0"/>
          <w:marBottom w:val="0"/>
          <w:divBdr>
            <w:top w:val="none" w:sz="0" w:space="0" w:color="auto"/>
            <w:left w:val="none" w:sz="0" w:space="0" w:color="auto"/>
            <w:bottom w:val="none" w:sz="0" w:space="0" w:color="auto"/>
            <w:right w:val="none" w:sz="0" w:space="0" w:color="auto"/>
          </w:divBdr>
        </w:div>
        <w:div w:id="1317611293">
          <w:marLeft w:val="480"/>
          <w:marRight w:val="0"/>
          <w:marTop w:val="0"/>
          <w:marBottom w:val="0"/>
          <w:divBdr>
            <w:top w:val="none" w:sz="0" w:space="0" w:color="auto"/>
            <w:left w:val="none" w:sz="0" w:space="0" w:color="auto"/>
            <w:bottom w:val="none" w:sz="0" w:space="0" w:color="auto"/>
            <w:right w:val="none" w:sz="0" w:space="0" w:color="auto"/>
          </w:divBdr>
        </w:div>
        <w:div w:id="1322613025">
          <w:marLeft w:val="480"/>
          <w:marRight w:val="0"/>
          <w:marTop w:val="0"/>
          <w:marBottom w:val="0"/>
          <w:divBdr>
            <w:top w:val="none" w:sz="0" w:space="0" w:color="auto"/>
            <w:left w:val="none" w:sz="0" w:space="0" w:color="auto"/>
            <w:bottom w:val="none" w:sz="0" w:space="0" w:color="auto"/>
            <w:right w:val="none" w:sz="0" w:space="0" w:color="auto"/>
          </w:divBdr>
        </w:div>
        <w:div w:id="1329406000">
          <w:marLeft w:val="480"/>
          <w:marRight w:val="0"/>
          <w:marTop w:val="0"/>
          <w:marBottom w:val="0"/>
          <w:divBdr>
            <w:top w:val="none" w:sz="0" w:space="0" w:color="auto"/>
            <w:left w:val="none" w:sz="0" w:space="0" w:color="auto"/>
            <w:bottom w:val="none" w:sz="0" w:space="0" w:color="auto"/>
            <w:right w:val="none" w:sz="0" w:space="0" w:color="auto"/>
          </w:divBdr>
        </w:div>
        <w:div w:id="1386178250">
          <w:marLeft w:val="480"/>
          <w:marRight w:val="0"/>
          <w:marTop w:val="0"/>
          <w:marBottom w:val="0"/>
          <w:divBdr>
            <w:top w:val="none" w:sz="0" w:space="0" w:color="auto"/>
            <w:left w:val="none" w:sz="0" w:space="0" w:color="auto"/>
            <w:bottom w:val="none" w:sz="0" w:space="0" w:color="auto"/>
            <w:right w:val="none" w:sz="0" w:space="0" w:color="auto"/>
          </w:divBdr>
        </w:div>
        <w:div w:id="1400202342">
          <w:marLeft w:val="480"/>
          <w:marRight w:val="0"/>
          <w:marTop w:val="0"/>
          <w:marBottom w:val="0"/>
          <w:divBdr>
            <w:top w:val="none" w:sz="0" w:space="0" w:color="auto"/>
            <w:left w:val="none" w:sz="0" w:space="0" w:color="auto"/>
            <w:bottom w:val="none" w:sz="0" w:space="0" w:color="auto"/>
            <w:right w:val="none" w:sz="0" w:space="0" w:color="auto"/>
          </w:divBdr>
        </w:div>
        <w:div w:id="1444761347">
          <w:marLeft w:val="480"/>
          <w:marRight w:val="0"/>
          <w:marTop w:val="0"/>
          <w:marBottom w:val="0"/>
          <w:divBdr>
            <w:top w:val="none" w:sz="0" w:space="0" w:color="auto"/>
            <w:left w:val="none" w:sz="0" w:space="0" w:color="auto"/>
            <w:bottom w:val="none" w:sz="0" w:space="0" w:color="auto"/>
            <w:right w:val="none" w:sz="0" w:space="0" w:color="auto"/>
          </w:divBdr>
        </w:div>
        <w:div w:id="1456218017">
          <w:marLeft w:val="480"/>
          <w:marRight w:val="0"/>
          <w:marTop w:val="0"/>
          <w:marBottom w:val="0"/>
          <w:divBdr>
            <w:top w:val="none" w:sz="0" w:space="0" w:color="auto"/>
            <w:left w:val="none" w:sz="0" w:space="0" w:color="auto"/>
            <w:bottom w:val="none" w:sz="0" w:space="0" w:color="auto"/>
            <w:right w:val="none" w:sz="0" w:space="0" w:color="auto"/>
          </w:divBdr>
        </w:div>
        <w:div w:id="1493372331">
          <w:marLeft w:val="480"/>
          <w:marRight w:val="0"/>
          <w:marTop w:val="0"/>
          <w:marBottom w:val="0"/>
          <w:divBdr>
            <w:top w:val="none" w:sz="0" w:space="0" w:color="auto"/>
            <w:left w:val="none" w:sz="0" w:space="0" w:color="auto"/>
            <w:bottom w:val="none" w:sz="0" w:space="0" w:color="auto"/>
            <w:right w:val="none" w:sz="0" w:space="0" w:color="auto"/>
          </w:divBdr>
        </w:div>
        <w:div w:id="1502089619">
          <w:marLeft w:val="480"/>
          <w:marRight w:val="0"/>
          <w:marTop w:val="0"/>
          <w:marBottom w:val="0"/>
          <w:divBdr>
            <w:top w:val="none" w:sz="0" w:space="0" w:color="auto"/>
            <w:left w:val="none" w:sz="0" w:space="0" w:color="auto"/>
            <w:bottom w:val="none" w:sz="0" w:space="0" w:color="auto"/>
            <w:right w:val="none" w:sz="0" w:space="0" w:color="auto"/>
          </w:divBdr>
        </w:div>
        <w:div w:id="1538010367">
          <w:marLeft w:val="480"/>
          <w:marRight w:val="0"/>
          <w:marTop w:val="0"/>
          <w:marBottom w:val="0"/>
          <w:divBdr>
            <w:top w:val="none" w:sz="0" w:space="0" w:color="auto"/>
            <w:left w:val="none" w:sz="0" w:space="0" w:color="auto"/>
            <w:bottom w:val="none" w:sz="0" w:space="0" w:color="auto"/>
            <w:right w:val="none" w:sz="0" w:space="0" w:color="auto"/>
          </w:divBdr>
        </w:div>
        <w:div w:id="1551108830">
          <w:marLeft w:val="480"/>
          <w:marRight w:val="0"/>
          <w:marTop w:val="0"/>
          <w:marBottom w:val="0"/>
          <w:divBdr>
            <w:top w:val="none" w:sz="0" w:space="0" w:color="auto"/>
            <w:left w:val="none" w:sz="0" w:space="0" w:color="auto"/>
            <w:bottom w:val="none" w:sz="0" w:space="0" w:color="auto"/>
            <w:right w:val="none" w:sz="0" w:space="0" w:color="auto"/>
          </w:divBdr>
        </w:div>
        <w:div w:id="1594780808">
          <w:marLeft w:val="480"/>
          <w:marRight w:val="0"/>
          <w:marTop w:val="0"/>
          <w:marBottom w:val="0"/>
          <w:divBdr>
            <w:top w:val="none" w:sz="0" w:space="0" w:color="auto"/>
            <w:left w:val="none" w:sz="0" w:space="0" w:color="auto"/>
            <w:bottom w:val="none" w:sz="0" w:space="0" w:color="auto"/>
            <w:right w:val="none" w:sz="0" w:space="0" w:color="auto"/>
          </w:divBdr>
        </w:div>
        <w:div w:id="1603995107">
          <w:marLeft w:val="480"/>
          <w:marRight w:val="0"/>
          <w:marTop w:val="0"/>
          <w:marBottom w:val="0"/>
          <w:divBdr>
            <w:top w:val="none" w:sz="0" w:space="0" w:color="auto"/>
            <w:left w:val="none" w:sz="0" w:space="0" w:color="auto"/>
            <w:bottom w:val="none" w:sz="0" w:space="0" w:color="auto"/>
            <w:right w:val="none" w:sz="0" w:space="0" w:color="auto"/>
          </w:divBdr>
        </w:div>
        <w:div w:id="1737312422">
          <w:marLeft w:val="480"/>
          <w:marRight w:val="0"/>
          <w:marTop w:val="0"/>
          <w:marBottom w:val="0"/>
          <w:divBdr>
            <w:top w:val="none" w:sz="0" w:space="0" w:color="auto"/>
            <w:left w:val="none" w:sz="0" w:space="0" w:color="auto"/>
            <w:bottom w:val="none" w:sz="0" w:space="0" w:color="auto"/>
            <w:right w:val="none" w:sz="0" w:space="0" w:color="auto"/>
          </w:divBdr>
        </w:div>
        <w:div w:id="1808086578">
          <w:marLeft w:val="480"/>
          <w:marRight w:val="0"/>
          <w:marTop w:val="0"/>
          <w:marBottom w:val="0"/>
          <w:divBdr>
            <w:top w:val="none" w:sz="0" w:space="0" w:color="auto"/>
            <w:left w:val="none" w:sz="0" w:space="0" w:color="auto"/>
            <w:bottom w:val="none" w:sz="0" w:space="0" w:color="auto"/>
            <w:right w:val="none" w:sz="0" w:space="0" w:color="auto"/>
          </w:divBdr>
        </w:div>
        <w:div w:id="1856648981">
          <w:marLeft w:val="480"/>
          <w:marRight w:val="0"/>
          <w:marTop w:val="0"/>
          <w:marBottom w:val="0"/>
          <w:divBdr>
            <w:top w:val="none" w:sz="0" w:space="0" w:color="auto"/>
            <w:left w:val="none" w:sz="0" w:space="0" w:color="auto"/>
            <w:bottom w:val="none" w:sz="0" w:space="0" w:color="auto"/>
            <w:right w:val="none" w:sz="0" w:space="0" w:color="auto"/>
          </w:divBdr>
        </w:div>
        <w:div w:id="1908568172">
          <w:marLeft w:val="480"/>
          <w:marRight w:val="0"/>
          <w:marTop w:val="0"/>
          <w:marBottom w:val="0"/>
          <w:divBdr>
            <w:top w:val="none" w:sz="0" w:space="0" w:color="auto"/>
            <w:left w:val="none" w:sz="0" w:space="0" w:color="auto"/>
            <w:bottom w:val="none" w:sz="0" w:space="0" w:color="auto"/>
            <w:right w:val="none" w:sz="0" w:space="0" w:color="auto"/>
          </w:divBdr>
        </w:div>
        <w:div w:id="1976762711">
          <w:marLeft w:val="480"/>
          <w:marRight w:val="0"/>
          <w:marTop w:val="0"/>
          <w:marBottom w:val="0"/>
          <w:divBdr>
            <w:top w:val="none" w:sz="0" w:space="0" w:color="auto"/>
            <w:left w:val="none" w:sz="0" w:space="0" w:color="auto"/>
            <w:bottom w:val="none" w:sz="0" w:space="0" w:color="auto"/>
            <w:right w:val="none" w:sz="0" w:space="0" w:color="auto"/>
          </w:divBdr>
        </w:div>
        <w:div w:id="2008097634">
          <w:marLeft w:val="480"/>
          <w:marRight w:val="0"/>
          <w:marTop w:val="0"/>
          <w:marBottom w:val="0"/>
          <w:divBdr>
            <w:top w:val="none" w:sz="0" w:space="0" w:color="auto"/>
            <w:left w:val="none" w:sz="0" w:space="0" w:color="auto"/>
            <w:bottom w:val="none" w:sz="0" w:space="0" w:color="auto"/>
            <w:right w:val="none" w:sz="0" w:space="0" w:color="auto"/>
          </w:divBdr>
        </w:div>
      </w:divsChild>
    </w:div>
    <w:div w:id="806051610">
      <w:bodyDiv w:val="1"/>
      <w:marLeft w:val="0"/>
      <w:marRight w:val="0"/>
      <w:marTop w:val="0"/>
      <w:marBottom w:val="0"/>
      <w:divBdr>
        <w:top w:val="none" w:sz="0" w:space="0" w:color="auto"/>
        <w:left w:val="none" w:sz="0" w:space="0" w:color="auto"/>
        <w:bottom w:val="none" w:sz="0" w:space="0" w:color="auto"/>
        <w:right w:val="none" w:sz="0" w:space="0" w:color="auto"/>
      </w:divBdr>
      <w:divsChild>
        <w:div w:id="46733153">
          <w:marLeft w:val="480"/>
          <w:marRight w:val="0"/>
          <w:marTop w:val="0"/>
          <w:marBottom w:val="0"/>
          <w:divBdr>
            <w:top w:val="none" w:sz="0" w:space="0" w:color="auto"/>
            <w:left w:val="none" w:sz="0" w:space="0" w:color="auto"/>
            <w:bottom w:val="none" w:sz="0" w:space="0" w:color="auto"/>
            <w:right w:val="none" w:sz="0" w:space="0" w:color="auto"/>
          </w:divBdr>
        </w:div>
        <w:div w:id="104621557">
          <w:marLeft w:val="480"/>
          <w:marRight w:val="0"/>
          <w:marTop w:val="0"/>
          <w:marBottom w:val="0"/>
          <w:divBdr>
            <w:top w:val="none" w:sz="0" w:space="0" w:color="auto"/>
            <w:left w:val="none" w:sz="0" w:space="0" w:color="auto"/>
            <w:bottom w:val="none" w:sz="0" w:space="0" w:color="auto"/>
            <w:right w:val="none" w:sz="0" w:space="0" w:color="auto"/>
          </w:divBdr>
        </w:div>
        <w:div w:id="147863069">
          <w:marLeft w:val="480"/>
          <w:marRight w:val="0"/>
          <w:marTop w:val="0"/>
          <w:marBottom w:val="0"/>
          <w:divBdr>
            <w:top w:val="none" w:sz="0" w:space="0" w:color="auto"/>
            <w:left w:val="none" w:sz="0" w:space="0" w:color="auto"/>
            <w:bottom w:val="none" w:sz="0" w:space="0" w:color="auto"/>
            <w:right w:val="none" w:sz="0" w:space="0" w:color="auto"/>
          </w:divBdr>
        </w:div>
        <w:div w:id="163084579">
          <w:marLeft w:val="480"/>
          <w:marRight w:val="0"/>
          <w:marTop w:val="0"/>
          <w:marBottom w:val="0"/>
          <w:divBdr>
            <w:top w:val="none" w:sz="0" w:space="0" w:color="auto"/>
            <w:left w:val="none" w:sz="0" w:space="0" w:color="auto"/>
            <w:bottom w:val="none" w:sz="0" w:space="0" w:color="auto"/>
            <w:right w:val="none" w:sz="0" w:space="0" w:color="auto"/>
          </w:divBdr>
        </w:div>
        <w:div w:id="259029206">
          <w:marLeft w:val="480"/>
          <w:marRight w:val="0"/>
          <w:marTop w:val="0"/>
          <w:marBottom w:val="0"/>
          <w:divBdr>
            <w:top w:val="none" w:sz="0" w:space="0" w:color="auto"/>
            <w:left w:val="none" w:sz="0" w:space="0" w:color="auto"/>
            <w:bottom w:val="none" w:sz="0" w:space="0" w:color="auto"/>
            <w:right w:val="none" w:sz="0" w:space="0" w:color="auto"/>
          </w:divBdr>
        </w:div>
        <w:div w:id="287593904">
          <w:marLeft w:val="480"/>
          <w:marRight w:val="0"/>
          <w:marTop w:val="0"/>
          <w:marBottom w:val="0"/>
          <w:divBdr>
            <w:top w:val="none" w:sz="0" w:space="0" w:color="auto"/>
            <w:left w:val="none" w:sz="0" w:space="0" w:color="auto"/>
            <w:bottom w:val="none" w:sz="0" w:space="0" w:color="auto"/>
            <w:right w:val="none" w:sz="0" w:space="0" w:color="auto"/>
          </w:divBdr>
        </w:div>
        <w:div w:id="358316159">
          <w:marLeft w:val="480"/>
          <w:marRight w:val="0"/>
          <w:marTop w:val="0"/>
          <w:marBottom w:val="0"/>
          <w:divBdr>
            <w:top w:val="none" w:sz="0" w:space="0" w:color="auto"/>
            <w:left w:val="none" w:sz="0" w:space="0" w:color="auto"/>
            <w:bottom w:val="none" w:sz="0" w:space="0" w:color="auto"/>
            <w:right w:val="none" w:sz="0" w:space="0" w:color="auto"/>
          </w:divBdr>
        </w:div>
        <w:div w:id="542791028">
          <w:marLeft w:val="480"/>
          <w:marRight w:val="0"/>
          <w:marTop w:val="0"/>
          <w:marBottom w:val="0"/>
          <w:divBdr>
            <w:top w:val="none" w:sz="0" w:space="0" w:color="auto"/>
            <w:left w:val="none" w:sz="0" w:space="0" w:color="auto"/>
            <w:bottom w:val="none" w:sz="0" w:space="0" w:color="auto"/>
            <w:right w:val="none" w:sz="0" w:space="0" w:color="auto"/>
          </w:divBdr>
        </w:div>
        <w:div w:id="735128429">
          <w:marLeft w:val="480"/>
          <w:marRight w:val="0"/>
          <w:marTop w:val="0"/>
          <w:marBottom w:val="0"/>
          <w:divBdr>
            <w:top w:val="none" w:sz="0" w:space="0" w:color="auto"/>
            <w:left w:val="none" w:sz="0" w:space="0" w:color="auto"/>
            <w:bottom w:val="none" w:sz="0" w:space="0" w:color="auto"/>
            <w:right w:val="none" w:sz="0" w:space="0" w:color="auto"/>
          </w:divBdr>
        </w:div>
        <w:div w:id="1067000877">
          <w:marLeft w:val="480"/>
          <w:marRight w:val="0"/>
          <w:marTop w:val="0"/>
          <w:marBottom w:val="0"/>
          <w:divBdr>
            <w:top w:val="none" w:sz="0" w:space="0" w:color="auto"/>
            <w:left w:val="none" w:sz="0" w:space="0" w:color="auto"/>
            <w:bottom w:val="none" w:sz="0" w:space="0" w:color="auto"/>
            <w:right w:val="none" w:sz="0" w:space="0" w:color="auto"/>
          </w:divBdr>
        </w:div>
        <w:div w:id="1232083151">
          <w:marLeft w:val="480"/>
          <w:marRight w:val="0"/>
          <w:marTop w:val="0"/>
          <w:marBottom w:val="0"/>
          <w:divBdr>
            <w:top w:val="none" w:sz="0" w:space="0" w:color="auto"/>
            <w:left w:val="none" w:sz="0" w:space="0" w:color="auto"/>
            <w:bottom w:val="none" w:sz="0" w:space="0" w:color="auto"/>
            <w:right w:val="none" w:sz="0" w:space="0" w:color="auto"/>
          </w:divBdr>
        </w:div>
        <w:div w:id="1271202343">
          <w:marLeft w:val="480"/>
          <w:marRight w:val="0"/>
          <w:marTop w:val="0"/>
          <w:marBottom w:val="0"/>
          <w:divBdr>
            <w:top w:val="none" w:sz="0" w:space="0" w:color="auto"/>
            <w:left w:val="none" w:sz="0" w:space="0" w:color="auto"/>
            <w:bottom w:val="none" w:sz="0" w:space="0" w:color="auto"/>
            <w:right w:val="none" w:sz="0" w:space="0" w:color="auto"/>
          </w:divBdr>
        </w:div>
        <w:div w:id="1271889884">
          <w:marLeft w:val="480"/>
          <w:marRight w:val="0"/>
          <w:marTop w:val="0"/>
          <w:marBottom w:val="0"/>
          <w:divBdr>
            <w:top w:val="none" w:sz="0" w:space="0" w:color="auto"/>
            <w:left w:val="none" w:sz="0" w:space="0" w:color="auto"/>
            <w:bottom w:val="none" w:sz="0" w:space="0" w:color="auto"/>
            <w:right w:val="none" w:sz="0" w:space="0" w:color="auto"/>
          </w:divBdr>
        </w:div>
        <w:div w:id="1285234802">
          <w:marLeft w:val="480"/>
          <w:marRight w:val="0"/>
          <w:marTop w:val="0"/>
          <w:marBottom w:val="0"/>
          <w:divBdr>
            <w:top w:val="none" w:sz="0" w:space="0" w:color="auto"/>
            <w:left w:val="none" w:sz="0" w:space="0" w:color="auto"/>
            <w:bottom w:val="none" w:sz="0" w:space="0" w:color="auto"/>
            <w:right w:val="none" w:sz="0" w:space="0" w:color="auto"/>
          </w:divBdr>
        </w:div>
        <w:div w:id="1299644696">
          <w:marLeft w:val="480"/>
          <w:marRight w:val="0"/>
          <w:marTop w:val="0"/>
          <w:marBottom w:val="0"/>
          <w:divBdr>
            <w:top w:val="none" w:sz="0" w:space="0" w:color="auto"/>
            <w:left w:val="none" w:sz="0" w:space="0" w:color="auto"/>
            <w:bottom w:val="none" w:sz="0" w:space="0" w:color="auto"/>
            <w:right w:val="none" w:sz="0" w:space="0" w:color="auto"/>
          </w:divBdr>
        </w:div>
        <w:div w:id="1338777168">
          <w:marLeft w:val="480"/>
          <w:marRight w:val="0"/>
          <w:marTop w:val="0"/>
          <w:marBottom w:val="0"/>
          <w:divBdr>
            <w:top w:val="none" w:sz="0" w:space="0" w:color="auto"/>
            <w:left w:val="none" w:sz="0" w:space="0" w:color="auto"/>
            <w:bottom w:val="none" w:sz="0" w:space="0" w:color="auto"/>
            <w:right w:val="none" w:sz="0" w:space="0" w:color="auto"/>
          </w:divBdr>
        </w:div>
        <w:div w:id="1444113272">
          <w:marLeft w:val="480"/>
          <w:marRight w:val="0"/>
          <w:marTop w:val="0"/>
          <w:marBottom w:val="0"/>
          <w:divBdr>
            <w:top w:val="none" w:sz="0" w:space="0" w:color="auto"/>
            <w:left w:val="none" w:sz="0" w:space="0" w:color="auto"/>
            <w:bottom w:val="none" w:sz="0" w:space="0" w:color="auto"/>
            <w:right w:val="none" w:sz="0" w:space="0" w:color="auto"/>
          </w:divBdr>
        </w:div>
        <w:div w:id="1480028209">
          <w:marLeft w:val="480"/>
          <w:marRight w:val="0"/>
          <w:marTop w:val="0"/>
          <w:marBottom w:val="0"/>
          <w:divBdr>
            <w:top w:val="none" w:sz="0" w:space="0" w:color="auto"/>
            <w:left w:val="none" w:sz="0" w:space="0" w:color="auto"/>
            <w:bottom w:val="none" w:sz="0" w:space="0" w:color="auto"/>
            <w:right w:val="none" w:sz="0" w:space="0" w:color="auto"/>
          </w:divBdr>
        </w:div>
        <w:div w:id="1522892485">
          <w:marLeft w:val="480"/>
          <w:marRight w:val="0"/>
          <w:marTop w:val="0"/>
          <w:marBottom w:val="0"/>
          <w:divBdr>
            <w:top w:val="none" w:sz="0" w:space="0" w:color="auto"/>
            <w:left w:val="none" w:sz="0" w:space="0" w:color="auto"/>
            <w:bottom w:val="none" w:sz="0" w:space="0" w:color="auto"/>
            <w:right w:val="none" w:sz="0" w:space="0" w:color="auto"/>
          </w:divBdr>
        </w:div>
        <w:div w:id="1617717564">
          <w:marLeft w:val="480"/>
          <w:marRight w:val="0"/>
          <w:marTop w:val="0"/>
          <w:marBottom w:val="0"/>
          <w:divBdr>
            <w:top w:val="none" w:sz="0" w:space="0" w:color="auto"/>
            <w:left w:val="none" w:sz="0" w:space="0" w:color="auto"/>
            <w:bottom w:val="none" w:sz="0" w:space="0" w:color="auto"/>
            <w:right w:val="none" w:sz="0" w:space="0" w:color="auto"/>
          </w:divBdr>
        </w:div>
        <w:div w:id="1618221284">
          <w:marLeft w:val="480"/>
          <w:marRight w:val="0"/>
          <w:marTop w:val="0"/>
          <w:marBottom w:val="0"/>
          <w:divBdr>
            <w:top w:val="none" w:sz="0" w:space="0" w:color="auto"/>
            <w:left w:val="none" w:sz="0" w:space="0" w:color="auto"/>
            <w:bottom w:val="none" w:sz="0" w:space="0" w:color="auto"/>
            <w:right w:val="none" w:sz="0" w:space="0" w:color="auto"/>
          </w:divBdr>
        </w:div>
        <w:div w:id="1694072015">
          <w:marLeft w:val="480"/>
          <w:marRight w:val="0"/>
          <w:marTop w:val="0"/>
          <w:marBottom w:val="0"/>
          <w:divBdr>
            <w:top w:val="none" w:sz="0" w:space="0" w:color="auto"/>
            <w:left w:val="none" w:sz="0" w:space="0" w:color="auto"/>
            <w:bottom w:val="none" w:sz="0" w:space="0" w:color="auto"/>
            <w:right w:val="none" w:sz="0" w:space="0" w:color="auto"/>
          </w:divBdr>
        </w:div>
        <w:div w:id="1708218823">
          <w:marLeft w:val="480"/>
          <w:marRight w:val="0"/>
          <w:marTop w:val="0"/>
          <w:marBottom w:val="0"/>
          <w:divBdr>
            <w:top w:val="none" w:sz="0" w:space="0" w:color="auto"/>
            <w:left w:val="none" w:sz="0" w:space="0" w:color="auto"/>
            <w:bottom w:val="none" w:sz="0" w:space="0" w:color="auto"/>
            <w:right w:val="none" w:sz="0" w:space="0" w:color="auto"/>
          </w:divBdr>
        </w:div>
        <w:div w:id="1750731985">
          <w:marLeft w:val="480"/>
          <w:marRight w:val="0"/>
          <w:marTop w:val="0"/>
          <w:marBottom w:val="0"/>
          <w:divBdr>
            <w:top w:val="none" w:sz="0" w:space="0" w:color="auto"/>
            <w:left w:val="none" w:sz="0" w:space="0" w:color="auto"/>
            <w:bottom w:val="none" w:sz="0" w:space="0" w:color="auto"/>
            <w:right w:val="none" w:sz="0" w:space="0" w:color="auto"/>
          </w:divBdr>
        </w:div>
        <w:div w:id="1761172386">
          <w:marLeft w:val="480"/>
          <w:marRight w:val="0"/>
          <w:marTop w:val="0"/>
          <w:marBottom w:val="0"/>
          <w:divBdr>
            <w:top w:val="none" w:sz="0" w:space="0" w:color="auto"/>
            <w:left w:val="none" w:sz="0" w:space="0" w:color="auto"/>
            <w:bottom w:val="none" w:sz="0" w:space="0" w:color="auto"/>
            <w:right w:val="none" w:sz="0" w:space="0" w:color="auto"/>
          </w:divBdr>
        </w:div>
        <w:div w:id="1879510960">
          <w:marLeft w:val="480"/>
          <w:marRight w:val="0"/>
          <w:marTop w:val="0"/>
          <w:marBottom w:val="0"/>
          <w:divBdr>
            <w:top w:val="none" w:sz="0" w:space="0" w:color="auto"/>
            <w:left w:val="none" w:sz="0" w:space="0" w:color="auto"/>
            <w:bottom w:val="none" w:sz="0" w:space="0" w:color="auto"/>
            <w:right w:val="none" w:sz="0" w:space="0" w:color="auto"/>
          </w:divBdr>
        </w:div>
        <w:div w:id="1884832144">
          <w:marLeft w:val="480"/>
          <w:marRight w:val="0"/>
          <w:marTop w:val="0"/>
          <w:marBottom w:val="0"/>
          <w:divBdr>
            <w:top w:val="none" w:sz="0" w:space="0" w:color="auto"/>
            <w:left w:val="none" w:sz="0" w:space="0" w:color="auto"/>
            <w:bottom w:val="none" w:sz="0" w:space="0" w:color="auto"/>
            <w:right w:val="none" w:sz="0" w:space="0" w:color="auto"/>
          </w:divBdr>
        </w:div>
        <w:div w:id="1918326153">
          <w:marLeft w:val="480"/>
          <w:marRight w:val="0"/>
          <w:marTop w:val="0"/>
          <w:marBottom w:val="0"/>
          <w:divBdr>
            <w:top w:val="none" w:sz="0" w:space="0" w:color="auto"/>
            <w:left w:val="none" w:sz="0" w:space="0" w:color="auto"/>
            <w:bottom w:val="none" w:sz="0" w:space="0" w:color="auto"/>
            <w:right w:val="none" w:sz="0" w:space="0" w:color="auto"/>
          </w:divBdr>
        </w:div>
        <w:div w:id="1954047128">
          <w:marLeft w:val="480"/>
          <w:marRight w:val="0"/>
          <w:marTop w:val="0"/>
          <w:marBottom w:val="0"/>
          <w:divBdr>
            <w:top w:val="none" w:sz="0" w:space="0" w:color="auto"/>
            <w:left w:val="none" w:sz="0" w:space="0" w:color="auto"/>
            <w:bottom w:val="none" w:sz="0" w:space="0" w:color="auto"/>
            <w:right w:val="none" w:sz="0" w:space="0" w:color="auto"/>
          </w:divBdr>
        </w:div>
        <w:div w:id="1993556670">
          <w:marLeft w:val="480"/>
          <w:marRight w:val="0"/>
          <w:marTop w:val="0"/>
          <w:marBottom w:val="0"/>
          <w:divBdr>
            <w:top w:val="none" w:sz="0" w:space="0" w:color="auto"/>
            <w:left w:val="none" w:sz="0" w:space="0" w:color="auto"/>
            <w:bottom w:val="none" w:sz="0" w:space="0" w:color="auto"/>
            <w:right w:val="none" w:sz="0" w:space="0" w:color="auto"/>
          </w:divBdr>
        </w:div>
        <w:div w:id="2083403890">
          <w:marLeft w:val="480"/>
          <w:marRight w:val="0"/>
          <w:marTop w:val="0"/>
          <w:marBottom w:val="0"/>
          <w:divBdr>
            <w:top w:val="none" w:sz="0" w:space="0" w:color="auto"/>
            <w:left w:val="none" w:sz="0" w:space="0" w:color="auto"/>
            <w:bottom w:val="none" w:sz="0" w:space="0" w:color="auto"/>
            <w:right w:val="none" w:sz="0" w:space="0" w:color="auto"/>
          </w:divBdr>
        </w:div>
        <w:div w:id="2114323979">
          <w:marLeft w:val="480"/>
          <w:marRight w:val="0"/>
          <w:marTop w:val="0"/>
          <w:marBottom w:val="0"/>
          <w:divBdr>
            <w:top w:val="none" w:sz="0" w:space="0" w:color="auto"/>
            <w:left w:val="none" w:sz="0" w:space="0" w:color="auto"/>
            <w:bottom w:val="none" w:sz="0" w:space="0" w:color="auto"/>
            <w:right w:val="none" w:sz="0" w:space="0" w:color="auto"/>
          </w:divBdr>
        </w:div>
        <w:div w:id="2134011858">
          <w:marLeft w:val="480"/>
          <w:marRight w:val="0"/>
          <w:marTop w:val="0"/>
          <w:marBottom w:val="0"/>
          <w:divBdr>
            <w:top w:val="none" w:sz="0" w:space="0" w:color="auto"/>
            <w:left w:val="none" w:sz="0" w:space="0" w:color="auto"/>
            <w:bottom w:val="none" w:sz="0" w:space="0" w:color="auto"/>
            <w:right w:val="none" w:sz="0" w:space="0" w:color="auto"/>
          </w:divBdr>
        </w:div>
      </w:divsChild>
    </w:div>
    <w:div w:id="808479510">
      <w:bodyDiv w:val="1"/>
      <w:marLeft w:val="0"/>
      <w:marRight w:val="0"/>
      <w:marTop w:val="0"/>
      <w:marBottom w:val="0"/>
      <w:divBdr>
        <w:top w:val="none" w:sz="0" w:space="0" w:color="auto"/>
        <w:left w:val="none" w:sz="0" w:space="0" w:color="auto"/>
        <w:bottom w:val="none" w:sz="0" w:space="0" w:color="auto"/>
        <w:right w:val="none" w:sz="0" w:space="0" w:color="auto"/>
      </w:divBdr>
    </w:div>
    <w:div w:id="808549394">
      <w:bodyDiv w:val="1"/>
      <w:marLeft w:val="0"/>
      <w:marRight w:val="0"/>
      <w:marTop w:val="0"/>
      <w:marBottom w:val="0"/>
      <w:divBdr>
        <w:top w:val="none" w:sz="0" w:space="0" w:color="auto"/>
        <w:left w:val="none" w:sz="0" w:space="0" w:color="auto"/>
        <w:bottom w:val="none" w:sz="0" w:space="0" w:color="auto"/>
        <w:right w:val="none" w:sz="0" w:space="0" w:color="auto"/>
      </w:divBdr>
    </w:div>
    <w:div w:id="809054276">
      <w:bodyDiv w:val="1"/>
      <w:marLeft w:val="0"/>
      <w:marRight w:val="0"/>
      <w:marTop w:val="0"/>
      <w:marBottom w:val="0"/>
      <w:divBdr>
        <w:top w:val="none" w:sz="0" w:space="0" w:color="auto"/>
        <w:left w:val="none" w:sz="0" w:space="0" w:color="auto"/>
        <w:bottom w:val="none" w:sz="0" w:space="0" w:color="auto"/>
        <w:right w:val="none" w:sz="0" w:space="0" w:color="auto"/>
      </w:divBdr>
    </w:div>
    <w:div w:id="809058817">
      <w:bodyDiv w:val="1"/>
      <w:marLeft w:val="0"/>
      <w:marRight w:val="0"/>
      <w:marTop w:val="0"/>
      <w:marBottom w:val="0"/>
      <w:divBdr>
        <w:top w:val="none" w:sz="0" w:space="0" w:color="auto"/>
        <w:left w:val="none" w:sz="0" w:space="0" w:color="auto"/>
        <w:bottom w:val="none" w:sz="0" w:space="0" w:color="auto"/>
        <w:right w:val="none" w:sz="0" w:space="0" w:color="auto"/>
      </w:divBdr>
    </w:div>
    <w:div w:id="809177126">
      <w:bodyDiv w:val="1"/>
      <w:marLeft w:val="0"/>
      <w:marRight w:val="0"/>
      <w:marTop w:val="0"/>
      <w:marBottom w:val="0"/>
      <w:divBdr>
        <w:top w:val="none" w:sz="0" w:space="0" w:color="auto"/>
        <w:left w:val="none" w:sz="0" w:space="0" w:color="auto"/>
        <w:bottom w:val="none" w:sz="0" w:space="0" w:color="auto"/>
        <w:right w:val="none" w:sz="0" w:space="0" w:color="auto"/>
      </w:divBdr>
    </w:div>
    <w:div w:id="809636899">
      <w:bodyDiv w:val="1"/>
      <w:marLeft w:val="0"/>
      <w:marRight w:val="0"/>
      <w:marTop w:val="0"/>
      <w:marBottom w:val="0"/>
      <w:divBdr>
        <w:top w:val="none" w:sz="0" w:space="0" w:color="auto"/>
        <w:left w:val="none" w:sz="0" w:space="0" w:color="auto"/>
        <w:bottom w:val="none" w:sz="0" w:space="0" w:color="auto"/>
        <w:right w:val="none" w:sz="0" w:space="0" w:color="auto"/>
      </w:divBdr>
    </w:div>
    <w:div w:id="810293635">
      <w:bodyDiv w:val="1"/>
      <w:marLeft w:val="0"/>
      <w:marRight w:val="0"/>
      <w:marTop w:val="0"/>
      <w:marBottom w:val="0"/>
      <w:divBdr>
        <w:top w:val="none" w:sz="0" w:space="0" w:color="auto"/>
        <w:left w:val="none" w:sz="0" w:space="0" w:color="auto"/>
        <w:bottom w:val="none" w:sz="0" w:space="0" w:color="auto"/>
        <w:right w:val="none" w:sz="0" w:space="0" w:color="auto"/>
      </w:divBdr>
    </w:div>
    <w:div w:id="814104052">
      <w:bodyDiv w:val="1"/>
      <w:marLeft w:val="0"/>
      <w:marRight w:val="0"/>
      <w:marTop w:val="0"/>
      <w:marBottom w:val="0"/>
      <w:divBdr>
        <w:top w:val="none" w:sz="0" w:space="0" w:color="auto"/>
        <w:left w:val="none" w:sz="0" w:space="0" w:color="auto"/>
        <w:bottom w:val="none" w:sz="0" w:space="0" w:color="auto"/>
        <w:right w:val="none" w:sz="0" w:space="0" w:color="auto"/>
      </w:divBdr>
    </w:div>
    <w:div w:id="814221838">
      <w:bodyDiv w:val="1"/>
      <w:marLeft w:val="0"/>
      <w:marRight w:val="0"/>
      <w:marTop w:val="0"/>
      <w:marBottom w:val="0"/>
      <w:divBdr>
        <w:top w:val="none" w:sz="0" w:space="0" w:color="auto"/>
        <w:left w:val="none" w:sz="0" w:space="0" w:color="auto"/>
        <w:bottom w:val="none" w:sz="0" w:space="0" w:color="auto"/>
        <w:right w:val="none" w:sz="0" w:space="0" w:color="auto"/>
      </w:divBdr>
    </w:div>
    <w:div w:id="817385488">
      <w:bodyDiv w:val="1"/>
      <w:marLeft w:val="0"/>
      <w:marRight w:val="0"/>
      <w:marTop w:val="0"/>
      <w:marBottom w:val="0"/>
      <w:divBdr>
        <w:top w:val="none" w:sz="0" w:space="0" w:color="auto"/>
        <w:left w:val="none" w:sz="0" w:space="0" w:color="auto"/>
        <w:bottom w:val="none" w:sz="0" w:space="0" w:color="auto"/>
        <w:right w:val="none" w:sz="0" w:space="0" w:color="auto"/>
      </w:divBdr>
    </w:div>
    <w:div w:id="817574101">
      <w:bodyDiv w:val="1"/>
      <w:marLeft w:val="0"/>
      <w:marRight w:val="0"/>
      <w:marTop w:val="0"/>
      <w:marBottom w:val="0"/>
      <w:divBdr>
        <w:top w:val="none" w:sz="0" w:space="0" w:color="auto"/>
        <w:left w:val="none" w:sz="0" w:space="0" w:color="auto"/>
        <w:bottom w:val="none" w:sz="0" w:space="0" w:color="auto"/>
        <w:right w:val="none" w:sz="0" w:space="0" w:color="auto"/>
      </w:divBdr>
    </w:div>
    <w:div w:id="818038077">
      <w:bodyDiv w:val="1"/>
      <w:marLeft w:val="0"/>
      <w:marRight w:val="0"/>
      <w:marTop w:val="0"/>
      <w:marBottom w:val="0"/>
      <w:divBdr>
        <w:top w:val="none" w:sz="0" w:space="0" w:color="auto"/>
        <w:left w:val="none" w:sz="0" w:space="0" w:color="auto"/>
        <w:bottom w:val="none" w:sz="0" w:space="0" w:color="auto"/>
        <w:right w:val="none" w:sz="0" w:space="0" w:color="auto"/>
      </w:divBdr>
    </w:div>
    <w:div w:id="821505011">
      <w:bodyDiv w:val="1"/>
      <w:marLeft w:val="0"/>
      <w:marRight w:val="0"/>
      <w:marTop w:val="0"/>
      <w:marBottom w:val="0"/>
      <w:divBdr>
        <w:top w:val="none" w:sz="0" w:space="0" w:color="auto"/>
        <w:left w:val="none" w:sz="0" w:space="0" w:color="auto"/>
        <w:bottom w:val="none" w:sz="0" w:space="0" w:color="auto"/>
        <w:right w:val="none" w:sz="0" w:space="0" w:color="auto"/>
      </w:divBdr>
    </w:div>
    <w:div w:id="821653639">
      <w:bodyDiv w:val="1"/>
      <w:marLeft w:val="0"/>
      <w:marRight w:val="0"/>
      <w:marTop w:val="0"/>
      <w:marBottom w:val="0"/>
      <w:divBdr>
        <w:top w:val="none" w:sz="0" w:space="0" w:color="auto"/>
        <w:left w:val="none" w:sz="0" w:space="0" w:color="auto"/>
        <w:bottom w:val="none" w:sz="0" w:space="0" w:color="auto"/>
        <w:right w:val="none" w:sz="0" w:space="0" w:color="auto"/>
      </w:divBdr>
    </w:div>
    <w:div w:id="823744489">
      <w:bodyDiv w:val="1"/>
      <w:marLeft w:val="0"/>
      <w:marRight w:val="0"/>
      <w:marTop w:val="0"/>
      <w:marBottom w:val="0"/>
      <w:divBdr>
        <w:top w:val="none" w:sz="0" w:space="0" w:color="auto"/>
        <w:left w:val="none" w:sz="0" w:space="0" w:color="auto"/>
        <w:bottom w:val="none" w:sz="0" w:space="0" w:color="auto"/>
        <w:right w:val="none" w:sz="0" w:space="0" w:color="auto"/>
      </w:divBdr>
    </w:div>
    <w:div w:id="824320671">
      <w:bodyDiv w:val="1"/>
      <w:marLeft w:val="0"/>
      <w:marRight w:val="0"/>
      <w:marTop w:val="0"/>
      <w:marBottom w:val="0"/>
      <w:divBdr>
        <w:top w:val="none" w:sz="0" w:space="0" w:color="auto"/>
        <w:left w:val="none" w:sz="0" w:space="0" w:color="auto"/>
        <w:bottom w:val="none" w:sz="0" w:space="0" w:color="auto"/>
        <w:right w:val="none" w:sz="0" w:space="0" w:color="auto"/>
      </w:divBdr>
    </w:div>
    <w:div w:id="824591243">
      <w:bodyDiv w:val="1"/>
      <w:marLeft w:val="0"/>
      <w:marRight w:val="0"/>
      <w:marTop w:val="0"/>
      <w:marBottom w:val="0"/>
      <w:divBdr>
        <w:top w:val="none" w:sz="0" w:space="0" w:color="auto"/>
        <w:left w:val="none" w:sz="0" w:space="0" w:color="auto"/>
        <w:bottom w:val="none" w:sz="0" w:space="0" w:color="auto"/>
        <w:right w:val="none" w:sz="0" w:space="0" w:color="auto"/>
      </w:divBdr>
      <w:divsChild>
        <w:div w:id="7030148">
          <w:marLeft w:val="480"/>
          <w:marRight w:val="0"/>
          <w:marTop w:val="0"/>
          <w:marBottom w:val="0"/>
          <w:divBdr>
            <w:top w:val="none" w:sz="0" w:space="0" w:color="auto"/>
            <w:left w:val="none" w:sz="0" w:space="0" w:color="auto"/>
            <w:bottom w:val="none" w:sz="0" w:space="0" w:color="auto"/>
            <w:right w:val="none" w:sz="0" w:space="0" w:color="auto"/>
          </w:divBdr>
        </w:div>
        <w:div w:id="77143615">
          <w:marLeft w:val="480"/>
          <w:marRight w:val="0"/>
          <w:marTop w:val="0"/>
          <w:marBottom w:val="0"/>
          <w:divBdr>
            <w:top w:val="none" w:sz="0" w:space="0" w:color="auto"/>
            <w:left w:val="none" w:sz="0" w:space="0" w:color="auto"/>
            <w:bottom w:val="none" w:sz="0" w:space="0" w:color="auto"/>
            <w:right w:val="none" w:sz="0" w:space="0" w:color="auto"/>
          </w:divBdr>
        </w:div>
        <w:div w:id="262419923">
          <w:marLeft w:val="480"/>
          <w:marRight w:val="0"/>
          <w:marTop w:val="0"/>
          <w:marBottom w:val="0"/>
          <w:divBdr>
            <w:top w:val="none" w:sz="0" w:space="0" w:color="auto"/>
            <w:left w:val="none" w:sz="0" w:space="0" w:color="auto"/>
            <w:bottom w:val="none" w:sz="0" w:space="0" w:color="auto"/>
            <w:right w:val="none" w:sz="0" w:space="0" w:color="auto"/>
          </w:divBdr>
        </w:div>
        <w:div w:id="426997606">
          <w:marLeft w:val="480"/>
          <w:marRight w:val="0"/>
          <w:marTop w:val="0"/>
          <w:marBottom w:val="0"/>
          <w:divBdr>
            <w:top w:val="none" w:sz="0" w:space="0" w:color="auto"/>
            <w:left w:val="none" w:sz="0" w:space="0" w:color="auto"/>
            <w:bottom w:val="none" w:sz="0" w:space="0" w:color="auto"/>
            <w:right w:val="none" w:sz="0" w:space="0" w:color="auto"/>
          </w:divBdr>
        </w:div>
        <w:div w:id="474490127">
          <w:marLeft w:val="480"/>
          <w:marRight w:val="0"/>
          <w:marTop w:val="0"/>
          <w:marBottom w:val="0"/>
          <w:divBdr>
            <w:top w:val="none" w:sz="0" w:space="0" w:color="auto"/>
            <w:left w:val="none" w:sz="0" w:space="0" w:color="auto"/>
            <w:bottom w:val="none" w:sz="0" w:space="0" w:color="auto"/>
            <w:right w:val="none" w:sz="0" w:space="0" w:color="auto"/>
          </w:divBdr>
        </w:div>
        <w:div w:id="554781632">
          <w:marLeft w:val="480"/>
          <w:marRight w:val="0"/>
          <w:marTop w:val="0"/>
          <w:marBottom w:val="0"/>
          <w:divBdr>
            <w:top w:val="none" w:sz="0" w:space="0" w:color="auto"/>
            <w:left w:val="none" w:sz="0" w:space="0" w:color="auto"/>
            <w:bottom w:val="none" w:sz="0" w:space="0" w:color="auto"/>
            <w:right w:val="none" w:sz="0" w:space="0" w:color="auto"/>
          </w:divBdr>
        </w:div>
        <w:div w:id="594632352">
          <w:marLeft w:val="480"/>
          <w:marRight w:val="0"/>
          <w:marTop w:val="0"/>
          <w:marBottom w:val="0"/>
          <w:divBdr>
            <w:top w:val="none" w:sz="0" w:space="0" w:color="auto"/>
            <w:left w:val="none" w:sz="0" w:space="0" w:color="auto"/>
            <w:bottom w:val="none" w:sz="0" w:space="0" w:color="auto"/>
            <w:right w:val="none" w:sz="0" w:space="0" w:color="auto"/>
          </w:divBdr>
        </w:div>
        <w:div w:id="641351252">
          <w:marLeft w:val="480"/>
          <w:marRight w:val="0"/>
          <w:marTop w:val="0"/>
          <w:marBottom w:val="0"/>
          <w:divBdr>
            <w:top w:val="none" w:sz="0" w:space="0" w:color="auto"/>
            <w:left w:val="none" w:sz="0" w:space="0" w:color="auto"/>
            <w:bottom w:val="none" w:sz="0" w:space="0" w:color="auto"/>
            <w:right w:val="none" w:sz="0" w:space="0" w:color="auto"/>
          </w:divBdr>
        </w:div>
        <w:div w:id="728504485">
          <w:marLeft w:val="480"/>
          <w:marRight w:val="0"/>
          <w:marTop w:val="0"/>
          <w:marBottom w:val="0"/>
          <w:divBdr>
            <w:top w:val="none" w:sz="0" w:space="0" w:color="auto"/>
            <w:left w:val="none" w:sz="0" w:space="0" w:color="auto"/>
            <w:bottom w:val="none" w:sz="0" w:space="0" w:color="auto"/>
            <w:right w:val="none" w:sz="0" w:space="0" w:color="auto"/>
          </w:divBdr>
        </w:div>
        <w:div w:id="745810541">
          <w:marLeft w:val="480"/>
          <w:marRight w:val="0"/>
          <w:marTop w:val="0"/>
          <w:marBottom w:val="0"/>
          <w:divBdr>
            <w:top w:val="none" w:sz="0" w:space="0" w:color="auto"/>
            <w:left w:val="none" w:sz="0" w:space="0" w:color="auto"/>
            <w:bottom w:val="none" w:sz="0" w:space="0" w:color="auto"/>
            <w:right w:val="none" w:sz="0" w:space="0" w:color="auto"/>
          </w:divBdr>
        </w:div>
        <w:div w:id="795563323">
          <w:marLeft w:val="480"/>
          <w:marRight w:val="0"/>
          <w:marTop w:val="0"/>
          <w:marBottom w:val="0"/>
          <w:divBdr>
            <w:top w:val="none" w:sz="0" w:space="0" w:color="auto"/>
            <w:left w:val="none" w:sz="0" w:space="0" w:color="auto"/>
            <w:bottom w:val="none" w:sz="0" w:space="0" w:color="auto"/>
            <w:right w:val="none" w:sz="0" w:space="0" w:color="auto"/>
          </w:divBdr>
        </w:div>
        <w:div w:id="810175564">
          <w:marLeft w:val="480"/>
          <w:marRight w:val="0"/>
          <w:marTop w:val="0"/>
          <w:marBottom w:val="0"/>
          <w:divBdr>
            <w:top w:val="none" w:sz="0" w:space="0" w:color="auto"/>
            <w:left w:val="none" w:sz="0" w:space="0" w:color="auto"/>
            <w:bottom w:val="none" w:sz="0" w:space="0" w:color="auto"/>
            <w:right w:val="none" w:sz="0" w:space="0" w:color="auto"/>
          </w:divBdr>
        </w:div>
        <w:div w:id="867111029">
          <w:marLeft w:val="480"/>
          <w:marRight w:val="0"/>
          <w:marTop w:val="0"/>
          <w:marBottom w:val="0"/>
          <w:divBdr>
            <w:top w:val="none" w:sz="0" w:space="0" w:color="auto"/>
            <w:left w:val="none" w:sz="0" w:space="0" w:color="auto"/>
            <w:bottom w:val="none" w:sz="0" w:space="0" w:color="auto"/>
            <w:right w:val="none" w:sz="0" w:space="0" w:color="auto"/>
          </w:divBdr>
        </w:div>
        <w:div w:id="884949545">
          <w:marLeft w:val="480"/>
          <w:marRight w:val="0"/>
          <w:marTop w:val="0"/>
          <w:marBottom w:val="0"/>
          <w:divBdr>
            <w:top w:val="none" w:sz="0" w:space="0" w:color="auto"/>
            <w:left w:val="none" w:sz="0" w:space="0" w:color="auto"/>
            <w:bottom w:val="none" w:sz="0" w:space="0" w:color="auto"/>
            <w:right w:val="none" w:sz="0" w:space="0" w:color="auto"/>
          </w:divBdr>
        </w:div>
        <w:div w:id="913047859">
          <w:marLeft w:val="480"/>
          <w:marRight w:val="0"/>
          <w:marTop w:val="0"/>
          <w:marBottom w:val="0"/>
          <w:divBdr>
            <w:top w:val="none" w:sz="0" w:space="0" w:color="auto"/>
            <w:left w:val="none" w:sz="0" w:space="0" w:color="auto"/>
            <w:bottom w:val="none" w:sz="0" w:space="0" w:color="auto"/>
            <w:right w:val="none" w:sz="0" w:space="0" w:color="auto"/>
          </w:divBdr>
        </w:div>
        <w:div w:id="982931147">
          <w:marLeft w:val="480"/>
          <w:marRight w:val="0"/>
          <w:marTop w:val="0"/>
          <w:marBottom w:val="0"/>
          <w:divBdr>
            <w:top w:val="none" w:sz="0" w:space="0" w:color="auto"/>
            <w:left w:val="none" w:sz="0" w:space="0" w:color="auto"/>
            <w:bottom w:val="none" w:sz="0" w:space="0" w:color="auto"/>
            <w:right w:val="none" w:sz="0" w:space="0" w:color="auto"/>
          </w:divBdr>
        </w:div>
        <w:div w:id="1128474265">
          <w:marLeft w:val="480"/>
          <w:marRight w:val="0"/>
          <w:marTop w:val="0"/>
          <w:marBottom w:val="0"/>
          <w:divBdr>
            <w:top w:val="none" w:sz="0" w:space="0" w:color="auto"/>
            <w:left w:val="none" w:sz="0" w:space="0" w:color="auto"/>
            <w:bottom w:val="none" w:sz="0" w:space="0" w:color="auto"/>
            <w:right w:val="none" w:sz="0" w:space="0" w:color="auto"/>
          </w:divBdr>
        </w:div>
        <w:div w:id="1149595250">
          <w:marLeft w:val="480"/>
          <w:marRight w:val="0"/>
          <w:marTop w:val="0"/>
          <w:marBottom w:val="0"/>
          <w:divBdr>
            <w:top w:val="none" w:sz="0" w:space="0" w:color="auto"/>
            <w:left w:val="none" w:sz="0" w:space="0" w:color="auto"/>
            <w:bottom w:val="none" w:sz="0" w:space="0" w:color="auto"/>
            <w:right w:val="none" w:sz="0" w:space="0" w:color="auto"/>
          </w:divBdr>
        </w:div>
        <w:div w:id="1188298927">
          <w:marLeft w:val="480"/>
          <w:marRight w:val="0"/>
          <w:marTop w:val="0"/>
          <w:marBottom w:val="0"/>
          <w:divBdr>
            <w:top w:val="none" w:sz="0" w:space="0" w:color="auto"/>
            <w:left w:val="none" w:sz="0" w:space="0" w:color="auto"/>
            <w:bottom w:val="none" w:sz="0" w:space="0" w:color="auto"/>
            <w:right w:val="none" w:sz="0" w:space="0" w:color="auto"/>
          </w:divBdr>
        </w:div>
        <w:div w:id="1288971250">
          <w:marLeft w:val="480"/>
          <w:marRight w:val="0"/>
          <w:marTop w:val="0"/>
          <w:marBottom w:val="0"/>
          <w:divBdr>
            <w:top w:val="none" w:sz="0" w:space="0" w:color="auto"/>
            <w:left w:val="none" w:sz="0" w:space="0" w:color="auto"/>
            <w:bottom w:val="none" w:sz="0" w:space="0" w:color="auto"/>
            <w:right w:val="none" w:sz="0" w:space="0" w:color="auto"/>
          </w:divBdr>
        </w:div>
        <w:div w:id="1318800954">
          <w:marLeft w:val="480"/>
          <w:marRight w:val="0"/>
          <w:marTop w:val="0"/>
          <w:marBottom w:val="0"/>
          <w:divBdr>
            <w:top w:val="none" w:sz="0" w:space="0" w:color="auto"/>
            <w:left w:val="none" w:sz="0" w:space="0" w:color="auto"/>
            <w:bottom w:val="none" w:sz="0" w:space="0" w:color="auto"/>
            <w:right w:val="none" w:sz="0" w:space="0" w:color="auto"/>
          </w:divBdr>
        </w:div>
        <w:div w:id="1426919434">
          <w:marLeft w:val="480"/>
          <w:marRight w:val="0"/>
          <w:marTop w:val="0"/>
          <w:marBottom w:val="0"/>
          <w:divBdr>
            <w:top w:val="none" w:sz="0" w:space="0" w:color="auto"/>
            <w:left w:val="none" w:sz="0" w:space="0" w:color="auto"/>
            <w:bottom w:val="none" w:sz="0" w:space="0" w:color="auto"/>
            <w:right w:val="none" w:sz="0" w:space="0" w:color="auto"/>
          </w:divBdr>
        </w:div>
        <w:div w:id="1433820122">
          <w:marLeft w:val="480"/>
          <w:marRight w:val="0"/>
          <w:marTop w:val="0"/>
          <w:marBottom w:val="0"/>
          <w:divBdr>
            <w:top w:val="none" w:sz="0" w:space="0" w:color="auto"/>
            <w:left w:val="none" w:sz="0" w:space="0" w:color="auto"/>
            <w:bottom w:val="none" w:sz="0" w:space="0" w:color="auto"/>
            <w:right w:val="none" w:sz="0" w:space="0" w:color="auto"/>
          </w:divBdr>
        </w:div>
        <w:div w:id="1487893936">
          <w:marLeft w:val="480"/>
          <w:marRight w:val="0"/>
          <w:marTop w:val="0"/>
          <w:marBottom w:val="0"/>
          <w:divBdr>
            <w:top w:val="none" w:sz="0" w:space="0" w:color="auto"/>
            <w:left w:val="none" w:sz="0" w:space="0" w:color="auto"/>
            <w:bottom w:val="none" w:sz="0" w:space="0" w:color="auto"/>
            <w:right w:val="none" w:sz="0" w:space="0" w:color="auto"/>
          </w:divBdr>
        </w:div>
        <w:div w:id="1666201558">
          <w:marLeft w:val="480"/>
          <w:marRight w:val="0"/>
          <w:marTop w:val="0"/>
          <w:marBottom w:val="0"/>
          <w:divBdr>
            <w:top w:val="none" w:sz="0" w:space="0" w:color="auto"/>
            <w:left w:val="none" w:sz="0" w:space="0" w:color="auto"/>
            <w:bottom w:val="none" w:sz="0" w:space="0" w:color="auto"/>
            <w:right w:val="none" w:sz="0" w:space="0" w:color="auto"/>
          </w:divBdr>
        </w:div>
        <w:div w:id="1789621081">
          <w:marLeft w:val="480"/>
          <w:marRight w:val="0"/>
          <w:marTop w:val="0"/>
          <w:marBottom w:val="0"/>
          <w:divBdr>
            <w:top w:val="none" w:sz="0" w:space="0" w:color="auto"/>
            <w:left w:val="none" w:sz="0" w:space="0" w:color="auto"/>
            <w:bottom w:val="none" w:sz="0" w:space="0" w:color="auto"/>
            <w:right w:val="none" w:sz="0" w:space="0" w:color="auto"/>
          </w:divBdr>
        </w:div>
        <w:div w:id="1792935865">
          <w:marLeft w:val="480"/>
          <w:marRight w:val="0"/>
          <w:marTop w:val="0"/>
          <w:marBottom w:val="0"/>
          <w:divBdr>
            <w:top w:val="none" w:sz="0" w:space="0" w:color="auto"/>
            <w:left w:val="none" w:sz="0" w:space="0" w:color="auto"/>
            <w:bottom w:val="none" w:sz="0" w:space="0" w:color="auto"/>
            <w:right w:val="none" w:sz="0" w:space="0" w:color="auto"/>
          </w:divBdr>
        </w:div>
        <w:div w:id="1822767793">
          <w:marLeft w:val="480"/>
          <w:marRight w:val="0"/>
          <w:marTop w:val="0"/>
          <w:marBottom w:val="0"/>
          <w:divBdr>
            <w:top w:val="none" w:sz="0" w:space="0" w:color="auto"/>
            <w:left w:val="none" w:sz="0" w:space="0" w:color="auto"/>
            <w:bottom w:val="none" w:sz="0" w:space="0" w:color="auto"/>
            <w:right w:val="none" w:sz="0" w:space="0" w:color="auto"/>
          </w:divBdr>
        </w:div>
        <w:div w:id="1993175516">
          <w:marLeft w:val="480"/>
          <w:marRight w:val="0"/>
          <w:marTop w:val="0"/>
          <w:marBottom w:val="0"/>
          <w:divBdr>
            <w:top w:val="none" w:sz="0" w:space="0" w:color="auto"/>
            <w:left w:val="none" w:sz="0" w:space="0" w:color="auto"/>
            <w:bottom w:val="none" w:sz="0" w:space="0" w:color="auto"/>
            <w:right w:val="none" w:sz="0" w:space="0" w:color="auto"/>
          </w:divBdr>
        </w:div>
        <w:div w:id="2041009947">
          <w:marLeft w:val="480"/>
          <w:marRight w:val="0"/>
          <w:marTop w:val="0"/>
          <w:marBottom w:val="0"/>
          <w:divBdr>
            <w:top w:val="none" w:sz="0" w:space="0" w:color="auto"/>
            <w:left w:val="none" w:sz="0" w:space="0" w:color="auto"/>
            <w:bottom w:val="none" w:sz="0" w:space="0" w:color="auto"/>
            <w:right w:val="none" w:sz="0" w:space="0" w:color="auto"/>
          </w:divBdr>
        </w:div>
        <w:div w:id="2072000203">
          <w:marLeft w:val="480"/>
          <w:marRight w:val="0"/>
          <w:marTop w:val="0"/>
          <w:marBottom w:val="0"/>
          <w:divBdr>
            <w:top w:val="none" w:sz="0" w:space="0" w:color="auto"/>
            <w:left w:val="none" w:sz="0" w:space="0" w:color="auto"/>
            <w:bottom w:val="none" w:sz="0" w:space="0" w:color="auto"/>
            <w:right w:val="none" w:sz="0" w:space="0" w:color="auto"/>
          </w:divBdr>
        </w:div>
        <w:div w:id="2106341600">
          <w:marLeft w:val="480"/>
          <w:marRight w:val="0"/>
          <w:marTop w:val="0"/>
          <w:marBottom w:val="0"/>
          <w:divBdr>
            <w:top w:val="none" w:sz="0" w:space="0" w:color="auto"/>
            <w:left w:val="none" w:sz="0" w:space="0" w:color="auto"/>
            <w:bottom w:val="none" w:sz="0" w:space="0" w:color="auto"/>
            <w:right w:val="none" w:sz="0" w:space="0" w:color="auto"/>
          </w:divBdr>
        </w:div>
        <w:div w:id="2125733630">
          <w:marLeft w:val="480"/>
          <w:marRight w:val="0"/>
          <w:marTop w:val="0"/>
          <w:marBottom w:val="0"/>
          <w:divBdr>
            <w:top w:val="none" w:sz="0" w:space="0" w:color="auto"/>
            <w:left w:val="none" w:sz="0" w:space="0" w:color="auto"/>
            <w:bottom w:val="none" w:sz="0" w:space="0" w:color="auto"/>
            <w:right w:val="none" w:sz="0" w:space="0" w:color="auto"/>
          </w:divBdr>
        </w:div>
      </w:divsChild>
    </w:div>
    <w:div w:id="826749694">
      <w:bodyDiv w:val="1"/>
      <w:marLeft w:val="0"/>
      <w:marRight w:val="0"/>
      <w:marTop w:val="0"/>
      <w:marBottom w:val="0"/>
      <w:divBdr>
        <w:top w:val="none" w:sz="0" w:space="0" w:color="auto"/>
        <w:left w:val="none" w:sz="0" w:space="0" w:color="auto"/>
        <w:bottom w:val="none" w:sz="0" w:space="0" w:color="auto"/>
        <w:right w:val="none" w:sz="0" w:space="0" w:color="auto"/>
      </w:divBdr>
    </w:div>
    <w:div w:id="827867740">
      <w:bodyDiv w:val="1"/>
      <w:marLeft w:val="0"/>
      <w:marRight w:val="0"/>
      <w:marTop w:val="0"/>
      <w:marBottom w:val="0"/>
      <w:divBdr>
        <w:top w:val="none" w:sz="0" w:space="0" w:color="auto"/>
        <w:left w:val="none" w:sz="0" w:space="0" w:color="auto"/>
        <w:bottom w:val="none" w:sz="0" w:space="0" w:color="auto"/>
        <w:right w:val="none" w:sz="0" w:space="0" w:color="auto"/>
      </w:divBdr>
      <w:divsChild>
        <w:div w:id="14695449">
          <w:marLeft w:val="480"/>
          <w:marRight w:val="0"/>
          <w:marTop w:val="0"/>
          <w:marBottom w:val="0"/>
          <w:divBdr>
            <w:top w:val="none" w:sz="0" w:space="0" w:color="auto"/>
            <w:left w:val="none" w:sz="0" w:space="0" w:color="auto"/>
            <w:bottom w:val="none" w:sz="0" w:space="0" w:color="auto"/>
            <w:right w:val="none" w:sz="0" w:space="0" w:color="auto"/>
          </w:divBdr>
        </w:div>
        <w:div w:id="26757379">
          <w:marLeft w:val="480"/>
          <w:marRight w:val="0"/>
          <w:marTop w:val="0"/>
          <w:marBottom w:val="0"/>
          <w:divBdr>
            <w:top w:val="none" w:sz="0" w:space="0" w:color="auto"/>
            <w:left w:val="none" w:sz="0" w:space="0" w:color="auto"/>
            <w:bottom w:val="none" w:sz="0" w:space="0" w:color="auto"/>
            <w:right w:val="none" w:sz="0" w:space="0" w:color="auto"/>
          </w:divBdr>
        </w:div>
        <w:div w:id="74713563">
          <w:marLeft w:val="480"/>
          <w:marRight w:val="0"/>
          <w:marTop w:val="0"/>
          <w:marBottom w:val="0"/>
          <w:divBdr>
            <w:top w:val="none" w:sz="0" w:space="0" w:color="auto"/>
            <w:left w:val="none" w:sz="0" w:space="0" w:color="auto"/>
            <w:bottom w:val="none" w:sz="0" w:space="0" w:color="auto"/>
            <w:right w:val="none" w:sz="0" w:space="0" w:color="auto"/>
          </w:divBdr>
        </w:div>
        <w:div w:id="140002611">
          <w:marLeft w:val="480"/>
          <w:marRight w:val="0"/>
          <w:marTop w:val="0"/>
          <w:marBottom w:val="0"/>
          <w:divBdr>
            <w:top w:val="none" w:sz="0" w:space="0" w:color="auto"/>
            <w:left w:val="none" w:sz="0" w:space="0" w:color="auto"/>
            <w:bottom w:val="none" w:sz="0" w:space="0" w:color="auto"/>
            <w:right w:val="none" w:sz="0" w:space="0" w:color="auto"/>
          </w:divBdr>
        </w:div>
        <w:div w:id="224608202">
          <w:marLeft w:val="480"/>
          <w:marRight w:val="0"/>
          <w:marTop w:val="0"/>
          <w:marBottom w:val="0"/>
          <w:divBdr>
            <w:top w:val="none" w:sz="0" w:space="0" w:color="auto"/>
            <w:left w:val="none" w:sz="0" w:space="0" w:color="auto"/>
            <w:bottom w:val="none" w:sz="0" w:space="0" w:color="auto"/>
            <w:right w:val="none" w:sz="0" w:space="0" w:color="auto"/>
          </w:divBdr>
        </w:div>
        <w:div w:id="257713879">
          <w:marLeft w:val="480"/>
          <w:marRight w:val="0"/>
          <w:marTop w:val="0"/>
          <w:marBottom w:val="0"/>
          <w:divBdr>
            <w:top w:val="none" w:sz="0" w:space="0" w:color="auto"/>
            <w:left w:val="none" w:sz="0" w:space="0" w:color="auto"/>
            <w:bottom w:val="none" w:sz="0" w:space="0" w:color="auto"/>
            <w:right w:val="none" w:sz="0" w:space="0" w:color="auto"/>
          </w:divBdr>
        </w:div>
        <w:div w:id="315188007">
          <w:marLeft w:val="480"/>
          <w:marRight w:val="0"/>
          <w:marTop w:val="0"/>
          <w:marBottom w:val="0"/>
          <w:divBdr>
            <w:top w:val="none" w:sz="0" w:space="0" w:color="auto"/>
            <w:left w:val="none" w:sz="0" w:space="0" w:color="auto"/>
            <w:bottom w:val="none" w:sz="0" w:space="0" w:color="auto"/>
            <w:right w:val="none" w:sz="0" w:space="0" w:color="auto"/>
          </w:divBdr>
        </w:div>
        <w:div w:id="347753495">
          <w:marLeft w:val="480"/>
          <w:marRight w:val="0"/>
          <w:marTop w:val="0"/>
          <w:marBottom w:val="0"/>
          <w:divBdr>
            <w:top w:val="none" w:sz="0" w:space="0" w:color="auto"/>
            <w:left w:val="none" w:sz="0" w:space="0" w:color="auto"/>
            <w:bottom w:val="none" w:sz="0" w:space="0" w:color="auto"/>
            <w:right w:val="none" w:sz="0" w:space="0" w:color="auto"/>
          </w:divBdr>
        </w:div>
        <w:div w:id="381515050">
          <w:marLeft w:val="480"/>
          <w:marRight w:val="0"/>
          <w:marTop w:val="0"/>
          <w:marBottom w:val="0"/>
          <w:divBdr>
            <w:top w:val="none" w:sz="0" w:space="0" w:color="auto"/>
            <w:left w:val="none" w:sz="0" w:space="0" w:color="auto"/>
            <w:bottom w:val="none" w:sz="0" w:space="0" w:color="auto"/>
            <w:right w:val="none" w:sz="0" w:space="0" w:color="auto"/>
          </w:divBdr>
        </w:div>
        <w:div w:id="392460704">
          <w:marLeft w:val="480"/>
          <w:marRight w:val="0"/>
          <w:marTop w:val="0"/>
          <w:marBottom w:val="0"/>
          <w:divBdr>
            <w:top w:val="none" w:sz="0" w:space="0" w:color="auto"/>
            <w:left w:val="none" w:sz="0" w:space="0" w:color="auto"/>
            <w:bottom w:val="none" w:sz="0" w:space="0" w:color="auto"/>
            <w:right w:val="none" w:sz="0" w:space="0" w:color="auto"/>
          </w:divBdr>
        </w:div>
        <w:div w:id="435173684">
          <w:marLeft w:val="480"/>
          <w:marRight w:val="0"/>
          <w:marTop w:val="0"/>
          <w:marBottom w:val="0"/>
          <w:divBdr>
            <w:top w:val="none" w:sz="0" w:space="0" w:color="auto"/>
            <w:left w:val="none" w:sz="0" w:space="0" w:color="auto"/>
            <w:bottom w:val="none" w:sz="0" w:space="0" w:color="auto"/>
            <w:right w:val="none" w:sz="0" w:space="0" w:color="auto"/>
          </w:divBdr>
        </w:div>
        <w:div w:id="472479904">
          <w:marLeft w:val="480"/>
          <w:marRight w:val="0"/>
          <w:marTop w:val="0"/>
          <w:marBottom w:val="0"/>
          <w:divBdr>
            <w:top w:val="none" w:sz="0" w:space="0" w:color="auto"/>
            <w:left w:val="none" w:sz="0" w:space="0" w:color="auto"/>
            <w:bottom w:val="none" w:sz="0" w:space="0" w:color="auto"/>
            <w:right w:val="none" w:sz="0" w:space="0" w:color="auto"/>
          </w:divBdr>
        </w:div>
        <w:div w:id="497772909">
          <w:marLeft w:val="480"/>
          <w:marRight w:val="0"/>
          <w:marTop w:val="0"/>
          <w:marBottom w:val="0"/>
          <w:divBdr>
            <w:top w:val="none" w:sz="0" w:space="0" w:color="auto"/>
            <w:left w:val="none" w:sz="0" w:space="0" w:color="auto"/>
            <w:bottom w:val="none" w:sz="0" w:space="0" w:color="auto"/>
            <w:right w:val="none" w:sz="0" w:space="0" w:color="auto"/>
          </w:divBdr>
        </w:div>
        <w:div w:id="510795922">
          <w:marLeft w:val="480"/>
          <w:marRight w:val="0"/>
          <w:marTop w:val="0"/>
          <w:marBottom w:val="0"/>
          <w:divBdr>
            <w:top w:val="none" w:sz="0" w:space="0" w:color="auto"/>
            <w:left w:val="none" w:sz="0" w:space="0" w:color="auto"/>
            <w:bottom w:val="none" w:sz="0" w:space="0" w:color="auto"/>
            <w:right w:val="none" w:sz="0" w:space="0" w:color="auto"/>
          </w:divBdr>
        </w:div>
        <w:div w:id="575746907">
          <w:marLeft w:val="480"/>
          <w:marRight w:val="0"/>
          <w:marTop w:val="0"/>
          <w:marBottom w:val="0"/>
          <w:divBdr>
            <w:top w:val="none" w:sz="0" w:space="0" w:color="auto"/>
            <w:left w:val="none" w:sz="0" w:space="0" w:color="auto"/>
            <w:bottom w:val="none" w:sz="0" w:space="0" w:color="auto"/>
            <w:right w:val="none" w:sz="0" w:space="0" w:color="auto"/>
          </w:divBdr>
        </w:div>
        <w:div w:id="594873025">
          <w:marLeft w:val="480"/>
          <w:marRight w:val="0"/>
          <w:marTop w:val="0"/>
          <w:marBottom w:val="0"/>
          <w:divBdr>
            <w:top w:val="none" w:sz="0" w:space="0" w:color="auto"/>
            <w:left w:val="none" w:sz="0" w:space="0" w:color="auto"/>
            <w:bottom w:val="none" w:sz="0" w:space="0" w:color="auto"/>
            <w:right w:val="none" w:sz="0" w:space="0" w:color="auto"/>
          </w:divBdr>
        </w:div>
        <w:div w:id="656693048">
          <w:marLeft w:val="480"/>
          <w:marRight w:val="0"/>
          <w:marTop w:val="0"/>
          <w:marBottom w:val="0"/>
          <w:divBdr>
            <w:top w:val="none" w:sz="0" w:space="0" w:color="auto"/>
            <w:left w:val="none" w:sz="0" w:space="0" w:color="auto"/>
            <w:bottom w:val="none" w:sz="0" w:space="0" w:color="auto"/>
            <w:right w:val="none" w:sz="0" w:space="0" w:color="auto"/>
          </w:divBdr>
        </w:div>
        <w:div w:id="902760127">
          <w:marLeft w:val="480"/>
          <w:marRight w:val="0"/>
          <w:marTop w:val="0"/>
          <w:marBottom w:val="0"/>
          <w:divBdr>
            <w:top w:val="none" w:sz="0" w:space="0" w:color="auto"/>
            <w:left w:val="none" w:sz="0" w:space="0" w:color="auto"/>
            <w:bottom w:val="none" w:sz="0" w:space="0" w:color="auto"/>
            <w:right w:val="none" w:sz="0" w:space="0" w:color="auto"/>
          </w:divBdr>
        </w:div>
        <w:div w:id="939293930">
          <w:marLeft w:val="480"/>
          <w:marRight w:val="0"/>
          <w:marTop w:val="0"/>
          <w:marBottom w:val="0"/>
          <w:divBdr>
            <w:top w:val="none" w:sz="0" w:space="0" w:color="auto"/>
            <w:left w:val="none" w:sz="0" w:space="0" w:color="auto"/>
            <w:bottom w:val="none" w:sz="0" w:space="0" w:color="auto"/>
            <w:right w:val="none" w:sz="0" w:space="0" w:color="auto"/>
          </w:divBdr>
        </w:div>
        <w:div w:id="961307950">
          <w:marLeft w:val="480"/>
          <w:marRight w:val="0"/>
          <w:marTop w:val="0"/>
          <w:marBottom w:val="0"/>
          <w:divBdr>
            <w:top w:val="none" w:sz="0" w:space="0" w:color="auto"/>
            <w:left w:val="none" w:sz="0" w:space="0" w:color="auto"/>
            <w:bottom w:val="none" w:sz="0" w:space="0" w:color="auto"/>
            <w:right w:val="none" w:sz="0" w:space="0" w:color="auto"/>
          </w:divBdr>
        </w:div>
        <w:div w:id="997078350">
          <w:marLeft w:val="480"/>
          <w:marRight w:val="0"/>
          <w:marTop w:val="0"/>
          <w:marBottom w:val="0"/>
          <w:divBdr>
            <w:top w:val="none" w:sz="0" w:space="0" w:color="auto"/>
            <w:left w:val="none" w:sz="0" w:space="0" w:color="auto"/>
            <w:bottom w:val="none" w:sz="0" w:space="0" w:color="auto"/>
            <w:right w:val="none" w:sz="0" w:space="0" w:color="auto"/>
          </w:divBdr>
        </w:div>
        <w:div w:id="1058167388">
          <w:marLeft w:val="480"/>
          <w:marRight w:val="0"/>
          <w:marTop w:val="0"/>
          <w:marBottom w:val="0"/>
          <w:divBdr>
            <w:top w:val="none" w:sz="0" w:space="0" w:color="auto"/>
            <w:left w:val="none" w:sz="0" w:space="0" w:color="auto"/>
            <w:bottom w:val="none" w:sz="0" w:space="0" w:color="auto"/>
            <w:right w:val="none" w:sz="0" w:space="0" w:color="auto"/>
          </w:divBdr>
        </w:div>
        <w:div w:id="1099329813">
          <w:marLeft w:val="480"/>
          <w:marRight w:val="0"/>
          <w:marTop w:val="0"/>
          <w:marBottom w:val="0"/>
          <w:divBdr>
            <w:top w:val="none" w:sz="0" w:space="0" w:color="auto"/>
            <w:left w:val="none" w:sz="0" w:space="0" w:color="auto"/>
            <w:bottom w:val="none" w:sz="0" w:space="0" w:color="auto"/>
            <w:right w:val="none" w:sz="0" w:space="0" w:color="auto"/>
          </w:divBdr>
        </w:div>
        <w:div w:id="1099446157">
          <w:marLeft w:val="480"/>
          <w:marRight w:val="0"/>
          <w:marTop w:val="0"/>
          <w:marBottom w:val="0"/>
          <w:divBdr>
            <w:top w:val="none" w:sz="0" w:space="0" w:color="auto"/>
            <w:left w:val="none" w:sz="0" w:space="0" w:color="auto"/>
            <w:bottom w:val="none" w:sz="0" w:space="0" w:color="auto"/>
            <w:right w:val="none" w:sz="0" w:space="0" w:color="auto"/>
          </w:divBdr>
        </w:div>
        <w:div w:id="1323852528">
          <w:marLeft w:val="480"/>
          <w:marRight w:val="0"/>
          <w:marTop w:val="0"/>
          <w:marBottom w:val="0"/>
          <w:divBdr>
            <w:top w:val="none" w:sz="0" w:space="0" w:color="auto"/>
            <w:left w:val="none" w:sz="0" w:space="0" w:color="auto"/>
            <w:bottom w:val="none" w:sz="0" w:space="0" w:color="auto"/>
            <w:right w:val="none" w:sz="0" w:space="0" w:color="auto"/>
          </w:divBdr>
        </w:div>
        <w:div w:id="1387870389">
          <w:marLeft w:val="480"/>
          <w:marRight w:val="0"/>
          <w:marTop w:val="0"/>
          <w:marBottom w:val="0"/>
          <w:divBdr>
            <w:top w:val="none" w:sz="0" w:space="0" w:color="auto"/>
            <w:left w:val="none" w:sz="0" w:space="0" w:color="auto"/>
            <w:bottom w:val="none" w:sz="0" w:space="0" w:color="auto"/>
            <w:right w:val="none" w:sz="0" w:space="0" w:color="auto"/>
          </w:divBdr>
        </w:div>
        <w:div w:id="1446122691">
          <w:marLeft w:val="480"/>
          <w:marRight w:val="0"/>
          <w:marTop w:val="0"/>
          <w:marBottom w:val="0"/>
          <w:divBdr>
            <w:top w:val="none" w:sz="0" w:space="0" w:color="auto"/>
            <w:left w:val="none" w:sz="0" w:space="0" w:color="auto"/>
            <w:bottom w:val="none" w:sz="0" w:space="0" w:color="auto"/>
            <w:right w:val="none" w:sz="0" w:space="0" w:color="auto"/>
          </w:divBdr>
        </w:div>
        <w:div w:id="1553422739">
          <w:marLeft w:val="480"/>
          <w:marRight w:val="0"/>
          <w:marTop w:val="0"/>
          <w:marBottom w:val="0"/>
          <w:divBdr>
            <w:top w:val="none" w:sz="0" w:space="0" w:color="auto"/>
            <w:left w:val="none" w:sz="0" w:space="0" w:color="auto"/>
            <w:bottom w:val="none" w:sz="0" w:space="0" w:color="auto"/>
            <w:right w:val="none" w:sz="0" w:space="0" w:color="auto"/>
          </w:divBdr>
        </w:div>
        <w:div w:id="1578049825">
          <w:marLeft w:val="480"/>
          <w:marRight w:val="0"/>
          <w:marTop w:val="0"/>
          <w:marBottom w:val="0"/>
          <w:divBdr>
            <w:top w:val="none" w:sz="0" w:space="0" w:color="auto"/>
            <w:left w:val="none" w:sz="0" w:space="0" w:color="auto"/>
            <w:bottom w:val="none" w:sz="0" w:space="0" w:color="auto"/>
            <w:right w:val="none" w:sz="0" w:space="0" w:color="auto"/>
          </w:divBdr>
        </w:div>
        <w:div w:id="1617175120">
          <w:marLeft w:val="480"/>
          <w:marRight w:val="0"/>
          <w:marTop w:val="0"/>
          <w:marBottom w:val="0"/>
          <w:divBdr>
            <w:top w:val="none" w:sz="0" w:space="0" w:color="auto"/>
            <w:left w:val="none" w:sz="0" w:space="0" w:color="auto"/>
            <w:bottom w:val="none" w:sz="0" w:space="0" w:color="auto"/>
            <w:right w:val="none" w:sz="0" w:space="0" w:color="auto"/>
          </w:divBdr>
        </w:div>
        <w:div w:id="1772236028">
          <w:marLeft w:val="480"/>
          <w:marRight w:val="0"/>
          <w:marTop w:val="0"/>
          <w:marBottom w:val="0"/>
          <w:divBdr>
            <w:top w:val="none" w:sz="0" w:space="0" w:color="auto"/>
            <w:left w:val="none" w:sz="0" w:space="0" w:color="auto"/>
            <w:bottom w:val="none" w:sz="0" w:space="0" w:color="auto"/>
            <w:right w:val="none" w:sz="0" w:space="0" w:color="auto"/>
          </w:divBdr>
        </w:div>
        <w:div w:id="1774351490">
          <w:marLeft w:val="480"/>
          <w:marRight w:val="0"/>
          <w:marTop w:val="0"/>
          <w:marBottom w:val="0"/>
          <w:divBdr>
            <w:top w:val="none" w:sz="0" w:space="0" w:color="auto"/>
            <w:left w:val="none" w:sz="0" w:space="0" w:color="auto"/>
            <w:bottom w:val="none" w:sz="0" w:space="0" w:color="auto"/>
            <w:right w:val="none" w:sz="0" w:space="0" w:color="auto"/>
          </w:divBdr>
        </w:div>
        <w:div w:id="2019114566">
          <w:marLeft w:val="480"/>
          <w:marRight w:val="0"/>
          <w:marTop w:val="0"/>
          <w:marBottom w:val="0"/>
          <w:divBdr>
            <w:top w:val="none" w:sz="0" w:space="0" w:color="auto"/>
            <w:left w:val="none" w:sz="0" w:space="0" w:color="auto"/>
            <w:bottom w:val="none" w:sz="0" w:space="0" w:color="auto"/>
            <w:right w:val="none" w:sz="0" w:space="0" w:color="auto"/>
          </w:divBdr>
        </w:div>
        <w:div w:id="2070878082">
          <w:marLeft w:val="480"/>
          <w:marRight w:val="0"/>
          <w:marTop w:val="0"/>
          <w:marBottom w:val="0"/>
          <w:divBdr>
            <w:top w:val="none" w:sz="0" w:space="0" w:color="auto"/>
            <w:left w:val="none" w:sz="0" w:space="0" w:color="auto"/>
            <w:bottom w:val="none" w:sz="0" w:space="0" w:color="auto"/>
            <w:right w:val="none" w:sz="0" w:space="0" w:color="auto"/>
          </w:divBdr>
        </w:div>
        <w:div w:id="2081442024">
          <w:marLeft w:val="480"/>
          <w:marRight w:val="0"/>
          <w:marTop w:val="0"/>
          <w:marBottom w:val="0"/>
          <w:divBdr>
            <w:top w:val="none" w:sz="0" w:space="0" w:color="auto"/>
            <w:left w:val="none" w:sz="0" w:space="0" w:color="auto"/>
            <w:bottom w:val="none" w:sz="0" w:space="0" w:color="auto"/>
            <w:right w:val="none" w:sz="0" w:space="0" w:color="auto"/>
          </w:divBdr>
        </w:div>
      </w:divsChild>
    </w:div>
    <w:div w:id="828639741">
      <w:bodyDiv w:val="1"/>
      <w:marLeft w:val="0"/>
      <w:marRight w:val="0"/>
      <w:marTop w:val="0"/>
      <w:marBottom w:val="0"/>
      <w:divBdr>
        <w:top w:val="none" w:sz="0" w:space="0" w:color="auto"/>
        <w:left w:val="none" w:sz="0" w:space="0" w:color="auto"/>
        <w:bottom w:val="none" w:sz="0" w:space="0" w:color="auto"/>
        <w:right w:val="none" w:sz="0" w:space="0" w:color="auto"/>
      </w:divBdr>
    </w:div>
    <w:div w:id="834882504">
      <w:bodyDiv w:val="1"/>
      <w:marLeft w:val="0"/>
      <w:marRight w:val="0"/>
      <w:marTop w:val="0"/>
      <w:marBottom w:val="0"/>
      <w:divBdr>
        <w:top w:val="none" w:sz="0" w:space="0" w:color="auto"/>
        <w:left w:val="none" w:sz="0" w:space="0" w:color="auto"/>
        <w:bottom w:val="none" w:sz="0" w:space="0" w:color="auto"/>
        <w:right w:val="none" w:sz="0" w:space="0" w:color="auto"/>
      </w:divBdr>
    </w:div>
    <w:div w:id="839976356">
      <w:bodyDiv w:val="1"/>
      <w:marLeft w:val="0"/>
      <w:marRight w:val="0"/>
      <w:marTop w:val="0"/>
      <w:marBottom w:val="0"/>
      <w:divBdr>
        <w:top w:val="none" w:sz="0" w:space="0" w:color="auto"/>
        <w:left w:val="none" w:sz="0" w:space="0" w:color="auto"/>
        <w:bottom w:val="none" w:sz="0" w:space="0" w:color="auto"/>
        <w:right w:val="none" w:sz="0" w:space="0" w:color="auto"/>
      </w:divBdr>
    </w:div>
    <w:div w:id="840007048">
      <w:bodyDiv w:val="1"/>
      <w:marLeft w:val="0"/>
      <w:marRight w:val="0"/>
      <w:marTop w:val="0"/>
      <w:marBottom w:val="0"/>
      <w:divBdr>
        <w:top w:val="none" w:sz="0" w:space="0" w:color="auto"/>
        <w:left w:val="none" w:sz="0" w:space="0" w:color="auto"/>
        <w:bottom w:val="none" w:sz="0" w:space="0" w:color="auto"/>
        <w:right w:val="none" w:sz="0" w:space="0" w:color="auto"/>
      </w:divBdr>
    </w:div>
    <w:div w:id="840050758">
      <w:bodyDiv w:val="1"/>
      <w:marLeft w:val="0"/>
      <w:marRight w:val="0"/>
      <w:marTop w:val="0"/>
      <w:marBottom w:val="0"/>
      <w:divBdr>
        <w:top w:val="none" w:sz="0" w:space="0" w:color="auto"/>
        <w:left w:val="none" w:sz="0" w:space="0" w:color="auto"/>
        <w:bottom w:val="none" w:sz="0" w:space="0" w:color="auto"/>
        <w:right w:val="none" w:sz="0" w:space="0" w:color="auto"/>
      </w:divBdr>
    </w:div>
    <w:div w:id="842087511">
      <w:bodyDiv w:val="1"/>
      <w:marLeft w:val="0"/>
      <w:marRight w:val="0"/>
      <w:marTop w:val="0"/>
      <w:marBottom w:val="0"/>
      <w:divBdr>
        <w:top w:val="none" w:sz="0" w:space="0" w:color="auto"/>
        <w:left w:val="none" w:sz="0" w:space="0" w:color="auto"/>
        <w:bottom w:val="none" w:sz="0" w:space="0" w:color="auto"/>
        <w:right w:val="none" w:sz="0" w:space="0" w:color="auto"/>
      </w:divBdr>
    </w:div>
    <w:div w:id="845167598">
      <w:bodyDiv w:val="1"/>
      <w:marLeft w:val="0"/>
      <w:marRight w:val="0"/>
      <w:marTop w:val="0"/>
      <w:marBottom w:val="0"/>
      <w:divBdr>
        <w:top w:val="none" w:sz="0" w:space="0" w:color="auto"/>
        <w:left w:val="none" w:sz="0" w:space="0" w:color="auto"/>
        <w:bottom w:val="none" w:sz="0" w:space="0" w:color="auto"/>
        <w:right w:val="none" w:sz="0" w:space="0" w:color="auto"/>
      </w:divBdr>
    </w:div>
    <w:div w:id="845750562">
      <w:bodyDiv w:val="1"/>
      <w:marLeft w:val="0"/>
      <w:marRight w:val="0"/>
      <w:marTop w:val="0"/>
      <w:marBottom w:val="0"/>
      <w:divBdr>
        <w:top w:val="none" w:sz="0" w:space="0" w:color="auto"/>
        <w:left w:val="none" w:sz="0" w:space="0" w:color="auto"/>
        <w:bottom w:val="none" w:sz="0" w:space="0" w:color="auto"/>
        <w:right w:val="none" w:sz="0" w:space="0" w:color="auto"/>
      </w:divBdr>
      <w:divsChild>
        <w:div w:id="9531394">
          <w:marLeft w:val="480"/>
          <w:marRight w:val="0"/>
          <w:marTop w:val="0"/>
          <w:marBottom w:val="0"/>
          <w:divBdr>
            <w:top w:val="none" w:sz="0" w:space="0" w:color="auto"/>
            <w:left w:val="none" w:sz="0" w:space="0" w:color="auto"/>
            <w:bottom w:val="none" w:sz="0" w:space="0" w:color="auto"/>
            <w:right w:val="none" w:sz="0" w:space="0" w:color="auto"/>
          </w:divBdr>
        </w:div>
        <w:div w:id="17123262">
          <w:marLeft w:val="480"/>
          <w:marRight w:val="0"/>
          <w:marTop w:val="0"/>
          <w:marBottom w:val="0"/>
          <w:divBdr>
            <w:top w:val="none" w:sz="0" w:space="0" w:color="auto"/>
            <w:left w:val="none" w:sz="0" w:space="0" w:color="auto"/>
            <w:bottom w:val="none" w:sz="0" w:space="0" w:color="auto"/>
            <w:right w:val="none" w:sz="0" w:space="0" w:color="auto"/>
          </w:divBdr>
        </w:div>
        <w:div w:id="23143222">
          <w:marLeft w:val="480"/>
          <w:marRight w:val="0"/>
          <w:marTop w:val="0"/>
          <w:marBottom w:val="0"/>
          <w:divBdr>
            <w:top w:val="none" w:sz="0" w:space="0" w:color="auto"/>
            <w:left w:val="none" w:sz="0" w:space="0" w:color="auto"/>
            <w:bottom w:val="none" w:sz="0" w:space="0" w:color="auto"/>
            <w:right w:val="none" w:sz="0" w:space="0" w:color="auto"/>
          </w:divBdr>
        </w:div>
        <w:div w:id="108664700">
          <w:marLeft w:val="480"/>
          <w:marRight w:val="0"/>
          <w:marTop w:val="0"/>
          <w:marBottom w:val="0"/>
          <w:divBdr>
            <w:top w:val="none" w:sz="0" w:space="0" w:color="auto"/>
            <w:left w:val="none" w:sz="0" w:space="0" w:color="auto"/>
            <w:bottom w:val="none" w:sz="0" w:space="0" w:color="auto"/>
            <w:right w:val="none" w:sz="0" w:space="0" w:color="auto"/>
          </w:divBdr>
        </w:div>
        <w:div w:id="118956788">
          <w:marLeft w:val="480"/>
          <w:marRight w:val="0"/>
          <w:marTop w:val="0"/>
          <w:marBottom w:val="0"/>
          <w:divBdr>
            <w:top w:val="none" w:sz="0" w:space="0" w:color="auto"/>
            <w:left w:val="none" w:sz="0" w:space="0" w:color="auto"/>
            <w:bottom w:val="none" w:sz="0" w:space="0" w:color="auto"/>
            <w:right w:val="none" w:sz="0" w:space="0" w:color="auto"/>
          </w:divBdr>
        </w:div>
        <w:div w:id="160126052">
          <w:marLeft w:val="480"/>
          <w:marRight w:val="0"/>
          <w:marTop w:val="0"/>
          <w:marBottom w:val="0"/>
          <w:divBdr>
            <w:top w:val="none" w:sz="0" w:space="0" w:color="auto"/>
            <w:left w:val="none" w:sz="0" w:space="0" w:color="auto"/>
            <w:bottom w:val="none" w:sz="0" w:space="0" w:color="auto"/>
            <w:right w:val="none" w:sz="0" w:space="0" w:color="auto"/>
          </w:divBdr>
        </w:div>
        <w:div w:id="316230719">
          <w:marLeft w:val="480"/>
          <w:marRight w:val="0"/>
          <w:marTop w:val="0"/>
          <w:marBottom w:val="0"/>
          <w:divBdr>
            <w:top w:val="none" w:sz="0" w:space="0" w:color="auto"/>
            <w:left w:val="none" w:sz="0" w:space="0" w:color="auto"/>
            <w:bottom w:val="none" w:sz="0" w:space="0" w:color="auto"/>
            <w:right w:val="none" w:sz="0" w:space="0" w:color="auto"/>
          </w:divBdr>
        </w:div>
        <w:div w:id="371882481">
          <w:marLeft w:val="480"/>
          <w:marRight w:val="0"/>
          <w:marTop w:val="0"/>
          <w:marBottom w:val="0"/>
          <w:divBdr>
            <w:top w:val="none" w:sz="0" w:space="0" w:color="auto"/>
            <w:left w:val="none" w:sz="0" w:space="0" w:color="auto"/>
            <w:bottom w:val="none" w:sz="0" w:space="0" w:color="auto"/>
            <w:right w:val="none" w:sz="0" w:space="0" w:color="auto"/>
          </w:divBdr>
        </w:div>
        <w:div w:id="462970586">
          <w:marLeft w:val="480"/>
          <w:marRight w:val="0"/>
          <w:marTop w:val="0"/>
          <w:marBottom w:val="0"/>
          <w:divBdr>
            <w:top w:val="none" w:sz="0" w:space="0" w:color="auto"/>
            <w:left w:val="none" w:sz="0" w:space="0" w:color="auto"/>
            <w:bottom w:val="none" w:sz="0" w:space="0" w:color="auto"/>
            <w:right w:val="none" w:sz="0" w:space="0" w:color="auto"/>
          </w:divBdr>
        </w:div>
        <w:div w:id="471748930">
          <w:marLeft w:val="480"/>
          <w:marRight w:val="0"/>
          <w:marTop w:val="0"/>
          <w:marBottom w:val="0"/>
          <w:divBdr>
            <w:top w:val="none" w:sz="0" w:space="0" w:color="auto"/>
            <w:left w:val="none" w:sz="0" w:space="0" w:color="auto"/>
            <w:bottom w:val="none" w:sz="0" w:space="0" w:color="auto"/>
            <w:right w:val="none" w:sz="0" w:space="0" w:color="auto"/>
          </w:divBdr>
        </w:div>
        <w:div w:id="493882530">
          <w:marLeft w:val="480"/>
          <w:marRight w:val="0"/>
          <w:marTop w:val="0"/>
          <w:marBottom w:val="0"/>
          <w:divBdr>
            <w:top w:val="none" w:sz="0" w:space="0" w:color="auto"/>
            <w:left w:val="none" w:sz="0" w:space="0" w:color="auto"/>
            <w:bottom w:val="none" w:sz="0" w:space="0" w:color="auto"/>
            <w:right w:val="none" w:sz="0" w:space="0" w:color="auto"/>
          </w:divBdr>
        </w:div>
        <w:div w:id="606348106">
          <w:marLeft w:val="480"/>
          <w:marRight w:val="0"/>
          <w:marTop w:val="0"/>
          <w:marBottom w:val="0"/>
          <w:divBdr>
            <w:top w:val="none" w:sz="0" w:space="0" w:color="auto"/>
            <w:left w:val="none" w:sz="0" w:space="0" w:color="auto"/>
            <w:bottom w:val="none" w:sz="0" w:space="0" w:color="auto"/>
            <w:right w:val="none" w:sz="0" w:space="0" w:color="auto"/>
          </w:divBdr>
        </w:div>
        <w:div w:id="696927802">
          <w:marLeft w:val="480"/>
          <w:marRight w:val="0"/>
          <w:marTop w:val="0"/>
          <w:marBottom w:val="0"/>
          <w:divBdr>
            <w:top w:val="none" w:sz="0" w:space="0" w:color="auto"/>
            <w:left w:val="none" w:sz="0" w:space="0" w:color="auto"/>
            <w:bottom w:val="none" w:sz="0" w:space="0" w:color="auto"/>
            <w:right w:val="none" w:sz="0" w:space="0" w:color="auto"/>
          </w:divBdr>
        </w:div>
        <w:div w:id="750272337">
          <w:marLeft w:val="480"/>
          <w:marRight w:val="0"/>
          <w:marTop w:val="0"/>
          <w:marBottom w:val="0"/>
          <w:divBdr>
            <w:top w:val="none" w:sz="0" w:space="0" w:color="auto"/>
            <w:left w:val="none" w:sz="0" w:space="0" w:color="auto"/>
            <w:bottom w:val="none" w:sz="0" w:space="0" w:color="auto"/>
            <w:right w:val="none" w:sz="0" w:space="0" w:color="auto"/>
          </w:divBdr>
        </w:div>
        <w:div w:id="758524679">
          <w:marLeft w:val="480"/>
          <w:marRight w:val="0"/>
          <w:marTop w:val="0"/>
          <w:marBottom w:val="0"/>
          <w:divBdr>
            <w:top w:val="none" w:sz="0" w:space="0" w:color="auto"/>
            <w:left w:val="none" w:sz="0" w:space="0" w:color="auto"/>
            <w:bottom w:val="none" w:sz="0" w:space="0" w:color="auto"/>
            <w:right w:val="none" w:sz="0" w:space="0" w:color="auto"/>
          </w:divBdr>
        </w:div>
        <w:div w:id="778568746">
          <w:marLeft w:val="480"/>
          <w:marRight w:val="0"/>
          <w:marTop w:val="0"/>
          <w:marBottom w:val="0"/>
          <w:divBdr>
            <w:top w:val="none" w:sz="0" w:space="0" w:color="auto"/>
            <w:left w:val="none" w:sz="0" w:space="0" w:color="auto"/>
            <w:bottom w:val="none" w:sz="0" w:space="0" w:color="auto"/>
            <w:right w:val="none" w:sz="0" w:space="0" w:color="auto"/>
          </w:divBdr>
        </w:div>
        <w:div w:id="848834755">
          <w:marLeft w:val="480"/>
          <w:marRight w:val="0"/>
          <w:marTop w:val="0"/>
          <w:marBottom w:val="0"/>
          <w:divBdr>
            <w:top w:val="none" w:sz="0" w:space="0" w:color="auto"/>
            <w:left w:val="none" w:sz="0" w:space="0" w:color="auto"/>
            <w:bottom w:val="none" w:sz="0" w:space="0" w:color="auto"/>
            <w:right w:val="none" w:sz="0" w:space="0" w:color="auto"/>
          </w:divBdr>
        </w:div>
        <w:div w:id="944387543">
          <w:marLeft w:val="480"/>
          <w:marRight w:val="0"/>
          <w:marTop w:val="0"/>
          <w:marBottom w:val="0"/>
          <w:divBdr>
            <w:top w:val="none" w:sz="0" w:space="0" w:color="auto"/>
            <w:left w:val="none" w:sz="0" w:space="0" w:color="auto"/>
            <w:bottom w:val="none" w:sz="0" w:space="0" w:color="auto"/>
            <w:right w:val="none" w:sz="0" w:space="0" w:color="auto"/>
          </w:divBdr>
        </w:div>
        <w:div w:id="946502037">
          <w:marLeft w:val="480"/>
          <w:marRight w:val="0"/>
          <w:marTop w:val="0"/>
          <w:marBottom w:val="0"/>
          <w:divBdr>
            <w:top w:val="none" w:sz="0" w:space="0" w:color="auto"/>
            <w:left w:val="none" w:sz="0" w:space="0" w:color="auto"/>
            <w:bottom w:val="none" w:sz="0" w:space="0" w:color="auto"/>
            <w:right w:val="none" w:sz="0" w:space="0" w:color="auto"/>
          </w:divBdr>
        </w:div>
        <w:div w:id="962148398">
          <w:marLeft w:val="480"/>
          <w:marRight w:val="0"/>
          <w:marTop w:val="0"/>
          <w:marBottom w:val="0"/>
          <w:divBdr>
            <w:top w:val="none" w:sz="0" w:space="0" w:color="auto"/>
            <w:left w:val="none" w:sz="0" w:space="0" w:color="auto"/>
            <w:bottom w:val="none" w:sz="0" w:space="0" w:color="auto"/>
            <w:right w:val="none" w:sz="0" w:space="0" w:color="auto"/>
          </w:divBdr>
        </w:div>
        <w:div w:id="1017077829">
          <w:marLeft w:val="480"/>
          <w:marRight w:val="0"/>
          <w:marTop w:val="0"/>
          <w:marBottom w:val="0"/>
          <w:divBdr>
            <w:top w:val="none" w:sz="0" w:space="0" w:color="auto"/>
            <w:left w:val="none" w:sz="0" w:space="0" w:color="auto"/>
            <w:bottom w:val="none" w:sz="0" w:space="0" w:color="auto"/>
            <w:right w:val="none" w:sz="0" w:space="0" w:color="auto"/>
          </w:divBdr>
        </w:div>
        <w:div w:id="1057319932">
          <w:marLeft w:val="480"/>
          <w:marRight w:val="0"/>
          <w:marTop w:val="0"/>
          <w:marBottom w:val="0"/>
          <w:divBdr>
            <w:top w:val="none" w:sz="0" w:space="0" w:color="auto"/>
            <w:left w:val="none" w:sz="0" w:space="0" w:color="auto"/>
            <w:bottom w:val="none" w:sz="0" w:space="0" w:color="auto"/>
            <w:right w:val="none" w:sz="0" w:space="0" w:color="auto"/>
          </w:divBdr>
        </w:div>
        <w:div w:id="1098410603">
          <w:marLeft w:val="480"/>
          <w:marRight w:val="0"/>
          <w:marTop w:val="0"/>
          <w:marBottom w:val="0"/>
          <w:divBdr>
            <w:top w:val="none" w:sz="0" w:space="0" w:color="auto"/>
            <w:left w:val="none" w:sz="0" w:space="0" w:color="auto"/>
            <w:bottom w:val="none" w:sz="0" w:space="0" w:color="auto"/>
            <w:right w:val="none" w:sz="0" w:space="0" w:color="auto"/>
          </w:divBdr>
        </w:div>
        <w:div w:id="1135441666">
          <w:marLeft w:val="480"/>
          <w:marRight w:val="0"/>
          <w:marTop w:val="0"/>
          <w:marBottom w:val="0"/>
          <w:divBdr>
            <w:top w:val="none" w:sz="0" w:space="0" w:color="auto"/>
            <w:left w:val="none" w:sz="0" w:space="0" w:color="auto"/>
            <w:bottom w:val="none" w:sz="0" w:space="0" w:color="auto"/>
            <w:right w:val="none" w:sz="0" w:space="0" w:color="auto"/>
          </w:divBdr>
        </w:div>
        <w:div w:id="1155029037">
          <w:marLeft w:val="480"/>
          <w:marRight w:val="0"/>
          <w:marTop w:val="0"/>
          <w:marBottom w:val="0"/>
          <w:divBdr>
            <w:top w:val="none" w:sz="0" w:space="0" w:color="auto"/>
            <w:left w:val="none" w:sz="0" w:space="0" w:color="auto"/>
            <w:bottom w:val="none" w:sz="0" w:space="0" w:color="auto"/>
            <w:right w:val="none" w:sz="0" w:space="0" w:color="auto"/>
          </w:divBdr>
        </w:div>
        <w:div w:id="1237667245">
          <w:marLeft w:val="480"/>
          <w:marRight w:val="0"/>
          <w:marTop w:val="0"/>
          <w:marBottom w:val="0"/>
          <w:divBdr>
            <w:top w:val="none" w:sz="0" w:space="0" w:color="auto"/>
            <w:left w:val="none" w:sz="0" w:space="0" w:color="auto"/>
            <w:bottom w:val="none" w:sz="0" w:space="0" w:color="auto"/>
            <w:right w:val="none" w:sz="0" w:space="0" w:color="auto"/>
          </w:divBdr>
        </w:div>
        <w:div w:id="1315378940">
          <w:marLeft w:val="480"/>
          <w:marRight w:val="0"/>
          <w:marTop w:val="0"/>
          <w:marBottom w:val="0"/>
          <w:divBdr>
            <w:top w:val="none" w:sz="0" w:space="0" w:color="auto"/>
            <w:left w:val="none" w:sz="0" w:space="0" w:color="auto"/>
            <w:bottom w:val="none" w:sz="0" w:space="0" w:color="auto"/>
            <w:right w:val="none" w:sz="0" w:space="0" w:color="auto"/>
          </w:divBdr>
        </w:div>
        <w:div w:id="1354961757">
          <w:marLeft w:val="480"/>
          <w:marRight w:val="0"/>
          <w:marTop w:val="0"/>
          <w:marBottom w:val="0"/>
          <w:divBdr>
            <w:top w:val="none" w:sz="0" w:space="0" w:color="auto"/>
            <w:left w:val="none" w:sz="0" w:space="0" w:color="auto"/>
            <w:bottom w:val="none" w:sz="0" w:space="0" w:color="auto"/>
            <w:right w:val="none" w:sz="0" w:space="0" w:color="auto"/>
          </w:divBdr>
        </w:div>
        <w:div w:id="1386024324">
          <w:marLeft w:val="480"/>
          <w:marRight w:val="0"/>
          <w:marTop w:val="0"/>
          <w:marBottom w:val="0"/>
          <w:divBdr>
            <w:top w:val="none" w:sz="0" w:space="0" w:color="auto"/>
            <w:left w:val="none" w:sz="0" w:space="0" w:color="auto"/>
            <w:bottom w:val="none" w:sz="0" w:space="0" w:color="auto"/>
            <w:right w:val="none" w:sz="0" w:space="0" w:color="auto"/>
          </w:divBdr>
        </w:div>
        <w:div w:id="1487476941">
          <w:marLeft w:val="480"/>
          <w:marRight w:val="0"/>
          <w:marTop w:val="0"/>
          <w:marBottom w:val="0"/>
          <w:divBdr>
            <w:top w:val="none" w:sz="0" w:space="0" w:color="auto"/>
            <w:left w:val="none" w:sz="0" w:space="0" w:color="auto"/>
            <w:bottom w:val="none" w:sz="0" w:space="0" w:color="auto"/>
            <w:right w:val="none" w:sz="0" w:space="0" w:color="auto"/>
          </w:divBdr>
        </w:div>
        <w:div w:id="1490707396">
          <w:marLeft w:val="480"/>
          <w:marRight w:val="0"/>
          <w:marTop w:val="0"/>
          <w:marBottom w:val="0"/>
          <w:divBdr>
            <w:top w:val="none" w:sz="0" w:space="0" w:color="auto"/>
            <w:left w:val="none" w:sz="0" w:space="0" w:color="auto"/>
            <w:bottom w:val="none" w:sz="0" w:space="0" w:color="auto"/>
            <w:right w:val="none" w:sz="0" w:space="0" w:color="auto"/>
          </w:divBdr>
        </w:div>
        <w:div w:id="1527676683">
          <w:marLeft w:val="480"/>
          <w:marRight w:val="0"/>
          <w:marTop w:val="0"/>
          <w:marBottom w:val="0"/>
          <w:divBdr>
            <w:top w:val="none" w:sz="0" w:space="0" w:color="auto"/>
            <w:left w:val="none" w:sz="0" w:space="0" w:color="auto"/>
            <w:bottom w:val="none" w:sz="0" w:space="0" w:color="auto"/>
            <w:right w:val="none" w:sz="0" w:space="0" w:color="auto"/>
          </w:divBdr>
        </w:div>
        <w:div w:id="1551526904">
          <w:marLeft w:val="480"/>
          <w:marRight w:val="0"/>
          <w:marTop w:val="0"/>
          <w:marBottom w:val="0"/>
          <w:divBdr>
            <w:top w:val="none" w:sz="0" w:space="0" w:color="auto"/>
            <w:left w:val="none" w:sz="0" w:space="0" w:color="auto"/>
            <w:bottom w:val="none" w:sz="0" w:space="0" w:color="auto"/>
            <w:right w:val="none" w:sz="0" w:space="0" w:color="auto"/>
          </w:divBdr>
        </w:div>
        <w:div w:id="1645544219">
          <w:marLeft w:val="480"/>
          <w:marRight w:val="0"/>
          <w:marTop w:val="0"/>
          <w:marBottom w:val="0"/>
          <w:divBdr>
            <w:top w:val="none" w:sz="0" w:space="0" w:color="auto"/>
            <w:left w:val="none" w:sz="0" w:space="0" w:color="auto"/>
            <w:bottom w:val="none" w:sz="0" w:space="0" w:color="auto"/>
            <w:right w:val="none" w:sz="0" w:space="0" w:color="auto"/>
          </w:divBdr>
        </w:div>
        <w:div w:id="1751999473">
          <w:marLeft w:val="480"/>
          <w:marRight w:val="0"/>
          <w:marTop w:val="0"/>
          <w:marBottom w:val="0"/>
          <w:divBdr>
            <w:top w:val="none" w:sz="0" w:space="0" w:color="auto"/>
            <w:left w:val="none" w:sz="0" w:space="0" w:color="auto"/>
            <w:bottom w:val="none" w:sz="0" w:space="0" w:color="auto"/>
            <w:right w:val="none" w:sz="0" w:space="0" w:color="auto"/>
          </w:divBdr>
        </w:div>
        <w:div w:id="1758019037">
          <w:marLeft w:val="480"/>
          <w:marRight w:val="0"/>
          <w:marTop w:val="0"/>
          <w:marBottom w:val="0"/>
          <w:divBdr>
            <w:top w:val="none" w:sz="0" w:space="0" w:color="auto"/>
            <w:left w:val="none" w:sz="0" w:space="0" w:color="auto"/>
            <w:bottom w:val="none" w:sz="0" w:space="0" w:color="auto"/>
            <w:right w:val="none" w:sz="0" w:space="0" w:color="auto"/>
          </w:divBdr>
        </w:div>
        <w:div w:id="1814247121">
          <w:marLeft w:val="480"/>
          <w:marRight w:val="0"/>
          <w:marTop w:val="0"/>
          <w:marBottom w:val="0"/>
          <w:divBdr>
            <w:top w:val="none" w:sz="0" w:space="0" w:color="auto"/>
            <w:left w:val="none" w:sz="0" w:space="0" w:color="auto"/>
            <w:bottom w:val="none" w:sz="0" w:space="0" w:color="auto"/>
            <w:right w:val="none" w:sz="0" w:space="0" w:color="auto"/>
          </w:divBdr>
        </w:div>
        <w:div w:id="1828981484">
          <w:marLeft w:val="480"/>
          <w:marRight w:val="0"/>
          <w:marTop w:val="0"/>
          <w:marBottom w:val="0"/>
          <w:divBdr>
            <w:top w:val="none" w:sz="0" w:space="0" w:color="auto"/>
            <w:left w:val="none" w:sz="0" w:space="0" w:color="auto"/>
            <w:bottom w:val="none" w:sz="0" w:space="0" w:color="auto"/>
            <w:right w:val="none" w:sz="0" w:space="0" w:color="auto"/>
          </w:divBdr>
        </w:div>
        <w:div w:id="1852140612">
          <w:marLeft w:val="480"/>
          <w:marRight w:val="0"/>
          <w:marTop w:val="0"/>
          <w:marBottom w:val="0"/>
          <w:divBdr>
            <w:top w:val="none" w:sz="0" w:space="0" w:color="auto"/>
            <w:left w:val="none" w:sz="0" w:space="0" w:color="auto"/>
            <w:bottom w:val="none" w:sz="0" w:space="0" w:color="auto"/>
            <w:right w:val="none" w:sz="0" w:space="0" w:color="auto"/>
          </w:divBdr>
        </w:div>
        <w:div w:id="1952545657">
          <w:marLeft w:val="480"/>
          <w:marRight w:val="0"/>
          <w:marTop w:val="0"/>
          <w:marBottom w:val="0"/>
          <w:divBdr>
            <w:top w:val="none" w:sz="0" w:space="0" w:color="auto"/>
            <w:left w:val="none" w:sz="0" w:space="0" w:color="auto"/>
            <w:bottom w:val="none" w:sz="0" w:space="0" w:color="auto"/>
            <w:right w:val="none" w:sz="0" w:space="0" w:color="auto"/>
          </w:divBdr>
        </w:div>
        <w:div w:id="2059351133">
          <w:marLeft w:val="480"/>
          <w:marRight w:val="0"/>
          <w:marTop w:val="0"/>
          <w:marBottom w:val="0"/>
          <w:divBdr>
            <w:top w:val="none" w:sz="0" w:space="0" w:color="auto"/>
            <w:left w:val="none" w:sz="0" w:space="0" w:color="auto"/>
            <w:bottom w:val="none" w:sz="0" w:space="0" w:color="auto"/>
            <w:right w:val="none" w:sz="0" w:space="0" w:color="auto"/>
          </w:divBdr>
        </w:div>
        <w:div w:id="2109235775">
          <w:marLeft w:val="480"/>
          <w:marRight w:val="0"/>
          <w:marTop w:val="0"/>
          <w:marBottom w:val="0"/>
          <w:divBdr>
            <w:top w:val="none" w:sz="0" w:space="0" w:color="auto"/>
            <w:left w:val="none" w:sz="0" w:space="0" w:color="auto"/>
            <w:bottom w:val="none" w:sz="0" w:space="0" w:color="auto"/>
            <w:right w:val="none" w:sz="0" w:space="0" w:color="auto"/>
          </w:divBdr>
        </w:div>
        <w:div w:id="2116630628">
          <w:marLeft w:val="480"/>
          <w:marRight w:val="0"/>
          <w:marTop w:val="0"/>
          <w:marBottom w:val="0"/>
          <w:divBdr>
            <w:top w:val="none" w:sz="0" w:space="0" w:color="auto"/>
            <w:left w:val="none" w:sz="0" w:space="0" w:color="auto"/>
            <w:bottom w:val="none" w:sz="0" w:space="0" w:color="auto"/>
            <w:right w:val="none" w:sz="0" w:space="0" w:color="auto"/>
          </w:divBdr>
        </w:div>
        <w:div w:id="2120682604">
          <w:marLeft w:val="480"/>
          <w:marRight w:val="0"/>
          <w:marTop w:val="0"/>
          <w:marBottom w:val="0"/>
          <w:divBdr>
            <w:top w:val="none" w:sz="0" w:space="0" w:color="auto"/>
            <w:left w:val="none" w:sz="0" w:space="0" w:color="auto"/>
            <w:bottom w:val="none" w:sz="0" w:space="0" w:color="auto"/>
            <w:right w:val="none" w:sz="0" w:space="0" w:color="auto"/>
          </w:divBdr>
        </w:div>
        <w:div w:id="2135325037">
          <w:marLeft w:val="480"/>
          <w:marRight w:val="0"/>
          <w:marTop w:val="0"/>
          <w:marBottom w:val="0"/>
          <w:divBdr>
            <w:top w:val="none" w:sz="0" w:space="0" w:color="auto"/>
            <w:left w:val="none" w:sz="0" w:space="0" w:color="auto"/>
            <w:bottom w:val="none" w:sz="0" w:space="0" w:color="auto"/>
            <w:right w:val="none" w:sz="0" w:space="0" w:color="auto"/>
          </w:divBdr>
        </w:div>
      </w:divsChild>
    </w:div>
    <w:div w:id="849371614">
      <w:bodyDiv w:val="1"/>
      <w:marLeft w:val="0"/>
      <w:marRight w:val="0"/>
      <w:marTop w:val="0"/>
      <w:marBottom w:val="0"/>
      <w:divBdr>
        <w:top w:val="none" w:sz="0" w:space="0" w:color="auto"/>
        <w:left w:val="none" w:sz="0" w:space="0" w:color="auto"/>
        <w:bottom w:val="none" w:sz="0" w:space="0" w:color="auto"/>
        <w:right w:val="none" w:sz="0" w:space="0" w:color="auto"/>
      </w:divBdr>
      <w:divsChild>
        <w:div w:id="104085110">
          <w:marLeft w:val="480"/>
          <w:marRight w:val="0"/>
          <w:marTop w:val="0"/>
          <w:marBottom w:val="0"/>
          <w:divBdr>
            <w:top w:val="none" w:sz="0" w:space="0" w:color="auto"/>
            <w:left w:val="none" w:sz="0" w:space="0" w:color="auto"/>
            <w:bottom w:val="none" w:sz="0" w:space="0" w:color="auto"/>
            <w:right w:val="none" w:sz="0" w:space="0" w:color="auto"/>
          </w:divBdr>
        </w:div>
        <w:div w:id="160201375">
          <w:marLeft w:val="480"/>
          <w:marRight w:val="0"/>
          <w:marTop w:val="0"/>
          <w:marBottom w:val="0"/>
          <w:divBdr>
            <w:top w:val="none" w:sz="0" w:space="0" w:color="auto"/>
            <w:left w:val="none" w:sz="0" w:space="0" w:color="auto"/>
            <w:bottom w:val="none" w:sz="0" w:space="0" w:color="auto"/>
            <w:right w:val="none" w:sz="0" w:space="0" w:color="auto"/>
          </w:divBdr>
        </w:div>
        <w:div w:id="240991427">
          <w:marLeft w:val="480"/>
          <w:marRight w:val="0"/>
          <w:marTop w:val="0"/>
          <w:marBottom w:val="0"/>
          <w:divBdr>
            <w:top w:val="none" w:sz="0" w:space="0" w:color="auto"/>
            <w:left w:val="none" w:sz="0" w:space="0" w:color="auto"/>
            <w:bottom w:val="none" w:sz="0" w:space="0" w:color="auto"/>
            <w:right w:val="none" w:sz="0" w:space="0" w:color="auto"/>
          </w:divBdr>
        </w:div>
        <w:div w:id="282461423">
          <w:marLeft w:val="480"/>
          <w:marRight w:val="0"/>
          <w:marTop w:val="0"/>
          <w:marBottom w:val="0"/>
          <w:divBdr>
            <w:top w:val="none" w:sz="0" w:space="0" w:color="auto"/>
            <w:left w:val="none" w:sz="0" w:space="0" w:color="auto"/>
            <w:bottom w:val="none" w:sz="0" w:space="0" w:color="auto"/>
            <w:right w:val="none" w:sz="0" w:space="0" w:color="auto"/>
          </w:divBdr>
        </w:div>
        <w:div w:id="330529258">
          <w:marLeft w:val="480"/>
          <w:marRight w:val="0"/>
          <w:marTop w:val="0"/>
          <w:marBottom w:val="0"/>
          <w:divBdr>
            <w:top w:val="none" w:sz="0" w:space="0" w:color="auto"/>
            <w:left w:val="none" w:sz="0" w:space="0" w:color="auto"/>
            <w:bottom w:val="none" w:sz="0" w:space="0" w:color="auto"/>
            <w:right w:val="none" w:sz="0" w:space="0" w:color="auto"/>
          </w:divBdr>
        </w:div>
        <w:div w:id="365061895">
          <w:marLeft w:val="480"/>
          <w:marRight w:val="0"/>
          <w:marTop w:val="0"/>
          <w:marBottom w:val="0"/>
          <w:divBdr>
            <w:top w:val="none" w:sz="0" w:space="0" w:color="auto"/>
            <w:left w:val="none" w:sz="0" w:space="0" w:color="auto"/>
            <w:bottom w:val="none" w:sz="0" w:space="0" w:color="auto"/>
            <w:right w:val="none" w:sz="0" w:space="0" w:color="auto"/>
          </w:divBdr>
        </w:div>
        <w:div w:id="428159460">
          <w:marLeft w:val="480"/>
          <w:marRight w:val="0"/>
          <w:marTop w:val="0"/>
          <w:marBottom w:val="0"/>
          <w:divBdr>
            <w:top w:val="none" w:sz="0" w:space="0" w:color="auto"/>
            <w:left w:val="none" w:sz="0" w:space="0" w:color="auto"/>
            <w:bottom w:val="none" w:sz="0" w:space="0" w:color="auto"/>
            <w:right w:val="none" w:sz="0" w:space="0" w:color="auto"/>
          </w:divBdr>
        </w:div>
        <w:div w:id="450511118">
          <w:marLeft w:val="480"/>
          <w:marRight w:val="0"/>
          <w:marTop w:val="0"/>
          <w:marBottom w:val="0"/>
          <w:divBdr>
            <w:top w:val="none" w:sz="0" w:space="0" w:color="auto"/>
            <w:left w:val="none" w:sz="0" w:space="0" w:color="auto"/>
            <w:bottom w:val="none" w:sz="0" w:space="0" w:color="auto"/>
            <w:right w:val="none" w:sz="0" w:space="0" w:color="auto"/>
          </w:divBdr>
        </w:div>
        <w:div w:id="457770865">
          <w:marLeft w:val="480"/>
          <w:marRight w:val="0"/>
          <w:marTop w:val="0"/>
          <w:marBottom w:val="0"/>
          <w:divBdr>
            <w:top w:val="none" w:sz="0" w:space="0" w:color="auto"/>
            <w:left w:val="none" w:sz="0" w:space="0" w:color="auto"/>
            <w:bottom w:val="none" w:sz="0" w:space="0" w:color="auto"/>
            <w:right w:val="none" w:sz="0" w:space="0" w:color="auto"/>
          </w:divBdr>
        </w:div>
        <w:div w:id="474180719">
          <w:marLeft w:val="480"/>
          <w:marRight w:val="0"/>
          <w:marTop w:val="0"/>
          <w:marBottom w:val="0"/>
          <w:divBdr>
            <w:top w:val="none" w:sz="0" w:space="0" w:color="auto"/>
            <w:left w:val="none" w:sz="0" w:space="0" w:color="auto"/>
            <w:bottom w:val="none" w:sz="0" w:space="0" w:color="auto"/>
            <w:right w:val="none" w:sz="0" w:space="0" w:color="auto"/>
          </w:divBdr>
        </w:div>
        <w:div w:id="553540586">
          <w:marLeft w:val="480"/>
          <w:marRight w:val="0"/>
          <w:marTop w:val="0"/>
          <w:marBottom w:val="0"/>
          <w:divBdr>
            <w:top w:val="none" w:sz="0" w:space="0" w:color="auto"/>
            <w:left w:val="none" w:sz="0" w:space="0" w:color="auto"/>
            <w:bottom w:val="none" w:sz="0" w:space="0" w:color="auto"/>
            <w:right w:val="none" w:sz="0" w:space="0" w:color="auto"/>
          </w:divBdr>
        </w:div>
        <w:div w:id="632439972">
          <w:marLeft w:val="480"/>
          <w:marRight w:val="0"/>
          <w:marTop w:val="0"/>
          <w:marBottom w:val="0"/>
          <w:divBdr>
            <w:top w:val="none" w:sz="0" w:space="0" w:color="auto"/>
            <w:left w:val="none" w:sz="0" w:space="0" w:color="auto"/>
            <w:bottom w:val="none" w:sz="0" w:space="0" w:color="auto"/>
            <w:right w:val="none" w:sz="0" w:space="0" w:color="auto"/>
          </w:divBdr>
        </w:div>
        <w:div w:id="638649553">
          <w:marLeft w:val="480"/>
          <w:marRight w:val="0"/>
          <w:marTop w:val="0"/>
          <w:marBottom w:val="0"/>
          <w:divBdr>
            <w:top w:val="none" w:sz="0" w:space="0" w:color="auto"/>
            <w:left w:val="none" w:sz="0" w:space="0" w:color="auto"/>
            <w:bottom w:val="none" w:sz="0" w:space="0" w:color="auto"/>
            <w:right w:val="none" w:sz="0" w:space="0" w:color="auto"/>
          </w:divBdr>
        </w:div>
        <w:div w:id="659967367">
          <w:marLeft w:val="480"/>
          <w:marRight w:val="0"/>
          <w:marTop w:val="0"/>
          <w:marBottom w:val="0"/>
          <w:divBdr>
            <w:top w:val="none" w:sz="0" w:space="0" w:color="auto"/>
            <w:left w:val="none" w:sz="0" w:space="0" w:color="auto"/>
            <w:bottom w:val="none" w:sz="0" w:space="0" w:color="auto"/>
            <w:right w:val="none" w:sz="0" w:space="0" w:color="auto"/>
          </w:divBdr>
        </w:div>
        <w:div w:id="835417267">
          <w:marLeft w:val="480"/>
          <w:marRight w:val="0"/>
          <w:marTop w:val="0"/>
          <w:marBottom w:val="0"/>
          <w:divBdr>
            <w:top w:val="none" w:sz="0" w:space="0" w:color="auto"/>
            <w:left w:val="none" w:sz="0" w:space="0" w:color="auto"/>
            <w:bottom w:val="none" w:sz="0" w:space="0" w:color="auto"/>
            <w:right w:val="none" w:sz="0" w:space="0" w:color="auto"/>
          </w:divBdr>
        </w:div>
        <w:div w:id="857548367">
          <w:marLeft w:val="480"/>
          <w:marRight w:val="0"/>
          <w:marTop w:val="0"/>
          <w:marBottom w:val="0"/>
          <w:divBdr>
            <w:top w:val="none" w:sz="0" w:space="0" w:color="auto"/>
            <w:left w:val="none" w:sz="0" w:space="0" w:color="auto"/>
            <w:bottom w:val="none" w:sz="0" w:space="0" w:color="auto"/>
            <w:right w:val="none" w:sz="0" w:space="0" w:color="auto"/>
          </w:divBdr>
        </w:div>
        <w:div w:id="857740202">
          <w:marLeft w:val="480"/>
          <w:marRight w:val="0"/>
          <w:marTop w:val="0"/>
          <w:marBottom w:val="0"/>
          <w:divBdr>
            <w:top w:val="none" w:sz="0" w:space="0" w:color="auto"/>
            <w:left w:val="none" w:sz="0" w:space="0" w:color="auto"/>
            <w:bottom w:val="none" w:sz="0" w:space="0" w:color="auto"/>
            <w:right w:val="none" w:sz="0" w:space="0" w:color="auto"/>
          </w:divBdr>
        </w:div>
        <w:div w:id="933321543">
          <w:marLeft w:val="480"/>
          <w:marRight w:val="0"/>
          <w:marTop w:val="0"/>
          <w:marBottom w:val="0"/>
          <w:divBdr>
            <w:top w:val="none" w:sz="0" w:space="0" w:color="auto"/>
            <w:left w:val="none" w:sz="0" w:space="0" w:color="auto"/>
            <w:bottom w:val="none" w:sz="0" w:space="0" w:color="auto"/>
            <w:right w:val="none" w:sz="0" w:space="0" w:color="auto"/>
          </w:divBdr>
        </w:div>
        <w:div w:id="1067605616">
          <w:marLeft w:val="480"/>
          <w:marRight w:val="0"/>
          <w:marTop w:val="0"/>
          <w:marBottom w:val="0"/>
          <w:divBdr>
            <w:top w:val="none" w:sz="0" w:space="0" w:color="auto"/>
            <w:left w:val="none" w:sz="0" w:space="0" w:color="auto"/>
            <w:bottom w:val="none" w:sz="0" w:space="0" w:color="auto"/>
            <w:right w:val="none" w:sz="0" w:space="0" w:color="auto"/>
          </w:divBdr>
        </w:div>
        <w:div w:id="1094210657">
          <w:marLeft w:val="480"/>
          <w:marRight w:val="0"/>
          <w:marTop w:val="0"/>
          <w:marBottom w:val="0"/>
          <w:divBdr>
            <w:top w:val="none" w:sz="0" w:space="0" w:color="auto"/>
            <w:left w:val="none" w:sz="0" w:space="0" w:color="auto"/>
            <w:bottom w:val="none" w:sz="0" w:space="0" w:color="auto"/>
            <w:right w:val="none" w:sz="0" w:space="0" w:color="auto"/>
          </w:divBdr>
        </w:div>
        <w:div w:id="1123041062">
          <w:marLeft w:val="480"/>
          <w:marRight w:val="0"/>
          <w:marTop w:val="0"/>
          <w:marBottom w:val="0"/>
          <w:divBdr>
            <w:top w:val="none" w:sz="0" w:space="0" w:color="auto"/>
            <w:left w:val="none" w:sz="0" w:space="0" w:color="auto"/>
            <w:bottom w:val="none" w:sz="0" w:space="0" w:color="auto"/>
            <w:right w:val="none" w:sz="0" w:space="0" w:color="auto"/>
          </w:divBdr>
        </w:div>
        <w:div w:id="1189106913">
          <w:marLeft w:val="480"/>
          <w:marRight w:val="0"/>
          <w:marTop w:val="0"/>
          <w:marBottom w:val="0"/>
          <w:divBdr>
            <w:top w:val="none" w:sz="0" w:space="0" w:color="auto"/>
            <w:left w:val="none" w:sz="0" w:space="0" w:color="auto"/>
            <w:bottom w:val="none" w:sz="0" w:space="0" w:color="auto"/>
            <w:right w:val="none" w:sz="0" w:space="0" w:color="auto"/>
          </w:divBdr>
        </w:div>
        <w:div w:id="1236162894">
          <w:marLeft w:val="480"/>
          <w:marRight w:val="0"/>
          <w:marTop w:val="0"/>
          <w:marBottom w:val="0"/>
          <w:divBdr>
            <w:top w:val="none" w:sz="0" w:space="0" w:color="auto"/>
            <w:left w:val="none" w:sz="0" w:space="0" w:color="auto"/>
            <w:bottom w:val="none" w:sz="0" w:space="0" w:color="auto"/>
            <w:right w:val="none" w:sz="0" w:space="0" w:color="auto"/>
          </w:divBdr>
        </w:div>
        <w:div w:id="1244946453">
          <w:marLeft w:val="480"/>
          <w:marRight w:val="0"/>
          <w:marTop w:val="0"/>
          <w:marBottom w:val="0"/>
          <w:divBdr>
            <w:top w:val="none" w:sz="0" w:space="0" w:color="auto"/>
            <w:left w:val="none" w:sz="0" w:space="0" w:color="auto"/>
            <w:bottom w:val="none" w:sz="0" w:space="0" w:color="auto"/>
            <w:right w:val="none" w:sz="0" w:space="0" w:color="auto"/>
          </w:divBdr>
        </w:div>
        <w:div w:id="1269196948">
          <w:marLeft w:val="480"/>
          <w:marRight w:val="0"/>
          <w:marTop w:val="0"/>
          <w:marBottom w:val="0"/>
          <w:divBdr>
            <w:top w:val="none" w:sz="0" w:space="0" w:color="auto"/>
            <w:left w:val="none" w:sz="0" w:space="0" w:color="auto"/>
            <w:bottom w:val="none" w:sz="0" w:space="0" w:color="auto"/>
            <w:right w:val="none" w:sz="0" w:space="0" w:color="auto"/>
          </w:divBdr>
        </w:div>
        <w:div w:id="1279066731">
          <w:marLeft w:val="480"/>
          <w:marRight w:val="0"/>
          <w:marTop w:val="0"/>
          <w:marBottom w:val="0"/>
          <w:divBdr>
            <w:top w:val="none" w:sz="0" w:space="0" w:color="auto"/>
            <w:left w:val="none" w:sz="0" w:space="0" w:color="auto"/>
            <w:bottom w:val="none" w:sz="0" w:space="0" w:color="auto"/>
            <w:right w:val="none" w:sz="0" w:space="0" w:color="auto"/>
          </w:divBdr>
        </w:div>
        <w:div w:id="1287658566">
          <w:marLeft w:val="480"/>
          <w:marRight w:val="0"/>
          <w:marTop w:val="0"/>
          <w:marBottom w:val="0"/>
          <w:divBdr>
            <w:top w:val="none" w:sz="0" w:space="0" w:color="auto"/>
            <w:left w:val="none" w:sz="0" w:space="0" w:color="auto"/>
            <w:bottom w:val="none" w:sz="0" w:space="0" w:color="auto"/>
            <w:right w:val="none" w:sz="0" w:space="0" w:color="auto"/>
          </w:divBdr>
        </w:div>
        <w:div w:id="1320770659">
          <w:marLeft w:val="480"/>
          <w:marRight w:val="0"/>
          <w:marTop w:val="0"/>
          <w:marBottom w:val="0"/>
          <w:divBdr>
            <w:top w:val="none" w:sz="0" w:space="0" w:color="auto"/>
            <w:left w:val="none" w:sz="0" w:space="0" w:color="auto"/>
            <w:bottom w:val="none" w:sz="0" w:space="0" w:color="auto"/>
            <w:right w:val="none" w:sz="0" w:space="0" w:color="auto"/>
          </w:divBdr>
        </w:div>
        <w:div w:id="1387073516">
          <w:marLeft w:val="480"/>
          <w:marRight w:val="0"/>
          <w:marTop w:val="0"/>
          <w:marBottom w:val="0"/>
          <w:divBdr>
            <w:top w:val="none" w:sz="0" w:space="0" w:color="auto"/>
            <w:left w:val="none" w:sz="0" w:space="0" w:color="auto"/>
            <w:bottom w:val="none" w:sz="0" w:space="0" w:color="auto"/>
            <w:right w:val="none" w:sz="0" w:space="0" w:color="auto"/>
          </w:divBdr>
        </w:div>
        <w:div w:id="1423989958">
          <w:marLeft w:val="480"/>
          <w:marRight w:val="0"/>
          <w:marTop w:val="0"/>
          <w:marBottom w:val="0"/>
          <w:divBdr>
            <w:top w:val="none" w:sz="0" w:space="0" w:color="auto"/>
            <w:left w:val="none" w:sz="0" w:space="0" w:color="auto"/>
            <w:bottom w:val="none" w:sz="0" w:space="0" w:color="auto"/>
            <w:right w:val="none" w:sz="0" w:space="0" w:color="auto"/>
          </w:divBdr>
        </w:div>
        <w:div w:id="1481580657">
          <w:marLeft w:val="480"/>
          <w:marRight w:val="0"/>
          <w:marTop w:val="0"/>
          <w:marBottom w:val="0"/>
          <w:divBdr>
            <w:top w:val="none" w:sz="0" w:space="0" w:color="auto"/>
            <w:left w:val="none" w:sz="0" w:space="0" w:color="auto"/>
            <w:bottom w:val="none" w:sz="0" w:space="0" w:color="auto"/>
            <w:right w:val="none" w:sz="0" w:space="0" w:color="auto"/>
          </w:divBdr>
        </w:div>
        <w:div w:id="1639915997">
          <w:marLeft w:val="480"/>
          <w:marRight w:val="0"/>
          <w:marTop w:val="0"/>
          <w:marBottom w:val="0"/>
          <w:divBdr>
            <w:top w:val="none" w:sz="0" w:space="0" w:color="auto"/>
            <w:left w:val="none" w:sz="0" w:space="0" w:color="auto"/>
            <w:bottom w:val="none" w:sz="0" w:space="0" w:color="auto"/>
            <w:right w:val="none" w:sz="0" w:space="0" w:color="auto"/>
          </w:divBdr>
        </w:div>
        <w:div w:id="1692952244">
          <w:marLeft w:val="480"/>
          <w:marRight w:val="0"/>
          <w:marTop w:val="0"/>
          <w:marBottom w:val="0"/>
          <w:divBdr>
            <w:top w:val="none" w:sz="0" w:space="0" w:color="auto"/>
            <w:left w:val="none" w:sz="0" w:space="0" w:color="auto"/>
            <w:bottom w:val="none" w:sz="0" w:space="0" w:color="auto"/>
            <w:right w:val="none" w:sz="0" w:space="0" w:color="auto"/>
          </w:divBdr>
        </w:div>
        <w:div w:id="1908106412">
          <w:marLeft w:val="480"/>
          <w:marRight w:val="0"/>
          <w:marTop w:val="0"/>
          <w:marBottom w:val="0"/>
          <w:divBdr>
            <w:top w:val="none" w:sz="0" w:space="0" w:color="auto"/>
            <w:left w:val="none" w:sz="0" w:space="0" w:color="auto"/>
            <w:bottom w:val="none" w:sz="0" w:space="0" w:color="auto"/>
            <w:right w:val="none" w:sz="0" w:space="0" w:color="auto"/>
          </w:divBdr>
        </w:div>
      </w:divsChild>
    </w:div>
    <w:div w:id="849954151">
      <w:bodyDiv w:val="1"/>
      <w:marLeft w:val="0"/>
      <w:marRight w:val="0"/>
      <w:marTop w:val="0"/>
      <w:marBottom w:val="0"/>
      <w:divBdr>
        <w:top w:val="none" w:sz="0" w:space="0" w:color="auto"/>
        <w:left w:val="none" w:sz="0" w:space="0" w:color="auto"/>
        <w:bottom w:val="none" w:sz="0" w:space="0" w:color="auto"/>
        <w:right w:val="none" w:sz="0" w:space="0" w:color="auto"/>
      </w:divBdr>
    </w:div>
    <w:div w:id="851459909">
      <w:bodyDiv w:val="1"/>
      <w:marLeft w:val="0"/>
      <w:marRight w:val="0"/>
      <w:marTop w:val="0"/>
      <w:marBottom w:val="0"/>
      <w:divBdr>
        <w:top w:val="none" w:sz="0" w:space="0" w:color="auto"/>
        <w:left w:val="none" w:sz="0" w:space="0" w:color="auto"/>
        <w:bottom w:val="none" w:sz="0" w:space="0" w:color="auto"/>
        <w:right w:val="none" w:sz="0" w:space="0" w:color="auto"/>
      </w:divBdr>
    </w:div>
    <w:div w:id="856508790">
      <w:bodyDiv w:val="1"/>
      <w:marLeft w:val="0"/>
      <w:marRight w:val="0"/>
      <w:marTop w:val="0"/>
      <w:marBottom w:val="0"/>
      <w:divBdr>
        <w:top w:val="none" w:sz="0" w:space="0" w:color="auto"/>
        <w:left w:val="none" w:sz="0" w:space="0" w:color="auto"/>
        <w:bottom w:val="none" w:sz="0" w:space="0" w:color="auto"/>
        <w:right w:val="none" w:sz="0" w:space="0" w:color="auto"/>
      </w:divBdr>
    </w:div>
    <w:div w:id="857739629">
      <w:bodyDiv w:val="1"/>
      <w:marLeft w:val="0"/>
      <w:marRight w:val="0"/>
      <w:marTop w:val="0"/>
      <w:marBottom w:val="0"/>
      <w:divBdr>
        <w:top w:val="none" w:sz="0" w:space="0" w:color="auto"/>
        <w:left w:val="none" w:sz="0" w:space="0" w:color="auto"/>
        <w:bottom w:val="none" w:sz="0" w:space="0" w:color="auto"/>
        <w:right w:val="none" w:sz="0" w:space="0" w:color="auto"/>
      </w:divBdr>
    </w:div>
    <w:div w:id="859439908">
      <w:bodyDiv w:val="1"/>
      <w:marLeft w:val="0"/>
      <w:marRight w:val="0"/>
      <w:marTop w:val="0"/>
      <w:marBottom w:val="0"/>
      <w:divBdr>
        <w:top w:val="none" w:sz="0" w:space="0" w:color="auto"/>
        <w:left w:val="none" w:sz="0" w:space="0" w:color="auto"/>
        <w:bottom w:val="none" w:sz="0" w:space="0" w:color="auto"/>
        <w:right w:val="none" w:sz="0" w:space="0" w:color="auto"/>
      </w:divBdr>
    </w:div>
    <w:div w:id="860052825">
      <w:bodyDiv w:val="1"/>
      <w:marLeft w:val="0"/>
      <w:marRight w:val="0"/>
      <w:marTop w:val="0"/>
      <w:marBottom w:val="0"/>
      <w:divBdr>
        <w:top w:val="none" w:sz="0" w:space="0" w:color="auto"/>
        <w:left w:val="none" w:sz="0" w:space="0" w:color="auto"/>
        <w:bottom w:val="none" w:sz="0" w:space="0" w:color="auto"/>
        <w:right w:val="none" w:sz="0" w:space="0" w:color="auto"/>
      </w:divBdr>
    </w:div>
    <w:div w:id="862137667">
      <w:bodyDiv w:val="1"/>
      <w:marLeft w:val="0"/>
      <w:marRight w:val="0"/>
      <w:marTop w:val="0"/>
      <w:marBottom w:val="0"/>
      <w:divBdr>
        <w:top w:val="none" w:sz="0" w:space="0" w:color="auto"/>
        <w:left w:val="none" w:sz="0" w:space="0" w:color="auto"/>
        <w:bottom w:val="none" w:sz="0" w:space="0" w:color="auto"/>
        <w:right w:val="none" w:sz="0" w:space="0" w:color="auto"/>
      </w:divBdr>
    </w:div>
    <w:div w:id="869875688">
      <w:bodyDiv w:val="1"/>
      <w:marLeft w:val="0"/>
      <w:marRight w:val="0"/>
      <w:marTop w:val="0"/>
      <w:marBottom w:val="0"/>
      <w:divBdr>
        <w:top w:val="none" w:sz="0" w:space="0" w:color="auto"/>
        <w:left w:val="none" w:sz="0" w:space="0" w:color="auto"/>
        <w:bottom w:val="none" w:sz="0" w:space="0" w:color="auto"/>
        <w:right w:val="none" w:sz="0" w:space="0" w:color="auto"/>
      </w:divBdr>
    </w:div>
    <w:div w:id="871528941">
      <w:bodyDiv w:val="1"/>
      <w:marLeft w:val="0"/>
      <w:marRight w:val="0"/>
      <w:marTop w:val="0"/>
      <w:marBottom w:val="0"/>
      <w:divBdr>
        <w:top w:val="none" w:sz="0" w:space="0" w:color="auto"/>
        <w:left w:val="none" w:sz="0" w:space="0" w:color="auto"/>
        <w:bottom w:val="none" w:sz="0" w:space="0" w:color="auto"/>
        <w:right w:val="none" w:sz="0" w:space="0" w:color="auto"/>
      </w:divBdr>
    </w:div>
    <w:div w:id="875000086">
      <w:bodyDiv w:val="1"/>
      <w:marLeft w:val="0"/>
      <w:marRight w:val="0"/>
      <w:marTop w:val="0"/>
      <w:marBottom w:val="0"/>
      <w:divBdr>
        <w:top w:val="none" w:sz="0" w:space="0" w:color="auto"/>
        <w:left w:val="none" w:sz="0" w:space="0" w:color="auto"/>
        <w:bottom w:val="none" w:sz="0" w:space="0" w:color="auto"/>
        <w:right w:val="none" w:sz="0" w:space="0" w:color="auto"/>
      </w:divBdr>
    </w:div>
    <w:div w:id="875579849">
      <w:bodyDiv w:val="1"/>
      <w:marLeft w:val="0"/>
      <w:marRight w:val="0"/>
      <w:marTop w:val="0"/>
      <w:marBottom w:val="0"/>
      <w:divBdr>
        <w:top w:val="none" w:sz="0" w:space="0" w:color="auto"/>
        <w:left w:val="none" w:sz="0" w:space="0" w:color="auto"/>
        <w:bottom w:val="none" w:sz="0" w:space="0" w:color="auto"/>
        <w:right w:val="none" w:sz="0" w:space="0" w:color="auto"/>
      </w:divBdr>
    </w:div>
    <w:div w:id="876968557">
      <w:bodyDiv w:val="1"/>
      <w:marLeft w:val="0"/>
      <w:marRight w:val="0"/>
      <w:marTop w:val="0"/>
      <w:marBottom w:val="0"/>
      <w:divBdr>
        <w:top w:val="none" w:sz="0" w:space="0" w:color="auto"/>
        <w:left w:val="none" w:sz="0" w:space="0" w:color="auto"/>
        <w:bottom w:val="none" w:sz="0" w:space="0" w:color="auto"/>
        <w:right w:val="none" w:sz="0" w:space="0" w:color="auto"/>
      </w:divBdr>
    </w:div>
    <w:div w:id="879633727">
      <w:bodyDiv w:val="1"/>
      <w:marLeft w:val="0"/>
      <w:marRight w:val="0"/>
      <w:marTop w:val="0"/>
      <w:marBottom w:val="0"/>
      <w:divBdr>
        <w:top w:val="none" w:sz="0" w:space="0" w:color="auto"/>
        <w:left w:val="none" w:sz="0" w:space="0" w:color="auto"/>
        <w:bottom w:val="none" w:sz="0" w:space="0" w:color="auto"/>
        <w:right w:val="none" w:sz="0" w:space="0" w:color="auto"/>
      </w:divBdr>
    </w:div>
    <w:div w:id="881482090">
      <w:bodyDiv w:val="1"/>
      <w:marLeft w:val="0"/>
      <w:marRight w:val="0"/>
      <w:marTop w:val="0"/>
      <w:marBottom w:val="0"/>
      <w:divBdr>
        <w:top w:val="none" w:sz="0" w:space="0" w:color="auto"/>
        <w:left w:val="none" w:sz="0" w:space="0" w:color="auto"/>
        <w:bottom w:val="none" w:sz="0" w:space="0" w:color="auto"/>
        <w:right w:val="none" w:sz="0" w:space="0" w:color="auto"/>
      </w:divBdr>
    </w:div>
    <w:div w:id="881943740">
      <w:bodyDiv w:val="1"/>
      <w:marLeft w:val="0"/>
      <w:marRight w:val="0"/>
      <w:marTop w:val="0"/>
      <w:marBottom w:val="0"/>
      <w:divBdr>
        <w:top w:val="none" w:sz="0" w:space="0" w:color="auto"/>
        <w:left w:val="none" w:sz="0" w:space="0" w:color="auto"/>
        <w:bottom w:val="none" w:sz="0" w:space="0" w:color="auto"/>
        <w:right w:val="none" w:sz="0" w:space="0" w:color="auto"/>
      </w:divBdr>
    </w:div>
    <w:div w:id="882984515">
      <w:bodyDiv w:val="1"/>
      <w:marLeft w:val="0"/>
      <w:marRight w:val="0"/>
      <w:marTop w:val="0"/>
      <w:marBottom w:val="0"/>
      <w:divBdr>
        <w:top w:val="none" w:sz="0" w:space="0" w:color="auto"/>
        <w:left w:val="none" w:sz="0" w:space="0" w:color="auto"/>
        <w:bottom w:val="none" w:sz="0" w:space="0" w:color="auto"/>
        <w:right w:val="none" w:sz="0" w:space="0" w:color="auto"/>
      </w:divBdr>
      <w:divsChild>
        <w:div w:id="225577276">
          <w:marLeft w:val="480"/>
          <w:marRight w:val="0"/>
          <w:marTop w:val="0"/>
          <w:marBottom w:val="0"/>
          <w:divBdr>
            <w:top w:val="none" w:sz="0" w:space="0" w:color="auto"/>
            <w:left w:val="none" w:sz="0" w:space="0" w:color="auto"/>
            <w:bottom w:val="none" w:sz="0" w:space="0" w:color="auto"/>
            <w:right w:val="none" w:sz="0" w:space="0" w:color="auto"/>
          </w:divBdr>
        </w:div>
        <w:div w:id="522671145">
          <w:marLeft w:val="480"/>
          <w:marRight w:val="0"/>
          <w:marTop w:val="0"/>
          <w:marBottom w:val="0"/>
          <w:divBdr>
            <w:top w:val="none" w:sz="0" w:space="0" w:color="auto"/>
            <w:left w:val="none" w:sz="0" w:space="0" w:color="auto"/>
            <w:bottom w:val="none" w:sz="0" w:space="0" w:color="auto"/>
            <w:right w:val="none" w:sz="0" w:space="0" w:color="auto"/>
          </w:divBdr>
        </w:div>
        <w:div w:id="801340759">
          <w:marLeft w:val="480"/>
          <w:marRight w:val="0"/>
          <w:marTop w:val="0"/>
          <w:marBottom w:val="0"/>
          <w:divBdr>
            <w:top w:val="none" w:sz="0" w:space="0" w:color="auto"/>
            <w:left w:val="none" w:sz="0" w:space="0" w:color="auto"/>
            <w:bottom w:val="none" w:sz="0" w:space="0" w:color="auto"/>
            <w:right w:val="none" w:sz="0" w:space="0" w:color="auto"/>
          </w:divBdr>
        </w:div>
        <w:div w:id="1082485216">
          <w:marLeft w:val="480"/>
          <w:marRight w:val="0"/>
          <w:marTop w:val="0"/>
          <w:marBottom w:val="0"/>
          <w:divBdr>
            <w:top w:val="none" w:sz="0" w:space="0" w:color="auto"/>
            <w:left w:val="none" w:sz="0" w:space="0" w:color="auto"/>
            <w:bottom w:val="none" w:sz="0" w:space="0" w:color="auto"/>
            <w:right w:val="none" w:sz="0" w:space="0" w:color="auto"/>
          </w:divBdr>
        </w:div>
        <w:div w:id="1101146683">
          <w:marLeft w:val="480"/>
          <w:marRight w:val="0"/>
          <w:marTop w:val="0"/>
          <w:marBottom w:val="0"/>
          <w:divBdr>
            <w:top w:val="none" w:sz="0" w:space="0" w:color="auto"/>
            <w:left w:val="none" w:sz="0" w:space="0" w:color="auto"/>
            <w:bottom w:val="none" w:sz="0" w:space="0" w:color="auto"/>
            <w:right w:val="none" w:sz="0" w:space="0" w:color="auto"/>
          </w:divBdr>
        </w:div>
        <w:div w:id="1402290814">
          <w:marLeft w:val="480"/>
          <w:marRight w:val="0"/>
          <w:marTop w:val="0"/>
          <w:marBottom w:val="0"/>
          <w:divBdr>
            <w:top w:val="none" w:sz="0" w:space="0" w:color="auto"/>
            <w:left w:val="none" w:sz="0" w:space="0" w:color="auto"/>
            <w:bottom w:val="none" w:sz="0" w:space="0" w:color="auto"/>
            <w:right w:val="none" w:sz="0" w:space="0" w:color="auto"/>
          </w:divBdr>
        </w:div>
        <w:div w:id="1511141384">
          <w:marLeft w:val="480"/>
          <w:marRight w:val="0"/>
          <w:marTop w:val="0"/>
          <w:marBottom w:val="0"/>
          <w:divBdr>
            <w:top w:val="none" w:sz="0" w:space="0" w:color="auto"/>
            <w:left w:val="none" w:sz="0" w:space="0" w:color="auto"/>
            <w:bottom w:val="none" w:sz="0" w:space="0" w:color="auto"/>
            <w:right w:val="none" w:sz="0" w:space="0" w:color="auto"/>
          </w:divBdr>
        </w:div>
        <w:div w:id="1731034865">
          <w:marLeft w:val="480"/>
          <w:marRight w:val="0"/>
          <w:marTop w:val="0"/>
          <w:marBottom w:val="0"/>
          <w:divBdr>
            <w:top w:val="none" w:sz="0" w:space="0" w:color="auto"/>
            <w:left w:val="none" w:sz="0" w:space="0" w:color="auto"/>
            <w:bottom w:val="none" w:sz="0" w:space="0" w:color="auto"/>
            <w:right w:val="none" w:sz="0" w:space="0" w:color="auto"/>
          </w:divBdr>
        </w:div>
        <w:div w:id="1803233446">
          <w:marLeft w:val="480"/>
          <w:marRight w:val="0"/>
          <w:marTop w:val="0"/>
          <w:marBottom w:val="0"/>
          <w:divBdr>
            <w:top w:val="none" w:sz="0" w:space="0" w:color="auto"/>
            <w:left w:val="none" w:sz="0" w:space="0" w:color="auto"/>
            <w:bottom w:val="none" w:sz="0" w:space="0" w:color="auto"/>
            <w:right w:val="none" w:sz="0" w:space="0" w:color="auto"/>
          </w:divBdr>
        </w:div>
        <w:div w:id="1971395614">
          <w:marLeft w:val="480"/>
          <w:marRight w:val="0"/>
          <w:marTop w:val="0"/>
          <w:marBottom w:val="0"/>
          <w:divBdr>
            <w:top w:val="none" w:sz="0" w:space="0" w:color="auto"/>
            <w:left w:val="none" w:sz="0" w:space="0" w:color="auto"/>
            <w:bottom w:val="none" w:sz="0" w:space="0" w:color="auto"/>
            <w:right w:val="none" w:sz="0" w:space="0" w:color="auto"/>
          </w:divBdr>
        </w:div>
        <w:div w:id="2048141014">
          <w:marLeft w:val="480"/>
          <w:marRight w:val="0"/>
          <w:marTop w:val="0"/>
          <w:marBottom w:val="0"/>
          <w:divBdr>
            <w:top w:val="none" w:sz="0" w:space="0" w:color="auto"/>
            <w:left w:val="none" w:sz="0" w:space="0" w:color="auto"/>
            <w:bottom w:val="none" w:sz="0" w:space="0" w:color="auto"/>
            <w:right w:val="none" w:sz="0" w:space="0" w:color="auto"/>
          </w:divBdr>
        </w:div>
      </w:divsChild>
    </w:div>
    <w:div w:id="888154878">
      <w:bodyDiv w:val="1"/>
      <w:marLeft w:val="0"/>
      <w:marRight w:val="0"/>
      <w:marTop w:val="0"/>
      <w:marBottom w:val="0"/>
      <w:divBdr>
        <w:top w:val="none" w:sz="0" w:space="0" w:color="auto"/>
        <w:left w:val="none" w:sz="0" w:space="0" w:color="auto"/>
        <w:bottom w:val="none" w:sz="0" w:space="0" w:color="auto"/>
        <w:right w:val="none" w:sz="0" w:space="0" w:color="auto"/>
      </w:divBdr>
    </w:div>
    <w:div w:id="890456845">
      <w:bodyDiv w:val="1"/>
      <w:marLeft w:val="0"/>
      <w:marRight w:val="0"/>
      <w:marTop w:val="0"/>
      <w:marBottom w:val="0"/>
      <w:divBdr>
        <w:top w:val="none" w:sz="0" w:space="0" w:color="auto"/>
        <w:left w:val="none" w:sz="0" w:space="0" w:color="auto"/>
        <w:bottom w:val="none" w:sz="0" w:space="0" w:color="auto"/>
        <w:right w:val="none" w:sz="0" w:space="0" w:color="auto"/>
      </w:divBdr>
    </w:div>
    <w:div w:id="891303869">
      <w:bodyDiv w:val="1"/>
      <w:marLeft w:val="0"/>
      <w:marRight w:val="0"/>
      <w:marTop w:val="0"/>
      <w:marBottom w:val="0"/>
      <w:divBdr>
        <w:top w:val="none" w:sz="0" w:space="0" w:color="auto"/>
        <w:left w:val="none" w:sz="0" w:space="0" w:color="auto"/>
        <w:bottom w:val="none" w:sz="0" w:space="0" w:color="auto"/>
        <w:right w:val="none" w:sz="0" w:space="0" w:color="auto"/>
      </w:divBdr>
    </w:div>
    <w:div w:id="891648111">
      <w:bodyDiv w:val="1"/>
      <w:marLeft w:val="0"/>
      <w:marRight w:val="0"/>
      <w:marTop w:val="0"/>
      <w:marBottom w:val="0"/>
      <w:divBdr>
        <w:top w:val="none" w:sz="0" w:space="0" w:color="auto"/>
        <w:left w:val="none" w:sz="0" w:space="0" w:color="auto"/>
        <w:bottom w:val="none" w:sz="0" w:space="0" w:color="auto"/>
        <w:right w:val="none" w:sz="0" w:space="0" w:color="auto"/>
      </w:divBdr>
    </w:div>
    <w:div w:id="897478756">
      <w:bodyDiv w:val="1"/>
      <w:marLeft w:val="0"/>
      <w:marRight w:val="0"/>
      <w:marTop w:val="0"/>
      <w:marBottom w:val="0"/>
      <w:divBdr>
        <w:top w:val="none" w:sz="0" w:space="0" w:color="auto"/>
        <w:left w:val="none" w:sz="0" w:space="0" w:color="auto"/>
        <w:bottom w:val="none" w:sz="0" w:space="0" w:color="auto"/>
        <w:right w:val="none" w:sz="0" w:space="0" w:color="auto"/>
      </w:divBdr>
    </w:div>
    <w:div w:id="900939787">
      <w:bodyDiv w:val="1"/>
      <w:marLeft w:val="0"/>
      <w:marRight w:val="0"/>
      <w:marTop w:val="0"/>
      <w:marBottom w:val="0"/>
      <w:divBdr>
        <w:top w:val="none" w:sz="0" w:space="0" w:color="auto"/>
        <w:left w:val="none" w:sz="0" w:space="0" w:color="auto"/>
        <w:bottom w:val="none" w:sz="0" w:space="0" w:color="auto"/>
        <w:right w:val="none" w:sz="0" w:space="0" w:color="auto"/>
      </w:divBdr>
    </w:div>
    <w:div w:id="904530919">
      <w:bodyDiv w:val="1"/>
      <w:marLeft w:val="0"/>
      <w:marRight w:val="0"/>
      <w:marTop w:val="0"/>
      <w:marBottom w:val="0"/>
      <w:divBdr>
        <w:top w:val="none" w:sz="0" w:space="0" w:color="auto"/>
        <w:left w:val="none" w:sz="0" w:space="0" w:color="auto"/>
        <w:bottom w:val="none" w:sz="0" w:space="0" w:color="auto"/>
        <w:right w:val="none" w:sz="0" w:space="0" w:color="auto"/>
      </w:divBdr>
      <w:divsChild>
        <w:div w:id="114174986">
          <w:marLeft w:val="480"/>
          <w:marRight w:val="0"/>
          <w:marTop w:val="0"/>
          <w:marBottom w:val="0"/>
          <w:divBdr>
            <w:top w:val="none" w:sz="0" w:space="0" w:color="auto"/>
            <w:left w:val="none" w:sz="0" w:space="0" w:color="auto"/>
            <w:bottom w:val="none" w:sz="0" w:space="0" w:color="auto"/>
            <w:right w:val="none" w:sz="0" w:space="0" w:color="auto"/>
          </w:divBdr>
        </w:div>
        <w:div w:id="149911938">
          <w:marLeft w:val="480"/>
          <w:marRight w:val="0"/>
          <w:marTop w:val="0"/>
          <w:marBottom w:val="0"/>
          <w:divBdr>
            <w:top w:val="none" w:sz="0" w:space="0" w:color="auto"/>
            <w:left w:val="none" w:sz="0" w:space="0" w:color="auto"/>
            <w:bottom w:val="none" w:sz="0" w:space="0" w:color="auto"/>
            <w:right w:val="none" w:sz="0" w:space="0" w:color="auto"/>
          </w:divBdr>
        </w:div>
        <w:div w:id="247423870">
          <w:marLeft w:val="480"/>
          <w:marRight w:val="0"/>
          <w:marTop w:val="0"/>
          <w:marBottom w:val="0"/>
          <w:divBdr>
            <w:top w:val="none" w:sz="0" w:space="0" w:color="auto"/>
            <w:left w:val="none" w:sz="0" w:space="0" w:color="auto"/>
            <w:bottom w:val="none" w:sz="0" w:space="0" w:color="auto"/>
            <w:right w:val="none" w:sz="0" w:space="0" w:color="auto"/>
          </w:divBdr>
        </w:div>
        <w:div w:id="261845857">
          <w:marLeft w:val="480"/>
          <w:marRight w:val="0"/>
          <w:marTop w:val="0"/>
          <w:marBottom w:val="0"/>
          <w:divBdr>
            <w:top w:val="none" w:sz="0" w:space="0" w:color="auto"/>
            <w:left w:val="none" w:sz="0" w:space="0" w:color="auto"/>
            <w:bottom w:val="none" w:sz="0" w:space="0" w:color="auto"/>
            <w:right w:val="none" w:sz="0" w:space="0" w:color="auto"/>
          </w:divBdr>
        </w:div>
        <w:div w:id="263735587">
          <w:marLeft w:val="480"/>
          <w:marRight w:val="0"/>
          <w:marTop w:val="0"/>
          <w:marBottom w:val="0"/>
          <w:divBdr>
            <w:top w:val="none" w:sz="0" w:space="0" w:color="auto"/>
            <w:left w:val="none" w:sz="0" w:space="0" w:color="auto"/>
            <w:bottom w:val="none" w:sz="0" w:space="0" w:color="auto"/>
            <w:right w:val="none" w:sz="0" w:space="0" w:color="auto"/>
          </w:divBdr>
        </w:div>
        <w:div w:id="384378126">
          <w:marLeft w:val="480"/>
          <w:marRight w:val="0"/>
          <w:marTop w:val="0"/>
          <w:marBottom w:val="0"/>
          <w:divBdr>
            <w:top w:val="none" w:sz="0" w:space="0" w:color="auto"/>
            <w:left w:val="none" w:sz="0" w:space="0" w:color="auto"/>
            <w:bottom w:val="none" w:sz="0" w:space="0" w:color="auto"/>
            <w:right w:val="none" w:sz="0" w:space="0" w:color="auto"/>
          </w:divBdr>
        </w:div>
        <w:div w:id="384454789">
          <w:marLeft w:val="480"/>
          <w:marRight w:val="0"/>
          <w:marTop w:val="0"/>
          <w:marBottom w:val="0"/>
          <w:divBdr>
            <w:top w:val="none" w:sz="0" w:space="0" w:color="auto"/>
            <w:left w:val="none" w:sz="0" w:space="0" w:color="auto"/>
            <w:bottom w:val="none" w:sz="0" w:space="0" w:color="auto"/>
            <w:right w:val="none" w:sz="0" w:space="0" w:color="auto"/>
          </w:divBdr>
        </w:div>
        <w:div w:id="603727317">
          <w:marLeft w:val="480"/>
          <w:marRight w:val="0"/>
          <w:marTop w:val="0"/>
          <w:marBottom w:val="0"/>
          <w:divBdr>
            <w:top w:val="none" w:sz="0" w:space="0" w:color="auto"/>
            <w:left w:val="none" w:sz="0" w:space="0" w:color="auto"/>
            <w:bottom w:val="none" w:sz="0" w:space="0" w:color="auto"/>
            <w:right w:val="none" w:sz="0" w:space="0" w:color="auto"/>
          </w:divBdr>
        </w:div>
        <w:div w:id="604536009">
          <w:marLeft w:val="480"/>
          <w:marRight w:val="0"/>
          <w:marTop w:val="0"/>
          <w:marBottom w:val="0"/>
          <w:divBdr>
            <w:top w:val="none" w:sz="0" w:space="0" w:color="auto"/>
            <w:left w:val="none" w:sz="0" w:space="0" w:color="auto"/>
            <w:bottom w:val="none" w:sz="0" w:space="0" w:color="auto"/>
            <w:right w:val="none" w:sz="0" w:space="0" w:color="auto"/>
          </w:divBdr>
        </w:div>
        <w:div w:id="815802454">
          <w:marLeft w:val="480"/>
          <w:marRight w:val="0"/>
          <w:marTop w:val="0"/>
          <w:marBottom w:val="0"/>
          <w:divBdr>
            <w:top w:val="none" w:sz="0" w:space="0" w:color="auto"/>
            <w:left w:val="none" w:sz="0" w:space="0" w:color="auto"/>
            <w:bottom w:val="none" w:sz="0" w:space="0" w:color="auto"/>
            <w:right w:val="none" w:sz="0" w:space="0" w:color="auto"/>
          </w:divBdr>
        </w:div>
        <w:div w:id="1011832368">
          <w:marLeft w:val="480"/>
          <w:marRight w:val="0"/>
          <w:marTop w:val="0"/>
          <w:marBottom w:val="0"/>
          <w:divBdr>
            <w:top w:val="none" w:sz="0" w:space="0" w:color="auto"/>
            <w:left w:val="none" w:sz="0" w:space="0" w:color="auto"/>
            <w:bottom w:val="none" w:sz="0" w:space="0" w:color="auto"/>
            <w:right w:val="none" w:sz="0" w:space="0" w:color="auto"/>
          </w:divBdr>
        </w:div>
        <w:div w:id="1032917305">
          <w:marLeft w:val="480"/>
          <w:marRight w:val="0"/>
          <w:marTop w:val="0"/>
          <w:marBottom w:val="0"/>
          <w:divBdr>
            <w:top w:val="none" w:sz="0" w:space="0" w:color="auto"/>
            <w:left w:val="none" w:sz="0" w:space="0" w:color="auto"/>
            <w:bottom w:val="none" w:sz="0" w:space="0" w:color="auto"/>
            <w:right w:val="none" w:sz="0" w:space="0" w:color="auto"/>
          </w:divBdr>
        </w:div>
        <w:div w:id="1162701561">
          <w:marLeft w:val="480"/>
          <w:marRight w:val="0"/>
          <w:marTop w:val="0"/>
          <w:marBottom w:val="0"/>
          <w:divBdr>
            <w:top w:val="none" w:sz="0" w:space="0" w:color="auto"/>
            <w:left w:val="none" w:sz="0" w:space="0" w:color="auto"/>
            <w:bottom w:val="none" w:sz="0" w:space="0" w:color="auto"/>
            <w:right w:val="none" w:sz="0" w:space="0" w:color="auto"/>
          </w:divBdr>
        </w:div>
        <w:div w:id="1512448831">
          <w:marLeft w:val="480"/>
          <w:marRight w:val="0"/>
          <w:marTop w:val="0"/>
          <w:marBottom w:val="0"/>
          <w:divBdr>
            <w:top w:val="none" w:sz="0" w:space="0" w:color="auto"/>
            <w:left w:val="none" w:sz="0" w:space="0" w:color="auto"/>
            <w:bottom w:val="none" w:sz="0" w:space="0" w:color="auto"/>
            <w:right w:val="none" w:sz="0" w:space="0" w:color="auto"/>
          </w:divBdr>
        </w:div>
        <w:div w:id="1527601346">
          <w:marLeft w:val="480"/>
          <w:marRight w:val="0"/>
          <w:marTop w:val="0"/>
          <w:marBottom w:val="0"/>
          <w:divBdr>
            <w:top w:val="none" w:sz="0" w:space="0" w:color="auto"/>
            <w:left w:val="none" w:sz="0" w:space="0" w:color="auto"/>
            <w:bottom w:val="none" w:sz="0" w:space="0" w:color="auto"/>
            <w:right w:val="none" w:sz="0" w:space="0" w:color="auto"/>
          </w:divBdr>
        </w:div>
        <w:div w:id="1538590217">
          <w:marLeft w:val="480"/>
          <w:marRight w:val="0"/>
          <w:marTop w:val="0"/>
          <w:marBottom w:val="0"/>
          <w:divBdr>
            <w:top w:val="none" w:sz="0" w:space="0" w:color="auto"/>
            <w:left w:val="none" w:sz="0" w:space="0" w:color="auto"/>
            <w:bottom w:val="none" w:sz="0" w:space="0" w:color="auto"/>
            <w:right w:val="none" w:sz="0" w:space="0" w:color="auto"/>
          </w:divBdr>
        </w:div>
        <w:div w:id="1812479051">
          <w:marLeft w:val="480"/>
          <w:marRight w:val="0"/>
          <w:marTop w:val="0"/>
          <w:marBottom w:val="0"/>
          <w:divBdr>
            <w:top w:val="none" w:sz="0" w:space="0" w:color="auto"/>
            <w:left w:val="none" w:sz="0" w:space="0" w:color="auto"/>
            <w:bottom w:val="none" w:sz="0" w:space="0" w:color="auto"/>
            <w:right w:val="none" w:sz="0" w:space="0" w:color="auto"/>
          </w:divBdr>
        </w:div>
        <w:div w:id="1834177551">
          <w:marLeft w:val="480"/>
          <w:marRight w:val="0"/>
          <w:marTop w:val="0"/>
          <w:marBottom w:val="0"/>
          <w:divBdr>
            <w:top w:val="none" w:sz="0" w:space="0" w:color="auto"/>
            <w:left w:val="none" w:sz="0" w:space="0" w:color="auto"/>
            <w:bottom w:val="none" w:sz="0" w:space="0" w:color="auto"/>
            <w:right w:val="none" w:sz="0" w:space="0" w:color="auto"/>
          </w:divBdr>
        </w:div>
        <w:div w:id="1838764413">
          <w:marLeft w:val="480"/>
          <w:marRight w:val="0"/>
          <w:marTop w:val="0"/>
          <w:marBottom w:val="0"/>
          <w:divBdr>
            <w:top w:val="none" w:sz="0" w:space="0" w:color="auto"/>
            <w:left w:val="none" w:sz="0" w:space="0" w:color="auto"/>
            <w:bottom w:val="none" w:sz="0" w:space="0" w:color="auto"/>
            <w:right w:val="none" w:sz="0" w:space="0" w:color="auto"/>
          </w:divBdr>
        </w:div>
        <w:div w:id="1922637384">
          <w:marLeft w:val="480"/>
          <w:marRight w:val="0"/>
          <w:marTop w:val="0"/>
          <w:marBottom w:val="0"/>
          <w:divBdr>
            <w:top w:val="none" w:sz="0" w:space="0" w:color="auto"/>
            <w:left w:val="none" w:sz="0" w:space="0" w:color="auto"/>
            <w:bottom w:val="none" w:sz="0" w:space="0" w:color="auto"/>
            <w:right w:val="none" w:sz="0" w:space="0" w:color="auto"/>
          </w:divBdr>
        </w:div>
        <w:div w:id="1939677100">
          <w:marLeft w:val="480"/>
          <w:marRight w:val="0"/>
          <w:marTop w:val="0"/>
          <w:marBottom w:val="0"/>
          <w:divBdr>
            <w:top w:val="none" w:sz="0" w:space="0" w:color="auto"/>
            <w:left w:val="none" w:sz="0" w:space="0" w:color="auto"/>
            <w:bottom w:val="none" w:sz="0" w:space="0" w:color="auto"/>
            <w:right w:val="none" w:sz="0" w:space="0" w:color="auto"/>
          </w:divBdr>
        </w:div>
        <w:div w:id="1982618132">
          <w:marLeft w:val="480"/>
          <w:marRight w:val="0"/>
          <w:marTop w:val="0"/>
          <w:marBottom w:val="0"/>
          <w:divBdr>
            <w:top w:val="none" w:sz="0" w:space="0" w:color="auto"/>
            <w:left w:val="none" w:sz="0" w:space="0" w:color="auto"/>
            <w:bottom w:val="none" w:sz="0" w:space="0" w:color="auto"/>
            <w:right w:val="none" w:sz="0" w:space="0" w:color="auto"/>
          </w:divBdr>
        </w:div>
      </w:divsChild>
    </w:div>
    <w:div w:id="906498197">
      <w:bodyDiv w:val="1"/>
      <w:marLeft w:val="0"/>
      <w:marRight w:val="0"/>
      <w:marTop w:val="0"/>
      <w:marBottom w:val="0"/>
      <w:divBdr>
        <w:top w:val="none" w:sz="0" w:space="0" w:color="auto"/>
        <w:left w:val="none" w:sz="0" w:space="0" w:color="auto"/>
        <w:bottom w:val="none" w:sz="0" w:space="0" w:color="auto"/>
        <w:right w:val="none" w:sz="0" w:space="0" w:color="auto"/>
      </w:divBdr>
    </w:div>
    <w:div w:id="910699198">
      <w:bodyDiv w:val="1"/>
      <w:marLeft w:val="0"/>
      <w:marRight w:val="0"/>
      <w:marTop w:val="0"/>
      <w:marBottom w:val="0"/>
      <w:divBdr>
        <w:top w:val="none" w:sz="0" w:space="0" w:color="auto"/>
        <w:left w:val="none" w:sz="0" w:space="0" w:color="auto"/>
        <w:bottom w:val="none" w:sz="0" w:space="0" w:color="auto"/>
        <w:right w:val="none" w:sz="0" w:space="0" w:color="auto"/>
      </w:divBdr>
    </w:div>
    <w:div w:id="912737028">
      <w:bodyDiv w:val="1"/>
      <w:marLeft w:val="0"/>
      <w:marRight w:val="0"/>
      <w:marTop w:val="0"/>
      <w:marBottom w:val="0"/>
      <w:divBdr>
        <w:top w:val="none" w:sz="0" w:space="0" w:color="auto"/>
        <w:left w:val="none" w:sz="0" w:space="0" w:color="auto"/>
        <w:bottom w:val="none" w:sz="0" w:space="0" w:color="auto"/>
        <w:right w:val="none" w:sz="0" w:space="0" w:color="auto"/>
      </w:divBdr>
    </w:div>
    <w:div w:id="922032498">
      <w:bodyDiv w:val="1"/>
      <w:marLeft w:val="0"/>
      <w:marRight w:val="0"/>
      <w:marTop w:val="0"/>
      <w:marBottom w:val="0"/>
      <w:divBdr>
        <w:top w:val="none" w:sz="0" w:space="0" w:color="auto"/>
        <w:left w:val="none" w:sz="0" w:space="0" w:color="auto"/>
        <w:bottom w:val="none" w:sz="0" w:space="0" w:color="auto"/>
        <w:right w:val="none" w:sz="0" w:space="0" w:color="auto"/>
      </w:divBdr>
    </w:div>
    <w:div w:id="923298789">
      <w:bodyDiv w:val="1"/>
      <w:marLeft w:val="0"/>
      <w:marRight w:val="0"/>
      <w:marTop w:val="0"/>
      <w:marBottom w:val="0"/>
      <w:divBdr>
        <w:top w:val="none" w:sz="0" w:space="0" w:color="auto"/>
        <w:left w:val="none" w:sz="0" w:space="0" w:color="auto"/>
        <w:bottom w:val="none" w:sz="0" w:space="0" w:color="auto"/>
        <w:right w:val="none" w:sz="0" w:space="0" w:color="auto"/>
      </w:divBdr>
      <w:divsChild>
        <w:div w:id="10910646">
          <w:marLeft w:val="480"/>
          <w:marRight w:val="0"/>
          <w:marTop w:val="0"/>
          <w:marBottom w:val="0"/>
          <w:divBdr>
            <w:top w:val="none" w:sz="0" w:space="0" w:color="auto"/>
            <w:left w:val="none" w:sz="0" w:space="0" w:color="auto"/>
            <w:bottom w:val="none" w:sz="0" w:space="0" w:color="auto"/>
            <w:right w:val="none" w:sz="0" w:space="0" w:color="auto"/>
          </w:divBdr>
        </w:div>
        <w:div w:id="15081858">
          <w:marLeft w:val="480"/>
          <w:marRight w:val="0"/>
          <w:marTop w:val="0"/>
          <w:marBottom w:val="0"/>
          <w:divBdr>
            <w:top w:val="none" w:sz="0" w:space="0" w:color="auto"/>
            <w:left w:val="none" w:sz="0" w:space="0" w:color="auto"/>
            <w:bottom w:val="none" w:sz="0" w:space="0" w:color="auto"/>
            <w:right w:val="none" w:sz="0" w:space="0" w:color="auto"/>
          </w:divBdr>
        </w:div>
        <w:div w:id="50883436">
          <w:marLeft w:val="480"/>
          <w:marRight w:val="0"/>
          <w:marTop w:val="0"/>
          <w:marBottom w:val="0"/>
          <w:divBdr>
            <w:top w:val="none" w:sz="0" w:space="0" w:color="auto"/>
            <w:left w:val="none" w:sz="0" w:space="0" w:color="auto"/>
            <w:bottom w:val="none" w:sz="0" w:space="0" w:color="auto"/>
            <w:right w:val="none" w:sz="0" w:space="0" w:color="auto"/>
          </w:divBdr>
        </w:div>
        <w:div w:id="93326888">
          <w:marLeft w:val="480"/>
          <w:marRight w:val="0"/>
          <w:marTop w:val="0"/>
          <w:marBottom w:val="0"/>
          <w:divBdr>
            <w:top w:val="none" w:sz="0" w:space="0" w:color="auto"/>
            <w:left w:val="none" w:sz="0" w:space="0" w:color="auto"/>
            <w:bottom w:val="none" w:sz="0" w:space="0" w:color="auto"/>
            <w:right w:val="none" w:sz="0" w:space="0" w:color="auto"/>
          </w:divBdr>
        </w:div>
        <w:div w:id="204567860">
          <w:marLeft w:val="480"/>
          <w:marRight w:val="0"/>
          <w:marTop w:val="0"/>
          <w:marBottom w:val="0"/>
          <w:divBdr>
            <w:top w:val="none" w:sz="0" w:space="0" w:color="auto"/>
            <w:left w:val="none" w:sz="0" w:space="0" w:color="auto"/>
            <w:bottom w:val="none" w:sz="0" w:space="0" w:color="auto"/>
            <w:right w:val="none" w:sz="0" w:space="0" w:color="auto"/>
          </w:divBdr>
        </w:div>
        <w:div w:id="212887484">
          <w:marLeft w:val="480"/>
          <w:marRight w:val="0"/>
          <w:marTop w:val="0"/>
          <w:marBottom w:val="0"/>
          <w:divBdr>
            <w:top w:val="none" w:sz="0" w:space="0" w:color="auto"/>
            <w:left w:val="none" w:sz="0" w:space="0" w:color="auto"/>
            <w:bottom w:val="none" w:sz="0" w:space="0" w:color="auto"/>
            <w:right w:val="none" w:sz="0" w:space="0" w:color="auto"/>
          </w:divBdr>
        </w:div>
        <w:div w:id="225190961">
          <w:marLeft w:val="480"/>
          <w:marRight w:val="0"/>
          <w:marTop w:val="0"/>
          <w:marBottom w:val="0"/>
          <w:divBdr>
            <w:top w:val="none" w:sz="0" w:space="0" w:color="auto"/>
            <w:left w:val="none" w:sz="0" w:space="0" w:color="auto"/>
            <w:bottom w:val="none" w:sz="0" w:space="0" w:color="auto"/>
            <w:right w:val="none" w:sz="0" w:space="0" w:color="auto"/>
          </w:divBdr>
        </w:div>
        <w:div w:id="226572659">
          <w:marLeft w:val="480"/>
          <w:marRight w:val="0"/>
          <w:marTop w:val="0"/>
          <w:marBottom w:val="0"/>
          <w:divBdr>
            <w:top w:val="none" w:sz="0" w:space="0" w:color="auto"/>
            <w:left w:val="none" w:sz="0" w:space="0" w:color="auto"/>
            <w:bottom w:val="none" w:sz="0" w:space="0" w:color="auto"/>
            <w:right w:val="none" w:sz="0" w:space="0" w:color="auto"/>
          </w:divBdr>
        </w:div>
        <w:div w:id="274487944">
          <w:marLeft w:val="480"/>
          <w:marRight w:val="0"/>
          <w:marTop w:val="0"/>
          <w:marBottom w:val="0"/>
          <w:divBdr>
            <w:top w:val="none" w:sz="0" w:space="0" w:color="auto"/>
            <w:left w:val="none" w:sz="0" w:space="0" w:color="auto"/>
            <w:bottom w:val="none" w:sz="0" w:space="0" w:color="auto"/>
            <w:right w:val="none" w:sz="0" w:space="0" w:color="auto"/>
          </w:divBdr>
        </w:div>
        <w:div w:id="307129253">
          <w:marLeft w:val="480"/>
          <w:marRight w:val="0"/>
          <w:marTop w:val="0"/>
          <w:marBottom w:val="0"/>
          <w:divBdr>
            <w:top w:val="none" w:sz="0" w:space="0" w:color="auto"/>
            <w:left w:val="none" w:sz="0" w:space="0" w:color="auto"/>
            <w:bottom w:val="none" w:sz="0" w:space="0" w:color="auto"/>
            <w:right w:val="none" w:sz="0" w:space="0" w:color="auto"/>
          </w:divBdr>
        </w:div>
        <w:div w:id="311952167">
          <w:marLeft w:val="480"/>
          <w:marRight w:val="0"/>
          <w:marTop w:val="0"/>
          <w:marBottom w:val="0"/>
          <w:divBdr>
            <w:top w:val="none" w:sz="0" w:space="0" w:color="auto"/>
            <w:left w:val="none" w:sz="0" w:space="0" w:color="auto"/>
            <w:bottom w:val="none" w:sz="0" w:space="0" w:color="auto"/>
            <w:right w:val="none" w:sz="0" w:space="0" w:color="auto"/>
          </w:divBdr>
        </w:div>
        <w:div w:id="342242589">
          <w:marLeft w:val="480"/>
          <w:marRight w:val="0"/>
          <w:marTop w:val="0"/>
          <w:marBottom w:val="0"/>
          <w:divBdr>
            <w:top w:val="none" w:sz="0" w:space="0" w:color="auto"/>
            <w:left w:val="none" w:sz="0" w:space="0" w:color="auto"/>
            <w:bottom w:val="none" w:sz="0" w:space="0" w:color="auto"/>
            <w:right w:val="none" w:sz="0" w:space="0" w:color="auto"/>
          </w:divBdr>
        </w:div>
        <w:div w:id="478426380">
          <w:marLeft w:val="480"/>
          <w:marRight w:val="0"/>
          <w:marTop w:val="0"/>
          <w:marBottom w:val="0"/>
          <w:divBdr>
            <w:top w:val="none" w:sz="0" w:space="0" w:color="auto"/>
            <w:left w:val="none" w:sz="0" w:space="0" w:color="auto"/>
            <w:bottom w:val="none" w:sz="0" w:space="0" w:color="auto"/>
            <w:right w:val="none" w:sz="0" w:space="0" w:color="auto"/>
          </w:divBdr>
        </w:div>
        <w:div w:id="484980353">
          <w:marLeft w:val="480"/>
          <w:marRight w:val="0"/>
          <w:marTop w:val="0"/>
          <w:marBottom w:val="0"/>
          <w:divBdr>
            <w:top w:val="none" w:sz="0" w:space="0" w:color="auto"/>
            <w:left w:val="none" w:sz="0" w:space="0" w:color="auto"/>
            <w:bottom w:val="none" w:sz="0" w:space="0" w:color="auto"/>
            <w:right w:val="none" w:sz="0" w:space="0" w:color="auto"/>
          </w:divBdr>
        </w:div>
        <w:div w:id="484980712">
          <w:marLeft w:val="480"/>
          <w:marRight w:val="0"/>
          <w:marTop w:val="0"/>
          <w:marBottom w:val="0"/>
          <w:divBdr>
            <w:top w:val="none" w:sz="0" w:space="0" w:color="auto"/>
            <w:left w:val="none" w:sz="0" w:space="0" w:color="auto"/>
            <w:bottom w:val="none" w:sz="0" w:space="0" w:color="auto"/>
            <w:right w:val="none" w:sz="0" w:space="0" w:color="auto"/>
          </w:divBdr>
        </w:div>
        <w:div w:id="518471913">
          <w:marLeft w:val="480"/>
          <w:marRight w:val="0"/>
          <w:marTop w:val="0"/>
          <w:marBottom w:val="0"/>
          <w:divBdr>
            <w:top w:val="none" w:sz="0" w:space="0" w:color="auto"/>
            <w:left w:val="none" w:sz="0" w:space="0" w:color="auto"/>
            <w:bottom w:val="none" w:sz="0" w:space="0" w:color="auto"/>
            <w:right w:val="none" w:sz="0" w:space="0" w:color="auto"/>
          </w:divBdr>
        </w:div>
        <w:div w:id="529874549">
          <w:marLeft w:val="480"/>
          <w:marRight w:val="0"/>
          <w:marTop w:val="0"/>
          <w:marBottom w:val="0"/>
          <w:divBdr>
            <w:top w:val="none" w:sz="0" w:space="0" w:color="auto"/>
            <w:left w:val="none" w:sz="0" w:space="0" w:color="auto"/>
            <w:bottom w:val="none" w:sz="0" w:space="0" w:color="auto"/>
            <w:right w:val="none" w:sz="0" w:space="0" w:color="auto"/>
          </w:divBdr>
        </w:div>
        <w:div w:id="690910740">
          <w:marLeft w:val="480"/>
          <w:marRight w:val="0"/>
          <w:marTop w:val="0"/>
          <w:marBottom w:val="0"/>
          <w:divBdr>
            <w:top w:val="none" w:sz="0" w:space="0" w:color="auto"/>
            <w:left w:val="none" w:sz="0" w:space="0" w:color="auto"/>
            <w:bottom w:val="none" w:sz="0" w:space="0" w:color="auto"/>
            <w:right w:val="none" w:sz="0" w:space="0" w:color="auto"/>
          </w:divBdr>
        </w:div>
        <w:div w:id="745492973">
          <w:marLeft w:val="480"/>
          <w:marRight w:val="0"/>
          <w:marTop w:val="0"/>
          <w:marBottom w:val="0"/>
          <w:divBdr>
            <w:top w:val="none" w:sz="0" w:space="0" w:color="auto"/>
            <w:left w:val="none" w:sz="0" w:space="0" w:color="auto"/>
            <w:bottom w:val="none" w:sz="0" w:space="0" w:color="auto"/>
            <w:right w:val="none" w:sz="0" w:space="0" w:color="auto"/>
          </w:divBdr>
        </w:div>
        <w:div w:id="783693480">
          <w:marLeft w:val="480"/>
          <w:marRight w:val="0"/>
          <w:marTop w:val="0"/>
          <w:marBottom w:val="0"/>
          <w:divBdr>
            <w:top w:val="none" w:sz="0" w:space="0" w:color="auto"/>
            <w:left w:val="none" w:sz="0" w:space="0" w:color="auto"/>
            <w:bottom w:val="none" w:sz="0" w:space="0" w:color="auto"/>
            <w:right w:val="none" w:sz="0" w:space="0" w:color="auto"/>
          </w:divBdr>
        </w:div>
        <w:div w:id="870145790">
          <w:marLeft w:val="480"/>
          <w:marRight w:val="0"/>
          <w:marTop w:val="0"/>
          <w:marBottom w:val="0"/>
          <w:divBdr>
            <w:top w:val="none" w:sz="0" w:space="0" w:color="auto"/>
            <w:left w:val="none" w:sz="0" w:space="0" w:color="auto"/>
            <w:bottom w:val="none" w:sz="0" w:space="0" w:color="auto"/>
            <w:right w:val="none" w:sz="0" w:space="0" w:color="auto"/>
          </w:divBdr>
        </w:div>
        <w:div w:id="884440354">
          <w:marLeft w:val="480"/>
          <w:marRight w:val="0"/>
          <w:marTop w:val="0"/>
          <w:marBottom w:val="0"/>
          <w:divBdr>
            <w:top w:val="none" w:sz="0" w:space="0" w:color="auto"/>
            <w:left w:val="none" w:sz="0" w:space="0" w:color="auto"/>
            <w:bottom w:val="none" w:sz="0" w:space="0" w:color="auto"/>
            <w:right w:val="none" w:sz="0" w:space="0" w:color="auto"/>
          </w:divBdr>
        </w:div>
        <w:div w:id="926575304">
          <w:marLeft w:val="480"/>
          <w:marRight w:val="0"/>
          <w:marTop w:val="0"/>
          <w:marBottom w:val="0"/>
          <w:divBdr>
            <w:top w:val="none" w:sz="0" w:space="0" w:color="auto"/>
            <w:left w:val="none" w:sz="0" w:space="0" w:color="auto"/>
            <w:bottom w:val="none" w:sz="0" w:space="0" w:color="auto"/>
            <w:right w:val="none" w:sz="0" w:space="0" w:color="auto"/>
          </w:divBdr>
        </w:div>
        <w:div w:id="961040075">
          <w:marLeft w:val="480"/>
          <w:marRight w:val="0"/>
          <w:marTop w:val="0"/>
          <w:marBottom w:val="0"/>
          <w:divBdr>
            <w:top w:val="none" w:sz="0" w:space="0" w:color="auto"/>
            <w:left w:val="none" w:sz="0" w:space="0" w:color="auto"/>
            <w:bottom w:val="none" w:sz="0" w:space="0" w:color="auto"/>
            <w:right w:val="none" w:sz="0" w:space="0" w:color="auto"/>
          </w:divBdr>
        </w:div>
        <w:div w:id="1005399927">
          <w:marLeft w:val="480"/>
          <w:marRight w:val="0"/>
          <w:marTop w:val="0"/>
          <w:marBottom w:val="0"/>
          <w:divBdr>
            <w:top w:val="none" w:sz="0" w:space="0" w:color="auto"/>
            <w:left w:val="none" w:sz="0" w:space="0" w:color="auto"/>
            <w:bottom w:val="none" w:sz="0" w:space="0" w:color="auto"/>
            <w:right w:val="none" w:sz="0" w:space="0" w:color="auto"/>
          </w:divBdr>
        </w:div>
        <w:div w:id="1056587052">
          <w:marLeft w:val="480"/>
          <w:marRight w:val="0"/>
          <w:marTop w:val="0"/>
          <w:marBottom w:val="0"/>
          <w:divBdr>
            <w:top w:val="none" w:sz="0" w:space="0" w:color="auto"/>
            <w:left w:val="none" w:sz="0" w:space="0" w:color="auto"/>
            <w:bottom w:val="none" w:sz="0" w:space="0" w:color="auto"/>
            <w:right w:val="none" w:sz="0" w:space="0" w:color="auto"/>
          </w:divBdr>
        </w:div>
        <w:div w:id="1106655467">
          <w:marLeft w:val="480"/>
          <w:marRight w:val="0"/>
          <w:marTop w:val="0"/>
          <w:marBottom w:val="0"/>
          <w:divBdr>
            <w:top w:val="none" w:sz="0" w:space="0" w:color="auto"/>
            <w:left w:val="none" w:sz="0" w:space="0" w:color="auto"/>
            <w:bottom w:val="none" w:sz="0" w:space="0" w:color="auto"/>
            <w:right w:val="none" w:sz="0" w:space="0" w:color="auto"/>
          </w:divBdr>
        </w:div>
        <w:div w:id="1280527825">
          <w:marLeft w:val="480"/>
          <w:marRight w:val="0"/>
          <w:marTop w:val="0"/>
          <w:marBottom w:val="0"/>
          <w:divBdr>
            <w:top w:val="none" w:sz="0" w:space="0" w:color="auto"/>
            <w:left w:val="none" w:sz="0" w:space="0" w:color="auto"/>
            <w:bottom w:val="none" w:sz="0" w:space="0" w:color="auto"/>
            <w:right w:val="none" w:sz="0" w:space="0" w:color="auto"/>
          </w:divBdr>
        </w:div>
        <w:div w:id="1287585927">
          <w:marLeft w:val="480"/>
          <w:marRight w:val="0"/>
          <w:marTop w:val="0"/>
          <w:marBottom w:val="0"/>
          <w:divBdr>
            <w:top w:val="none" w:sz="0" w:space="0" w:color="auto"/>
            <w:left w:val="none" w:sz="0" w:space="0" w:color="auto"/>
            <w:bottom w:val="none" w:sz="0" w:space="0" w:color="auto"/>
            <w:right w:val="none" w:sz="0" w:space="0" w:color="auto"/>
          </w:divBdr>
        </w:div>
        <w:div w:id="1318076833">
          <w:marLeft w:val="480"/>
          <w:marRight w:val="0"/>
          <w:marTop w:val="0"/>
          <w:marBottom w:val="0"/>
          <w:divBdr>
            <w:top w:val="none" w:sz="0" w:space="0" w:color="auto"/>
            <w:left w:val="none" w:sz="0" w:space="0" w:color="auto"/>
            <w:bottom w:val="none" w:sz="0" w:space="0" w:color="auto"/>
            <w:right w:val="none" w:sz="0" w:space="0" w:color="auto"/>
          </w:divBdr>
        </w:div>
        <w:div w:id="1348751215">
          <w:marLeft w:val="480"/>
          <w:marRight w:val="0"/>
          <w:marTop w:val="0"/>
          <w:marBottom w:val="0"/>
          <w:divBdr>
            <w:top w:val="none" w:sz="0" w:space="0" w:color="auto"/>
            <w:left w:val="none" w:sz="0" w:space="0" w:color="auto"/>
            <w:bottom w:val="none" w:sz="0" w:space="0" w:color="auto"/>
            <w:right w:val="none" w:sz="0" w:space="0" w:color="auto"/>
          </w:divBdr>
        </w:div>
        <w:div w:id="1379471896">
          <w:marLeft w:val="480"/>
          <w:marRight w:val="0"/>
          <w:marTop w:val="0"/>
          <w:marBottom w:val="0"/>
          <w:divBdr>
            <w:top w:val="none" w:sz="0" w:space="0" w:color="auto"/>
            <w:left w:val="none" w:sz="0" w:space="0" w:color="auto"/>
            <w:bottom w:val="none" w:sz="0" w:space="0" w:color="auto"/>
            <w:right w:val="none" w:sz="0" w:space="0" w:color="auto"/>
          </w:divBdr>
        </w:div>
        <w:div w:id="1487278965">
          <w:marLeft w:val="480"/>
          <w:marRight w:val="0"/>
          <w:marTop w:val="0"/>
          <w:marBottom w:val="0"/>
          <w:divBdr>
            <w:top w:val="none" w:sz="0" w:space="0" w:color="auto"/>
            <w:left w:val="none" w:sz="0" w:space="0" w:color="auto"/>
            <w:bottom w:val="none" w:sz="0" w:space="0" w:color="auto"/>
            <w:right w:val="none" w:sz="0" w:space="0" w:color="auto"/>
          </w:divBdr>
        </w:div>
        <w:div w:id="1560241560">
          <w:marLeft w:val="480"/>
          <w:marRight w:val="0"/>
          <w:marTop w:val="0"/>
          <w:marBottom w:val="0"/>
          <w:divBdr>
            <w:top w:val="none" w:sz="0" w:space="0" w:color="auto"/>
            <w:left w:val="none" w:sz="0" w:space="0" w:color="auto"/>
            <w:bottom w:val="none" w:sz="0" w:space="0" w:color="auto"/>
            <w:right w:val="none" w:sz="0" w:space="0" w:color="auto"/>
          </w:divBdr>
        </w:div>
        <w:div w:id="1564102259">
          <w:marLeft w:val="480"/>
          <w:marRight w:val="0"/>
          <w:marTop w:val="0"/>
          <w:marBottom w:val="0"/>
          <w:divBdr>
            <w:top w:val="none" w:sz="0" w:space="0" w:color="auto"/>
            <w:left w:val="none" w:sz="0" w:space="0" w:color="auto"/>
            <w:bottom w:val="none" w:sz="0" w:space="0" w:color="auto"/>
            <w:right w:val="none" w:sz="0" w:space="0" w:color="auto"/>
          </w:divBdr>
        </w:div>
        <w:div w:id="1642732290">
          <w:marLeft w:val="480"/>
          <w:marRight w:val="0"/>
          <w:marTop w:val="0"/>
          <w:marBottom w:val="0"/>
          <w:divBdr>
            <w:top w:val="none" w:sz="0" w:space="0" w:color="auto"/>
            <w:left w:val="none" w:sz="0" w:space="0" w:color="auto"/>
            <w:bottom w:val="none" w:sz="0" w:space="0" w:color="auto"/>
            <w:right w:val="none" w:sz="0" w:space="0" w:color="auto"/>
          </w:divBdr>
        </w:div>
        <w:div w:id="1759209257">
          <w:marLeft w:val="480"/>
          <w:marRight w:val="0"/>
          <w:marTop w:val="0"/>
          <w:marBottom w:val="0"/>
          <w:divBdr>
            <w:top w:val="none" w:sz="0" w:space="0" w:color="auto"/>
            <w:left w:val="none" w:sz="0" w:space="0" w:color="auto"/>
            <w:bottom w:val="none" w:sz="0" w:space="0" w:color="auto"/>
            <w:right w:val="none" w:sz="0" w:space="0" w:color="auto"/>
          </w:divBdr>
        </w:div>
        <w:div w:id="1826316816">
          <w:marLeft w:val="480"/>
          <w:marRight w:val="0"/>
          <w:marTop w:val="0"/>
          <w:marBottom w:val="0"/>
          <w:divBdr>
            <w:top w:val="none" w:sz="0" w:space="0" w:color="auto"/>
            <w:left w:val="none" w:sz="0" w:space="0" w:color="auto"/>
            <w:bottom w:val="none" w:sz="0" w:space="0" w:color="auto"/>
            <w:right w:val="none" w:sz="0" w:space="0" w:color="auto"/>
          </w:divBdr>
        </w:div>
        <w:div w:id="1831823451">
          <w:marLeft w:val="480"/>
          <w:marRight w:val="0"/>
          <w:marTop w:val="0"/>
          <w:marBottom w:val="0"/>
          <w:divBdr>
            <w:top w:val="none" w:sz="0" w:space="0" w:color="auto"/>
            <w:left w:val="none" w:sz="0" w:space="0" w:color="auto"/>
            <w:bottom w:val="none" w:sz="0" w:space="0" w:color="auto"/>
            <w:right w:val="none" w:sz="0" w:space="0" w:color="auto"/>
          </w:divBdr>
        </w:div>
        <w:div w:id="1856458110">
          <w:marLeft w:val="480"/>
          <w:marRight w:val="0"/>
          <w:marTop w:val="0"/>
          <w:marBottom w:val="0"/>
          <w:divBdr>
            <w:top w:val="none" w:sz="0" w:space="0" w:color="auto"/>
            <w:left w:val="none" w:sz="0" w:space="0" w:color="auto"/>
            <w:bottom w:val="none" w:sz="0" w:space="0" w:color="auto"/>
            <w:right w:val="none" w:sz="0" w:space="0" w:color="auto"/>
          </w:divBdr>
        </w:div>
        <w:div w:id="1944024935">
          <w:marLeft w:val="480"/>
          <w:marRight w:val="0"/>
          <w:marTop w:val="0"/>
          <w:marBottom w:val="0"/>
          <w:divBdr>
            <w:top w:val="none" w:sz="0" w:space="0" w:color="auto"/>
            <w:left w:val="none" w:sz="0" w:space="0" w:color="auto"/>
            <w:bottom w:val="none" w:sz="0" w:space="0" w:color="auto"/>
            <w:right w:val="none" w:sz="0" w:space="0" w:color="auto"/>
          </w:divBdr>
        </w:div>
        <w:div w:id="1950429868">
          <w:marLeft w:val="480"/>
          <w:marRight w:val="0"/>
          <w:marTop w:val="0"/>
          <w:marBottom w:val="0"/>
          <w:divBdr>
            <w:top w:val="none" w:sz="0" w:space="0" w:color="auto"/>
            <w:left w:val="none" w:sz="0" w:space="0" w:color="auto"/>
            <w:bottom w:val="none" w:sz="0" w:space="0" w:color="auto"/>
            <w:right w:val="none" w:sz="0" w:space="0" w:color="auto"/>
          </w:divBdr>
        </w:div>
        <w:div w:id="2011980453">
          <w:marLeft w:val="480"/>
          <w:marRight w:val="0"/>
          <w:marTop w:val="0"/>
          <w:marBottom w:val="0"/>
          <w:divBdr>
            <w:top w:val="none" w:sz="0" w:space="0" w:color="auto"/>
            <w:left w:val="none" w:sz="0" w:space="0" w:color="auto"/>
            <w:bottom w:val="none" w:sz="0" w:space="0" w:color="auto"/>
            <w:right w:val="none" w:sz="0" w:space="0" w:color="auto"/>
          </w:divBdr>
        </w:div>
        <w:div w:id="2089157646">
          <w:marLeft w:val="480"/>
          <w:marRight w:val="0"/>
          <w:marTop w:val="0"/>
          <w:marBottom w:val="0"/>
          <w:divBdr>
            <w:top w:val="none" w:sz="0" w:space="0" w:color="auto"/>
            <w:left w:val="none" w:sz="0" w:space="0" w:color="auto"/>
            <w:bottom w:val="none" w:sz="0" w:space="0" w:color="auto"/>
            <w:right w:val="none" w:sz="0" w:space="0" w:color="auto"/>
          </w:divBdr>
        </w:div>
      </w:divsChild>
    </w:div>
    <w:div w:id="925456817">
      <w:bodyDiv w:val="1"/>
      <w:marLeft w:val="0"/>
      <w:marRight w:val="0"/>
      <w:marTop w:val="0"/>
      <w:marBottom w:val="0"/>
      <w:divBdr>
        <w:top w:val="none" w:sz="0" w:space="0" w:color="auto"/>
        <w:left w:val="none" w:sz="0" w:space="0" w:color="auto"/>
        <w:bottom w:val="none" w:sz="0" w:space="0" w:color="auto"/>
        <w:right w:val="none" w:sz="0" w:space="0" w:color="auto"/>
      </w:divBdr>
    </w:div>
    <w:div w:id="926692385">
      <w:bodyDiv w:val="1"/>
      <w:marLeft w:val="0"/>
      <w:marRight w:val="0"/>
      <w:marTop w:val="0"/>
      <w:marBottom w:val="0"/>
      <w:divBdr>
        <w:top w:val="none" w:sz="0" w:space="0" w:color="auto"/>
        <w:left w:val="none" w:sz="0" w:space="0" w:color="auto"/>
        <w:bottom w:val="none" w:sz="0" w:space="0" w:color="auto"/>
        <w:right w:val="none" w:sz="0" w:space="0" w:color="auto"/>
      </w:divBdr>
    </w:div>
    <w:div w:id="927663545">
      <w:bodyDiv w:val="1"/>
      <w:marLeft w:val="0"/>
      <w:marRight w:val="0"/>
      <w:marTop w:val="0"/>
      <w:marBottom w:val="0"/>
      <w:divBdr>
        <w:top w:val="none" w:sz="0" w:space="0" w:color="auto"/>
        <w:left w:val="none" w:sz="0" w:space="0" w:color="auto"/>
        <w:bottom w:val="none" w:sz="0" w:space="0" w:color="auto"/>
        <w:right w:val="none" w:sz="0" w:space="0" w:color="auto"/>
      </w:divBdr>
    </w:div>
    <w:div w:id="927888237">
      <w:bodyDiv w:val="1"/>
      <w:marLeft w:val="0"/>
      <w:marRight w:val="0"/>
      <w:marTop w:val="0"/>
      <w:marBottom w:val="0"/>
      <w:divBdr>
        <w:top w:val="none" w:sz="0" w:space="0" w:color="auto"/>
        <w:left w:val="none" w:sz="0" w:space="0" w:color="auto"/>
        <w:bottom w:val="none" w:sz="0" w:space="0" w:color="auto"/>
        <w:right w:val="none" w:sz="0" w:space="0" w:color="auto"/>
      </w:divBdr>
      <w:divsChild>
        <w:div w:id="24796030">
          <w:marLeft w:val="480"/>
          <w:marRight w:val="0"/>
          <w:marTop w:val="0"/>
          <w:marBottom w:val="0"/>
          <w:divBdr>
            <w:top w:val="none" w:sz="0" w:space="0" w:color="auto"/>
            <w:left w:val="none" w:sz="0" w:space="0" w:color="auto"/>
            <w:bottom w:val="none" w:sz="0" w:space="0" w:color="auto"/>
            <w:right w:val="none" w:sz="0" w:space="0" w:color="auto"/>
          </w:divBdr>
        </w:div>
        <w:div w:id="97213337">
          <w:marLeft w:val="480"/>
          <w:marRight w:val="0"/>
          <w:marTop w:val="0"/>
          <w:marBottom w:val="0"/>
          <w:divBdr>
            <w:top w:val="none" w:sz="0" w:space="0" w:color="auto"/>
            <w:left w:val="none" w:sz="0" w:space="0" w:color="auto"/>
            <w:bottom w:val="none" w:sz="0" w:space="0" w:color="auto"/>
            <w:right w:val="none" w:sz="0" w:space="0" w:color="auto"/>
          </w:divBdr>
        </w:div>
        <w:div w:id="151143145">
          <w:marLeft w:val="480"/>
          <w:marRight w:val="0"/>
          <w:marTop w:val="0"/>
          <w:marBottom w:val="0"/>
          <w:divBdr>
            <w:top w:val="none" w:sz="0" w:space="0" w:color="auto"/>
            <w:left w:val="none" w:sz="0" w:space="0" w:color="auto"/>
            <w:bottom w:val="none" w:sz="0" w:space="0" w:color="auto"/>
            <w:right w:val="none" w:sz="0" w:space="0" w:color="auto"/>
          </w:divBdr>
        </w:div>
        <w:div w:id="171378439">
          <w:marLeft w:val="480"/>
          <w:marRight w:val="0"/>
          <w:marTop w:val="0"/>
          <w:marBottom w:val="0"/>
          <w:divBdr>
            <w:top w:val="none" w:sz="0" w:space="0" w:color="auto"/>
            <w:left w:val="none" w:sz="0" w:space="0" w:color="auto"/>
            <w:bottom w:val="none" w:sz="0" w:space="0" w:color="auto"/>
            <w:right w:val="none" w:sz="0" w:space="0" w:color="auto"/>
          </w:divBdr>
        </w:div>
        <w:div w:id="223025976">
          <w:marLeft w:val="480"/>
          <w:marRight w:val="0"/>
          <w:marTop w:val="0"/>
          <w:marBottom w:val="0"/>
          <w:divBdr>
            <w:top w:val="none" w:sz="0" w:space="0" w:color="auto"/>
            <w:left w:val="none" w:sz="0" w:space="0" w:color="auto"/>
            <w:bottom w:val="none" w:sz="0" w:space="0" w:color="auto"/>
            <w:right w:val="none" w:sz="0" w:space="0" w:color="auto"/>
          </w:divBdr>
        </w:div>
        <w:div w:id="263348069">
          <w:marLeft w:val="480"/>
          <w:marRight w:val="0"/>
          <w:marTop w:val="0"/>
          <w:marBottom w:val="0"/>
          <w:divBdr>
            <w:top w:val="none" w:sz="0" w:space="0" w:color="auto"/>
            <w:left w:val="none" w:sz="0" w:space="0" w:color="auto"/>
            <w:bottom w:val="none" w:sz="0" w:space="0" w:color="auto"/>
            <w:right w:val="none" w:sz="0" w:space="0" w:color="auto"/>
          </w:divBdr>
        </w:div>
        <w:div w:id="330181571">
          <w:marLeft w:val="480"/>
          <w:marRight w:val="0"/>
          <w:marTop w:val="0"/>
          <w:marBottom w:val="0"/>
          <w:divBdr>
            <w:top w:val="none" w:sz="0" w:space="0" w:color="auto"/>
            <w:left w:val="none" w:sz="0" w:space="0" w:color="auto"/>
            <w:bottom w:val="none" w:sz="0" w:space="0" w:color="auto"/>
            <w:right w:val="none" w:sz="0" w:space="0" w:color="auto"/>
          </w:divBdr>
        </w:div>
        <w:div w:id="337075033">
          <w:marLeft w:val="480"/>
          <w:marRight w:val="0"/>
          <w:marTop w:val="0"/>
          <w:marBottom w:val="0"/>
          <w:divBdr>
            <w:top w:val="none" w:sz="0" w:space="0" w:color="auto"/>
            <w:left w:val="none" w:sz="0" w:space="0" w:color="auto"/>
            <w:bottom w:val="none" w:sz="0" w:space="0" w:color="auto"/>
            <w:right w:val="none" w:sz="0" w:space="0" w:color="auto"/>
          </w:divBdr>
        </w:div>
        <w:div w:id="347800018">
          <w:marLeft w:val="480"/>
          <w:marRight w:val="0"/>
          <w:marTop w:val="0"/>
          <w:marBottom w:val="0"/>
          <w:divBdr>
            <w:top w:val="none" w:sz="0" w:space="0" w:color="auto"/>
            <w:left w:val="none" w:sz="0" w:space="0" w:color="auto"/>
            <w:bottom w:val="none" w:sz="0" w:space="0" w:color="auto"/>
            <w:right w:val="none" w:sz="0" w:space="0" w:color="auto"/>
          </w:divBdr>
        </w:div>
        <w:div w:id="366687329">
          <w:marLeft w:val="480"/>
          <w:marRight w:val="0"/>
          <w:marTop w:val="0"/>
          <w:marBottom w:val="0"/>
          <w:divBdr>
            <w:top w:val="none" w:sz="0" w:space="0" w:color="auto"/>
            <w:left w:val="none" w:sz="0" w:space="0" w:color="auto"/>
            <w:bottom w:val="none" w:sz="0" w:space="0" w:color="auto"/>
            <w:right w:val="none" w:sz="0" w:space="0" w:color="auto"/>
          </w:divBdr>
        </w:div>
        <w:div w:id="421033221">
          <w:marLeft w:val="480"/>
          <w:marRight w:val="0"/>
          <w:marTop w:val="0"/>
          <w:marBottom w:val="0"/>
          <w:divBdr>
            <w:top w:val="none" w:sz="0" w:space="0" w:color="auto"/>
            <w:left w:val="none" w:sz="0" w:space="0" w:color="auto"/>
            <w:bottom w:val="none" w:sz="0" w:space="0" w:color="auto"/>
            <w:right w:val="none" w:sz="0" w:space="0" w:color="auto"/>
          </w:divBdr>
        </w:div>
        <w:div w:id="600260891">
          <w:marLeft w:val="480"/>
          <w:marRight w:val="0"/>
          <w:marTop w:val="0"/>
          <w:marBottom w:val="0"/>
          <w:divBdr>
            <w:top w:val="none" w:sz="0" w:space="0" w:color="auto"/>
            <w:left w:val="none" w:sz="0" w:space="0" w:color="auto"/>
            <w:bottom w:val="none" w:sz="0" w:space="0" w:color="auto"/>
            <w:right w:val="none" w:sz="0" w:space="0" w:color="auto"/>
          </w:divBdr>
        </w:div>
        <w:div w:id="653339911">
          <w:marLeft w:val="480"/>
          <w:marRight w:val="0"/>
          <w:marTop w:val="0"/>
          <w:marBottom w:val="0"/>
          <w:divBdr>
            <w:top w:val="none" w:sz="0" w:space="0" w:color="auto"/>
            <w:left w:val="none" w:sz="0" w:space="0" w:color="auto"/>
            <w:bottom w:val="none" w:sz="0" w:space="0" w:color="auto"/>
            <w:right w:val="none" w:sz="0" w:space="0" w:color="auto"/>
          </w:divBdr>
        </w:div>
        <w:div w:id="764300382">
          <w:marLeft w:val="480"/>
          <w:marRight w:val="0"/>
          <w:marTop w:val="0"/>
          <w:marBottom w:val="0"/>
          <w:divBdr>
            <w:top w:val="none" w:sz="0" w:space="0" w:color="auto"/>
            <w:left w:val="none" w:sz="0" w:space="0" w:color="auto"/>
            <w:bottom w:val="none" w:sz="0" w:space="0" w:color="auto"/>
            <w:right w:val="none" w:sz="0" w:space="0" w:color="auto"/>
          </w:divBdr>
        </w:div>
        <w:div w:id="765535493">
          <w:marLeft w:val="480"/>
          <w:marRight w:val="0"/>
          <w:marTop w:val="0"/>
          <w:marBottom w:val="0"/>
          <w:divBdr>
            <w:top w:val="none" w:sz="0" w:space="0" w:color="auto"/>
            <w:left w:val="none" w:sz="0" w:space="0" w:color="auto"/>
            <w:bottom w:val="none" w:sz="0" w:space="0" w:color="auto"/>
            <w:right w:val="none" w:sz="0" w:space="0" w:color="auto"/>
          </w:divBdr>
        </w:div>
        <w:div w:id="782307195">
          <w:marLeft w:val="480"/>
          <w:marRight w:val="0"/>
          <w:marTop w:val="0"/>
          <w:marBottom w:val="0"/>
          <w:divBdr>
            <w:top w:val="none" w:sz="0" w:space="0" w:color="auto"/>
            <w:left w:val="none" w:sz="0" w:space="0" w:color="auto"/>
            <w:bottom w:val="none" w:sz="0" w:space="0" w:color="auto"/>
            <w:right w:val="none" w:sz="0" w:space="0" w:color="auto"/>
          </w:divBdr>
        </w:div>
        <w:div w:id="875462627">
          <w:marLeft w:val="480"/>
          <w:marRight w:val="0"/>
          <w:marTop w:val="0"/>
          <w:marBottom w:val="0"/>
          <w:divBdr>
            <w:top w:val="none" w:sz="0" w:space="0" w:color="auto"/>
            <w:left w:val="none" w:sz="0" w:space="0" w:color="auto"/>
            <w:bottom w:val="none" w:sz="0" w:space="0" w:color="auto"/>
            <w:right w:val="none" w:sz="0" w:space="0" w:color="auto"/>
          </w:divBdr>
        </w:div>
        <w:div w:id="896741541">
          <w:marLeft w:val="480"/>
          <w:marRight w:val="0"/>
          <w:marTop w:val="0"/>
          <w:marBottom w:val="0"/>
          <w:divBdr>
            <w:top w:val="none" w:sz="0" w:space="0" w:color="auto"/>
            <w:left w:val="none" w:sz="0" w:space="0" w:color="auto"/>
            <w:bottom w:val="none" w:sz="0" w:space="0" w:color="auto"/>
            <w:right w:val="none" w:sz="0" w:space="0" w:color="auto"/>
          </w:divBdr>
        </w:div>
        <w:div w:id="1057121450">
          <w:marLeft w:val="480"/>
          <w:marRight w:val="0"/>
          <w:marTop w:val="0"/>
          <w:marBottom w:val="0"/>
          <w:divBdr>
            <w:top w:val="none" w:sz="0" w:space="0" w:color="auto"/>
            <w:left w:val="none" w:sz="0" w:space="0" w:color="auto"/>
            <w:bottom w:val="none" w:sz="0" w:space="0" w:color="auto"/>
            <w:right w:val="none" w:sz="0" w:space="0" w:color="auto"/>
          </w:divBdr>
        </w:div>
        <w:div w:id="1144351350">
          <w:marLeft w:val="480"/>
          <w:marRight w:val="0"/>
          <w:marTop w:val="0"/>
          <w:marBottom w:val="0"/>
          <w:divBdr>
            <w:top w:val="none" w:sz="0" w:space="0" w:color="auto"/>
            <w:left w:val="none" w:sz="0" w:space="0" w:color="auto"/>
            <w:bottom w:val="none" w:sz="0" w:space="0" w:color="auto"/>
            <w:right w:val="none" w:sz="0" w:space="0" w:color="auto"/>
          </w:divBdr>
        </w:div>
        <w:div w:id="1183663910">
          <w:marLeft w:val="480"/>
          <w:marRight w:val="0"/>
          <w:marTop w:val="0"/>
          <w:marBottom w:val="0"/>
          <w:divBdr>
            <w:top w:val="none" w:sz="0" w:space="0" w:color="auto"/>
            <w:left w:val="none" w:sz="0" w:space="0" w:color="auto"/>
            <w:bottom w:val="none" w:sz="0" w:space="0" w:color="auto"/>
            <w:right w:val="none" w:sz="0" w:space="0" w:color="auto"/>
          </w:divBdr>
        </w:div>
        <w:div w:id="1215310963">
          <w:marLeft w:val="480"/>
          <w:marRight w:val="0"/>
          <w:marTop w:val="0"/>
          <w:marBottom w:val="0"/>
          <w:divBdr>
            <w:top w:val="none" w:sz="0" w:space="0" w:color="auto"/>
            <w:left w:val="none" w:sz="0" w:space="0" w:color="auto"/>
            <w:bottom w:val="none" w:sz="0" w:space="0" w:color="auto"/>
            <w:right w:val="none" w:sz="0" w:space="0" w:color="auto"/>
          </w:divBdr>
        </w:div>
        <w:div w:id="1235774206">
          <w:marLeft w:val="480"/>
          <w:marRight w:val="0"/>
          <w:marTop w:val="0"/>
          <w:marBottom w:val="0"/>
          <w:divBdr>
            <w:top w:val="none" w:sz="0" w:space="0" w:color="auto"/>
            <w:left w:val="none" w:sz="0" w:space="0" w:color="auto"/>
            <w:bottom w:val="none" w:sz="0" w:space="0" w:color="auto"/>
            <w:right w:val="none" w:sz="0" w:space="0" w:color="auto"/>
          </w:divBdr>
        </w:div>
        <w:div w:id="1254124495">
          <w:marLeft w:val="480"/>
          <w:marRight w:val="0"/>
          <w:marTop w:val="0"/>
          <w:marBottom w:val="0"/>
          <w:divBdr>
            <w:top w:val="none" w:sz="0" w:space="0" w:color="auto"/>
            <w:left w:val="none" w:sz="0" w:space="0" w:color="auto"/>
            <w:bottom w:val="none" w:sz="0" w:space="0" w:color="auto"/>
            <w:right w:val="none" w:sz="0" w:space="0" w:color="auto"/>
          </w:divBdr>
        </w:div>
        <w:div w:id="1270549822">
          <w:marLeft w:val="480"/>
          <w:marRight w:val="0"/>
          <w:marTop w:val="0"/>
          <w:marBottom w:val="0"/>
          <w:divBdr>
            <w:top w:val="none" w:sz="0" w:space="0" w:color="auto"/>
            <w:left w:val="none" w:sz="0" w:space="0" w:color="auto"/>
            <w:bottom w:val="none" w:sz="0" w:space="0" w:color="auto"/>
            <w:right w:val="none" w:sz="0" w:space="0" w:color="auto"/>
          </w:divBdr>
        </w:div>
        <w:div w:id="1294143368">
          <w:marLeft w:val="480"/>
          <w:marRight w:val="0"/>
          <w:marTop w:val="0"/>
          <w:marBottom w:val="0"/>
          <w:divBdr>
            <w:top w:val="none" w:sz="0" w:space="0" w:color="auto"/>
            <w:left w:val="none" w:sz="0" w:space="0" w:color="auto"/>
            <w:bottom w:val="none" w:sz="0" w:space="0" w:color="auto"/>
            <w:right w:val="none" w:sz="0" w:space="0" w:color="auto"/>
          </w:divBdr>
        </w:div>
        <w:div w:id="1331058944">
          <w:marLeft w:val="480"/>
          <w:marRight w:val="0"/>
          <w:marTop w:val="0"/>
          <w:marBottom w:val="0"/>
          <w:divBdr>
            <w:top w:val="none" w:sz="0" w:space="0" w:color="auto"/>
            <w:left w:val="none" w:sz="0" w:space="0" w:color="auto"/>
            <w:bottom w:val="none" w:sz="0" w:space="0" w:color="auto"/>
            <w:right w:val="none" w:sz="0" w:space="0" w:color="auto"/>
          </w:divBdr>
        </w:div>
        <w:div w:id="1417752086">
          <w:marLeft w:val="480"/>
          <w:marRight w:val="0"/>
          <w:marTop w:val="0"/>
          <w:marBottom w:val="0"/>
          <w:divBdr>
            <w:top w:val="none" w:sz="0" w:space="0" w:color="auto"/>
            <w:left w:val="none" w:sz="0" w:space="0" w:color="auto"/>
            <w:bottom w:val="none" w:sz="0" w:space="0" w:color="auto"/>
            <w:right w:val="none" w:sz="0" w:space="0" w:color="auto"/>
          </w:divBdr>
        </w:div>
        <w:div w:id="1460609956">
          <w:marLeft w:val="480"/>
          <w:marRight w:val="0"/>
          <w:marTop w:val="0"/>
          <w:marBottom w:val="0"/>
          <w:divBdr>
            <w:top w:val="none" w:sz="0" w:space="0" w:color="auto"/>
            <w:left w:val="none" w:sz="0" w:space="0" w:color="auto"/>
            <w:bottom w:val="none" w:sz="0" w:space="0" w:color="auto"/>
            <w:right w:val="none" w:sz="0" w:space="0" w:color="auto"/>
          </w:divBdr>
        </w:div>
        <w:div w:id="1583102020">
          <w:marLeft w:val="480"/>
          <w:marRight w:val="0"/>
          <w:marTop w:val="0"/>
          <w:marBottom w:val="0"/>
          <w:divBdr>
            <w:top w:val="none" w:sz="0" w:space="0" w:color="auto"/>
            <w:left w:val="none" w:sz="0" w:space="0" w:color="auto"/>
            <w:bottom w:val="none" w:sz="0" w:space="0" w:color="auto"/>
            <w:right w:val="none" w:sz="0" w:space="0" w:color="auto"/>
          </w:divBdr>
        </w:div>
        <w:div w:id="1590581173">
          <w:marLeft w:val="480"/>
          <w:marRight w:val="0"/>
          <w:marTop w:val="0"/>
          <w:marBottom w:val="0"/>
          <w:divBdr>
            <w:top w:val="none" w:sz="0" w:space="0" w:color="auto"/>
            <w:left w:val="none" w:sz="0" w:space="0" w:color="auto"/>
            <w:bottom w:val="none" w:sz="0" w:space="0" w:color="auto"/>
            <w:right w:val="none" w:sz="0" w:space="0" w:color="auto"/>
          </w:divBdr>
        </w:div>
        <w:div w:id="1599409936">
          <w:marLeft w:val="480"/>
          <w:marRight w:val="0"/>
          <w:marTop w:val="0"/>
          <w:marBottom w:val="0"/>
          <w:divBdr>
            <w:top w:val="none" w:sz="0" w:space="0" w:color="auto"/>
            <w:left w:val="none" w:sz="0" w:space="0" w:color="auto"/>
            <w:bottom w:val="none" w:sz="0" w:space="0" w:color="auto"/>
            <w:right w:val="none" w:sz="0" w:space="0" w:color="auto"/>
          </w:divBdr>
        </w:div>
        <w:div w:id="1768230074">
          <w:marLeft w:val="480"/>
          <w:marRight w:val="0"/>
          <w:marTop w:val="0"/>
          <w:marBottom w:val="0"/>
          <w:divBdr>
            <w:top w:val="none" w:sz="0" w:space="0" w:color="auto"/>
            <w:left w:val="none" w:sz="0" w:space="0" w:color="auto"/>
            <w:bottom w:val="none" w:sz="0" w:space="0" w:color="auto"/>
            <w:right w:val="none" w:sz="0" w:space="0" w:color="auto"/>
          </w:divBdr>
        </w:div>
        <w:div w:id="1795096882">
          <w:marLeft w:val="480"/>
          <w:marRight w:val="0"/>
          <w:marTop w:val="0"/>
          <w:marBottom w:val="0"/>
          <w:divBdr>
            <w:top w:val="none" w:sz="0" w:space="0" w:color="auto"/>
            <w:left w:val="none" w:sz="0" w:space="0" w:color="auto"/>
            <w:bottom w:val="none" w:sz="0" w:space="0" w:color="auto"/>
            <w:right w:val="none" w:sz="0" w:space="0" w:color="auto"/>
          </w:divBdr>
        </w:div>
        <w:div w:id="1829324866">
          <w:marLeft w:val="480"/>
          <w:marRight w:val="0"/>
          <w:marTop w:val="0"/>
          <w:marBottom w:val="0"/>
          <w:divBdr>
            <w:top w:val="none" w:sz="0" w:space="0" w:color="auto"/>
            <w:left w:val="none" w:sz="0" w:space="0" w:color="auto"/>
            <w:bottom w:val="none" w:sz="0" w:space="0" w:color="auto"/>
            <w:right w:val="none" w:sz="0" w:space="0" w:color="auto"/>
          </w:divBdr>
        </w:div>
        <w:div w:id="1871608655">
          <w:marLeft w:val="480"/>
          <w:marRight w:val="0"/>
          <w:marTop w:val="0"/>
          <w:marBottom w:val="0"/>
          <w:divBdr>
            <w:top w:val="none" w:sz="0" w:space="0" w:color="auto"/>
            <w:left w:val="none" w:sz="0" w:space="0" w:color="auto"/>
            <w:bottom w:val="none" w:sz="0" w:space="0" w:color="auto"/>
            <w:right w:val="none" w:sz="0" w:space="0" w:color="auto"/>
          </w:divBdr>
        </w:div>
        <w:div w:id="1899393669">
          <w:marLeft w:val="480"/>
          <w:marRight w:val="0"/>
          <w:marTop w:val="0"/>
          <w:marBottom w:val="0"/>
          <w:divBdr>
            <w:top w:val="none" w:sz="0" w:space="0" w:color="auto"/>
            <w:left w:val="none" w:sz="0" w:space="0" w:color="auto"/>
            <w:bottom w:val="none" w:sz="0" w:space="0" w:color="auto"/>
            <w:right w:val="none" w:sz="0" w:space="0" w:color="auto"/>
          </w:divBdr>
        </w:div>
        <w:div w:id="1997950144">
          <w:marLeft w:val="480"/>
          <w:marRight w:val="0"/>
          <w:marTop w:val="0"/>
          <w:marBottom w:val="0"/>
          <w:divBdr>
            <w:top w:val="none" w:sz="0" w:space="0" w:color="auto"/>
            <w:left w:val="none" w:sz="0" w:space="0" w:color="auto"/>
            <w:bottom w:val="none" w:sz="0" w:space="0" w:color="auto"/>
            <w:right w:val="none" w:sz="0" w:space="0" w:color="auto"/>
          </w:divBdr>
        </w:div>
        <w:div w:id="2007660441">
          <w:marLeft w:val="480"/>
          <w:marRight w:val="0"/>
          <w:marTop w:val="0"/>
          <w:marBottom w:val="0"/>
          <w:divBdr>
            <w:top w:val="none" w:sz="0" w:space="0" w:color="auto"/>
            <w:left w:val="none" w:sz="0" w:space="0" w:color="auto"/>
            <w:bottom w:val="none" w:sz="0" w:space="0" w:color="auto"/>
            <w:right w:val="none" w:sz="0" w:space="0" w:color="auto"/>
          </w:divBdr>
        </w:div>
        <w:div w:id="2035105441">
          <w:marLeft w:val="480"/>
          <w:marRight w:val="0"/>
          <w:marTop w:val="0"/>
          <w:marBottom w:val="0"/>
          <w:divBdr>
            <w:top w:val="none" w:sz="0" w:space="0" w:color="auto"/>
            <w:left w:val="none" w:sz="0" w:space="0" w:color="auto"/>
            <w:bottom w:val="none" w:sz="0" w:space="0" w:color="auto"/>
            <w:right w:val="none" w:sz="0" w:space="0" w:color="auto"/>
          </w:divBdr>
        </w:div>
        <w:div w:id="2054501573">
          <w:marLeft w:val="480"/>
          <w:marRight w:val="0"/>
          <w:marTop w:val="0"/>
          <w:marBottom w:val="0"/>
          <w:divBdr>
            <w:top w:val="none" w:sz="0" w:space="0" w:color="auto"/>
            <w:left w:val="none" w:sz="0" w:space="0" w:color="auto"/>
            <w:bottom w:val="none" w:sz="0" w:space="0" w:color="auto"/>
            <w:right w:val="none" w:sz="0" w:space="0" w:color="auto"/>
          </w:divBdr>
        </w:div>
        <w:div w:id="2097970929">
          <w:marLeft w:val="480"/>
          <w:marRight w:val="0"/>
          <w:marTop w:val="0"/>
          <w:marBottom w:val="0"/>
          <w:divBdr>
            <w:top w:val="none" w:sz="0" w:space="0" w:color="auto"/>
            <w:left w:val="none" w:sz="0" w:space="0" w:color="auto"/>
            <w:bottom w:val="none" w:sz="0" w:space="0" w:color="auto"/>
            <w:right w:val="none" w:sz="0" w:space="0" w:color="auto"/>
          </w:divBdr>
        </w:div>
        <w:div w:id="2100979342">
          <w:marLeft w:val="480"/>
          <w:marRight w:val="0"/>
          <w:marTop w:val="0"/>
          <w:marBottom w:val="0"/>
          <w:divBdr>
            <w:top w:val="none" w:sz="0" w:space="0" w:color="auto"/>
            <w:left w:val="none" w:sz="0" w:space="0" w:color="auto"/>
            <w:bottom w:val="none" w:sz="0" w:space="0" w:color="auto"/>
            <w:right w:val="none" w:sz="0" w:space="0" w:color="auto"/>
          </w:divBdr>
        </w:div>
        <w:div w:id="2126151139">
          <w:marLeft w:val="480"/>
          <w:marRight w:val="0"/>
          <w:marTop w:val="0"/>
          <w:marBottom w:val="0"/>
          <w:divBdr>
            <w:top w:val="none" w:sz="0" w:space="0" w:color="auto"/>
            <w:left w:val="none" w:sz="0" w:space="0" w:color="auto"/>
            <w:bottom w:val="none" w:sz="0" w:space="0" w:color="auto"/>
            <w:right w:val="none" w:sz="0" w:space="0" w:color="auto"/>
          </w:divBdr>
        </w:div>
      </w:divsChild>
    </w:div>
    <w:div w:id="932975030">
      <w:bodyDiv w:val="1"/>
      <w:marLeft w:val="0"/>
      <w:marRight w:val="0"/>
      <w:marTop w:val="0"/>
      <w:marBottom w:val="0"/>
      <w:divBdr>
        <w:top w:val="none" w:sz="0" w:space="0" w:color="auto"/>
        <w:left w:val="none" w:sz="0" w:space="0" w:color="auto"/>
        <w:bottom w:val="none" w:sz="0" w:space="0" w:color="auto"/>
        <w:right w:val="none" w:sz="0" w:space="0" w:color="auto"/>
      </w:divBdr>
    </w:div>
    <w:div w:id="934478825">
      <w:bodyDiv w:val="1"/>
      <w:marLeft w:val="0"/>
      <w:marRight w:val="0"/>
      <w:marTop w:val="0"/>
      <w:marBottom w:val="0"/>
      <w:divBdr>
        <w:top w:val="none" w:sz="0" w:space="0" w:color="auto"/>
        <w:left w:val="none" w:sz="0" w:space="0" w:color="auto"/>
        <w:bottom w:val="none" w:sz="0" w:space="0" w:color="auto"/>
        <w:right w:val="none" w:sz="0" w:space="0" w:color="auto"/>
      </w:divBdr>
      <w:divsChild>
        <w:div w:id="30301391">
          <w:marLeft w:val="480"/>
          <w:marRight w:val="0"/>
          <w:marTop w:val="0"/>
          <w:marBottom w:val="0"/>
          <w:divBdr>
            <w:top w:val="none" w:sz="0" w:space="0" w:color="auto"/>
            <w:left w:val="none" w:sz="0" w:space="0" w:color="auto"/>
            <w:bottom w:val="none" w:sz="0" w:space="0" w:color="auto"/>
            <w:right w:val="none" w:sz="0" w:space="0" w:color="auto"/>
          </w:divBdr>
        </w:div>
        <w:div w:id="82259590">
          <w:marLeft w:val="480"/>
          <w:marRight w:val="0"/>
          <w:marTop w:val="0"/>
          <w:marBottom w:val="0"/>
          <w:divBdr>
            <w:top w:val="none" w:sz="0" w:space="0" w:color="auto"/>
            <w:left w:val="none" w:sz="0" w:space="0" w:color="auto"/>
            <w:bottom w:val="none" w:sz="0" w:space="0" w:color="auto"/>
            <w:right w:val="none" w:sz="0" w:space="0" w:color="auto"/>
          </w:divBdr>
        </w:div>
        <w:div w:id="105807559">
          <w:marLeft w:val="480"/>
          <w:marRight w:val="0"/>
          <w:marTop w:val="0"/>
          <w:marBottom w:val="0"/>
          <w:divBdr>
            <w:top w:val="none" w:sz="0" w:space="0" w:color="auto"/>
            <w:left w:val="none" w:sz="0" w:space="0" w:color="auto"/>
            <w:bottom w:val="none" w:sz="0" w:space="0" w:color="auto"/>
            <w:right w:val="none" w:sz="0" w:space="0" w:color="auto"/>
          </w:divBdr>
        </w:div>
        <w:div w:id="226306866">
          <w:marLeft w:val="480"/>
          <w:marRight w:val="0"/>
          <w:marTop w:val="0"/>
          <w:marBottom w:val="0"/>
          <w:divBdr>
            <w:top w:val="none" w:sz="0" w:space="0" w:color="auto"/>
            <w:left w:val="none" w:sz="0" w:space="0" w:color="auto"/>
            <w:bottom w:val="none" w:sz="0" w:space="0" w:color="auto"/>
            <w:right w:val="none" w:sz="0" w:space="0" w:color="auto"/>
          </w:divBdr>
        </w:div>
        <w:div w:id="287669561">
          <w:marLeft w:val="480"/>
          <w:marRight w:val="0"/>
          <w:marTop w:val="0"/>
          <w:marBottom w:val="0"/>
          <w:divBdr>
            <w:top w:val="none" w:sz="0" w:space="0" w:color="auto"/>
            <w:left w:val="none" w:sz="0" w:space="0" w:color="auto"/>
            <w:bottom w:val="none" w:sz="0" w:space="0" w:color="auto"/>
            <w:right w:val="none" w:sz="0" w:space="0" w:color="auto"/>
          </w:divBdr>
        </w:div>
        <w:div w:id="423378419">
          <w:marLeft w:val="480"/>
          <w:marRight w:val="0"/>
          <w:marTop w:val="0"/>
          <w:marBottom w:val="0"/>
          <w:divBdr>
            <w:top w:val="none" w:sz="0" w:space="0" w:color="auto"/>
            <w:left w:val="none" w:sz="0" w:space="0" w:color="auto"/>
            <w:bottom w:val="none" w:sz="0" w:space="0" w:color="auto"/>
            <w:right w:val="none" w:sz="0" w:space="0" w:color="auto"/>
          </w:divBdr>
        </w:div>
        <w:div w:id="425616881">
          <w:marLeft w:val="480"/>
          <w:marRight w:val="0"/>
          <w:marTop w:val="0"/>
          <w:marBottom w:val="0"/>
          <w:divBdr>
            <w:top w:val="none" w:sz="0" w:space="0" w:color="auto"/>
            <w:left w:val="none" w:sz="0" w:space="0" w:color="auto"/>
            <w:bottom w:val="none" w:sz="0" w:space="0" w:color="auto"/>
            <w:right w:val="none" w:sz="0" w:space="0" w:color="auto"/>
          </w:divBdr>
        </w:div>
        <w:div w:id="433983945">
          <w:marLeft w:val="480"/>
          <w:marRight w:val="0"/>
          <w:marTop w:val="0"/>
          <w:marBottom w:val="0"/>
          <w:divBdr>
            <w:top w:val="none" w:sz="0" w:space="0" w:color="auto"/>
            <w:left w:val="none" w:sz="0" w:space="0" w:color="auto"/>
            <w:bottom w:val="none" w:sz="0" w:space="0" w:color="auto"/>
            <w:right w:val="none" w:sz="0" w:space="0" w:color="auto"/>
          </w:divBdr>
        </w:div>
        <w:div w:id="444081291">
          <w:marLeft w:val="480"/>
          <w:marRight w:val="0"/>
          <w:marTop w:val="0"/>
          <w:marBottom w:val="0"/>
          <w:divBdr>
            <w:top w:val="none" w:sz="0" w:space="0" w:color="auto"/>
            <w:left w:val="none" w:sz="0" w:space="0" w:color="auto"/>
            <w:bottom w:val="none" w:sz="0" w:space="0" w:color="auto"/>
            <w:right w:val="none" w:sz="0" w:space="0" w:color="auto"/>
          </w:divBdr>
        </w:div>
        <w:div w:id="494758014">
          <w:marLeft w:val="480"/>
          <w:marRight w:val="0"/>
          <w:marTop w:val="0"/>
          <w:marBottom w:val="0"/>
          <w:divBdr>
            <w:top w:val="none" w:sz="0" w:space="0" w:color="auto"/>
            <w:left w:val="none" w:sz="0" w:space="0" w:color="auto"/>
            <w:bottom w:val="none" w:sz="0" w:space="0" w:color="auto"/>
            <w:right w:val="none" w:sz="0" w:space="0" w:color="auto"/>
          </w:divBdr>
        </w:div>
        <w:div w:id="580334589">
          <w:marLeft w:val="480"/>
          <w:marRight w:val="0"/>
          <w:marTop w:val="0"/>
          <w:marBottom w:val="0"/>
          <w:divBdr>
            <w:top w:val="none" w:sz="0" w:space="0" w:color="auto"/>
            <w:left w:val="none" w:sz="0" w:space="0" w:color="auto"/>
            <w:bottom w:val="none" w:sz="0" w:space="0" w:color="auto"/>
            <w:right w:val="none" w:sz="0" w:space="0" w:color="auto"/>
          </w:divBdr>
        </w:div>
        <w:div w:id="590436514">
          <w:marLeft w:val="480"/>
          <w:marRight w:val="0"/>
          <w:marTop w:val="0"/>
          <w:marBottom w:val="0"/>
          <w:divBdr>
            <w:top w:val="none" w:sz="0" w:space="0" w:color="auto"/>
            <w:left w:val="none" w:sz="0" w:space="0" w:color="auto"/>
            <w:bottom w:val="none" w:sz="0" w:space="0" w:color="auto"/>
            <w:right w:val="none" w:sz="0" w:space="0" w:color="auto"/>
          </w:divBdr>
        </w:div>
        <w:div w:id="603998570">
          <w:marLeft w:val="480"/>
          <w:marRight w:val="0"/>
          <w:marTop w:val="0"/>
          <w:marBottom w:val="0"/>
          <w:divBdr>
            <w:top w:val="none" w:sz="0" w:space="0" w:color="auto"/>
            <w:left w:val="none" w:sz="0" w:space="0" w:color="auto"/>
            <w:bottom w:val="none" w:sz="0" w:space="0" w:color="auto"/>
            <w:right w:val="none" w:sz="0" w:space="0" w:color="auto"/>
          </w:divBdr>
        </w:div>
        <w:div w:id="636225358">
          <w:marLeft w:val="480"/>
          <w:marRight w:val="0"/>
          <w:marTop w:val="0"/>
          <w:marBottom w:val="0"/>
          <w:divBdr>
            <w:top w:val="none" w:sz="0" w:space="0" w:color="auto"/>
            <w:left w:val="none" w:sz="0" w:space="0" w:color="auto"/>
            <w:bottom w:val="none" w:sz="0" w:space="0" w:color="auto"/>
            <w:right w:val="none" w:sz="0" w:space="0" w:color="auto"/>
          </w:divBdr>
        </w:div>
        <w:div w:id="695665910">
          <w:marLeft w:val="480"/>
          <w:marRight w:val="0"/>
          <w:marTop w:val="0"/>
          <w:marBottom w:val="0"/>
          <w:divBdr>
            <w:top w:val="none" w:sz="0" w:space="0" w:color="auto"/>
            <w:left w:val="none" w:sz="0" w:space="0" w:color="auto"/>
            <w:bottom w:val="none" w:sz="0" w:space="0" w:color="auto"/>
            <w:right w:val="none" w:sz="0" w:space="0" w:color="auto"/>
          </w:divBdr>
        </w:div>
        <w:div w:id="717556141">
          <w:marLeft w:val="480"/>
          <w:marRight w:val="0"/>
          <w:marTop w:val="0"/>
          <w:marBottom w:val="0"/>
          <w:divBdr>
            <w:top w:val="none" w:sz="0" w:space="0" w:color="auto"/>
            <w:left w:val="none" w:sz="0" w:space="0" w:color="auto"/>
            <w:bottom w:val="none" w:sz="0" w:space="0" w:color="auto"/>
            <w:right w:val="none" w:sz="0" w:space="0" w:color="auto"/>
          </w:divBdr>
        </w:div>
        <w:div w:id="780685133">
          <w:marLeft w:val="480"/>
          <w:marRight w:val="0"/>
          <w:marTop w:val="0"/>
          <w:marBottom w:val="0"/>
          <w:divBdr>
            <w:top w:val="none" w:sz="0" w:space="0" w:color="auto"/>
            <w:left w:val="none" w:sz="0" w:space="0" w:color="auto"/>
            <w:bottom w:val="none" w:sz="0" w:space="0" w:color="auto"/>
            <w:right w:val="none" w:sz="0" w:space="0" w:color="auto"/>
          </w:divBdr>
        </w:div>
        <w:div w:id="817307526">
          <w:marLeft w:val="480"/>
          <w:marRight w:val="0"/>
          <w:marTop w:val="0"/>
          <w:marBottom w:val="0"/>
          <w:divBdr>
            <w:top w:val="none" w:sz="0" w:space="0" w:color="auto"/>
            <w:left w:val="none" w:sz="0" w:space="0" w:color="auto"/>
            <w:bottom w:val="none" w:sz="0" w:space="0" w:color="auto"/>
            <w:right w:val="none" w:sz="0" w:space="0" w:color="auto"/>
          </w:divBdr>
        </w:div>
        <w:div w:id="938173724">
          <w:marLeft w:val="480"/>
          <w:marRight w:val="0"/>
          <w:marTop w:val="0"/>
          <w:marBottom w:val="0"/>
          <w:divBdr>
            <w:top w:val="none" w:sz="0" w:space="0" w:color="auto"/>
            <w:left w:val="none" w:sz="0" w:space="0" w:color="auto"/>
            <w:bottom w:val="none" w:sz="0" w:space="0" w:color="auto"/>
            <w:right w:val="none" w:sz="0" w:space="0" w:color="auto"/>
          </w:divBdr>
        </w:div>
        <w:div w:id="978878347">
          <w:marLeft w:val="480"/>
          <w:marRight w:val="0"/>
          <w:marTop w:val="0"/>
          <w:marBottom w:val="0"/>
          <w:divBdr>
            <w:top w:val="none" w:sz="0" w:space="0" w:color="auto"/>
            <w:left w:val="none" w:sz="0" w:space="0" w:color="auto"/>
            <w:bottom w:val="none" w:sz="0" w:space="0" w:color="auto"/>
            <w:right w:val="none" w:sz="0" w:space="0" w:color="auto"/>
          </w:divBdr>
        </w:div>
        <w:div w:id="1031340781">
          <w:marLeft w:val="480"/>
          <w:marRight w:val="0"/>
          <w:marTop w:val="0"/>
          <w:marBottom w:val="0"/>
          <w:divBdr>
            <w:top w:val="none" w:sz="0" w:space="0" w:color="auto"/>
            <w:left w:val="none" w:sz="0" w:space="0" w:color="auto"/>
            <w:bottom w:val="none" w:sz="0" w:space="0" w:color="auto"/>
            <w:right w:val="none" w:sz="0" w:space="0" w:color="auto"/>
          </w:divBdr>
        </w:div>
        <w:div w:id="1051072918">
          <w:marLeft w:val="480"/>
          <w:marRight w:val="0"/>
          <w:marTop w:val="0"/>
          <w:marBottom w:val="0"/>
          <w:divBdr>
            <w:top w:val="none" w:sz="0" w:space="0" w:color="auto"/>
            <w:left w:val="none" w:sz="0" w:space="0" w:color="auto"/>
            <w:bottom w:val="none" w:sz="0" w:space="0" w:color="auto"/>
            <w:right w:val="none" w:sz="0" w:space="0" w:color="auto"/>
          </w:divBdr>
        </w:div>
        <w:div w:id="1160460307">
          <w:marLeft w:val="480"/>
          <w:marRight w:val="0"/>
          <w:marTop w:val="0"/>
          <w:marBottom w:val="0"/>
          <w:divBdr>
            <w:top w:val="none" w:sz="0" w:space="0" w:color="auto"/>
            <w:left w:val="none" w:sz="0" w:space="0" w:color="auto"/>
            <w:bottom w:val="none" w:sz="0" w:space="0" w:color="auto"/>
            <w:right w:val="none" w:sz="0" w:space="0" w:color="auto"/>
          </w:divBdr>
        </w:div>
        <w:div w:id="1194658364">
          <w:marLeft w:val="480"/>
          <w:marRight w:val="0"/>
          <w:marTop w:val="0"/>
          <w:marBottom w:val="0"/>
          <w:divBdr>
            <w:top w:val="none" w:sz="0" w:space="0" w:color="auto"/>
            <w:left w:val="none" w:sz="0" w:space="0" w:color="auto"/>
            <w:bottom w:val="none" w:sz="0" w:space="0" w:color="auto"/>
            <w:right w:val="none" w:sz="0" w:space="0" w:color="auto"/>
          </w:divBdr>
        </w:div>
        <w:div w:id="1282879795">
          <w:marLeft w:val="480"/>
          <w:marRight w:val="0"/>
          <w:marTop w:val="0"/>
          <w:marBottom w:val="0"/>
          <w:divBdr>
            <w:top w:val="none" w:sz="0" w:space="0" w:color="auto"/>
            <w:left w:val="none" w:sz="0" w:space="0" w:color="auto"/>
            <w:bottom w:val="none" w:sz="0" w:space="0" w:color="auto"/>
            <w:right w:val="none" w:sz="0" w:space="0" w:color="auto"/>
          </w:divBdr>
        </w:div>
        <w:div w:id="1306203145">
          <w:marLeft w:val="480"/>
          <w:marRight w:val="0"/>
          <w:marTop w:val="0"/>
          <w:marBottom w:val="0"/>
          <w:divBdr>
            <w:top w:val="none" w:sz="0" w:space="0" w:color="auto"/>
            <w:left w:val="none" w:sz="0" w:space="0" w:color="auto"/>
            <w:bottom w:val="none" w:sz="0" w:space="0" w:color="auto"/>
            <w:right w:val="none" w:sz="0" w:space="0" w:color="auto"/>
          </w:divBdr>
        </w:div>
        <w:div w:id="1347437165">
          <w:marLeft w:val="480"/>
          <w:marRight w:val="0"/>
          <w:marTop w:val="0"/>
          <w:marBottom w:val="0"/>
          <w:divBdr>
            <w:top w:val="none" w:sz="0" w:space="0" w:color="auto"/>
            <w:left w:val="none" w:sz="0" w:space="0" w:color="auto"/>
            <w:bottom w:val="none" w:sz="0" w:space="0" w:color="auto"/>
            <w:right w:val="none" w:sz="0" w:space="0" w:color="auto"/>
          </w:divBdr>
        </w:div>
        <w:div w:id="1351645692">
          <w:marLeft w:val="480"/>
          <w:marRight w:val="0"/>
          <w:marTop w:val="0"/>
          <w:marBottom w:val="0"/>
          <w:divBdr>
            <w:top w:val="none" w:sz="0" w:space="0" w:color="auto"/>
            <w:left w:val="none" w:sz="0" w:space="0" w:color="auto"/>
            <w:bottom w:val="none" w:sz="0" w:space="0" w:color="auto"/>
            <w:right w:val="none" w:sz="0" w:space="0" w:color="auto"/>
          </w:divBdr>
        </w:div>
        <w:div w:id="1358384424">
          <w:marLeft w:val="480"/>
          <w:marRight w:val="0"/>
          <w:marTop w:val="0"/>
          <w:marBottom w:val="0"/>
          <w:divBdr>
            <w:top w:val="none" w:sz="0" w:space="0" w:color="auto"/>
            <w:left w:val="none" w:sz="0" w:space="0" w:color="auto"/>
            <w:bottom w:val="none" w:sz="0" w:space="0" w:color="auto"/>
            <w:right w:val="none" w:sz="0" w:space="0" w:color="auto"/>
          </w:divBdr>
        </w:div>
        <w:div w:id="1365904767">
          <w:marLeft w:val="480"/>
          <w:marRight w:val="0"/>
          <w:marTop w:val="0"/>
          <w:marBottom w:val="0"/>
          <w:divBdr>
            <w:top w:val="none" w:sz="0" w:space="0" w:color="auto"/>
            <w:left w:val="none" w:sz="0" w:space="0" w:color="auto"/>
            <w:bottom w:val="none" w:sz="0" w:space="0" w:color="auto"/>
            <w:right w:val="none" w:sz="0" w:space="0" w:color="auto"/>
          </w:divBdr>
        </w:div>
        <w:div w:id="1417941848">
          <w:marLeft w:val="480"/>
          <w:marRight w:val="0"/>
          <w:marTop w:val="0"/>
          <w:marBottom w:val="0"/>
          <w:divBdr>
            <w:top w:val="none" w:sz="0" w:space="0" w:color="auto"/>
            <w:left w:val="none" w:sz="0" w:space="0" w:color="auto"/>
            <w:bottom w:val="none" w:sz="0" w:space="0" w:color="auto"/>
            <w:right w:val="none" w:sz="0" w:space="0" w:color="auto"/>
          </w:divBdr>
        </w:div>
        <w:div w:id="1440759123">
          <w:marLeft w:val="480"/>
          <w:marRight w:val="0"/>
          <w:marTop w:val="0"/>
          <w:marBottom w:val="0"/>
          <w:divBdr>
            <w:top w:val="none" w:sz="0" w:space="0" w:color="auto"/>
            <w:left w:val="none" w:sz="0" w:space="0" w:color="auto"/>
            <w:bottom w:val="none" w:sz="0" w:space="0" w:color="auto"/>
            <w:right w:val="none" w:sz="0" w:space="0" w:color="auto"/>
          </w:divBdr>
        </w:div>
        <w:div w:id="1547835792">
          <w:marLeft w:val="480"/>
          <w:marRight w:val="0"/>
          <w:marTop w:val="0"/>
          <w:marBottom w:val="0"/>
          <w:divBdr>
            <w:top w:val="none" w:sz="0" w:space="0" w:color="auto"/>
            <w:left w:val="none" w:sz="0" w:space="0" w:color="auto"/>
            <w:bottom w:val="none" w:sz="0" w:space="0" w:color="auto"/>
            <w:right w:val="none" w:sz="0" w:space="0" w:color="auto"/>
          </w:divBdr>
        </w:div>
        <w:div w:id="1564834279">
          <w:marLeft w:val="480"/>
          <w:marRight w:val="0"/>
          <w:marTop w:val="0"/>
          <w:marBottom w:val="0"/>
          <w:divBdr>
            <w:top w:val="none" w:sz="0" w:space="0" w:color="auto"/>
            <w:left w:val="none" w:sz="0" w:space="0" w:color="auto"/>
            <w:bottom w:val="none" w:sz="0" w:space="0" w:color="auto"/>
            <w:right w:val="none" w:sz="0" w:space="0" w:color="auto"/>
          </w:divBdr>
        </w:div>
        <w:div w:id="1591692444">
          <w:marLeft w:val="480"/>
          <w:marRight w:val="0"/>
          <w:marTop w:val="0"/>
          <w:marBottom w:val="0"/>
          <w:divBdr>
            <w:top w:val="none" w:sz="0" w:space="0" w:color="auto"/>
            <w:left w:val="none" w:sz="0" w:space="0" w:color="auto"/>
            <w:bottom w:val="none" w:sz="0" w:space="0" w:color="auto"/>
            <w:right w:val="none" w:sz="0" w:space="0" w:color="auto"/>
          </w:divBdr>
        </w:div>
        <w:div w:id="1636179838">
          <w:marLeft w:val="480"/>
          <w:marRight w:val="0"/>
          <w:marTop w:val="0"/>
          <w:marBottom w:val="0"/>
          <w:divBdr>
            <w:top w:val="none" w:sz="0" w:space="0" w:color="auto"/>
            <w:left w:val="none" w:sz="0" w:space="0" w:color="auto"/>
            <w:bottom w:val="none" w:sz="0" w:space="0" w:color="auto"/>
            <w:right w:val="none" w:sz="0" w:space="0" w:color="auto"/>
          </w:divBdr>
        </w:div>
        <w:div w:id="1733385493">
          <w:marLeft w:val="480"/>
          <w:marRight w:val="0"/>
          <w:marTop w:val="0"/>
          <w:marBottom w:val="0"/>
          <w:divBdr>
            <w:top w:val="none" w:sz="0" w:space="0" w:color="auto"/>
            <w:left w:val="none" w:sz="0" w:space="0" w:color="auto"/>
            <w:bottom w:val="none" w:sz="0" w:space="0" w:color="auto"/>
            <w:right w:val="none" w:sz="0" w:space="0" w:color="auto"/>
          </w:divBdr>
        </w:div>
        <w:div w:id="1880968800">
          <w:marLeft w:val="480"/>
          <w:marRight w:val="0"/>
          <w:marTop w:val="0"/>
          <w:marBottom w:val="0"/>
          <w:divBdr>
            <w:top w:val="none" w:sz="0" w:space="0" w:color="auto"/>
            <w:left w:val="none" w:sz="0" w:space="0" w:color="auto"/>
            <w:bottom w:val="none" w:sz="0" w:space="0" w:color="auto"/>
            <w:right w:val="none" w:sz="0" w:space="0" w:color="auto"/>
          </w:divBdr>
        </w:div>
        <w:div w:id="1882325353">
          <w:marLeft w:val="480"/>
          <w:marRight w:val="0"/>
          <w:marTop w:val="0"/>
          <w:marBottom w:val="0"/>
          <w:divBdr>
            <w:top w:val="none" w:sz="0" w:space="0" w:color="auto"/>
            <w:left w:val="none" w:sz="0" w:space="0" w:color="auto"/>
            <w:bottom w:val="none" w:sz="0" w:space="0" w:color="auto"/>
            <w:right w:val="none" w:sz="0" w:space="0" w:color="auto"/>
          </w:divBdr>
        </w:div>
        <w:div w:id="1996914539">
          <w:marLeft w:val="480"/>
          <w:marRight w:val="0"/>
          <w:marTop w:val="0"/>
          <w:marBottom w:val="0"/>
          <w:divBdr>
            <w:top w:val="none" w:sz="0" w:space="0" w:color="auto"/>
            <w:left w:val="none" w:sz="0" w:space="0" w:color="auto"/>
            <w:bottom w:val="none" w:sz="0" w:space="0" w:color="auto"/>
            <w:right w:val="none" w:sz="0" w:space="0" w:color="auto"/>
          </w:divBdr>
        </w:div>
        <w:div w:id="2020693229">
          <w:marLeft w:val="480"/>
          <w:marRight w:val="0"/>
          <w:marTop w:val="0"/>
          <w:marBottom w:val="0"/>
          <w:divBdr>
            <w:top w:val="none" w:sz="0" w:space="0" w:color="auto"/>
            <w:left w:val="none" w:sz="0" w:space="0" w:color="auto"/>
            <w:bottom w:val="none" w:sz="0" w:space="0" w:color="auto"/>
            <w:right w:val="none" w:sz="0" w:space="0" w:color="auto"/>
          </w:divBdr>
        </w:div>
        <w:div w:id="2054308129">
          <w:marLeft w:val="480"/>
          <w:marRight w:val="0"/>
          <w:marTop w:val="0"/>
          <w:marBottom w:val="0"/>
          <w:divBdr>
            <w:top w:val="none" w:sz="0" w:space="0" w:color="auto"/>
            <w:left w:val="none" w:sz="0" w:space="0" w:color="auto"/>
            <w:bottom w:val="none" w:sz="0" w:space="0" w:color="auto"/>
            <w:right w:val="none" w:sz="0" w:space="0" w:color="auto"/>
          </w:divBdr>
        </w:div>
        <w:div w:id="2077314377">
          <w:marLeft w:val="480"/>
          <w:marRight w:val="0"/>
          <w:marTop w:val="0"/>
          <w:marBottom w:val="0"/>
          <w:divBdr>
            <w:top w:val="none" w:sz="0" w:space="0" w:color="auto"/>
            <w:left w:val="none" w:sz="0" w:space="0" w:color="auto"/>
            <w:bottom w:val="none" w:sz="0" w:space="0" w:color="auto"/>
            <w:right w:val="none" w:sz="0" w:space="0" w:color="auto"/>
          </w:divBdr>
        </w:div>
        <w:div w:id="2097939015">
          <w:marLeft w:val="480"/>
          <w:marRight w:val="0"/>
          <w:marTop w:val="0"/>
          <w:marBottom w:val="0"/>
          <w:divBdr>
            <w:top w:val="none" w:sz="0" w:space="0" w:color="auto"/>
            <w:left w:val="none" w:sz="0" w:space="0" w:color="auto"/>
            <w:bottom w:val="none" w:sz="0" w:space="0" w:color="auto"/>
            <w:right w:val="none" w:sz="0" w:space="0" w:color="auto"/>
          </w:divBdr>
        </w:div>
      </w:divsChild>
    </w:div>
    <w:div w:id="935360452">
      <w:bodyDiv w:val="1"/>
      <w:marLeft w:val="0"/>
      <w:marRight w:val="0"/>
      <w:marTop w:val="0"/>
      <w:marBottom w:val="0"/>
      <w:divBdr>
        <w:top w:val="none" w:sz="0" w:space="0" w:color="auto"/>
        <w:left w:val="none" w:sz="0" w:space="0" w:color="auto"/>
        <w:bottom w:val="none" w:sz="0" w:space="0" w:color="auto"/>
        <w:right w:val="none" w:sz="0" w:space="0" w:color="auto"/>
      </w:divBdr>
    </w:div>
    <w:div w:id="943075812">
      <w:bodyDiv w:val="1"/>
      <w:marLeft w:val="0"/>
      <w:marRight w:val="0"/>
      <w:marTop w:val="0"/>
      <w:marBottom w:val="0"/>
      <w:divBdr>
        <w:top w:val="none" w:sz="0" w:space="0" w:color="auto"/>
        <w:left w:val="none" w:sz="0" w:space="0" w:color="auto"/>
        <w:bottom w:val="none" w:sz="0" w:space="0" w:color="auto"/>
        <w:right w:val="none" w:sz="0" w:space="0" w:color="auto"/>
      </w:divBdr>
    </w:div>
    <w:div w:id="944649781">
      <w:bodyDiv w:val="1"/>
      <w:marLeft w:val="0"/>
      <w:marRight w:val="0"/>
      <w:marTop w:val="0"/>
      <w:marBottom w:val="0"/>
      <w:divBdr>
        <w:top w:val="none" w:sz="0" w:space="0" w:color="auto"/>
        <w:left w:val="none" w:sz="0" w:space="0" w:color="auto"/>
        <w:bottom w:val="none" w:sz="0" w:space="0" w:color="auto"/>
        <w:right w:val="none" w:sz="0" w:space="0" w:color="auto"/>
      </w:divBdr>
      <w:divsChild>
        <w:div w:id="1393426467">
          <w:marLeft w:val="480"/>
          <w:marRight w:val="0"/>
          <w:marTop w:val="0"/>
          <w:marBottom w:val="0"/>
          <w:divBdr>
            <w:top w:val="none" w:sz="0" w:space="0" w:color="auto"/>
            <w:left w:val="none" w:sz="0" w:space="0" w:color="auto"/>
            <w:bottom w:val="none" w:sz="0" w:space="0" w:color="auto"/>
            <w:right w:val="none" w:sz="0" w:space="0" w:color="auto"/>
          </w:divBdr>
        </w:div>
      </w:divsChild>
    </w:div>
    <w:div w:id="950090826">
      <w:bodyDiv w:val="1"/>
      <w:marLeft w:val="0"/>
      <w:marRight w:val="0"/>
      <w:marTop w:val="0"/>
      <w:marBottom w:val="0"/>
      <w:divBdr>
        <w:top w:val="none" w:sz="0" w:space="0" w:color="auto"/>
        <w:left w:val="none" w:sz="0" w:space="0" w:color="auto"/>
        <w:bottom w:val="none" w:sz="0" w:space="0" w:color="auto"/>
        <w:right w:val="none" w:sz="0" w:space="0" w:color="auto"/>
      </w:divBdr>
    </w:div>
    <w:div w:id="950554800">
      <w:bodyDiv w:val="1"/>
      <w:marLeft w:val="0"/>
      <w:marRight w:val="0"/>
      <w:marTop w:val="0"/>
      <w:marBottom w:val="0"/>
      <w:divBdr>
        <w:top w:val="none" w:sz="0" w:space="0" w:color="auto"/>
        <w:left w:val="none" w:sz="0" w:space="0" w:color="auto"/>
        <w:bottom w:val="none" w:sz="0" w:space="0" w:color="auto"/>
        <w:right w:val="none" w:sz="0" w:space="0" w:color="auto"/>
      </w:divBdr>
    </w:div>
    <w:div w:id="954679586">
      <w:bodyDiv w:val="1"/>
      <w:marLeft w:val="0"/>
      <w:marRight w:val="0"/>
      <w:marTop w:val="0"/>
      <w:marBottom w:val="0"/>
      <w:divBdr>
        <w:top w:val="none" w:sz="0" w:space="0" w:color="auto"/>
        <w:left w:val="none" w:sz="0" w:space="0" w:color="auto"/>
        <w:bottom w:val="none" w:sz="0" w:space="0" w:color="auto"/>
        <w:right w:val="none" w:sz="0" w:space="0" w:color="auto"/>
      </w:divBdr>
    </w:div>
    <w:div w:id="957563509">
      <w:bodyDiv w:val="1"/>
      <w:marLeft w:val="0"/>
      <w:marRight w:val="0"/>
      <w:marTop w:val="0"/>
      <w:marBottom w:val="0"/>
      <w:divBdr>
        <w:top w:val="none" w:sz="0" w:space="0" w:color="auto"/>
        <w:left w:val="none" w:sz="0" w:space="0" w:color="auto"/>
        <w:bottom w:val="none" w:sz="0" w:space="0" w:color="auto"/>
        <w:right w:val="none" w:sz="0" w:space="0" w:color="auto"/>
      </w:divBdr>
    </w:div>
    <w:div w:id="958997917">
      <w:bodyDiv w:val="1"/>
      <w:marLeft w:val="0"/>
      <w:marRight w:val="0"/>
      <w:marTop w:val="0"/>
      <w:marBottom w:val="0"/>
      <w:divBdr>
        <w:top w:val="none" w:sz="0" w:space="0" w:color="auto"/>
        <w:left w:val="none" w:sz="0" w:space="0" w:color="auto"/>
        <w:bottom w:val="none" w:sz="0" w:space="0" w:color="auto"/>
        <w:right w:val="none" w:sz="0" w:space="0" w:color="auto"/>
      </w:divBdr>
    </w:div>
    <w:div w:id="961375592">
      <w:bodyDiv w:val="1"/>
      <w:marLeft w:val="0"/>
      <w:marRight w:val="0"/>
      <w:marTop w:val="0"/>
      <w:marBottom w:val="0"/>
      <w:divBdr>
        <w:top w:val="none" w:sz="0" w:space="0" w:color="auto"/>
        <w:left w:val="none" w:sz="0" w:space="0" w:color="auto"/>
        <w:bottom w:val="none" w:sz="0" w:space="0" w:color="auto"/>
        <w:right w:val="none" w:sz="0" w:space="0" w:color="auto"/>
      </w:divBdr>
    </w:div>
    <w:div w:id="966593731">
      <w:bodyDiv w:val="1"/>
      <w:marLeft w:val="0"/>
      <w:marRight w:val="0"/>
      <w:marTop w:val="0"/>
      <w:marBottom w:val="0"/>
      <w:divBdr>
        <w:top w:val="none" w:sz="0" w:space="0" w:color="auto"/>
        <w:left w:val="none" w:sz="0" w:space="0" w:color="auto"/>
        <w:bottom w:val="none" w:sz="0" w:space="0" w:color="auto"/>
        <w:right w:val="none" w:sz="0" w:space="0" w:color="auto"/>
      </w:divBdr>
    </w:div>
    <w:div w:id="972909445">
      <w:bodyDiv w:val="1"/>
      <w:marLeft w:val="0"/>
      <w:marRight w:val="0"/>
      <w:marTop w:val="0"/>
      <w:marBottom w:val="0"/>
      <w:divBdr>
        <w:top w:val="none" w:sz="0" w:space="0" w:color="auto"/>
        <w:left w:val="none" w:sz="0" w:space="0" w:color="auto"/>
        <w:bottom w:val="none" w:sz="0" w:space="0" w:color="auto"/>
        <w:right w:val="none" w:sz="0" w:space="0" w:color="auto"/>
      </w:divBdr>
    </w:div>
    <w:div w:id="973170494">
      <w:bodyDiv w:val="1"/>
      <w:marLeft w:val="0"/>
      <w:marRight w:val="0"/>
      <w:marTop w:val="0"/>
      <w:marBottom w:val="0"/>
      <w:divBdr>
        <w:top w:val="none" w:sz="0" w:space="0" w:color="auto"/>
        <w:left w:val="none" w:sz="0" w:space="0" w:color="auto"/>
        <w:bottom w:val="none" w:sz="0" w:space="0" w:color="auto"/>
        <w:right w:val="none" w:sz="0" w:space="0" w:color="auto"/>
      </w:divBdr>
    </w:div>
    <w:div w:id="983042880">
      <w:bodyDiv w:val="1"/>
      <w:marLeft w:val="0"/>
      <w:marRight w:val="0"/>
      <w:marTop w:val="0"/>
      <w:marBottom w:val="0"/>
      <w:divBdr>
        <w:top w:val="none" w:sz="0" w:space="0" w:color="auto"/>
        <w:left w:val="none" w:sz="0" w:space="0" w:color="auto"/>
        <w:bottom w:val="none" w:sz="0" w:space="0" w:color="auto"/>
        <w:right w:val="none" w:sz="0" w:space="0" w:color="auto"/>
      </w:divBdr>
    </w:div>
    <w:div w:id="984898650">
      <w:bodyDiv w:val="1"/>
      <w:marLeft w:val="0"/>
      <w:marRight w:val="0"/>
      <w:marTop w:val="0"/>
      <w:marBottom w:val="0"/>
      <w:divBdr>
        <w:top w:val="none" w:sz="0" w:space="0" w:color="auto"/>
        <w:left w:val="none" w:sz="0" w:space="0" w:color="auto"/>
        <w:bottom w:val="none" w:sz="0" w:space="0" w:color="auto"/>
        <w:right w:val="none" w:sz="0" w:space="0" w:color="auto"/>
      </w:divBdr>
    </w:div>
    <w:div w:id="985744887">
      <w:bodyDiv w:val="1"/>
      <w:marLeft w:val="0"/>
      <w:marRight w:val="0"/>
      <w:marTop w:val="0"/>
      <w:marBottom w:val="0"/>
      <w:divBdr>
        <w:top w:val="none" w:sz="0" w:space="0" w:color="auto"/>
        <w:left w:val="none" w:sz="0" w:space="0" w:color="auto"/>
        <w:bottom w:val="none" w:sz="0" w:space="0" w:color="auto"/>
        <w:right w:val="none" w:sz="0" w:space="0" w:color="auto"/>
      </w:divBdr>
    </w:div>
    <w:div w:id="986861404">
      <w:bodyDiv w:val="1"/>
      <w:marLeft w:val="0"/>
      <w:marRight w:val="0"/>
      <w:marTop w:val="0"/>
      <w:marBottom w:val="0"/>
      <w:divBdr>
        <w:top w:val="none" w:sz="0" w:space="0" w:color="auto"/>
        <w:left w:val="none" w:sz="0" w:space="0" w:color="auto"/>
        <w:bottom w:val="none" w:sz="0" w:space="0" w:color="auto"/>
        <w:right w:val="none" w:sz="0" w:space="0" w:color="auto"/>
      </w:divBdr>
    </w:div>
    <w:div w:id="988510129">
      <w:bodyDiv w:val="1"/>
      <w:marLeft w:val="0"/>
      <w:marRight w:val="0"/>
      <w:marTop w:val="0"/>
      <w:marBottom w:val="0"/>
      <w:divBdr>
        <w:top w:val="none" w:sz="0" w:space="0" w:color="auto"/>
        <w:left w:val="none" w:sz="0" w:space="0" w:color="auto"/>
        <w:bottom w:val="none" w:sz="0" w:space="0" w:color="auto"/>
        <w:right w:val="none" w:sz="0" w:space="0" w:color="auto"/>
      </w:divBdr>
    </w:div>
    <w:div w:id="990257610">
      <w:bodyDiv w:val="1"/>
      <w:marLeft w:val="0"/>
      <w:marRight w:val="0"/>
      <w:marTop w:val="0"/>
      <w:marBottom w:val="0"/>
      <w:divBdr>
        <w:top w:val="none" w:sz="0" w:space="0" w:color="auto"/>
        <w:left w:val="none" w:sz="0" w:space="0" w:color="auto"/>
        <w:bottom w:val="none" w:sz="0" w:space="0" w:color="auto"/>
        <w:right w:val="none" w:sz="0" w:space="0" w:color="auto"/>
      </w:divBdr>
    </w:div>
    <w:div w:id="990475674">
      <w:bodyDiv w:val="1"/>
      <w:marLeft w:val="0"/>
      <w:marRight w:val="0"/>
      <w:marTop w:val="0"/>
      <w:marBottom w:val="0"/>
      <w:divBdr>
        <w:top w:val="none" w:sz="0" w:space="0" w:color="auto"/>
        <w:left w:val="none" w:sz="0" w:space="0" w:color="auto"/>
        <w:bottom w:val="none" w:sz="0" w:space="0" w:color="auto"/>
        <w:right w:val="none" w:sz="0" w:space="0" w:color="auto"/>
      </w:divBdr>
    </w:div>
    <w:div w:id="992370487">
      <w:bodyDiv w:val="1"/>
      <w:marLeft w:val="0"/>
      <w:marRight w:val="0"/>
      <w:marTop w:val="0"/>
      <w:marBottom w:val="0"/>
      <w:divBdr>
        <w:top w:val="none" w:sz="0" w:space="0" w:color="auto"/>
        <w:left w:val="none" w:sz="0" w:space="0" w:color="auto"/>
        <w:bottom w:val="none" w:sz="0" w:space="0" w:color="auto"/>
        <w:right w:val="none" w:sz="0" w:space="0" w:color="auto"/>
      </w:divBdr>
    </w:div>
    <w:div w:id="995378604">
      <w:bodyDiv w:val="1"/>
      <w:marLeft w:val="0"/>
      <w:marRight w:val="0"/>
      <w:marTop w:val="0"/>
      <w:marBottom w:val="0"/>
      <w:divBdr>
        <w:top w:val="none" w:sz="0" w:space="0" w:color="auto"/>
        <w:left w:val="none" w:sz="0" w:space="0" w:color="auto"/>
        <w:bottom w:val="none" w:sz="0" w:space="0" w:color="auto"/>
        <w:right w:val="none" w:sz="0" w:space="0" w:color="auto"/>
      </w:divBdr>
    </w:div>
    <w:div w:id="1000960216">
      <w:bodyDiv w:val="1"/>
      <w:marLeft w:val="0"/>
      <w:marRight w:val="0"/>
      <w:marTop w:val="0"/>
      <w:marBottom w:val="0"/>
      <w:divBdr>
        <w:top w:val="none" w:sz="0" w:space="0" w:color="auto"/>
        <w:left w:val="none" w:sz="0" w:space="0" w:color="auto"/>
        <w:bottom w:val="none" w:sz="0" w:space="0" w:color="auto"/>
        <w:right w:val="none" w:sz="0" w:space="0" w:color="auto"/>
      </w:divBdr>
      <w:divsChild>
        <w:div w:id="98725601">
          <w:marLeft w:val="480"/>
          <w:marRight w:val="0"/>
          <w:marTop w:val="0"/>
          <w:marBottom w:val="0"/>
          <w:divBdr>
            <w:top w:val="none" w:sz="0" w:space="0" w:color="auto"/>
            <w:left w:val="none" w:sz="0" w:space="0" w:color="auto"/>
            <w:bottom w:val="none" w:sz="0" w:space="0" w:color="auto"/>
            <w:right w:val="none" w:sz="0" w:space="0" w:color="auto"/>
          </w:divBdr>
        </w:div>
        <w:div w:id="178467904">
          <w:marLeft w:val="480"/>
          <w:marRight w:val="0"/>
          <w:marTop w:val="0"/>
          <w:marBottom w:val="0"/>
          <w:divBdr>
            <w:top w:val="none" w:sz="0" w:space="0" w:color="auto"/>
            <w:left w:val="none" w:sz="0" w:space="0" w:color="auto"/>
            <w:bottom w:val="none" w:sz="0" w:space="0" w:color="auto"/>
            <w:right w:val="none" w:sz="0" w:space="0" w:color="auto"/>
          </w:divBdr>
        </w:div>
        <w:div w:id="200091806">
          <w:marLeft w:val="480"/>
          <w:marRight w:val="0"/>
          <w:marTop w:val="0"/>
          <w:marBottom w:val="0"/>
          <w:divBdr>
            <w:top w:val="none" w:sz="0" w:space="0" w:color="auto"/>
            <w:left w:val="none" w:sz="0" w:space="0" w:color="auto"/>
            <w:bottom w:val="none" w:sz="0" w:space="0" w:color="auto"/>
            <w:right w:val="none" w:sz="0" w:space="0" w:color="auto"/>
          </w:divBdr>
        </w:div>
        <w:div w:id="341325709">
          <w:marLeft w:val="480"/>
          <w:marRight w:val="0"/>
          <w:marTop w:val="0"/>
          <w:marBottom w:val="0"/>
          <w:divBdr>
            <w:top w:val="none" w:sz="0" w:space="0" w:color="auto"/>
            <w:left w:val="none" w:sz="0" w:space="0" w:color="auto"/>
            <w:bottom w:val="none" w:sz="0" w:space="0" w:color="auto"/>
            <w:right w:val="none" w:sz="0" w:space="0" w:color="auto"/>
          </w:divBdr>
        </w:div>
        <w:div w:id="372580596">
          <w:marLeft w:val="480"/>
          <w:marRight w:val="0"/>
          <w:marTop w:val="0"/>
          <w:marBottom w:val="0"/>
          <w:divBdr>
            <w:top w:val="none" w:sz="0" w:space="0" w:color="auto"/>
            <w:left w:val="none" w:sz="0" w:space="0" w:color="auto"/>
            <w:bottom w:val="none" w:sz="0" w:space="0" w:color="auto"/>
            <w:right w:val="none" w:sz="0" w:space="0" w:color="auto"/>
          </w:divBdr>
        </w:div>
        <w:div w:id="502015359">
          <w:marLeft w:val="480"/>
          <w:marRight w:val="0"/>
          <w:marTop w:val="0"/>
          <w:marBottom w:val="0"/>
          <w:divBdr>
            <w:top w:val="none" w:sz="0" w:space="0" w:color="auto"/>
            <w:left w:val="none" w:sz="0" w:space="0" w:color="auto"/>
            <w:bottom w:val="none" w:sz="0" w:space="0" w:color="auto"/>
            <w:right w:val="none" w:sz="0" w:space="0" w:color="auto"/>
          </w:divBdr>
        </w:div>
        <w:div w:id="797454335">
          <w:marLeft w:val="480"/>
          <w:marRight w:val="0"/>
          <w:marTop w:val="0"/>
          <w:marBottom w:val="0"/>
          <w:divBdr>
            <w:top w:val="none" w:sz="0" w:space="0" w:color="auto"/>
            <w:left w:val="none" w:sz="0" w:space="0" w:color="auto"/>
            <w:bottom w:val="none" w:sz="0" w:space="0" w:color="auto"/>
            <w:right w:val="none" w:sz="0" w:space="0" w:color="auto"/>
          </w:divBdr>
        </w:div>
        <w:div w:id="846559679">
          <w:marLeft w:val="480"/>
          <w:marRight w:val="0"/>
          <w:marTop w:val="0"/>
          <w:marBottom w:val="0"/>
          <w:divBdr>
            <w:top w:val="none" w:sz="0" w:space="0" w:color="auto"/>
            <w:left w:val="none" w:sz="0" w:space="0" w:color="auto"/>
            <w:bottom w:val="none" w:sz="0" w:space="0" w:color="auto"/>
            <w:right w:val="none" w:sz="0" w:space="0" w:color="auto"/>
          </w:divBdr>
        </w:div>
        <w:div w:id="1048647648">
          <w:marLeft w:val="480"/>
          <w:marRight w:val="0"/>
          <w:marTop w:val="0"/>
          <w:marBottom w:val="0"/>
          <w:divBdr>
            <w:top w:val="none" w:sz="0" w:space="0" w:color="auto"/>
            <w:left w:val="none" w:sz="0" w:space="0" w:color="auto"/>
            <w:bottom w:val="none" w:sz="0" w:space="0" w:color="auto"/>
            <w:right w:val="none" w:sz="0" w:space="0" w:color="auto"/>
          </w:divBdr>
        </w:div>
        <w:div w:id="1063915755">
          <w:marLeft w:val="480"/>
          <w:marRight w:val="0"/>
          <w:marTop w:val="0"/>
          <w:marBottom w:val="0"/>
          <w:divBdr>
            <w:top w:val="none" w:sz="0" w:space="0" w:color="auto"/>
            <w:left w:val="none" w:sz="0" w:space="0" w:color="auto"/>
            <w:bottom w:val="none" w:sz="0" w:space="0" w:color="auto"/>
            <w:right w:val="none" w:sz="0" w:space="0" w:color="auto"/>
          </w:divBdr>
        </w:div>
        <w:div w:id="1120957513">
          <w:marLeft w:val="480"/>
          <w:marRight w:val="0"/>
          <w:marTop w:val="0"/>
          <w:marBottom w:val="0"/>
          <w:divBdr>
            <w:top w:val="none" w:sz="0" w:space="0" w:color="auto"/>
            <w:left w:val="none" w:sz="0" w:space="0" w:color="auto"/>
            <w:bottom w:val="none" w:sz="0" w:space="0" w:color="auto"/>
            <w:right w:val="none" w:sz="0" w:space="0" w:color="auto"/>
          </w:divBdr>
        </w:div>
        <w:div w:id="1215315385">
          <w:marLeft w:val="480"/>
          <w:marRight w:val="0"/>
          <w:marTop w:val="0"/>
          <w:marBottom w:val="0"/>
          <w:divBdr>
            <w:top w:val="none" w:sz="0" w:space="0" w:color="auto"/>
            <w:left w:val="none" w:sz="0" w:space="0" w:color="auto"/>
            <w:bottom w:val="none" w:sz="0" w:space="0" w:color="auto"/>
            <w:right w:val="none" w:sz="0" w:space="0" w:color="auto"/>
          </w:divBdr>
        </w:div>
        <w:div w:id="1298803474">
          <w:marLeft w:val="480"/>
          <w:marRight w:val="0"/>
          <w:marTop w:val="0"/>
          <w:marBottom w:val="0"/>
          <w:divBdr>
            <w:top w:val="none" w:sz="0" w:space="0" w:color="auto"/>
            <w:left w:val="none" w:sz="0" w:space="0" w:color="auto"/>
            <w:bottom w:val="none" w:sz="0" w:space="0" w:color="auto"/>
            <w:right w:val="none" w:sz="0" w:space="0" w:color="auto"/>
          </w:divBdr>
        </w:div>
        <w:div w:id="1318416484">
          <w:marLeft w:val="480"/>
          <w:marRight w:val="0"/>
          <w:marTop w:val="0"/>
          <w:marBottom w:val="0"/>
          <w:divBdr>
            <w:top w:val="none" w:sz="0" w:space="0" w:color="auto"/>
            <w:left w:val="none" w:sz="0" w:space="0" w:color="auto"/>
            <w:bottom w:val="none" w:sz="0" w:space="0" w:color="auto"/>
            <w:right w:val="none" w:sz="0" w:space="0" w:color="auto"/>
          </w:divBdr>
        </w:div>
        <w:div w:id="1345865678">
          <w:marLeft w:val="480"/>
          <w:marRight w:val="0"/>
          <w:marTop w:val="0"/>
          <w:marBottom w:val="0"/>
          <w:divBdr>
            <w:top w:val="none" w:sz="0" w:space="0" w:color="auto"/>
            <w:left w:val="none" w:sz="0" w:space="0" w:color="auto"/>
            <w:bottom w:val="none" w:sz="0" w:space="0" w:color="auto"/>
            <w:right w:val="none" w:sz="0" w:space="0" w:color="auto"/>
          </w:divBdr>
        </w:div>
        <w:div w:id="1514295255">
          <w:marLeft w:val="480"/>
          <w:marRight w:val="0"/>
          <w:marTop w:val="0"/>
          <w:marBottom w:val="0"/>
          <w:divBdr>
            <w:top w:val="none" w:sz="0" w:space="0" w:color="auto"/>
            <w:left w:val="none" w:sz="0" w:space="0" w:color="auto"/>
            <w:bottom w:val="none" w:sz="0" w:space="0" w:color="auto"/>
            <w:right w:val="none" w:sz="0" w:space="0" w:color="auto"/>
          </w:divBdr>
        </w:div>
        <w:div w:id="1567908488">
          <w:marLeft w:val="480"/>
          <w:marRight w:val="0"/>
          <w:marTop w:val="0"/>
          <w:marBottom w:val="0"/>
          <w:divBdr>
            <w:top w:val="none" w:sz="0" w:space="0" w:color="auto"/>
            <w:left w:val="none" w:sz="0" w:space="0" w:color="auto"/>
            <w:bottom w:val="none" w:sz="0" w:space="0" w:color="auto"/>
            <w:right w:val="none" w:sz="0" w:space="0" w:color="auto"/>
          </w:divBdr>
        </w:div>
        <w:div w:id="1856646813">
          <w:marLeft w:val="480"/>
          <w:marRight w:val="0"/>
          <w:marTop w:val="0"/>
          <w:marBottom w:val="0"/>
          <w:divBdr>
            <w:top w:val="none" w:sz="0" w:space="0" w:color="auto"/>
            <w:left w:val="none" w:sz="0" w:space="0" w:color="auto"/>
            <w:bottom w:val="none" w:sz="0" w:space="0" w:color="auto"/>
            <w:right w:val="none" w:sz="0" w:space="0" w:color="auto"/>
          </w:divBdr>
        </w:div>
        <w:div w:id="2059738605">
          <w:marLeft w:val="480"/>
          <w:marRight w:val="0"/>
          <w:marTop w:val="0"/>
          <w:marBottom w:val="0"/>
          <w:divBdr>
            <w:top w:val="none" w:sz="0" w:space="0" w:color="auto"/>
            <w:left w:val="none" w:sz="0" w:space="0" w:color="auto"/>
            <w:bottom w:val="none" w:sz="0" w:space="0" w:color="auto"/>
            <w:right w:val="none" w:sz="0" w:space="0" w:color="auto"/>
          </w:divBdr>
        </w:div>
      </w:divsChild>
    </w:div>
    <w:div w:id="1004674273">
      <w:bodyDiv w:val="1"/>
      <w:marLeft w:val="0"/>
      <w:marRight w:val="0"/>
      <w:marTop w:val="0"/>
      <w:marBottom w:val="0"/>
      <w:divBdr>
        <w:top w:val="none" w:sz="0" w:space="0" w:color="auto"/>
        <w:left w:val="none" w:sz="0" w:space="0" w:color="auto"/>
        <w:bottom w:val="none" w:sz="0" w:space="0" w:color="auto"/>
        <w:right w:val="none" w:sz="0" w:space="0" w:color="auto"/>
      </w:divBdr>
    </w:div>
    <w:div w:id="1007093980">
      <w:bodyDiv w:val="1"/>
      <w:marLeft w:val="0"/>
      <w:marRight w:val="0"/>
      <w:marTop w:val="0"/>
      <w:marBottom w:val="0"/>
      <w:divBdr>
        <w:top w:val="none" w:sz="0" w:space="0" w:color="auto"/>
        <w:left w:val="none" w:sz="0" w:space="0" w:color="auto"/>
        <w:bottom w:val="none" w:sz="0" w:space="0" w:color="auto"/>
        <w:right w:val="none" w:sz="0" w:space="0" w:color="auto"/>
      </w:divBdr>
    </w:div>
    <w:div w:id="1010596833">
      <w:bodyDiv w:val="1"/>
      <w:marLeft w:val="0"/>
      <w:marRight w:val="0"/>
      <w:marTop w:val="0"/>
      <w:marBottom w:val="0"/>
      <w:divBdr>
        <w:top w:val="none" w:sz="0" w:space="0" w:color="auto"/>
        <w:left w:val="none" w:sz="0" w:space="0" w:color="auto"/>
        <w:bottom w:val="none" w:sz="0" w:space="0" w:color="auto"/>
        <w:right w:val="none" w:sz="0" w:space="0" w:color="auto"/>
      </w:divBdr>
    </w:div>
    <w:div w:id="1011418053">
      <w:bodyDiv w:val="1"/>
      <w:marLeft w:val="0"/>
      <w:marRight w:val="0"/>
      <w:marTop w:val="0"/>
      <w:marBottom w:val="0"/>
      <w:divBdr>
        <w:top w:val="none" w:sz="0" w:space="0" w:color="auto"/>
        <w:left w:val="none" w:sz="0" w:space="0" w:color="auto"/>
        <w:bottom w:val="none" w:sz="0" w:space="0" w:color="auto"/>
        <w:right w:val="none" w:sz="0" w:space="0" w:color="auto"/>
      </w:divBdr>
      <w:divsChild>
        <w:div w:id="54134585">
          <w:marLeft w:val="480"/>
          <w:marRight w:val="0"/>
          <w:marTop w:val="0"/>
          <w:marBottom w:val="0"/>
          <w:divBdr>
            <w:top w:val="none" w:sz="0" w:space="0" w:color="auto"/>
            <w:left w:val="none" w:sz="0" w:space="0" w:color="auto"/>
            <w:bottom w:val="none" w:sz="0" w:space="0" w:color="auto"/>
            <w:right w:val="none" w:sz="0" w:space="0" w:color="auto"/>
          </w:divBdr>
        </w:div>
        <w:div w:id="71515472">
          <w:marLeft w:val="480"/>
          <w:marRight w:val="0"/>
          <w:marTop w:val="0"/>
          <w:marBottom w:val="0"/>
          <w:divBdr>
            <w:top w:val="none" w:sz="0" w:space="0" w:color="auto"/>
            <w:left w:val="none" w:sz="0" w:space="0" w:color="auto"/>
            <w:bottom w:val="none" w:sz="0" w:space="0" w:color="auto"/>
            <w:right w:val="none" w:sz="0" w:space="0" w:color="auto"/>
          </w:divBdr>
        </w:div>
        <w:div w:id="90591348">
          <w:marLeft w:val="480"/>
          <w:marRight w:val="0"/>
          <w:marTop w:val="0"/>
          <w:marBottom w:val="0"/>
          <w:divBdr>
            <w:top w:val="none" w:sz="0" w:space="0" w:color="auto"/>
            <w:left w:val="none" w:sz="0" w:space="0" w:color="auto"/>
            <w:bottom w:val="none" w:sz="0" w:space="0" w:color="auto"/>
            <w:right w:val="none" w:sz="0" w:space="0" w:color="auto"/>
          </w:divBdr>
        </w:div>
        <w:div w:id="123695275">
          <w:marLeft w:val="480"/>
          <w:marRight w:val="0"/>
          <w:marTop w:val="0"/>
          <w:marBottom w:val="0"/>
          <w:divBdr>
            <w:top w:val="none" w:sz="0" w:space="0" w:color="auto"/>
            <w:left w:val="none" w:sz="0" w:space="0" w:color="auto"/>
            <w:bottom w:val="none" w:sz="0" w:space="0" w:color="auto"/>
            <w:right w:val="none" w:sz="0" w:space="0" w:color="auto"/>
          </w:divBdr>
        </w:div>
        <w:div w:id="161284373">
          <w:marLeft w:val="480"/>
          <w:marRight w:val="0"/>
          <w:marTop w:val="0"/>
          <w:marBottom w:val="0"/>
          <w:divBdr>
            <w:top w:val="none" w:sz="0" w:space="0" w:color="auto"/>
            <w:left w:val="none" w:sz="0" w:space="0" w:color="auto"/>
            <w:bottom w:val="none" w:sz="0" w:space="0" w:color="auto"/>
            <w:right w:val="none" w:sz="0" w:space="0" w:color="auto"/>
          </w:divBdr>
        </w:div>
        <w:div w:id="191043176">
          <w:marLeft w:val="480"/>
          <w:marRight w:val="0"/>
          <w:marTop w:val="0"/>
          <w:marBottom w:val="0"/>
          <w:divBdr>
            <w:top w:val="none" w:sz="0" w:space="0" w:color="auto"/>
            <w:left w:val="none" w:sz="0" w:space="0" w:color="auto"/>
            <w:bottom w:val="none" w:sz="0" w:space="0" w:color="auto"/>
            <w:right w:val="none" w:sz="0" w:space="0" w:color="auto"/>
          </w:divBdr>
        </w:div>
        <w:div w:id="264506425">
          <w:marLeft w:val="480"/>
          <w:marRight w:val="0"/>
          <w:marTop w:val="0"/>
          <w:marBottom w:val="0"/>
          <w:divBdr>
            <w:top w:val="none" w:sz="0" w:space="0" w:color="auto"/>
            <w:left w:val="none" w:sz="0" w:space="0" w:color="auto"/>
            <w:bottom w:val="none" w:sz="0" w:space="0" w:color="auto"/>
            <w:right w:val="none" w:sz="0" w:space="0" w:color="auto"/>
          </w:divBdr>
        </w:div>
        <w:div w:id="312224394">
          <w:marLeft w:val="480"/>
          <w:marRight w:val="0"/>
          <w:marTop w:val="0"/>
          <w:marBottom w:val="0"/>
          <w:divBdr>
            <w:top w:val="none" w:sz="0" w:space="0" w:color="auto"/>
            <w:left w:val="none" w:sz="0" w:space="0" w:color="auto"/>
            <w:bottom w:val="none" w:sz="0" w:space="0" w:color="auto"/>
            <w:right w:val="none" w:sz="0" w:space="0" w:color="auto"/>
          </w:divBdr>
        </w:div>
        <w:div w:id="364985707">
          <w:marLeft w:val="480"/>
          <w:marRight w:val="0"/>
          <w:marTop w:val="0"/>
          <w:marBottom w:val="0"/>
          <w:divBdr>
            <w:top w:val="none" w:sz="0" w:space="0" w:color="auto"/>
            <w:left w:val="none" w:sz="0" w:space="0" w:color="auto"/>
            <w:bottom w:val="none" w:sz="0" w:space="0" w:color="auto"/>
            <w:right w:val="none" w:sz="0" w:space="0" w:color="auto"/>
          </w:divBdr>
        </w:div>
        <w:div w:id="491532615">
          <w:marLeft w:val="480"/>
          <w:marRight w:val="0"/>
          <w:marTop w:val="0"/>
          <w:marBottom w:val="0"/>
          <w:divBdr>
            <w:top w:val="none" w:sz="0" w:space="0" w:color="auto"/>
            <w:left w:val="none" w:sz="0" w:space="0" w:color="auto"/>
            <w:bottom w:val="none" w:sz="0" w:space="0" w:color="auto"/>
            <w:right w:val="none" w:sz="0" w:space="0" w:color="auto"/>
          </w:divBdr>
        </w:div>
        <w:div w:id="530535833">
          <w:marLeft w:val="480"/>
          <w:marRight w:val="0"/>
          <w:marTop w:val="0"/>
          <w:marBottom w:val="0"/>
          <w:divBdr>
            <w:top w:val="none" w:sz="0" w:space="0" w:color="auto"/>
            <w:left w:val="none" w:sz="0" w:space="0" w:color="auto"/>
            <w:bottom w:val="none" w:sz="0" w:space="0" w:color="auto"/>
            <w:right w:val="none" w:sz="0" w:space="0" w:color="auto"/>
          </w:divBdr>
        </w:div>
        <w:div w:id="540827740">
          <w:marLeft w:val="480"/>
          <w:marRight w:val="0"/>
          <w:marTop w:val="0"/>
          <w:marBottom w:val="0"/>
          <w:divBdr>
            <w:top w:val="none" w:sz="0" w:space="0" w:color="auto"/>
            <w:left w:val="none" w:sz="0" w:space="0" w:color="auto"/>
            <w:bottom w:val="none" w:sz="0" w:space="0" w:color="auto"/>
            <w:right w:val="none" w:sz="0" w:space="0" w:color="auto"/>
          </w:divBdr>
        </w:div>
        <w:div w:id="550965596">
          <w:marLeft w:val="480"/>
          <w:marRight w:val="0"/>
          <w:marTop w:val="0"/>
          <w:marBottom w:val="0"/>
          <w:divBdr>
            <w:top w:val="none" w:sz="0" w:space="0" w:color="auto"/>
            <w:left w:val="none" w:sz="0" w:space="0" w:color="auto"/>
            <w:bottom w:val="none" w:sz="0" w:space="0" w:color="auto"/>
            <w:right w:val="none" w:sz="0" w:space="0" w:color="auto"/>
          </w:divBdr>
        </w:div>
        <w:div w:id="734544575">
          <w:marLeft w:val="480"/>
          <w:marRight w:val="0"/>
          <w:marTop w:val="0"/>
          <w:marBottom w:val="0"/>
          <w:divBdr>
            <w:top w:val="none" w:sz="0" w:space="0" w:color="auto"/>
            <w:left w:val="none" w:sz="0" w:space="0" w:color="auto"/>
            <w:bottom w:val="none" w:sz="0" w:space="0" w:color="auto"/>
            <w:right w:val="none" w:sz="0" w:space="0" w:color="auto"/>
          </w:divBdr>
        </w:div>
        <w:div w:id="760685142">
          <w:marLeft w:val="480"/>
          <w:marRight w:val="0"/>
          <w:marTop w:val="0"/>
          <w:marBottom w:val="0"/>
          <w:divBdr>
            <w:top w:val="none" w:sz="0" w:space="0" w:color="auto"/>
            <w:left w:val="none" w:sz="0" w:space="0" w:color="auto"/>
            <w:bottom w:val="none" w:sz="0" w:space="0" w:color="auto"/>
            <w:right w:val="none" w:sz="0" w:space="0" w:color="auto"/>
          </w:divBdr>
        </w:div>
        <w:div w:id="811098360">
          <w:marLeft w:val="480"/>
          <w:marRight w:val="0"/>
          <w:marTop w:val="0"/>
          <w:marBottom w:val="0"/>
          <w:divBdr>
            <w:top w:val="none" w:sz="0" w:space="0" w:color="auto"/>
            <w:left w:val="none" w:sz="0" w:space="0" w:color="auto"/>
            <w:bottom w:val="none" w:sz="0" w:space="0" w:color="auto"/>
            <w:right w:val="none" w:sz="0" w:space="0" w:color="auto"/>
          </w:divBdr>
        </w:div>
        <w:div w:id="817646458">
          <w:marLeft w:val="480"/>
          <w:marRight w:val="0"/>
          <w:marTop w:val="0"/>
          <w:marBottom w:val="0"/>
          <w:divBdr>
            <w:top w:val="none" w:sz="0" w:space="0" w:color="auto"/>
            <w:left w:val="none" w:sz="0" w:space="0" w:color="auto"/>
            <w:bottom w:val="none" w:sz="0" w:space="0" w:color="auto"/>
            <w:right w:val="none" w:sz="0" w:space="0" w:color="auto"/>
          </w:divBdr>
        </w:div>
        <w:div w:id="1052577548">
          <w:marLeft w:val="480"/>
          <w:marRight w:val="0"/>
          <w:marTop w:val="0"/>
          <w:marBottom w:val="0"/>
          <w:divBdr>
            <w:top w:val="none" w:sz="0" w:space="0" w:color="auto"/>
            <w:left w:val="none" w:sz="0" w:space="0" w:color="auto"/>
            <w:bottom w:val="none" w:sz="0" w:space="0" w:color="auto"/>
            <w:right w:val="none" w:sz="0" w:space="0" w:color="auto"/>
          </w:divBdr>
        </w:div>
        <w:div w:id="1324041749">
          <w:marLeft w:val="480"/>
          <w:marRight w:val="0"/>
          <w:marTop w:val="0"/>
          <w:marBottom w:val="0"/>
          <w:divBdr>
            <w:top w:val="none" w:sz="0" w:space="0" w:color="auto"/>
            <w:left w:val="none" w:sz="0" w:space="0" w:color="auto"/>
            <w:bottom w:val="none" w:sz="0" w:space="0" w:color="auto"/>
            <w:right w:val="none" w:sz="0" w:space="0" w:color="auto"/>
          </w:divBdr>
        </w:div>
        <w:div w:id="1383096810">
          <w:marLeft w:val="480"/>
          <w:marRight w:val="0"/>
          <w:marTop w:val="0"/>
          <w:marBottom w:val="0"/>
          <w:divBdr>
            <w:top w:val="none" w:sz="0" w:space="0" w:color="auto"/>
            <w:left w:val="none" w:sz="0" w:space="0" w:color="auto"/>
            <w:bottom w:val="none" w:sz="0" w:space="0" w:color="auto"/>
            <w:right w:val="none" w:sz="0" w:space="0" w:color="auto"/>
          </w:divBdr>
        </w:div>
        <w:div w:id="1441299017">
          <w:marLeft w:val="480"/>
          <w:marRight w:val="0"/>
          <w:marTop w:val="0"/>
          <w:marBottom w:val="0"/>
          <w:divBdr>
            <w:top w:val="none" w:sz="0" w:space="0" w:color="auto"/>
            <w:left w:val="none" w:sz="0" w:space="0" w:color="auto"/>
            <w:bottom w:val="none" w:sz="0" w:space="0" w:color="auto"/>
            <w:right w:val="none" w:sz="0" w:space="0" w:color="auto"/>
          </w:divBdr>
        </w:div>
        <w:div w:id="1554346196">
          <w:marLeft w:val="480"/>
          <w:marRight w:val="0"/>
          <w:marTop w:val="0"/>
          <w:marBottom w:val="0"/>
          <w:divBdr>
            <w:top w:val="none" w:sz="0" w:space="0" w:color="auto"/>
            <w:left w:val="none" w:sz="0" w:space="0" w:color="auto"/>
            <w:bottom w:val="none" w:sz="0" w:space="0" w:color="auto"/>
            <w:right w:val="none" w:sz="0" w:space="0" w:color="auto"/>
          </w:divBdr>
        </w:div>
        <w:div w:id="1594043871">
          <w:marLeft w:val="480"/>
          <w:marRight w:val="0"/>
          <w:marTop w:val="0"/>
          <w:marBottom w:val="0"/>
          <w:divBdr>
            <w:top w:val="none" w:sz="0" w:space="0" w:color="auto"/>
            <w:left w:val="none" w:sz="0" w:space="0" w:color="auto"/>
            <w:bottom w:val="none" w:sz="0" w:space="0" w:color="auto"/>
            <w:right w:val="none" w:sz="0" w:space="0" w:color="auto"/>
          </w:divBdr>
        </w:div>
        <w:div w:id="1631983652">
          <w:marLeft w:val="480"/>
          <w:marRight w:val="0"/>
          <w:marTop w:val="0"/>
          <w:marBottom w:val="0"/>
          <w:divBdr>
            <w:top w:val="none" w:sz="0" w:space="0" w:color="auto"/>
            <w:left w:val="none" w:sz="0" w:space="0" w:color="auto"/>
            <w:bottom w:val="none" w:sz="0" w:space="0" w:color="auto"/>
            <w:right w:val="none" w:sz="0" w:space="0" w:color="auto"/>
          </w:divBdr>
        </w:div>
        <w:div w:id="1658878838">
          <w:marLeft w:val="480"/>
          <w:marRight w:val="0"/>
          <w:marTop w:val="0"/>
          <w:marBottom w:val="0"/>
          <w:divBdr>
            <w:top w:val="none" w:sz="0" w:space="0" w:color="auto"/>
            <w:left w:val="none" w:sz="0" w:space="0" w:color="auto"/>
            <w:bottom w:val="none" w:sz="0" w:space="0" w:color="auto"/>
            <w:right w:val="none" w:sz="0" w:space="0" w:color="auto"/>
          </w:divBdr>
        </w:div>
        <w:div w:id="1749502022">
          <w:marLeft w:val="480"/>
          <w:marRight w:val="0"/>
          <w:marTop w:val="0"/>
          <w:marBottom w:val="0"/>
          <w:divBdr>
            <w:top w:val="none" w:sz="0" w:space="0" w:color="auto"/>
            <w:left w:val="none" w:sz="0" w:space="0" w:color="auto"/>
            <w:bottom w:val="none" w:sz="0" w:space="0" w:color="auto"/>
            <w:right w:val="none" w:sz="0" w:space="0" w:color="auto"/>
          </w:divBdr>
        </w:div>
        <w:div w:id="1806041932">
          <w:marLeft w:val="480"/>
          <w:marRight w:val="0"/>
          <w:marTop w:val="0"/>
          <w:marBottom w:val="0"/>
          <w:divBdr>
            <w:top w:val="none" w:sz="0" w:space="0" w:color="auto"/>
            <w:left w:val="none" w:sz="0" w:space="0" w:color="auto"/>
            <w:bottom w:val="none" w:sz="0" w:space="0" w:color="auto"/>
            <w:right w:val="none" w:sz="0" w:space="0" w:color="auto"/>
          </w:divBdr>
        </w:div>
        <w:div w:id="1900362276">
          <w:marLeft w:val="480"/>
          <w:marRight w:val="0"/>
          <w:marTop w:val="0"/>
          <w:marBottom w:val="0"/>
          <w:divBdr>
            <w:top w:val="none" w:sz="0" w:space="0" w:color="auto"/>
            <w:left w:val="none" w:sz="0" w:space="0" w:color="auto"/>
            <w:bottom w:val="none" w:sz="0" w:space="0" w:color="auto"/>
            <w:right w:val="none" w:sz="0" w:space="0" w:color="auto"/>
          </w:divBdr>
        </w:div>
        <w:div w:id="1955551963">
          <w:marLeft w:val="480"/>
          <w:marRight w:val="0"/>
          <w:marTop w:val="0"/>
          <w:marBottom w:val="0"/>
          <w:divBdr>
            <w:top w:val="none" w:sz="0" w:space="0" w:color="auto"/>
            <w:left w:val="none" w:sz="0" w:space="0" w:color="auto"/>
            <w:bottom w:val="none" w:sz="0" w:space="0" w:color="auto"/>
            <w:right w:val="none" w:sz="0" w:space="0" w:color="auto"/>
          </w:divBdr>
        </w:div>
      </w:divsChild>
    </w:div>
    <w:div w:id="1015159052">
      <w:bodyDiv w:val="1"/>
      <w:marLeft w:val="0"/>
      <w:marRight w:val="0"/>
      <w:marTop w:val="0"/>
      <w:marBottom w:val="0"/>
      <w:divBdr>
        <w:top w:val="none" w:sz="0" w:space="0" w:color="auto"/>
        <w:left w:val="none" w:sz="0" w:space="0" w:color="auto"/>
        <w:bottom w:val="none" w:sz="0" w:space="0" w:color="auto"/>
        <w:right w:val="none" w:sz="0" w:space="0" w:color="auto"/>
      </w:divBdr>
    </w:div>
    <w:div w:id="1016732983">
      <w:bodyDiv w:val="1"/>
      <w:marLeft w:val="0"/>
      <w:marRight w:val="0"/>
      <w:marTop w:val="0"/>
      <w:marBottom w:val="0"/>
      <w:divBdr>
        <w:top w:val="none" w:sz="0" w:space="0" w:color="auto"/>
        <w:left w:val="none" w:sz="0" w:space="0" w:color="auto"/>
        <w:bottom w:val="none" w:sz="0" w:space="0" w:color="auto"/>
        <w:right w:val="none" w:sz="0" w:space="0" w:color="auto"/>
      </w:divBdr>
    </w:div>
    <w:div w:id="1016929956">
      <w:bodyDiv w:val="1"/>
      <w:marLeft w:val="0"/>
      <w:marRight w:val="0"/>
      <w:marTop w:val="0"/>
      <w:marBottom w:val="0"/>
      <w:divBdr>
        <w:top w:val="none" w:sz="0" w:space="0" w:color="auto"/>
        <w:left w:val="none" w:sz="0" w:space="0" w:color="auto"/>
        <w:bottom w:val="none" w:sz="0" w:space="0" w:color="auto"/>
        <w:right w:val="none" w:sz="0" w:space="0" w:color="auto"/>
      </w:divBdr>
    </w:div>
    <w:div w:id="1021320129">
      <w:bodyDiv w:val="1"/>
      <w:marLeft w:val="0"/>
      <w:marRight w:val="0"/>
      <w:marTop w:val="0"/>
      <w:marBottom w:val="0"/>
      <w:divBdr>
        <w:top w:val="none" w:sz="0" w:space="0" w:color="auto"/>
        <w:left w:val="none" w:sz="0" w:space="0" w:color="auto"/>
        <w:bottom w:val="none" w:sz="0" w:space="0" w:color="auto"/>
        <w:right w:val="none" w:sz="0" w:space="0" w:color="auto"/>
      </w:divBdr>
    </w:div>
    <w:div w:id="1027563083">
      <w:bodyDiv w:val="1"/>
      <w:marLeft w:val="0"/>
      <w:marRight w:val="0"/>
      <w:marTop w:val="0"/>
      <w:marBottom w:val="0"/>
      <w:divBdr>
        <w:top w:val="none" w:sz="0" w:space="0" w:color="auto"/>
        <w:left w:val="none" w:sz="0" w:space="0" w:color="auto"/>
        <w:bottom w:val="none" w:sz="0" w:space="0" w:color="auto"/>
        <w:right w:val="none" w:sz="0" w:space="0" w:color="auto"/>
      </w:divBdr>
    </w:div>
    <w:div w:id="1028415108">
      <w:bodyDiv w:val="1"/>
      <w:marLeft w:val="0"/>
      <w:marRight w:val="0"/>
      <w:marTop w:val="0"/>
      <w:marBottom w:val="0"/>
      <w:divBdr>
        <w:top w:val="none" w:sz="0" w:space="0" w:color="auto"/>
        <w:left w:val="none" w:sz="0" w:space="0" w:color="auto"/>
        <w:bottom w:val="none" w:sz="0" w:space="0" w:color="auto"/>
        <w:right w:val="none" w:sz="0" w:space="0" w:color="auto"/>
      </w:divBdr>
    </w:div>
    <w:div w:id="1035884655">
      <w:bodyDiv w:val="1"/>
      <w:marLeft w:val="0"/>
      <w:marRight w:val="0"/>
      <w:marTop w:val="0"/>
      <w:marBottom w:val="0"/>
      <w:divBdr>
        <w:top w:val="none" w:sz="0" w:space="0" w:color="auto"/>
        <w:left w:val="none" w:sz="0" w:space="0" w:color="auto"/>
        <w:bottom w:val="none" w:sz="0" w:space="0" w:color="auto"/>
        <w:right w:val="none" w:sz="0" w:space="0" w:color="auto"/>
      </w:divBdr>
    </w:div>
    <w:div w:id="1036081321">
      <w:bodyDiv w:val="1"/>
      <w:marLeft w:val="0"/>
      <w:marRight w:val="0"/>
      <w:marTop w:val="0"/>
      <w:marBottom w:val="0"/>
      <w:divBdr>
        <w:top w:val="none" w:sz="0" w:space="0" w:color="auto"/>
        <w:left w:val="none" w:sz="0" w:space="0" w:color="auto"/>
        <w:bottom w:val="none" w:sz="0" w:space="0" w:color="auto"/>
        <w:right w:val="none" w:sz="0" w:space="0" w:color="auto"/>
      </w:divBdr>
    </w:div>
    <w:div w:id="1036585855">
      <w:bodyDiv w:val="1"/>
      <w:marLeft w:val="0"/>
      <w:marRight w:val="0"/>
      <w:marTop w:val="0"/>
      <w:marBottom w:val="0"/>
      <w:divBdr>
        <w:top w:val="none" w:sz="0" w:space="0" w:color="auto"/>
        <w:left w:val="none" w:sz="0" w:space="0" w:color="auto"/>
        <w:bottom w:val="none" w:sz="0" w:space="0" w:color="auto"/>
        <w:right w:val="none" w:sz="0" w:space="0" w:color="auto"/>
      </w:divBdr>
    </w:div>
    <w:div w:id="1040127916">
      <w:bodyDiv w:val="1"/>
      <w:marLeft w:val="0"/>
      <w:marRight w:val="0"/>
      <w:marTop w:val="0"/>
      <w:marBottom w:val="0"/>
      <w:divBdr>
        <w:top w:val="none" w:sz="0" w:space="0" w:color="auto"/>
        <w:left w:val="none" w:sz="0" w:space="0" w:color="auto"/>
        <w:bottom w:val="none" w:sz="0" w:space="0" w:color="auto"/>
        <w:right w:val="none" w:sz="0" w:space="0" w:color="auto"/>
      </w:divBdr>
    </w:div>
    <w:div w:id="1041369177">
      <w:bodyDiv w:val="1"/>
      <w:marLeft w:val="0"/>
      <w:marRight w:val="0"/>
      <w:marTop w:val="0"/>
      <w:marBottom w:val="0"/>
      <w:divBdr>
        <w:top w:val="none" w:sz="0" w:space="0" w:color="auto"/>
        <w:left w:val="none" w:sz="0" w:space="0" w:color="auto"/>
        <w:bottom w:val="none" w:sz="0" w:space="0" w:color="auto"/>
        <w:right w:val="none" w:sz="0" w:space="0" w:color="auto"/>
      </w:divBdr>
    </w:div>
    <w:div w:id="1046445440">
      <w:bodyDiv w:val="1"/>
      <w:marLeft w:val="0"/>
      <w:marRight w:val="0"/>
      <w:marTop w:val="0"/>
      <w:marBottom w:val="0"/>
      <w:divBdr>
        <w:top w:val="none" w:sz="0" w:space="0" w:color="auto"/>
        <w:left w:val="none" w:sz="0" w:space="0" w:color="auto"/>
        <w:bottom w:val="none" w:sz="0" w:space="0" w:color="auto"/>
        <w:right w:val="none" w:sz="0" w:space="0" w:color="auto"/>
      </w:divBdr>
    </w:div>
    <w:div w:id="1046955459">
      <w:bodyDiv w:val="1"/>
      <w:marLeft w:val="0"/>
      <w:marRight w:val="0"/>
      <w:marTop w:val="0"/>
      <w:marBottom w:val="0"/>
      <w:divBdr>
        <w:top w:val="none" w:sz="0" w:space="0" w:color="auto"/>
        <w:left w:val="none" w:sz="0" w:space="0" w:color="auto"/>
        <w:bottom w:val="none" w:sz="0" w:space="0" w:color="auto"/>
        <w:right w:val="none" w:sz="0" w:space="0" w:color="auto"/>
      </w:divBdr>
      <w:divsChild>
        <w:div w:id="121771167">
          <w:marLeft w:val="480"/>
          <w:marRight w:val="0"/>
          <w:marTop w:val="0"/>
          <w:marBottom w:val="0"/>
          <w:divBdr>
            <w:top w:val="none" w:sz="0" w:space="0" w:color="auto"/>
            <w:left w:val="none" w:sz="0" w:space="0" w:color="auto"/>
            <w:bottom w:val="none" w:sz="0" w:space="0" w:color="auto"/>
            <w:right w:val="none" w:sz="0" w:space="0" w:color="auto"/>
          </w:divBdr>
        </w:div>
        <w:div w:id="191767496">
          <w:marLeft w:val="480"/>
          <w:marRight w:val="0"/>
          <w:marTop w:val="0"/>
          <w:marBottom w:val="0"/>
          <w:divBdr>
            <w:top w:val="none" w:sz="0" w:space="0" w:color="auto"/>
            <w:left w:val="none" w:sz="0" w:space="0" w:color="auto"/>
            <w:bottom w:val="none" w:sz="0" w:space="0" w:color="auto"/>
            <w:right w:val="none" w:sz="0" w:space="0" w:color="auto"/>
          </w:divBdr>
        </w:div>
        <w:div w:id="212422701">
          <w:marLeft w:val="480"/>
          <w:marRight w:val="0"/>
          <w:marTop w:val="0"/>
          <w:marBottom w:val="0"/>
          <w:divBdr>
            <w:top w:val="none" w:sz="0" w:space="0" w:color="auto"/>
            <w:left w:val="none" w:sz="0" w:space="0" w:color="auto"/>
            <w:bottom w:val="none" w:sz="0" w:space="0" w:color="auto"/>
            <w:right w:val="none" w:sz="0" w:space="0" w:color="auto"/>
          </w:divBdr>
        </w:div>
        <w:div w:id="339166035">
          <w:marLeft w:val="480"/>
          <w:marRight w:val="0"/>
          <w:marTop w:val="0"/>
          <w:marBottom w:val="0"/>
          <w:divBdr>
            <w:top w:val="none" w:sz="0" w:space="0" w:color="auto"/>
            <w:left w:val="none" w:sz="0" w:space="0" w:color="auto"/>
            <w:bottom w:val="none" w:sz="0" w:space="0" w:color="auto"/>
            <w:right w:val="none" w:sz="0" w:space="0" w:color="auto"/>
          </w:divBdr>
        </w:div>
        <w:div w:id="344553210">
          <w:marLeft w:val="480"/>
          <w:marRight w:val="0"/>
          <w:marTop w:val="0"/>
          <w:marBottom w:val="0"/>
          <w:divBdr>
            <w:top w:val="none" w:sz="0" w:space="0" w:color="auto"/>
            <w:left w:val="none" w:sz="0" w:space="0" w:color="auto"/>
            <w:bottom w:val="none" w:sz="0" w:space="0" w:color="auto"/>
            <w:right w:val="none" w:sz="0" w:space="0" w:color="auto"/>
          </w:divBdr>
        </w:div>
        <w:div w:id="545603513">
          <w:marLeft w:val="480"/>
          <w:marRight w:val="0"/>
          <w:marTop w:val="0"/>
          <w:marBottom w:val="0"/>
          <w:divBdr>
            <w:top w:val="none" w:sz="0" w:space="0" w:color="auto"/>
            <w:left w:val="none" w:sz="0" w:space="0" w:color="auto"/>
            <w:bottom w:val="none" w:sz="0" w:space="0" w:color="auto"/>
            <w:right w:val="none" w:sz="0" w:space="0" w:color="auto"/>
          </w:divBdr>
        </w:div>
        <w:div w:id="641545393">
          <w:marLeft w:val="480"/>
          <w:marRight w:val="0"/>
          <w:marTop w:val="0"/>
          <w:marBottom w:val="0"/>
          <w:divBdr>
            <w:top w:val="none" w:sz="0" w:space="0" w:color="auto"/>
            <w:left w:val="none" w:sz="0" w:space="0" w:color="auto"/>
            <w:bottom w:val="none" w:sz="0" w:space="0" w:color="auto"/>
            <w:right w:val="none" w:sz="0" w:space="0" w:color="auto"/>
          </w:divBdr>
        </w:div>
        <w:div w:id="680206082">
          <w:marLeft w:val="480"/>
          <w:marRight w:val="0"/>
          <w:marTop w:val="0"/>
          <w:marBottom w:val="0"/>
          <w:divBdr>
            <w:top w:val="none" w:sz="0" w:space="0" w:color="auto"/>
            <w:left w:val="none" w:sz="0" w:space="0" w:color="auto"/>
            <w:bottom w:val="none" w:sz="0" w:space="0" w:color="auto"/>
            <w:right w:val="none" w:sz="0" w:space="0" w:color="auto"/>
          </w:divBdr>
        </w:div>
        <w:div w:id="846943465">
          <w:marLeft w:val="480"/>
          <w:marRight w:val="0"/>
          <w:marTop w:val="0"/>
          <w:marBottom w:val="0"/>
          <w:divBdr>
            <w:top w:val="none" w:sz="0" w:space="0" w:color="auto"/>
            <w:left w:val="none" w:sz="0" w:space="0" w:color="auto"/>
            <w:bottom w:val="none" w:sz="0" w:space="0" w:color="auto"/>
            <w:right w:val="none" w:sz="0" w:space="0" w:color="auto"/>
          </w:divBdr>
        </w:div>
        <w:div w:id="981227650">
          <w:marLeft w:val="480"/>
          <w:marRight w:val="0"/>
          <w:marTop w:val="0"/>
          <w:marBottom w:val="0"/>
          <w:divBdr>
            <w:top w:val="none" w:sz="0" w:space="0" w:color="auto"/>
            <w:left w:val="none" w:sz="0" w:space="0" w:color="auto"/>
            <w:bottom w:val="none" w:sz="0" w:space="0" w:color="auto"/>
            <w:right w:val="none" w:sz="0" w:space="0" w:color="auto"/>
          </w:divBdr>
        </w:div>
        <w:div w:id="1024208588">
          <w:marLeft w:val="480"/>
          <w:marRight w:val="0"/>
          <w:marTop w:val="0"/>
          <w:marBottom w:val="0"/>
          <w:divBdr>
            <w:top w:val="none" w:sz="0" w:space="0" w:color="auto"/>
            <w:left w:val="none" w:sz="0" w:space="0" w:color="auto"/>
            <w:bottom w:val="none" w:sz="0" w:space="0" w:color="auto"/>
            <w:right w:val="none" w:sz="0" w:space="0" w:color="auto"/>
          </w:divBdr>
        </w:div>
        <w:div w:id="1063715125">
          <w:marLeft w:val="480"/>
          <w:marRight w:val="0"/>
          <w:marTop w:val="0"/>
          <w:marBottom w:val="0"/>
          <w:divBdr>
            <w:top w:val="none" w:sz="0" w:space="0" w:color="auto"/>
            <w:left w:val="none" w:sz="0" w:space="0" w:color="auto"/>
            <w:bottom w:val="none" w:sz="0" w:space="0" w:color="auto"/>
            <w:right w:val="none" w:sz="0" w:space="0" w:color="auto"/>
          </w:divBdr>
        </w:div>
        <w:div w:id="1153840544">
          <w:marLeft w:val="480"/>
          <w:marRight w:val="0"/>
          <w:marTop w:val="0"/>
          <w:marBottom w:val="0"/>
          <w:divBdr>
            <w:top w:val="none" w:sz="0" w:space="0" w:color="auto"/>
            <w:left w:val="none" w:sz="0" w:space="0" w:color="auto"/>
            <w:bottom w:val="none" w:sz="0" w:space="0" w:color="auto"/>
            <w:right w:val="none" w:sz="0" w:space="0" w:color="auto"/>
          </w:divBdr>
        </w:div>
        <w:div w:id="1179352024">
          <w:marLeft w:val="480"/>
          <w:marRight w:val="0"/>
          <w:marTop w:val="0"/>
          <w:marBottom w:val="0"/>
          <w:divBdr>
            <w:top w:val="none" w:sz="0" w:space="0" w:color="auto"/>
            <w:left w:val="none" w:sz="0" w:space="0" w:color="auto"/>
            <w:bottom w:val="none" w:sz="0" w:space="0" w:color="auto"/>
            <w:right w:val="none" w:sz="0" w:space="0" w:color="auto"/>
          </w:divBdr>
        </w:div>
        <w:div w:id="1404643312">
          <w:marLeft w:val="480"/>
          <w:marRight w:val="0"/>
          <w:marTop w:val="0"/>
          <w:marBottom w:val="0"/>
          <w:divBdr>
            <w:top w:val="none" w:sz="0" w:space="0" w:color="auto"/>
            <w:left w:val="none" w:sz="0" w:space="0" w:color="auto"/>
            <w:bottom w:val="none" w:sz="0" w:space="0" w:color="auto"/>
            <w:right w:val="none" w:sz="0" w:space="0" w:color="auto"/>
          </w:divBdr>
        </w:div>
        <w:div w:id="1474450100">
          <w:marLeft w:val="480"/>
          <w:marRight w:val="0"/>
          <w:marTop w:val="0"/>
          <w:marBottom w:val="0"/>
          <w:divBdr>
            <w:top w:val="none" w:sz="0" w:space="0" w:color="auto"/>
            <w:left w:val="none" w:sz="0" w:space="0" w:color="auto"/>
            <w:bottom w:val="none" w:sz="0" w:space="0" w:color="auto"/>
            <w:right w:val="none" w:sz="0" w:space="0" w:color="auto"/>
          </w:divBdr>
        </w:div>
        <w:div w:id="1479570606">
          <w:marLeft w:val="480"/>
          <w:marRight w:val="0"/>
          <w:marTop w:val="0"/>
          <w:marBottom w:val="0"/>
          <w:divBdr>
            <w:top w:val="none" w:sz="0" w:space="0" w:color="auto"/>
            <w:left w:val="none" w:sz="0" w:space="0" w:color="auto"/>
            <w:bottom w:val="none" w:sz="0" w:space="0" w:color="auto"/>
            <w:right w:val="none" w:sz="0" w:space="0" w:color="auto"/>
          </w:divBdr>
        </w:div>
        <w:div w:id="1502697386">
          <w:marLeft w:val="480"/>
          <w:marRight w:val="0"/>
          <w:marTop w:val="0"/>
          <w:marBottom w:val="0"/>
          <w:divBdr>
            <w:top w:val="none" w:sz="0" w:space="0" w:color="auto"/>
            <w:left w:val="none" w:sz="0" w:space="0" w:color="auto"/>
            <w:bottom w:val="none" w:sz="0" w:space="0" w:color="auto"/>
            <w:right w:val="none" w:sz="0" w:space="0" w:color="auto"/>
          </w:divBdr>
        </w:div>
        <w:div w:id="1527983887">
          <w:marLeft w:val="480"/>
          <w:marRight w:val="0"/>
          <w:marTop w:val="0"/>
          <w:marBottom w:val="0"/>
          <w:divBdr>
            <w:top w:val="none" w:sz="0" w:space="0" w:color="auto"/>
            <w:left w:val="none" w:sz="0" w:space="0" w:color="auto"/>
            <w:bottom w:val="none" w:sz="0" w:space="0" w:color="auto"/>
            <w:right w:val="none" w:sz="0" w:space="0" w:color="auto"/>
          </w:divBdr>
        </w:div>
        <w:div w:id="1578902574">
          <w:marLeft w:val="480"/>
          <w:marRight w:val="0"/>
          <w:marTop w:val="0"/>
          <w:marBottom w:val="0"/>
          <w:divBdr>
            <w:top w:val="none" w:sz="0" w:space="0" w:color="auto"/>
            <w:left w:val="none" w:sz="0" w:space="0" w:color="auto"/>
            <w:bottom w:val="none" w:sz="0" w:space="0" w:color="auto"/>
            <w:right w:val="none" w:sz="0" w:space="0" w:color="auto"/>
          </w:divBdr>
        </w:div>
        <w:div w:id="1643390401">
          <w:marLeft w:val="480"/>
          <w:marRight w:val="0"/>
          <w:marTop w:val="0"/>
          <w:marBottom w:val="0"/>
          <w:divBdr>
            <w:top w:val="none" w:sz="0" w:space="0" w:color="auto"/>
            <w:left w:val="none" w:sz="0" w:space="0" w:color="auto"/>
            <w:bottom w:val="none" w:sz="0" w:space="0" w:color="auto"/>
            <w:right w:val="none" w:sz="0" w:space="0" w:color="auto"/>
          </w:divBdr>
        </w:div>
        <w:div w:id="1666662198">
          <w:marLeft w:val="480"/>
          <w:marRight w:val="0"/>
          <w:marTop w:val="0"/>
          <w:marBottom w:val="0"/>
          <w:divBdr>
            <w:top w:val="none" w:sz="0" w:space="0" w:color="auto"/>
            <w:left w:val="none" w:sz="0" w:space="0" w:color="auto"/>
            <w:bottom w:val="none" w:sz="0" w:space="0" w:color="auto"/>
            <w:right w:val="none" w:sz="0" w:space="0" w:color="auto"/>
          </w:divBdr>
        </w:div>
        <w:div w:id="1860122810">
          <w:marLeft w:val="480"/>
          <w:marRight w:val="0"/>
          <w:marTop w:val="0"/>
          <w:marBottom w:val="0"/>
          <w:divBdr>
            <w:top w:val="none" w:sz="0" w:space="0" w:color="auto"/>
            <w:left w:val="none" w:sz="0" w:space="0" w:color="auto"/>
            <w:bottom w:val="none" w:sz="0" w:space="0" w:color="auto"/>
            <w:right w:val="none" w:sz="0" w:space="0" w:color="auto"/>
          </w:divBdr>
        </w:div>
        <w:div w:id="1935672018">
          <w:marLeft w:val="480"/>
          <w:marRight w:val="0"/>
          <w:marTop w:val="0"/>
          <w:marBottom w:val="0"/>
          <w:divBdr>
            <w:top w:val="none" w:sz="0" w:space="0" w:color="auto"/>
            <w:left w:val="none" w:sz="0" w:space="0" w:color="auto"/>
            <w:bottom w:val="none" w:sz="0" w:space="0" w:color="auto"/>
            <w:right w:val="none" w:sz="0" w:space="0" w:color="auto"/>
          </w:divBdr>
        </w:div>
      </w:divsChild>
    </w:div>
    <w:div w:id="1047409969">
      <w:bodyDiv w:val="1"/>
      <w:marLeft w:val="0"/>
      <w:marRight w:val="0"/>
      <w:marTop w:val="0"/>
      <w:marBottom w:val="0"/>
      <w:divBdr>
        <w:top w:val="none" w:sz="0" w:space="0" w:color="auto"/>
        <w:left w:val="none" w:sz="0" w:space="0" w:color="auto"/>
        <w:bottom w:val="none" w:sz="0" w:space="0" w:color="auto"/>
        <w:right w:val="none" w:sz="0" w:space="0" w:color="auto"/>
      </w:divBdr>
    </w:div>
    <w:div w:id="1047796079">
      <w:bodyDiv w:val="1"/>
      <w:marLeft w:val="0"/>
      <w:marRight w:val="0"/>
      <w:marTop w:val="0"/>
      <w:marBottom w:val="0"/>
      <w:divBdr>
        <w:top w:val="none" w:sz="0" w:space="0" w:color="auto"/>
        <w:left w:val="none" w:sz="0" w:space="0" w:color="auto"/>
        <w:bottom w:val="none" w:sz="0" w:space="0" w:color="auto"/>
        <w:right w:val="none" w:sz="0" w:space="0" w:color="auto"/>
      </w:divBdr>
    </w:div>
    <w:div w:id="1048257243">
      <w:bodyDiv w:val="1"/>
      <w:marLeft w:val="0"/>
      <w:marRight w:val="0"/>
      <w:marTop w:val="0"/>
      <w:marBottom w:val="0"/>
      <w:divBdr>
        <w:top w:val="none" w:sz="0" w:space="0" w:color="auto"/>
        <w:left w:val="none" w:sz="0" w:space="0" w:color="auto"/>
        <w:bottom w:val="none" w:sz="0" w:space="0" w:color="auto"/>
        <w:right w:val="none" w:sz="0" w:space="0" w:color="auto"/>
      </w:divBdr>
    </w:div>
    <w:div w:id="1048341166">
      <w:bodyDiv w:val="1"/>
      <w:marLeft w:val="0"/>
      <w:marRight w:val="0"/>
      <w:marTop w:val="0"/>
      <w:marBottom w:val="0"/>
      <w:divBdr>
        <w:top w:val="none" w:sz="0" w:space="0" w:color="auto"/>
        <w:left w:val="none" w:sz="0" w:space="0" w:color="auto"/>
        <w:bottom w:val="none" w:sz="0" w:space="0" w:color="auto"/>
        <w:right w:val="none" w:sz="0" w:space="0" w:color="auto"/>
      </w:divBdr>
    </w:div>
    <w:div w:id="1048798750">
      <w:bodyDiv w:val="1"/>
      <w:marLeft w:val="0"/>
      <w:marRight w:val="0"/>
      <w:marTop w:val="0"/>
      <w:marBottom w:val="0"/>
      <w:divBdr>
        <w:top w:val="none" w:sz="0" w:space="0" w:color="auto"/>
        <w:left w:val="none" w:sz="0" w:space="0" w:color="auto"/>
        <w:bottom w:val="none" w:sz="0" w:space="0" w:color="auto"/>
        <w:right w:val="none" w:sz="0" w:space="0" w:color="auto"/>
      </w:divBdr>
    </w:div>
    <w:div w:id="1049576198">
      <w:bodyDiv w:val="1"/>
      <w:marLeft w:val="0"/>
      <w:marRight w:val="0"/>
      <w:marTop w:val="0"/>
      <w:marBottom w:val="0"/>
      <w:divBdr>
        <w:top w:val="none" w:sz="0" w:space="0" w:color="auto"/>
        <w:left w:val="none" w:sz="0" w:space="0" w:color="auto"/>
        <w:bottom w:val="none" w:sz="0" w:space="0" w:color="auto"/>
        <w:right w:val="none" w:sz="0" w:space="0" w:color="auto"/>
      </w:divBdr>
    </w:div>
    <w:div w:id="1050614813">
      <w:bodyDiv w:val="1"/>
      <w:marLeft w:val="0"/>
      <w:marRight w:val="0"/>
      <w:marTop w:val="0"/>
      <w:marBottom w:val="0"/>
      <w:divBdr>
        <w:top w:val="none" w:sz="0" w:space="0" w:color="auto"/>
        <w:left w:val="none" w:sz="0" w:space="0" w:color="auto"/>
        <w:bottom w:val="none" w:sz="0" w:space="0" w:color="auto"/>
        <w:right w:val="none" w:sz="0" w:space="0" w:color="auto"/>
      </w:divBdr>
    </w:div>
    <w:div w:id="1052340199">
      <w:bodyDiv w:val="1"/>
      <w:marLeft w:val="0"/>
      <w:marRight w:val="0"/>
      <w:marTop w:val="0"/>
      <w:marBottom w:val="0"/>
      <w:divBdr>
        <w:top w:val="none" w:sz="0" w:space="0" w:color="auto"/>
        <w:left w:val="none" w:sz="0" w:space="0" w:color="auto"/>
        <w:bottom w:val="none" w:sz="0" w:space="0" w:color="auto"/>
        <w:right w:val="none" w:sz="0" w:space="0" w:color="auto"/>
      </w:divBdr>
    </w:div>
    <w:div w:id="1054506769">
      <w:bodyDiv w:val="1"/>
      <w:marLeft w:val="0"/>
      <w:marRight w:val="0"/>
      <w:marTop w:val="0"/>
      <w:marBottom w:val="0"/>
      <w:divBdr>
        <w:top w:val="none" w:sz="0" w:space="0" w:color="auto"/>
        <w:left w:val="none" w:sz="0" w:space="0" w:color="auto"/>
        <w:bottom w:val="none" w:sz="0" w:space="0" w:color="auto"/>
        <w:right w:val="none" w:sz="0" w:space="0" w:color="auto"/>
      </w:divBdr>
    </w:div>
    <w:div w:id="1060640608">
      <w:bodyDiv w:val="1"/>
      <w:marLeft w:val="0"/>
      <w:marRight w:val="0"/>
      <w:marTop w:val="0"/>
      <w:marBottom w:val="0"/>
      <w:divBdr>
        <w:top w:val="none" w:sz="0" w:space="0" w:color="auto"/>
        <w:left w:val="none" w:sz="0" w:space="0" w:color="auto"/>
        <w:bottom w:val="none" w:sz="0" w:space="0" w:color="auto"/>
        <w:right w:val="none" w:sz="0" w:space="0" w:color="auto"/>
      </w:divBdr>
    </w:div>
    <w:div w:id="1060858588">
      <w:bodyDiv w:val="1"/>
      <w:marLeft w:val="0"/>
      <w:marRight w:val="0"/>
      <w:marTop w:val="0"/>
      <w:marBottom w:val="0"/>
      <w:divBdr>
        <w:top w:val="none" w:sz="0" w:space="0" w:color="auto"/>
        <w:left w:val="none" w:sz="0" w:space="0" w:color="auto"/>
        <w:bottom w:val="none" w:sz="0" w:space="0" w:color="auto"/>
        <w:right w:val="none" w:sz="0" w:space="0" w:color="auto"/>
      </w:divBdr>
    </w:div>
    <w:div w:id="1062093307">
      <w:bodyDiv w:val="1"/>
      <w:marLeft w:val="0"/>
      <w:marRight w:val="0"/>
      <w:marTop w:val="0"/>
      <w:marBottom w:val="0"/>
      <w:divBdr>
        <w:top w:val="none" w:sz="0" w:space="0" w:color="auto"/>
        <w:left w:val="none" w:sz="0" w:space="0" w:color="auto"/>
        <w:bottom w:val="none" w:sz="0" w:space="0" w:color="auto"/>
        <w:right w:val="none" w:sz="0" w:space="0" w:color="auto"/>
      </w:divBdr>
    </w:div>
    <w:div w:id="1062603655">
      <w:bodyDiv w:val="1"/>
      <w:marLeft w:val="0"/>
      <w:marRight w:val="0"/>
      <w:marTop w:val="0"/>
      <w:marBottom w:val="0"/>
      <w:divBdr>
        <w:top w:val="none" w:sz="0" w:space="0" w:color="auto"/>
        <w:left w:val="none" w:sz="0" w:space="0" w:color="auto"/>
        <w:bottom w:val="none" w:sz="0" w:space="0" w:color="auto"/>
        <w:right w:val="none" w:sz="0" w:space="0" w:color="auto"/>
      </w:divBdr>
    </w:div>
    <w:div w:id="1064185433">
      <w:bodyDiv w:val="1"/>
      <w:marLeft w:val="0"/>
      <w:marRight w:val="0"/>
      <w:marTop w:val="0"/>
      <w:marBottom w:val="0"/>
      <w:divBdr>
        <w:top w:val="none" w:sz="0" w:space="0" w:color="auto"/>
        <w:left w:val="none" w:sz="0" w:space="0" w:color="auto"/>
        <w:bottom w:val="none" w:sz="0" w:space="0" w:color="auto"/>
        <w:right w:val="none" w:sz="0" w:space="0" w:color="auto"/>
      </w:divBdr>
    </w:div>
    <w:div w:id="1067872698">
      <w:bodyDiv w:val="1"/>
      <w:marLeft w:val="0"/>
      <w:marRight w:val="0"/>
      <w:marTop w:val="0"/>
      <w:marBottom w:val="0"/>
      <w:divBdr>
        <w:top w:val="none" w:sz="0" w:space="0" w:color="auto"/>
        <w:left w:val="none" w:sz="0" w:space="0" w:color="auto"/>
        <w:bottom w:val="none" w:sz="0" w:space="0" w:color="auto"/>
        <w:right w:val="none" w:sz="0" w:space="0" w:color="auto"/>
      </w:divBdr>
    </w:div>
    <w:div w:id="1068578191">
      <w:bodyDiv w:val="1"/>
      <w:marLeft w:val="0"/>
      <w:marRight w:val="0"/>
      <w:marTop w:val="0"/>
      <w:marBottom w:val="0"/>
      <w:divBdr>
        <w:top w:val="none" w:sz="0" w:space="0" w:color="auto"/>
        <w:left w:val="none" w:sz="0" w:space="0" w:color="auto"/>
        <w:bottom w:val="none" w:sz="0" w:space="0" w:color="auto"/>
        <w:right w:val="none" w:sz="0" w:space="0" w:color="auto"/>
      </w:divBdr>
      <w:divsChild>
        <w:div w:id="58596229">
          <w:marLeft w:val="480"/>
          <w:marRight w:val="0"/>
          <w:marTop w:val="0"/>
          <w:marBottom w:val="0"/>
          <w:divBdr>
            <w:top w:val="none" w:sz="0" w:space="0" w:color="auto"/>
            <w:left w:val="none" w:sz="0" w:space="0" w:color="auto"/>
            <w:bottom w:val="none" w:sz="0" w:space="0" w:color="auto"/>
            <w:right w:val="none" w:sz="0" w:space="0" w:color="auto"/>
          </w:divBdr>
        </w:div>
        <w:div w:id="126093499">
          <w:marLeft w:val="480"/>
          <w:marRight w:val="0"/>
          <w:marTop w:val="0"/>
          <w:marBottom w:val="0"/>
          <w:divBdr>
            <w:top w:val="none" w:sz="0" w:space="0" w:color="auto"/>
            <w:left w:val="none" w:sz="0" w:space="0" w:color="auto"/>
            <w:bottom w:val="none" w:sz="0" w:space="0" w:color="auto"/>
            <w:right w:val="none" w:sz="0" w:space="0" w:color="auto"/>
          </w:divBdr>
        </w:div>
        <w:div w:id="133764692">
          <w:marLeft w:val="480"/>
          <w:marRight w:val="0"/>
          <w:marTop w:val="0"/>
          <w:marBottom w:val="0"/>
          <w:divBdr>
            <w:top w:val="none" w:sz="0" w:space="0" w:color="auto"/>
            <w:left w:val="none" w:sz="0" w:space="0" w:color="auto"/>
            <w:bottom w:val="none" w:sz="0" w:space="0" w:color="auto"/>
            <w:right w:val="none" w:sz="0" w:space="0" w:color="auto"/>
          </w:divBdr>
        </w:div>
        <w:div w:id="210580712">
          <w:marLeft w:val="480"/>
          <w:marRight w:val="0"/>
          <w:marTop w:val="0"/>
          <w:marBottom w:val="0"/>
          <w:divBdr>
            <w:top w:val="none" w:sz="0" w:space="0" w:color="auto"/>
            <w:left w:val="none" w:sz="0" w:space="0" w:color="auto"/>
            <w:bottom w:val="none" w:sz="0" w:space="0" w:color="auto"/>
            <w:right w:val="none" w:sz="0" w:space="0" w:color="auto"/>
          </w:divBdr>
        </w:div>
        <w:div w:id="247427924">
          <w:marLeft w:val="480"/>
          <w:marRight w:val="0"/>
          <w:marTop w:val="0"/>
          <w:marBottom w:val="0"/>
          <w:divBdr>
            <w:top w:val="none" w:sz="0" w:space="0" w:color="auto"/>
            <w:left w:val="none" w:sz="0" w:space="0" w:color="auto"/>
            <w:bottom w:val="none" w:sz="0" w:space="0" w:color="auto"/>
            <w:right w:val="none" w:sz="0" w:space="0" w:color="auto"/>
          </w:divBdr>
        </w:div>
        <w:div w:id="262690391">
          <w:marLeft w:val="480"/>
          <w:marRight w:val="0"/>
          <w:marTop w:val="0"/>
          <w:marBottom w:val="0"/>
          <w:divBdr>
            <w:top w:val="none" w:sz="0" w:space="0" w:color="auto"/>
            <w:left w:val="none" w:sz="0" w:space="0" w:color="auto"/>
            <w:bottom w:val="none" w:sz="0" w:space="0" w:color="auto"/>
            <w:right w:val="none" w:sz="0" w:space="0" w:color="auto"/>
          </w:divBdr>
        </w:div>
        <w:div w:id="265697853">
          <w:marLeft w:val="480"/>
          <w:marRight w:val="0"/>
          <w:marTop w:val="0"/>
          <w:marBottom w:val="0"/>
          <w:divBdr>
            <w:top w:val="none" w:sz="0" w:space="0" w:color="auto"/>
            <w:left w:val="none" w:sz="0" w:space="0" w:color="auto"/>
            <w:bottom w:val="none" w:sz="0" w:space="0" w:color="auto"/>
            <w:right w:val="none" w:sz="0" w:space="0" w:color="auto"/>
          </w:divBdr>
        </w:div>
        <w:div w:id="301009330">
          <w:marLeft w:val="480"/>
          <w:marRight w:val="0"/>
          <w:marTop w:val="0"/>
          <w:marBottom w:val="0"/>
          <w:divBdr>
            <w:top w:val="none" w:sz="0" w:space="0" w:color="auto"/>
            <w:left w:val="none" w:sz="0" w:space="0" w:color="auto"/>
            <w:bottom w:val="none" w:sz="0" w:space="0" w:color="auto"/>
            <w:right w:val="none" w:sz="0" w:space="0" w:color="auto"/>
          </w:divBdr>
        </w:div>
        <w:div w:id="305355530">
          <w:marLeft w:val="480"/>
          <w:marRight w:val="0"/>
          <w:marTop w:val="0"/>
          <w:marBottom w:val="0"/>
          <w:divBdr>
            <w:top w:val="none" w:sz="0" w:space="0" w:color="auto"/>
            <w:left w:val="none" w:sz="0" w:space="0" w:color="auto"/>
            <w:bottom w:val="none" w:sz="0" w:space="0" w:color="auto"/>
            <w:right w:val="none" w:sz="0" w:space="0" w:color="auto"/>
          </w:divBdr>
        </w:div>
        <w:div w:id="538592717">
          <w:marLeft w:val="480"/>
          <w:marRight w:val="0"/>
          <w:marTop w:val="0"/>
          <w:marBottom w:val="0"/>
          <w:divBdr>
            <w:top w:val="none" w:sz="0" w:space="0" w:color="auto"/>
            <w:left w:val="none" w:sz="0" w:space="0" w:color="auto"/>
            <w:bottom w:val="none" w:sz="0" w:space="0" w:color="auto"/>
            <w:right w:val="none" w:sz="0" w:space="0" w:color="auto"/>
          </w:divBdr>
        </w:div>
        <w:div w:id="786001983">
          <w:marLeft w:val="480"/>
          <w:marRight w:val="0"/>
          <w:marTop w:val="0"/>
          <w:marBottom w:val="0"/>
          <w:divBdr>
            <w:top w:val="none" w:sz="0" w:space="0" w:color="auto"/>
            <w:left w:val="none" w:sz="0" w:space="0" w:color="auto"/>
            <w:bottom w:val="none" w:sz="0" w:space="0" w:color="auto"/>
            <w:right w:val="none" w:sz="0" w:space="0" w:color="auto"/>
          </w:divBdr>
        </w:div>
        <w:div w:id="889341037">
          <w:marLeft w:val="480"/>
          <w:marRight w:val="0"/>
          <w:marTop w:val="0"/>
          <w:marBottom w:val="0"/>
          <w:divBdr>
            <w:top w:val="none" w:sz="0" w:space="0" w:color="auto"/>
            <w:left w:val="none" w:sz="0" w:space="0" w:color="auto"/>
            <w:bottom w:val="none" w:sz="0" w:space="0" w:color="auto"/>
            <w:right w:val="none" w:sz="0" w:space="0" w:color="auto"/>
          </w:divBdr>
        </w:div>
        <w:div w:id="944386188">
          <w:marLeft w:val="480"/>
          <w:marRight w:val="0"/>
          <w:marTop w:val="0"/>
          <w:marBottom w:val="0"/>
          <w:divBdr>
            <w:top w:val="none" w:sz="0" w:space="0" w:color="auto"/>
            <w:left w:val="none" w:sz="0" w:space="0" w:color="auto"/>
            <w:bottom w:val="none" w:sz="0" w:space="0" w:color="auto"/>
            <w:right w:val="none" w:sz="0" w:space="0" w:color="auto"/>
          </w:divBdr>
        </w:div>
        <w:div w:id="1096364114">
          <w:marLeft w:val="480"/>
          <w:marRight w:val="0"/>
          <w:marTop w:val="0"/>
          <w:marBottom w:val="0"/>
          <w:divBdr>
            <w:top w:val="none" w:sz="0" w:space="0" w:color="auto"/>
            <w:left w:val="none" w:sz="0" w:space="0" w:color="auto"/>
            <w:bottom w:val="none" w:sz="0" w:space="0" w:color="auto"/>
            <w:right w:val="none" w:sz="0" w:space="0" w:color="auto"/>
          </w:divBdr>
        </w:div>
        <w:div w:id="1164659668">
          <w:marLeft w:val="480"/>
          <w:marRight w:val="0"/>
          <w:marTop w:val="0"/>
          <w:marBottom w:val="0"/>
          <w:divBdr>
            <w:top w:val="none" w:sz="0" w:space="0" w:color="auto"/>
            <w:left w:val="none" w:sz="0" w:space="0" w:color="auto"/>
            <w:bottom w:val="none" w:sz="0" w:space="0" w:color="auto"/>
            <w:right w:val="none" w:sz="0" w:space="0" w:color="auto"/>
          </w:divBdr>
        </w:div>
        <w:div w:id="1189180207">
          <w:marLeft w:val="480"/>
          <w:marRight w:val="0"/>
          <w:marTop w:val="0"/>
          <w:marBottom w:val="0"/>
          <w:divBdr>
            <w:top w:val="none" w:sz="0" w:space="0" w:color="auto"/>
            <w:left w:val="none" w:sz="0" w:space="0" w:color="auto"/>
            <w:bottom w:val="none" w:sz="0" w:space="0" w:color="auto"/>
            <w:right w:val="none" w:sz="0" w:space="0" w:color="auto"/>
          </w:divBdr>
        </w:div>
        <w:div w:id="1251082342">
          <w:marLeft w:val="480"/>
          <w:marRight w:val="0"/>
          <w:marTop w:val="0"/>
          <w:marBottom w:val="0"/>
          <w:divBdr>
            <w:top w:val="none" w:sz="0" w:space="0" w:color="auto"/>
            <w:left w:val="none" w:sz="0" w:space="0" w:color="auto"/>
            <w:bottom w:val="none" w:sz="0" w:space="0" w:color="auto"/>
            <w:right w:val="none" w:sz="0" w:space="0" w:color="auto"/>
          </w:divBdr>
        </w:div>
        <w:div w:id="1309628478">
          <w:marLeft w:val="480"/>
          <w:marRight w:val="0"/>
          <w:marTop w:val="0"/>
          <w:marBottom w:val="0"/>
          <w:divBdr>
            <w:top w:val="none" w:sz="0" w:space="0" w:color="auto"/>
            <w:left w:val="none" w:sz="0" w:space="0" w:color="auto"/>
            <w:bottom w:val="none" w:sz="0" w:space="0" w:color="auto"/>
            <w:right w:val="none" w:sz="0" w:space="0" w:color="auto"/>
          </w:divBdr>
        </w:div>
        <w:div w:id="1392387276">
          <w:marLeft w:val="480"/>
          <w:marRight w:val="0"/>
          <w:marTop w:val="0"/>
          <w:marBottom w:val="0"/>
          <w:divBdr>
            <w:top w:val="none" w:sz="0" w:space="0" w:color="auto"/>
            <w:left w:val="none" w:sz="0" w:space="0" w:color="auto"/>
            <w:bottom w:val="none" w:sz="0" w:space="0" w:color="auto"/>
            <w:right w:val="none" w:sz="0" w:space="0" w:color="auto"/>
          </w:divBdr>
        </w:div>
        <w:div w:id="1413044583">
          <w:marLeft w:val="480"/>
          <w:marRight w:val="0"/>
          <w:marTop w:val="0"/>
          <w:marBottom w:val="0"/>
          <w:divBdr>
            <w:top w:val="none" w:sz="0" w:space="0" w:color="auto"/>
            <w:left w:val="none" w:sz="0" w:space="0" w:color="auto"/>
            <w:bottom w:val="none" w:sz="0" w:space="0" w:color="auto"/>
            <w:right w:val="none" w:sz="0" w:space="0" w:color="auto"/>
          </w:divBdr>
        </w:div>
        <w:div w:id="1414089233">
          <w:marLeft w:val="480"/>
          <w:marRight w:val="0"/>
          <w:marTop w:val="0"/>
          <w:marBottom w:val="0"/>
          <w:divBdr>
            <w:top w:val="none" w:sz="0" w:space="0" w:color="auto"/>
            <w:left w:val="none" w:sz="0" w:space="0" w:color="auto"/>
            <w:bottom w:val="none" w:sz="0" w:space="0" w:color="auto"/>
            <w:right w:val="none" w:sz="0" w:space="0" w:color="auto"/>
          </w:divBdr>
        </w:div>
        <w:div w:id="1428840968">
          <w:marLeft w:val="480"/>
          <w:marRight w:val="0"/>
          <w:marTop w:val="0"/>
          <w:marBottom w:val="0"/>
          <w:divBdr>
            <w:top w:val="none" w:sz="0" w:space="0" w:color="auto"/>
            <w:left w:val="none" w:sz="0" w:space="0" w:color="auto"/>
            <w:bottom w:val="none" w:sz="0" w:space="0" w:color="auto"/>
            <w:right w:val="none" w:sz="0" w:space="0" w:color="auto"/>
          </w:divBdr>
        </w:div>
        <w:div w:id="1452280030">
          <w:marLeft w:val="480"/>
          <w:marRight w:val="0"/>
          <w:marTop w:val="0"/>
          <w:marBottom w:val="0"/>
          <w:divBdr>
            <w:top w:val="none" w:sz="0" w:space="0" w:color="auto"/>
            <w:left w:val="none" w:sz="0" w:space="0" w:color="auto"/>
            <w:bottom w:val="none" w:sz="0" w:space="0" w:color="auto"/>
            <w:right w:val="none" w:sz="0" w:space="0" w:color="auto"/>
          </w:divBdr>
        </w:div>
        <w:div w:id="1464884737">
          <w:marLeft w:val="480"/>
          <w:marRight w:val="0"/>
          <w:marTop w:val="0"/>
          <w:marBottom w:val="0"/>
          <w:divBdr>
            <w:top w:val="none" w:sz="0" w:space="0" w:color="auto"/>
            <w:left w:val="none" w:sz="0" w:space="0" w:color="auto"/>
            <w:bottom w:val="none" w:sz="0" w:space="0" w:color="auto"/>
            <w:right w:val="none" w:sz="0" w:space="0" w:color="auto"/>
          </w:divBdr>
        </w:div>
        <w:div w:id="1579250543">
          <w:marLeft w:val="480"/>
          <w:marRight w:val="0"/>
          <w:marTop w:val="0"/>
          <w:marBottom w:val="0"/>
          <w:divBdr>
            <w:top w:val="none" w:sz="0" w:space="0" w:color="auto"/>
            <w:left w:val="none" w:sz="0" w:space="0" w:color="auto"/>
            <w:bottom w:val="none" w:sz="0" w:space="0" w:color="auto"/>
            <w:right w:val="none" w:sz="0" w:space="0" w:color="auto"/>
          </w:divBdr>
        </w:div>
        <w:div w:id="1610159329">
          <w:marLeft w:val="480"/>
          <w:marRight w:val="0"/>
          <w:marTop w:val="0"/>
          <w:marBottom w:val="0"/>
          <w:divBdr>
            <w:top w:val="none" w:sz="0" w:space="0" w:color="auto"/>
            <w:left w:val="none" w:sz="0" w:space="0" w:color="auto"/>
            <w:bottom w:val="none" w:sz="0" w:space="0" w:color="auto"/>
            <w:right w:val="none" w:sz="0" w:space="0" w:color="auto"/>
          </w:divBdr>
        </w:div>
        <w:div w:id="1923293482">
          <w:marLeft w:val="480"/>
          <w:marRight w:val="0"/>
          <w:marTop w:val="0"/>
          <w:marBottom w:val="0"/>
          <w:divBdr>
            <w:top w:val="none" w:sz="0" w:space="0" w:color="auto"/>
            <w:left w:val="none" w:sz="0" w:space="0" w:color="auto"/>
            <w:bottom w:val="none" w:sz="0" w:space="0" w:color="auto"/>
            <w:right w:val="none" w:sz="0" w:space="0" w:color="auto"/>
          </w:divBdr>
        </w:div>
        <w:div w:id="1986472071">
          <w:marLeft w:val="480"/>
          <w:marRight w:val="0"/>
          <w:marTop w:val="0"/>
          <w:marBottom w:val="0"/>
          <w:divBdr>
            <w:top w:val="none" w:sz="0" w:space="0" w:color="auto"/>
            <w:left w:val="none" w:sz="0" w:space="0" w:color="auto"/>
            <w:bottom w:val="none" w:sz="0" w:space="0" w:color="auto"/>
            <w:right w:val="none" w:sz="0" w:space="0" w:color="auto"/>
          </w:divBdr>
        </w:div>
        <w:div w:id="2058894854">
          <w:marLeft w:val="480"/>
          <w:marRight w:val="0"/>
          <w:marTop w:val="0"/>
          <w:marBottom w:val="0"/>
          <w:divBdr>
            <w:top w:val="none" w:sz="0" w:space="0" w:color="auto"/>
            <w:left w:val="none" w:sz="0" w:space="0" w:color="auto"/>
            <w:bottom w:val="none" w:sz="0" w:space="0" w:color="auto"/>
            <w:right w:val="none" w:sz="0" w:space="0" w:color="auto"/>
          </w:divBdr>
        </w:div>
        <w:div w:id="2075466083">
          <w:marLeft w:val="480"/>
          <w:marRight w:val="0"/>
          <w:marTop w:val="0"/>
          <w:marBottom w:val="0"/>
          <w:divBdr>
            <w:top w:val="none" w:sz="0" w:space="0" w:color="auto"/>
            <w:left w:val="none" w:sz="0" w:space="0" w:color="auto"/>
            <w:bottom w:val="none" w:sz="0" w:space="0" w:color="auto"/>
            <w:right w:val="none" w:sz="0" w:space="0" w:color="auto"/>
          </w:divBdr>
        </w:div>
        <w:div w:id="2107340143">
          <w:marLeft w:val="480"/>
          <w:marRight w:val="0"/>
          <w:marTop w:val="0"/>
          <w:marBottom w:val="0"/>
          <w:divBdr>
            <w:top w:val="none" w:sz="0" w:space="0" w:color="auto"/>
            <w:left w:val="none" w:sz="0" w:space="0" w:color="auto"/>
            <w:bottom w:val="none" w:sz="0" w:space="0" w:color="auto"/>
            <w:right w:val="none" w:sz="0" w:space="0" w:color="auto"/>
          </w:divBdr>
        </w:div>
        <w:div w:id="2114549957">
          <w:marLeft w:val="480"/>
          <w:marRight w:val="0"/>
          <w:marTop w:val="0"/>
          <w:marBottom w:val="0"/>
          <w:divBdr>
            <w:top w:val="none" w:sz="0" w:space="0" w:color="auto"/>
            <w:left w:val="none" w:sz="0" w:space="0" w:color="auto"/>
            <w:bottom w:val="none" w:sz="0" w:space="0" w:color="auto"/>
            <w:right w:val="none" w:sz="0" w:space="0" w:color="auto"/>
          </w:divBdr>
        </w:div>
        <w:div w:id="2116241723">
          <w:marLeft w:val="480"/>
          <w:marRight w:val="0"/>
          <w:marTop w:val="0"/>
          <w:marBottom w:val="0"/>
          <w:divBdr>
            <w:top w:val="none" w:sz="0" w:space="0" w:color="auto"/>
            <w:left w:val="none" w:sz="0" w:space="0" w:color="auto"/>
            <w:bottom w:val="none" w:sz="0" w:space="0" w:color="auto"/>
            <w:right w:val="none" w:sz="0" w:space="0" w:color="auto"/>
          </w:divBdr>
        </w:div>
      </w:divsChild>
    </w:div>
    <w:div w:id="1072387706">
      <w:bodyDiv w:val="1"/>
      <w:marLeft w:val="0"/>
      <w:marRight w:val="0"/>
      <w:marTop w:val="0"/>
      <w:marBottom w:val="0"/>
      <w:divBdr>
        <w:top w:val="none" w:sz="0" w:space="0" w:color="auto"/>
        <w:left w:val="none" w:sz="0" w:space="0" w:color="auto"/>
        <w:bottom w:val="none" w:sz="0" w:space="0" w:color="auto"/>
        <w:right w:val="none" w:sz="0" w:space="0" w:color="auto"/>
      </w:divBdr>
    </w:div>
    <w:div w:id="1078669135">
      <w:bodyDiv w:val="1"/>
      <w:marLeft w:val="0"/>
      <w:marRight w:val="0"/>
      <w:marTop w:val="0"/>
      <w:marBottom w:val="0"/>
      <w:divBdr>
        <w:top w:val="none" w:sz="0" w:space="0" w:color="auto"/>
        <w:left w:val="none" w:sz="0" w:space="0" w:color="auto"/>
        <w:bottom w:val="none" w:sz="0" w:space="0" w:color="auto"/>
        <w:right w:val="none" w:sz="0" w:space="0" w:color="auto"/>
      </w:divBdr>
    </w:div>
    <w:div w:id="1078790461">
      <w:bodyDiv w:val="1"/>
      <w:marLeft w:val="0"/>
      <w:marRight w:val="0"/>
      <w:marTop w:val="0"/>
      <w:marBottom w:val="0"/>
      <w:divBdr>
        <w:top w:val="none" w:sz="0" w:space="0" w:color="auto"/>
        <w:left w:val="none" w:sz="0" w:space="0" w:color="auto"/>
        <w:bottom w:val="none" w:sz="0" w:space="0" w:color="auto"/>
        <w:right w:val="none" w:sz="0" w:space="0" w:color="auto"/>
      </w:divBdr>
    </w:div>
    <w:div w:id="1079787345">
      <w:bodyDiv w:val="1"/>
      <w:marLeft w:val="0"/>
      <w:marRight w:val="0"/>
      <w:marTop w:val="0"/>
      <w:marBottom w:val="0"/>
      <w:divBdr>
        <w:top w:val="none" w:sz="0" w:space="0" w:color="auto"/>
        <w:left w:val="none" w:sz="0" w:space="0" w:color="auto"/>
        <w:bottom w:val="none" w:sz="0" w:space="0" w:color="auto"/>
        <w:right w:val="none" w:sz="0" w:space="0" w:color="auto"/>
      </w:divBdr>
      <w:divsChild>
        <w:div w:id="79254129">
          <w:marLeft w:val="480"/>
          <w:marRight w:val="0"/>
          <w:marTop w:val="0"/>
          <w:marBottom w:val="0"/>
          <w:divBdr>
            <w:top w:val="none" w:sz="0" w:space="0" w:color="auto"/>
            <w:left w:val="none" w:sz="0" w:space="0" w:color="auto"/>
            <w:bottom w:val="none" w:sz="0" w:space="0" w:color="auto"/>
            <w:right w:val="none" w:sz="0" w:space="0" w:color="auto"/>
          </w:divBdr>
        </w:div>
        <w:div w:id="199512602">
          <w:marLeft w:val="480"/>
          <w:marRight w:val="0"/>
          <w:marTop w:val="0"/>
          <w:marBottom w:val="0"/>
          <w:divBdr>
            <w:top w:val="none" w:sz="0" w:space="0" w:color="auto"/>
            <w:left w:val="none" w:sz="0" w:space="0" w:color="auto"/>
            <w:bottom w:val="none" w:sz="0" w:space="0" w:color="auto"/>
            <w:right w:val="none" w:sz="0" w:space="0" w:color="auto"/>
          </w:divBdr>
        </w:div>
        <w:div w:id="208148170">
          <w:marLeft w:val="480"/>
          <w:marRight w:val="0"/>
          <w:marTop w:val="0"/>
          <w:marBottom w:val="0"/>
          <w:divBdr>
            <w:top w:val="none" w:sz="0" w:space="0" w:color="auto"/>
            <w:left w:val="none" w:sz="0" w:space="0" w:color="auto"/>
            <w:bottom w:val="none" w:sz="0" w:space="0" w:color="auto"/>
            <w:right w:val="none" w:sz="0" w:space="0" w:color="auto"/>
          </w:divBdr>
        </w:div>
        <w:div w:id="367146578">
          <w:marLeft w:val="480"/>
          <w:marRight w:val="0"/>
          <w:marTop w:val="0"/>
          <w:marBottom w:val="0"/>
          <w:divBdr>
            <w:top w:val="none" w:sz="0" w:space="0" w:color="auto"/>
            <w:left w:val="none" w:sz="0" w:space="0" w:color="auto"/>
            <w:bottom w:val="none" w:sz="0" w:space="0" w:color="auto"/>
            <w:right w:val="none" w:sz="0" w:space="0" w:color="auto"/>
          </w:divBdr>
        </w:div>
        <w:div w:id="486164628">
          <w:marLeft w:val="480"/>
          <w:marRight w:val="0"/>
          <w:marTop w:val="0"/>
          <w:marBottom w:val="0"/>
          <w:divBdr>
            <w:top w:val="none" w:sz="0" w:space="0" w:color="auto"/>
            <w:left w:val="none" w:sz="0" w:space="0" w:color="auto"/>
            <w:bottom w:val="none" w:sz="0" w:space="0" w:color="auto"/>
            <w:right w:val="none" w:sz="0" w:space="0" w:color="auto"/>
          </w:divBdr>
        </w:div>
        <w:div w:id="490562035">
          <w:marLeft w:val="480"/>
          <w:marRight w:val="0"/>
          <w:marTop w:val="0"/>
          <w:marBottom w:val="0"/>
          <w:divBdr>
            <w:top w:val="none" w:sz="0" w:space="0" w:color="auto"/>
            <w:left w:val="none" w:sz="0" w:space="0" w:color="auto"/>
            <w:bottom w:val="none" w:sz="0" w:space="0" w:color="auto"/>
            <w:right w:val="none" w:sz="0" w:space="0" w:color="auto"/>
          </w:divBdr>
        </w:div>
        <w:div w:id="506946322">
          <w:marLeft w:val="480"/>
          <w:marRight w:val="0"/>
          <w:marTop w:val="0"/>
          <w:marBottom w:val="0"/>
          <w:divBdr>
            <w:top w:val="none" w:sz="0" w:space="0" w:color="auto"/>
            <w:left w:val="none" w:sz="0" w:space="0" w:color="auto"/>
            <w:bottom w:val="none" w:sz="0" w:space="0" w:color="auto"/>
            <w:right w:val="none" w:sz="0" w:space="0" w:color="auto"/>
          </w:divBdr>
        </w:div>
        <w:div w:id="653073024">
          <w:marLeft w:val="480"/>
          <w:marRight w:val="0"/>
          <w:marTop w:val="0"/>
          <w:marBottom w:val="0"/>
          <w:divBdr>
            <w:top w:val="none" w:sz="0" w:space="0" w:color="auto"/>
            <w:left w:val="none" w:sz="0" w:space="0" w:color="auto"/>
            <w:bottom w:val="none" w:sz="0" w:space="0" w:color="auto"/>
            <w:right w:val="none" w:sz="0" w:space="0" w:color="auto"/>
          </w:divBdr>
        </w:div>
        <w:div w:id="715357335">
          <w:marLeft w:val="480"/>
          <w:marRight w:val="0"/>
          <w:marTop w:val="0"/>
          <w:marBottom w:val="0"/>
          <w:divBdr>
            <w:top w:val="none" w:sz="0" w:space="0" w:color="auto"/>
            <w:left w:val="none" w:sz="0" w:space="0" w:color="auto"/>
            <w:bottom w:val="none" w:sz="0" w:space="0" w:color="auto"/>
            <w:right w:val="none" w:sz="0" w:space="0" w:color="auto"/>
          </w:divBdr>
        </w:div>
        <w:div w:id="770013456">
          <w:marLeft w:val="480"/>
          <w:marRight w:val="0"/>
          <w:marTop w:val="0"/>
          <w:marBottom w:val="0"/>
          <w:divBdr>
            <w:top w:val="none" w:sz="0" w:space="0" w:color="auto"/>
            <w:left w:val="none" w:sz="0" w:space="0" w:color="auto"/>
            <w:bottom w:val="none" w:sz="0" w:space="0" w:color="auto"/>
            <w:right w:val="none" w:sz="0" w:space="0" w:color="auto"/>
          </w:divBdr>
        </w:div>
        <w:div w:id="853232549">
          <w:marLeft w:val="480"/>
          <w:marRight w:val="0"/>
          <w:marTop w:val="0"/>
          <w:marBottom w:val="0"/>
          <w:divBdr>
            <w:top w:val="none" w:sz="0" w:space="0" w:color="auto"/>
            <w:left w:val="none" w:sz="0" w:space="0" w:color="auto"/>
            <w:bottom w:val="none" w:sz="0" w:space="0" w:color="auto"/>
            <w:right w:val="none" w:sz="0" w:space="0" w:color="auto"/>
          </w:divBdr>
        </w:div>
        <w:div w:id="1029530865">
          <w:marLeft w:val="480"/>
          <w:marRight w:val="0"/>
          <w:marTop w:val="0"/>
          <w:marBottom w:val="0"/>
          <w:divBdr>
            <w:top w:val="none" w:sz="0" w:space="0" w:color="auto"/>
            <w:left w:val="none" w:sz="0" w:space="0" w:color="auto"/>
            <w:bottom w:val="none" w:sz="0" w:space="0" w:color="auto"/>
            <w:right w:val="none" w:sz="0" w:space="0" w:color="auto"/>
          </w:divBdr>
        </w:div>
        <w:div w:id="1293756702">
          <w:marLeft w:val="480"/>
          <w:marRight w:val="0"/>
          <w:marTop w:val="0"/>
          <w:marBottom w:val="0"/>
          <w:divBdr>
            <w:top w:val="none" w:sz="0" w:space="0" w:color="auto"/>
            <w:left w:val="none" w:sz="0" w:space="0" w:color="auto"/>
            <w:bottom w:val="none" w:sz="0" w:space="0" w:color="auto"/>
            <w:right w:val="none" w:sz="0" w:space="0" w:color="auto"/>
          </w:divBdr>
        </w:div>
        <w:div w:id="1308121893">
          <w:marLeft w:val="480"/>
          <w:marRight w:val="0"/>
          <w:marTop w:val="0"/>
          <w:marBottom w:val="0"/>
          <w:divBdr>
            <w:top w:val="none" w:sz="0" w:space="0" w:color="auto"/>
            <w:left w:val="none" w:sz="0" w:space="0" w:color="auto"/>
            <w:bottom w:val="none" w:sz="0" w:space="0" w:color="auto"/>
            <w:right w:val="none" w:sz="0" w:space="0" w:color="auto"/>
          </w:divBdr>
        </w:div>
        <w:div w:id="1390881079">
          <w:marLeft w:val="480"/>
          <w:marRight w:val="0"/>
          <w:marTop w:val="0"/>
          <w:marBottom w:val="0"/>
          <w:divBdr>
            <w:top w:val="none" w:sz="0" w:space="0" w:color="auto"/>
            <w:left w:val="none" w:sz="0" w:space="0" w:color="auto"/>
            <w:bottom w:val="none" w:sz="0" w:space="0" w:color="auto"/>
            <w:right w:val="none" w:sz="0" w:space="0" w:color="auto"/>
          </w:divBdr>
        </w:div>
        <w:div w:id="1400638850">
          <w:marLeft w:val="480"/>
          <w:marRight w:val="0"/>
          <w:marTop w:val="0"/>
          <w:marBottom w:val="0"/>
          <w:divBdr>
            <w:top w:val="none" w:sz="0" w:space="0" w:color="auto"/>
            <w:left w:val="none" w:sz="0" w:space="0" w:color="auto"/>
            <w:bottom w:val="none" w:sz="0" w:space="0" w:color="auto"/>
            <w:right w:val="none" w:sz="0" w:space="0" w:color="auto"/>
          </w:divBdr>
        </w:div>
        <w:div w:id="1537547431">
          <w:marLeft w:val="480"/>
          <w:marRight w:val="0"/>
          <w:marTop w:val="0"/>
          <w:marBottom w:val="0"/>
          <w:divBdr>
            <w:top w:val="none" w:sz="0" w:space="0" w:color="auto"/>
            <w:left w:val="none" w:sz="0" w:space="0" w:color="auto"/>
            <w:bottom w:val="none" w:sz="0" w:space="0" w:color="auto"/>
            <w:right w:val="none" w:sz="0" w:space="0" w:color="auto"/>
          </w:divBdr>
        </w:div>
        <w:div w:id="1625961068">
          <w:marLeft w:val="480"/>
          <w:marRight w:val="0"/>
          <w:marTop w:val="0"/>
          <w:marBottom w:val="0"/>
          <w:divBdr>
            <w:top w:val="none" w:sz="0" w:space="0" w:color="auto"/>
            <w:left w:val="none" w:sz="0" w:space="0" w:color="auto"/>
            <w:bottom w:val="none" w:sz="0" w:space="0" w:color="auto"/>
            <w:right w:val="none" w:sz="0" w:space="0" w:color="auto"/>
          </w:divBdr>
        </w:div>
        <w:div w:id="1646082008">
          <w:marLeft w:val="480"/>
          <w:marRight w:val="0"/>
          <w:marTop w:val="0"/>
          <w:marBottom w:val="0"/>
          <w:divBdr>
            <w:top w:val="none" w:sz="0" w:space="0" w:color="auto"/>
            <w:left w:val="none" w:sz="0" w:space="0" w:color="auto"/>
            <w:bottom w:val="none" w:sz="0" w:space="0" w:color="auto"/>
            <w:right w:val="none" w:sz="0" w:space="0" w:color="auto"/>
          </w:divBdr>
        </w:div>
        <w:div w:id="1766998138">
          <w:marLeft w:val="480"/>
          <w:marRight w:val="0"/>
          <w:marTop w:val="0"/>
          <w:marBottom w:val="0"/>
          <w:divBdr>
            <w:top w:val="none" w:sz="0" w:space="0" w:color="auto"/>
            <w:left w:val="none" w:sz="0" w:space="0" w:color="auto"/>
            <w:bottom w:val="none" w:sz="0" w:space="0" w:color="auto"/>
            <w:right w:val="none" w:sz="0" w:space="0" w:color="auto"/>
          </w:divBdr>
        </w:div>
        <w:div w:id="1836189663">
          <w:marLeft w:val="480"/>
          <w:marRight w:val="0"/>
          <w:marTop w:val="0"/>
          <w:marBottom w:val="0"/>
          <w:divBdr>
            <w:top w:val="none" w:sz="0" w:space="0" w:color="auto"/>
            <w:left w:val="none" w:sz="0" w:space="0" w:color="auto"/>
            <w:bottom w:val="none" w:sz="0" w:space="0" w:color="auto"/>
            <w:right w:val="none" w:sz="0" w:space="0" w:color="auto"/>
          </w:divBdr>
        </w:div>
        <w:div w:id="2042969020">
          <w:marLeft w:val="480"/>
          <w:marRight w:val="0"/>
          <w:marTop w:val="0"/>
          <w:marBottom w:val="0"/>
          <w:divBdr>
            <w:top w:val="none" w:sz="0" w:space="0" w:color="auto"/>
            <w:left w:val="none" w:sz="0" w:space="0" w:color="auto"/>
            <w:bottom w:val="none" w:sz="0" w:space="0" w:color="auto"/>
            <w:right w:val="none" w:sz="0" w:space="0" w:color="auto"/>
          </w:divBdr>
        </w:div>
        <w:div w:id="2052533008">
          <w:marLeft w:val="480"/>
          <w:marRight w:val="0"/>
          <w:marTop w:val="0"/>
          <w:marBottom w:val="0"/>
          <w:divBdr>
            <w:top w:val="none" w:sz="0" w:space="0" w:color="auto"/>
            <w:left w:val="none" w:sz="0" w:space="0" w:color="auto"/>
            <w:bottom w:val="none" w:sz="0" w:space="0" w:color="auto"/>
            <w:right w:val="none" w:sz="0" w:space="0" w:color="auto"/>
          </w:divBdr>
        </w:div>
        <w:div w:id="2056274631">
          <w:marLeft w:val="480"/>
          <w:marRight w:val="0"/>
          <w:marTop w:val="0"/>
          <w:marBottom w:val="0"/>
          <w:divBdr>
            <w:top w:val="none" w:sz="0" w:space="0" w:color="auto"/>
            <w:left w:val="none" w:sz="0" w:space="0" w:color="auto"/>
            <w:bottom w:val="none" w:sz="0" w:space="0" w:color="auto"/>
            <w:right w:val="none" w:sz="0" w:space="0" w:color="auto"/>
          </w:divBdr>
        </w:div>
      </w:divsChild>
    </w:div>
    <w:div w:id="1087731506">
      <w:bodyDiv w:val="1"/>
      <w:marLeft w:val="0"/>
      <w:marRight w:val="0"/>
      <w:marTop w:val="0"/>
      <w:marBottom w:val="0"/>
      <w:divBdr>
        <w:top w:val="none" w:sz="0" w:space="0" w:color="auto"/>
        <w:left w:val="none" w:sz="0" w:space="0" w:color="auto"/>
        <w:bottom w:val="none" w:sz="0" w:space="0" w:color="auto"/>
        <w:right w:val="none" w:sz="0" w:space="0" w:color="auto"/>
      </w:divBdr>
      <w:divsChild>
        <w:div w:id="143666631">
          <w:marLeft w:val="480"/>
          <w:marRight w:val="0"/>
          <w:marTop w:val="0"/>
          <w:marBottom w:val="0"/>
          <w:divBdr>
            <w:top w:val="none" w:sz="0" w:space="0" w:color="auto"/>
            <w:left w:val="none" w:sz="0" w:space="0" w:color="auto"/>
            <w:bottom w:val="none" w:sz="0" w:space="0" w:color="auto"/>
            <w:right w:val="none" w:sz="0" w:space="0" w:color="auto"/>
          </w:divBdr>
        </w:div>
        <w:div w:id="164246370">
          <w:marLeft w:val="480"/>
          <w:marRight w:val="0"/>
          <w:marTop w:val="0"/>
          <w:marBottom w:val="0"/>
          <w:divBdr>
            <w:top w:val="none" w:sz="0" w:space="0" w:color="auto"/>
            <w:left w:val="none" w:sz="0" w:space="0" w:color="auto"/>
            <w:bottom w:val="none" w:sz="0" w:space="0" w:color="auto"/>
            <w:right w:val="none" w:sz="0" w:space="0" w:color="auto"/>
          </w:divBdr>
        </w:div>
        <w:div w:id="435948397">
          <w:marLeft w:val="480"/>
          <w:marRight w:val="0"/>
          <w:marTop w:val="0"/>
          <w:marBottom w:val="0"/>
          <w:divBdr>
            <w:top w:val="none" w:sz="0" w:space="0" w:color="auto"/>
            <w:left w:val="none" w:sz="0" w:space="0" w:color="auto"/>
            <w:bottom w:val="none" w:sz="0" w:space="0" w:color="auto"/>
            <w:right w:val="none" w:sz="0" w:space="0" w:color="auto"/>
          </w:divBdr>
        </w:div>
        <w:div w:id="630139508">
          <w:marLeft w:val="480"/>
          <w:marRight w:val="0"/>
          <w:marTop w:val="0"/>
          <w:marBottom w:val="0"/>
          <w:divBdr>
            <w:top w:val="none" w:sz="0" w:space="0" w:color="auto"/>
            <w:left w:val="none" w:sz="0" w:space="0" w:color="auto"/>
            <w:bottom w:val="none" w:sz="0" w:space="0" w:color="auto"/>
            <w:right w:val="none" w:sz="0" w:space="0" w:color="auto"/>
          </w:divBdr>
        </w:div>
        <w:div w:id="657344176">
          <w:marLeft w:val="480"/>
          <w:marRight w:val="0"/>
          <w:marTop w:val="0"/>
          <w:marBottom w:val="0"/>
          <w:divBdr>
            <w:top w:val="none" w:sz="0" w:space="0" w:color="auto"/>
            <w:left w:val="none" w:sz="0" w:space="0" w:color="auto"/>
            <w:bottom w:val="none" w:sz="0" w:space="0" w:color="auto"/>
            <w:right w:val="none" w:sz="0" w:space="0" w:color="auto"/>
          </w:divBdr>
        </w:div>
        <w:div w:id="705759102">
          <w:marLeft w:val="480"/>
          <w:marRight w:val="0"/>
          <w:marTop w:val="0"/>
          <w:marBottom w:val="0"/>
          <w:divBdr>
            <w:top w:val="none" w:sz="0" w:space="0" w:color="auto"/>
            <w:left w:val="none" w:sz="0" w:space="0" w:color="auto"/>
            <w:bottom w:val="none" w:sz="0" w:space="0" w:color="auto"/>
            <w:right w:val="none" w:sz="0" w:space="0" w:color="auto"/>
          </w:divBdr>
        </w:div>
        <w:div w:id="767703463">
          <w:marLeft w:val="480"/>
          <w:marRight w:val="0"/>
          <w:marTop w:val="0"/>
          <w:marBottom w:val="0"/>
          <w:divBdr>
            <w:top w:val="none" w:sz="0" w:space="0" w:color="auto"/>
            <w:left w:val="none" w:sz="0" w:space="0" w:color="auto"/>
            <w:bottom w:val="none" w:sz="0" w:space="0" w:color="auto"/>
            <w:right w:val="none" w:sz="0" w:space="0" w:color="auto"/>
          </w:divBdr>
        </w:div>
        <w:div w:id="863902439">
          <w:marLeft w:val="480"/>
          <w:marRight w:val="0"/>
          <w:marTop w:val="0"/>
          <w:marBottom w:val="0"/>
          <w:divBdr>
            <w:top w:val="none" w:sz="0" w:space="0" w:color="auto"/>
            <w:left w:val="none" w:sz="0" w:space="0" w:color="auto"/>
            <w:bottom w:val="none" w:sz="0" w:space="0" w:color="auto"/>
            <w:right w:val="none" w:sz="0" w:space="0" w:color="auto"/>
          </w:divBdr>
        </w:div>
        <w:div w:id="916131702">
          <w:marLeft w:val="480"/>
          <w:marRight w:val="0"/>
          <w:marTop w:val="0"/>
          <w:marBottom w:val="0"/>
          <w:divBdr>
            <w:top w:val="none" w:sz="0" w:space="0" w:color="auto"/>
            <w:left w:val="none" w:sz="0" w:space="0" w:color="auto"/>
            <w:bottom w:val="none" w:sz="0" w:space="0" w:color="auto"/>
            <w:right w:val="none" w:sz="0" w:space="0" w:color="auto"/>
          </w:divBdr>
        </w:div>
        <w:div w:id="929966256">
          <w:marLeft w:val="480"/>
          <w:marRight w:val="0"/>
          <w:marTop w:val="0"/>
          <w:marBottom w:val="0"/>
          <w:divBdr>
            <w:top w:val="none" w:sz="0" w:space="0" w:color="auto"/>
            <w:left w:val="none" w:sz="0" w:space="0" w:color="auto"/>
            <w:bottom w:val="none" w:sz="0" w:space="0" w:color="auto"/>
            <w:right w:val="none" w:sz="0" w:space="0" w:color="auto"/>
          </w:divBdr>
        </w:div>
        <w:div w:id="1026566319">
          <w:marLeft w:val="480"/>
          <w:marRight w:val="0"/>
          <w:marTop w:val="0"/>
          <w:marBottom w:val="0"/>
          <w:divBdr>
            <w:top w:val="none" w:sz="0" w:space="0" w:color="auto"/>
            <w:left w:val="none" w:sz="0" w:space="0" w:color="auto"/>
            <w:bottom w:val="none" w:sz="0" w:space="0" w:color="auto"/>
            <w:right w:val="none" w:sz="0" w:space="0" w:color="auto"/>
          </w:divBdr>
        </w:div>
        <w:div w:id="1054739596">
          <w:marLeft w:val="480"/>
          <w:marRight w:val="0"/>
          <w:marTop w:val="0"/>
          <w:marBottom w:val="0"/>
          <w:divBdr>
            <w:top w:val="none" w:sz="0" w:space="0" w:color="auto"/>
            <w:left w:val="none" w:sz="0" w:space="0" w:color="auto"/>
            <w:bottom w:val="none" w:sz="0" w:space="0" w:color="auto"/>
            <w:right w:val="none" w:sz="0" w:space="0" w:color="auto"/>
          </w:divBdr>
        </w:div>
        <w:div w:id="1164777811">
          <w:marLeft w:val="480"/>
          <w:marRight w:val="0"/>
          <w:marTop w:val="0"/>
          <w:marBottom w:val="0"/>
          <w:divBdr>
            <w:top w:val="none" w:sz="0" w:space="0" w:color="auto"/>
            <w:left w:val="none" w:sz="0" w:space="0" w:color="auto"/>
            <w:bottom w:val="none" w:sz="0" w:space="0" w:color="auto"/>
            <w:right w:val="none" w:sz="0" w:space="0" w:color="auto"/>
          </w:divBdr>
        </w:div>
        <w:div w:id="1216892141">
          <w:marLeft w:val="480"/>
          <w:marRight w:val="0"/>
          <w:marTop w:val="0"/>
          <w:marBottom w:val="0"/>
          <w:divBdr>
            <w:top w:val="none" w:sz="0" w:space="0" w:color="auto"/>
            <w:left w:val="none" w:sz="0" w:space="0" w:color="auto"/>
            <w:bottom w:val="none" w:sz="0" w:space="0" w:color="auto"/>
            <w:right w:val="none" w:sz="0" w:space="0" w:color="auto"/>
          </w:divBdr>
        </w:div>
        <w:div w:id="1290091045">
          <w:marLeft w:val="480"/>
          <w:marRight w:val="0"/>
          <w:marTop w:val="0"/>
          <w:marBottom w:val="0"/>
          <w:divBdr>
            <w:top w:val="none" w:sz="0" w:space="0" w:color="auto"/>
            <w:left w:val="none" w:sz="0" w:space="0" w:color="auto"/>
            <w:bottom w:val="none" w:sz="0" w:space="0" w:color="auto"/>
            <w:right w:val="none" w:sz="0" w:space="0" w:color="auto"/>
          </w:divBdr>
        </w:div>
        <w:div w:id="1362394280">
          <w:marLeft w:val="480"/>
          <w:marRight w:val="0"/>
          <w:marTop w:val="0"/>
          <w:marBottom w:val="0"/>
          <w:divBdr>
            <w:top w:val="none" w:sz="0" w:space="0" w:color="auto"/>
            <w:left w:val="none" w:sz="0" w:space="0" w:color="auto"/>
            <w:bottom w:val="none" w:sz="0" w:space="0" w:color="auto"/>
            <w:right w:val="none" w:sz="0" w:space="0" w:color="auto"/>
          </w:divBdr>
        </w:div>
        <w:div w:id="1508062627">
          <w:marLeft w:val="480"/>
          <w:marRight w:val="0"/>
          <w:marTop w:val="0"/>
          <w:marBottom w:val="0"/>
          <w:divBdr>
            <w:top w:val="none" w:sz="0" w:space="0" w:color="auto"/>
            <w:left w:val="none" w:sz="0" w:space="0" w:color="auto"/>
            <w:bottom w:val="none" w:sz="0" w:space="0" w:color="auto"/>
            <w:right w:val="none" w:sz="0" w:space="0" w:color="auto"/>
          </w:divBdr>
        </w:div>
        <w:div w:id="1601066057">
          <w:marLeft w:val="480"/>
          <w:marRight w:val="0"/>
          <w:marTop w:val="0"/>
          <w:marBottom w:val="0"/>
          <w:divBdr>
            <w:top w:val="none" w:sz="0" w:space="0" w:color="auto"/>
            <w:left w:val="none" w:sz="0" w:space="0" w:color="auto"/>
            <w:bottom w:val="none" w:sz="0" w:space="0" w:color="auto"/>
            <w:right w:val="none" w:sz="0" w:space="0" w:color="auto"/>
          </w:divBdr>
        </w:div>
        <w:div w:id="1608850687">
          <w:marLeft w:val="480"/>
          <w:marRight w:val="0"/>
          <w:marTop w:val="0"/>
          <w:marBottom w:val="0"/>
          <w:divBdr>
            <w:top w:val="none" w:sz="0" w:space="0" w:color="auto"/>
            <w:left w:val="none" w:sz="0" w:space="0" w:color="auto"/>
            <w:bottom w:val="none" w:sz="0" w:space="0" w:color="auto"/>
            <w:right w:val="none" w:sz="0" w:space="0" w:color="auto"/>
          </w:divBdr>
        </w:div>
        <w:div w:id="1646742706">
          <w:marLeft w:val="480"/>
          <w:marRight w:val="0"/>
          <w:marTop w:val="0"/>
          <w:marBottom w:val="0"/>
          <w:divBdr>
            <w:top w:val="none" w:sz="0" w:space="0" w:color="auto"/>
            <w:left w:val="none" w:sz="0" w:space="0" w:color="auto"/>
            <w:bottom w:val="none" w:sz="0" w:space="0" w:color="auto"/>
            <w:right w:val="none" w:sz="0" w:space="0" w:color="auto"/>
          </w:divBdr>
        </w:div>
        <w:div w:id="1698702900">
          <w:marLeft w:val="480"/>
          <w:marRight w:val="0"/>
          <w:marTop w:val="0"/>
          <w:marBottom w:val="0"/>
          <w:divBdr>
            <w:top w:val="none" w:sz="0" w:space="0" w:color="auto"/>
            <w:left w:val="none" w:sz="0" w:space="0" w:color="auto"/>
            <w:bottom w:val="none" w:sz="0" w:space="0" w:color="auto"/>
            <w:right w:val="none" w:sz="0" w:space="0" w:color="auto"/>
          </w:divBdr>
        </w:div>
        <w:div w:id="1763840320">
          <w:marLeft w:val="480"/>
          <w:marRight w:val="0"/>
          <w:marTop w:val="0"/>
          <w:marBottom w:val="0"/>
          <w:divBdr>
            <w:top w:val="none" w:sz="0" w:space="0" w:color="auto"/>
            <w:left w:val="none" w:sz="0" w:space="0" w:color="auto"/>
            <w:bottom w:val="none" w:sz="0" w:space="0" w:color="auto"/>
            <w:right w:val="none" w:sz="0" w:space="0" w:color="auto"/>
          </w:divBdr>
        </w:div>
        <w:div w:id="1788037769">
          <w:marLeft w:val="480"/>
          <w:marRight w:val="0"/>
          <w:marTop w:val="0"/>
          <w:marBottom w:val="0"/>
          <w:divBdr>
            <w:top w:val="none" w:sz="0" w:space="0" w:color="auto"/>
            <w:left w:val="none" w:sz="0" w:space="0" w:color="auto"/>
            <w:bottom w:val="none" w:sz="0" w:space="0" w:color="auto"/>
            <w:right w:val="none" w:sz="0" w:space="0" w:color="auto"/>
          </w:divBdr>
        </w:div>
        <w:div w:id="1832986312">
          <w:marLeft w:val="480"/>
          <w:marRight w:val="0"/>
          <w:marTop w:val="0"/>
          <w:marBottom w:val="0"/>
          <w:divBdr>
            <w:top w:val="none" w:sz="0" w:space="0" w:color="auto"/>
            <w:left w:val="none" w:sz="0" w:space="0" w:color="auto"/>
            <w:bottom w:val="none" w:sz="0" w:space="0" w:color="auto"/>
            <w:right w:val="none" w:sz="0" w:space="0" w:color="auto"/>
          </w:divBdr>
        </w:div>
        <w:div w:id="1897086570">
          <w:marLeft w:val="480"/>
          <w:marRight w:val="0"/>
          <w:marTop w:val="0"/>
          <w:marBottom w:val="0"/>
          <w:divBdr>
            <w:top w:val="none" w:sz="0" w:space="0" w:color="auto"/>
            <w:left w:val="none" w:sz="0" w:space="0" w:color="auto"/>
            <w:bottom w:val="none" w:sz="0" w:space="0" w:color="auto"/>
            <w:right w:val="none" w:sz="0" w:space="0" w:color="auto"/>
          </w:divBdr>
        </w:div>
        <w:div w:id="1955751711">
          <w:marLeft w:val="480"/>
          <w:marRight w:val="0"/>
          <w:marTop w:val="0"/>
          <w:marBottom w:val="0"/>
          <w:divBdr>
            <w:top w:val="none" w:sz="0" w:space="0" w:color="auto"/>
            <w:left w:val="none" w:sz="0" w:space="0" w:color="auto"/>
            <w:bottom w:val="none" w:sz="0" w:space="0" w:color="auto"/>
            <w:right w:val="none" w:sz="0" w:space="0" w:color="auto"/>
          </w:divBdr>
        </w:div>
        <w:div w:id="1968732536">
          <w:marLeft w:val="480"/>
          <w:marRight w:val="0"/>
          <w:marTop w:val="0"/>
          <w:marBottom w:val="0"/>
          <w:divBdr>
            <w:top w:val="none" w:sz="0" w:space="0" w:color="auto"/>
            <w:left w:val="none" w:sz="0" w:space="0" w:color="auto"/>
            <w:bottom w:val="none" w:sz="0" w:space="0" w:color="auto"/>
            <w:right w:val="none" w:sz="0" w:space="0" w:color="auto"/>
          </w:divBdr>
        </w:div>
        <w:div w:id="2032879567">
          <w:marLeft w:val="480"/>
          <w:marRight w:val="0"/>
          <w:marTop w:val="0"/>
          <w:marBottom w:val="0"/>
          <w:divBdr>
            <w:top w:val="none" w:sz="0" w:space="0" w:color="auto"/>
            <w:left w:val="none" w:sz="0" w:space="0" w:color="auto"/>
            <w:bottom w:val="none" w:sz="0" w:space="0" w:color="auto"/>
            <w:right w:val="none" w:sz="0" w:space="0" w:color="auto"/>
          </w:divBdr>
        </w:div>
        <w:div w:id="2076704941">
          <w:marLeft w:val="480"/>
          <w:marRight w:val="0"/>
          <w:marTop w:val="0"/>
          <w:marBottom w:val="0"/>
          <w:divBdr>
            <w:top w:val="none" w:sz="0" w:space="0" w:color="auto"/>
            <w:left w:val="none" w:sz="0" w:space="0" w:color="auto"/>
            <w:bottom w:val="none" w:sz="0" w:space="0" w:color="auto"/>
            <w:right w:val="none" w:sz="0" w:space="0" w:color="auto"/>
          </w:divBdr>
        </w:div>
        <w:div w:id="2105875063">
          <w:marLeft w:val="480"/>
          <w:marRight w:val="0"/>
          <w:marTop w:val="0"/>
          <w:marBottom w:val="0"/>
          <w:divBdr>
            <w:top w:val="none" w:sz="0" w:space="0" w:color="auto"/>
            <w:left w:val="none" w:sz="0" w:space="0" w:color="auto"/>
            <w:bottom w:val="none" w:sz="0" w:space="0" w:color="auto"/>
            <w:right w:val="none" w:sz="0" w:space="0" w:color="auto"/>
          </w:divBdr>
        </w:div>
      </w:divsChild>
    </w:div>
    <w:div w:id="1091001014">
      <w:bodyDiv w:val="1"/>
      <w:marLeft w:val="0"/>
      <w:marRight w:val="0"/>
      <w:marTop w:val="0"/>
      <w:marBottom w:val="0"/>
      <w:divBdr>
        <w:top w:val="none" w:sz="0" w:space="0" w:color="auto"/>
        <w:left w:val="none" w:sz="0" w:space="0" w:color="auto"/>
        <w:bottom w:val="none" w:sz="0" w:space="0" w:color="auto"/>
        <w:right w:val="none" w:sz="0" w:space="0" w:color="auto"/>
      </w:divBdr>
    </w:div>
    <w:div w:id="1091660942">
      <w:bodyDiv w:val="1"/>
      <w:marLeft w:val="0"/>
      <w:marRight w:val="0"/>
      <w:marTop w:val="0"/>
      <w:marBottom w:val="0"/>
      <w:divBdr>
        <w:top w:val="none" w:sz="0" w:space="0" w:color="auto"/>
        <w:left w:val="none" w:sz="0" w:space="0" w:color="auto"/>
        <w:bottom w:val="none" w:sz="0" w:space="0" w:color="auto"/>
        <w:right w:val="none" w:sz="0" w:space="0" w:color="auto"/>
      </w:divBdr>
    </w:div>
    <w:div w:id="1091974905">
      <w:bodyDiv w:val="1"/>
      <w:marLeft w:val="0"/>
      <w:marRight w:val="0"/>
      <w:marTop w:val="0"/>
      <w:marBottom w:val="0"/>
      <w:divBdr>
        <w:top w:val="none" w:sz="0" w:space="0" w:color="auto"/>
        <w:left w:val="none" w:sz="0" w:space="0" w:color="auto"/>
        <w:bottom w:val="none" w:sz="0" w:space="0" w:color="auto"/>
        <w:right w:val="none" w:sz="0" w:space="0" w:color="auto"/>
      </w:divBdr>
    </w:div>
    <w:div w:id="1098675783">
      <w:bodyDiv w:val="1"/>
      <w:marLeft w:val="0"/>
      <w:marRight w:val="0"/>
      <w:marTop w:val="0"/>
      <w:marBottom w:val="0"/>
      <w:divBdr>
        <w:top w:val="none" w:sz="0" w:space="0" w:color="auto"/>
        <w:left w:val="none" w:sz="0" w:space="0" w:color="auto"/>
        <w:bottom w:val="none" w:sz="0" w:space="0" w:color="auto"/>
        <w:right w:val="none" w:sz="0" w:space="0" w:color="auto"/>
      </w:divBdr>
      <w:divsChild>
        <w:div w:id="9332095">
          <w:marLeft w:val="480"/>
          <w:marRight w:val="0"/>
          <w:marTop w:val="0"/>
          <w:marBottom w:val="0"/>
          <w:divBdr>
            <w:top w:val="none" w:sz="0" w:space="0" w:color="auto"/>
            <w:left w:val="none" w:sz="0" w:space="0" w:color="auto"/>
            <w:bottom w:val="none" w:sz="0" w:space="0" w:color="auto"/>
            <w:right w:val="none" w:sz="0" w:space="0" w:color="auto"/>
          </w:divBdr>
        </w:div>
        <w:div w:id="20982765">
          <w:marLeft w:val="480"/>
          <w:marRight w:val="0"/>
          <w:marTop w:val="0"/>
          <w:marBottom w:val="0"/>
          <w:divBdr>
            <w:top w:val="none" w:sz="0" w:space="0" w:color="auto"/>
            <w:left w:val="none" w:sz="0" w:space="0" w:color="auto"/>
            <w:bottom w:val="none" w:sz="0" w:space="0" w:color="auto"/>
            <w:right w:val="none" w:sz="0" w:space="0" w:color="auto"/>
          </w:divBdr>
        </w:div>
        <w:div w:id="69079233">
          <w:marLeft w:val="480"/>
          <w:marRight w:val="0"/>
          <w:marTop w:val="0"/>
          <w:marBottom w:val="0"/>
          <w:divBdr>
            <w:top w:val="none" w:sz="0" w:space="0" w:color="auto"/>
            <w:left w:val="none" w:sz="0" w:space="0" w:color="auto"/>
            <w:bottom w:val="none" w:sz="0" w:space="0" w:color="auto"/>
            <w:right w:val="none" w:sz="0" w:space="0" w:color="auto"/>
          </w:divBdr>
        </w:div>
        <w:div w:id="91978824">
          <w:marLeft w:val="480"/>
          <w:marRight w:val="0"/>
          <w:marTop w:val="0"/>
          <w:marBottom w:val="0"/>
          <w:divBdr>
            <w:top w:val="none" w:sz="0" w:space="0" w:color="auto"/>
            <w:left w:val="none" w:sz="0" w:space="0" w:color="auto"/>
            <w:bottom w:val="none" w:sz="0" w:space="0" w:color="auto"/>
            <w:right w:val="none" w:sz="0" w:space="0" w:color="auto"/>
          </w:divBdr>
        </w:div>
        <w:div w:id="179979398">
          <w:marLeft w:val="480"/>
          <w:marRight w:val="0"/>
          <w:marTop w:val="0"/>
          <w:marBottom w:val="0"/>
          <w:divBdr>
            <w:top w:val="none" w:sz="0" w:space="0" w:color="auto"/>
            <w:left w:val="none" w:sz="0" w:space="0" w:color="auto"/>
            <w:bottom w:val="none" w:sz="0" w:space="0" w:color="auto"/>
            <w:right w:val="none" w:sz="0" w:space="0" w:color="auto"/>
          </w:divBdr>
        </w:div>
        <w:div w:id="224949902">
          <w:marLeft w:val="480"/>
          <w:marRight w:val="0"/>
          <w:marTop w:val="0"/>
          <w:marBottom w:val="0"/>
          <w:divBdr>
            <w:top w:val="none" w:sz="0" w:space="0" w:color="auto"/>
            <w:left w:val="none" w:sz="0" w:space="0" w:color="auto"/>
            <w:bottom w:val="none" w:sz="0" w:space="0" w:color="auto"/>
            <w:right w:val="none" w:sz="0" w:space="0" w:color="auto"/>
          </w:divBdr>
        </w:div>
        <w:div w:id="226690497">
          <w:marLeft w:val="480"/>
          <w:marRight w:val="0"/>
          <w:marTop w:val="0"/>
          <w:marBottom w:val="0"/>
          <w:divBdr>
            <w:top w:val="none" w:sz="0" w:space="0" w:color="auto"/>
            <w:left w:val="none" w:sz="0" w:space="0" w:color="auto"/>
            <w:bottom w:val="none" w:sz="0" w:space="0" w:color="auto"/>
            <w:right w:val="none" w:sz="0" w:space="0" w:color="auto"/>
          </w:divBdr>
        </w:div>
        <w:div w:id="275717426">
          <w:marLeft w:val="480"/>
          <w:marRight w:val="0"/>
          <w:marTop w:val="0"/>
          <w:marBottom w:val="0"/>
          <w:divBdr>
            <w:top w:val="none" w:sz="0" w:space="0" w:color="auto"/>
            <w:left w:val="none" w:sz="0" w:space="0" w:color="auto"/>
            <w:bottom w:val="none" w:sz="0" w:space="0" w:color="auto"/>
            <w:right w:val="none" w:sz="0" w:space="0" w:color="auto"/>
          </w:divBdr>
        </w:div>
        <w:div w:id="336808194">
          <w:marLeft w:val="480"/>
          <w:marRight w:val="0"/>
          <w:marTop w:val="0"/>
          <w:marBottom w:val="0"/>
          <w:divBdr>
            <w:top w:val="none" w:sz="0" w:space="0" w:color="auto"/>
            <w:left w:val="none" w:sz="0" w:space="0" w:color="auto"/>
            <w:bottom w:val="none" w:sz="0" w:space="0" w:color="auto"/>
            <w:right w:val="none" w:sz="0" w:space="0" w:color="auto"/>
          </w:divBdr>
        </w:div>
        <w:div w:id="370767694">
          <w:marLeft w:val="480"/>
          <w:marRight w:val="0"/>
          <w:marTop w:val="0"/>
          <w:marBottom w:val="0"/>
          <w:divBdr>
            <w:top w:val="none" w:sz="0" w:space="0" w:color="auto"/>
            <w:left w:val="none" w:sz="0" w:space="0" w:color="auto"/>
            <w:bottom w:val="none" w:sz="0" w:space="0" w:color="auto"/>
            <w:right w:val="none" w:sz="0" w:space="0" w:color="auto"/>
          </w:divBdr>
        </w:div>
        <w:div w:id="371924164">
          <w:marLeft w:val="480"/>
          <w:marRight w:val="0"/>
          <w:marTop w:val="0"/>
          <w:marBottom w:val="0"/>
          <w:divBdr>
            <w:top w:val="none" w:sz="0" w:space="0" w:color="auto"/>
            <w:left w:val="none" w:sz="0" w:space="0" w:color="auto"/>
            <w:bottom w:val="none" w:sz="0" w:space="0" w:color="auto"/>
            <w:right w:val="none" w:sz="0" w:space="0" w:color="auto"/>
          </w:divBdr>
        </w:div>
        <w:div w:id="380716968">
          <w:marLeft w:val="480"/>
          <w:marRight w:val="0"/>
          <w:marTop w:val="0"/>
          <w:marBottom w:val="0"/>
          <w:divBdr>
            <w:top w:val="none" w:sz="0" w:space="0" w:color="auto"/>
            <w:left w:val="none" w:sz="0" w:space="0" w:color="auto"/>
            <w:bottom w:val="none" w:sz="0" w:space="0" w:color="auto"/>
            <w:right w:val="none" w:sz="0" w:space="0" w:color="auto"/>
          </w:divBdr>
        </w:div>
        <w:div w:id="462386189">
          <w:marLeft w:val="480"/>
          <w:marRight w:val="0"/>
          <w:marTop w:val="0"/>
          <w:marBottom w:val="0"/>
          <w:divBdr>
            <w:top w:val="none" w:sz="0" w:space="0" w:color="auto"/>
            <w:left w:val="none" w:sz="0" w:space="0" w:color="auto"/>
            <w:bottom w:val="none" w:sz="0" w:space="0" w:color="auto"/>
            <w:right w:val="none" w:sz="0" w:space="0" w:color="auto"/>
          </w:divBdr>
        </w:div>
        <w:div w:id="478229492">
          <w:marLeft w:val="480"/>
          <w:marRight w:val="0"/>
          <w:marTop w:val="0"/>
          <w:marBottom w:val="0"/>
          <w:divBdr>
            <w:top w:val="none" w:sz="0" w:space="0" w:color="auto"/>
            <w:left w:val="none" w:sz="0" w:space="0" w:color="auto"/>
            <w:bottom w:val="none" w:sz="0" w:space="0" w:color="auto"/>
            <w:right w:val="none" w:sz="0" w:space="0" w:color="auto"/>
          </w:divBdr>
        </w:div>
        <w:div w:id="613100532">
          <w:marLeft w:val="480"/>
          <w:marRight w:val="0"/>
          <w:marTop w:val="0"/>
          <w:marBottom w:val="0"/>
          <w:divBdr>
            <w:top w:val="none" w:sz="0" w:space="0" w:color="auto"/>
            <w:left w:val="none" w:sz="0" w:space="0" w:color="auto"/>
            <w:bottom w:val="none" w:sz="0" w:space="0" w:color="auto"/>
            <w:right w:val="none" w:sz="0" w:space="0" w:color="auto"/>
          </w:divBdr>
        </w:div>
        <w:div w:id="617639875">
          <w:marLeft w:val="480"/>
          <w:marRight w:val="0"/>
          <w:marTop w:val="0"/>
          <w:marBottom w:val="0"/>
          <w:divBdr>
            <w:top w:val="none" w:sz="0" w:space="0" w:color="auto"/>
            <w:left w:val="none" w:sz="0" w:space="0" w:color="auto"/>
            <w:bottom w:val="none" w:sz="0" w:space="0" w:color="auto"/>
            <w:right w:val="none" w:sz="0" w:space="0" w:color="auto"/>
          </w:divBdr>
        </w:div>
        <w:div w:id="629214950">
          <w:marLeft w:val="480"/>
          <w:marRight w:val="0"/>
          <w:marTop w:val="0"/>
          <w:marBottom w:val="0"/>
          <w:divBdr>
            <w:top w:val="none" w:sz="0" w:space="0" w:color="auto"/>
            <w:left w:val="none" w:sz="0" w:space="0" w:color="auto"/>
            <w:bottom w:val="none" w:sz="0" w:space="0" w:color="auto"/>
            <w:right w:val="none" w:sz="0" w:space="0" w:color="auto"/>
          </w:divBdr>
        </w:div>
        <w:div w:id="661935269">
          <w:marLeft w:val="480"/>
          <w:marRight w:val="0"/>
          <w:marTop w:val="0"/>
          <w:marBottom w:val="0"/>
          <w:divBdr>
            <w:top w:val="none" w:sz="0" w:space="0" w:color="auto"/>
            <w:left w:val="none" w:sz="0" w:space="0" w:color="auto"/>
            <w:bottom w:val="none" w:sz="0" w:space="0" w:color="auto"/>
            <w:right w:val="none" w:sz="0" w:space="0" w:color="auto"/>
          </w:divBdr>
        </w:div>
        <w:div w:id="665474032">
          <w:marLeft w:val="480"/>
          <w:marRight w:val="0"/>
          <w:marTop w:val="0"/>
          <w:marBottom w:val="0"/>
          <w:divBdr>
            <w:top w:val="none" w:sz="0" w:space="0" w:color="auto"/>
            <w:left w:val="none" w:sz="0" w:space="0" w:color="auto"/>
            <w:bottom w:val="none" w:sz="0" w:space="0" w:color="auto"/>
            <w:right w:val="none" w:sz="0" w:space="0" w:color="auto"/>
          </w:divBdr>
        </w:div>
        <w:div w:id="760444617">
          <w:marLeft w:val="480"/>
          <w:marRight w:val="0"/>
          <w:marTop w:val="0"/>
          <w:marBottom w:val="0"/>
          <w:divBdr>
            <w:top w:val="none" w:sz="0" w:space="0" w:color="auto"/>
            <w:left w:val="none" w:sz="0" w:space="0" w:color="auto"/>
            <w:bottom w:val="none" w:sz="0" w:space="0" w:color="auto"/>
            <w:right w:val="none" w:sz="0" w:space="0" w:color="auto"/>
          </w:divBdr>
        </w:div>
        <w:div w:id="809398515">
          <w:marLeft w:val="480"/>
          <w:marRight w:val="0"/>
          <w:marTop w:val="0"/>
          <w:marBottom w:val="0"/>
          <w:divBdr>
            <w:top w:val="none" w:sz="0" w:space="0" w:color="auto"/>
            <w:left w:val="none" w:sz="0" w:space="0" w:color="auto"/>
            <w:bottom w:val="none" w:sz="0" w:space="0" w:color="auto"/>
            <w:right w:val="none" w:sz="0" w:space="0" w:color="auto"/>
          </w:divBdr>
        </w:div>
        <w:div w:id="819005499">
          <w:marLeft w:val="480"/>
          <w:marRight w:val="0"/>
          <w:marTop w:val="0"/>
          <w:marBottom w:val="0"/>
          <w:divBdr>
            <w:top w:val="none" w:sz="0" w:space="0" w:color="auto"/>
            <w:left w:val="none" w:sz="0" w:space="0" w:color="auto"/>
            <w:bottom w:val="none" w:sz="0" w:space="0" w:color="auto"/>
            <w:right w:val="none" w:sz="0" w:space="0" w:color="auto"/>
          </w:divBdr>
        </w:div>
        <w:div w:id="887297085">
          <w:marLeft w:val="480"/>
          <w:marRight w:val="0"/>
          <w:marTop w:val="0"/>
          <w:marBottom w:val="0"/>
          <w:divBdr>
            <w:top w:val="none" w:sz="0" w:space="0" w:color="auto"/>
            <w:left w:val="none" w:sz="0" w:space="0" w:color="auto"/>
            <w:bottom w:val="none" w:sz="0" w:space="0" w:color="auto"/>
            <w:right w:val="none" w:sz="0" w:space="0" w:color="auto"/>
          </w:divBdr>
        </w:div>
        <w:div w:id="939338274">
          <w:marLeft w:val="480"/>
          <w:marRight w:val="0"/>
          <w:marTop w:val="0"/>
          <w:marBottom w:val="0"/>
          <w:divBdr>
            <w:top w:val="none" w:sz="0" w:space="0" w:color="auto"/>
            <w:left w:val="none" w:sz="0" w:space="0" w:color="auto"/>
            <w:bottom w:val="none" w:sz="0" w:space="0" w:color="auto"/>
            <w:right w:val="none" w:sz="0" w:space="0" w:color="auto"/>
          </w:divBdr>
        </w:div>
        <w:div w:id="980957911">
          <w:marLeft w:val="480"/>
          <w:marRight w:val="0"/>
          <w:marTop w:val="0"/>
          <w:marBottom w:val="0"/>
          <w:divBdr>
            <w:top w:val="none" w:sz="0" w:space="0" w:color="auto"/>
            <w:left w:val="none" w:sz="0" w:space="0" w:color="auto"/>
            <w:bottom w:val="none" w:sz="0" w:space="0" w:color="auto"/>
            <w:right w:val="none" w:sz="0" w:space="0" w:color="auto"/>
          </w:divBdr>
        </w:div>
        <w:div w:id="1048720916">
          <w:marLeft w:val="480"/>
          <w:marRight w:val="0"/>
          <w:marTop w:val="0"/>
          <w:marBottom w:val="0"/>
          <w:divBdr>
            <w:top w:val="none" w:sz="0" w:space="0" w:color="auto"/>
            <w:left w:val="none" w:sz="0" w:space="0" w:color="auto"/>
            <w:bottom w:val="none" w:sz="0" w:space="0" w:color="auto"/>
            <w:right w:val="none" w:sz="0" w:space="0" w:color="auto"/>
          </w:divBdr>
        </w:div>
        <w:div w:id="1184979077">
          <w:marLeft w:val="480"/>
          <w:marRight w:val="0"/>
          <w:marTop w:val="0"/>
          <w:marBottom w:val="0"/>
          <w:divBdr>
            <w:top w:val="none" w:sz="0" w:space="0" w:color="auto"/>
            <w:left w:val="none" w:sz="0" w:space="0" w:color="auto"/>
            <w:bottom w:val="none" w:sz="0" w:space="0" w:color="auto"/>
            <w:right w:val="none" w:sz="0" w:space="0" w:color="auto"/>
          </w:divBdr>
        </w:div>
        <w:div w:id="1229919260">
          <w:marLeft w:val="480"/>
          <w:marRight w:val="0"/>
          <w:marTop w:val="0"/>
          <w:marBottom w:val="0"/>
          <w:divBdr>
            <w:top w:val="none" w:sz="0" w:space="0" w:color="auto"/>
            <w:left w:val="none" w:sz="0" w:space="0" w:color="auto"/>
            <w:bottom w:val="none" w:sz="0" w:space="0" w:color="auto"/>
            <w:right w:val="none" w:sz="0" w:space="0" w:color="auto"/>
          </w:divBdr>
        </w:div>
        <w:div w:id="1242367622">
          <w:marLeft w:val="480"/>
          <w:marRight w:val="0"/>
          <w:marTop w:val="0"/>
          <w:marBottom w:val="0"/>
          <w:divBdr>
            <w:top w:val="none" w:sz="0" w:space="0" w:color="auto"/>
            <w:left w:val="none" w:sz="0" w:space="0" w:color="auto"/>
            <w:bottom w:val="none" w:sz="0" w:space="0" w:color="auto"/>
            <w:right w:val="none" w:sz="0" w:space="0" w:color="auto"/>
          </w:divBdr>
        </w:div>
        <w:div w:id="1354918252">
          <w:marLeft w:val="480"/>
          <w:marRight w:val="0"/>
          <w:marTop w:val="0"/>
          <w:marBottom w:val="0"/>
          <w:divBdr>
            <w:top w:val="none" w:sz="0" w:space="0" w:color="auto"/>
            <w:left w:val="none" w:sz="0" w:space="0" w:color="auto"/>
            <w:bottom w:val="none" w:sz="0" w:space="0" w:color="auto"/>
            <w:right w:val="none" w:sz="0" w:space="0" w:color="auto"/>
          </w:divBdr>
        </w:div>
        <w:div w:id="1360202430">
          <w:marLeft w:val="480"/>
          <w:marRight w:val="0"/>
          <w:marTop w:val="0"/>
          <w:marBottom w:val="0"/>
          <w:divBdr>
            <w:top w:val="none" w:sz="0" w:space="0" w:color="auto"/>
            <w:left w:val="none" w:sz="0" w:space="0" w:color="auto"/>
            <w:bottom w:val="none" w:sz="0" w:space="0" w:color="auto"/>
            <w:right w:val="none" w:sz="0" w:space="0" w:color="auto"/>
          </w:divBdr>
        </w:div>
        <w:div w:id="1361781490">
          <w:marLeft w:val="480"/>
          <w:marRight w:val="0"/>
          <w:marTop w:val="0"/>
          <w:marBottom w:val="0"/>
          <w:divBdr>
            <w:top w:val="none" w:sz="0" w:space="0" w:color="auto"/>
            <w:left w:val="none" w:sz="0" w:space="0" w:color="auto"/>
            <w:bottom w:val="none" w:sz="0" w:space="0" w:color="auto"/>
            <w:right w:val="none" w:sz="0" w:space="0" w:color="auto"/>
          </w:divBdr>
        </w:div>
        <w:div w:id="1369642318">
          <w:marLeft w:val="480"/>
          <w:marRight w:val="0"/>
          <w:marTop w:val="0"/>
          <w:marBottom w:val="0"/>
          <w:divBdr>
            <w:top w:val="none" w:sz="0" w:space="0" w:color="auto"/>
            <w:left w:val="none" w:sz="0" w:space="0" w:color="auto"/>
            <w:bottom w:val="none" w:sz="0" w:space="0" w:color="auto"/>
            <w:right w:val="none" w:sz="0" w:space="0" w:color="auto"/>
          </w:divBdr>
        </w:div>
        <w:div w:id="1485776051">
          <w:marLeft w:val="480"/>
          <w:marRight w:val="0"/>
          <w:marTop w:val="0"/>
          <w:marBottom w:val="0"/>
          <w:divBdr>
            <w:top w:val="none" w:sz="0" w:space="0" w:color="auto"/>
            <w:left w:val="none" w:sz="0" w:space="0" w:color="auto"/>
            <w:bottom w:val="none" w:sz="0" w:space="0" w:color="auto"/>
            <w:right w:val="none" w:sz="0" w:space="0" w:color="auto"/>
          </w:divBdr>
        </w:div>
        <w:div w:id="1542672827">
          <w:marLeft w:val="480"/>
          <w:marRight w:val="0"/>
          <w:marTop w:val="0"/>
          <w:marBottom w:val="0"/>
          <w:divBdr>
            <w:top w:val="none" w:sz="0" w:space="0" w:color="auto"/>
            <w:left w:val="none" w:sz="0" w:space="0" w:color="auto"/>
            <w:bottom w:val="none" w:sz="0" w:space="0" w:color="auto"/>
            <w:right w:val="none" w:sz="0" w:space="0" w:color="auto"/>
          </w:divBdr>
        </w:div>
        <w:div w:id="1577665361">
          <w:marLeft w:val="480"/>
          <w:marRight w:val="0"/>
          <w:marTop w:val="0"/>
          <w:marBottom w:val="0"/>
          <w:divBdr>
            <w:top w:val="none" w:sz="0" w:space="0" w:color="auto"/>
            <w:left w:val="none" w:sz="0" w:space="0" w:color="auto"/>
            <w:bottom w:val="none" w:sz="0" w:space="0" w:color="auto"/>
            <w:right w:val="none" w:sz="0" w:space="0" w:color="auto"/>
          </w:divBdr>
        </w:div>
        <w:div w:id="1662193968">
          <w:marLeft w:val="480"/>
          <w:marRight w:val="0"/>
          <w:marTop w:val="0"/>
          <w:marBottom w:val="0"/>
          <w:divBdr>
            <w:top w:val="none" w:sz="0" w:space="0" w:color="auto"/>
            <w:left w:val="none" w:sz="0" w:space="0" w:color="auto"/>
            <w:bottom w:val="none" w:sz="0" w:space="0" w:color="auto"/>
            <w:right w:val="none" w:sz="0" w:space="0" w:color="auto"/>
          </w:divBdr>
        </w:div>
        <w:div w:id="1723745219">
          <w:marLeft w:val="480"/>
          <w:marRight w:val="0"/>
          <w:marTop w:val="0"/>
          <w:marBottom w:val="0"/>
          <w:divBdr>
            <w:top w:val="none" w:sz="0" w:space="0" w:color="auto"/>
            <w:left w:val="none" w:sz="0" w:space="0" w:color="auto"/>
            <w:bottom w:val="none" w:sz="0" w:space="0" w:color="auto"/>
            <w:right w:val="none" w:sz="0" w:space="0" w:color="auto"/>
          </w:divBdr>
        </w:div>
        <w:div w:id="1725106228">
          <w:marLeft w:val="480"/>
          <w:marRight w:val="0"/>
          <w:marTop w:val="0"/>
          <w:marBottom w:val="0"/>
          <w:divBdr>
            <w:top w:val="none" w:sz="0" w:space="0" w:color="auto"/>
            <w:left w:val="none" w:sz="0" w:space="0" w:color="auto"/>
            <w:bottom w:val="none" w:sz="0" w:space="0" w:color="auto"/>
            <w:right w:val="none" w:sz="0" w:space="0" w:color="auto"/>
          </w:divBdr>
        </w:div>
        <w:div w:id="1792896158">
          <w:marLeft w:val="480"/>
          <w:marRight w:val="0"/>
          <w:marTop w:val="0"/>
          <w:marBottom w:val="0"/>
          <w:divBdr>
            <w:top w:val="none" w:sz="0" w:space="0" w:color="auto"/>
            <w:left w:val="none" w:sz="0" w:space="0" w:color="auto"/>
            <w:bottom w:val="none" w:sz="0" w:space="0" w:color="auto"/>
            <w:right w:val="none" w:sz="0" w:space="0" w:color="auto"/>
          </w:divBdr>
        </w:div>
        <w:div w:id="1808814875">
          <w:marLeft w:val="480"/>
          <w:marRight w:val="0"/>
          <w:marTop w:val="0"/>
          <w:marBottom w:val="0"/>
          <w:divBdr>
            <w:top w:val="none" w:sz="0" w:space="0" w:color="auto"/>
            <w:left w:val="none" w:sz="0" w:space="0" w:color="auto"/>
            <w:bottom w:val="none" w:sz="0" w:space="0" w:color="auto"/>
            <w:right w:val="none" w:sz="0" w:space="0" w:color="auto"/>
          </w:divBdr>
        </w:div>
        <w:div w:id="1846243683">
          <w:marLeft w:val="480"/>
          <w:marRight w:val="0"/>
          <w:marTop w:val="0"/>
          <w:marBottom w:val="0"/>
          <w:divBdr>
            <w:top w:val="none" w:sz="0" w:space="0" w:color="auto"/>
            <w:left w:val="none" w:sz="0" w:space="0" w:color="auto"/>
            <w:bottom w:val="none" w:sz="0" w:space="0" w:color="auto"/>
            <w:right w:val="none" w:sz="0" w:space="0" w:color="auto"/>
          </w:divBdr>
        </w:div>
        <w:div w:id="2032877900">
          <w:marLeft w:val="480"/>
          <w:marRight w:val="0"/>
          <w:marTop w:val="0"/>
          <w:marBottom w:val="0"/>
          <w:divBdr>
            <w:top w:val="none" w:sz="0" w:space="0" w:color="auto"/>
            <w:left w:val="none" w:sz="0" w:space="0" w:color="auto"/>
            <w:bottom w:val="none" w:sz="0" w:space="0" w:color="auto"/>
            <w:right w:val="none" w:sz="0" w:space="0" w:color="auto"/>
          </w:divBdr>
        </w:div>
        <w:div w:id="2055078549">
          <w:marLeft w:val="480"/>
          <w:marRight w:val="0"/>
          <w:marTop w:val="0"/>
          <w:marBottom w:val="0"/>
          <w:divBdr>
            <w:top w:val="none" w:sz="0" w:space="0" w:color="auto"/>
            <w:left w:val="none" w:sz="0" w:space="0" w:color="auto"/>
            <w:bottom w:val="none" w:sz="0" w:space="0" w:color="auto"/>
            <w:right w:val="none" w:sz="0" w:space="0" w:color="auto"/>
          </w:divBdr>
        </w:div>
        <w:div w:id="2080714582">
          <w:marLeft w:val="480"/>
          <w:marRight w:val="0"/>
          <w:marTop w:val="0"/>
          <w:marBottom w:val="0"/>
          <w:divBdr>
            <w:top w:val="none" w:sz="0" w:space="0" w:color="auto"/>
            <w:left w:val="none" w:sz="0" w:space="0" w:color="auto"/>
            <w:bottom w:val="none" w:sz="0" w:space="0" w:color="auto"/>
            <w:right w:val="none" w:sz="0" w:space="0" w:color="auto"/>
          </w:divBdr>
        </w:div>
      </w:divsChild>
    </w:div>
    <w:div w:id="1098872489">
      <w:bodyDiv w:val="1"/>
      <w:marLeft w:val="0"/>
      <w:marRight w:val="0"/>
      <w:marTop w:val="0"/>
      <w:marBottom w:val="0"/>
      <w:divBdr>
        <w:top w:val="none" w:sz="0" w:space="0" w:color="auto"/>
        <w:left w:val="none" w:sz="0" w:space="0" w:color="auto"/>
        <w:bottom w:val="none" w:sz="0" w:space="0" w:color="auto"/>
        <w:right w:val="none" w:sz="0" w:space="0" w:color="auto"/>
      </w:divBdr>
    </w:div>
    <w:div w:id="1103495493">
      <w:bodyDiv w:val="1"/>
      <w:marLeft w:val="0"/>
      <w:marRight w:val="0"/>
      <w:marTop w:val="0"/>
      <w:marBottom w:val="0"/>
      <w:divBdr>
        <w:top w:val="none" w:sz="0" w:space="0" w:color="auto"/>
        <w:left w:val="none" w:sz="0" w:space="0" w:color="auto"/>
        <w:bottom w:val="none" w:sz="0" w:space="0" w:color="auto"/>
        <w:right w:val="none" w:sz="0" w:space="0" w:color="auto"/>
      </w:divBdr>
    </w:div>
    <w:div w:id="1103918456">
      <w:bodyDiv w:val="1"/>
      <w:marLeft w:val="0"/>
      <w:marRight w:val="0"/>
      <w:marTop w:val="0"/>
      <w:marBottom w:val="0"/>
      <w:divBdr>
        <w:top w:val="none" w:sz="0" w:space="0" w:color="auto"/>
        <w:left w:val="none" w:sz="0" w:space="0" w:color="auto"/>
        <w:bottom w:val="none" w:sz="0" w:space="0" w:color="auto"/>
        <w:right w:val="none" w:sz="0" w:space="0" w:color="auto"/>
      </w:divBdr>
      <w:divsChild>
        <w:div w:id="105078045">
          <w:marLeft w:val="480"/>
          <w:marRight w:val="0"/>
          <w:marTop w:val="0"/>
          <w:marBottom w:val="0"/>
          <w:divBdr>
            <w:top w:val="none" w:sz="0" w:space="0" w:color="auto"/>
            <w:left w:val="none" w:sz="0" w:space="0" w:color="auto"/>
            <w:bottom w:val="none" w:sz="0" w:space="0" w:color="auto"/>
            <w:right w:val="none" w:sz="0" w:space="0" w:color="auto"/>
          </w:divBdr>
        </w:div>
        <w:div w:id="213738106">
          <w:marLeft w:val="480"/>
          <w:marRight w:val="0"/>
          <w:marTop w:val="0"/>
          <w:marBottom w:val="0"/>
          <w:divBdr>
            <w:top w:val="none" w:sz="0" w:space="0" w:color="auto"/>
            <w:left w:val="none" w:sz="0" w:space="0" w:color="auto"/>
            <w:bottom w:val="none" w:sz="0" w:space="0" w:color="auto"/>
            <w:right w:val="none" w:sz="0" w:space="0" w:color="auto"/>
          </w:divBdr>
        </w:div>
        <w:div w:id="217860865">
          <w:marLeft w:val="480"/>
          <w:marRight w:val="0"/>
          <w:marTop w:val="0"/>
          <w:marBottom w:val="0"/>
          <w:divBdr>
            <w:top w:val="none" w:sz="0" w:space="0" w:color="auto"/>
            <w:left w:val="none" w:sz="0" w:space="0" w:color="auto"/>
            <w:bottom w:val="none" w:sz="0" w:space="0" w:color="auto"/>
            <w:right w:val="none" w:sz="0" w:space="0" w:color="auto"/>
          </w:divBdr>
        </w:div>
        <w:div w:id="302854238">
          <w:marLeft w:val="480"/>
          <w:marRight w:val="0"/>
          <w:marTop w:val="0"/>
          <w:marBottom w:val="0"/>
          <w:divBdr>
            <w:top w:val="none" w:sz="0" w:space="0" w:color="auto"/>
            <w:left w:val="none" w:sz="0" w:space="0" w:color="auto"/>
            <w:bottom w:val="none" w:sz="0" w:space="0" w:color="auto"/>
            <w:right w:val="none" w:sz="0" w:space="0" w:color="auto"/>
          </w:divBdr>
        </w:div>
        <w:div w:id="501745900">
          <w:marLeft w:val="480"/>
          <w:marRight w:val="0"/>
          <w:marTop w:val="0"/>
          <w:marBottom w:val="0"/>
          <w:divBdr>
            <w:top w:val="none" w:sz="0" w:space="0" w:color="auto"/>
            <w:left w:val="none" w:sz="0" w:space="0" w:color="auto"/>
            <w:bottom w:val="none" w:sz="0" w:space="0" w:color="auto"/>
            <w:right w:val="none" w:sz="0" w:space="0" w:color="auto"/>
          </w:divBdr>
        </w:div>
        <w:div w:id="504787057">
          <w:marLeft w:val="480"/>
          <w:marRight w:val="0"/>
          <w:marTop w:val="0"/>
          <w:marBottom w:val="0"/>
          <w:divBdr>
            <w:top w:val="none" w:sz="0" w:space="0" w:color="auto"/>
            <w:left w:val="none" w:sz="0" w:space="0" w:color="auto"/>
            <w:bottom w:val="none" w:sz="0" w:space="0" w:color="auto"/>
            <w:right w:val="none" w:sz="0" w:space="0" w:color="auto"/>
          </w:divBdr>
        </w:div>
        <w:div w:id="536042886">
          <w:marLeft w:val="480"/>
          <w:marRight w:val="0"/>
          <w:marTop w:val="0"/>
          <w:marBottom w:val="0"/>
          <w:divBdr>
            <w:top w:val="none" w:sz="0" w:space="0" w:color="auto"/>
            <w:left w:val="none" w:sz="0" w:space="0" w:color="auto"/>
            <w:bottom w:val="none" w:sz="0" w:space="0" w:color="auto"/>
            <w:right w:val="none" w:sz="0" w:space="0" w:color="auto"/>
          </w:divBdr>
        </w:div>
        <w:div w:id="572661111">
          <w:marLeft w:val="480"/>
          <w:marRight w:val="0"/>
          <w:marTop w:val="0"/>
          <w:marBottom w:val="0"/>
          <w:divBdr>
            <w:top w:val="none" w:sz="0" w:space="0" w:color="auto"/>
            <w:left w:val="none" w:sz="0" w:space="0" w:color="auto"/>
            <w:bottom w:val="none" w:sz="0" w:space="0" w:color="auto"/>
            <w:right w:val="none" w:sz="0" w:space="0" w:color="auto"/>
          </w:divBdr>
        </w:div>
        <w:div w:id="587882883">
          <w:marLeft w:val="480"/>
          <w:marRight w:val="0"/>
          <w:marTop w:val="0"/>
          <w:marBottom w:val="0"/>
          <w:divBdr>
            <w:top w:val="none" w:sz="0" w:space="0" w:color="auto"/>
            <w:left w:val="none" w:sz="0" w:space="0" w:color="auto"/>
            <w:bottom w:val="none" w:sz="0" w:space="0" w:color="auto"/>
            <w:right w:val="none" w:sz="0" w:space="0" w:color="auto"/>
          </w:divBdr>
        </w:div>
        <w:div w:id="588394925">
          <w:marLeft w:val="480"/>
          <w:marRight w:val="0"/>
          <w:marTop w:val="0"/>
          <w:marBottom w:val="0"/>
          <w:divBdr>
            <w:top w:val="none" w:sz="0" w:space="0" w:color="auto"/>
            <w:left w:val="none" w:sz="0" w:space="0" w:color="auto"/>
            <w:bottom w:val="none" w:sz="0" w:space="0" w:color="auto"/>
            <w:right w:val="none" w:sz="0" w:space="0" w:color="auto"/>
          </w:divBdr>
        </w:div>
        <w:div w:id="729426923">
          <w:marLeft w:val="480"/>
          <w:marRight w:val="0"/>
          <w:marTop w:val="0"/>
          <w:marBottom w:val="0"/>
          <w:divBdr>
            <w:top w:val="none" w:sz="0" w:space="0" w:color="auto"/>
            <w:left w:val="none" w:sz="0" w:space="0" w:color="auto"/>
            <w:bottom w:val="none" w:sz="0" w:space="0" w:color="auto"/>
            <w:right w:val="none" w:sz="0" w:space="0" w:color="auto"/>
          </w:divBdr>
        </w:div>
        <w:div w:id="730268545">
          <w:marLeft w:val="480"/>
          <w:marRight w:val="0"/>
          <w:marTop w:val="0"/>
          <w:marBottom w:val="0"/>
          <w:divBdr>
            <w:top w:val="none" w:sz="0" w:space="0" w:color="auto"/>
            <w:left w:val="none" w:sz="0" w:space="0" w:color="auto"/>
            <w:bottom w:val="none" w:sz="0" w:space="0" w:color="auto"/>
            <w:right w:val="none" w:sz="0" w:space="0" w:color="auto"/>
          </w:divBdr>
        </w:div>
        <w:div w:id="1037125101">
          <w:marLeft w:val="480"/>
          <w:marRight w:val="0"/>
          <w:marTop w:val="0"/>
          <w:marBottom w:val="0"/>
          <w:divBdr>
            <w:top w:val="none" w:sz="0" w:space="0" w:color="auto"/>
            <w:left w:val="none" w:sz="0" w:space="0" w:color="auto"/>
            <w:bottom w:val="none" w:sz="0" w:space="0" w:color="auto"/>
            <w:right w:val="none" w:sz="0" w:space="0" w:color="auto"/>
          </w:divBdr>
        </w:div>
        <w:div w:id="1067874434">
          <w:marLeft w:val="480"/>
          <w:marRight w:val="0"/>
          <w:marTop w:val="0"/>
          <w:marBottom w:val="0"/>
          <w:divBdr>
            <w:top w:val="none" w:sz="0" w:space="0" w:color="auto"/>
            <w:left w:val="none" w:sz="0" w:space="0" w:color="auto"/>
            <w:bottom w:val="none" w:sz="0" w:space="0" w:color="auto"/>
            <w:right w:val="none" w:sz="0" w:space="0" w:color="auto"/>
          </w:divBdr>
        </w:div>
        <w:div w:id="1068772487">
          <w:marLeft w:val="480"/>
          <w:marRight w:val="0"/>
          <w:marTop w:val="0"/>
          <w:marBottom w:val="0"/>
          <w:divBdr>
            <w:top w:val="none" w:sz="0" w:space="0" w:color="auto"/>
            <w:left w:val="none" w:sz="0" w:space="0" w:color="auto"/>
            <w:bottom w:val="none" w:sz="0" w:space="0" w:color="auto"/>
            <w:right w:val="none" w:sz="0" w:space="0" w:color="auto"/>
          </w:divBdr>
        </w:div>
        <w:div w:id="1076047500">
          <w:marLeft w:val="480"/>
          <w:marRight w:val="0"/>
          <w:marTop w:val="0"/>
          <w:marBottom w:val="0"/>
          <w:divBdr>
            <w:top w:val="none" w:sz="0" w:space="0" w:color="auto"/>
            <w:left w:val="none" w:sz="0" w:space="0" w:color="auto"/>
            <w:bottom w:val="none" w:sz="0" w:space="0" w:color="auto"/>
            <w:right w:val="none" w:sz="0" w:space="0" w:color="auto"/>
          </w:divBdr>
        </w:div>
        <w:div w:id="1095127615">
          <w:marLeft w:val="480"/>
          <w:marRight w:val="0"/>
          <w:marTop w:val="0"/>
          <w:marBottom w:val="0"/>
          <w:divBdr>
            <w:top w:val="none" w:sz="0" w:space="0" w:color="auto"/>
            <w:left w:val="none" w:sz="0" w:space="0" w:color="auto"/>
            <w:bottom w:val="none" w:sz="0" w:space="0" w:color="auto"/>
            <w:right w:val="none" w:sz="0" w:space="0" w:color="auto"/>
          </w:divBdr>
        </w:div>
        <w:div w:id="1104156118">
          <w:marLeft w:val="480"/>
          <w:marRight w:val="0"/>
          <w:marTop w:val="0"/>
          <w:marBottom w:val="0"/>
          <w:divBdr>
            <w:top w:val="none" w:sz="0" w:space="0" w:color="auto"/>
            <w:left w:val="none" w:sz="0" w:space="0" w:color="auto"/>
            <w:bottom w:val="none" w:sz="0" w:space="0" w:color="auto"/>
            <w:right w:val="none" w:sz="0" w:space="0" w:color="auto"/>
          </w:divBdr>
        </w:div>
        <w:div w:id="1156188068">
          <w:marLeft w:val="480"/>
          <w:marRight w:val="0"/>
          <w:marTop w:val="0"/>
          <w:marBottom w:val="0"/>
          <w:divBdr>
            <w:top w:val="none" w:sz="0" w:space="0" w:color="auto"/>
            <w:left w:val="none" w:sz="0" w:space="0" w:color="auto"/>
            <w:bottom w:val="none" w:sz="0" w:space="0" w:color="auto"/>
            <w:right w:val="none" w:sz="0" w:space="0" w:color="auto"/>
          </w:divBdr>
        </w:div>
        <w:div w:id="1175654527">
          <w:marLeft w:val="480"/>
          <w:marRight w:val="0"/>
          <w:marTop w:val="0"/>
          <w:marBottom w:val="0"/>
          <w:divBdr>
            <w:top w:val="none" w:sz="0" w:space="0" w:color="auto"/>
            <w:left w:val="none" w:sz="0" w:space="0" w:color="auto"/>
            <w:bottom w:val="none" w:sz="0" w:space="0" w:color="auto"/>
            <w:right w:val="none" w:sz="0" w:space="0" w:color="auto"/>
          </w:divBdr>
        </w:div>
        <w:div w:id="1235971491">
          <w:marLeft w:val="480"/>
          <w:marRight w:val="0"/>
          <w:marTop w:val="0"/>
          <w:marBottom w:val="0"/>
          <w:divBdr>
            <w:top w:val="none" w:sz="0" w:space="0" w:color="auto"/>
            <w:left w:val="none" w:sz="0" w:space="0" w:color="auto"/>
            <w:bottom w:val="none" w:sz="0" w:space="0" w:color="auto"/>
            <w:right w:val="none" w:sz="0" w:space="0" w:color="auto"/>
          </w:divBdr>
        </w:div>
        <w:div w:id="1258098590">
          <w:marLeft w:val="480"/>
          <w:marRight w:val="0"/>
          <w:marTop w:val="0"/>
          <w:marBottom w:val="0"/>
          <w:divBdr>
            <w:top w:val="none" w:sz="0" w:space="0" w:color="auto"/>
            <w:left w:val="none" w:sz="0" w:space="0" w:color="auto"/>
            <w:bottom w:val="none" w:sz="0" w:space="0" w:color="auto"/>
            <w:right w:val="none" w:sz="0" w:space="0" w:color="auto"/>
          </w:divBdr>
        </w:div>
        <w:div w:id="1307705696">
          <w:marLeft w:val="480"/>
          <w:marRight w:val="0"/>
          <w:marTop w:val="0"/>
          <w:marBottom w:val="0"/>
          <w:divBdr>
            <w:top w:val="none" w:sz="0" w:space="0" w:color="auto"/>
            <w:left w:val="none" w:sz="0" w:space="0" w:color="auto"/>
            <w:bottom w:val="none" w:sz="0" w:space="0" w:color="auto"/>
            <w:right w:val="none" w:sz="0" w:space="0" w:color="auto"/>
          </w:divBdr>
        </w:div>
        <w:div w:id="1309435003">
          <w:marLeft w:val="480"/>
          <w:marRight w:val="0"/>
          <w:marTop w:val="0"/>
          <w:marBottom w:val="0"/>
          <w:divBdr>
            <w:top w:val="none" w:sz="0" w:space="0" w:color="auto"/>
            <w:left w:val="none" w:sz="0" w:space="0" w:color="auto"/>
            <w:bottom w:val="none" w:sz="0" w:space="0" w:color="auto"/>
            <w:right w:val="none" w:sz="0" w:space="0" w:color="auto"/>
          </w:divBdr>
        </w:div>
        <w:div w:id="1388602137">
          <w:marLeft w:val="480"/>
          <w:marRight w:val="0"/>
          <w:marTop w:val="0"/>
          <w:marBottom w:val="0"/>
          <w:divBdr>
            <w:top w:val="none" w:sz="0" w:space="0" w:color="auto"/>
            <w:left w:val="none" w:sz="0" w:space="0" w:color="auto"/>
            <w:bottom w:val="none" w:sz="0" w:space="0" w:color="auto"/>
            <w:right w:val="none" w:sz="0" w:space="0" w:color="auto"/>
          </w:divBdr>
        </w:div>
        <w:div w:id="1405183631">
          <w:marLeft w:val="480"/>
          <w:marRight w:val="0"/>
          <w:marTop w:val="0"/>
          <w:marBottom w:val="0"/>
          <w:divBdr>
            <w:top w:val="none" w:sz="0" w:space="0" w:color="auto"/>
            <w:left w:val="none" w:sz="0" w:space="0" w:color="auto"/>
            <w:bottom w:val="none" w:sz="0" w:space="0" w:color="auto"/>
            <w:right w:val="none" w:sz="0" w:space="0" w:color="auto"/>
          </w:divBdr>
        </w:div>
        <w:div w:id="1484931565">
          <w:marLeft w:val="480"/>
          <w:marRight w:val="0"/>
          <w:marTop w:val="0"/>
          <w:marBottom w:val="0"/>
          <w:divBdr>
            <w:top w:val="none" w:sz="0" w:space="0" w:color="auto"/>
            <w:left w:val="none" w:sz="0" w:space="0" w:color="auto"/>
            <w:bottom w:val="none" w:sz="0" w:space="0" w:color="auto"/>
            <w:right w:val="none" w:sz="0" w:space="0" w:color="auto"/>
          </w:divBdr>
        </w:div>
        <w:div w:id="1532957354">
          <w:marLeft w:val="480"/>
          <w:marRight w:val="0"/>
          <w:marTop w:val="0"/>
          <w:marBottom w:val="0"/>
          <w:divBdr>
            <w:top w:val="none" w:sz="0" w:space="0" w:color="auto"/>
            <w:left w:val="none" w:sz="0" w:space="0" w:color="auto"/>
            <w:bottom w:val="none" w:sz="0" w:space="0" w:color="auto"/>
            <w:right w:val="none" w:sz="0" w:space="0" w:color="auto"/>
          </w:divBdr>
        </w:div>
        <w:div w:id="1588539664">
          <w:marLeft w:val="480"/>
          <w:marRight w:val="0"/>
          <w:marTop w:val="0"/>
          <w:marBottom w:val="0"/>
          <w:divBdr>
            <w:top w:val="none" w:sz="0" w:space="0" w:color="auto"/>
            <w:left w:val="none" w:sz="0" w:space="0" w:color="auto"/>
            <w:bottom w:val="none" w:sz="0" w:space="0" w:color="auto"/>
            <w:right w:val="none" w:sz="0" w:space="0" w:color="auto"/>
          </w:divBdr>
        </w:div>
        <w:div w:id="1598827307">
          <w:marLeft w:val="480"/>
          <w:marRight w:val="0"/>
          <w:marTop w:val="0"/>
          <w:marBottom w:val="0"/>
          <w:divBdr>
            <w:top w:val="none" w:sz="0" w:space="0" w:color="auto"/>
            <w:left w:val="none" w:sz="0" w:space="0" w:color="auto"/>
            <w:bottom w:val="none" w:sz="0" w:space="0" w:color="auto"/>
            <w:right w:val="none" w:sz="0" w:space="0" w:color="auto"/>
          </w:divBdr>
        </w:div>
        <w:div w:id="1644117823">
          <w:marLeft w:val="480"/>
          <w:marRight w:val="0"/>
          <w:marTop w:val="0"/>
          <w:marBottom w:val="0"/>
          <w:divBdr>
            <w:top w:val="none" w:sz="0" w:space="0" w:color="auto"/>
            <w:left w:val="none" w:sz="0" w:space="0" w:color="auto"/>
            <w:bottom w:val="none" w:sz="0" w:space="0" w:color="auto"/>
            <w:right w:val="none" w:sz="0" w:space="0" w:color="auto"/>
          </w:divBdr>
        </w:div>
        <w:div w:id="1665816496">
          <w:marLeft w:val="480"/>
          <w:marRight w:val="0"/>
          <w:marTop w:val="0"/>
          <w:marBottom w:val="0"/>
          <w:divBdr>
            <w:top w:val="none" w:sz="0" w:space="0" w:color="auto"/>
            <w:left w:val="none" w:sz="0" w:space="0" w:color="auto"/>
            <w:bottom w:val="none" w:sz="0" w:space="0" w:color="auto"/>
            <w:right w:val="none" w:sz="0" w:space="0" w:color="auto"/>
          </w:divBdr>
        </w:div>
        <w:div w:id="1717193406">
          <w:marLeft w:val="480"/>
          <w:marRight w:val="0"/>
          <w:marTop w:val="0"/>
          <w:marBottom w:val="0"/>
          <w:divBdr>
            <w:top w:val="none" w:sz="0" w:space="0" w:color="auto"/>
            <w:left w:val="none" w:sz="0" w:space="0" w:color="auto"/>
            <w:bottom w:val="none" w:sz="0" w:space="0" w:color="auto"/>
            <w:right w:val="none" w:sz="0" w:space="0" w:color="auto"/>
          </w:divBdr>
        </w:div>
        <w:div w:id="1766534516">
          <w:marLeft w:val="480"/>
          <w:marRight w:val="0"/>
          <w:marTop w:val="0"/>
          <w:marBottom w:val="0"/>
          <w:divBdr>
            <w:top w:val="none" w:sz="0" w:space="0" w:color="auto"/>
            <w:left w:val="none" w:sz="0" w:space="0" w:color="auto"/>
            <w:bottom w:val="none" w:sz="0" w:space="0" w:color="auto"/>
            <w:right w:val="none" w:sz="0" w:space="0" w:color="auto"/>
          </w:divBdr>
        </w:div>
        <w:div w:id="1828786764">
          <w:marLeft w:val="480"/>
          <w:marRight w:val="0"/>
          <w:marTop w:val="0"/>
          <w:marBottom w:val="0"/>
          <w:divBdr>
            <w:top w:val="none" w:sz="0" w:space="0" w:color="auto"/>
            <w:left w:val="none" w:sz="0" w:space="0" w:color="auto"/>
            <w:bottom w:val="none" w:sz="0" w:space="0" w:color="auto"/>
            <w:right w:val="none" w:sz="0" w:space="0" w:color="auto"/>
          </w:divBdr>
        </w:div>
        <w:div w:id="1930772565">
          <w:marLeft w:val="480"/>
          <w:marRight w:val="0"/>
          <w:marTop w:val="0"/>
          <w:marBottom w:val="0"/>
          <w:divBdr>
            <w:top w:val="none" w:sz="0" w:space="0" w:color="auto"/>
            <w:left w:val="none" w:sz="0" w:space="0" w:color="auto"/>
            <w:bottom w:val="none" w:sz="0" w:space="0" w:color="auto"/>
            <w:right w:val="none" w:sz="0" w:space="0" w:color="auto"/>
          </w:divBdr>
        </w:div>
        <w:div w:id="1956322660">
          <w:marLeft w:val="480"/>
          <w:marRight w:val="0"/>
          <w:marTop w:val="0"/>
          <w:marBottom w:val="0"/>
          <w:divBdr>
            <w:top w:val="none" w:sz="0" w:space="0" w:color="auto"/>
            <w:left w:val="none" w:sz="0" w:space="0" w:color="auto"/>
            <w:bottom w:val="none" w:sz="0" w:space="0" w:color="auto"/>
            <w:right w:val="none" w:sz="0" w:space="0" w:color="auto"/>
          </w:divBdr>
        </w:div>
        <w:div w:id="1960061950">
          <w:marLeft w:val="480"/>
          <w:marRight w:val="0"/>
          <w:marTop w:val="0"/>
          <w:marBottom w:val="0"/>
          <w:divBdr>
            <w:top w:val="none" w:sz="0" w:space="0" w:color="auto"/>
            <w:left w:val="none" w:sz="0" w:space="0" w:color="auto"/>
            <w:bottom w:val="none" w:sz="0" w:space="0" w:color="auto"/>
            <w:right w:val="none" w:sz="0" w:space="0" w:color="auto"/>
          </w:divBdr>
        </w:div>
        <w:div w:id="1965915947">
          <w:marLeft w:val="480"/>
          <w:marRight w:val="0"/>
          <w:marTop w:val="0"/>
          <w:marBottom w:val="0"/>
          <w:divBdr>
            <w:top w:val="none" w:sz="0" w:space="0" w:color="auto"/>
            <w:left w:val="none" w:sz="0" w:space="0" w:color="auto"/>
            <w:bottom w:val="none" w:sz="0" w:space="0" w:color="auto"/>
            <w:right w:val="none" w:sz="0" w:space="0" w:color="auto"/>
          </w:divBdr>
        </w:div>
        <w:div w:id="1971858027">
          <w:marLeft w:val="480"/>
          <w:marRight w:val="0"/>
          <w:marTop w:val="0"/>
          <w:marBottom w:val="0"/>
          <w:divBdr>
            <w:top w:val="none" w:sz="0" w:space="0" w:color="auto"/>
            <w:left w:val="none" w:sz="0" w:space="0" w:color="auto"/>
            <w:bottom w:val="none" w:sz="0" w:space="0" w:color="auto"/>
            <w:right w:val="none" w:sz="0" w:space="0" w:color="auto"/>
          </w:divBdr>
        </w:div>
        <w:div w:id="2011638419">
          <w:marLeft w:val="480"/>
          <w:marRight w:val="0"/>
          <w:marTop w:val="0"/>
          <w:marBottom w:val="0"/>
          <w:divBdr>
            <w:top w:val="none" w:sz="0" w:space="0" w:color="auto"/>
            <w:left w:val="none" w:sz="0" w:space="0" w:color="auto"/>
            <w:bottom w:val="none" w:sz="0" w:space="0" w:color="auto"/>
            <w:right w:val="none" w:sz="0" w:space="0" w:color="auto"/>
          </w:divBdr>
        </w:div>
        <w:div w:id="2017073100">
          <w:marLeft w:val="480"/>
          <w:marRight w:val="0"/>
          <w:marTop w:val="0"/>
          <w:marBottom w:val="0"/>
          <w:divBdr>
            <w:top w:val="none" w:sz="0" w:space="0" w:color="auto"/>
            <w:left w:val="none" w:sz="0" w:space="0" w:color="auto"/>
            <w:bottom w:val="none" w:sz="0" w:space="0" w:color="auto"/>
            <w:right w:val="none" w:sz="0" w:space="0" w:color="auto"/>
          </w:divBdr>
        </w:div>
        <w:div w:id="2051764014">
          <w:marLeft w:val="480"/>
          <w:marRight w:val="0"/>
          <w:marTop w:val="0"/>
          <w:marBottom w:val="0"/>
          <w:divBdr>
            <w:top w:val="none" w:sz="0" w:space="0" w:color="auto"/>
            <w:left w:val="none" w:sz="0" w:space="0" w:color="auto"/>
            <w:bottom w:val="none" w:sz="0" w:space="0" w:color="auto"/>
            <w:right w:val="none" w:sz="0" w:space="0" w:color="auto"/>
          </w:divBdr>
        </w:div>
        <w:div w:id="2054689873">
          <w:marLeft w:val="480"/>
          <w:marRight w:val="0"/>
          <w:marTop w:val="0"/>
          <w:marBottom w:val="0"/>
          <w:divBdr>
            <w:top w:val="none" w:sz="0" w:space="0" w:color="auto"/>
            <w:left w:val="none" w:sz="0" w:space="0" w:color="auto"/>
            <w:bottom w:val="none" w:sz="0" w:space="0" w:color="auto"/>
            <w:right w:val="none" w:sz="0" w:space="0" w:color="auto"/>
          </w:divBdr>
        </w:div>
        <w:div w:id="2092922851">
          <w:marLeft w:val="480"/>
          <w:marRight w:val="0"/>
          <w:marTop w:val="0"/>
          <w:marBottom w:val="0"/>
          <w:divBdr>
            <w:top w:val="none" w:sz="0" w:space="0" w:color="auto"/>
            <w:left w:val="none" w:sz="0" w:space="0" w:color="auto"/>
            <w:bottom w:val="none" w:sz="0" w:space="0" w:color="auto"/>
            <w:right w:val="none" w:sz="0" w:space="0" w:color="auto"/>
          </w:divBdr>
        </w:div>
      </w:divsChild>
    </w:div>
    <w:div w:id="1125193408">
      <w:bodyDiv w:val="1"/>
      <w:marLeft w:val="0"/>
      <w:marRight w:val="0"/>
      <w:marTop w:val="0"/>
      <w:marBottom w:val="0"/>
      <w:divBdr>
        <w:top w:val="none" w:sz="0" w:space="0" w:color="auto"/>
        <w:left w:val="none" w:sz="0" w:space="0" w:color="auto"/>
        <w:bottom w:val="none" w:sz="0" w:space="0" w:color="auto"/>
        <w:right w:val="none" w:sz="0" w:space="0" w:color="auto"/>
      </w:divBdr>
    </w:div>
    <w:div w:id="1134907726">
      <w:bodyDiv w:val="1"/>
      <w:marLeft w:val="0"/>
      <w:marRight w:val="0"/>
      <w:marTop w:val="0"/>
      <w:marBottom w:val="0"/>
      <w:divBdr>
        <w:top w:val="none" w:sz="0" w:space="0" w:color="auto"/>
        <w:left w:val="none" w:sz="0" w:space="0" w:color="auto"/>
        <w:bottom w:val="none" w:sz="0" w:space="0" w:color="auto"/>
        <w:right w:val="none" w:sz="0" w:space="0" w:color="auto"/>
      </w:divBdr>
      <w:divsChild>
        <w:div w:id="83116415">
          <w:marLeft w:val="480"/>
          <w:marRight w:val="0"/>
          <w:marTop w:val="0"/>
          <w:marBottom w:val="0"/>
          <w:divBdr>
            <w:top w:val="none" w:sz="0" w:space="0" w:color="auto"/>
            <w:left w:val="none" w:sz="0" w:space="0" w:color="auto"/>
            <w:bottom w:val="none" w:sz="0" w:space="0" w:color="auto"/>
            <w:right w:val="none" w:sz="0" w:space="0" w:color="auto"/>
          </w:divBdr>
        </w:div>
        <w:div w:id="184177743">
          <w:marLeft w:val="480"/>
          <w:marRight w:val="0"/>
          <w:marTop w:val="0"/>
          <w:marBottom w:val="0"/>
          <w:divBdr>
            <w:top w:val="none" w:sz="0" w:space="0" w:color="auto"/>
            <w:left w:val="none" w:sz="0" w:space="0" w:color="auto"/>
            <w:bottom w:val="none" w:sz="0" w:space="0" w:color="auto"/>
            <w:right w:val="none" w:sz="0" w:space="0" w:color="auto"/>
          </w:divBdr>
        </w:div>
        <w:div w:id="210505014">
          <w:marLeft w:val="480"/>
          <w:marRight w:val="0"/>
          <w:marTop w:val="0"/>
          <w:marBottom w:val="0"/>
          <w:divBdr>
            <w:top w:val="none" w:sz="0" w:space="0" w:color="auto"/>
            <w:left w:val="none" w:sz="0" w:space="0" w:color="auto"/>
            <w:bottom w:val="none" w:sz="0" w:space="0" w:color="auto"/>
            <w:right w:val="none" w:sz="0" w:space="0" w:color="auto"/>
          </w:divBdr>
        </w:div>
        <w:div w:id="282923344">
          <w:marLeft w:val="480"/>
          <w:marRight w:val="0"/>
          <w:marTop w:val="0"/>
          <w:marBottom w:val="0"/>
          <w:divBdr>
            <w:top w:val="none" w:sz="0" w:space="0" w:color="auto"/>
            <w:left w:val="none" w:sz="0" w:space="0" w:color="auto"/>
            <w:bottom w:val="none" w:sz="0" w:space="0" w:color="auto"/>
            <w:right w:val="none" w:sz="0" w:space="0" w:color="auto"/>
          </w:divBdr>
        </w:div>
        <w:div w:id="379018658">
          <w:marLeft w:val="480"/>
          <w:marRight w:val="0"/>
          <w:marTop w:val="0"/>
          <w:marBottom w:val="0"/>
          <w:divBdr>
            <w:top w:val="none" w:sz="0" w:space="0" w:color="auto"/>
            <w:left w:val="none" w:sz="0" w:space="0" w:color="auto"/>
            <w:bottom w:val="none" w:sz="0" w:space="0" w:color="auto"/>
            <w:right w:val="none" w:sz="0" w:space="0" w:color="auto"/>
          </w:divBdr>
        </w:div>
        <w:div w:id="444234872">
          <w:marLeft w:val="480"/>
          <w:marRight w:val="0"/>
          <w:marTop w:val="0"/>
          <w:marBottom w:val="0"/>
          <w:divBdr>
            <w:top w:val="none" w:sz="0" w:space="0" w:color="auto"/>
            <w:left w:val="none" w:sz="0" w:space="0" w:color="auto"/>
            <w:bottom w:val="none" w:sz="0" w:space="0" w:color="auto"/>
            <w:right w:val="none" w:sz="0" w:space="0" w:color="auto"/>
          </w:divBdr>
        </w:div>
        <w:div w:id="512108871">
          <w:marLeft w:val="480"/>
          <w:marRight w:val="0"/>
          <w:marTop w:val="0"/>
          <w:marBottom w:val="0"/>
          <w:divBdr>
            <w:top w:val="none" w:sz="0" w:space="0" w:color="auto"/>
            <w:left w:val="none" w:sz="0" w:space="0" w:color="auto"/>
            <w:bottom w:val="none" w:sz="0" w:space="0" w:color="auto"/>
            <w:right w:val="none" w:sz="0" w:space="0" w:color="auto"/>
          </w:divBdr>
        </w:div>
        <w:div w:id="550926249">
          <w:marLeft w:val="480"/>
          <w:marRight w:val="0"/>
          <w:marTop w:val="0"/>
          <w:marBottom w:val="0"/>
          <w:divBdr>
            <w:top w:val="none" w:sz="0" w:space="0" w:color="auto"/>
            <w:left w:val="none" w:sz="0" w:space="0" w:color="auto"/>
            <w:bottom w:val="none" w:sz="0" w:space="0" w:color="auto"/>
            <w:right w:val="none" w:sz="0" w:space="0" w:color="auto"/>
          </w:divBdr>
        </w:div>
        <w:div w:id="677386002">
          <w:marLeft w:val="480"/>
          <w:marRight w:val="0"/>
          <w:marTop w:val="0"/>
          <w:marBottom w:val="0"/>
          <w:divBdr>
            <w:top w:val="none" w:sz="0" w:space="0" w:color="auto"/>
            <w:left w:val="none" w:sz="0" w:space="0" w:color="auto"/>
            <w:bottom w:val="none" w:sz="0" w:space="0" w:color="auto"/>
            <w:right w:val="none" w:sz="0" w:space="0" w:color="auto"/>
          </w:divBdr>
        </w:div>
        <w:div w:id="694619482">
          <w:marLeft w:val="480"/>
          <w:marRight w:val="0"/>
          <w:marTop w:val="0"/>
          <w:marBottom w:val="0"/>
          <w:divBdr>
            <w:top w:val="none" w:sz="0" w:space="0" w:color="auto"/>
            <w:left w:val="none" w:sz="0" w:space="0" w:color="auto"/>
            <w:bottom w:val="none" w:sz="0" w:space="0" w:color="auto"/>
            <w:right w:val="none" w:sz="0" w:space="0" w:color="auto"/>
          </w:divBdr>
        </w:div>
        <w:div w:id="706174675">
          <w:marLeft w:val="480"/>
          <w:marRight w:val="0"/>
          <w:marTop w:val="0"/>
          <w:marBottom w:val="0"/>
          <w:divBdr>
            <w:top w:val="none" w:sz="0" w:space="0" w:color="auto"/>
            <w:left w:val="none" w:sz="0" w:space="0" w:color="auto"/>
            <w:bottom w:val="none" w:sz="0" w:space="0" w:color="auto"/>
            <w:right w:val="none" w:sz="0" w:space="0" w:color="auto"/>
          </w:divBdr>
        </w:div>
        <w:div w:id="714545980">
          <w:marLeft w:val="480"/>
          <w:marRight w:val="0"/>
          <w:marTop w:val="0"/>
          <w:marBottom w:val="0"/>
          <w:divBdr>
            <w:top w:val="none" w:sz="0" w:space="0" w:color="auto"/>
            <w:left w:val="none" w:sz="0" w:space="0" w:color="auto"/>
            <w:bottom w:val="none" w:sz="0" w:space="0" w:color="auto"/>
            <w:right w:val="none" w:sz="0" w:space="0" w:color="auto"/>
          </w:divBdr>
        </w:div>
        <w:div w:id="726222551">
          <w:marLeft w:val="480"/>
          <w:marRight w:val="0"/>
          <w:marTop w:val="0"/>
          <w:marBottom w:val="0"/>
          <w:divBdr>
            <w:top w:val="none" w:sz="0" w:space="0" w:color="auto"/>
            <w:left w:val="none" w:sz="0" w:space="0" w:color="auto"/>
            <w:bottom w:val="none" w:sz="0" w:space="0" w:color="auto"/>
            <w:right w:val="none" w:sz="0" w:space="0" w:color="auto"/>
          </w:divBdr>
        </w:div>
        <w:div w:id="873346083">
          <w:marLeft w:val="480"/>
          <w:marRight w:val="0"/>
          <w:marTop w:val="0"/>
          <w:marBottom w:val="0"/>
          <w:divBdr>
            <w:top w:val="none" w:sz="0" w:space="0" w:color="auto"/>
            <w:left w:val="none" w:sz="0" w:space="0" w:color="auto"/>
            <w:bottom w:val="none" w:sz="0" w:space="0" w:color="auto"/>
            <w:right w:val="none" w:sz="0" w:space="0" w:color="auto"/>
          </w:divBdr>
        </w:div>
        <w:div w:id="920796430">
          <w:marLeft w:val="480"/>
          <w:marRight w:val="0"/>
          <w:marTop w:val="0"/>
          <w:marBottom w:val="0"/>
          <w:divBdr>
            <w:top w:val="none" w:sz="0" w:space="0" w:color="auto"/>
            <w:left w:val="none" w:sz="0" w:space="0" w:color="auto"/>
            <w:bottom w:val="none" w:sz="0" w:space="0" w:color="auto"/>
            <w:right w:val="none" w:sz="0" w:space="0" w:color="auto"/>
          </w:divBdr>
        </w:div>
        <w:div w:id="990400835">
          <w:marLeft w:val="480"/>
          <w:marRight w:val="0"/>
          <w:marTop w:val="0"/>
          <w:marBottom w:val="0"/>
          <w:divBdr>
            <w:top w:val="none" w:sz="0" w:space="0" w:color="auto"/>
            <w:left w:val="none" w:sz="0" w:space="0" w:color="auto"/>
            <w:bottom w:val="none" w:sz="0" w:space="0" w:color="auto"/>
            <w:right w:val="none" w:sz="0" w:space="0" w:color="auto"/>
          </w:divBdr>
        </w:div>
        <w:div w:id="999692872">
          <w:marLeft w:val="480"/>
          <w:marRight w:val="0"/>
          <w:marTop w:val="0"/>
          <w:marBottom w:val="0"/>
          <w:divBdr>
            <w:top w:val="none" w:sz="0" w:space="0" w:color="auto"/>
            <w:left w:val="none" w:sz="0" w:space="0" w:color="auto"/>
            <w:bottom w:val="none" w:sz="0" w:space="0" w:color="auto"/>
            <w:right w:val="none" w:sz="0" w:space="0" w:color="auto"/>
          </w:divBdr>
        </w:div>
        <w:div w:id="1065756598">
          <w:marLeft w:val="480"/>
          <w:marRight w:val="0"/>
          <w:marTop w:val="0"/>
          <w:marBottom w:val="0"/>
          <w:divBdr>
            <w:top w:val="none" w:sz="0" w:space="0" w:color="auto"/>
            <w:left w:val="none" w:sz="0" w:space="0" w:color="auto"/>
            <w:bottom w:val="none" w:sz="0" w:space="0" w:color="auto"/>
            <w:right w:val="none" w:sz="0" w:space="0" w:color="auto"/>
          </w:divBdr>
        </w:div>
        <w:div w:id="1113522348">
          <w:marLeft w:val="480"/>
          <w:marRight w:val="0"/>
          <w:marTop w:val="0"/>
          <w:marBottom w:val="0"/>
          <w:divBdr>
            <w:top w:val="none" w:sz="0" w:space="0" w:color="auto"/>
            <w:left w:val="none" w:sz="0" w:space="0" w:color="auto"/>
            <w:bottom w:val="none" w:sz="0" w:space="0" w:color="auto"/>
            <w:right w:val="none" w:sz="0" w:space="0" w:color="auto"/>
          </w:divBdr>
        </w:div>
        <w:div w:id="1121533595">
          <w:marLeft w:val="480"/>
          <w:marRight w:val="0"/>
          <w:marTop w:val="0"/>
          <w:marBottom w:val="0"/>
          <w:divBdr>
            <w:top w:val="none" w:sz="0" w:space="0" w:color="auto"/>
            <w:left w:val="none" w:sz="0" w:space="0" w:color="auto"/>
            <w:bottom w:val="none" w:sz="0" w:space="0" w:color="auto"/>
            <w:right w:val="none" w:sz="0" w:space="0" w:color="auto"/>
          </w:divBdr>
        </w:div>
        <w:div w:id="1155104691">
          <w:marLeft w:val="480"/>
          <w:marRight w:val="0"/>
          <w:marTop w:val="0"/>
          <w:marBottom w:val="0"/>
          <w:divBdr>
            <w:top w:val="none" w:sz="0" w:space="0" w:color="auto"/>
            <w:left w:val="none" w:sz="0" w:space="0" w:color="auto"/>
            <w:bottom w:val="none" w:sz="0" w:space="0" w:color="auto"/>
            <w:right w:val="none" w:sz="0" w:space="0" w:color="auto"/>
          </w:divBdr>
        </w:div>
        <w:div w:id="1270509823">
          <w:marLeft w:val="480"/>
          <w:marRight w:val="0"/>
          <w:marTop w:val="0"/>
          <w:marBottom w:val="0"/>
          <w:divBdr>
            <w:top w:val="none" w:sz="0" w:space="0" w:color="auto"/>
            <w:left w:val="none" w:sz="0" w:space="0" w:color="auto"/>
            <w:bottom w:val="none" w:sz="0" w:space="0" w:color="auto"/>
            <w:right w:val="none" w:sz="0" w:space="0" w:color="auto"/>
          </w:divBdr>
        </w:div>
        <w:div w:id="1271358672">
          <w:marLeft w:val="480"/>
          <w:marRight w:val="0"/>
          <w:marTop w:val="0"/>
          <w:marBottom w:val="0"/>
          <w:divBdr>
            <w:top w:val="none" w:sz="0" w:space="0" w:color="auto"/>
            <w:left w:val="none" w:sz="0" w:space="0" w:color="auto"/>
            <w:bottom w:val="none" w:sz="0" w:space="0" w:color="auto"/>
            <w:right w:val="none" w:sz="0" w:space="0" w:color="auto"/>
          </w:divBdr>
        </w:div>
        <w:div w:id="1339115354">
          <w:marLeft w:val="480"/>
          <w:marRight w:val="0"/>
          <w:marTop w:val="0"/>
          <w:marBottom w:val="0"/>
          <w:divBdr>
            <w:top w:val="none" w:sz="0" w:space="0" w:color="auto"/>
            <w:left w:val="none" w:sz="0" w:space="0" w:color="auto"/>
            <w:bottom w:val="none" w:sz="0" w:space="0" w:color="auto"/>
            <w:right w:val="none" w:sz="0" w:space="0" w:color="auto"/>
          </w:divBdr>
        </w:div>
        <w:div w:id="1340811168">
          <w:marLeft w:val="480"/>
          <w:marRight w:val="0"/>
          <w:marTop w:val="0"/>
          <w:marBottom w:val="0"/>
          <w:divBdr>
            <w:top w:val="none" w:sz="0" w:space="0" w:color="auto"/>
            <w:left w:val="none" w:sz="0" w:space="0" w:color="auto"/>
            <w:bottom w:val="none" w:sz="0" w:space="0" w:color="auto"/>
            <w:right w:val="none" w:sz="0" w:space="0" w:color="auto"/>
          </w:divBdr>
        </w:div>
        <w:div w:id="1392851673">
          <w:marLeft w:val="480"/>
          <w:marRight w:val="0"/>
          <w:marTop w:val="0"/>
          <w:marBottom w:val="0"/>
          <w:divBdr>
            <w:top w:val="none" w:sz="0" w:space="0" w:color="auto"/>
            <w:left w:val="none" w:sz="0" w:space="0" w:color="auto"/>
            <w:bottom w:val="none" w:sz="0" w:space="0" w:color="auto"/>
            <w:right w:val="none" w:sz="0" w:space="0" w:color="auto"/>
          </w:divBdr>
        </w:div>
        <w:div w:id="1498032501">
          <w:marLeft w:val="480"/>
          <w:marRight w:val="0"/>
          <w:marTop w:val="0"/>
          <w:marBottom w:val="0"/>
          <w:divBdr>
            <w:top w:val="none" w:sz="0" w:space="0" w:color="auto"/>
            <w:left w:val="none" w:sz="0" w:space="0" w:color="auto"/>
            <w:bottom w:val="none" w:sz="0" w:space="0" w:color="auto"/>
            <w:right w:val="none" w:sz="0" w:space="0" w:color="auto"/>
          </w:divBdr>
        </w:div>
        <w:div w:id="1555313224">
          <w:marLeft w:val="480"/>
          <w:marRight w:val="0"/>
          <w:marTop w:val="0"/>
          <w:marBottom w:val="0"/>
          <w:divBdr>
            <w:top w:val="none" w:sz="0" w:space="0" w:color="auto"/>
            <w:left w:val="none" w:sz="0" w:space="0" w:color="auto"/>
            <w:bottom w:val="none" w:sz="0" w:space="0" w:color="auto"/>
            <w:right w:val="none" w:sz="0" w:space="0" w:color="auto"/>
          </w:divBdr>
        </w:div>
        <w:div w:id="1603106702">
          <w:marLeft w:val="480"/>
          <w:marRight w:val="0"/>
          <w:marTop w:val="0"/>
          <w:marBottom w:val="0"/>
          <w:divBdr>
            <w:top w:val="none" w:sz="0" w:space="0" w:color="auto"/>
            <w:left w:val="none" w:sz="0" w:space="0" w:color="auto"/>
            <w:bottom w:val="none" w:sz="0" w:space="0" w:color="auto"/>
            <w:right w:val="none" w:sz="0" w:space="0" w:color="auto"/>
          </w:divBdr>
        </w:div>
        <w:div w:id="1613318581">
          <w:marLeft w:val="480"/>
          <w:marRight w:val="0"/>
          <w:marTop w:val="0"/>
          <w:marBottom w:val="0"/>
          <w:divBdr>
            <w:top w:val="none" w:sz="0" w:space="0" w:color="auto"/>
            <w:left w:val="none" w:sz="0" w:space="0" w:color="auto"/>
            <w:bottom w:val="none" w:sz="0" w:space="0" w:color="auto"/>
            <w:right w:val="none" w:sz="0" w:space="0" w:color="auto"/>
          </w:divBdr>
        </w:div>
        <w:div w:id="1673489386">
          <w:marLeft w:val="480"/>
          <w:marRight w:val="0"/>
          <w:marTop w:val="0"/>
          <w:marBottom w:val="0"/>
          <w:divBdr>
            <w:top w:val="none" w:sz="0" w:space="0" w:color="auto"/>
            <w:left w:val="none" w:sz="0" w:space="0" w:color="auto"/>
            <w:bottom w:val="none" w:sz="0" w:space="0" w:color="auto"/>
            <w:right w:val="none" w:sz="0" w:space="0" w:color="auto"/>
          </w:divBdr>
        </w:div>
        <w:div w:id="1786927519">
          <w:marLeft w:val="480"/>
          <w:marRight w:val="0"/>
          <w:marTop w:val="0"/>
          <w:marBottom w:val="0"/>
          <w:divBdr>
            <w:top w:val="none" w:sz="0" w:space="0" w:color="auto"/>
            <w:left w:val="none" w:sz="0" w:space="0" w:color="auto"/>
            <w:bottom w:val="none" w:sz="0" w:space="0" w:color="auto"/>
            <w:right w:val="none" w:sz="0" w:space="0" w:color="auto"/>
          </w:divBdr>
        </w:div>
        <w:div w:id="1889297301">
          <w:marLeft w:val="480"/>
          <w:marRight w:val="0"/>
          <w:marTop w:val="0"/>
          <w:marBottom w:val="0"/>
          <w:divBdr>
            <w:top w:val="none" w:sz="0" w:space="0" w:color="auto"/>
            <w:left w:val="none" w:sz="0" w:space="0" w:color="auto"/>
            <w:bottom w:val="none" w:sz="0" w:space="0" w:color="auto"/>
            <w:right w:val="none" w:sz="0" w:space="0" w:color="auto"/>
          </w:divBdr>
        </w:div>
        <w:div w:id="2056001547">
          <w:marLeft w:val="480"/>
          <w:marRight w:val="0"/>
          <w:marTop w:val="0"/>
          <w:marBottom w:val="0"/>
          <w:divBdr>
            <w:top w:val="none" w:sz="0" w:space="0" w:color="auto"/>
            <w:left w:val="none" w:sz="0" w:space="0" w:color="auto"/>
            <w:bottom w:val="none" w:sz="0" w:space="0" w:color="auto"/>
            <w:right w:val="none" w:sz="0" w:space="0" w:color="auto"/>
          </w:divBdr>
        </w:div>
        <w:div w:id="2143620997">
          <w:marLeft w:val="480"/>
          <w:marRight w:val="0"/>
          <w:marTop w:val="0"/>
          <w:marBottom w:val="0"/>
          <w:divBdr>
            <w:top w:val="none" w:sz="0" w:space="0" w:color="auto"/>
            <w:left w:val="none" w:sz="0" w:space="0" w:color="auto"/>
            <w:bottom w:val="none" w:sz="0" w:space="0" w:color="auto"/>
            <w:right w:val="none" w:sz="0" w:space="0" w:color="auto"/>
          </w:divBdr>
        </w:div>
      </w:divsChild>
    </w:div>
    <w:div w:id="1138841753">
      <w:bodyDiv w:val="1"/>
      <w:marLeft w:val="0"/>
      <w:marRight w:val="0"/>
      <w:marTop w:val="0"/>
      <w:marBottom w:val="0"/>
      <w:divBdr>
        <w:top w:val="none" w:sz="0" w:space="0" w:color="auto"/>
        <w:left w:val="none" w:sz="0" w:space="0" w:color="auto"/>
        <w:bottom w:val="none" w:sz="0" w:space="0" w:color="auto"/>
        <w:right w:val="none" w:sz="0" w:space="0" w:color="auto"/>
      </w:divBdr>
    </w:div>
    <w:div w:id="1143083485">
      <w:bodyDiv w:val="1"/>
      <w:marLeft w:val="0"/>
      <w:marRight w:val="0"/>
      <w:marTop w:val="0"/>
      <w:marBottom w:val="0"/>
      <w:divBdr>
        <w:top w:val="none" w:sz="0" w:space="0" w:color="auto"/>
        <w:left w:val="none" w:sz="0" w:space="0" w:color="auto"/>
        <w:bottom w:val="none" w:sz="0" w:space="0" w:color="auto"/>
        <w:right w:val="none" w:sz="0" w:space="0" w:color="auto"/>
      </w:divBdr>
    </w:div>
    <w:div w:id="1147208060">
      <w:bodyDiv w:val="1"/>
      <w:marLeft w:val="0"/>
      <w:marRight w:val="0"/>
      <w:marTop w:val="0"/>
      <w:marBottom w:val="0"/>
      <w:divBdr>
        <w:top w:val="none" w:sz="0" w:space="0" w:color="auto"/>
        <w:left w:val="none" w:sz="0" w:space="0" w:color="auto"/>
        <w:bottom w:val="none" w:sz="0" w:space="0" w:color="auto"/>
        <w:right w:val="none" w:sz="0" w:space="0" w:color="auto"/>
      </w:divBdr>
    </w:div>
    <w:div w:id="1147237326">
      <w:bodyDiv w:val="1"/>
      <w:marLeft w:val="0"/>
      <w:marRight w:val="0"/>
      <w:marTop w:val="0"/>
      <w:marBottom w:val="0"/>
      <w:divBdr>
        <w:top w:val="none" w:sz="0" w:space="0" w:color="auto"/>
        <w:left w:val="none" w:sz="0" w:space="0" w:color="auto"/>
        <w:bottom w:val="none" w:sz="0" w:space="0" w:color="auto"/>
        <w:right w:val="none" w:sz="0" w:space="0" w:color="auto"/>
      </w:divBdr>
    </w:div>
    <w:div w:id="1147285522">
      <w:bodyDiv w:val="1"/>
      <w:marLeft w:val="0"/>
      <w:marRight w:val="0"/>
      <w:marTop w:val="0"/>
      <w:marBottom w:val="0"/>
      <w:divBdr>
        <w:top w:val="none" w:sz="0" w:space="0" w:color="auto"/>
        <w:left w:val="none" w:sz="0" w:space="0" w:color="auto"/>
        <w:bottom w:val="none" w:sz="0" w:space="0" w:color="auto"/>
        <w:right w:val="none" w:sz="0" w:space="0" w:color="auto"/>
      </w:divBdr>
    </w:div>
    <w:div w:id="1150173589">
      <w:bodyDiv w:val="1"/>
      <w:marLeft w:val="0"/>
      <w:marRight w:val="0"/>
      <w:marTop w:val="0"/>
      <w:marBottom w:val="0"/>
      <w:divBdr>
        <w:top w:val="none" w:sz="0" w:space="0" w:color="auto"/>
        <w:left w:val="none" w:sz="0" w:space="0" w:color="auto"/>
        <w:bottom w:val="none" w:sz="0" w:space="0" w:color="auto"/>
        <w:right w:val="none" w:sz="0" w:space="0" w:color="auto"/>
      </w:divBdr>
    </w:div>
    <w:div w:id="1154761433">
      <w:bodyDiv w:val="1"/>
      <w:marLeft w:val="0"/>
      <w:marRight w:val="0"/>
      <w:marTop w:val="0"/>
      <w:marBottom w:val="0"/>
      <w:divBdr>
        <w:top w:val="none" w:sz="0" w:space="0" w:color="auto"/>
        <w:left w:val="none" w:sz="0" w:space="0" w:color="auto"/>
        <w:bottom w:val="none" w:sz="0" w:space="0" w:color="auto"/>
        <w:right w:val="none" w:sz="0" w:space="0" w:color="auto"/>
      </w:divBdr>
    </w:div>
    <w:div w:id="1158115442">
      <w:bodyDiv w:val="1"/>
      <w:marLeft w:val="0"/>
      <w:marRight w:val="0"/>
      <w:marTop w:val="0"/>
      <w:marBottom w:val="0"/>
      <w:divBdr>
        <w:top w:val="none" w:sz="0" w:space="0" w:color="auto"/>
        <w:left w:val="none" w:sz="0" w:space="0" w:color="auto"/>
        <w:bottom w:val="none" w:sz="0" w:space="0" w:color="auto"/>
        <w:right w:val="none" w:sz="0" w:space="0" w:color="auto"/>
      </w:divBdr>
    </w:div>
    <w:div w:id="1171067868">
      <w:bodyDiv w:val="1"/>
      <w:marLeft w:val="0"/>
      <w:marRight w:val="0"/>
      <w:marTop w:val="0"/>
      <w:marBottom w:val="0"/>
      <w:divBdr>
        <w:top w:val="none" w:sz="0" w:space="0" w:color="auto"/>
        <w:left w:val="none" w:sz="0" w:space="0" w:color="auto"/>
        <w:bottom w:val="none" w:sz="0" w:space="0" w:color="auto"/>
        <w:right w:val="none" w:sz="0" w:space="0" w:color="auto"/>
      </w:divBdr>
    </w:div>
    <w:div w:id="1173494738">
      <w:bodyDiv w:val="1"/>
      <w:marLeft w:val="0"/>
      <w:marRight w:val="0"/>
      <w:marTop w:val="0"/>
      <w:marBottom w:val="0"/>
      <w:divBdr>
        <w:top w:val="none" w:sz="0" w:space="0" w:color="auto"/>
        <w:left w:val="none" w:sz="0" w:space="0" w:color="auto"/>
        <w:bottom w:val="none" w:sz="0" w:space="0" w:color="auto"/>
        <w:right w:val="none" w:sz="0" w:space="0" w:color="auto"/>
      </w:divBdr>
    </w:div>
    <w:div w:id="1174954990">
      <w:bodyDiv w:val="1"/>
      <w:marLeft w:val="0"/>
      <w:marRight w:val="0"/>
      <w:marTop w:val="0"/>
      <w:marBottom w:val="0"/>
      <w:divBdr>
        <w:top w:val="none" w:sz="0" w:space="0" w:color="auto"/>
        <w:left w:val="none" w:sz="0" w:space="0" w:color="auto"/>
        <w:bottom w:val="none" w:sz="0" w:space="0" w:color="auto"/>
        <w:right w:val="none" w:sz="0" w:space="0" w:color="auto"/>
      </w:divBdr>
      <w:divsChild>
        <w:div w:id="9456503">
          <w:marLeft w:val="480"/>
          <w:marRight w:val="0"/>
          <w:marTop w:val="0"/>
          <w:marBottom w:val="0"/>
          <w:divBdr>
            <w:top w:val="none" w:sz="0" w:space="0" w:color="auto"/>
            <w:left w:val="none" w:sz="0" w:space="0" w:color="auto"/>
            <w:bottom w:val="none" w:sz="0" w:space="0" w:color="auto"/>
            <w:right w:val="none" w:sz="0" w:space="0" w:color="auto"/>
          </w:divBdr>
        </w:div>
        <w:div w:id="22564202">
          <w:marLeft w:val="480"/>
          <w:marRight w:val="0"/>
          <w:marTop w:val="0"/>
          <w:marBottom w:val="0"/>
          <w:divBdr>
            <w:top w:val="none" w:sz="0" w:space="0" w:color="auto"/>
            <w:left w:val="none" w:sz="0" w:space="0" w:color="auto"/>
            <w:bottom w:val="none" w:sz="0" w:space="0" w:color="auto"/>
            <w:right w:val="none" w:sz="0" w:space="0" w:color="auto"/>
          </w:divBdr>
        </w:div>
        <w:div w:id="110899435">
          <w:marLeft w:val="480"/>
          <w:marRight w:val="0"/>
          <w:marTop w:val="0"/>
          <w:marBottom w:val="0"/>
          <w:divBdr>
            <w:top w:val="none" w:sz="0" w:space="0" w:color="auto"/>
            <w:left w:val="none" w:sz="0" w:space="0" w:color="auto"/>
            <w:bottom w:val="none" w:sz="0" w:space="0" w:color="auto"/>
            <w:right w:val="none" w:sz="0" w:space="0" w:color="auto"/>
          </w:divBdr>
        </w:div>
        <w:div w:id="161049052">
          <w:marLeft w:val="480"/>
          <w:marRight w:val="0"/>
          <w:marTop w:val="0"/>
          <w:marBottom w:val="0"/>
          <w:divBdr>
            <w:top w:val="none" w:sz="0" w:space="0" w:color="auto"/>
            <w:left w:val="none" w:sz="0" w:space="0" w:color="auto"/>
            <w:bottom w:val="none" w:sz="0" w:space="0" w:color="auto"/>
            <w:right w:val="none" w:sz="0" w:space="0" w:color="auto"/>
          </w:divBdr>
        </w:div>
        <w:div w:id="263000549">
          <w:marLeft w:val="480"/>
          <w:marRight w:val="0"/>
          <w:marTop w:val="0"/>
          <w:marBottom w:val="0"/>
          <w:divBdr>
            <w:top w:val="none" w:sz="0" w:space="0" w:color="auto"/>
            <w:left w:val="none" w:sz="0" w:space="0" w:color="auto"/>
            <w:bottom w:val="none" w:sz="0" w:space="0" w:color="auto"/>
            <w:right w:val="none" w:sz="0" w:space="0" w:color="auto"/>
          </w:divBdr>
        </w:div>
        <w:div w:id="285310550">
          <w:marLeft w:val="480"/>
          <w:marRight w:val="0"/>
          <w:marTop w:val="0"/>
          <w:marBottom w:val="0"/>
          <w:divBdr>
            <w:top w:val="none" w:sz="0" w:space="0" w:color="auto"/>
            <w:left w:val="none" w:sz="0" w:space="0" w:color="auto"/>
            <w:bottom w:val="none" w:sz="0" w:space="0" w:color="auto"/>
            <w:right w:val="none" w:sz="0" w:space="0" w:color="auto"/>
          </w:divBdr>
        </w:div>
        <w:div w:id="319506118">
          <w:marLeft w:val="480"/>
          <w:marRight w:val="0"/>
          <w:marTop w:val="0"/>
          <w:marBottom w:val="0"/>
          <w:divBdr>
            <w:top w:val="none" w:sz="0" w:space="0" w:color="auto"/>
            <w:left w:val="none" w:sz="0" w:space="0" w:color="auto"/>
            <w:bottom w:val="none" w:sz="0" w:space="0" w:color="auto"/>
            <w:right w:val="none" w:sz="0" w:space="0" w:color="auto"/>
          </w:divBdr>
        </w:div>
        <w:div w:id="348340503">
          <w:marLeft w:val="480"/>
          <w:marRight w:val="0"/>
          <w:marTop w:val="0"/>
          <w:marBottom w:val="0"/>
          <w:divBdr>
            <w:top w:val="none" w:sz="0" w:space="0" w:color="auto"/>
            <w:left w:val="none" w:sz="0" w:space="0" w:color="auto"/>
            <w:bottom w:val="none" w:sz="0" w:space="0" w:color="auto"/>
            <w:right w:val="none" w:sz="0" w:space="0" w:color="auto"/>
          </w:divBdr>
        </w:div>
        <w:div w:id="469901169">
          <w:marLeft w:val="480"/>
          <w:marRight w:val="0"/>
          <w:marTop w:val="0"/>
          <w:marBottom w:val="0"/>
          <w:divBdr>
            <w:top w:val="none" w:sz="0" w:space="0" w:color="auto"/>
            <w:left w:val="none" w:sz="0" w:space="0" w:color="auto"/>
            <w:bottom w:val="none" w:sz="0" w:space="0" w:color="auto"/>
            <w:right w:val="none" w:sz="0" w:space="0" w:color="auto"/>
          </w:divBdr>
        </w:div>
        <w:div w:id="519003696">
          <w:marLeft w:val="480"/>
          <w:marRight w:val="0"/>
          <w:marTop w:val="0"/>
          <w:marBottom w:val="0"/>
          <w:divBdr>
            <w:top w:val="none" w:sz="0" w:space="0" w:color="auto"/>
            <w:left w:val="none" w:sz="0" w:space="0" w:color="auto"/>
            <w:bottom w:val="none" w:sz="0" w:space="0" w:color="auto"/>
            <w:right w:val="none" w:sz="0" w:space="0" w:color="auto"/>
          </w:divBdr>
        </w:div>
        <w:div w:id="553085114">
          <w:marLeft w:val="480"/>
          <w:marRight w:val="0"/>
          <w:marTop w:val="0"/>
          <w:marBottom w:val="0"/>
          <w:divBdr>
            <w:top w:val="none" w:sz="0" w:space="0" w:color="auto"/>
            <w:left w:val="none" w:sz="0" w:space="0" w:color="auto"/>
            <w:bottom w:val="none" w:sz="0" w:space="0" w:color="auto"/>
            <w:right w:val="none" w:sz="0" w:space="0" w:color="auto"/>
          </w:divBdr>
        </w:div>
        <w:div w:id="619996988">
          <w:marLeft w:val="480"/>
          <w:marRight w:val="0"/>
          <w:marTop w:val="0"/>
          <w:marBottom w:val="0"/>
          <w:divBdr>
            <w:top w:val="none" w:sz="0" w:space="0" w:color="auto"/>
            <w:left w:val="none" w:sz="0" w:space="0" w:color="auto"/>
            <w:bottom w:val="none" w:sz="0" w:space="0" w:color="auto"/>
            <w:right w:val="none" w:sz="0" w:space="0" w:color="auto"/>
          </w:divBdr>
        </w:div>
        <w:div w:id="651177648">
          <w:marLeft w:val="480"/>
          <w:marRight w:val="0"/>
          <w:marTop w:val="0"/>
          <w:marBottom w:val="0"/>
          <w:divBdr>
            <w:top w:val="none" w:sz="0" w:space="0" w:color="auto"/>
            <w:left w:val="none" w:sz="0" w:space="0" w:color="auto"/>
            <w:bottom w:val="none" w:sz="0" w:space="0" w:color="auto"/>
            <w:right w:val="none" w:sz="0" w:space="0" w:color="auto"/>
          </w:divBdr>
        </w:div>
        <w:div w:id="689722054">
          <w:marLeft w:val="480"/>
          <w:marRight w:val="0"/>
          <w:marTop w:val="0"/>
          <w:marBottom w:val="0"/>
          <w:divBdr>
            <w:top w:val="none" w:sz="0" w:space="0" w:color="auto"/>
            <w:left w:val="none" w:sz="0" w:space="0" w:color="auto"/>
            <w:bottom w:val="none" w:sz="0" w:space="0" w:color="auto"/>
            <w:right w:val="none" w:sz="0" w:space="0" w:color="auto"/>
          </w:divBdr>
        </w:div>
        <w:div w:id="729693075">
          <w:marLeft w:val="480"/>
          <w:marRight w:val="0"/>
          <w:marTop w:val="0"/>
          <w:marBottom w:val="0"/>
          <w:divBdr>
            <w:top w:val="none" w:sz="0" w:space="0" w:color="auto"/>
            <w:left w:val="none" w:sz="0" w:space="0" w:color="auto"/>
            <w:bottom w:val="none" w:sz="0" w:space="0" w:color="auto"/>
            <w:right w:val="none" w:sz="0" w:space="0" w:color="auto"/>
          </w:divBdr>
        </w:div>
        <w:div w:id="884607931">
          <w:marLeft w:val="480"/>
          <w:marRight w:val="0"/>
          <w:marTop w:val="0"/>
          <w:marBottom w:val="0"/>
          <w:divBdr>
            <w:top w:val="none" w:sz="0" w:space="0" w:color="auto"/>
            <w:left w:val="none" w:sz="0" w:space="0" w:color="auto"/>
            <w:bottom w:val="none" w:sz="0" w:space="0" w:color="auto"/>
            <w:right w:val="none" w:sz="0" w:space="0" w:color="auto"/>
          </w:divBdr>
        </w:div>
        <w:div w:id="944968248">
          <w:marLeft w:val="480"/>
          <w:marRight w:val="0"/>
          <w:marTop w:val="0"/>
          <w:marBottom w:val="0"/>
          <w:divBdr>
            <w:top w:val="none" w:sz="0" w:space="0" w:color="auto"/>
            <w:left w:val="none" w:sz="0" w:space="0" w:color="auto"/>
            <w:bottom w:val="none" w:sz="0" w:space="0" w:color="auto"/>
            <w:right w:val="none" w:sz="0" w:space="0" w:color="auto"/>
          </w:divBdr>
        </w:div>
        <w:div w:id="1037663865">
          <w:marLeft w:val="480"/>
          <w:marRight w:val="0"/>
          <w:marTop w:val="0"/>
          <w:marBottom w:val="0"/>
          <w:divBdr>
            <w:top w:val="none" w:sz="0" w:space="0" w:color="auto"/>
            <w:left w:val="none" w:sz="0" w:space="0" w:color="auto"/>
            <w:bottom w:val="none" w:sz="0" w:space="0" w:color="auto"/>
            <w:right w:val="none" w:sz="0" w:space="0" w:color="auto"/>
          </w:divBdr>
        </w:div>
        <w:div w:id="1178041231">
          <w:marLeft w:val="480"/>
          <w:marRight w:val="0"/>
          <w:marTop w:val="0"/>
          <w:marBottom w:val="0"/>
          <w:divBdr>
            <w:top w:val="none" w:sz="0" w:space="0" w:color="auto"/>
            <w:left w:val="none" w:sz="0" w:space="0" w:color="auto"/>
            <w:bottom w:val="none" w:sz="0" w:space="0" w:color="auto"/>
            <w:right w:val="none" w:sz="0" w:space="0" w:color="auto"/>
          </w:divBdr>
        </w:div>
        <w:div w:id="1229876709">
          <w:marLeft w:val="480"/>
          <w:marRight w:val="0"/>
          <w:marTop w:val="0"/>
          <w:marBottom w:val="0"/>
          <w:divBdr>
            <w:top w:val="none" w:sz="0" w:space="0" w:color="auto"/>
            <w:left w:val="none" w:sz="0" w:space="0" w:color="auto"/>
            <w:bottom w:val="none" w:sz="0" w:space="0" w:color="auto"/>
            <w:right w:val="none" w:sz="0" w:space="0" w:color="auto"/>
          </w:divBdr>
        </w:div>
        <w:div w:id="1247689035">
          <w:marLeft w:val="480"/>
          <w:marRight w:val="0"/>
          <w:marTop w:val="0"/>
          <w:marBottom w:val="0"/>
          <w:divBdr>
            <w:top w:val="none" w:sz="0" w:space="0" w:color="auto"/>
            <w:left w:val="none" w:sz="0" w:space="0" w:color="auto"/>
            <w:bottom w:val="none" w:sz="0" w:space="0" w:color="auto"/>
            <w:right w:val="none" w:sz="0" w:space="0" w:color="auto"/>
          </w:divBdr>
        </w:div>
        <w:div w:id="1297956145">
          <w:marLeft w:val="480"/>
          <w:marRight w:val="0"/>
          <w:marTop w:val="0"/>
          <w:marBottom w:val="0"/>
          <w:divBdr>
            <w:top w:val="none" w:sz="0" w:space="0" w:color="auto"/>
            <w:left w:val="none" w:sz="0" w:space="0" w:color="auto"/>
            <w:bottom w:val="none" w:sz="0" w:space="0" w:color="auto"/>
            <w:right w:val="none" w:sz="0" w:space="0" w:color="auto"/>
          </w:divBdr>
        </w:div>
        <w:div w:id="1377584222">
          <w:marLeft w:val="480"/>
          <w:marRight w:val="0"/>
          <w:marTop w:val="0"/>
          <w:marBottom w:val="0"/>
          <w:divBdr>
            <w:top w:val="none" w:sz="0" w:space="0" w:color="auto"/>
            <w:left w:val="none" w:sz="0" w:space="0" w:color="auto"/>
            <w:bottom w:val="none" w:sz="0" w:space="0" w:color="auto"/>
            <w:right w:val="none" w:sz="0" w:space="0" w:color="auto"/>
          </w:divBdr>
        </w:div>
        <w:div w:id="1380594780">
          <w:marLeft w:val="480"/>
          <w:marRight w:val="0"/>
          <w:marTop w:val="0"/>
          <w:marBottom w:val="0"/>
          <w:divBdr>
            <w:top w:val="none" w:sz="0" w:space="0" w:color="auto"/>
            <w:left w:val="none" w:sz="0" w:space="0" w:color="auto"/>
            <w:bottom w:val="none" w:sz="0" w:space="0" w:color="auto"/>
            <w:right w:val="none" w:sz="0" w:space="0" w:color="auto"/>
          </w:divBdr>
        </w:div>
        <w:div w:id="1454132851">
          <w:marLeft w:val="480"/>
          <w:marRight w:val="0"/>
          <w:marTop w:val="0"/>
          <w:marBottom w:val="0"/>
          <w:divBdr>
            <w:top w:val="none" w:sz="0" w:space="0" w:color="auto"/>
            <w:left w:val="none" w:sz="0" w:space="0" w:color="auto"/>
            <w:bottom w:val="none" w:sz="0" w:space="0" w:color="auto"/>
            <w:right w:val="none" w:sz="0" w:space="0" w:color="auto"/>
          </w:divBdr>
        </w:div>
        <w:div w:id="1647737009">
          <w:marLeft w:val="480"/>
          <w:marRight w:val="0"/>
          <w:marTop w:val="0"/>
          <w:marBottom w:val="0"/>
          <w:divBdr>
            <w:top w:val="none" w:sz="0" w:space="0" w:color="auto"/>
            <w:left w:val="none" w:sz="0" w:space="0" w:color="auto"/>
            <w:bottom w:val="none" w:sz="0" w:space="0" w:color="auto"/>
            <w:right w:val="none" w:sz="0" w:space="0" w:color="auto"/>
          </w:divBdr>
        </w:div>
        <w:div w:id="1784881207">
          <w:marLeft w:val="480"/>
          <w:marRight w:val="0"/>
          <w:marTop w:val="0"/>
          <w:marBottom w:val="0"/>
          <w:divBdr>
            <w:top w:val="none" w:sz="0" w:space="0" w:color="auto"/>
            <w:left w:val="none" w:sz="0" w:space="0" w:color="auto"/>
            <w:bottom w:val="none" w:sz="0" w:space="0" w:color="auto"/>
            <w:right w:val="none" w:sz="0" w:space="0" w:color="auto"/>
          </w:divBdr>
        </w:div>
        <w:div w:id="1811247987">
          <w:marLeft w:val="480"/>
          <w:marRight w:val="0"/>
          <w:marTop w:val="0"/>
          <w:marBottom w:val="0"/>
          <w:divBdr>
            <w:top w:val="none" w:sz="0" w:space="0" w:color="auto"/>
            <w:left w:val="none" w:sz="0" w:space="0" w:color="auto"/>
            <w:bottom w:val="none" w:sz="0" w:space="0" w:color="auto"/>
            <w:right w:val="none" w:sz="0" w:space="0" w:color="auto"/>
          </w:divBdr>
        </w:div>
      </w:divsChild>
    </w:div>
    <w:div w:id="1175654589">
      <w:bodyDiv w:val="1"/>
      <w:marLeft w:val="0"/>
      <w:marRight w:val="0"/>
      <w:marTop w:val="0"/>
      <w:marBottom w:val="0"/>
      <w:divBdr>
        <w:top w:val="none" w:sz="0" w:space="0" w:color="auto"/>
        <w:left w:val="none" w:sz="0" w:space="0" w:color="auto"/>
        <w:bottom w:val="none" w:sz="0" w:space="0" w:color="auto"/>
        <w:right w:val="none" w:sz="0" w:space="0" w:color="auto"/>
      </w:divBdr>
    </w:div>
    <w:div w:id="1178345812">
      <w:bodyDiv w:val="1"/>
      <w:marLeft w:val="0"/>
      <w:marRight w:val="0"/>
      <w:marTop w:val="0"/>
      <w:marBottom w:val="0"/>
      <w:divBdr>
        <w:top w:val="none" w:sz="0" w:space="0" w:color="auto"/>
        <w:left w:val="none" w:sz="0" w:space="0" w:color="auto"/>
        <w:bottom w:val="none" w:sz="0" w:space="0" w:color="auto"/>
        <w:right w:val="none" w:sz="0" w:space="0" w:color="auto"/>
      </w:divBdr>
    </w:div>
    <w:div w:id="1178543709">
      <w:bodyDiv w:val="1"/>
      <w:marLeft w:val="0"/>
      <w:marRight w:val="0"/>
      <w:marTop w:val="0"/>
      <w:marBottom w:val="0"/>
      <w:divBdr>
        <w:top w:val="none" w:sz="0" w:space="0" w:color="auto"/>
        <w:left w:val="none" w:sz="0" w:space="0" w:color="auto"/>
        <w:bottom w:val="none" w:sz="0" w:space="0" w:color="auto"/>
        <w:right w:val="none" w:sz="0" w:space="0" w:color="auto"/>
      </w:divBdr>
    </w:div>
    <w:div w:id="1181434651">
      <w:bodyDiv w:val="1"/>
      <w:marLeft w:val="0"/>
      <w:marRight w:val="0"/>
      <w:marTop w:val="0"/>
      <w:marBottom w:val="0"/>
      <w:divBdr>
        <w:top w:val="none" w:sz="0" w:space="0" w:color="auto"/>
        <w:left w:val="none" w:sz="0" w:space="0" w:color="auto"/>
        <w:bottom w:val="none" w:sz="0" w:space="0" w:color="auto"/>
        <w:right w:val="none" w:sz="0" w:space="0" w:color="auto"/>
      </w:divBdr>
    </w:div>
    <w:div w:id="1181705113">
      <w:bodyDiv w:val="1"/>
      <w:marLeft w:val="0"/>
      <w:marRight w:val="0"/>
      <w:marTop w:val="0"/>
      <w:marBottom w:val="0"/>
      <w:divBdr>
        <w:top w:val="none" w:sz="0" w:space="0" w:color="auto"/>
        <w:left w:val="none" w:sz="0" w:space="0" w:color="auto"/>
        <w:bottom w:val="none" w:sz="0" w:space="0" w:color="auto"/>
        <w:right w:val="none" w:sz="0" w:space="0" w:color="auto"/>
      </w:divBdr>
    </w:div>
    <w:div w:id="1182550980">
      <w:bodyDiv w:val="1"/>
      <w:marLeft w:val="0"/>
      <w:marRight w:val="0"/>
      <w:marTop w:val="0"/>
      <w:marBottom w:val="0"/>
      <w:divBdr>
        <w:top w:val="none" w:sz="0" w:space="0" w:color="auto"/>
        <w:left w:val="none" w:sz="0" w:space="0" w:color="auto"/>
        <w:bottom w:val="none" w:sz="0" w:space="0" w:color="auto"/>
        <w:right w:val="none" w:sz="0" w:space="0" w:color="auto"/>
      </w:divBdr>
    </w:div>
    <w:div w:id="1183861532">
      <w:bodyDiv w:val="1"/>
      <w:marLeft w:val="0"/>
      <w:marRight w:val="0"/>
      <w:marTop w:val="0"/>
      <w:marBottom w:val="0"/>
      <w:divBdr>
        <w:top w:val="none" w:sz="0" w:space="0" w:color="auto"/>
        <w:left w:val="none" w:sz="0" w:space="0" w:color="auto"/>
        <w:bottom w:val="none" w:sz="0" w:space="0" w:color="auto"/>
        <w:right w:val="none" w:sz="0" w:space="0" w:color="auto"/>
      </w:divBdr>
    </w:div>
    <w:div w:id="1185826159">
      <w:bodyDiv w:val="1"/>
      <w:marLeft w:val="0"/>
      <w:marRight w:val="0"/>
      <w:marTop w:val="0"/>
      <w:marBottom w:val="0"/>
      <w:divBdr>
        <w:top w:val="none" w:sz="0" w:space="0" w:color="auto"/>
        <w:left w:val="none" w:sz="0" w:space="0" w:color="auto"/>
        <w:bottom w:val="none" w:sz="0" w:space="0" w:color="auto"/>
        <w:right w:val="none" w:sz="0" w:space="0" w:color="auto"/>
      </w:divBdr>
      <w:divsChild>
        <w:div w:id="77681476">
          <w:marLeft w:val="480"/>
          <w:marRight w:val="0"/>
          <w:marTop w:val="0"/>
          <w:marBottom w:val="0"/>
          <w:divBdr>
            <w:top w:val="none" w:sz="0" w:space="0" w:color="auto"/>
            <w:left w:val="none" w:sz="0" w:space="0" w:color="auto"/>
            <w:bottom w:val="none" w:sz="0" w:space="0" w:color="auto"/>
            <w:right w:val="none" w:sz="0" w:space="0" w:color="auto"/>
          </w:divBdr>
        </w:div>
        <w:div w:id="127749760">
          <w:marLeft w:val="480"/>
          <w:marRight w:val="0"/>
          <w:marTop w:val="0"/>
          <w:marBottom w:val="0"/>
          <w:divBdr>
            <w:top w:val="none" w:sz="0" w:space="0" w:color="auto"/>
            <w:left w:val="none" w:sz="0" w:space="0" w:color="auto"/>
            <w:bottom w:val="none" w:sz="0" w:space="0" w:color="auto"/>
            <w:right w:val="none" w:sz="0" w:space="0" w:color="auto"/>
          </w:divBdr>
        </w:div>
        <w:div w:id="199979014">
          <w:marLeft w:val="480"/>
          <w:marRight w:val="0"/>
          <w:marTop w:val="0"/>
          <w:marBottom w:val="0"/>
          <w:divBdr>
            <w:top w:val="none" w:sz="0" w:space="0" w:color="auto"/>
            <w:left w:val="none" w:sz="0" w:space="0" w:color="auto"/>
            <w:bottom w:val="none" w:sz="0" w:space="0" w:color="auto"/>
            <w:right w:val="none" w:sz="0" w:space="0" w:color="auto"/>
          </w:divBdr>
        </w:div>
        <w:div w:id="312831070">
          <w:marLeft w:val="480"/>
          <w:marRight w:val="0"/>
          <w:marTop w:val="0"/>
          <w:marBottom w:val="0"/>
          <w:divBdr>
            <w:top w:val="none" w:sz="0" w:space="0" w:color="auto"/>
            <w:left w:val="none" w:sz="0" w:space="0" w:color="auto"/>
            <w:bottom w:val="none" w:sz="0" w:space="0" w:color="auto"/>
            <w:right w:val="none" w:sz="0" w:space="0" w:color="auto"/>
          </w:divBdr>
        </w:div>
        <w:div w:id="321158974">
          <w:marLeft w:val="480"/>
          <w:marRight w:val="0"/>
          <w:marTop w:val="0"/>
          <w:marBottom w:val="0"/>
          <w:divBdr>
            <w:top w:val="none" w:sz="0" w:space="0" w:color="auto"/>
            <w:left w:val="none" w:sz="0" w:space="0" w:color="auto"/>
            <w:bottom w:val="none" w:sz="0" w:space="0" w:color="auto"/>
            <w:right w:val="none" w:sz="0" w:space="0" w:color="auto"/>
          </w:divBdr>
        </w:div>
        <w:div w:id="354309338">
          <w:marLeft w:val="480"/>
          <w:marRight w:val="0"/>
          <w:marTop w:val="0"/>
          <w:marBottom w:val="0"/>
          <w:divBdr>
            <w:top w:val="none" w:sz="0" w:space="0" w:color="auto"/>
            <w:left w:val="none" w:sz="0" w:space="0" w:color="auto"/>
            <w:bottom w:val="none" w:sz="0" w:space="0" w:color="auto"/>
            <w:right w:val="none" w:sz="0" w:space="0" w:color="auto"/>
          </w:divBdr>
        </w:div>
        <w:div w:id="600572820">
          <w:marLeft w:val="480"/>
          <w:marRight w:val="0"/>
          <w:marTop w:val="0"/>
          <w:marBottom w:val="0"/>
          <w:divBdr>
            <w:top w:val="none" w:sz="0" w:space="0" w:color="auto"/>
            <w:left w:val="none" w:sz="0" w:space="0" w:color="auto"/>
            <w:bottom w:val="none" w:sz="0" w:space="0" w:color="auto"/>
            <w:right w:val="none" w:sz="0" w:space="0" w:color="auto"/>
          </w:divBdr>
        </w:div>
        <w:div w:id="766580728">
          <w:marLeft w:val="480"/>
          <w:marRight w:val="0"/>
          <w:marTop w:val="0"/>
          <w:marBottom w:val="0"/>
          <w:divBdr>
            <w:top w:val="none" w:sz="0" w:space="0" w:color="auto"/>
            <w:left w:val="none" w:sz="0" w:space="0" w:color="auto"/>
            <w:bottom w:val="none" w:sz="0" w:space="0" w:color="auto"/>
            <w:right w:val="none" w:sz="0" w:space="0" w:color="auto"/>
          </w:divBdr>
        </w:div>
        <w:div w:id="826821424">
          <w:marLeft w:val="480"/>
          <w:marRight w:val="0"/>
          <w:marTop w:val="0"/>
          <w:marBottom w:val="0"/>
          <w:divBdr>
            <w:top w:val="none" w:sz="0" w:space="0" w:color="auto"/>
            <w:left w:val="none" w:sz="0" w:space="0" w:color="auto"/>
            <w:bottom w:val="none" w:sz="0" w:space="0" w:color="auto"/>
            <w:right w:val="none" w:sz="0" w:space="0" w:color="auto"/>
          </w:divBdr>
        </w:div>
        <w:div w:id="1153569509">
          <w:marLeft w:val="480"/>
          <w:marRight w:val="0"/>
          <w:marTop w:val="0"/>
          <w:marBottom w:val="0"/>
          <w:divBdr>
            <w:top w:val="none" w:sz="0" w:space="0" w:color="auto"/>
            <w:left w:val="none" w:sz="0" w:space="0" w:color="auto"/>
            <w:bottom w:val="none" w:sz="0" w:space="0" w:color="auto"/>
            <w:right w:val="none" w:sz="0" w:space="0" w:color="auto"/>
          </w:divBdr>
        </w:div>
        <w:div w:id="1197964547">
          <w:marLeft w:val="480"/>
          <w:marRight w:val="0"/>
          <w:marTop w:val="0"/>
          <w:marBottom w:val="0"/>
          <w:divBdr>
            <w:top w:val="none" w:sz="0" w:space="0" w:color="auto"/>
            <w:left w:val="none" w:sz="0" w:space="0" w:color="auto"/>
            <w:bottom w:val="none" w:sz="0" w:space="0" w:color="auto"/>
            <w:right w:val="none" w:sz="0" w:space="0" w:color="auto"/>
          </w:divBdr>
        </w:div>
        <w:div w:id="1226800770">
          <w:marLeft w:val="480"/>
          <w:marRight w:val="0"/>
          <w:marTop w:val="0"/>
          <w:marBottom w:val="0"/>
          <w:divBdr>
            <w:top w:val="none" w:sz="0" w:space="0" w:color="auto"/>
            <w:left w:val="none" w:sz="0" w:space="0" w:color="auto"/>
            <w:bottom w:val="none" w:sz="0" w:space="0" w:color="auto"/>
            <w:right w:val="none" w:sz="0" w:space="0" w:color="auto"/>
          </w:divBdr>
        </w:div>
        <w:div w:id="1298343617">
          <w:marLeft w:val="480"/>
          <w:marRight w:val="0"/>
          <w:marTop w:val="0"/>
          <w:marBottom w:val="0"/>
          <w:divBdr>
            <w:top w:val="none" w:sz="0" w:space="0" w:color="auto"/>
            <w:left w:val="none" w:sz="0" w:space="0" w:color="auto"/>
            <w:bottom w:val="none" w:sz="0" w:space="0" w:color="auto"/>
            <w:right w:val="none" w:sz="0" w:space="0" w:color="auto"/>
          </w:divBdr>
        </w:div>
        <w:div w:id="1398749871">
          <w:marLeft w:val="480"/>
          <w:marRight w:val="0"/>
          <w:marTop w:val="0"/>
          <w:marBottom w:val="0"/>
          <w:divBdr>
            <w:top w:val="none" w:sz="0" w:space="0" w:color="auto"/>
            <w:left w:val="none" w:sz="0" w:space="0" w:color="auto"/>
            <w:bottom w:val="none" w:sz="0" w:space="0" w:color="auto"/>
            <w:right w:val="none" w:sz="0" w:space="0" w:color="auto"/>
          </w:divBdr>
        </w:div>
        <w:div w:id="1489907186">
          <w:marLeft w:val="480"/>
          <w:marRight w:val="0"/>
          <w:marTop w:val="0"/>
          <w:marBottom w:val="0"/>
          <w:divBdr>
            <w:top w:val="none" w:sz="0" w:space="0" w:color="auto"/>
            <w:left w:val="none" w:sz="0" w:space="0" w:color="auto"/>
            <w:bottom w:val="none" w:sz="0" w:space="0" w:color="auto"/>
            <w:right w:val="none" w:sz="0" w:space="0" w:color="auto"/>
          </w:divBdr>
        </w:div>
        <w:div w:id="1719236193">
          <w:marLeft w:val="480"/>
          <w:marRight w:val="0"/>
          <w:marTop w:val="0"/>
          <w:marBottom w:val="0"/>
          <w:divBdr>
            <w:top w:val="none" w:sz="0" w:space="0" w:color="auto"/>
            <w:left w:val="none" w:sz="0" w:space="0" w:color="auto"/>
            <w:bottom w:val="none" w:sz="0" w:space="0" w:color="auto"/>
            <w:right w:val="none" w:sz="0" w:space="0" w:color="auto"/>
          </w:divBdr>
        </w:div>
        <w:div w:id="1833641597">
          <w:marLeft w:val="480"/>
          <w:marRight w:val="0"/>
          <w:marTop w:val="0"/>
          <w:marBottom w:val="0"/>
          <w:divBdr>
            <w:top w:val="none" w:sz="0" w:space="0" w:color="auto"/>
            <w:left w:val="none" w:sz="0" w:space="0" w:color="auto"/>
            <w:bottom w:val="none" w:sz="0" w:space="0" w:color="auto"/>
            <w:right w:val="none" w:sz="0" w:space="0" w:color="auto"/>
          </w:divBdr>
        </w:div>
        <w:div w:id="2072076967">
          <w:marLeft w:val="480"/>
          <w:marRight w:val="0"/>
          <w:marTop w:val="0"/>
          <w:marBottom w:val="0"/>
          <w:divBdr>
            <w:top w:val="none" w:sz="0" w:space="0" w:color="auto"/>
            <w:left w:val="none" w:sz="0" w:space="0" w:color="auto"/>
            <w:bottom w:val="none" w:sz="0" w:space="0" w:color="auto"/>
            <w:right w:val="none" w:sz="0" w:space="0" w:color="auto"/>
          </w:divBdr>
        </w:div>
      </w:divsChild>
    </w:div>
    <w:div w:id="1185826312">
      <w:bodyDiv w:val="1"/>
      <w:marLeft w:val="0"/>
      <w:marRight w:val="0"/>
      <w:marTop w:val="0"/>
      <w:marBottom w:val="0"/>
      <w:divBdr>
        <w:top w:val="none" w:sz="0" w:space="0" w:color="auto"/>
        <w:left w:val="none" w:sz="0" w:space="0" w:color="auto"/>
        <w:bottom w:val="none" w:sz="0" w:space="0" w:color="auto"/>
        <w:right w:val="none" w:sz="0" w:space="0" w:color="auto"/>
      </w:divBdr>
    </w:div>
    <w:div w:id="1186670799">
      <w:bodyDiv w:val="1"/>
      <w:marLeft w:val="0"/>
      <w:marRight w:val="0"/>
      <w:marTop w:val="0"/>
      <w:marBottom w:val="0"/>
      <w:divBdr>
        <w:top w:val="none" w:sz="0" w:space="0" w:color="auto"/>
        <w:left w:val="none" w:sz="0" w:space="0" w:color="auto"/>
        <w:bottom w:val="none" w:sz="0" w:space="0" w:color="auto"/>
        <w:right w:val="none" w:sz="0" w:space="0" w:color="auto"/>
      </w:divBdr>
    </w:div>
    <w:div w:id="1190097825">
      <w:bodyDiv w:val="1"/>
      <w:marLeft w:val="0"/>
      <w:marRight w:val="0"/>
      <w:marTop w:val="0"/>
      <w:marBottom w:val="0"/>
      <w:divBdr>
        <w:top w:val="none" w:sz="0" w:space="0" w:color="auto"/>
        <w:left w:val="none" w:sz="0" w:space="0" w:color="auto"/>
        <w:bottom w:val="none" w:sz="0" w:space="0" w:color="auto"/>
        <w:right w:val="none" w:sz="0" w:space="0" w:color="auto"/>
      </w:divBdr>
    </w:div>
    <w:div w:id="1194919629">
      <w:bodyDiv w:val="1"/>
      <w:marLeft w:val="0"/>
      <w:marRight w:val="0"/>
      <w:marTop w:val="0"/>
      <w:marBottom w:val="0"/>
      <w:divBdr>
        <w:top w:val="none" w:sz="0" w:space="0" w:color="auto"/>
        <w:left w:val="none" w:sz="0" w:space="0" w:color="auto"/>
        <w:bottom w:val="none" w:sz="0" w:space="0" w:color="auto"/>
        <w:right w:val="none" w:sz="0" w:space="0" w:color="auto"/>
      </w:divBdr>
    </w:div>
    <w:div w:id="1195003319">
      <w:bodyDiv w:val="1"/>
      <w:marLeft w:val="0"/>
      <w:marRight w:val="0"/>
      <w:marTop w:val="0"/>
      <w:marBottom w:val="0"/>
      <w:divBdr>
        <w:top w:val="none" w:sz="0" w:space="0" w:color="auto"/>
        <w:left w:val="none" w:sz="0" w:space="0" w:color="auto"/>
        <w:bottom w:val="none" w:sz="0" w:space="0" w:color="auto"/>
        <w:right w:val="none" w:sz="0" w:space="0" w:color="auto"/>
      </w:divBdr>
      <w:divsChild>
        <w:div w:id="130948905">
          <w:marLeft w:val="480"/>
          <w:marRight w:val="0"/>
          <w:marTop w:val="0"/>
          <w:marBottom w:val="0"/>
          <w:divBdr>
            <w:top w:val="none" w:sz="0" w:space="0" w:color="auto"/>
            <w:left w:val="none" w:sz="0" w:space="0" w:color="auto"/>
            <w:bottom w:val="none" w:sz="0" w:space="0" w:color="auto"/>
            <w:right w:val="none" w:sz="0" w:space="0" w:color="auto"/>
          </w:divBdr>
        </w:div>
        <w:div w:id="208349365">
          <w:marLeft w:val="480"/>
          <w:marRight w:val="0"/>
          <w:marTop w:val="0"/>
          <w:marBottom w:val="0"/>
          <w:divBdr>
            <w:top w:val="none" w:sz="0" w:space="0" w:color="auto"/>
            <w:left w:val="none" w:sz="0" w:space="0" w:color="auto"/>
            <w:bottom w:val="none" w:sz="0" w:space="0" w:color="auto"/>
            <w:right w:val="none" w:sz="0" w:space="0" w:color="auto"/>
          </w:divBdr>
        </w:div>
        <w:div w:id="468984389">
          <w:marLeft w:val="480"/>
          <w:marRight w:val="0"/>
          <w:marTop w:val="0"/>
          <w:marBottom w:val="0"/>
          <w:divBdr>
            <w:top w:val="none" w:sz="0" w:space="0" w:color="auto"/>
            <w:left w:val="none" w:sz="0" w:space="0" w:color="auto"/>
            <w:bottom w:val="none" w:sz="0" w:space="0" w:color="auto"/>
            <w:right w:val="none" w:sz="0" w:space="0" w:color="auto"/>
          </w:divBdr>
        </w:div>
        <w:div w:id="634413297">
          <w:marLeft w:val="480"/>
          <w:marRight w:val="0"/>
          <w:marTop w:val="0"/>
          <w:marBottom w:val="0"/>
          <w:divBdr>
            <w:top w:val="none" w:sz="0" w:space="0" w:color="auto"/>
            <w:left w:val="none" w:sz="0" w:space="0" w:color="auto"/>
            <w:bottom w:val="none" w:sz="0" w:space="0" w:color="auto"/>
            <w:right w:val="none" w:sz="0" w:space="0" w:color="auto"/>
          </w:divBdr>
        </w:div>
        <w:div w:id="691882848">
          <w:marLeft w:val="480"/>
          <w:marRight w:val="0"/>
          <w:marTop w:val="0"/>
          <w:marBottom w:val="0"/>
          <w:divBdr>
            <w:top w:val="none" w:sz="0" w:space="0" w:color="auto"/>
            <w:left w:val="none" w:sz="0" w:space="0" w:color="auto"/>
            <w:bottom w:val="none" w:sz="0" w:space="0" w:color="auto"/>
            <w:right w:val="none" w:sz="0" w:space="0" w:color="auto"/>
          </w:divBdr>
        </w:div>
        <w:div w:id="694116575">
          <w:marLeft w:val="480"/>
          <w:marRight w:val="0"/>
          <w:marTop w:val="0"/>
          <w:marBottom w:val="0"/>
          <w:divBdr>
            <w:top w:val="none" w:sz="0" w:space="0" w:color="auto"/>
            <w:left w:val="none" w:sz="0" w:space="0" w:color="auto"/>
            <w:bottom w:val="none" w:sz="0" w:space="0" w:color="auto"/>
            <w:right w:val="none" w:sz="0" w:space="0" w:color="auto"/>
          </w:divBdr>
        </w:div>
        <w:div w:id="796801075">
          <w:marLeft w:val="480"/>
          <w:marRight w:val="0"/>
          <w:marTop w:val="0"/>
          <w:marBottom w:val="0"/>
          <w:divBdr>
            <w:top w:val="none" w:sz="0" w:space="0" w:color="auto"/>
            <w:left w:val="none" w:sz="0" w:space="0" w:color="auto"/>
            <w:bottom w:val="none" w:sz="0" w:space="0" w:color="auto"/>
            <w:right w:val="none" w:sz="0" w:space="0" w:color="auto"/>
          </w:divBdr>
        </w:div>
        <w:div w:id="899637476">
          <w:marLeft w:val="480"/>
          <w:marRight w:val="0"/>
          <w:marTop w:val="0"/>
          <w:marBottom w:val="0"/>
          <w:divBdr>
            <w:top w:val="none" w:sz="0" w:space="0" w:color="auto"/>
            <w:left w:val="none" w:sz="0" w:space="0" w:color="auto"/>
            <w:bottom w:val="none" w:sz="0" w:space="0" w:color="auto"/>
            <w:right w:val="none" w:sz="0" w:space="0" w:color="auto"/>
          </w:divBdr>
        </w:div>
        <w:div w:id="934286270">
          <w:marLeft w:val="480"/>
          <w:marRight w:val="0"/>
          <w:marTop w:val="0"/>
          <w:marBottom w:val="0"/>
          <w:divBdr>
            <w:top w:val="none" w:sz="0" w:space="0" w:color="auto"/>
            <w:left w:val="none" w:sz="0" w:space="0" w:color="auto"/>
            <w:bottom w:val="none" w:sz="0" w:space="0" w:color="auto"/>
            <w:right w:val="none" w:sz="0" w:space="0" w:color="auto"/>
          </w:divBdr>
        </w:div>
        <w:div w:id="1002006657">
          <w:marLeft w:val="480"/>
          <w:marRight w:val="0"/>
          <w:marTop w:val="0"/>
          <w:marBottom w:val="0"/>
          <w:divBdr>
            <w:top w:val="none" w:sz="0" w:space="0" w:color="auto"/>
            <w:left w:val="none" w:sz="0" w:space="0" w:color="auto"/>
            <w:bottom w:val="none" w:sz="0" w:space="0" w:color="auto"/>
            <w:right w:val="none" w:sz="0" w:space="0" w:color="auto"/>
          </w:divBdr>
        </w:div>
        <w:div w:id="1015809389">
          <w:marLeft w:val="480"/>
          <w:marRight w:val="0"/>
          <w:marTop w:val="0"/>
          <w:marBottom w:val="0"/>
          <w:divBdr>
            <w:top w:val="none" w:sz="0" w:space="0" w:color="auto"/>
            <w:left w:val="none" w:sz="0" w:space="0" w:color="auto"/>
            <w:bottom w:val="none" w:sz="0" w:space="0" w:color="auto"/>
            <w:right w:val="none" w:sz="0" w:space="0" w:color="auto"/>
          </w:divBdr>
        </w:div>
        <w:div w:id="1114514954">
          <w:marLeft w:val="480"/>
          <w:marRight w:val="0"/>
          <w:marTop w:val="0"/>
          <w:marBottom w:val="0"/>
          <w:divBdr>
            <w:top w:val="none" w:sz="0" w:space="0" w:color="auto"/>
            <w:left w:val="none" w:sz="0" w:space="0" w:color="auto"/>
            <w:bottom w:val="none" w:sz="0" w:space="0" w:color="auto"/>
            <w:right w:val="none" w:sz="0" w:space="0" w:color="auto"/>
          </w:divBdr>
        </w:div>
        <w:div w:id="1173377757">
          <w:marLeft w:val="480"/>
          <w:marRight w:val="0"/>
          <w:marTop w:val="0"/>
          <w:marBottom w:val="0"/>
          <w:divBdr>
            <w:top w:val="none" w:sz="0" w:space="0" w:color="auto"/>
            <w:left w:val="none" w:sz="0" w:space="0" w:color="auto"/>
            <w:bottom w:val="none" w:sz="0" w:space="0" w:color="auto"/>
            <w:right w:val="none" w:sz="0" w:space="0" w:color="auto"/>
          </w:divBdr>
        </w:div>
        <w:div w:id="1348602521">
          <w:marLeft w:val="480"/>
          <w:marRight w:val="0"/>
          <w:marTop w:val="0"/>
          <w:marBottom w:val="0"/>
          <w:divBdr>
            <w:top w:val="none" w:sz="0" w:space="0" w:color="auto"/>
            <w:left w:val="none" w:sz="0" w:space="0" w:color="auto"/>
            <w:bottom w:val="none" w:sz="0" w:space="0" w:color="auto"/>
            <w:right w:val="none" w:sz="0" w:space="0" w:color="auto"/>
          </w:divBdr>
        </w:div>
        <w:div w:id="1362053351">
          <w:marLeft w:val="480"/>
          <w:marRight w:val="0"/>
          <w:marTop w:val="0"/>
          <w:marBottom w:val="0"/>
          <w:divBdr>
            <w:top w:val="none" w:sz="0" w:space="0" w:color="auto"/>
            <w:left w:val="none" w:sz="0" w:space="0" w:color="auto"/>
            <w:bottom w:val="none" w:sz="0" w:space="0" w:color="auto"/>
            <w:right w:val="none" w:sz="0" w:space="0" w:color="auto"/>
          </w:divBdr>
        </w:div>
        <w:div w:id="1501695347">
          <w:marLeft w:val="480"/>
          <w:marRight w:val="0"/>
          <w:marTop w:val="0"/>
          <w:marBottom w:val="0"/>
          <w:divBdr>
            <w:top w:val="none" w:sz="0" w:space="0" w:color="auto"/>
            <w:left w:val="none" w:sz="0" w:space="0" w:color="auto"/>
            <w:bottom w:val="none" w:sz="0" w:space="0" w:color="auto"/>
            <w:right w:val="none" w:sz="0" w:space="0" w:color="auto"/>
          </w:divBdr>
        </w:div>
        <w:div w:id="1831561452">
          <w:marLeft w:val="480"/>
          <w:marRight w:val="0"/>
          <w:marTop w:val="0"/>
          <w:marBottom w:val="0"/>
          <w:divBdr>
            <w:top w:val="none" w:sz="0" w:space="0" w:color="auto"/>
            <w:left w:val="none" w:sz="0" w:space="0" w:color="auto"/>
            <w:bottom w:val="none" w:sz="0" w:space="0" w:color="auto"/>
            <w:right w:val="none" w:sz="0" w:space="0" w:color="auto"/>
          </w:divBdr>
        </w:div>
        <w:div w:id="1867869532">
          <w:marLeft w:val="480"/>
          <w:marRight w:val="0"/>
          <w:marTop w:val="0"/>
          <w:marBottom w:val="0"/>
          <w:divBdr>
            <w:top w:val="none" w:sz="0" w:space="0" w:color="auto"/>
            <w:left w:val="none" w:sz="0" w:space="0" w:color="auto"/>
            <w:bottom w:val="none" w:sz="0" w:space="0" w:color="auto"/>
            <w:right w:val="none" w:sz="0" w:space="0" w:color="auto"/>
          </w:divBdr>
        </w:div>
        <w:div w:id="1877309823">
          <w:marLeft w:val="480"/>
          <w:marRight w:val="0"/>
          <w:marTop w:val="0"/>
          <w:marBottom w:val="0"/>
          <w:divBdr>
            <w:top w:val="none" w:sz="0" w:space="0" w:color="auto"/>
            <w:left w:val="none" w:sz="0" w:space="0" w:color="auto"/>
            <w:bottom w:val="none" w:sz="0" w:space="0" w:color="auto"/>
            <w:right w:val="none" w:sz="0" w:space="0" w:color="auto"/>
          </w:divBdr>
        </w:div>
        <w:div w:id="1922178227">
          <w:marLeft w:val="480"/>
          <w:marRight w:val="0"/>
          <w:marTop w:val="0"/>
          <w:marBottom w:val="0"/>
          <w:divBdr>
            <w:top w:val="none" w:sz="0" w:space="0" w:color="auto"/>
            <w:left w:val="none" w:sz="0" w:space="0" w:color="auto"/>
            <w:bottom w:val="none" w:sz="0" w:space="0" w:color="auto"/>
            <w:right w:val="none" w:sz="0" w:space="0" w:color="auto"/>
          </w:divBdr>
        </w:div>
        <w:div w:id="1924296075">
          <w:marLeft w:val="480"/>
          <w:marRight w:val="0"/>
          <w:marTop w:val="0"/>
          <w:marBottom w:val="0"/>
          <w:divBdr>
            <w:top w:val="none" w:sz="0" w:space="0" w:color="auto"/>
            <w:left w:val="none" w:sz="0" w:space="0" w:color="auto"/>
            <w:bottom w:val="none" w:sz="0" w:space="0" w:color="auto"/>
            <w:right w:val="none" w:sz="0" w:space="0" w:color="auto"/>
          </w:divBdr>
        </w:div>
        <w:div w:id="1931041681">
          <w:marLeft w:val="480"/>
          <w:marRight w:val="0"/>
          <w:marTop w:val="0"/>
          <w:marBottom w:val="0"/>
          <w:divBdr>
            <w:top w:val="none" w:sz="0" w:space="0" w:color="auto"/>
            <w:left w:val="none" w:sz="0" w:space="0" w:color="auto"/>
            <w:bottom w:val="none" w:sz="0" w:space="0" w:color="auto"/>
            <w:right w:val="none" w:sz="0" w:space="0" w:color="auto"/>
          </w:divBdr>
        </w:div>
        <w:div w:id="1944147847">
          <w:marLeft w:val="480"/>
          <w:marRight w:val="0"/>
          <w:marTop w:val="0"/>
          <w:marBottom w:val="0"/>
          <w:divBdr>
            <w:top w:val="none" w:sz="0" w:space="0" w:color="auto"/>
            <w:left w:val="none" w:sz="0" w:space="0" w:color="auto"/>
            <w:bottom w:val="none" w:sz="0" w:space="0" w:color="auto"/>
            <w:right w:val="none" w:sz="0" w:space="0" w:color="auto"/>
          </w:divBdr>
        </w:div>
        <w:div w:id="1954165415">
          <w:marLeft w:val="480"/>
          <w:marRight w:val="0"/>
          <w:marTop w:val="0"/>
          <w:marBottom w:val="0"/>
          <w:divBdr>
            <w:top w:val="none" w:sz="0" w:space="0" w:color="auto"/>
            <w:left w:val="none" w:sz="0" w:space="0" w:color="auto"/>
            <w:bottom w:val="none" w:sz="0" w:space="0" w:color="auto"/>
            <w:right w:val="none" w:sz="0" w:space="0" w:color="auto"/>
          </w:divBdr>
        </w:div>
        <w:div w:id="1966228417">
          <w:marLeft w:val="480"/>
          <w:marRight w:val="0"/>
          <w:marTop w:val="0"/>
          <w:marBottom w:val="0"/>
          <w:divBdr>
            <w:top w:val="none" w:sz="0" w:space="0" w:color="auto"/>
            <w:left w:val="none" w:sz="0" w:space="0" w:color="auto"/>
            <w:bottom w:val="none" w:sz="0" w:space="0" w:color="auto"/>
            <w:right w:val="none" w:sz="0" w:space="0" w:color="auto"/>
          </w:divBdr>
        </w:div>
        <w:div w:id="2024430083">
          <w:marLeft w:val="480"/>
          <w:marRight w:val="0"/>
          <w:marTop w:val="0"/>
          <w:marBottom w:val="0"/>
          <w:divBdr>
            <w:top w:val="none" w:sz="0" w:space="0" w:color="auto"/>
            <w:left w:val="none" w:sz="0" w:space="0" w:color="auto"/>
            <w:bottom w:val="none" w:sz="0" w:space="0" w:color="auto"/>
            <w:right w:val="none" w:sz="0" w:space="0" w:color="auto"/>
          </w:divBdr>
        </w:div>
        <w:div w:id="2116291221">
          <w:marLeft w:val="480"/>
          <w:marRight w:val="0"/>
          <w:marTop w:val="0"/>
          <w:marBottom w:val="0"/>
          <w:divBdr>
            <w:top w:val="none" w:sz="0" w:space="0" w:color="auto"/>
            <w:left w:val="none" w:sz="0" w:space="0" w:color="auto"/>
            <w:bottom w:val="none" w:sz="0" w:space="0" w:color="auto"/>
            <w:right w:val="none" w:sz="0" w:space="0" w:color="auto"/>
          </w:divBdr>
        </w:div>
        <w:div w:id="2137066886">
          <w:marLeft w:val="480"/>
          <w:marRight w:val="0"/>
          <w:marTop w:val="0"/>
          <w:marBottom w:val="0"/>
          <w:divBdr>
            <w:top w:val="none" w:sz="0" w:space="0" w:color="auto"/>
            <w:left w:val="none" w:sz="0" w:space="0" w:color="auto"/>
            <w:bottom w:val="none" w:sz="0" w:space="0" w:color="auto"/>
            <w:right w:val="none" w:sz="0" w:space="0" w:color="auto"/>
          </w:divBdr>
        </w:div>
      </w:divsChild>
    </w:div>
    <w:div w:id="1197304992">
      <w:bodyDiv w:val="1"/>
      <w:marLeft w:val="0"/>
      <w:marRight w:val="0"/>
      <w:marTop w:val="0"/>
      <w:marBottom w:val="0"/>
      <w:divBdr>
        <w:top w:val="none" w:sz="0" w:space="0" w:color="auto"/>
        <w:left w:val="none" w:sz="0" w:space="0" w:color="auto"/>
        <w:bottom w:val="none" w:sz="0" w:space="0" w:color="auto"/>
        <w:right w:val="none" w:sz="0" w:space="0" w:color="auto"/>
      </w:divBdr>
    </w:div>
    <w:div w:id="1209533590">
      <w:bodyDiv w:val="1"/>
      <w:marLeft w:val="0"/>
      <w:marRight w:val="0"/>
      <w:marTop w:val="0"/>
      <w:marBottom w:val="0"/>
      <w:divBdr>
        <w:top w:val="none" w:sz="0" w:space="0" w:color="auto"/>
        <w:left w:val="none" w:sz="0" w:space="0" w:color="auto"/>
        <w:bottom w:val="none" w:sz="0" w:space="0" w:color="auto"/>
        <w:right w:val="none" w:sz="0" w:space="0" w:color="auto"/>
      </w:divBdr>
    </w:div>
    <w:div w:id="1210189779">
      <w:bodyDiv w:val="1"/>
      <w:marLeft w:val="0"/>
      <w:marRight w:val="0"/>
      <w:marTop w:val="0"/>
      <w:marBottom w:val="0"/>
      <w:divBdr>
        <w:top w:val="none" w:sz="0" w:space="0" w:color="auto"/>
        <w:left w:val="none" w:sz="0" w:space="0" w:color="auto"/>
        <w:bottom w:val="none" w:sz="0" w:space="0" w:color="auto"/>
        <w:right w:val="none" w:sz="0" w:space="0" w:color="auto"/>
      </w:divBdr>
    </w:div>
    <w:div w:id="1215463026">
      <w:bodyDiv w:val="1"/>
      <w:marLeft w:val="0"/>
      <w:marRight w:val="0"/>
      <w:marTop w:val="0"/>
      <w:marBottom w:val="0"/>
      <w:divBdr>
        <w:top w:val="none" w:sz="0" w:space="0" w:color="auto"/>
        <w:left w:val="none" w:sz="0" w:space="0" w:color="auto"/>
        <w:bottom w:val="none" w:sz="0" w:space="0" w:color="auto"/>
        <w:right w:val="none" w:sz="0" w:space="0" w:color="auto"/>
      </w:divBdr>
    </w:div>
    <w:div w:id="1216166005">
      <w:bodyDiv w:val="1"/>
      <w:marLeft w:val="0"/>
      <w:marRight w:val="0"/>
      <w:marTop w:val="0"/>
      <w:marBottom w:val="0"/>
      <w:divBdr>
        <w:top w:val="none" w:sz="0" w:space="0" w:color="auto"/>
        <w:left w:val="none" w:sz="0" w:space="0" w:color="auto"/>
        <w:bottom w:val="none" w:sz="0" w:space="0" w:color="auto"/>
        <w:right w:val="none" w:sz="0" w:space="0" w:color="auto"/>
      </w:divBdr>
    </w:div>
    <w:div w:id="1218127510">
      <w:bodyDiv w:val="1"/>
      <w:marLeft w:val="0"/>
      <w:marRight w:val="0"/>
      <w:marTop w:val="0"/>
      <w:marBottom w:val="0"/>
      <w:divBdr>
        <w:top w:val="none" w:sz="0" w:space="0" w:color="auto"/>
        <w:left w:val="none" w:sz="0" w:space="0" w:color="auto"/>
        <w:bottom w:val="none" w:sz="0" w:space="0" w:color="auto"/>
        <w:right w:val="none" w:sz="0" w:space="0" w:color="auto"/>
      </w:divBdr>
      <w:divsChild>
        <w:div w:id="74597962">
          <w:marLeft w:val="480"/>
          <w:marRight w:val="0"/>
          <w:marTop w:val="0"/>
          <w:marBottom w:val="0"/>
          <w:divBdr>
            <w:top w:val="none" w:sz="0" w:space="0" w:color="auto"/>
            <w:left w:val="none" w:sz="0" w:space="0" w:color="auto"/>
            <w:bottom w:val="none" w:sz="0" w:space="0" w:color="auto"/>
            <w:right w:val="none" w:sz="0" w:space="0" w:color="auto"/>
          </w:divBdr>
        </w:div>
        <w:div w:id="125005279">
          <w:marLeft w:val="480"/>
          <w:marRight w:val="0"/>
          <w:marTop w:val="0"/>
          <w:marBottom w:val="0"/>
          <w:divBdr>
            <w:top w:val="none" w:sz="0" w:space="0" w:color="auto"/>
            <w:left w:val="none" w:sz="0" w:space="0" w:color="auto"/>
            <w:bottom w:val="none" w:sz="0" w:space="0" w:color="auto"/>
            <w:right w:val="none" w:sz="0" w:space="0" w:color="auto"/>
          </w:divBdr>
        </w:div>
        <w:div w:id="153183021">
          <w:marLeft w:val="480"/>
          <w:marRight w:val="0"/>
          <w:marTop w:val="0"/>
          <w:marBottom w:val="0"/>
          <w:divBdr>
            <w:top w:val="none" w:sz="0" w:space="0" w:color="auto"/>
            <w:left w:val="none" w:sz="0" w:space="0" w:color="auto"/>
            <w:bottom w:val="none" w:sz="0" w:space="0" w:color="auto"/>
            <w:right w:val="none" w:sz="0" w:space="0" w:color="auto"/>
          </w:divBdr>
        </w:div>
        <w:div w:id="155075065">
          <w:marLeft w:val="480"/>
          <w:marRight w:val="0"/>
          <w:marTop w:val="0"/>
          <w:marBottom w:val="0"/>
          <w:divBdr>
            <w:top w:val="none" w:sz="0" w:space="0" w:color="auto"/>
            <w:left w:val="none" w:sz="0" w:space="0" w:color="auto"/>
            <w:bottom w:val="none" w:sz="0" w:space="0" w:color="auto"/>
            <w:right w:val="none" w:sz="0" w:space="0" w:color="auto"/>
          </w:divBdr>
        </w:div>
        <w:div w:id="304050437">
          <w:marLeft w:val="480"/>
          <w:marRight w:val="0"/>
          <w:marTop w:val="0"/>
          <w:marBottom w:val="0"/>
          <w:divBdr>
            <w:top w:val="none" w:sz="0" w:space="0" w:color="auto"/>
            <w:left w:val="none" w:sz="0" w:space="0" w:color="auto"/>
            <w:bottom w:val="none" w:sz="0" w:space="0" w:color="auto"/>
            <w:right w:val="none" w:sz="0" w:space="0" w:color="auto"/>
          </w:divBdr>
        </w:div>
        <w:div w:id="402988916">
          <w:marLeft w:val="480"/>
          <w:marRight w:val="0"/>
          <w:marTop w:val="0"/>
          <w:marBottom w:val="0"/>
          <w:divBdr>
            <w:top w:val="none" w:sz="0" w:space="0" w:color="auto"/>
            <w:left w:val="none" w:sz="0" w:space="0" w:color="auto"/>
            <w:bottom w:val="none" w:sz="0" w:space="0" w:color="auto"/>
            <w:right w:val="none" w:sz="0" w:space="0" w:color="auto"/>
          </w:divBdr>
        </w:div>
        <w:div w:id="407922230">
          <w:marLeft w:val="480"/>
          <w:marRight w:val="0"/>
          <w:marTop w:val="0"/>
          <w:marBottom w:val="0"/>
          <w:divBdr>
            <w:top w:val="none" w:sz="0" w:space="0" w:color="auto"/>
            <w:left w:val="none" w:sz="0" w:space="0" w:color="auto"/>
            <w:bottom w:val="none" w:sz="0" w:space="0" w:color="auto"/>
            <w:right w:val="none" w:sz="0" w:space="0" w:color="auto"/>
          </w:divBdr>
        </w:div>
        <w:div w:id="555506547">
          <w:marLeft w:val="480"/>
          <w:marRight w:val="0"/>
          <w:marTop w:val="0"/>
          <w:marBottom w:val="0"/>
          <w:divBdr>
            <w:top w:val="none" w:sz="0" w:space="0" w:color="auto"/>
            <w:left w:val="none" w:sz="0" w:space="0" w:color="auto"/>
            <w:bottom w:val="none" w:sz="0" w:space="0" w:color="auto"/>
            <w:right w:val="none" w:sz="0" w:space="0" w:color="auto"/>
          </w:divBdr>
        </w:div>
        <w:div w:id="628247430">
          <w:marLeft w:val="480"/>
          <w:marRight w:val="0"/>
          <w:marTop w:val="0"/>
          <w:marBottom w:val="0"/>
          <w:divBdr>
            <w:top w:val="none" w:sz="0" w:space="0" w:color="auto"/>
            <w:left w:val="none" w:sz="0" w:space="0" w:color="auto"/>
            <w:bottom w:val="none" w:sz="0" w:space="0" w:color="auto"/>
            <w:right w:val="none" w:sz="0" w:space="0" w:color="auto"/>
          </w:divBdr>
        </w:div>
        <w:div w:id="671026376">
          <w:marLeft w:val="480"/>
          <w:marRight w:val="0"/>
          <w:marTop w:val="0"/>
          <w:marBottom w:val="0"/>
          <w:divBdr>
            <w:top w:val="none" w:sz="0" w:space="0" w:color="auto"/>
            <w:left w:val="none" w:sz="0" w:space="0" w:color="auto"/>
            <w:bottom w:val="none" w:sz="0" w:space="0" w:color="auto"/>
            <w:right w:val="none" w:sz="0" w:space="0" w:color="auto"/>
          </w:divBdr>
        </w:div>
        <w:div w:id="714744614">
          <w:marLeft w:val="480"/>
          <w:marRight w:val="0"/>
          <w:marTop w:val="0"/>
          <w:marBottom w:val="0"/>
          <w:divBdr>
            <w:top w:val="none" w:sz="0" w:space="0" w:color="auto"/>
            <w:left w:val="none" w:sz="0" w:space="0" w:color="auto"/>
            <w:bottom w:val="none" w:sz="0" w:space="0" w:color="auto"/>
            <w:right w:val="none" w:sz="0" w:space="0" w:color="auto"/>
          </w:divBdr>
        </w:div>
        <w:div w:id="789974361">
          <w:marLeft w:val="480"/>
          <w:marRight w:val="0"/>
          <w:marTop w:val="0"/>
          <w:marBottom w:val="0"/>
          <w:divBdr>
            <w:top w:val="none" w:sz="0" w:space="0" w:color="auto"/>
            <w:left w:val="none" w:sz="0" w:space="0" w:color="auto"/>
            <w:bottom w:val="none" w:sz="0" w:space="0" w:color="auto"/>
            <w:right w:val="none" w:sz="0" w:space="0" w:color="auto"/>
          </w:divBdr>
        </w:div>
        <w:div w:id="804154555">
          <w:marLeft w:val="480"/>
          <w:marRight w:val="0"/>
          <w:marTop w:val="0"/>
          <w:marBottom w:val="0"/>
          <w:divBdr>
            <w:top w:val="none" w:sz="0" w:space="0" w:color="auto"/>
            <w:left w:val="none" w:sz="0" w:space="0" w:color="auto"/>
            <w:bottom w:val="none" w:sz="0" w:space="0" w:color="auto"/>
            <w:right w:val="none" w:sz="0" w:space="0" w:color="auto"/>
          </w:divBdr>
        </w:div>
        <w:div w:id="1012027856">
          <w:marLeft w:val="480"/>
          <w:marRight w:val="0"/>
          <w:marTop w:val="0"/>
          <w:marBottom w:val="0"/>
          <w:divBdr>
            <w:top w:val="none" w:sz="0" w:space="0" w:color="auto"/>
            <w:left w:val="none" w:sz="0" w:space="0" w:color="auto"/>
            <w:bottom w:val="none" w:sz="0" w:space="0" w:color="auto"/>
            <w:right w:val="none" w:sz="0" w:space="0" w:color="auto"/>
          </w:divBdr>
        </w:div>
        <w:div w:id="1043091416">
          <w:marLeft w:val="480"/>
          <w:marRight w:val="0"/>
          <w:marTop w:val="0"/>
          <w:marBottom w:val="0"/>
          <w:divBdr>
            <w:top w:val="none" w:sz="0" w:space="0" w:color="auto"/>
            <w:left w:val="none" w:sz="0" w:space="0" w:color="auto"/>
            <w:bottom w:val="none" w:sz="0" w:space="0" w:color="auto"/>
            <w:right w:val="none" w:sz="0" w:space="0" w:color="auto"/>
          </w:divBdr>
        </w:div>
        <w:div w:id="1075277763">
          <w:marLeft w:val="480"/>
          <w:marRight w:val="0"/>
          <w:marTop w:val="0"/>
          <w:marBottom w:val="0"/>
          <w:divBdr>
            <w:top w:val="none" w:sz="0" w:space="0" w:color="auto"/>
            <w:left w:val="none" w:sz="0" w:space="0" w:color="auto"/>
            <w:bottom w:val="none" w:sz="0" w:space="0" w:color="auto"/>
            <w:right w:val="none" w:sz="0" w:space="0" w:color="auto"/>
          </w:divBdr>
        </w:div>
        <w:div w:id="1106540869">
          <w:marLeft w:val="480"/>
          <w:marRight w:val="0"/>
          <w:marTop w:val="0"/>
          <w:marBottom w:val="0"/>
          <w:divBdr>
            <w:top w:val="none" w:sz="0" w:space="0" w:color="auto"/>
            <w:left w:val="none" w:sz="0" w:space="0" w:color="auto"/>
            <w:bottom w:val="none" w:sz="0" w:space="0" w:color="auto"/>
            <w:right w:val="none" w:sz="0" w:space="0" w:color="auto"/>
          </w:divBdr>
        </w:div>
        <w:div w:id="1161964207">
          <w:marLeft w:val="480"/>
          <w:marRight w:val="0"/>
          <w:marTop w:val="0"/>
          <w:marBottom w:val="0"/>
          <w:divBdr>
            <w:top w:val="none" w:sz="0" w:space="0" w:color="auto"/>
            <w:left w:val="none" w:sz="0" w:space="0" w:color="auto"/>
            <w:bottom w:val="none" w:sz="0" w:space="0" w:color="auto"/>
            <w:right w:val="none" w:sz="0" w:space="0" w:color="auto"/>
          </w:divBdr>
        </w:div>
        <w:div w:id="1194153464">
          <w:marLeft w:val="480"/>
          <w:marRight w:val="0"/>
          <w:marTop w:val="0"/>
          <w:marBottom w:val="0"/>
          <w:divBdr>
            <w:top w:val="none" w:sz="0" w:space="0" w:color="auto"/>
            <w:left w:val="none" w:sz="0" w:space="0" w:color="auto"/>
            <w:bottom w:val="none" w:sz="0" w:space="0" w:color="auto"/>
            <w:right w:val="none" w:sz="0" w:space="0" w:color="auto"/>
          </w:divBdr>
        </w:div>
        <w:div w:id="1340540613">
          <w:marLeft w:val="480"/>
          <w:marRight w:val="0"/>
          <w:marTop w:val="0"/>
          <w:marBottom w:val="0"/>
          <w:divBdr>
            <w:top w:val="none" w:sz="0" w:space="0" w:color="auto"/>
            <w:left w:val="none" w:sz="0" w:space="0" w:color="auto"/>
            <w:bottom w:val="none" w:sz="0" w:space="0" w:color="auto"/>
            <w:right w:val="none" w:sz="0" w:space="0" w:color="auto"/>
          </w:divBdr>
        </w:div>
        <w:div w:id="1347638950">
          <w:marLeft w:val="480"/>
          <w:marRight w:val="0"/>
          <w:marTop w:val="0"/>
          <w:marBottom w:val="0"/>
          <w:divBdr>
            <w:top w:val="none" w:sz="0" w:space="0" w:color="auto"/>
            <w:left w:val="none" w:sz="0" w:space="0" w:color="auto"/>
            <w:bottom w:val="none" w:sz="0" w:space="0" w:color="auto"/>
            <w:right w:val="none" w:sz="0" w:space="0" w:color="auto"/>
          </w:divBdr>
        </w:div>
        <w:div w:id="1572697950">
          <w:marLeft w:val="480"/>
          <w:marRight w:val="0"/>
          <w:marTop w:val="0"/>
          <w:marBottom w:val="0"/>
          <w:divBdr>
            <w:top w:val="none" w:sz="0" w:space="0" w:color="auto"/>
            <w:left w:val="none" w:sz="0" w:space="0" w:color="auto"/>
            <w:bottom w:val="none" w:sz="0" w:space="0" w:color="auto"/>
            <w:right w:val="none" w:sz="0" w:space="0" w:color="auto"/>
          </w:divBdr>
        </w:div>
        <w:div w:id="1592277984">
          <w:marLeft w:val="480"/>
          <w:marRight w:val="0"/>
          <w:marTop w:val="0"/>
          <w:marBottom w:val="0"/>
          <w:divBdr>
            <w:top w:val="none" w:sz="0" w:space="0" w:color="auto"/>
            <w:left w:val="none" w:sz="0" w:space="0" w:color="auto"/>
            <w:bottom w:val="none" w:sz="0" w:space="0" w:color="auto"/>
            <w:right w:val="none" w:sz="0" w:space="0" w:color="auto"/>
          </w:divBdr>
        </w:div>
        <w:div w:id="1594630191">
          <w:marLeft w:val="480"/>
          <w:marRight w:val="0"/>
          <w:marTop w:val="0"/>
          <w:marBottom w:val="0"/>
          <w:divBdr>
            <w:top w:val="none" w:sz="0" w:space="0" w:color="auto"/>
            <w:left w:val="none" w:sz="0" w:space="0" w:color="auto"/>
            <w:bottom w:val="none" w:sz="0" w:space="0" w:color="auto"/>
            <w:right w:val="none" w:sz="0" w:space="0" w:color="auto"/>
          </w:divBdr>
        </w:div>
        <w:div w:id="1683437540">
          <w:marLeft w:val="480"/>
          <w:marRight w:val="0"/>
          <w:marTop w:val="0"/>
          <w:marBottom w:val="0"/>
          <w:divBdr>
            <w:top w:val="none" w:sz="0" w:space="0" w:color="auto"/>
            <w:left w:val="none" w:sz="0" w:space="0" w:color="auto"/>
            <w:bottom w:val="none" w:sz="0" w:space="0" w:color="auto"/>
            <w:right w:val="none" w:sz="0" w:space="0" w:color="auto"/>
          </w:divBdr>
        </w:div>
        <w:div w:id="1763867760">
          <w:marLeft w:val="480"/>
          <w:marRight w:val="0"/>
          <w:marTop w:val="0"/>
          <w:marBottom w:val="0"/>
          <w:divBdr>
            <w:top w:val="none" w:sz="0" w:space="0" w:color="auto"/>
            <w:left w:val="none" w:sz="0" w:space="0" w:color="auto"/>
            <w:bottom w:val="none" w:sz="0" w:space="0" w:color="auto"/>
            <w:right w:val="none" w:sz="0" w:space="0" w:color="auto"/>
          </w:divBdr>
        </w:div>
        <w:div w:id="1888254593">
          <w:marLeft w:val="480"/>
          <w:marRight w:val="0"/>
          <w:marTop w:val="0"/>
          <w:marBottom w:val="0"/>
          <w:divBdr>
            <w:top w:val="none" w:sz="0" w:space="0" w:color="auto"/>
            <w:left w:val="none" w:sz="0" w:space="0" w:color="auto"/>
            <w:bottom w:val="none" w:sz="0" w:space="0" w:color="auto"/>
            <w:right w:val="none" w:sz="0" w:space="0" w:color="auto"/>
          </w:divBdr>
        </w:div>
        <w:div w:id="1959943785">
          <w:marLeft w:val="480"/>
          <w:marRight w:val="0"/>
          <w:marTop w:val="0"/>
          <w:marBottom w:val="0"/>
          <w:divBdr>
            <w:top w:val="none" w:sz="0" w:space="0" w:color="auto"/>
            <w:left w:val="none" w:sz="0" w:space="0" w:color="auto"/>
            <w:bottom w:val="none" w:sz="0" w:space="0" w:color="auto"/>
            <w:right w:val="none" w:sz="0" w:space="0" w:color="auto"/>
          </w:divBdr>
        </w:div>
        <w:div w:id="1960184879">
          <w:marLeft w:val="480"/>
          <w:marRight w:val="0"/>
          <w:marTop w:val="0"/>
          <w:marBottom w:val="0"/>
          <w:divBdr>
            <w:top w:val="none" w:sz="0" w:space="0" w:color="auto"/>
            <w:left w:val="none" w:sz="0" w:space="0" w:color="auto"/>
            <w:bottom w:val="none" w:sz="0" w:space="0" w:color="auto"/>
            <w:right w:val="none" w:sz="0" w:space="0" w:color="auto"/>
          </w:divBdr>
        </w:div>
        <w:div w:id="2087191020">
          <w:marLeft w:val="480"/>
          <w:marRight w:val="0"/>
          <w:marTop w:val="0"/>
          <w:marBottom w:val="0"/>
          <w:divBdr>
            <w:top w:val="none" w:sz="0" w:space="0" w:color="auto"/>
            <w:left w:val="none" w:sz="0" w:space="0" w:color="auto"/>
            <w:bottom w:val="none" w:sz="0" w:space="0" w:color="auto"/>
            <w:right w:val="none" w:sz="0" w:space="0" w:color="auto"/>
          </w:divBdr>
        </w:div>
        <w:div w:id="2098093460">
          <w:marLeft w:val="480"/>
          <w:marRight w:val="0"/>
          <w:marTop w:val="0"/>
          <w:marBottom w:val="0"/>
          <w:divBdr>
            <w:top w:val="none" w:sz="0" w:space="0" w:color="auto"/>
            <w:left w:val="none" w:sz="0" w:space="0" w:color="auto"/>
            <w:bottom w:val="none" w:sz="0" w:space="0" w:color="auto"/>
            <w:right w:val="none" w:sz="0" w:space="0" w:color="auto"/>
          </w:divBdr>
        </w:div>
      </w:divsChild>
    </w:div>
    <w:div w:id="1222058458">
      <w:bodyDiv w:val="1"/>
      <w:marLeft w:val="0"/>
      <w:marRight w:val="0"/>
      <w:marTop w:val="0"/>
      <w:marBottom w:val="0"/>
      <w:divBdr>
        <w:top w:val="none" w:sz="0" w:space="0" w:color="auto"/>
        <w:left w:val="none" w:sz="0" w:space="0" w:color="auto"/>
        <w:bottom w:val="none" w:sz="0" w:space="0" w:color="auto"/>
        <w:right w:val="none" w:sz="0" w:space="0" w:color="auto"/>
      </w:divBdr>
      <w:divsChild>
        <w:div w:id="67964797">
          <w:marLeft w:val="480"/>
          <w:marRight w:val="0"/>
          <w:marTop w:val="0"/>
          <w:marBottom w:val="0"/>
          <w:divBdr>
            <w:top w:val="none" w:sz="0" w:space="0" w:color="auto"/>
            <w:left w:val="none" w:sz="0" w:space="0" w:color="auto"/>
            <w:bottom w:val="none" w:sz="0" w:space="0" w:color="auto"/>
            <w:right w:val="none" w:sz="0" w:space="0" w:color="auto"/>
          </w:divBdr>
        </w:div>
        <w:div w:id="97868776">
          <w:marLeft w:val="480"/>
          <w:marRight w:val="0"/>
          <w:marTop w:val="0"/>
          <w:marBottom w:val="0"/>
          <w:divBdr>
            <w:top w:val="none" w:sz="0" w:space="0" w:color="auto"/>
            <w:left w:val="none" w:sz="0" w:space="0" w:color="auto"/>
            <w:bottom w:val="none" w:sz="0" w:space="0" w:color="auto"/>
            <w:right w:val="none" w:sz="0" w:space="0" w:color="auto"/>
          </w:divBdr>
        </w:div>
        <w:div w:id="108471307">
          <w:marLeft w:val="480"/>
          <w:marRight w:val="0"/>
          <w:marTop w:val="0"/>
          <w:marBottom w:val="0"/>
          <w:divBdr>
            <w:top w:val="none" w:sz="0" w:space="0" w:color="auto"/>
            <w:left w:val="none" w:sz="0" w:space="0" w:color="auto"/>
            <w:bottom w:val="none" w:sz="0" w:space="0" w:color="auto"/>
            <w:right w:val="none" w:sz="0" w:space="0" w:color="auto"/>
          </w:divBdr>
        </w:div>
        <w:div w:id="126433012">
          <w:marLeft w:val="480"/>
          <w:marRight w:val="0"/>
          <w:marTop w:val="0"/>
          <w:marBottom w:val="0"/>
          <w:divBdr>
            <w:top w:val="none" w:sz="0" w:space="0" w:color="auto"/>
            <w:left w:val="none" w:sz="0" w:space="0" w:color="auto"/>
            <w:bottom w:val="none" w:sz="0" w:space="0" w:color="auto"/>
            <w:right w:val="none" w:sz="0" w:space="0" w:color="auto"/>
          </w:divBdr>
        </w:div>
        <w:div w:id="187304346">
          <w:marLeft w:val="480"/>
          <w:marRight w:val="0"/>
          <w:marTop w:val="0"/>
          <w:marBottom w:val="0"/>
          <w:divBdr>
            <w:top w:val="none" w:sz="0" w:space="0" w:color="auto"/>
            <w:left w:val="none" w:sz="0" w:space="0" w:color="auto"/>
            <w:bottom w:val="none" w:sz="0" w:space="0" w:color="auto"/>
            <w:right w:val="none" w:sz="0" w:space="0" w:color="auto"/>
          </w:divBdr>
        </w:div>
        <w:div w:id="189925477">
          <w:marLeft w:val="480"/>
          <w:marRight w:val="0"/>
          <w:marTop w:val="0"/>
          <w:marBottom w:val="0"/>
          <w:divBdr>
            <w:top w:val="none" w:sz="0" w:space="0" w:color="auto"/>
            <w:left w:val="none" w:sz="0" w:space="0" w:color="auto"/>
            <w:bottom w:val="none" w:sz="0" w:space="0" w:color="auto"/>
            <w:right w:val="none" w:sz="0" w:space="0" w:color="auto"/>
          </w:divBdr>
        </w:div>
        <w:div w:id="280960231">
          <w:marLeft w:val="480"/>
          <w:marRight w:val="0"/>
          <w:marTop w:val="0"/>
          <w:marBottom w:val="0"/>
          <w:divBdr>
            <w:top w:val="none" w:sz="0" w:space="0" w:color="auto"/>
            <w:left w:val="none" w:sz="0" w:space="0" w:color="auto"/>
            <w:bottom w:val="none" w:sz="0" w:space="0" w:color="auto"/>
            <w:right w:val="none" w:sz="0" w:space="0" w:color="auto"/>
          </w:divBdr>
        </w:div>
        <w:div w:id="352651755">
          <w:marLeft w:val="480"/>
          <w:marRight w:val="0"/>
          <w:marTop w:val="0"/>
          <w:marBottom w:val="0"/>
          <w:divBdr>
            <w:top w:val="none" w:sz="0" w:space="0" w:color="auto"/>
            <w:left w:val="none" w:sz="0" w:space="0" w:color="auto"/>
            <w:bottom w:val="none" w:sz="0" w:space="0" w:color="auto"/>
            <w:right w:val="none" w:sz="0" w:space="0" w:color="auto"/>
          </w:divBdr>
        </w:div>
        <w:div w:id="363216934">
          <w:marLeft w:val="480"/>
          <w:marRight w:val="0"/>
          <w:marTop w:val="0"/>
          <w:marBottom w:val="0"/>
          <w:divBdr>
            <w:top w:val="none" w:sz="0" w:space="0" w:color="auto"/>
            <w:left w:val="none" w:sz="0" w:space="0" w:color="auto"/>
            <w:bottom w:val="none" w:sz="0" w:space="0" w:color="auto"/>
            <w:right w:val="none" w:sz="0" w:space="0" w:color="auto"/>
          </w:divBdr>
        </w:div>
        <w:div w:id="364411058">
          <w:marLeft w:val="480"/>
          <w:marRight w:val="0"/>
          <w:marTop w:val="0"/>
          <w:marBottom w:val="0"/>
          <w:divBdr>
            <w:top w:val="none" w:sz="0" w:space="0" w:color="auto"/>
            <w:left w:val="none" w:sz="0" w:space="0" w:color="auto"/>
            <w:bottom w:val="none" w:sz="0" w:space="0" w:color="auto"/>
            <w:right w:val="none" w:sz="0" w:space="0" w:color="auto"/>
          </w:divBdr>
        </w:div>
        <w:div w:id="384184494">
          <w:marLeft w:val="480"/>
          <w:marRight w:val="0"/>
          <w:marTop w:val="0"/>
          <w:marBottom w:val="0"/>
          <w:divBdr>
            <w:top w:val="none" w:sz="0" w:space="0" w:color="auto"/>
            <w:left w:val="none" w:sz="0" w:space="0" w:color="auto"/>
            <w:bottom w:val="none" w:sz="0" w:space="0" w:color="auto"/>
            <w:right w:val="none" w:sz="0" w:space="0" w:color="auto"/>
          </w:divBdr>
        </w:div>
        <w:div w:id="466320627">
          <w:marLeft w:val="480"/>
          <w:marRight w:val="0"/>
          <w:marTop w:val="0"/>
          <w:marBottom w:val="0"/>
          <w:divBdr>
            <w:top w:val="none" w:sz="0" w:space="0" w:color="auto"/>
            <w:left w:val="none" w:sz="0" w:space="0" w:color="auto"/>
            <w:bottom w:val="none" w:sz="0" w:space="0" w:color="auto"/>
            <w:right w:val="none" w:sz="0" w:space="0" w:color="auto"/>
          </w:divBdr>
        </w:div>
        <w:div w:id="486361646">
          <w:marLeft w:val="480"/>
          <w:marRight w:val="0"/>
          <w:marTop w:val="0"/>
          <w:marBottom w:val="0"/>
          <w:divBdr>
            <w:top w:val="none" w:sz="0" w:space="0" w:color="auto"/>
            <w:left w:val="none" w:sz="0" w:space="0" w:color="auto"/>
            <w:bottom w:val="none" w:sz="0" w:space="0" w:color="auto"/>
            <w:right w:val="none" w:sz="0" w:space="0" w:color="auto"/>
          </w:divBdr>
        </w:div>
        <w:div w:id="604731823">
          <w:marLeft w:val="480"/>
          <w:marRight w:val="0"/>
          <w:marTop w:val="0"/>
          <w:marBottom w:val="0"/>
          <w:divBdr>
            <w:top w:val="none" w:sz="0" w:space="0" w:color="auto"/>
            <w:left w:val="none" w:sz="0" w:space="0" w:color="auto"/>
            <w:bottom w:val="none" w:sz="0" w:space="0" w:color="auto"/>
            <w:right w:val="none" w:sz="0" w:space="0" w:color="auto"/>
          </w:divBdr>
        </w:div>
        <w:div w:id="613367962">
          <w:marLeft w:val="480"/>
          <w:marRight w:val="0"/>
          <w:marTop w:val="0"/>
          <w:marBottom w:val="0"/>
          <w:divBdr>
            <w:top w:val="none" w:sz="0" w:space="0" w:color="auto"/>
            <w:left w:val="none" w:sz="0" w:space="0" w:color="auto"/>
            <w:bottom w:val="none" w:sz="0" w:space="0" w:color="auto"/>
            <w:right w:val="none" w:sz="0" w:space="0" w:color="auto"/>
          </w:divBdr>
        </w:div>
        <w:div w:id="637804224">
          <w:marLeft w:val="480"/>
          <w:marRight w:val="0"/>
          <w:marTop w:val="0"/>
          <w:marBottom w:val="0"/>
          <w:divBdr>
            <w:top w:val="none" w:sz="0" w:space="0" w:color="auto"/>
            <w:left w:val="none" w:sz="0" w:space="0" w:color="auto"/>
            <w:bottom w:val="none" w:sz="0" w:space="0" w:color="auto"/>
            <w:right w:val="none" w:sz="0" w:space="0" w:color="auto"/>
          </w:divBdr>
        </w:div>
        <w:div w:id="679087744">
          <w:marLeft w:val="480"/>
          <w:marRight w:val="0"/>
          <w:marTop w:val="0"/>
          <w:marBottom w:val="0"/>
          <w:divBdr>
            <w:top w:val="none" w:sz="0" w:space="0" w:color="auto"/>
            <w:left w:val="none" w:sz="0" w:space="0" w:color="auto"/>
            <w:bottom w:val="none" w:sz="0" w:space="0" w:color="auto"/>
            <w:right w:val="none" w:sz="0" w:space="0" w:color="auto"/>
          </w:divBdr>
        </w:div>
        <w:div w:id="772015543">
          <w:marLeft w:val="480"/>
          <w:marRight w:val="0"/>
          <w:marTop w:val="0"/>
          <w:marBottom w:val="0"/>
          <w:divBdr>
            <w:top w:val="none" w:sz="0" w:space="0" w:color="auto"/>
            <w:left w:val="none" w:sz="0" w:space="0" w:color="auto"/>
            <w:bottom w:val="none" w:sz="0" w:space="0" w:color="auto"/>
            <w:right w:val="none" w:sz="0" w:space="0" w:color="auto"/>
          </w:divBdr>
        </w:div>
        <w:div w:id="858160434">
          <w:marLeft w:val="480"/>
          <w:marRight w:val="0"/>
          <w:marTop w:val="0"/>
          <w:marBottom w:val="0"/>
          <w:divBdr>
            <w:top w:val="none" w:sz="0" w:space="0" w:color="auto"/>
            <w:left w:val="none" w:sz="0" w:space="0" w:color="auto"/>
            <w:bottom w:val="none" w:sz="0" w:space="0" w:color="auto"/>
            <w:right w:val="none" w:sz="0" w:space="0" w:color="auto"/>
          </w:divBdr>
        </w:div>
        <w:div w:id="924192361">
          <w:marLeft w:val="480"/>
          <w:marRight w:val="0"/>
          <w:marTop w:val="0"/>
          <w:marBottom w:val="0"/>
          <w:divBdr>
            <w:top w:val="none" w:sz="0" w:space="0" w:color="auto"/>
            <w:left w:val="none" w:sz="0" w:space="0" w:color="auto"/>
            <w:bottom w:val="none" w:sz="0" w:space="0" w:color="auto"/>
            <w:right w:val="none" w:sz="0" w:space="0" w:color="auto"/>
          </w:divBdr>
        </w:div>
        <w:div w:id="1020857553">
          <w:marLeft w:val="480"/>
          <w:marRight w:val="0"/>
          <w:marTop w:val="0"/>
          <w:marBottom w:val="0"/>
          <w:divBdr>
            <w:top w:val="none" w:sz="0" w:space="0" w:color="auto"/>
            <w:left w:val="none" w:sz="0" w:space="0" w:color="auto"/>
            <w:bottom w:val="none" w:sz="0" w:space="0" w:color="auto"/>
            <w:right w:val="none" w:sz="0" w:space="0" w:color="auto"/>
          </w:divBdr>
        </w:div>
        <w:div w:id="1101997816">
          <w:marLeft w:val="480"/>
          <w:marRight w:val="0"/>
          <w:marTop w:val="0"/>
          <w:marBottom w:val="0"/>
          <w:divBdr>
            <w:top w:val="none" w:sz="0" w:space="0" w:color="auto"/>
            <w:left w:val="none" w:sz="0" w:space="0" w:color="auto"/>
            <w:bottom w:val="none" w:sz="0" w:space="0" w:color="auto"/>
            <w:right w:val="none" w:sz="0" w:space="0" w:color="auto"/>
          </w:divBdr>
        </w:div>
        <w:div w:id="1105272453">
          <w:marLeft w:val="480"/>
          <w:marRight w:val="0"/>
          <w:marTop w:val="0"/>
          <w:marBottom w:val="0"/>
          <w:divBdr>
            <w:top w:val="none" w:sz="0" w:space="0" w:color="auto"/>
            <w:left w:val="none" w:sz="0" w:space="0" w:color="auto"/>
            <w:bottom w:val="none" w:sz="0" w:space="0" w:color="auto"/>
            <w:right w:val="none" w:sz="0" w:space="0" w:color="auto"/>
          </w:divBdr>
        </w:div>
        <w:div w:id="1176264925">
          <w:marLeft w:val="480"/>
          <w:marRight w:val="0"/>
          <w:marTop w:val="0"/>
          <w:marBottom w:val="0"/>
          <w:divBdr>
            <w:top w:val="none" w:sz="0" w:space="0" w:color="auto"/>
            <w:left w:val="none" w:sz="0" w:space="0" w:color="auto"/>
            <w:bottom w:val="none" w:sz="0" w:space="0" w:color="auto"/>
            <w:right w:val="none" w:sz="0" w:space="0" w:color="auto"/>
          </w:divBdr>
        </w:div>
        <w:div w:id="1217090292">
          <w:marLeft w:val="480"/>
          <w:marRight w:val="0"/>
          <w:marTop w:val="0"/>
          <w:marBottom w:val="0"/>
          <w:divBdr>
            <w:top w:val="none" w:sz="0" w:space="0" w:color="auto"/>
            <w:left w:val="none" w:sz="0" w:space="0" w:color="auto"/>
            <w:bottom w:val="none" w:sz="0" w:space="0" w:color="auto"/>
            <w:right w:val="none" w:sz="0" w:space="0" w:color="auto"/>
          </w:divBdr>
        </w:div>
        <w:div w:id="1266690035">
          <w:marLeft w:val="480"/>
          <w:marRight w:val="0"/>
          <w:marTop w:val="0"/>
          <w:marBottom w:val="0"/>
          <w:divBdr>
            <w:top w:val="none" w:sz="0" w:space="0" w:color="auto"/>
            <w:left w:val="none" w:sz="0" w:space="0" w:color="auto"/>
            <w:bottom w:val="none" w:sz="0" w:space="0" w:color="auto"/>
            <w:right w:val="none" w:sz="0" w:space="0" w:color="auto"/>
          </w:divBdr>
        </w:div>
        <w:div w:id="1282615791">
          <w:marLeft w:val="480"/>
          <w:marRight w:val="0"/>
          <w:marTop w:val="0"/>
          <w:marBottom w:val="0"/>
          <w:divBdr>
            <w:top w:val="none" w:sz="0" w:space="0" w:color="auto"/>
            <w:left w:val="none" w:sz="0" w:space="0" w:color="auto"/>
            <w:bottom w:val="none" w:sz="0" w:space="0" w:color="auto"/>
            <w:right w:val="none" w:sz="0" w:space="0" w:color="auto"/>
          </w:divBdr>
        </w:div>
        <w:div w:id="1286622120">
          <w:marLeft w:val="480"/>
          <w:marRight w:val="0"/>
          <w:marTop w:val="0"/>
          <w:marBottom w:val="0"/>
          <w:divBdr>
            <w:top w:val="none" w:sz="0" w:space="0" w:color="auto"/>
            <w:left w:val="none" w:sz="0" w:space="0" w:color="auto"/>
            <w:bottom w:val="none" w:sz="0" w:space="0" w:color="auto"/>
            <w:right w:val="none" w:sz="0" w:space="0" w:color="auto"/>
          </w:divBdr>
        </w:div>
        <w:div w:id="1369406825">
          <w:marLeft w:val="480"/>
          <w:marRight w:val="0"/>
          <w:marTop w:val="0"/>
          <w:marBottom w:val="0"/>
          <w:divBdr>
            <w:top w:val="none" w:sz="0" w:space="0" w:color="auto"/>
            <w:left w:val="none" w:sz="0" w:space="0" w:color="auto"/>
            <w:bottom w:val="none" w:sz="0" w:space="0" w:color="auto"/>
            <w:right w:val="none" w:sz="0" w:space="0" w:color="auto"/>
          </w:divBdr>
        </w:div>
        <w:div w:id="1375502302">
          <w:marLeft w:val="480"/>
          <w:marRight w:val="0"/>
          <w:marTop w:val="0"/>
          <w:marBottom w:val="0"/>
          <w:divBdr>
            <w:top w:val="none" w:sz="0" w:space="0" w:color="auto"/>
            <w:left w:val="none" w:sz="0" w:space="0" w:color="auto"/>
            <w:bottom w:val="none" w:sz="0" w:space="0" w:color="auto"/>
            <w:right w:val="none" w:sz="0" w:space="0" w:color="auto"/>
          </w:divBdr>
        </w:div>
        <w:div w:id="1431971584">
          <w:marLeft w:val="480"/>
          <w:marRight w:val="0"/>
          <w:marTop w:val="0"/>
          <w:marBottom w:val="0"/>
          <w:divBdr>
            <w:top w:val="none" w:sz="0" w:space="0" w:color="auto"/>
            <w:left w:val="none" w:sz="0" w:space="0" w:color="auto"/>
            <w:bottom w:val="none" w:sz="0" w:space="0" w:color="auto"/>
            <w:right w:val="none" w:sz="0" w:space="0" w:color="auto"/>
          </w:divBdr>
        </w:div>
        <w:div w:id="1541358626">
          <w:marLeft w:val="480"/>
          <w:marRight w:val="0"/>
          <w:marTop w:val="0"/>
          <w:marBottom w:val="0"/>
          <w:divBdr>
            <w:top w:val="none" w:sz="0" w:space="0" w:color="auto"/>
            <w:left w:val="none" w:sz="0" w:space="0" w:color="auto"/>
            <w:bottom w:val="none" w:sz="0" w:space="0" w:color="auto"/>
            <w:right w:val="none" w:sz="0" w:space="0" w:color="auto"/>
          </w:divBdr>
        </w:div>
        <w:div w:id="1580403010">
          <w:marLeft w:val="480"/>
          <w:marRight w:val="0"/>
          <w:marTop w:val="0"/>
          <w:marBottom w:val="0"/>
          <w:divBdr>
            <w:top w:val="none" w:sz="0" w:space="0" w:color="auto"/>
            <w:left w:val="none" w:sz="0" w:space="0" w:color="auto"/>
            <w:bottom w:val="none" w:sz="0" w:space="0" w:color="auto"/>
            <w:right w:val="none" w:sz="0" w:space="0" w:color="auto"/>
          </w:divBdr>
        </w:div>
        <w:div w:id="1603562567">
          <w:marLeft w:val="480"/>
          <w:marRight w:val="0"/>
          <w:marTop w:val="0"/>
          <w:marBottom w:val="0"/>
          <w:divBdr>
            <w:top w:val="none" w:sz="0" w:space="0" w:color="auto"/>
            <w:left w:val="none" w:sz="0" w:space="0" w:color="auto"/>
            <w:bottom w:val="none" w:sz="0" w:space="0" w:color="auto"/>
            <w:right w:val="none" w:sz="0" w:space="0" w:color="auto"/>
          </w:divBdr>
        </w:div>
        <w:div w:id="1709910695">
          <w:marLeft w:val="480"/>
          <w:marRight w:val="0"/>
          <w:marTop w:val="0"/>
          <w:marBottom w:val="0"/>
          <w:divBdr>
            <w:top w:val="none" w:sz="0" w:space="0" w:color="auto"/>
            <w:left w:val="none" w:sz="0" w:space="0" w:color="auto"/>
            <w:bottom w:val="none" w:sz="0" w:space="0" w:color="auto"/>
            <w:right w:val="none" w:sz="0" w:space="0" w:color="auto"/>
          </w:divBdr>
        </w:div>
        <w:div w:id="1735081455">
          <w:marLeft w:val="480"/>
          <w:marRight w:val="0"/>
          <w:marTop w:val="0"/>
          <w:marBottom w:val="0"/>
          <w:divBdr>
            <w:top w:val="none" w:sz="0" w:space="0" w:color="auto"/>
            <w:left w:val="none" w:sz="0" w:space="0" w:color="auto"/>
            <w:bottom w:val="none" w:sz="0" w:space="0" w:color="auto"/>
            <w:right w:val="none" w:sz="0" w:space="0" w:color="auto"/>
          </w:divBdr>
        </w:div>
        <w:div w:id="1739740907">
          <w:marLeft w:val="480"/>
          <w:marRight w:val="0"/>
          <w:marTop w:val="0"/>
          <w:marBottom w:val="0"/>
          <w:divBdr>
            <w:top w:val="none" w:sz="0" w:space="0" w:color="auto"/>
            <w:left w:val="none" w:sz="0" w:space="0" w:color="auto"/>
            <w:bottom w:val="none" w:sz="0" w:space="0" w:color="auto"/>
            <w:right w:val="none" w:sz="0" w:space="0" w:color="auto"/>
          </w:divBdr>
        </w:div>
        <w:div w:id="1764953085">
          <w:marLeft w:val="480"/>
          <w:marRight w:val="0"/>
          <w:marTop w:val="0"/>
          <w:marBottom w:val="0"/>
          <w:divBdr>
            <w:top w:val="none" w:sz="0" w:space="0" w:color="auto"/>
            <w:left w:val="none" w:sz="0" w:space="0" w:color="auto"/>
            <w:bottom w:val="none" w:sz="0" w:space="0" w:color="auto"/>
            <w:right w:val="none" w:sz="0" w:space="0" w:color="auto"/>
          </w:divBdr>
        </w:div>
        <w:div w:id="1775438197">
          <w:marLeft w:val="480"/>
          <w:marRight w:val="0"/>
          <w:marTop w:val="0"/>
          <w:marBottom w:val="0"/>
          <w:divBdr>
            <w:top w:val="none" w:sz="0" w:space="0" w:color="auto"/>
            <w:left w:val="none" w:sz="0" w:space="0" w:color="auto"/>
            <w:bottom w:val="none" w:sz="0" w:space="0" w:color="auto"/>
            <w:right w:val="none" w:sz="0" w:space="0" w:color="auto"/>
          </w:divBdr>
        </w:div>
        <w:div w:id="1792747633">
          <w:marLeft w:val="480"/>
          <w:marRight w:val="0"/>
          <w:marTop w:val="0"/>
          <w:marBottom w:val="0"/>
          <w:divBdr>
            <w:top w:val="none" w:sz="0" w:space="0" w:color="auto"/>
            <w:left w:val="none" w:sz="0" w:space="0" w:color="auto"/>
            <w:bottom w:val="none" w:sz="0" w:space="0" w:color="auto"/>
            <w:right w:val="none" w:sz="0" w:space="0" w:color="auto"/>
          </w:divBdr>
        </w:div>
        <w:div w:id="1819570127">
          <w:marLeft w:val="480"/>
          <w:marRight w:val="0"/>
          <w:marTop w:val="0"/>
          <w:marBottom w:val="0"/>
          <w:divBdr>
            <w:top w:val="none" w:sz="0" w:space="0" w:color="auto"/>
            <w:left w:val="none" w:sz="0" w:space="0" w:color="auto"/>
            <w:bottom w:val="none" w:sz="0" w:space="0" w:color="auto"/>
            <w:right w:val="none" w:sz="0" w:space="0" w:color="auto"/>
          </w:divBdr>
        </w:div>
        <w:div w:id="1941142839">
          <w:marLeft w:val="480"/>
          <w:marRight w:val="0"/>
          <w:marTop w:val="0"/>
          <w:marBottom w:val="0"/>
          <w:divBdr>
            <w:top w:val="none" w:sz="0" w:space="0" w:color="auto"/>
            <w:left w:val="none" w:sz="0" w:space="0" w:color="auto"/>
            <w:bottom w:val="none" w:sz="0" w:space="0" w:color="auto"/>
            <w:right w:val="none" w:sz="0" w:space="0" w:color="auto"/>
          </w:divBdr>
        </w:div>
        <w:div w:id="1948661170">
          <w:marLeft w:val="480"/>
          <w:marRight w:val="0"/>
          <w:marTop w:val="0"/>
          <w:marBottom w:val="0"/>
          <w:divBdr>
            <w:top w:val="none" w:sz="0" w:space="0" w:color="auto"/>
            <w:left w:val="none" w:sz="0" w:space="0" w:color="auto"/>
            <w:bottom w:val="none" w:sz="0" w:space="0" w:color="auto"/>
            <w:right w:val="none" w:sz="0" w:space="0" w:color="auto"/>
          </w:divBdr>
        </w:div>
        <w:div w:id="1986010556">
          <w:marLeft w:val="480"/>
          <w:marRight w:val="0"/>
          <w:marTop w:val="0"/>
          <w:marBottom w:val="0"/>
          <w:divBdr>
            <w:top w:val="none" w:sz="0" w:space="0" w:color="auto"/>
            <w:left w:val="none" w:sz="0" w:space="0" w:color="auto"/>
            <w:bottom w:val="none" w:sz="0" w:space="0" w:color="auto"/>
            <w:right w:val="none" w:sz="0" w:space="0" w:color="auto"/>
          </w:divBdr>
        </w:div>
        <w:div w:id="2145924171">
          <w:marLeft w:val="480"/>
          <w:marRight w:val="0"/>
          <w:marTop w:val="0"/>
          <w:marBottom w:val="0"/>
          <w:divBdr>
            <w:top w:val="none" w:sz="0" w:space="0" w:color="auto"/>
            <w:left w:val="none" w:sz="0" w:space="0" w:color="auto"/>
            <w:bottom w:val="none" w:sz="0" w:space="0" w:color="auto"/>
            <w:right w:val="none" w:sz="0" w:space="0" w:color="auto"/>
          </w:divBdr>
        </w:div>
      </w:divsChild>
    </w:div>
    <w:div w:id="1222596669">
      <w:bodyDiv w:val="1"/>
      <w:marLeft w:val="0"/>
      <w:marRight w:val="0"/>
      <w:marTop w:val="0"/>
      <w:marBottom w:val="0"/>
      <w:divBdr>
        <w:top w:val="none" w:sz="0" w:space="0" w:color="auto"/>
        <w:left w:val="none" w:sz="0" w:space="0" w:color="auto"/>
        <w:bottom w:val="none" w:sz="0" w:space="0" w:color="auto"/>
        <w:right w:val="none" w:sz="0" w:space="0" w:color="auto"/>
      </w:divBdr>
      <w:divsChild>
        <w:div w:id="497505541">
          <w:marLeft w:val="480"/>
          <w:marRight w:val="0"/>
          <w:marTop w:val="0"/>
          <w:marBottom w:val="0"/>
          <w:divBdr>
            <w:top w:val="none" w:sz="0" w:space="0" w:color="auto"/>
            <w:left w:val="none" w:sz="0" w:space="0" w:color="auto"/>
            <w:bottom w:val="none" w:sz="0" w:space="0" w:color="auto"/>
            <w:right w:val="none" w:sz="0" w:space="0" w:color="auto"/>
          </w:divBdr>
        </w:div>
      </w:divsChild>
    </w:div>
    <w:div w:id="1226919495">
      <w:bodyDiv w:val="1"/>
      <w:marLeft w:val="0"/>
      <w:marRight w:val="0"/>
      <w:marTop w:val="0"/>
      <w:marBottom w:val="0"/>
      <w:divBdr>
        <w:top w:val="none" w:sz="0" w:space="0" w:color="auto"/>
        <w:left w:val="none" w:sz="0" w:space="0" w:color="auto"/>
        <w:bottom w:val="none" w:sz="0" w:space="0" w:color="auto"/>
        <w:right w:val="none" w:sz="0" w:space="0" w:color="auto"/>
      </w:divBdr>
    </w:div>
    <w:div w:id="1227302367">
      <w:bodyDiv w:val="1"/>
      <w:marLeft w:val="0"/>
      <w:marRight w:val="0"/>
      <w:marTop w:val="0"/>
      <w:marBottom w:val="0"/>
      <w:divBdr>
        <w:top w:val="none" w:sz="0" w:space="0" w:color="auto"/>
        <w:left w:val="none" w:sz="0" w:space="0" w:color="auto"/>
        <w:bottom w:val="none" w:sz="0" w:space="0" w:color="auto"/>
        <w:right w:val="none" w:sz="0" w:space="0" w:color="auto"/>
      </w:divBdr>
    </w:div>
    <w:div w:id="1229074432">
      <w:bodyDiv w:val="1"/>
      <w:marLeft w:val="0"/>
      <w:marRight w:val="0"/>
      <w:marTop w:val="0"/>
      <w:marBottom w:val="0"/>
      <w:divBdr>
        <w:top w:val="none" w:sz="0" w:space="0" w:color="auto"/>
        <w:left w:val="none" w:sz="0" w:space="0" w:color="auto"/>
        <w:bottom w:val="none" w:sz="0" w:space="0" w:color="auto"/>
        <w:right w:val="none" w:sz="0" w:space="0" w:color="auto"/>
      </w:divBdr>
    </w:div>
    <w:div w:id="1230657206">
      <w:bodyDiv w:val="1"/>
      <w:marLeft w:val="0"/>
      <w:marRight w:val="0"/>
      <w:marTop w:val="0"/>
      <w:marBottom w:val="0"/>
      <w:divBdr>
        <w:top w:val="none" w:sz="0" w:space="0" w:color="auto"/>
        <w:left w:val="none" w:sz="0" w:space="0" w:color="auto"/>
        <w:bottom w:val="none" w:sz="0" w:space="0" w:color="auto"/>
        <w:right w:val="none" w:sz="0" w:space="0" w:color="auto"/>
      </w:divBdr>
      <w:divsChild>
        <w:div w:id="3670067">
          <w:marLeft w:val="480"/>
          <w:marRight w:val="0"/>
          <w:marTop w:val="0"/>
          <w:marBottom w:val="0"/>
          <w:divBdr>
            <w:top w:val="none" w:sz="0" w:space="0" w:color="auto"/>
            <w:left w:val="none" w:sz="0" w:space="0" w:color="auto"/>
            <w:bottom w:val="none" w:sz="0" w:space="0" w:color="auto"/>
            <w:right w:val="none" w:sz="0" w:space="0" w:color="auto"/>
          </w:divBdr>
        </w:div>
        <w:div w:id="44110037">
          <w:marLeft w:val="480"/>
          <w:marRight w:val="0"/>
          <w:marTop w:val="0"/>
          <w:marBottom w:val="0"/>
          <w:divBdr>
            <w:top w:val="none" w:sz="0" w:space="0" w:color="auto"/>
            <w:left w:val="none" w:sz="0" w:space="0" w:color="auto"/>
            <w:bottom w:val="none" w:sz="0" w:space="0" w:color="auto"/>
            <w:right w:val="none" w:sz="0" w:space="0" w:color="auto"/>
          </w:divBdr>
        </w:div>
        <w:div w:id="148908414">
          <w:marLeft w:val="480"/>
          <w:marRight w:val="0"/>
          <w:marTop w:val="0"/>
          <w:marBottom w:val="0"/>
          <w:divBdr>
            <w:top w:val="none" w:sz="0" w:space="0" w:color="auto"/>
            <w:left w:val="none" w:sz="0" w:space="0" w:color="auto"/>
            <w:bottom w:val="none" w:sz="0" w:space="0" w:color="auto"/>
            <w:right w:val="none" w:sz="0" w:space="0" w:color="auto"/>
          </w:divBdr>
        </w:div>
        <w:div w:id="266812692">
          <w:marLeft w:val="480"/>
          <w:marRight w:val="0"/>
          <w:marTop w:val="0"/>
          <w:marBottom w:val="0"/>
          <w:divBdr>
            <w:top w:val="none" w:sz="0" w:space="0" w:color="auto"/>
            <w:left w:val="none" w:sz="0" w:space="0" w:color="auto"/>
            <w:bottom w:val="none" w:sz="0" w:space="0" w:color="auto"/>
            <w:right w:val="none" w:sz="0" w:space="0" w:color="auto"/>
          </w:divBdr>
        </w:div>
        <w:div w:id="318536032">
          <w:marLeft w:val="480"/>
          <w:marRight w:val="0"/>
          <w:marTop w:val="0"/>
          <w:marBottom w:val="0"/>
          <w:divBdr>
            <w:top w:val="none" w:sz="0" w:space="0" w:color="auto"/>
            <w:left w:val="none" w:sz="0" w:space="0" w:color="auto"/>
            <w:bottom w:val="none" w:sz="0" w:space="0" w:color="auto"/>
            <w:right w:val="none" w:sz="0" w:space="0" w:color="auto"/>
          </w:divBdr>
        </w:div>
        <w:div w:id="322973406">
          <w:marLeft w:val="480"/>
          <w:marRight w:val="0"/>
          <w:marTop w:val="0"/>
          <w:marBottom w:val="0"/>
          <w:divBdr>
            <w:top w:val="none" w:sz="0" w:space="0" w:color="auto"/>
            <w:left w:val="none" w:sz="0" w:space="0" w:color="auto"/>
            <w:bottom w:val="none" w:sz="0" w:space="0" w:color="auto"/>
            <w:right w:val="none" w:sz="0" w:space="0" w:color="auto"/>
          </w:divBdr>
        </w:div>
        <w:div w:id="409083135">
          <w:marLeft w:val="480"/>
          <w:marRight w:val="0"/>
          <w:marTop w:val="0"/>
          <w:marBottom w:val="0"/>
          <w:divBdr>
            <w:top w:val="none" w:sz="0" w:space="0" w:color="auto"/>
            <w:left w:val="none" w:sz="0" w:space="0" w:color="auto"/>
            <w:bottom w:val="none" w:sz="0" w:space="0" w:color="auto"/>
            <w:right w:val="none" w:sz="0" w:space="0" w:color="auto"/>
          </w:divBdr>
        </w:div>
        <w:div w:id="426467125">
          <w:marLeft w:val="480"/>
          <w:marRight w:val="0"/>
          <w:marTop w:val="0"/>
          <w:marBottom w:val="0"/>
          <w:divBdr>
            <w:top w:val="none" w:sz="0" w:space="0" w:color="auto"/>
            <w:left w:val="none" w:sz="0" w:space="0" w:color="auto"/>
            <w:bottom w:val="none" w:sz="0" w:space="0" w:color="auto"/>
            <w:right w:val="none" w:sz="0" w:space="0" w:color="auto"/>
          </w:divBdr>
        </w:div>
        <w:div w:id="463699365">
          <w:marLeft w:val="480"/>
          <w:marRight w:val="0"/>
          <w:marTop w:val="0"/>
          <w:marBottom w:val="0"/>
          <w:divBdr>
            <w:top w:val="none" w:sz="0" w:space="0" w:color="auto"/>
            <w:left w:val="none" w:sz="0" w:space="0" w:color="auto"/>
            <w:bottom w:val="none" w:sz="0" w:space="0" w:color="auto"/>
            <w:right w:val="none" w:sz="0" w:space="0" w:color="auto"/>
          </w:divBdr>
        </w:div>
        <w:div w:id="510800224">
          <w:marLeft w:val="480"/>
          <w:marRight w:val="0"/>
          <w:marTop w:val="0"/>
          <w:marBottom w:val="0"/>
          <w:divBdr>
            <w:top w:val="none" w:sz="0" w:space="0" w:color="auto"/>
            <w:left w:val="none" w:sz="0" w:space="0" w:color="auto"/>
            <w:bottom w:val="none" w:sz="0" w:space="0" w:color="auto"/>
            <w:right w:val="none" w:sz="0" w:space="0" w:color="auto"/>
          </w:divBdr>
        </w:div>
        <w:div w:id="523829893">
          <w:marLeft w:val="480"/>
          <w:marRight w:val="0"/>
          <w:marTop w:val="0"/>
          <w:marBottom w:val="0"/>
          <w:divBdr>
            <w:top w:val="none" w:sz="0" w:space="0" w:color="auto"/>
            <w:left w:val="none" w:sz="0" w:space="0" w:color="auto"/>
            <w:bottom w:val="none" w:sz="0" w:space="0" w:color="auto"/>
            <w:right w:val="none" w:sz="0" w:space="0" w:color="auto"/>
          </w:divBdr>
        </w:div>
        <w:div w:id="580025544">
          <w:marLeft w:val="480"/>
          <w:marRight w:val="0"/>
          <w:marTop w:val="0"/>
          <w:marBottom w:val="0"/>
          <w:divBdr>
            <w:top w:val="none" w:sz="0" w:space="0" w:color="auto"/>
            <w:left w:val="none" w:sz="0" w:space="0" w:color="auto"/>
            <w:bottom w:val="none" w:sz="0" w:space="0" w:color="auto"/>
            <w:right w:val="none" w:sz="0" w:space="0" w:color="auto"/>
          </w:divBdr>
        </w:div>
        <w:div w:id="598028953">
          <w:marLeft w:val="480"/>
          <w:marRight w:val="0"/>
          <w:marTop w:val="0"/>
          <w:marBottom w:val="0"/>
          <w:divBdr>
            <w:top w:val="none" w:sz="0" w:space="0" w:color="auto"/>
            <w:left w:val="none" w:sz="0" w:space="0" w:color="auto"/>
            <w:bottom w:val="none" w:sz="0" w:space="0" w:color="auto"/>
            <w:right w:val="none" w:sz="0" w:space="0" w:color="auto"/>
          </w:divBdr>
        </w:div>
        <w:div w:id="699745860">
          <w:marLeft w:val="480"/>
          <w:marRight w:val="0"/>
          <w:marTop w:val="0"/>
          <w:marBottom w:val="0"/>
          <w:divBdr>
            <w:top w:val="none" w:sz="0" w:space="0" w:color="auto"/>
            <w:left w:val="none" w:sz="0" w:space="0" w:color="auto"/>
            <w:bottom w:val="none" w:sz="0" w:space="0" w:color="auto"/>
            <w:right w:val="none" w:sz="0" w:space="0" w:color="auto"/>
          </w:divBdr>
        </w:div>
        <w:div w:id="808743601">
          <w:marLeft w:val="480"/>
          <w:marRight w:val="0"/>
          <w:marTop w:val="0"/>
          <w:marBottom w:val="0"/>
          <w:divBdr>
            <w:top w:val="none" w:sz="0" w:space="0" w:color="auto"/>
            <w:left w:val="none" w:sz="0" w:space="0" w:color="auto"/>
            <w:bottom w:val="none" w:sz="0" w:space="0" w:color="auto"/>
            <w:right w:val="none" w:sz="0" w:space="0" w:color="auto"/>
          </w:divBdr>
        </w:div>
        <w:div w:id="827289970">
          <w:marLeft w:val="480"/>
          <w:marRight w:val="0"/>
          <w:marTop w:val="0"/>
          <w:marBottom w:val="0"/>
          <w:divBdr>
            <w:top w:val="none" w:sz="0" w:space="0" w:color="auto"/>
            <w:left w:val="none" w:sz="0" w:space="0" w:color="auto"/>
            <w:bottom w:val="none" w:sz="0" w:space="0" w:color="auto"/>
            <w:right w:val="none" w:sz="0" w:space="0" w:color="auto"/>
          </w:divBdr>
        </w:div>
        <w:div w:id="866992202">
          <w:marLeft w:val="480"/>
          <w:marRight w:val="0"/>
          <w:marTop w:val="0"/>
          <w:marBottom w:val="0"/>
          <w:divBdr>
            <w:top w:val="none" w:sz="0" w:space="0" w:color="auto"/>
            <w:left w:val="none" w:sz="0" w:space="0" w:color="auto"/>
            <w:bottom w:val="none" w:sz="0" w:space="0" w:color="auto"/>
            <w:right w:val="none" w:sz="0" w:space="0" w:color="auto"/>
          </w:divBdr>
        </w:div>
        <w:div w:id="874659870">
          <w:marLeft w:val="480"/>
          <w:marRight w:val="0"/>
          <w:marTop w:val="0"/>
          <w:marBottom w:val="0"/>
          <w:divBdr>
            <w:top w:val="none" w:sz="0" w:space="0" w:color="auto"/>
            <w:left w:val="none" w:sz="0" w:space="0" w:color="auto"/>
            <w:bottom w:val="none" w:sz="0" w:space="0" w:color="auto"/>
            <w:right w:val="none" w:sz="0" w:space="0" w:color="auto"/>
          </w:divBdr>
        </w:div>
        <w:div w:id="891161955">
          <w:marLeft w:val="480"/>
          <w:marRight w:val="0"/>
          <w:marTop w:val="0"/>
          <w:marBottom w:val="0"/>
          <w:divBdr>
            <w:top w:val="none" w:sz="0" w:space="0" w:color="auto"/>
            <w:left w:val="none" w:sz="0" w:space="0" w:color="auto"/>
            <w:bottom w:val="none" w:sz="0" w:space="0" w:color="auto"/>
            <w:right w:val="none" w:sz="0" w:space="0" w:color="auto"/>
          </w:divBdr>
        </w:div>
        <w:div w:id="912201703">
          <w:marLeft w:val="480"/>
          <w:marRight w:val="0"/>
          <w:marTop w:val="0"/>
          <w:marBottom w:val="0"/>
          <w:divBdr>
            <w:top w:val="none" w:sz="0" w:space="0" w:color="auto"/>
            <w:left w:val="none" w:sz="0" w:space="0" w:color="auto"/>
            <w:bottom w:val="none" w:sz="0" w:space="0" w:color="auto"/>
            <w:right w:val="none" w:sz="0" w:space="0" w:color="auto"/>
          </w:divBdr>
        </w:div>
        <w:div w:id="930435219">
          <w:marLeft w:val="480"/>
          <w:marRight w:val="0"/>
          <w:marTop w:val="0"/>
          <w:marBottom w:val="0"/>
          <w:divBdr>
            <w:top w:val="none" w:sz="0" w:space="0" w:color="auto"/>
            <w:left w:val="none" w:sz="0" w:space="0" w:color="auto"/>
            <w:bottom w:val="none" w:sz="0" w:space="0" w:color="auto"/>
            <w:right w:val="none" w:sz="0" w:space="0" w:color="auto"/>
          </w:divBdr>
        </w:div>
        <w:div w:id="1059479560">
          <w:marLeft w:val="480"/>
          <w:marRight w:val="0"/>
          <w:marTop w:val="0"/>
          <w:marBottom w:val="0"/>
          <w:divBdr>
            <w:top w:val="none" w:sz="0" w:space="0" w:color="auto"/>
            <w:left w:val="none" w:sz="0" w:space="0" w:color="auto"/>
            <w:bottom w:val="none" w:sz="0" w:space="0" w:color="auto"/>
            <w:right w:val="none" w:sz="0" w:space="0" w:color="auto"/>
          </w:divBdr>
        </w:div>
        <w:div w:id="1066302552">
          <w:marLeft w:val="480"/>
          <w:marRight w:val="0"/>
          <w:marTop w:val="0"/>
          <w:marBottom w:val="0"/>
          <w:divBdr>
            <w:top w:val="none" w:sz="0" w:space="0" w:color="auto"/>
            <w:left w:val="none" w:sz="0" w:space="0" w:color="auto"/>
            <w:bottom w:val="none" w:sz="0" w:space="0" w:color="auto"/>
            <w:right w:val="none" w:sz="0" w:space="0" w:color="auto"/>
          </w:divBdr>
        </w:div>
        <w:div w:id="1081098681">
          <w:marLeft w:val="480"/>
          <w:marRight w:val="0"/>
          <w:marTop w:val="0"/>
          <w:marBottom w:val="0"/>
          <w:divBdr>
            <w:top w:val="none" w:sz="0" w:space="0" w:color="auto"/>
            <w:left w:val="none" w:sz="0" w:space="0" w:color="auto"/>
            <w:bottom w:val="none" w:sz="0" w:space="0" w:color="auto"/>
            <w:right w:val="none" w:sz="0" w:space="0" w:color="auto"/>
          </w:divBdr>
        </w:div>
        <w:div w:id="1111319965">
          <w:marLeft w:val="480"/>
          <w:marRight w:val="0"/>
          <w:marTop w:val="0"/>
          <w:marBottom w:val="0"/>
          <w:divBdr>
            <w:top w:val="none" w:sz="0" w:space="0" w:color="auto"/>
            <w:left w:val="none" w:sz="0" w:space="0" w:color="auto"/>
            <w:bottom w:val="none" w:sz="0" w:space="0" w:color="auto"/>
            <w:right w:val="none" w:sz="0" w:space="0" w:color="auto"/>
          </w:divBdr>
        </w:div>
        <w:div w:id="1232235708">
          <w:marLeft w:val="480"/>
          <w:marRight w:val="0"/>
          <w:marTop w:val="0"/>
          <w:marBottom w:val="0"/>
          <w:divBdr>
            <w:top w:val="none" w:sz="0" w:space="0" w:color="auto"/>
            <w:left w:val="none" w:sz="0" w:space="0" w:color="auto"/>
            <w:bottom w:val="none" w:sz="0" w:space="0" w:color="auto"/>
            <w:right w:val="none" w:sz="0" w:space="0" w:color="auto"/>
          </w:divBdr>
        </w:div>
        <w:div w:id="1232619701">
          <w:marLeft w:val="480"/>
          <w:marRight w:val="0"/>
          <w:marTop w:val="0"/>
          <w:marBottom w:val="0"/>
          <w:divBdr>
            <w:top w:val="none" w:sz="0" w:space="0" w:color="auto"/>
            <w:left w:val="none" w:sz="0" w:space="0" w:color="auto"/>
            <w:bottom w:val="none" w:sz="0" w:space="0" w:color="auto"/>
            <w:right w:val="none" w:sz="0" w:space="0" w:color="auto"/>
          </w:divBdr>
        </w:div>
        <w:div w:id="1261445786">
          <w:marLeft w:val="480"/>
          <w:marRight w:val="0"/>
          <w:marTop w:val="0"/>
          <w:marBottom w:val="0"/>
          <w:divBdr>
            <w:top w:val="none" w:sz="0" w:space="0" w:color="auto"/>
            <w:left w:val="none" w:sz="0" w:space="0" w:color="auto"/>
            <w:bottom w:val="none" w:sz="0" w:space="0" w:color="auto"/>
            <w:right w:val="none" w:sz="0" w:space="0" w:color="auto"/>
          </w:divBdr>
        </w:div>
        <w:div w:id="1279683898">
          <w:marLeft w:val="480"/>
          <w:marRight w:val="0"/>
          <w:marTop w:val="0"/>
          <w:marBottom w:val="0"/>
          <w:divBdr>
            <w:top w:val="none" w:sz="0" w:space="0" w:color="auto"/>
            <w:left w:val="none" w:sz="0" w:space="0" w:color="auto"/>
            <w:bottom w:val="none" w:sz="0" w:space="0" w:color="auto"/>
            <w:right w:val="none" w:sz="0" w:space="0" w:color="auto"/>
          </w:divBdr>
        </w:div>
        <w:div w:id="1280256054">
          <w:marLeft w:val="480"/>
          <w:marRight w:val="0"/>
          <w:marTop w:val="0"/>
          <w:marBottom w:val="0"/>
          <w:divBdr>
            <w:top w:val="none" w:sz="0" w:space="0" w:color="auto"/>
            <w:left w:val="none" w:sz="0" w:space="0" w:color="auto"/>
            <w:bottom w:val="none" w:sz="0" w:space="0" w:color="auto"/>
            <w:right w:val="none" w:sz="0" w:space="0" w:color="auto"/>
          </w:divBdr>
        </w:div>
        <w:div w:id="1431580922">
          <w:marLeft w:val="480"/>
          <w:marRight w:val="0"/>
          <w:marTop w:val="0"/>
          <w:marBottom w:val="0"/>
          <w:divBdr>
            <w:top w:val="none" w:sz="0" w:space="0" w:color="auto"/>
            <w:left w:val="none" w:sz="0" w:space="0" w:color="auto"/>
            <w:bottom w:val="none" w:sz="0" w:space="0" w:color="auto"/>
            <w:right w:val="none" w:sz="0" w:space="0" w:color="auto"/>
          </w:divBdr>
        </w:div>
        <w:div w:id="1462462496">
          <w:marLeft w:val="480"/>
          <w:marRight w:val="0"/>
          <w:marTop w:val="0"/>
          <w:marBottom w:val="0"/>
          <w:divBdr>
            <w:top w:val="none" w:sz="0" w:space="0" w:color="auto"/>
            <w:left w:val="none" w:sz="0" w:space="0" w:color="auto"/>
            <w:bottom w:val="none" w:sz="0" w:space="0" w:color="auto"/>
            <w:right w:val="none" w:sz="0" w:space="0" w:color="auto"/>
          </w:divBdr>
        </w:div>
        <w:div w:id="1656029787">
          <w:marLeft w:val="480"/>
          <w:marRight w:val="0"/>
          <w:marTop w:val="0"/>
          <w:marBottom w:val="0"/>
          <w:divBdr>
            <w:top w:val="none" w:sz="0" w:space="0" w:color="auto"/>
            <w:left w:val="none" w:sz="0" w:space="0" w:color="auto"/>
            <w:bottom w:val="none" w:sz="0" w:space="0" w:color="auto"/>
            <w:right w:val="none" w:sz="0" w:space="0" w:color="auto"/>
          </w:divBdr>
        </w:div>
        <w:div w:id="1671329567">
          <w:marLeft w:val="480"/>
          <w:marRight w:val="0"/>
          <w:marTop w:val="0"/>
          <w:marBottom w:val="0"/>
          <w:divBdr>
            <w:top w:val="none" w:sz="0" w:space="0" w:color="auto"/>
            <w:left w:val="none" w:sz="0" w:space="0" w:color="auto"/>
            <w:bottom w:val="none" w:sz="0" w:space="0" w:color="auto"/>
            <w:right w:val="none" w:sz="0" w:space="0" w:color="auto"/>
          </w:divBdr>
        </w:div>
        <w:div w:id="1701978242">
          <w:marLeft w:val="480"/>
          <w:marRight w:val="0"/>
          <w:marTop w:val="0"/>
          <w:marBottom w:val="0"/>
          <w:divBdr>
            <w:top w:val="none" w:sz="0" w:space="0" w:color="auto"/>
            <w:left w:val="none" w:sz="0" w:space="0" w:color="auto"/>
            <w:bottom w:val="none" w:sz="0" w:space="0" w:color="auto"/>
            <w:right w:val="none" w:sz="0" w:space="0" w:color="auto"/>
          </w:divBdr>
        </w:div>
        <w:div w:id="1773427120">
          <w:marLeft w:val="480"/>
          <w:marRight w:val="0"/>
          <w:marTop w:val="0"/>
          <w:marBottom w:val="0"/>
          <w:divBdr>
            <w:top w:val="none" w:sz="0" w:space="0" w:color="auto"/>
            <w:left w:val="none" w:sz="0" w:space="0" w:color="auto"/>
            <w:bottom w:val="none" w:sz="0" w:space="0" w:color="auto"/>
            <w:right w:val="none" w:sz="0" w:space="0" w:color="auto"/>
          </w:divBdr>
        </w:div>
        <w:div w:id="1791630649">
          <w:marLeft w:val="480"/>
          <w:marRight w:val="0"/>
          <w:marTop w:val="0"/>
          <w:marBottom w:val="0"/>
          <w:divBdr>
            <w:top w:val="none" w:sz="0" w:space="0" w:color="auto"/>
            <w:left w:val="none" w:sz="0" w:space="0" w:color="auto"/>
            <w:bottom w:val="none" w:sz="0" w:space="0" w:color="auto"/>
            <w:right w:val="none" w:sz="0" w:space="0" w:color="auto"/>
          </w:divBdr>
        </w:div>
        <w:div w:id="1814636258">
          <w:marLeft w:val="480"/>
          <w:marRight w:val="0"/>
          <w:marTop w:val="0"/>
          <w:marBottom w:val="0"/>
          <w:divBdr>
            <w:top w:val="none" w:sz="0" w:space="0" w:color="auto"/>
            <w:left w:val="none" w:sz="0" w:space="0" w:color="auto"/>
            <w:bottom w:val="none" w:sz="0" w:space="0" w:color="auto"/>
            <w:right w:val="none" w:sz="0" w:space="0" w:color="auto"/>
          </w:divBdr>
        </w:div>
        <w:div w:id="1835337851">
          <w:marLeft w:val="480"/>
          <w:marRight w:val="0"/>
          <w:marTop w:val="0"/>
          <w:marBottom w:val="0"/>
          <w:divBdr>
            <w:top w:val="none" w:sz="0" w:space="0" w:color="auto"/>
            <w:left w:val="none" w:sz="0" w:space="0" w:color="auto"/>
            <w:bottom w:val="none" w:sz="0" w:space="0" w:color="auto"/>
            <w:right w:val="none" w:sz="0" w:space="0" w:color="auto"/>
          </w:divBdr>
        </w:div>
        <w:div w:id="1921212788">
          <w:marLeft w:val="480"/>
          <w:marRight w:val="0"/>
          <w:marTop w:val="0"/>
          <w:marBottom w:val="0"/>
          <w:divBdr>
            <w:top w:val="none" w:sz="0" w:space="0" w:color="auto"/>
            <w:left w:val="none" w:sz="0" w:space="0" w:color="auto"/>
            <w:bottom w:val="none" w:sz="0" w:space="0" w:color="auto"/>
            <w:right w:val="none" w:sz="0" w:space="0" w:color="auto"/>
          </w:divBdr>
        </w:div>
        <w:div w:id="1995723158">
          <w:marLeft w:val="480"/>
          <w:marRight w:val="0"/>
          <w:marTop w:val="0"/>
          <w:marBottom w:val="0"/>
          <w:divBdr>
            <w:top w:val="none" w:sz="0" w:space="0" w:color="auto"/>
            <w:left w:val="none" w:sz="0" w:space="0" w:color="auto"/>
            <w:bottom w:val="none" w:sz="0" w:space="0" w:color="auto"/>
            <w:right w:val="none" w:sz="0" w:space="0" w:color="auto"/>
          </w:divBdr>
        </w:div>
        <w:div w:id="2020430416">
          <w:marLeft w:val="480"/>
          <w:marRight w:val="0"/>
          <w:marTop w:val="0"/>
          <w:marBottom w:val="0"/>
          <w:divBdr>
            <w:top w:val="none" w:sz="0" w:space="0" w:color="auto"/>
            <w:left w:val="none" w:sz="0" w:space="0" w:color="auto"/>
            <w:bottom w:val="none" w:sz="0" w:space="0" w:color="auto"/>
            <w:right w:val="none" w:sz="0" w:space="0" w:color="auto"/>
          </w:divBdr>
        </w:div>
        <w:div w:id="2036424466">
          <w:marLeft w:val="480"/>
          <w:marRight w:val="0"/>
          <w:marTop w:val="0"/>
          <w:marBottom w:val="0"/>
          <w:divBdr>
            <w:top w:val="none" w:sz="0" w:space="0" w:color="auto"/>
            <w:left w:val="none" w:sz="0" w:space="0" w:color="auto"/>
            <w:bottom w:val="none" w:sz="0" w:space="0" w:color="auto"/>
            <w:right w:val="none" w:sz="0" w:space="0" w:color="auto"/>
          </w:divBdr>
        </w:div>
        <w:div w:id="2077975890">
          <w:marLeft w:val="480"/>
          <w:marRight w:val="0"/>
          <w:marTop w:val="0"/>
          <w:marBottom w:val="0"/>
          <w:divBdr>
            <w:top w:val="none" w:sz="0" w:space="0" w:color="auto"/>
            <w:left w:val="none" w:sz="0" w:space="0" w:color="auto"/>
            <w:bottom w:val="none" w:sz="0" w:space="0" w:color="auto"/>
            <w:right w:val="none" w:sz="0" w:space="0" w:color="auto"/>
          </w:divBdr>
        </w:div>
        <w:div w:id="2138138519">
          <w:marLeft w:val="480"/>
          <w:marRight w:val="0"/>
          <w:marTop w:val="0"/>
          <w:marBottom w:val="0"/>
          <w:divBdr>
            <w:top w:val="none" w:sz="0" w:space="0" w:color="auto"/>
            <w:left w:val="none" w:sz="0" w:space="0" w:color="auto"/>
            <w:bottom w:val="none" w:sz="0" w:space="0" w:color="auto"/>
            <w:right w:val="none" w:sz="0" w:space="0" w:color="auto"/>
          </w:divBdr>
        </w:div>
        <w:div w:id="2144805223">
          <w:marLeft w:val="480"/>
          <w:marRight w:val="0"/>
          <w:marTop w:val="0"/>
          <w:marBottom w:val="0"/>
          <w:divBdr>
            <w:top w:val="none" w:sz="0" w:space="0" w:color="auto"/>
            <w:left w:val="none" w:sz="0" w:space="0" w:color="auto"/>
            <w:bottom w:val="none" w:sz="0" w:space="0" w:color="auto"/>
            <w:right w:val="none" w:sz="0" w:space="0" w:color="auto"/>
          </w:divBdr>
        </w:div>
      </w:divsChild>
    </w:div>
    <w:div w:id="1243489931">
      <w:bodyDiv w:val="1"/>
      <w:marLeft w:val="0"/>
      <w:marRight w:val="0"/>
      <w:marTop w:val="0"/>
      <w:marBottom w:val="0"/>
      <w:divBdr>
        <w:top w:val="none" w:sz="0" w:space="0" w:color="auto"/>
        <w:left w:val="none" w:sz="0" w:space="0" w:color="auto"/>
        <w:bottom w:val="none" w:sz="0" w:space="0" w:color="auto"/>
        <w:right w:val="none" w:sz="0" w:space="0" w:color="auto"/>
      </w:divBdr>
    </w:div>
    <w:div w:id="1245607975">
      <w:bodyDiv w:val="1"/>
      <w:marLeft w:val="0"/>
      <w:marRight w:val="0"/>
      <w:marTop w:val="0"/>
      <w:marBottom w:val="0"/>
      <w:divBdr>
        <w:top w:val="none" w:sz="0" w:space="0" w:color="auto"/>
        <w:left w:val="none" w:sz="0" w:space="0" w:color="auto"/>
        <w:bottom w:val="none" w:sz="0" w:space="0" w:color="auto"/>
        <w:right w:val="none" w:sz="0" w:space="0" w:color="auto"/>
      </w:divBdr>
      <w:divsChild>
        <w:div w:id="13580755">
          <w:marLeft w:val="480"/>
          <w:marRight w:val="0"/>
          <w:marTop w:val="0"/>
          <w:marBottom w:val="0"/>
          <w:divBdr>
            <w:top w:val="none" w:sz="0" w:space="0" w:color="auto"/>
            <w:left w:val="none" w:sz="0" w:space="0" w:color="auto"/>
            <w:bottom w:val="none" w:sz="0" w:space="0" w:color="auto"/>
            <w:right w:val="none" w:sz="0" w:space="0" w:color="auto"/>
          </w:divBdr>
        </w:div>
        <w:div w:id="48312580">
          <w:marLeft w:val="480"/>
          <w:marRight w:val="0"/>
          <w:marTop w:val="0"/>
          <w:marBottom w:val="0"/>
          <w:divBdr>
            <w:top w:val="none" w:sz="0" w:space="0" w:color="auto"/>
            <w:left w:val="none" w:sz="0" w:space="0" w:color="auto"/>
            <w:bottom w:val="none" w:sz="0" w:space="0" w:color="auto"/>
            <w:right w:val="none" w:sz="0" w:space="0" w:color="auto"/>
          </w:divBdr>
        </w:div>
        <w:div w:id="84426066">
          <w:marLeft w:val="480"/>
          <w:marRight w:val="0"/>
          <w:marTop w:val="0"/>
          <w:marBottom w:val="0"/>
          <w:divBdr>
            <w:top w:val="none" w:sz="0" w:space="0" w:color="auto"/>
            <w:left w:val="none" w:sz="0" w:space="0" w:color="auto"/>
            <w:bottom w:val="none" w:sz="0" w:space="0" w:color="auto"/>
            <w:right w:val="none" w:sz="0" w:space="0" w:color="auto"/>
          </w:divBdr>
        </w:div>
        <w:div w:id="100418910">
          <w:marLeft w:val="480"/>
          <w:marRight w:val="0"/>
          <w:marTop w:val="0"/>
          <w:marBottom w:val="0"/>
          <w:divBdr>
            <w:top w:val="none" w:sz="0" w:space="0" w:color="auto"/>
            <w:left w:val="none" w:sz="0" w:space="0" w:color="auto"/>
            <w:bottom w:val="none" w:sz="0" w:space="0" w:color="auto"/>
            <w:right w:val="none" w:sz="0" w:space="0" w:color="auto"/>
          </w:divBdr>
        </w:div>
        <w:div w:id="149102270">
          <w:marLeft w:val="480"/>
          <w:marRight w:val="0"/>
          <w:marTop w:val="0"/>
          <w:marBottom w:val="0"/>
          <w:divBdr>
            <w:top w:val="none" w:sz="0" w:space="0" w:color="auto"/>
            <w:left w:val="none" w:sz="0" w:space="0" w:color="auto"/>
            <w:bottom w:val="none" w:sz="0" w:space="0" w:color="auto"/>
            <w:right w:val="none" w:sz="0" w:space="0" w:color="auto"/>
          </w:divBdr>
        </w:div>
        <w:div w:id="164983581">
          <w:marLeft w:val="480"/>
          <w:marRight w:val="0"/>
          <w:marTop w:val="0"/>
          <w:marBottom w:val="0"/>
          <w:divBdr>
            <w:top w:val="none" w:sz="0" w:space="0" w:color="auto"/>
            <w:left w:val="none" w:sz="0" w:space="0" w:color="auto"/>
            <w:bottom w:val="none" w:sz="0" w:space="0" w:color="auto"/>
            <w:right w:val="none" w:sz="0" w:space="0" w:color="auto"/>
          </w:divBdr>
        </w:div>
        <w:div w:id="189270854">
          <w:marLeft w:val="480"/>
          <w:marRight w:val="0"/>
          <w:marTop w:val="0"/>
          <w:marBottom w:val="0"/>
          <w:divBdr>
            <w:top w:val="none" w:sz="0" w:space="0" w:color="auto"/>
            <w:left w:val="none" w:sz="0" w:space="0" w:color="auto"/>
            <w:bottom w:val="none" w:sz="0" w:space="0" w:color="auto"/>
            <w:right w:val="none" w:sz="0" w:space="0" w:color="auto"/>
          </w:divBdr>
        </w:div>
        <w:div w:id="217209550">
          <w:marLeft w:val="480"/>
          <w:marRight w:val="0"/>
          <w:marTop w:val="0"/>
          <w:marBottom w:val="0"/>
          <w:divBdr>
            <w:top w:val="none" w:sz="0" w:space="0" w:color="auto"/>
            <w:left w:val="none" w:sz="0" w:space="0" w:color="auto"/>
            <w:bottom w:val="none" w:sz="0" w:space="0" w:color="auto"/>
            <w:right w:val="none" w:sz="0" w:space="0" w:color="auto"/>
          </w:divBdr>
        </w:div>
        <w:div w:id="293829373">
          <w:marLeft w:val="480"/>
          <w:marRight w:val="0"/>
          <w:marTop w:val="0"/>
          <w:marBottom w:val="0"/>
          <w:divBdr>
            <w:top w:val="none" w:sz="0" w:space="0" w:color="auto"/>
            <w:left w:val="none" w:sz="0" w:space="0" w:color="auto"/>
            <w:bottom w:val="none" w:sz="0" w:space="0" w:color="auto"/>
            <w:right w:val="none" w:sz="0" w:space="0" w:color="auto"/>
          </w:divBdr>
        </w:div>
        <w:div w:id="471825029">
          <w:marLeft w:val="480"/>
          <w:marRight w:val="0"/>
          <w:marTop w:val="0"/>
          <w:marBottom w:val="0"/>
          <w:divBdr>
            <w:top w:val="none" w:sz="0" w:space="0" w:color="auto"/>
            <w:left w:val="none" w:sz="0" w:space="0" w:color="auto"/>
            <w:bottom w:val="none" w:sz="0" w:space="0" w:color="auto"/>
            <w:right w:val="none" w:sz="0" w:space="0" w:color="auto"/>
          </w:divBdr>
        </w:div>
        <w:div w:id="576984827">
          <w:marLeft w:val="480"/>
          <w:marRight w:val="0"/>
          <w:marTop w:val="0"/>
          <w:marBottom w:val="0"/>
          <w:divBdr>
            <w:top w:val="none" w:sz="0" w:space="0" w:color="auto"/>
            <w:left w:val="none" w:sz="0" w:space="0" w:color="auto"/>
            <w:bottom w:val="none" w:sz="0" w:space="0" w:color="auto"/>
            <w:right w:val="none" w:sz="0" w:space="0" w:color="auto"/>
          </w:divBdr>
        </w:div>
        <w:div w:id="582446125">
          <w:marLeft w:val="480"/>
          <w:marRight w:val="0"/>
          <w:marTop w:val="0"/>
          <w:marBottom w:val="0"/>
          <w:divBdr>
            <w:top w:val="none" w:sz="0" w:space="0" w:color="auto"/>
            <w:left w:val="none" w:sz="0" w:space="0" w:color="auto"/>
            <w:bottom w:val="none" w:sz="0" w:space="0" w:color="auto"/>
            <w:right w:val="none" w:sz="0" w:space="0" w:color="auto"/>
          </w:divBdr>
        </w:div>
        <w:div w:id="608779248">
          <w:marLeft w:val="480"/>
          <w:marRight w:val="0"/>
          <w:marTop w:val="0"/>
          <w:marBottom w:val="0"/>
          <w:divBdr>
            <w:top w:val="none" w:sz="0" w:space="0" w:color="auto"/>
            <w:left w:val="none" w:sz="0" w:space="0" w:color="auto"/>
            <w:bottom w:val="none" w:sz="0" w:space="0" w:color="auto"/>
            <w:right w:val="none" w:sz="0" w:space="0" w:color="auto"/>
          </w:divBdr>
        </w:div>
        <w:div w:id="623774529">
          <w:marLeft w:val="480"/>
          <w:marRight w:val="0"/>
          <w:marTop w:val="0"/>
          <w:marBottom w:val="0"/>
          <w:divBdr>
            <w:top w:val="none" w:sz="0" w:space="0" w:color="auto"/>
            <w:left w:val="none" w:sz="0" w:space="0" w:color="auto"/>
            <w:bottom w:val="none" w:sz="0" w:space="0" w:color="auto"/>
            <w:right w:val="none" w:sz="0" w:space="0" w:color="auto"/>
          </w:divBdr>
        </w:div>
        <w:div w:id="738288241">
          <w:marLeft w:val="480"/>
          <w:marRight w:val="0"/>
          <w:marTop w:val="0"/>
          <w:marBottom w:val="0"/>
          <w:divBdr>
            <w:top w:val="none" w:sz="0" w:space="0" w:color="auto"/>
            <w:left w:val="none" w:sz="0" w:space="0" w:color="auto"/>
            <w:bottom w:val="none" w:sz="0" w:space="0" w:color="auto"/>
            <w:right w:val="none" w:sz="0" w:space="0" w:color="auto"/>
          </w:divBdr>
        </w:div>
        <w:div w:id="786119587">
          <w:marLeft w:val="480"/>
          <w:marRight w:val="0"/>
          <w:marTop w:val="0"/>
          <w:marBottom w:val="0"/>
          <w:divBdr>
            <w:top w:val="none" w:sz="0" w:space="0" w:color="auto"/>
            <w:left w:val="none" w:sz="0" w:space="0" w:color="auto"/>
            <w:bottom w:val="none" w:sz="0" w:space="0" w:color="auto"/>
            <w:right w:val="none" w:sz="0" w:space="0" w:color="auto"/>
          </w:divBdr>
        </w:div>
        <w:div w:id="842934681">
          <w:marLeft w:val="480"/>
          <w:marRight w:val="0"/>
          <w:marTop w:val="0"/>
          <w:marBottom w:val="0"/>
          <w:divBdr>
            <w:top w:val="none" w:sz="0" w:space="0" w:color="auto"/>
            <w:left w:val="none" w:sz="0" w:space="0" w:color="auto"/>
            <w:bottom w:val="none" w:sz="0" w:space="0" w:color="auto"/>
            <w:right w:val="none" w:sz="0" w:space="0" w:color="auto"/>
          </w:divBdr>
        </w:div>
        <w:div w:id="886379850">
          <w:marLeft w:val="480"/>
          <w:marRight w:val="0"/>
          <w:marTop w:val="0"/>
          <w:marBottom w:val="0"/>
          <w:divBdr>
            <w:top w:val="none" w:sz="0" w:space="0" w:color="auto"/>
            <w:left w:val="none" w:sz="0" w:space="0" w:color="auto"/>
            <w:bottom w:val="none" w:sz="0" w:space="0" w:color="auto"/>
            <w:right w:val="none" w:sz="0" w:space="0" w:color="auto"/>
          </w:divBdr>
        </w:div>
        <w:div w:id="1070037817">
          <w:marLeft w:val="480"/>
          <w:marRight w:val="0"/>
          <w:marTop w:val="0"/>
          <w:marBottom w:val="0"/>
          <w:divBdr>
            <w:top w:val="none" w:sz="0" w:space="0" w:color="auto"/>
            <w:left w:val="none" w:sz="0" w:space="0" w:color="auto"/>
            <w:bottom w:val="none" w:sz="0" w:space="0" w:color="auto"/>
            <w:right w:val="none" w:sz="0" w:space="0" w:color="auto"/>
          </w:divBdr>
        </w:div>
        <w:div w:id="1156654852">
          <w:marLeft w:val="480"/>
          <w:marRight w:val="0"/>
          <w:marTop w:val="0"/>
          <w:marBottom w:val="0"/>
          <w:divBdr>
            <w:top w:val="none" w:sz="0" w:space="0" w:color="auto"/>
            <w:left w:val="none" w:sz="0" w:space="0" w:color="auto"/>
            <w:bottom w:val="none" w:sz="0" w:space="0" w:color="auto"/>
            <w:right w:val="none" w:sz="0" w:space="0" w:color="auto"/>
          </w:divBdr>
        </w:div>
        <w:div w:id="1204564560">
          <w:marLeft w:val="480"/>
          <w:marRight w:val="0"/>
          <w:marTop w:val="0"/>
          <w:marBottom w:val="0"/>
          <w:divBdr>
            <w:top w:val="none" w:sz="0" w:space="0" w:color="auto"/>
            <w:left w:val="none" w:sz="0" w:space="0" w:color="auto"/>
            <w:bottom w:val="none" w:sz="0" w:space="0" w:color="auto"/>
            <w:right w:val="none" w:sz="0" w:space="0" w:color="auto"/>
          </w:divBdr>
        </w:div>
        <w:div w:id="1410079279">
          <w:marLeft w:val="480"/>
          <w:marRight w:val="0"/>
          <w:marTop w:val="0"/>
          <w:marBottom w:val="0"/>
          <w:divBdr>
            <w:top w:val="none" w:sz="0" w:space="0" w:color="auto"/>
            <w:left w:val="none" w:sz="0" w:space="0" w:color="auto"/>
            <w:bottom w:val="none" w:sz="0" w:space="0" w:color="auto"/>
            <w:right w:val="none" w:sz="0" w:space="0" w:color="auto"/>
          </w:divBdr>
        </w:div>
        <w:div w:id="1417441140">
          <w:marLeft w:val="480"/>
          <w:marRight w:val="0"/>
          <w:marTop w:val="0"/>
          <w:marBottom w:val="0"/>
          <w:divBdr>
            <w:top w:val="none" w:sz="0" w:space="0" w:color="auto"/>
            <w:left w:val="none" w:sz="0" w:space="0" w:color="auto"/>
            <w:bottom w:val="none" w:sz="0" w:space="0" w:color="auto"/>
            <w:right w:val="none" w:sz="0" w:space="0" w:color="auto"/>
          </w:divBdr>
        </w:div>
        <w:div w:id="1477069086">
          <w:marLeft w:val="480"/>
          <w:marRight w:val="0"/>
          <w:marTop w:val="0"/>
          <w:marBottom w:val="0"/>
          <w:divBdr>
            <w:top w:val="none" w:sz="0" w:space="0" w:color="auto"/>
            <w:left w:val="none" w:sz="0" w:space="0" w:color="auto"/>
            <w:bottom w:val="none" w:sz="0" w:space="0" w:color="auto"/>
            <w:right w:val="none" w:sz="0" w:space="0" w:color="auto"/>
          </w:divBdr>
        </w:div>
        <w:div w:id="1477451219">
          <w:marLeft w:val="480"/>
          <w:marRight w:val="0"/>
          <w:marTop w:val="0"/>
          <w:marBottom w:val="0"/>
          <w:divBdr>
            <w:top w:val="none" w:sz="0" w:space="0" w:color="auto"/>
            <w:left w:val="none" w:sz="0" w:space="0" w:color="auto"/>
            <w:bottom w:val="none" w:sz="0" w:space="0" w:color="auto"/>
            <w:right w:val="none" w:sz="0" w:space="0" w:color="auto"/>
          </w:divBdr>
        </w:div>
        <w:div w:id="1521167843">
          <w:marLeft w:val="480"/>
          <w:marRight w:val="0"/>
          <w:marTop w:val="0"/>
          <w:marBottom w:val="0"/>
          <w:divBdr>
            <w:top w:val="none" w:sz="0" w:space="0" w:color="auto"/>
            <w:left w:val="none" w:sz="0" w:space="0" w:color="auto"/>
            <w:bottom w:val="none" w:sz="0" w:space="0" w:color="auto"/>
            <w:right w:val="none" w:sz="0" w:space="0" w:color="auto"/>
          </w:divBdr>
        </w:div>
        <w:div w:id="1647776469">
          <w:marLeft w:val="480"/>
          <w:marRight w:val="0"/>
          <w:marTop w:val="0"/>
          <w:marBottom w:val="0"/>
          <w:divBdr>
            <w:top w:val="none" w:sz="0" w:space="0" w:color="auto"/>
            <w:left w:val="none" w:sz="0" w:space="0" w:color="auto"/>
            <w:bottom w:val="none" w:sz="0" w:space="0" w:color="auto"/>
            <w:right w:val="none" w:sz="0" w:space="0" w:color="auto"/>
          </w:divBdr>
        </w:div>
        <w:div w:id="1649246014">
          <w:marLeft w:val="480"/>
          <w:marRight w:val="0"/>
          <w:marTop w:val="0"/>
          <w:marBottom w:val="0"/>
          <w:divBdr>
            <w:top w:val="none" w:sz="0" w:space="0" w:color="auto"/>
            <w:left w:val="none" w:sz="0" w:space="0" w:color="auto"/>
            <w:bottom w:val="none" w:sz="0" w:space="0" w:color="auto"/>
            <w:right w:val="none" w:sz="0" w:space="0" w:color="auto"/>
          </w:divBdr>
        </w:div>
        <w:div w:id="1670644313">
          <w:marLeft w:val="480"/>
          <w:marRight w:val="0"/>
          <w:marTop w:val="0"/>
          <w:marBottom w:val="0"/>
          <w:divBdr>
            <w:top w:val="none" w:sz="0" w:space="0" w:color="auto"/>
            <w:left w:val="none" w:sz="0" w:space="0" w:color="auto"/>
            <w:bottom w:val="none" w:sz="0" w:space="0" w:color="auto"/>
            <w:right w:val="none" w:sz="0" w:space="0" w:color="auto"/>
          </w:divBdr>
        </w:div>
        <w:div w:id="1877157689">
          <w:marLeft w:val="480"/>
          <w:marRight w:val="0"/>
          <w:marTop w:val="0"/>
          <w:marBottom w:val="0"/>
          <w:divBdr>
            <w:top w:val="none" w:sz="0" w:space="0" w:color="auto"/>
            <w:left w:val="none" w:sz="0" w:space="0" w:color="auto"/>
            <w:bottom w:val="none" w:sz="0" w:space="0" w:color="auto"/>
            <w:right w:val="none" w:sz="0" w:space="0" w:color="auto"/>
          </w:divBdr>
        </w:div>
        <w:div w:id="1919244016">
          <w:marLeft w:val="480"/>
          <w:marRight w:val="0"/>
          <w:marTop w:val="0"/>
          <w:marBottom w:val="0"/>
          <w:divBdr>
            <w:top w:val="none" w:sz="0" w:space="0" w:color="auto"/>
            <w:left w:val="none" w:sz="0" w:space="0" w:color="auto"/>
            <w:bottom w:val="none" w:sz="0" w:space="0" w:color="auto"/>
            <w:right w:val="none" w:sz="0" w:space="0" w:color="auto"/>
          </w:divBdr>
        </w:div>
        <w:div w:id="1949464469">
          <w:marLeft w:val="480"/>
          <w:marRight w:val="0"/>
          <w:marTop w:val="0"/>
          <w:marBottom w:val="0"/>
          <w:divBdr>
            <w:top w:val="none" w:sz="0" w:space="0" w:color="auto"/>
            <w:left w:val="none" w:sz="0" w:space="0" w:color="auto"/>
            <w:bottom w:val="none" w:sz="0" w:space="0" w:color="auto"/>
            <w:right w:val="none" w:sz="0" w:space="0" w:color="auto"/>
          </w:divBdr>
        </w:div>
        <w:div w:id="1995332167">
          <w:marLeft w:val="480"/>
          <w:marRight w:val="0"/>
          <w:marTop w:val="0"/>
          <w:marBottom w:val="0"/>
          <w:divBdr>
            <w:top w:val="none" w:sz="0" w:space="0" w:color="auto"/>
            <w:left w:val="none" w:sz="0" w:space="0" w:color="auto"/>
            <w:bottom w:val="none" w:sz="0" w:space="0" w:color="auto"/>
            <w:right w:val="none" w:sz="0" w:space="0" w:color="auto"/>
          </w:divBdr>
        </w:div>
        <w:div w:id="2012298486">
          <w:marLeft w:val="480"/>
          <w:marRight w:val="0"/>
          <w:marTop w:val="0"/>
          <w:marBottom w:val="0"/>
          <w:divBdr>
            <w:top w:val="none" w:sz="0" w:space="0" w:color="auto"/>
            <w:left w:val="none" w:sz="0" w:space="0" w:color="auto"/>
            <w:bottom w:val="none" w:sz="0" w:space="0" w:color="auto"/>
            <w:right w:val="none" w:sz="0" w:space="0" w:color="auto"/>
          </w:divBdr>
        </w:div>
      </w:divsChild>
    </w:div>
    <w:div w:id="1248077047">
      <w:bodyDiv w:val="1"/>
      <w:marLeft w:val="0"/>
      <w:marRight w:val="0"/>
      <w:marTop w:val="0"/>
      <w:marBottom w:val="0"/>
      <w:divBdr>
        <w:top w:val="none" w:sz="0" w:space="0" w:color="auto"/>
        <w:left w:val="none" w:sz="0" w:space="0" w:color="auto"/>
        <w:bottom w:val="none" w:sz="0" w:space="0" w:color="auto"/>
        <w:right w:val="none" w:sz="0" w:space="0" w:color="auto"/>
      </w:divBdr>
    </w:div>
    <w:div w:id="1253466264">
      <w:bodyDiv w:val="1"/>
      <w:marLeft w:val="0"/>
      <w:marRight w:val="0"/>
      <w:marTop w:val="0"/>
      <w:marBottom w:val="0"/>
      <w:divBdr>
        <w:top w:val="none" w:sz="0" w:space="0" w:color="auto"/>
        <w:left w:val="none" w:sz="0" w:space="0" w:color="auto"/>
        <w:bottom w:val="none" w:sz="0" w:space="0" w:color="auto"/>
        <w:right w:val="none" w:sz="0" w:space="0" w:color="auto"/>
      </w:divBdr>
    </w:div>
    <w:div w:id="1256086384">
      <w:bodyDiv w:val="1"/>
      <w:marLeft w:val="0"/>
      <w:marRight w:val="0"/>
      <w:marTop w:val="0"/>
      <w:marBottom w:val="0"/>
      <w:divBdr>
        <w:top w:val="none" w:sz="0" w:space="0" w:color="auto"/>
        <w:left w:val="none" w:sz="0" w:space="0" w:color="auto"/>
        <w:bottom w:val="none" w:sz="0" w:space="0" w:color="auto"/>
        <w:right w:val="none" w:sz="0" w:space="0" w:color="auto"/>
      </w:divBdr>
    </w:div>
    <w:div w:id="1258757162">
      <w:bodyDiv w:val="1"/>
      <w:marLeft w:val="0"/>
      <w:marRight w:val="0"/>
      <w:marTop w:val="0"/>
      <w:marBottom w:val="0"/>
      <w:divBdr>
        <w:top w:val="none" w:sz="0" w:space="0" w:color="auto"/>
        <w:left w:val="none" w:sz="0" w:space="0" w:color="auto"/>
        <w:bottom w:val="none" w:sz="0" w:space="0" w:color="auto"/>
        <w:right w:val="none" w:sz="0" w:space="0" w:color="auto"/>
      </w:divBdr>
    </w:div>
    <w:div w:id="1259211297">
      <w:bodyDiv w:val="1"/>
      <w:marLeft w:val="0"/>
      <w:marRight w:val="0"/>
      <w:marTop w:val="0"/>
      <w:marBottom w:val="0"/>
      <w:divBdr>
        <w:top w:val="none" w:sz="0" w:space="0" w:color="auto"/>
        <w:left w:val="none" w:sz="0" w:space="0" w:color="auto"/>
        <w:bottom w:val="none" w:sz="0" w:space="0" w:color="auto"/>
        <w:right w:val="none" w:sz="0" w:space="0" w:color="auto"/>
      </w:divBdr>
    </w:div>
    <w:div w:id="1260988311">
      <w:bodyDiv w:val="1"/>
      <w:marLeft w:val="0"/>
      <w:marRight w:val="0"/>
      <w:marTop w:val="0"/>
      <w:marBottom w:val="0"/>
      <w:divBdr>
        <w:top w:val="none" w:sz="0" w:space="0" w:color="auto"/>
        <w:left w:val="none" w:sz="0" w:space="0" w:color="auto"/>
        <w:bottom w:val="none" w:sz="0" w:space="0" w:color="auto"/>
        <w:right w:val="none" w:sz="0" w:space="0" w:color="auto"/>
      </w:divBdr>
    </w:div>
    <w:div w:id="1262494752">
      <w:bodyDiv w:val="1"/>
      <w:marLeft w:val="0"/>
      <w:marRight w:val="0"/>
      <w:marTop w:val="0"/>
      <w:marBottom w:val="0"/>
      <w:divBdr>
        <w:top w:val="none" w:sz="0" w:space="0" w:color="auto"/>
        <w:left w:val="none" w:sz="0" w:space="0" w:color="auto"/>
        <w:bottom w:val="none" w:sz="0" w:space="0" w:color="auto"/>
        <w:right w:val="none" w:sz="0" w:space="0" w:color="auto"/>
      </w:divBdr>
    </w:div>
    <w:div w:id="1262644679">
      <w:bodyDiv w:val="1"/>
      <w:marLeft w:val="0"/>
      <w:marRight w:val="0"/>
      <w:marTop w:val="0"/>
      <w:marBottom w:val="0"/>
      <w:divBdr>
        <w:top w:val="none" w:sz="0" w:space="0" w:color="auto"/>
        <w:left w:val="none" w:sz="0" w:space="0" w:color="auto"/>
        <w:bottom w:val="none" w:sz="0" w:space="0" w:color="auto"/>
        <w:right w:val="none" w:sz="0" w:space="0" w:color="auto"/>
      </w:divBdr>
    </w:div>
    <w:div w:id="1271662069">
      <w:bodyDiv w:val="1"/>
      <w:marLeft w:val="0"/>
      <w:marRight w:val="0"/>
      <w:marTop w:val="0"/>
      <w:marBottom w:val="0"/>
      <w:divBdr>
        <w:top w:val="none" w:sz="0" w:space="0" w:color="auto"/>
        <w:left w:val="none" w:sz="0" w:space="0" w:color="auto"/>
        <w:bottom w:val="none" w:sz="0" w:space="0" w:color="auto"/>
        <w:right w:val="none" w:sz="0" w:space="0" w:color="auto"/>
      </w:divBdr>
    </w:div>
    <w:div w:id="1283608332">
      <w:bodyDiv w:val="1"/>
      <w:marLeft w:val="0"/>
      <w:marRight w:val="0"/>
      <w:marTop w:val="0"/>
      <w:marBottom w:val="0"/>
      <w:divBdr>
        <w:top w:val="none" w:sz="0" w:space="0" w:color="auto"/>
        <w:left w:val="none" w:sz="0" w:space="0" w:color="auto"/>
        <w:bottom w:val="none" w:sz="0" w:space="0" w:color="auto"/>
        <w:right w:val="none" w:sz="0" w:space="0" w:color="auto"/>
      </w:divBdr>
      <w:divsChild>
        <w:div w:id="99494106">
          <w:marLeft w:val="480"/>
          <w:marRight w:val="0"/>
          <w:marTop w:val="0"/>
          <w:marBottom w:val="0"/>
          <w:divBdr>
            <w:top w:val="none" w:sz="0" w:space="0" w:color="auto"/>
            <w:left w:val="none" w:sz="0" w:space="0" w:color="auto"/>
            <w:bottom w:val="none" w:sz="0" w:space="0" w:color="auto"/>
            <w:right w:val="none" w:sz="0" w:space="0" w:color="auto"/>
          </w:divBdr>
        </w:div>
        <w:div w:id="123816720">
          <w:marLeft w:val="480"/>
          <w:marRight w:val="0"/>
          <w:marTop w:val="0"/>
          <w:marBottom w:val="0"/>
          <w:divBdr>
            <w:top w:val="none" w:sz="0" w:space="0" w:color="auto"/>
            <w:left w:val="none" w:sz="0" w:space="0" w:color="auto"/>
            <w:bottom w:val="none" w:sz="0" w:space="0" w:color="auto"/>
            <w:right w:val="none" w:sz="0" w:space="0" w:color="auto"/>
          </w:divBdr>
        </w:div>
        <w:div w:id="166796323">
          <w:marLeft w:val="480"/>
          <w:marRight w:val="0"/>
          <w:marTop w:val="0"/>
          <w:marBottom w:val="0"/>
          <w:divBdr>
            <w:top w:val="none" w:sz="0" w:space="0" w:color="auto"/>
            <w:left w:val="none" w:sz="0" w:space="0" w:color="auto"/>
            <w:bottom w:val="none" w:sz="0" w:space="0" w:color="auto"/>
            <w:right w:val="none" w:sz="0" w:space="0" w:color="auto"/>
          </w:divBdr>
        </w:div>
        <w:div w:id="182985295">
          <w:marLeft w:val="480"/>
          <w:marRight w:val="0"/>
          <w:marTop w:val="0"/>
          <w:marBottom w:val="0"/>
          <w:divBdr>
            <w:top w:val="none" w:sz="0" w:space="0" w:color="auto"/>
            <w:left w:val="none" w:sz="0" w:space="0" w:color="auto"/>
            <w:bottom w:val="none" w:sz="0" w:space="0" w:color="auto"/>
            <w:right w:val="none" w:sz="0" w:space="0" w:color="auto"/>
          </w:divBdr>
        </w:div>
        <w:div w:id="313532910">
          <w:marLeft w:val="480"/>
          <w:marRight w:val="0"/>
          <w:marTop w:val="0"/>
          <w:marBottom w:val="0"/>
          <w:divBdr>
            <w:top w:val="none" w:sz="0" w:space="0" w:color="auto"/>
            <w:left w:val="none" w:sz="0" w:space="0" w:color="auto"/>
            <w:bottom w:val="none" w:sz="0" w:space="0" w:color="auto"/>
            <w:right w:val="none" w:sz="0" w:space="0" w:color="auto"/>
          </w:divBdr>
        </w:div>
        <w:div w:id="327440388">
          <w:marLeft w:val="480"/>
          <w:marRight w:val="0"/>
          <w:marTop w:val="0"/>
          <w:marBottom w:val="0"/>
          <w:divBdr>
            <w:top w:val="none" w:sz="0" w:space="0" w:color="auto"/>
            <w:left w:val="none" w:sz="0" w:space="0" w:color="auto"/>
            <w:bottom w:val="none" w:sz="0" w:space="0" w:color="auto"/>
            <w:right w:val="none" w:sz="0" w:space="0" w:color="auto"/>
          </w:divBdr>
        </w:div>
        <w:div w:id="780684270">
          <w:marLeft w:val="480"/>
          <w:marRight w:val="0"/>
          <w:marTop w:val="0"/>
          <w:marBottom w:val="0"/>
          <w:divBdr>
            <w:top w:val="none" w:sz="0" w:space="0" w:color="auto"/>
            <w:left w:val="none" w:sz="0" w:space="0" w:color="auto"/>
            <w:bottom w:val="none" w:sz="0" w:space="0" w:color="auto"/>
            <w:right w:val="none" w:sz="0" w:space="0" w:color="auto"/>
          </w:divBdr>
        </w:div>
        <w:div w:id="911038131">
          <w:marLeft w:val="480"/>
          <w:marRight w:val="0"/>
          <w:marTop w:val="0"/>
          <w:marBottom w:val="0"/>
          <w:divBdr>
            <w:top w:val="none" w:sz="0" w:space="0" w:color="auto"/>
            <w:left w:val="none" w:sz="0" w:space="0" w:color="auto"/>
            <w:bottom w:val="none" w:sz="0" w:space="0" w:color="auto"/>
            <w:right w:val="none" w:sz="0" w:space="0" w:color="auto"/>
          </w:divBdr>
        </w:div>
        <w:div w:id="930359386">
          <w:marLeft w:val="480"/>
          <w:marRight w:val="0"/>
          <w:marTop w:val="0"/>
          <w:marBottom w:val="0"/>
          <w:divBdr>
            <w:top w:val="none" w:sz="0" w:space="0" w:color="auto"/>
            <w:left w:val="none" w:sz="0" w:space="0" w:color="auto"/>
            <w:bottom w:val="none" w:sz="0" w:space="0" w:color="auto"/>
            <w:right w:val="none" w:sz="0" w:space="0" w:color="auto"/>
          </w:divBdr>
        </w:div>
        <w:div w:id="1066688502">
          <w:marLeft w:val="480"/>
          <w:marRight w:val="0"/>
          <w:marTop w:val="0"/>
          <w:marBottom w:val="0"/>
          <w:divBdr>
            <w:top w:val="none" w:sz="0" w:space="0" w:color="auto"/>
            <w:left w:val="none" w:sz="0" w:space="0" w:color="auto"/>
            <w:bottom w:val="none" w:sz="0" w:space="0" w:color="auto"/>
            <w:right w:val="none" w:sz="0" w:space="0" w:color="auto"/>
          </w:divBdr>
        </w:div>
        <w:div w:id="1206674650">
          <w:marLeft w:val="480"/>
          <w:marRight w:val="0"/>
          <w:marTop w:val="0"/>
          <w:marBottom w:val="0"/>
          <w:divBdr>
            <w:top w:val="none" w:sz="0" w:space="0" w:color="auto"/>
            <w:left w:val="none" w:sz="0" w:space="0" w:color="auto"/>
            <w:bottom w:val="none" w:sz="0" w:space="0" w:color="auto"/>
            <w:right w:val="none" w:sz="0" w:space="0" w:color="auto"/>
          </w:divBdr>
        </w:div>
        <w:div w:id="1220365543">
          <w:marLeft w:val="480"/>
          <w:marRight w:val="0"/>
          <w:marTop w:val="0"/>
          <w:marBottom w:val="0"/>
          <w:divBdr>
            <w:top w:val="none" w:sz="0" w:space="0" w:color="auto"/>
            <w:left w:val="none" w:sz="0" w:space="0" w:color="auto"/>
            <w:bottom w:val="none" w:sz="0" w:space="0" w:color="auto"/>
            <w:right w:val="none" w:sz="0" w:space="0" w:color="auto"/>
          </w:divBdr>
        </w:div>
        <w:div w:id="1302926463">
          <w:marLeft w:val="480"/>
          <w:marRight w:val="0"/>
          <w:marTop w:val="0"/>
          <w:marBottom w:val="0"/>
          <w:divBdr>
            <w:top w:val="none" w:sz="0" w:space="0" w:color="auto"/>
            <w:left w:val="none" w:sz="0" w:space="0" w:color="auto"/>
            <w:bottom w:val="none" w:sz="0" w:space="0" w:color="auto"/>
            <w:right w:val="none" w:sz="0" w:space="0" w:color="auto"/>
          </w:divBdr>
        </w:div>
        <w:div w:id="1322854216">
          <w:marLeft w:val="480"/>
          <w:marRight w:val="0"/>
          <w:marTop w:val="0"/>
          <w:marBottom w:val="0"/>
          <w:divBdr>
            <w:top w:val="none" w:sz="0" w:space="0" w:color="auto"/>
            <w:left w:val="none" w:sz="0" w:space="0" w:color="auto"/>
            <w:bottom w:val="none" w:sz="0" w:space="0" w:color="auto"/>
            <w:right w:val="none" w:sz="0" w:space="0" w:color="auto"/>
          </w:divBdr>
        </w:div>
        <w:div w:id="1375498454">
          <w:marLeft w:val="480"/>
          <w:marRight w:val="0"/>
          <w:marTop w:val="0"/>
          <w:marBottom w:val="0"/>
          <w:divBdr>
            <w:top w:val="none" w:sz="0" w:space="0" w:color="auto"/>
            <w:left w:val="none" w:sz="0" w:space="0" w:color="auto"/>
            <w:bottom w:val="none" w:sz="0" w:space="0" w:color="auto"/>
            <w:right w:val="none" w:sz="0" w:space="0" w:color="auto"/>
          </w:divBdr>
        </w:div>
        <w:div w:id="1386415460">
          <w:marLeft w:val="480"/>
          <w:marRight w:val="0"/>
          <w:marTop w:val="0"/>
          <w:marBottom w:val="0"/>
          <w:divBdr>
            <w:top w:val="none" w:sz="0" w:space="0" w:color="auto"/>
            <w:left w:val="none" w:sz="0" w:space="0" w:color="auto"/>
            <w:bottom w:val="none" w:sz="0" w:space="0" w:color="auto"/>
            <w:right w:val="none" w:sz="0" w:space="0" w:color="auto"/>
          </w:divBdr>
        </w:div>
        <w:div w:id="1537622797">
          <w:marLeft w:val="480"/>
          <w:marRight w:val="0"/>
          <w:marTop w:val="0"/>
          <w:marBottom w:val="0"/>
          <w:divBdr>
            <w:top w:val="none" w:sz="0" w:space="0" w:color="auto"/>
            <w:left w:val="none" w:sz="0" w:space="0" w:color="auto"/>
            <w:bottom w:val="none" w:sz="0" w:space="0" w:color="auto"/>
            <w:right w:val="none" w:sz="0" w:space="0" w:color="auto"/>
          </w:divBdr>
        </w:div>
        <w:div w:id="1579974455">
          <w:marLeft w:val="480"/>
          <w:marRight w:val="0"/>
          <w:marTop w:val="0"/>
          <w:marBottom w:val="0"/>
          <w:divBdr>
            <w:top w:val="none" w:sz="0" w:space="0" w:color="auto"/>
            <w:left w:val="none" w:sz="0" w:space="0" w:color="auto"/>
            <w:bottom w:val="none" w:sz="0" w:space="0" w:color="auto"/>
            <w:right w:val="none" w:sz="0" w:space="0" w:color="auto"/>
          </w:divBdr>
        </w:div>
        <w:div w:id="1961719928">
          <w:marLeft w:val="480"/>
          <w:marRight w:val="0"/>
          <w:marTop w:val="0"/>
          <w:marBottom w:val="0"/>
          <w:divBdr>
            <w:top w:val="none" w:sz="0" w:space="0" w:color="auto"/>
            <w:left w:val="none" w:sz="0" w:space="0" w:color="auto"/>
            <w:bottom w:val="none" w:sz="0" w:space="0" w:color="auto"/>
            <w:right w:val="none" w:sz="0" w:space="0" w:color="auto"/>
          </w:divBdr>
        </w:div>
        <w:div w:id="1988047562">
          <w:marLeft w:val="480"/>
          <w:marRight w:val="0"/>
          <w:marTop w:val="0"/>
          <w:marBottom w:val="0"/>
          <w:divBdr>
            <w:top w:val="none" w:sz="0" w:space="0" w:color="auto"/>
            <w:left w:val="none" w:sz="0" w:space="0" w:color="auto"/>
            <w:bottom w:val="none" w:sz="0" w:space="0" w:color="auto"/>
            <w:right w:val="none" w:sz="0" w:space="0" w:color="auto"/>
          </w:divBdr>
        </w:div>
        <w:div w:id="2073192611">
          <w:marLeft w:val="480"/>
          <w:marRight w:val="0"/>
          <w:marTop w:val="0"/>
          <w:marBottom w:val="0"/>
          <w:divBdr>
            <w:top w:val="none" w:sz="0" w:space="0" w:color="auto"/>
            <w:left w:val="none" w:sz="0" w:space="0" w:color="auto"/>
            <w:bottom w:val="none" w:sz="0" w:space="0" w:color="auto"/>
            <w:right w:val="none" w:sz="0" w:space="0" w:color="auto"/>
          </w:divBdr>
        </w:div>
        <w:div w:id="2133942245">
          <w:marLeft w:val="480"/>
          <w:marRight w:val="0"/>
          <w:marTop w:val="0"/>
          <w:marBottom w:val="0"/>
          <w:divBdr>
            <w:top w:val="none" w:sz="0" w:space="0" w:color="auto"/>
            <w:left w:val="none" w:sz="0" w:space="0" w:color="auto"/>
            <w:bottom w:val="none" w:sz="0" w:space="0" w:color="auto"/>
            <w:right w:val="none" w:sz="0" w:space="0" w:color="auto"/>
          </w:divBdr>
        </w:div>
      </w:divsChild>
    </w:div>
    <w:div w:id="1284338102">
      <w:bodyDiv w:val="1"/>
      <w:marLeft w:val="0"/>
      <w:marRight w:val="0"/>
      <w:marTop w:val="0"/>
      <w:marBottom w:val="0"/>
      <w:divBdr>
        <w:top w:val="none" w:sz="0" w:space="0" w:color="auto"/>
        <w:left w:val="none" w:sz="0" w:space="0" w:color="auto"/>
        <w:bottom w:val="none" w:sz="0" w:space="0" w:color="auto"/>
        <w:right w:val="none" w:sz="0" w:space="0" w:color="auto"/>
      </w:divBdr>
    </w:div>
    <w:div w:id="1285766588">
      <w:bodyDiv w:val="1"/>
      <w:marLeft w:val="0"/>
      <w:marRight w:val="0"/>
      <w:marTop w:val="0"/>
      <w:marBottom w:val="0"/>
      <w:divBdr>
        <w:top w:val="none" w:sz="0" w:space="0" w:color="auto"/>
        <w:left w:val="none" w:sz="0" w:space="0" w:color="auto"/>
        <w:bottom w:val="none" w:sz="0" w:space="0" w:color="auto"/>
        <w:right w:val="none" w:sz="0" w:space="0" w:color="auto"/>
      </w:divBdr>
    </w:div>
    <w:div w:id="1286037562">
      <w:bodyDiv w:val="1"/>
      <w:marLeft w:val="0"/>
      <w:marRight w:val="0"/>
      <w:marTop w:val="0"/>
      <w:marBottom w:val="0"/>
      <w:divBdr>
        <w:top w:val="none" w:sz="0" w:space="0" w:color="auto"/>
        <w:left w:val="none" w:sz="0" w:space="0" w:color="auto"/>
        <w:bottom w:val="none" w:sz="0" w:space="0" w:color="auto"/>
        <w:right w:val="none" w:sz="0" w:space="0" w:color="auto"/>
      </w:divBdr>
    </w:div>
    <w:div w:id="1291206044">
      <w:bodyDiv w:val="1"/>
      <w:marLeft w:val="0"/>
      <w:marRight w:val="0"/>
      <w:marTop w:val="0"/>
      <w:marBottom w:val="0"/>
      <w:divBdr>
        <w:top w:val="none" w:sz="0" w:space="0" w:color="auto"/>
        <w:left w:val="none" w:sz="0" w:space="0" w:color="auto"/>
        <w:bottom w:val="none" w:sz="0" w:space="0" w:color="auto"/>
        <w:right w:val="none" w:sz="0" w:space="0" w:color="auto"/>
      </w:divBdr>
    </w:div>
    <w:div w:id="1294408334">
      <w:bodyDiv w:val="1"/>
      <w:marLeft w:val="0"/>
      <w:marRight w:val="0"/>
      <w:marTop w:val="0"/>
      <w:marBottom w:val="0"/>
      <w:divBdr>
        <w:top w:val="none" w:sz="0" w:space="0" w:color="auto"/>
        <w:left w:val="none" w:sz="0" w:space="0" w:color="auto"/>
        <w:bottom w:val="none" w:sz="0" w:space="0" w:color="auto"/>
        <w:right w:val="none" w:sz="0" w:space="0" w:color="auto"/>
      </w:divBdr>
      <w:divsChild>
        <w:div w:id="221793645">
          <w:marLeft w:val="480"/>
          <w:marRight w:val="0"/>
          <w:marTop w:val="0"/>
          <w:marBottom w:val="0"/>
          <w:divBdr>
            <w:top w:val="none" w:sz="0" w:space="0" w:color="auto"/>
            <w:left w:val="none" w:sz="0" w:space="0" w:color="auto"/>
            <w:bottom w:val="none" w:sz="0" w:space="0" w:color="auto"/>
            <w:right w:val="none" w:sz="0" w:space="0" w:color="auto"/>
          </w:divBdr>
        </w:div>
        <w:div w:id="742528207">
          <w:marLeft w:val="480"/>
          <w:marRight w:val="0"/>
          <w:marTop w:val="0"/>
          <w:marBottom w:val="0"/>
          <w:divBdr>
            <w:top w:val="none" w:sz="0" w:space="0" w:color="auto"/>
            <w:left w:val="none" w:sz="0" w:space="0" w:color="auto"/>
            <w:bottom w:val="none" w:sz="0" w:space="0" w:color="auto"/>
            <w:right w:val="none" w:sz="0" w:space="0" w:color="auto"/>
          </w:divBdr>
        </w:div>
        <w:div w:id="1030060955">
          <w:marLeft w:val="480"/>
          <w:marRight w:val="0"/>
          <w:marTop w:val="0"/>
          <w:marBottom w:val="0"/>
          <w:divBdr>
            <w:top w:val="none" w:sz="0" w:space="0" w:color="auto"/>
            <w:left w:val="none" w:sz="0" w:space="0" w:color="auto"/>
            <w:bottom w:val="none" w:sz="0" w:space="0" w:color="auto"/>
            <w:right w:val="none" w:sz="0" w:space="0" w:color="auto"/>
          </w:divBdr>
        </w:div>
        <w:div w:id="1581674230">
          <w:marLeft w:val="480"/>
          <w:marRight w:val="0"/>
          <w:marTop w:val="0"/>
          <w:marBottom w:val="0"/>
          <w:divBdr>
            <w:top w:val="none" w:sz="0" w:space="0" w:color="auto"/>
            <w:left w:val="none" w:sz="0" w:space="0" w:color="auto"/>
            <w:bottom w:val="none" w:sz="0" w:space="0" w:color="auto"/>
            <w:right w:val="none" w:sz="0" w:space="0" w:color="auto"/>
          </w:divBdr>
        </w:div>
        <w:div w:id="1842963859">
          <w:marLeft w:val="480"/>
          <w:marRight w:val="0"/>
          <w:marTop w:val="0"/>
          <w:marBottom w:val="0"/>
          <w:divBdr>
            <w:top w:val="none" w:sz="0" w:space="0" w:color="auto"/>
            <w:left w:val="none" w:sz="0" w:space="0" w:color="auto"/>
            <w:bottom w:val="none" w:sz="0" w:space="0" w:color="auto"/>
            <w:right w:val="none" w:sz="0" w:space="0" w:color="auto"/>
          </w:divBdr>
        </w:div>
        <w:div w:id="1964845237">
          <w:marLeft w:val="480"/>
          <w:marRight w:val="0"/>
          <w:marTop w:val="0"/>
          <w:marBottom w:val="0"/>
          <w:divBdr>
            <w:top w:val="none" w:sz="0" w:space="0" w:color="auto"/>
            <w:left w:val="none" w:sz="0" w:space="0" w:color="auto"/>
            <w:bottom w:val="none" w:sz="0" w:space="0" w:color="auto"/>
            <w:right w:val="none" w:sz="0" w:space="0" w:color="auto"/>
          </w:divBdr>
        </w:div>
      </w:divsChild>
    </w:div>
    <w:div w:id="1299841984">
      <w:bodyDiv w:val="1"/>
      <w:marLeft w:val="0"/>
      <w:marRight w:val="0"/>
      <w:marTop w:val="0"/>
      <w:marBottom w:val="0"/>
      <w:divBdr>
        <w:top w:val="none" w:sz="0" w:space="0" w:color="auto"/>
        <w:left w:val="none" w:sz="0" w:space="0" w:color="auto"/>
        <w:bottom w:val="none" w:sz="0" w:space="0" w:color="auto"/>
        <w:right w:val="none" w:sz="0" w:space="0" w:color="auto"/>
      </w:divBdr>
    </w:div>
    <w:div w:id="1303191202">
      <w:bodyDiv w:val="1"/>
      <w:marLeft w:val="0"/>
      <w:marRight w:val="0"/>
      <w:marTop w:val="0"/>
      <w:marBottom w:val="0"/>
      <w:divBdr>
        <w:top w:val="none" w:sz="0" w:space="0" w:color="auto"/>
        <w:left w:val="none" w:sz="0" w:space="0" w:color="auto"/>
        <w:bottom w:val="none" w:sz="0" w:space="0" w:color="auto"/>
        <w:right w:val="none" w:sz="0" w:space="0" w:color="auto"/>
      </w:divBdr>
    </w:div>
    <w:div w:id="1304390546">
      <w:bodyDiv w:val="1"/>
      <w:marLeft w:val="0"/>
      <w:marRight w:val="0"/>
      <w:marTop w:val="0"/>
      <w:marBottom w:val="0"/>
      <w:divBdr>
        <w:top w:val="none" w:sz="0" w:space="0" w:color="auto"/>
        <w:left w:val="none" w:sz="0" w:space="0" w:color="auto"/>
        <w:bottom w:val="none" w:sz="0" w:space="0" w:color="auto"/>
        <w:right w:val="none" w:sz="0" w:space="0" w:color="auto"/>
      </w:divBdr>
    </w:div>
    <w:div w:id="1306618026">
      <w:bodyDiv w:val="1"/>
      <w:marLeft w:val="0"/>
      <w:marRight w:val="0"/>
      <w:marTop w:val="0"/>
      <w:marBottom w:val="0"/>
      <w:divBdr>
        <w:top w:val="none" w:sz="0" w:space="0" w:color="auto"/>
        <w:left w:val="none" w:sz="0" w:space="0" w:color="auto"/>
        <w:bottom w:val="none" w:sz="0" w:space="0" w:color="auto"/>
        <w:right w:val="none" w:sz="0" w:space="0" w:color="auto"/>
      </w:divBdr>
    </w:div>
    <w:div w:id="1307591102">
      <w:bodyDiv w:val="1"/>
      <w:marLeft w:val="0"/>
      <w:marRight w:val="0"/>
      <w:marTop w:val="0"/>
      <w:marBottom w:val="0"/>
      <w:divBdr>
        <w:top w:val="none" w:sz="0" w:space="0" w:color="auto"/>
        <w:left w:val="none" w:sz="0" w:space="0" w:color="auto"/>
        <w:bottom w:val="none" w:sz="0" w:space="0" w:color="auto"/>
        <w:right w:val="none" w:sz="0" w:space="0" w:color="auto"/>
      </w:divBdr>
    </w:div>
    <w:div w:id="1308047300">
      <w:bodyDiv w:val="1"/>
      <w:marLeft w:val="0"/>
      <w:marRight w:val="0"/>
      <w:marTop w:val="0"/>
      <w:marBottom w:val="0"/>
      <w:divBdr>
        <w:top w:val="none" w:sz="0" w:space="0" w:color="auto"/>
        <w:left w:val="none" w:sz="0" w:space="0" w:color="auto"/>
        <w:bottom w:val="none" w:sz="0" w:space="0" w:color="auto"/>
        <w:right w:val="none" w:sz="0" w:space="0" w:color="auto"/>
      </w:divBdr>
    </w:div>
    <w:div w:id="1312951630">
      <w:bodyDiv w:val="1"/>
      <w:marLeft w:val="0"/>
      <w:marRight w:val="0"/>
      <w:marTop w:val="0"/>
      <w:marBottom w:val="0"/>
      <w:divBdr>
        <w:top w:val="none" w:sz="0" w:space="0" w:color="auto"/>
        <w:left w:val="none" w:sz="0" w:space="0" w:color="auto"/>
        <w:bottom w:val="none" w:sz="0" w:space="0" w:color="auto"/>
        <w:right w:val="none" w:sz="0" w:space="0" w:color="auto"/>
      </w:divBdr>
    </w:div>
    <w:div w:id="1317345687">
      <w:bodyDiv w:val="1"/>
      <w:marLeft w:val="0"/>
      <w:marRight w:val="0"/>
      <w:marTop w:val="0"/>
      <w:marBottom w:val="0"/>
      <w:divBdr>
        <w:top w:val="none" w:sz="0" w:space="0" w:color="auto"/>
        <w:left w:val="none" w:sz="0" w:space="0" w:color="auto"/>
        <w:bottom w:val="none" w:sz="0" w:space="0" w:color="auto"/>
        <w:right w:val="none" w:sz="0" w:space="0" w:color="auto"/>
      </w:divBdr>
    </w:div>
    <w:div w:id="1317689425">
      <w:bodyDiv w:val="1"/>
      <w:marLeft w:val="0"/>
      <w:marRight w:val="0"/>
      <w:marTop w:val="0"/>
      <w:marBottom w:val="0"/>
      <w:divBdr>
        <w:top w:val="none" w:sz="0" w:space="0" w:color="auto"/>
        <w:left w:val="none" w:sz="0" w:space="0" w:color="auto"/>
        <w:bottom w:val="none" w:sz="0" w:space="0" w:color="auto"/>
        <w:right w:val="none" w:sz="0" w:space="0" w:color="auto"/>
      </w:divBdr>
    </w:div>
    <w:div w:id="1318920110">
      <w:bodyDiv w:val="1"/>
      <w:marLeft w:val="0"/>
      <w:marRight w:val="0"/>
      <w:marTop w:val="0"/>
      <w:marBottom w:val="0"/>
      <w:divBdr>
        <w:top w:val="none" w:sz="0" w:space="0" w:color="auto"/>
        <w:left w:val="none" w:sz="0" w:space="0" w:color="auto"/>
        <w:bottom w:val="none" w:sz="0" w:space="0" w:color="auto"/>
        <w:right w:val="none" w:sz="0" w:space="0" w:color="auto"/>
      </w:divBdr>
    </w:div>
    <w:div w:id="1321352127">
      <w:bodyDiv w:val="1"/>
      <w:marLeft w:val="0"/>
      <w:marRight w:val="0"/>
      <w:marTop w:val="0"/>
      <w:marBottom w:val="0"/>
      <w:divBdr>
        <w:top w:val="none" w:sz="0" w:space="0" w:color="auto"/>
        <w:left w:val="none" w:sz="0" w:space="0" w:color="auto"/>
        <w:bottom w:val="none" w:sz="0" w:space="0" w:color="auto"/>
        <w:right w:val="none" w:sz="0" w:space="0" w:color="auto"/>
      </w:divBdr>
    </w:div>
    <w:div w:id="1322737814">
      <w:bodyDiv w:val="1"/>
      <w:marLeft w:val="0"/>
      <w:marRight w:val="0"/>
      <w:marTop w:val="0"/>
      <w:marBottom w:val="0"/>
      <w:divBdr>
        <w:top w:val="none" w:sz="0" w:space="0" w:color="auto"/>
        <w:left w:val="none" w:sz="0" w:space="0" w:color="auto"/>
        <w:bottom w:val="none" w:sz="0" w:space="0" w:color="auto"/>
        <w:right w:val="none" w:sz="0" w:space="0" w:color="auto"/>
      </w:divBdr>
    </w:div>
    <w:div w:id="1323201009">
      <w:bodyDiv w:val="1"/>
      <w:marLeft w:val="0"/>
      <w:marRight w:val="0"/>
      <w:marTop w:val="0"/>
      <w:marBottom w:val="0"/>
      <w:divBdr>
        <w:top w:val="none" w:sz="0" w:space="0" w:color="auto"/>
        <w:left w:val="none" w:sz="0" w:space="0" w:color="auto"/>
        <w:bottom w:val="none" w:sz="0" w:space="0" w:color="auto"/>
        <w:right w:val="none" w:sz="0" w:space="0" w:color="auto"/>
      </w:divBdr>
      <w:divsChild>
        <w:div w:id="277688546">
          <w:marLeft w:val="480"/>
          <w:marRight w:val="0"/>
          <w:marTop w:val="0"/>
          <w:marBottom w:val="0"/>
          <w:divBdr>
            <w:top w:val="none" w:sz="0" w:space="0" w:color="auto"/>
            <w:left w:val="none" w:sz="0" w:space="0" w:color="auto"/>
            <w:bottom w:val="none" w:sz="0" w:space="0" w:color="auto"/>
            <w:right w:val="none" w:sz="0" w:space="0" w:color="auto"/>
          </w:divBdr>
        </w:div>
        <w:div w:id="525221051">
          <w:marLeft w:val="480"/>
          <w:marRight w:val="0"/>
          <w:marTop w:val="0"/>
          <w:marBottom w:val="0"/>
          <w:divBdr>
            <w:top w:val="none" w:sz="0" w:space="0" w:color="auto"/>
            <w:left w:val="none" w:sz="0" w:space="0" w:color="auto"/>
            <w:bottom w:val="none" w:sz="0" w:space="0" w:color="auto"/>
            <w:right w:val="none" w:sz="0" w:space="0" w:color="auto"/>
          </w:divBdr>
        </w:div>
        <w:div w:id="531844993">
          <w:marLeft w:val="480"/>
          <w:marRight w:val="0"/>
          <w:marTop w:val="0"/>
          <w:marBottom w:val="0"/>
          <w:divBdr>
            <w:top w:val="none" w:sz="0" w:space="0" w:color="auto"/>
            <w:left w:val="none" w:sz="0" w:space="0" w:color="auto"/>
            <w:bottom w:val="none" w:sz="0" w:space="0" w:color="auto"/>
            <w:right w:val="none" w:sz="0" w:space="0" w:color="auto"/>
          </w:divBdr>
        </w:div>
        <w:div w:id="585844116">
          <w:marLeft w:val="480"/>
          <w:marRight w:val="0"/>
          <w:marTop w:val="0"/>
          <w:marBottom w:val="0"/>
          <w:divBdr>
            <w:top w:val="none" w:sz="0" w:space="0" w:color="auto"/>
            <w:left w:val="none" w:sz="0" w:space="0" w:color="auto"/>
            <w:bottom w:val="none" w:sz="0" w:space="0" w:color="auto"/>
            <w:right w:val="none" w:sz="0" w:space="0" w:color="auto"/>
          </w:divBdr>
        </w:div>
        <w:div w:id="605041389">
          <w:marLeft w:val="480"/>
          <w:marRight w:val="0"/>
          <w:marTop w:val="0"/>
          <w:marBottom w:val="0"/>
          <w:divBdr>
            <w:top w:val="none" w:sz="0" w:space="0" w:color="auto"/>
            <w:left w:val="none" w:sz="0" w:space="0" w:color="auto"/>
            <w:bottom w:val="none" w:sz="0" w:space="0" w:color="auto"/>
            <w:right w:val="none" w:sz="0" w:space="0" w:color="auto"/>
          </w:divBdr>
        </w:div>
        <w:div w:id="635187881">
          <w:marLeft w:val="480"/>
          <w:marRight w:val="0"/>
          <w:marTop w:val="0"/>
          <w:marBottom w:val="0"/>
          <w:divBdr>
            <w:top w:val="none" w:sz="0" w:space="0" w:color="auto"/>
            <w:left w:val="none" w:sz="0" w:space="0" w:color="auto"/>
            <w:bottom w:val="none" w:sz="0" w:space="0" w:color="auto"/>
            <w:right w:val="none" w:sz="0" w:space="0" w:color="auto"/>
          </w:divBdr>
        </w:div>
        <w:div w:id="684868770">
          <w:marLeft w:val="480"/>
          <w:marRight w:val="0"/>
          <w:marTop w:val="0"/>
          <w:marBottom w:val="0"/>
          <w:divBdr>
            <w:top w:val="none" w:sz="0" w:space="0" w:color="auto"/>
            <w:left w:val="none" w:sz="0" w:space="0" w:color="auto"/>
            <w:bottom w:val="none" w:sz="0" w:space="0" w:color="auto"/>
            <w:right w:val="none" w:sz="0" w:space="0" w:color="auto"/>
          </w:divBdr>
        </w:div>
        <w:div w:id="868569205">
          <w:marLeft w:val="480"/>
          <w:marRight w:val="0"/>
          <w:marTop w:val="0"/>
          <w:marBottom w:val="0"/>
          <w:divBdr>
            <w:top w:val="none" w:sz="0" w:space="0" w:color="auto"/>
            <w:left w:val="none" w:sz="0" w:space="0" w:color="auto"/>
            <w:bottom w:val="none" w:sz="0" w:space="0" w:color="auto"/>
            <w:right w:val="none" w:sz="0" w:space="0" w:color="auto"/>
          </w:divBdr>
        </w:div>
        <w:div w:id="1201357830">
          <w:marLeft w:val="480"/>
          <w:marRight w:val="0"/>
          <w:marTop w:val="0"/>
          <w:marBottom w:val="0"/>
          <w:divBdr>
            <w:top w:val="none" w:sz="0" w:space="0" w:color="auto"/>
            <w:left w:val="none" w:sz="0" w:space="0" w:color="auto"/>
            <w:bottom w:val="none" w:sz="0" w:space="0" w:color="auto"/>
            <w:right w:val="none" w:sz="0" w:space="0" w:color="auto"/>
          </w:divBdr>
        </w:div>
        <w:div w:id="1368336067">
          <w:marLeft w:val="480"/>
          <w:marRight w:val="0"/>
          <w:marTop w:val="0"/>
          <w:marBottom w:val="0"/>
          <w:divBdr>
            <w:top w:val="none" w:sz="0" w:space="0" w:color="auto"/>
            <w:left w:val="none" w:sz="0" w:space="0" w:color="auto"/>
            <w:bottom w:val="none" w:sz="0" w:space="0" w:color="auto"/>
            <w:right w:val="none" w:sz="0" w:space="0" w:color="auto"/>
          </w:divBdr>
        </w:div>
        <w:div w:id="2024670392">
          <w:marLeft w:val="480"/>
          <w:marRight w:val="0"/>
          <w:marTop w:val="0"/>
          <w:marBottom w:val="0"/>
          <w:divBdr>
            <w:top w:val="none" w:sz="0" w:space="0" w:color="auto"/>
            <w:left w:val="none" w:sz="0" w:space="0" w:color="auto"/>
            <w:bottom w:val="none" w:sz="0" w:space="0" w:color="auto"/>
            <w:right w:val="none" w:sz="0" w:space="0" w:color="auto"/>
          </w:divBdr>
        </w:div>
      </w:divsChild>
    </w:div>
    <w:div w:id="1329946556">
      <w:bodyDiv w:val="1"/>
      <w:marLeft w:val="0"/>
      <w:marRight w:val="0"/>
      <w:marTop w:val="0"/>
      <w:marBottom w:val="0"/>
      <w:divBdr>
        <w:top w:val="none" w:sz="0" w:space="0" w:color="auto"/>
        <w:left w:val="none" w:sz="0" w:space="0" w:color="auto"/>
        <w:bottom w:val="none" w:sz="0" w:space="0" w:color="auto"/>
        <w:right w:val="none" w:sz="0" w:space="0" w:color="auto"/>
      </w:divBdr>
    </w:div>
    <w:div w:id="1330210936">
      <w:bodyDiv w:val="1"/>
      <w:marLeft w:val="0"/>
      <w:marRight w:val="0"/>
      <w:marTop w:val="0"/>
      <w:marBottom w:val="0"/>
      <w:divBdr>
        <w:top w:val="none" w:sz="0" w:space="0" w:color="auto"/>
        <w:left w:val="none" w:sz="0" w:space="0" w:color="auto"/>
        <w:bottom w:val="none" w:sz="0" w:space="0" w:color="auto"/>
        <w:right w:val="none" w:sz="0" w:space="0" w:color="auto"/>
      </w:divBdr>
    </w:div>
    <w:div w:id="1334261333">
      <w:bodyDiv w:val="1"/>
      <w:marLeft w:val="0"/>
      <w:marRight w:val="0"/>
      <w:marTop w:val="0"/>
      <w:marBottom w:val="0"/>
      <w:divBdr>
        <w:top w:val="none" w:sz="0" w:space="0" w:color="auto"/>
        <w:left w:val="none" w:sz="0" w:space="0" w:color="auto"/>
        <w:bottom w:val="none" w:sz="0" w:space="0" w:color="auto"/>
        <w:right w:val="none" w:sz="0" w:space="0" w:color="auto"/>
      </w:divBdr>
    </w:div>
    <w:div w:id="1334531215">
      <w:bodyDiv w:val="1"/>
      <w:marLeft w:val="0"/>
      <w:marRight w:val="0"/>
      <w:marTop w:val="0"/>
      <w:marBottom w:val="0"/>
      <w:divBdr>
        <w:top w:val="none" w:sz="0" w:space="0" w:color="auto"/>
        <w:left w:val="none" w:sz="0" w:space="0" w:color="auto"/>
        <w:bottom w:val="none" w:sz="0" w:space="0" w:color="auto"/>
        <w:right w:val="none" w:sz="0" w:space="0" w:color="auto"/>
      </w:divBdr>
    </w:div>
    <w:div w:id="1335451246">
      <w:bodyDiv w:val="1"/>
      <w:marLeft w:val="0"/>
      <w:marRight w:val="0"/>
      <w:marTop w:val="0"/>
      <w:marBottom w:val="0"/>
      <w:divBdr>
        <w:top w:val="none" w:sz="0" w:space="0" w:color="auto"/>
        <w:left w:val="none" w:sz="0" w:space="0" w:color="auto"/>
        <w:bottom w:val="none" w:sz="0" w:space="0" w:color="auto"/>
        <w:right w:val="none" w:sz="0" w:space="0" w:color="auto"/>
      </w:divBdr>
    </w:div>
    <w:div w:id="1336610941">
      <w:bodyDiv w:val="1"/>
      <w:marLeft w:val="0"/>
      <w:marRight w:val="0"/>
      <w:marTop w:val="0"/>
      <w:marBottom w:val="0"/>
      <w:divBdr>
        <w:top w:val="none" w:sz="0" w:space="0" w:color="auto"/>
        <w:left w:val="none" w:sz="0" w:space="0" w:color="auto"/>
        <w:bottom w:val="none" w:sz="0" w:space="0" w:color="auto"/>
        <w:right w:val="none" w:sz="0" w:space="0" w:color="auto"/>
      </w:divBdr>
    </w:div>
    <w:div w:id="1336878677">
      <w:bodyDiv w:val="1"/>
      <w:marLeft w:val="0"/>
      <w:marRight w:val="0"/>
      <w:marTop w:val="0"/>
      <w:marBottom w:val="0"/>
      <w:divBdr>
        <w:top w:val="none" w:sz="0" w:space="0" w:color="auto"/>
        <w:left w:val="none" w:sz="0" w:space="0" w:color="auto"/>
        <w:bottom w:val="none" w:sz="0" w:space="0" w:color="auto"/>
        <w:right w:val="none" w:sz="0" w:space="0" w:color="auto"/>
      </w:divBdr>
    </w:div>
    <w:div w:id="1336957637">
      <w:bodyDiv w:val="1"/>
      <w:marLeft w:val="0"/>
      <w:marRight w:val="0"/>
      <w:marTop w:val="0"/>
      <w:marBottom w:val="0"/>
      <w:divBdr>
        <w:top w:val="none" w:sz="0" w:space="0" w:color="auto"/>
        <w:left w:val="none" w:sz="0" w:space="0" w:color="auto"/>
        <w:bottom w:val="none" w:sz="0" w:space="0" w:color="auto"/>
        <w:right w:val="none" w:sz="0" w:space="0" w:color="auto"/>
      </w:divBdr>
    </w:div>
    <w:div w:id="1337996067">
      <w:bodyDiv w:val="1"/>
      <w:marLeft w:val="0"/>
      <w:marRight w:val="0"/>
      <w:marTop w:val="0"/>
      <w:marBottom w:val="0"/>
      <w:divBdr>
        <w:top w:val="none" w:sz="0" w:space="0" w:color="auto"/>
        <w:left w:val="none" w:sz="0" w:space="0" w:color="auto"/>
        <w:bottom w:val="none" w:sz="0" w:space="0" w:color="auto"/>
        <w:right w:val="none" w:sz="0" w:space="0" w:color="auto"/>
      </w:divBdr>
    </w:div>
    <w:div w:id="1343126917">
      <w:bodyDiv w:val="1"/>
      <w:marLeft w:val="0"/>
      <w:marRight w:val="0"/>
      <w:marTop w:val="0"/>
      <w:marBottom w:val="0"/>
      <w:divBdr>
        <w:top w:val="none" w:sz="0" w:space="0" w:color="auto"/>
        <w:left w:val="none" w:sz="0" w:space="0" w:color="auto"/>
        <w:bottom w:val="none" w:sz="0" w:space="0" w:color="auto"/>
        <w:right w:val="none" w:sz="0" w:space="0" w:color="auto"/>
      </w:divBdr>
    </w:div>
    <w:div w:id="1345940211">
      <w:bodyDiv w:val="1"/>
      <w:marLeft w:val="0"/>
      <w:marRight w:val="0"/>
      <w:marTop w:val="0"/>
      <w:marBottom w:val="0"/>
      <w:divBdr>
        <w:top w:val="none" w:sz="0" w:space="0" w:color="auto"/>
        <w:left w:val="none" w:sz="0" w:space="0" w:color="auto"/>
        <w:bottom w:val="none" w:sz="0" w:space="0" w:color="auto"/>
        <w:right w:val="none" w:sz="0" w:space="0" w:color="auto"/>
      </w:divBdr>
      <w:divsChild>
        <w:div w:id="35784124">
          <w:marLeft w:val="480"/>
          <w:marRight w:val="0"/>
          <w:marTop w:val="0"/>
          <w:marBottom w:val="0"/>
          <w:divBdr>
            <w:top w:val="none" w:sz="0" w:space="0" w:color="auto"/>
            <w:left w:val="none" w:sz="0" w:space="0" w:color="auto"/>
            <w:bottom w:val="none" w:sz="0" w:space="0" w:color="auto"/>
            <w:right w:val="none" w:sz="0" w:space="0" w:color="auto"/>
          </w:divBdr>
        </w:div>
        <w:div w:id="98531739">
          <w:marLeft w:val="480"/>
          <w:marRight w:val="0"/>
          <w:marTop w:val="0"/>
          <w:marBottom w:val="0"/>
          <w:divBdr>
            <w:top w:val="none" w:sz="0" w:space="0" w:color="auto"/>
            <w:left w:val="none" w:sz="0" w:space="0" w:color="auto"/>
            <w:bottom w:val="none" w:sz="0" w:space="0" w:color="auto"/>
            <w:right w:val="none" w:sz="0" w:space="0" w:color="auto"/>
          </w:divBdr>
        </w:div>
        <w:div w:id="109327872">
          <w:marLeft w:val="480"/>
          <w:marRight w:val="0"/>
          <w:marTop w:val="0"/>
          <w:marBottom w:val="0"/>
          <w:divBdr>
            <w:top w:val="none" w:sz="0" w:space="0" w:color="auto"/>
            <w:left w:val="none" w:sz="0" w:space="0" w:color="auto"/>
            <w:bottom w:val="none" w:sz="0" w:space="0" w:color="auto"/>
            <w:right w:val="none" w:sz="0" w:space="0" w:color="auto"/>
          </w:divBdr>
        </w:div>
        <w:div w:id="118570575">
          <w:marLeft w:val="480"/>
          <w:marRight w:val="0"/>
          <w:marTop w:val="0"/>
          <w:marBottom w:val="0"/>
          <w:divBdr>
            <w:top w:val="none" w:sz="0" w:space="0" w:color="auto"/>
            <w:left w:val="none" w:sz="0" w:space="0" w:color="auto"/>
            <w:bottom w:val="none" w:sz="0" w:space="0" w:color="auto"/>
            <w:right w:val="none" w:sz="0" w:space="0" w:color="auto"/>
          </w:divBdr>
        </w:div>
        <w:div w:id="154153425">
          <w:marLeft w:val="480"/>
          <w:marRight w:val="0"/>
          <w:marTop w:val="0"/>
          <w:marBottom w:val="0"/>
          <w:divBdr>
            <w:top w:val="none" w:sz="0" w:space="0" w:color="auto"/>
            <w:left w:val="none" w:sz="0" w:space="0" w:color="auto"/>
            <w:bottom w:val="none" w:sz="0" w:space="0" w:color="auto"/>
            <w:right w:val="none" w:sz="0" w:space="0" w:color="auto"/>
          </w:divBdr>
        </w:div>
        <w:div w:id="182207598">
          <w:marLeft w:val="480"/>
          <w:marRight w:val="0"/>
          <w:marTop w:val="0"/>
          <w:marBottom w:val="0"/>
          <w:divBdr>
            <w:top w:val="none" w:sz="0" w:space="0" w:color="auto"/>
            <w:left w:val="none" w:sz="0" w:space="0" w:color="auto"/>
            <w:bottom w:val="none" w:sz="0" w:space="0" w:color="auto"/>
            <w:right w:val="none" w:sz="0" w:space="0" w:color="auto"/>
          </w:divBdr>
        </w:div>
        <w:div w:id="253324028">
          <w:marLeft w:val="480"/>
          <w:marRight w:val="0"/>
          <w:marTop w:val="0"/>
          <w:marBottom w:val="0"/>
          <w:divBdr>
            <w:top w:val="none" w:sz="0" w:space="0" w:color="auto"/>
            <w:left w:val="none" w:sz="0" w:space="0" w:color="auto"/>
            <w:bottom w:val="none" w:sz="0" w:space="0" w:color="auto"/>
            <w:right w:val="none" w:sz="0" w:space="0" w:color="auto"/>
          </w:divBdr>
        </w:div>
        <w:div w:id="283275461">
          <w:marLeft w:val="480"/>
          <w:marRight w:val="0"/>
          <w:marTop w:val="0"/>
          <w:marBottom w:val="0"/>
          <w:divBdr>
            <w:top w:val="none" w:sz="0" w:space="0" w:color="auto"/>
            <w:left w:val="none" w:sz="0" w:space="0" w:color="auto"/>
            <w:bottom w:val="none" w:sz="0" w:space="0" w:color="auto"/>
            <w:right w:val="none" w:sz="0" w:space="0" w:color="auto"/>
          </w:divBdr>
        </w:div>
        <w:div w:id="352997558">
          <w:marLeft w:val="480"/>
          <w:marRight w:val="0"/>
          <w:marTop w:val="0"/>
          <w:marBottom w:val="0"/>
          <w:divBdr>
            <w:top w:val="none" w:sz="0" w:space="0" w:color="auto"/>
            <w:left w:val="none" w:sz="0" w:space="0" w:color="auto"/>
            <w:bottom w:val="none" w:sz="0" w:space="0" w:color="auto"/>
            <w:right w:val="none" w:sz="0" w:space="0" w:color="auto"/>
          </w:divBdr>
        </w:div>
        <w:div w:id="428432545">
          <w:marLeft w:val="480"/>
          <w:marRight w:val="0"/>
          <w:marTop w:val="0"/>
          <w:marBottom w:val="0"/>
          <w:divBdr>
            <w:top w:val="none" w:sz="0" w:space="0" w:color="auto"/>
            <w:left w:val="none" w:sz="0" w:space="0" w:color="auto"/>
            <w:bottom w:val="none" w:sz="0" w:space="0" w:color="auto"/>
            <w:right w:val="none" w:sz="0" w:space="0" w:color="auto"/>
          </w:divBdr>
        </w:div>
        <w:div w:id="430518537">
          <w:marLeft w:val="480"/>
          <w:marRight w:val="0"/>
          <w:marTop w:val="0"/>
          <w:marBottom w:val="0"/>
          <w:divBdr>
            <w:top w:val="none" w:sz="0" w:space="0" w:color="auto"/>
            <w:left w:val="none" w:sz="0" w:space="0" w:color="auto"/>
            <w:bottom w:val="none" w:sz="0" w:space="0" w:color="auto"/>
            <w:right w:val="none" w:sz="0" w:space="0" w:color="auto"/>
          </w:divBdr>
        </w:div>
        <w:div w:id="454518570">
          <w:marLeft w:val="480"/>
          <w:marRight w:val="0"/>
          <w:marTop w:val="0"/>
          <w:marBottom w:val="0"/>
          <w:divBdr>
            <w:top w:val="none" w:sz="0" w:space="0" w:color="auto"/>
            <w:left w:val="none" w:sz="0" w:space="0" w:color="auto"/>
            <w:bottom w:val="none" w:sz="0" w:space="0" w:color="auto"/>
            <w:right w:val="none" w:sz="0" w:space="0" w:color="auto"/>
          </w:divBdr>
        </w:div>
        <w:div w:id="483662689">
          <w:marLeft w:val="480"/>
          <w:marRight w:val="0"/>
          <w:marTop w:val="0"/>
          <w:marBottom w:val="0"/>
          <w:divBdr>
            <w:top w:val="none" w:sz="0" w:space="0" w:color="auto"/>
            <w:left w:val="none" w:sz="0" w:space="0" w:color="auto"/>
            <w:bottom w:val="none" w:sz="0" w:space="0" w:color="auto"/>
            <w:right w:val="none" w:sz="0" w:space="0" w:color="auto"/>
          </w:divBdr>
        </w:div>
        <w:div w:id="571895123">
          <w:marLeft w:val="480"/>
          <w:marRight w:val="0"/>
          <w:marTop w:val="0"/>
          <w:marBottom w:val="0"/>
          <w:divBdr>
            <w:top w:val="none" w:sz="0" w:space="0" w:color="auto"/>
            <w:left w:val="none" w:sz="0" w:space="0" w:color="auto"/>
            <w:bottom w:val="none" w:sz="0" w:space="0" w:color="auto"/>
            <w:right w:val="none" w:sz="0" w:space="0" w:color="auto"/>
          </w:divBdr>
        </w:div>
        <w:div w:id="599724793">
          <w:marLeft w:val="480"/>
          <w:marRight w:val="0"/>
          <w:marTop w:val="0"/>
          <w:marBottom w:val="0"/>
          <w:divBdr>
            <w:top w:val="none" w:sz="0" w:space="0" w:color="auto"/>
            <w:left w:val="none" w:sz="0" w:space="0" w:color="auto"/>
            <w:bottom w:val="none" w:sz="0" w:space="0" w:color="auto"/>
            <w:right w:val="none" w:sz="0" w:space="0" w:color="auto"/>
          </w:divBdr>
        </w:div>
        <w:div w:id="654796460">
          <w:marLeft w:val="480"/>
          <w:marRight w:val="0"/>
          <w:marTop w:val="0"/>
          <w:marBottom w:val="0"/>
          <w:divBdr>
            <w:top w:val="none" w:sz="0" w:space="0" w:color="auto"/>
            <w:left w:val="none" w:sz="0" w:space="0" w:color="auto"/>
            <w:bottom w:val="none" w:sz="0" w:space="0" w:color="auto"/>
            <w:right w:val="none" w:sz="0" w:space="0" w:color="auto"/>
          </w:divBdr>
        </w:div>
        <w:div w:id="723873097">
          <w:marLeft w:val="480"/>
          <w:marRight w:val="0"/>
          <w:marTop w:val="0"/>
          <w:marBottom w:val="0"/>
          <w:divBdr>
            <w:top w:val="none" w:sz="0" w:space="0" w:color="auto"/>
            <w:left w:val="none" w:sz="0" w:space="0" w:color="auto"/>
            <w:bottom w:val="none" w:sz="0" w:space="0" w:color="auto"/>
            <w:right w:val="none" w:sz="0" w:space="0" w:color="auto"/>
          </w:divBdr>
        </w:div>
        <w:div w:id="739250201">
          <w:marLeft w:val="480"/>
          <w:marRight w:val="0"/>
          <w:marTop w:val="0"/>
          <w:marBottom w:val="0"/>
          <w:divBdr>
            <w:top w:val="none" w:sz="0" w:space="0" w:color="auto"/>
            <w:left w:val="none" w:sz="0" w:space="0" w:color="auto"/>
            <w:bottom w:val="none" w:sz="0" w:space="0" w:color="auto"/>
            <w:right w:val="none" w:sz="0" w:space="0" w:color="auto"/>
          </w:divBdr>
        </w:div>
        <w:div w:id="766774266">
          <w:marLeft w:val="480"/>
          <w:marRight w:val="0"/>
          <w:marTop w:val="0"/>
          <w:marBottom w:val="0"/>
          <w:divBdr>
            <w:top w:val="none" w:sz="0" w:space="0" w:color="auto"/>
            <w:left w:val="none" w:sz="0" w:space="0" w:color="auto"/>
            <w:bottom w:val="none" w:sz="0" w:space="0" w:color="auto"/>
            <w:right w:val="none" w:sz="0" w:space="0" w:color="auto"/>
          </w:divBdr>
        </w:div>
        <w:div w:id="801116508">
          <w:marLeft w:val="480"/>
          <w:marRight w:val="0"/>
          <w:marTop w:val="0"/>
          <w:marBottom w:val="0"/>
          <w:divBdr>
            <w:top w:val="none" w:sz="0" w:space="0" w:color="auto"/>
            <w:left w:val="none" w:sz="0" w:space="0" w:color="auto"/>
            <w:bottom w:val="none" w:sz="0" w:space="0" w:color="auto"/>
            <w:right w:val="none" w:sz="0" w:space="0" w:color="auto"/>
          </w:divBdr>
        </w:div>
        <w:div w:id="828138961">
          <w:marLeft w:val="480"/>
          <w:marRight w:val="0"/>
          <w:marTop w:val="0"/>
          <w:marBottom w:val="0"/>
          <w:divBdr>
            <w:top w:val="none" w:sz="0" w:space="0" w:color="auto"/>
            <w:left w:val="none" w:sz="0" w:space="0" w:color="auto"/>
            <w:bottom w:val="none" w:sz="0" w:space="0" w:color="auto"/>
            <w:right w:val="none" w:sz="0" w:space="0" w:color="auto"/>
          </w:divBdr>
        </w:div>
        <w:div w:id="833372080">
          <w:marLeft w:val="480"/>
          <w:marRight w:val="0"/>
          <w:marTop w:val="0"/>
          <w:marBottom w:val="0"/>
          <w:divBdr>
            <w:top w:val="none" w:sz="0" w:space="0" w:color="auto"/>
            <w:left w:val="none" w:sz="0" w:space="0" w:color="auto"/>
            <w:bottom w:val="none" w:sz="0" w:space="0" w:color="auto"/>
            <w:right w:val="none" w:sz="0" w:space="0" w:color="auto"/>
          </w:divBdr>
        </w:div>
        <w:div w:id="839080690">
          <w:marLeft w:val="480"/>
          <w:marRight w:val="0"/>
          <w:marTop w:val="0"/>
          <w:marBottom w:val="0"/>
          <w:divBdr>
            <w:top w:val="none" w:sz="0" w:space="0" w:color="auto"/>
            <w:left w:val="none" w:sz="0" w:space="0" w:color="auto"/>
            <w:bottom w:val="none" w:sz="0" w:space="0" w:color="auto"/>
            <w:right w:val="none" w:sz="0" w:space="0" w:color="auto"/>
          </w:divBdr>
        </w:div>
        <w:div w:id="872502861">
          <w:marLeft w:val="480"/>
          <w:marRight w:val="0"/>
          <w:marTop w:val="0"/>
          <w:marBottom w:val="0"/>
          <w:divBdr>
            <w:top w:val="none" w:sz="0" w:space="0" w:color="auto"/>
            <w:left w:val="none" w:sz="0" w:space="0" w:color="auto"/>
            <w:bottom w:val="none" w:sz="0" w:space="0" w:color="auto"/>
            <w:right w:val="none" w:sz="0" w:space="0" w:color="auto"/>
          </w:divBdr>
        </w:div>
        <w:div w:id="885065580">
          <w:marLeft w:val="480"/>
          <w:marRight w:val="0"/>
          <w:marTop w:val="0"/>
          <w:marBottom w:val="0"/>
          <w:divBdr>
            <w:top w:val="none" w:sz="0" w:space="0" w:color="auto"/>
            <w:left w:val="none" w:sz="0" w:space="0" w:color="auto"/>
            <w:bottom w:val="none" w:sz="0" w:space="0" w:color="auto"/>
            <w:right w:val="none" w:sz="0" w:space="0" w:color="auto"/>
          </w:divBdr>
        </w:div>
        <w:div w:id="1083450564">
          <w:marLeft w:val="480"/>
          <w:marRight w:val="0"/>
          <w:marTop w:val="0"/>
          <w:marBottom w:val="0"/>
          <w:divBdr>
            <w:top w:val="none" w:sz="0" w:space="0" w:color="auto"/>
            <w:left w:val="none" w:sz="0" w:space="0" w:color="auto"/>
            <w:bottom w:val="none" w:sz="0" w:space="0" w:color="auto"/>
            <w:right w:val="none" w:sz="0" w:space="0" w:color="auto"/>
          </w:divBdr>
        </w:div>
        <w:div w:id="1130905904">
          <w:marLeft w:val="480"/>
          <w:marRight w:val="0"/>
          <w:marTop w:val="0"/>
          <w:marBottom w:val="0"/>
          <w:divBdr>
            <w:top w:val="none" w:sz="0" w:space="0" w:color="auto"/>
            <w:left w:val="none" w:sz="0" w:space="0" w:color="auto"/>
            <w:bottom w:val="none" w:sz="0" w:space="0" w:color="auto"/>
            <w:right w:val="none" w:sz="0" w:space="0" w:color="auto"/>
          </w:divBdr>
        </w:div>
        <w:div w:id="1198590466">
          <w:marLeft w:val="480"/>
          <w:marRight w:val="0"/>
          <w:marTop w:val="0"/>
          <w:marBottom w:val="0"/>
          <w:divBdr>
            <w:top w:val="none" w:sz="0" w:space="0" w:color="auto"/>
            <w:left w:val="none" w:sz="0" w:space="0" w:color="auto"/>
            <w:bottom w:val="none" w:sz="0" w:space="0" w:color="auto"/>
            <w:right w:val="none" w:sz="0" w:space="0" w:color="auto"/>
          </w:divBdr>
        </w:div>
        <w:div w:id="1200708212">
          <w:marLeft w:val="480"/>
          <w:marRight w:val="0"/>
          <w:marTop w:val="0"/>
          <w:marBottom w:val="0"/>
          <w:divBdr>
            <w:top w:val="none" w:sz="0" w:space="0" w:color="auto"/>
            <w:left w:val="none" w:sz="0" w:space="0" w:color="auto"/>
            <w:bottom w:val="none" w:sz="0" w:space="0" w:color="auto"/>
            <w:right w:val="none" w:sz="0" w:space="0" w:color="auto"/>
          </w:divBdr>
        </w:div>
        <w:div w:id="1205094079">
          <w:marLeft w:val="480"/>
          <w:marRight w:val="0"/>
          <w:marTop w:val="0"/>
          <w:marBottom w:val="0"/>
          <w:divBdr>
            <w:top w:val="none" w:sz="0" w:space="0" w:color="auto"/>
            <w:left w:val="none" w:sz="0" w:space="0" w:color="auto"/>
            <w:bottom w:val="none" w:sz="0" w:space="0" w:color="auto"/>
            <w:right w:val="none" w:sz="0" w:space="0" w:color="auto"/>
          </w:divBdr>
        </w:div>
        <w:div w:id="1211919133">
          <w:marLeft w:val="480"/>
          <w:marRight w:val="0"/>
          <w:marTop w:val="0"/>
          <w:marBottom w:val="0"/>
          <w:divBdr>
            <w:top w:val="none" w:sz="0" w:space="0" w:color="auto"/>
            <w:left w:val="none" w:sz="0" w:space="0" w:color="auto"/>
            <w:bottom w:val="none" w:sz="0" w:space="0" w:color="auto"/>
            <w:right w:val="none" w:sz="0" w:space="0" w:color="auto"/>
          </w:divBdr>
        </w:div>
        <w:div w:id="1218978663">
          <w:marLeft w:val="480"/>
          <w:marRight w:val="0"/>
          <w:marTop w:val="0"/>
          <w:marBottom w:val="0"/>
          <w:divBdr>
            <w:top w:val="none" w:sz="0" w:space="0" w:color="auto"/>
            <w:left w:val="none" w:sz="0" w:space="0" w:color="auto"/>
            <w:bottom w:val="none" w:sz="0" w:space="0" w:color="auto"/>
            <w:right w:val="none" w:sz="0" w:space="0" w:color="auto"/>
          </w:divBdr>
        </w:div>
        <w:div w:id="1241869707">
          <w:marLeft w:val="480"/>
          <w:marRight w:val="0"/>
          <w:marTop w:val="0"/>
          <w:marBottom w:val="0"/>
          <w:divBdr>
            <w:top w:val="none" w:sz="0" w:space="0" w:color="auto"/>
            <w:left w:val="none" w:sz="0" w:space="0" w:color="auto"/>
            <w:bottom w:val="none" w:sz="0" w:space="0" w:color="auto"/>
            <w:right w:val="none" w:sz="0" w:space="0" w:color="auto"/>
          </w:divBdr>
        </w:div>
        <w:div w:id="1404450150">
          <w:marLeft w:val="480"/>
          <w:marRight w:val="0"/>
          <w:marTop w:val="0"/>
          <w:marBottom w:val="0"/>
          <w:divBdr>
            <w:top w:val="none" w:sz="0" w:space="0" w:color="auto"/>
            <w:left w:val="none" w:sz="0" w:space="0" w:color="auto"/>
            <w:bottom w:val="none" w:sz="0" w:space="0" w:color="auto"/>
            <w:right w:val="none" w:sz="0" w:space="0" w:color="auto"/>
          </w:divBdr>
        </w:div>
        <w:div w:id="1452935992">
          <w:marLeft w:val="480"/>
          <w:marRight w:val="0"/>
          <w:marTop w:val="0"/>
          <w:marBottom w:val="0"/>
          <w:divBdr>
            <w:top w:val="none" w:sz="0" w:space="0" w:color="auto"/>
            <w:left w:val="none" w:sz="0" w:space="0" w:color="auto"/>
            <w:bottom w:val="none" w:sz="0" w:space="0" w:color="auto"/>
            <w:right w:val="none" w:sz="0" w:space="0" w:color="auto"/>
          </w:divBdr>
        </w:div>
        <w:div w:id="1540702203">
          <w:marLeft w:val="480"/>
          <w:marRight w:val="0"/>
          <w:marTop w:val="0"/>
          <w:marBottom w:val="0"/>
          <w:divBdr>
            <w:top w:val="none" w:sz="0" w:space="0" w:color="auto"/>
            <w:left w:val="none" w:sz="0" w:space="0" w:color="auto"/>
            <w:bottom w:val="none" w:sz="0" w:space="0" w:color="auto"/>
            <w:right w:val="none" w:sz="0" w:space="0" w:color="auto"/>
          </w:divBdr>
        </w:div>
        <w:div w:id="1545290129">
          <w:marLeft w:val="480"/>
          <w:marRight w:val="0"/>
          <w:marTop w:val="0"/>
          <w:marBottom w:val="0"/>
          <w:divBdr>
            <w:top w:val="none" w:sz="0" w:space="0" w:color="auto"/>
            <w:left w:val="none" w:sz="0" w:space="0" w:color="auto"/>
            <w:bottom w:val="none" w:sz="0" w:space="0" w:color="auto"/>
            <w:right w:val="none" w:sz="0" w:space="0" w:color="auto"/>
          </w:divBdr>
        </w:div>
        <w:div w:id="1702827415">
          <w:marLeft w:val="480"/>
          <w:marRight w:val="0"/>
          <w:marTop w:val="0"/>
          <w:marBottom w:val="0"/>
          <w:divBdr>
            <w:top w:val="none" w:sz="0" w:space="0" w:color="auto"/>
            <w:left w:val="none" w:sz="0" w:space="0" w:color="auto"/>
            <w:bottom w:val="none" w:sz="0" w:space="0" w:color="auto"/>
            <w:right w:val="none" w:sz="0" w:space="0" w:color="auto"/>
          </w:divBdr>
        </w:div>
        <w:div w:id="1775519730">
          <w:marLeft w:val="480"/>
          <w:marRight w:val="0"/>
          <w:marTop w:val="0"/>
          <w:marBottom w:val="0"/>
          <w:divBdr>
            <w:top w:val="none" w:sz="0" w:space="0" w:color="auto"/>
            <w:left w:val="none" w:sz="0" w:space="0" w:color="auto"/>
            <w:bottom w:val="none" w:sz="0" w:space="0" w:color="auto"/>
            <w:right w:val="none" w:sz="0" w:space="0" w:color="auto"/>
          </w:divBdr>
        </w:div>
        <w:div w:id="1786851253">
          <w:marLeft w:val="480"/>
          <w:marRight w:val="0"/>
          <w:marTop w:val="0"/>
          <w:marBottom w:val="0"/>
          <w:divBdr>
            <w:top w:val="none" w:sz="0" w:space="0" w:color="auto"/>
            <w:left w:val="none" w:sz="0" w:space="0" w:color="auto"/>
            <w:bottom w:val="none" w:sz="0" w:space="0" w:color="auto"/>
            <w:right w:val="none" w:sz="0" w:space="0" w:color="auto"/>
          </w:divBdr>
        </w:div>
        <w:div w:id="1842619996">
          <w:marLeft w:val="480"/>
          <w:marRight w:val="0"/>
          <w:marTop w:val="0"/>
          <w:marBottom w:val="0"/>
          <w:divBdr>
            <w:top w:val="none" w:sz="0" w:space="0" w:color="auto"/>
            <w:left w:val="none" w:sz="0" w:space="0" w:color="auto"/>
            <w:bottom w:val="none" w:sz="0" w:space="0" w:color="auto"/>
            <w:right w:val="none" w:sz="0" w:space="0" w:color="auto"/>
          </w:divBdr>
        </w:div>
        <w:div w:id="1891262626">
          <w:marLeft w:val="480"/>
          <w:marRight w:val="0"/>
          <w:marTop w:val="0"/>
          <w:marBottom w:val="0"/>
          <w:divBdr>
            <w:top w:val="none" w:sz="0" w:space="0" w:color="auto"/>
            <w:left w:val="none" w:sz="0" w:space="0" w:color="auto"/>
            <w:bottom w:val="none" w:sz="0" w:space="0" w:color="auto"/>
            <w:right w:val="none" w:sz="0" w:space="0" w:color="auto"/>
          </w:divBdr>
        </w:div>
        <w:div w:id="1913468609">
          <w:marLeft w:val="480"/>
          <w:marRight w:val="0"/>
          <w:marTop w:val="0"/>
          <w:marBottom w:val="0"/>
          <w:divBdr>
            <w:top w:val="none" w:sz="0" w:space="0" w:color="auto"/>
            <w:left w:val="none" w:sz="0" w:space="0" w:color="auto"/>
            <w:bottom w:val="none" w:sz="0" w:space="0" w:color="auto"/>
            <w:right w:val="none" w:sz="0" w:space="0" w:color="auto"/>
          </w:divBdr>
        </w:div>
        <w:div w:id="1914701302">
          <w:marLeft w:val="480"/>
          <w:marRight w:val="0"/>
          <w:marTop w:val="0"/>
          <w:marBottom w:val="0"/>
          <w:divBdr>
            <w:top w:val="none" w:sz="0" w:space="0" w:color="auto"/>
            <w:left w:val="none" w:sz="0" w:space="0" w:color="auto"/>
            <w:bottom w:val="none" w:sz="0" w:space="0" w:color="auto"/>
            <w:right w:val="none" w:sz="0" w:space="0" w:color="auto"/>
          </w:divBdr>
        </w:div>
        <w:div w:id="1958829484">
          <w:marLeft w:val="480"/>
          <w:marRight w:val="0"/>
          <w:marTop w:val="0"/>
          <w:marBottom w:val="0"/>
          <w:divBdr>
            <w:top w:val="none" w:sz="0" w:space="0" w:color="auto"/>
            <w:left w:val="none" w:sz="0" w:space="0" w:color="auto"/>
            <w:bottom w:val="none" w:sz="0" w:space="0" w:color="auto"/>
            <w:right w:val="none" w:sz="0" w:space="0" w:color="auto"/>
          </w:divBdr>
        </w:div>
        <w:div w:id="1992248264">
          <w:marLeft w:val="480"/>
          <w:marRight w:val="0"/>
          <w:marTop w:val="0"/>
          <w:marBottom w:val="0"/>
          <w:divBdr>
            <w:top w:val="none" w:sz="0" w:space="0" w:color="auto"/>
            <w:left w:val="none" w:sz="0" w:space="0" w:color="auto"/>
            <w:bottom w:val="none" w:sz="0" w:space="0" w:color="auto"/>
            <w:right w:val="none" w:sz="0" w:space="0" w:color="auto"/>
          </w:divBdr>
        </w:div>
        <w:div w:id="2017069814">
          <w:marLeft w:val="480"/>
          <w:marRight w:val="0"/>
          <w:marTop w:val="0"/>
          <w:marBottom w:val="0"/>
          <w:divBdr>
            <w:top w:val="none" w:sz="0" w:space="0" w:color="auto"/>
            <w:left w:val="none" w:sz="0" w:space="0" w:color="auto"/>
            <w:bottom w:val="none" w:sz="0" w:space="0" w:color="auto"/>
            <w:right w:val="none" w:sz="0" w:space="0" w:color="auto"/>
          </w:divBdr>
        </w:div>
      </w:divsChild>
    </w:div>
    <w:div w:id="1352026998">
      <w:bodyDiv w:val="1"/>
      <w:marLeft w:val="0"/>
      <w:marRight w:val="0"/>
      <w:marTop w:val="0"/>
      <w:marBottom w:val="0"/>
      <w:divBdr>
        <w:top w:val="none" w:sz="0" w:space="0" w:color="auto"/>
        <w:left w:val="none" w:sz="0" w:space="0" w:color="auto"/>
        <w:bottom w:val="none" w:sz="0" w:space="0" w:color="auto"/>
        <w:right w:val="none" w:sz="0" w:space="0" w:color="auto"/>
      </w:divBdr>
    </w:div>
    <w:div w:id="1353527605">
      <w:bodyDiv w:val="1"/>
      <w:marLeft w:val="0"/>
      <w:marRight w:val="0"/>
      <w:marTop w:val="0"/>
      <w:marBottom w:val="0"/>
      <w:divBdr>
        <w:top w:val="none" w:sz="0" w:space="0" w:color="auto"/>
        <w:left w:val="none" w:sz="0" w:space="0" w:color="auto"/>
        <w:bottom w:val="none" w:sz="0" w:space="0" w:color="auto"/>
        <w:right w:val="none" w:sz="0" w:space="0" w:color="auto"/>
      </w:divBdr>
    </w:div>
    <w:div w:id="1354114177">
      <w:bodyDiv w:val="1"/>
      <w:marLeft w:val="0"/>
      <w:marRight w:val="0"/>
      <w:marTop w:val="0"/>
      <w:marBottom w:val="0"/>
      <w:divBdr>
        <w:top w:val="none" w:sz="0" w:space="0" w:color="auto"/>
        <w:left w:val="none" w:sz="0" w:space="0" w:color="auto"/>
        <w:bottom w:val="none" w:sz="0" w:space="0" w:color="auto"/>
        <w:right w:val="none" w:sz="0" w:space="0" w:color="auto"/>
      </w:divBdr>
    </w:div>
    <w:div w:id="1356811736">
      <w:bodyDiv w:val="1"/>
      <w:marLeft w:val="0"/>
      <w:marRight w:val="0"/>
      <w:marTop w:val="0"/>
      <w:marBottom w:val="0"/>
      <w:divBdr>
        <w:top w:val="none" w:sz="0" w:space="0" w:color="auto"/>
        <w:left w:val="none" w:sz="0" w:space="0" w:color="auto"/>
        <w:bottom w:val="none" w:sz="0" w:space="0" w:color="auto"/>
        <w:right w:val="none" w:sz="0" w:space="0" w:color="auto"/>
      </w:divBdr>
      <w:divsChild>
        <w:div w:id="74019289">
          <w:marLeft w:val="480"/>
          <w:marRight w:val="0"/>
          <w:marTop w:val="0"/>
          <w:marBottom w:val="0"/>
          <w:divBdr>
            <w:top w:val="none" w:sz="0" w:space="0" w:color="auto"/>
            <w:left w:val="none" w:sz="0" w:space="0" w:color="auto"/>
            <w:bottom w:val="none" w:sz="0" w:space="0" w:color="auto"/>
            <w:right w:val="none" w:sz="0" w:space="0" w:color="auto"/>
          </w:divBdr>
        </w:div>
        <w:div w:id="126750349">
          <w:marLeft w:val="480"/>
          <w:marRight w:val="0"/>
          <w:marTop w:val="0"/>
          <w:marBottom w:val="0"/>
          <w:divBdr>
            <w:top w:val="none" w:sz="0" w:space="0" w:color="auto"/>
            <w:left w:val="none" w:sz="0" w:space="0" w:color="auto"/>
            <w:bottom w:val="none" w:sz="0" w:space="0" w:color="auto"/>
            <w:right w:val="none" w:sz="0" w:space="0" w:color="auto"/>
          </w:divBdr>
        </w:div>
        <w:div w:id="373577434">
          <w:marLeft w:val="480"/>
          <w:marRight w:val="0"/>
          <w:marTop w:val="0"/>
          <w:marBottom w:val="0"/>
          <w:divBdr>
            <w:top w:val="none" w:sz="0" w:space="0" w:color="auto"/>
            <w:left w:val="none" w:sz="0" w:space="0" w:color="auto"/>
            <w:bottom w:val="none" w:sz="0" w:space="0" w:color="auto"/>
            <w:right w:val="none" w:sz="0" w:space="0" w:color="auto"/>
          </w:divBdr>
        </w:div>
        <w:div w:id="491990355">
          <w:marLeft w:val="480"/>
          <w:marRight w:val="0"/>
          <w:marTop w:val="0"/>
          <w:marBottom w:val="0"/>
          <w:divBdr>
            <w:top w:val="none" w:sz="0" w:space="0" w:color="auto"/>
            <w:left w:val="none" w:sz="0" w:space="0" w:color="auto"/>
            <w:bottom w:val="none" w:sz="0" w:space="0" w:color="auto"/>
            <w:right w:val="none" w:sz="0" w:space="0" w:color="auto"/>
          </w:divBdr>
        </w:div>
        <w:div w:id="636030994">
          <w:marLeft w:val="480"/>
          <w:marRight w:val="0"/>
          <w:marTop w:val="0"/>
          <w:marBottom w:val="0"/>
          <w:divBdr>
            <w:top w:val="none" w:sz="0" w:space="0" w:color="auto"/>
            <w:left w:val="none" w:sz="0" w:space="0" w:color="auto"/>
            <w:bottom w:val="none" w:sz="0" w:space="0" w:color="auto"/>
            <w:right w:val="none" w:sz="0" w:space="0" w:color="auto"/>
          </w:divBdr>
        </w:div>
        <w:div w:id="672218666">
          <w:marLeft w:val="480"/>
          <w:marRight w:val="0"/>
          <w:marTop w:val="0"/>
          <w:marBottom w:val="0"/>
          <w:divBdr>
            <w:top w:val="none" w:sz="0" w:space="0" w:color="auto"/>
            <w:left w:val="none" w:sz="0" w:space="0" w:color="auto"/>
            <w:bottom w:val="none" w:sz="0" w:space="0" w:color="auto"/>
            <w:right w:val="none" w:sz="0" w:space="0" w:color="auto"/>
          </w:divBdr>
        </w:div>
        <w:div w:id="856503630">
          <w:marLeft w:val="480"/>
          <w:marRight w:val="0"/>
          <w:marTop w:val="0"/>
          <w:marBottom w:val="0"/>
          <w:divBdr>
            <w:top w:val="none" w:sz="0" w:space="0" w:color="auto"/>
            <w:left w:val="none" w:sz="0" w:space="0" w:color="auto"/>
            <w:bottom w:val="none" w:sz="0" w:space="0" w:color="auto"/>
            <w:right w:val="none" w:sz="0" w:space="0" w:color="auto"/>
          </w:divBdr>
        </w:div>
        <w:div w:id="1143155023">
          <w:marLeft w:val="480"/>
          <w:marRight w:val="0"/>
          <w:marTop w:val="0"/>
          <w:marBottom w:val="0"/>
          <w:divBdr>
            <w:top w:val="none" w:sz="0" w:space="0" w:color="auto"/>
            <w:left w:val="none" w:sz="0" w:space="0" w:color="auto"/>
            <w:bottom w:val="none" w:sz="0" w:space="0" w:color="auto"/>
            <w:right w:val="none" w:sz="0" w:space="0" w:color="auto"/>
          </w:divBdr>
        </w:div>
        <w:div w:id="1148979256">
          <w:marLeft w:val="480"/>
          <w:marRight w:val="0"/>
          <w:marTop w:val="0"/>
          <w:marBottom w:val="0"/>
          <w:divBdr>
            <w:top w:val="none" w:sz="0" w:space="0" w:color="auto"/>
            <w:left w:val="none" w:sz="0" w:space="0" w:color="auto"/>
            <w:bottom w:val="none" w:sz="0" w:space="0" w:color="auto"/>
            <w:right w:val="none" w:sz="0" w:space="0" w:color="auto"/>
          </w:divBdr>
        </w:div>
        <w:div w:id="1288897924">
          <w:marLeft w:val="480"/>
          <w:marRight w:val="0"/>
          <w:marTop w:val="0"/>
          <w:marBottom w:val="0"/>
          <w:divBdr>
            <w:top w:val="none" w:sz="0" w:space="0" w:color="auto"/>
            <w:left w:val="none" w:sz="0" w:space="0" w:color="auto"/>
            <w:bottom w:val="none" w:sz="0" w:space="0" w:color="auto"/>
            <w:right w:val="none" w:sz="0" w:space="0" w:color="auto"/>
          </w:divBdr>
        </w:div>
        <w:div w:id="1427194802">
          <w:marLeft w:val="480"/>
          <w:marRight w:val="0"/>
          <w:marTop w:val="0"/>
          <w:marBottom w:val="0"/>
          <w:divBdr>
            <w:top w:val="none" w:sz="0" w:space="0" w:color="auto"/>
            <w:left w:val="none" w:sz="0" w:space="0" w:color="auto"/>
            <w:bottom w:val="none" w:sz="0" w:space="0" w:color="auto"/>
            <w:right w:val="none" w:sz="0" w:space="0" w:color="auto"/>
          </w:divBdr>
        </w:div>
        <w:div w:id="1477988287">
          <w:marLeft w:val="480"/>
          <w:marRight w:val="0"/>
          <w:marTop w:val="0"/>
          <w:marBottom w:val="0"/>
          <w:divBdr>
            <w:top w:val="none" w:sz="0" w:space="0" w:color="auto"/>
            <w:left w:val="none" w:sz="0" w:space="0" w:color="auto"/>
            <w:bottom w:val="none" w:sz="0" w:space="0" w:color="auto"/>
            <w:right w:val="none" w:sz="0" w:space="0" w:color="auto"/>
          </w:divBdr>
        </w:div>
        <w:div w:id="1627349472">
          <w:marLeft w:val="480"/>
          <w:marRight w:val="0"/>
          <w:marTop w:val="0"/>
          <w:marBottom w:val="0"/>
          <w:divBdr>
            <w:top w:val="none" w:sz="0" w:space="0" w:color="auto"/>
            <w:left w:val="none" w:sz="0" w:space="0" w:color="auto"/>
            <w:bottom w:val="none" w:sz="0" w:space="0" w:color="auto"/>
            <w:right w:val="none" w:sz="0" w:space="0" w:color="auto"/>
          </w:divBdr>
        </w:div>
        <w:div w:id="1648968908">
          <w:marLeft w:val="480"/>
          <w:marRight w:val="0"/>
          <w:marTop w:val="0"/>
          <w:marBottom w:val="0"/>
          <w:divBdr>
            <w:top w:val="none" w:sz="0" w:space="0" w:color="auto"/>
            <w:left w:val="none" w:sz="0" w:space="0" w:color="auto"/>
            <w:bottom w:val="none" w:sz="0" w:space="0" w:color="auto"/>
            <w:right w:val="none" w:sz="0" w:space="0" w:color="auto"/>
          </w:divBdr>
        </w:div>
        <w:div w:id="1760364797">
          <w:marLeft w:val="480"/>
          <w:marRight w:val="0"/>
          <w:marTop w:val="0"/>
          <w:marBottom w:val="0"/>
          <w:divBdr>
            <w:top w:val="none" w:sz="0" w:space="0" w:color="auto"/>
            <w:left w:val="none" w:sz="0" w:space="0" w:color="auto"/>
            <w:bottom w:val="none" w:sz="0" w:space="0" w:color="auto"/>
            <w:right w:val="none" w:sz="0" w:space="0" w:color="auto"/>
          </w:divBdr>
        </w:div>
        <w:div w:id="1999188316">
          <w:marLeft w:val="480"/>
          <w:marRight w:val="0"/>
          <w:marTop w:val="0"/>
          <w:marBottom w:val="0"/>
          <w:divBdr>
            <w:top w:val="none" w:sz="0" w:space="0" w:color="auto"/>
            <w:left w:val="none" w:sz="0" w:space="0" w:color="auto"/>
            <w:bottom w:val="none" w:sz="0" w:space="0" w:color="auto"/>
            <w:right w:val="none" w:sz="0" w:space="0" w:color="auto"/>
          </w:divBdr>
        </w:div>
        <w:div w:id="2039812714">
          <w:marLeft w:val="480"/>
          <w:marRight w:val="0"/>
          <w:marTop w:val="0"/>
          <w:marBottom w:val="0"/>
          <w:divBdr>
            <w:top w:val="none" w:sz="0" w:space="0" w:color="auto"/>
            <w:left w:val="none" w:sz="0" w:space="0" w:color="auto"/>
            <w:bottom w:val="none" w:sz="0" w:space="0" w:color="auto"/>
            <w:right w:val="none" w:sz="0" w:space="0" w:color="auto"/>
          </w:divBdr>
        </w:div>
        <w:div w:id="2117292048">
          <w:marLeft w:val="480"/>
          <w:marRight w:val="0"/>
          <w:marTop w:val="0"/>
          <w:marBottom w:val="0"/>
          <w:divBdr>
            <w:top w:val="none" w:sz="0" w:space="0" w:color="auto"/>
            <w:left w:val="none" w:sz="0" w:space="0" w:color="auto"/>
            <w:bottom w:val="none" w:sz="0" w:space="0" w:color="auto"/>
            <w:right w:val="none" w:sz="0" w:space="0" w:color="auto"/>
          </w:divBdr>
        </w:div>
        <w:div w:id="2122021081">
          <w:marLeft w:val="480"/>
          <w:marRight w:val="0"/>
          <w:marTop w:val="0"/>
          <w:marBottom w:val="0"/>
          <w:divBdr>
            <w:top w:val="none" w:sz="0" w:space="0" w:color="auto"/>
            <w:left w:val="none" w:sz="0" w:space="0" w:color="auto"/>
            <w:bottom w:val="none" w:sz="0" w:space="0" w:color="auto"/>
            <w:right w:val="none" w:sz="0" w:space="0" w:color="auto"/>
          </w:divBdr>
        </w:div>
      </w:divsChild>
    </w:div>
    <w:div w:id="1357317953">
      <w:bodyDiv w:val="1"/>
      <w:marLeft w:val="0"/>
      <w:marRight w:val="0"/>
      <w:marTop w:val="0"/>
      <w:marBottom w:val="0"/>
      <w:divBdr>
        <w:top w:val="none" w:sz="0" w:space="0" w:color="auto"/>
        <w:left w:val="none" w:sz="0" w:space="0" w:color="auto"/>
        <w:bottom w:val="none" w:sz="0" w:space="0" w:color="auto"/>
        <w:right w:val="none" w:sz="0" w:space="0" w:color="auto"/>
      </w:divBdr>
    </w:div>
    <w:div w:id="1359237419">
      <w:bodyDiv w:val="1"/>
      <w:marLeft w:val="0"/>
      <w:marRight w:val="0"/>
      <w:marTop w:val="0"/>
      <w:marBottom w:val="0"/>
      <w:divBdr>
        <w:top w:val="none" w:sz="0" w:space="0" w:color="auto"/>
        <w:left w:val="none" w:sz="0" w:space="0" w:color="auto"/>
        <w:bottom w:val="none" w:sz="0" w:space="0" w:color="auto"/>
        <w:right w:val="none" w:sz="0" w:space="0" w:color="auto"/>
      </w:divBdr>
    </w:div>
    <w:div w:id="1362241966">
      <w:bodyDiv w:val="1"/>
      <w:marLeft w:val="0"/>
      <w:marRight w:val="0"/>
      <w:marTop w:val="0"/>
      <w:marBottom w:val="0"/>
      <w:divBdr>
        <w:top w:val="none" w:sz="0" w:space="0" w:color="auto"/>
        <w:left w:val="none" w:sz="0" w:space="0" w:color="auto"/>
        <w:bottom w:val="none" w:sz="0" w:space="0" w:color="auto"/>
        <w:right w:val="none" w:sz="0" w:space="0" w:color="auto"/>
      </w:divBdr>
    </w:div>
    <w:div w:id="1363675368">
      <w:bodyDiv w:val="1"/>
      <w:marLeft w:val="0"/>
      <w:marRight w:val="0"/>
      <w:marTop w:val="0"/>
      <w:marBottom w:val="0"/>
      <w:divBdr>
        <w:top w:val="none" w:sz="0" w:space="0" w:color="auto"/>
        <w:left w:val="none" w:sz="0" w:space="0" w:color="auto"/>
        <w:bottom w:val="none" w:sz="0" w:space="0" w:color="auto"/>
        <w:right w:val="none" w:sz="0" w:space="0" w:color="auto"/>
      </w:divBdr>
    </w:div>
    <w:div w:id="1365013995">
      <w:bodyDiv w:val="1"/>
      <w:marLeft w:val="0"/>
      <w:marRight w:val="0"/>
      <w:marTop w:val="0"/>
      <w:marBottom w:val="0"/>
      <w:divBdr>
        <w:top w:val="none" w:sz="0" w:space="0" w:color="auto"/>
        <w:left w:val="none" w:sz="0" w:space="0" w:color="auto"/>
        <w:bottom w:val="none" w:sz="0" w:space="0" w:color="auto"/>
        <w:right w:val="none" w:sz="0" w:space="0" w:color="auto"/>
      </w:divBdr>
    </w:div>
    <w:div w:id="1370908451">
      <w:bodyDiv w:val="1"/>
      <w:marLeft w:val="0"/>
      <w:marRight w:val="0"/>
      <w:marTop w:val="0"/>
      <w:marBottom w:val="0"/>
      <w:divBdr>
        <w:top w:val="none" w:sz="0" w:space="0" w:color="auto"/>
        <w:left w:val="none" w:sz="0" w:space="0" w:color="auto"/>
        <w:bottom w:val="none" w:sz="0" w:space="0" w:color="auto"/>
        <w:right w:val="none" w:sz="0" w:space="0" w:color="auto"/>
      </w:divBdr>
    </w:div>
    <w:div w:id="1372684249">
      <w:bodyDiv w:val="1"/>
      <w:marLeft w:val="0"/>
      <w:marRight w:val="0"/>
      <w:marTop w:val="0"/>
      <w:marBottom w:val="0"/>
      <w:divBdr>
        <w:top w:val="none" w:sz="0" w:space="0" w:color="auto"/>
        <w:left w:val="none" w:sz="0" w:space="0" w:color="auto"/>
        <w:bottom w:val="none" w:sz="0" w:space="0" w:color="auto"/>
        <w:right w:val="none" w:sz="0" w:space="0" w:color="auto"/>
      </w:divBdr>
      <w:divsChild>
        <w:div w:id="140852194">
          <w:marLeft w:val="480"/>
          <w:marRight w:val="0"/>
          <w:marTop w:val="0"/>
          <w:marBottom w:val="0"/>
          <w:divBdr>
            <w:top w:val="none" w:sz="0" w:space="0" w:color="auto"/>
            <w:left w:val="none" w:sz="0" w:space="0" w:color="auto"/>
            <w:bottom w:val="none" w:sz="0" w:space="0" w:color="auto"/>
            <w:right w:val="none" w:sz="0" w:space="0" w:color="auto"/>
          </w:divBdr>
        </w:div>
        <w:div w:id="511989117">
          <w:marLeft w:val="480"/>
          <w:marRight w:val="0"/>
          <w:marTop w:val="0"/>
          <w:marBottom w:val="0"/>
          <w:divBdr>
            <w:top w:val="none" w:sz="0" w:space="0" w:color="auto"/>
            <w:left w:val="none" w:sz="0" w:space="0" w:color="auto"/>
            <w:bottom w:val="none" w:sz="0" w:space="0" w:color="auto"/>
            <w:right w:val="none" w:sz="0" w:space="0" w:color="auto"/>
          </w:divBdr>
        </w:div>
        <w:div w:id="927078902">
          <w:marLeft w:val="480"/>
          <w:marRight w:val="0"/>
          <w:marTop w:val="0"/>
          <w:marBottom w:val="0"/>
          <w:divBdr>
            <w:top w:val="none" w:sz="0" w:space="0" w:color="auto"/>
            <w:left w:val="none" w:sz="0" w:space="0" w:color="auto"/>
            <w:bottom w:val="none" w:sz="0" w:space="0" w:color="auto"/>
            <w:right w:val="none" w:sz="0" w:space="0" w:color="auto"/>
          </w:divBdr>
        </w:div>
        <w:div w:id="954211130">
          <w:marLeft w:val="480"/>
          <w:marRight w:val="0"/>
          <w:marTop w:val="0"/>
          <w:marBottom w:val="0"/>
          <w:divBdr>
            <w:top w:val="none" w:sz="0" w:space="0" w:color="auto"/>
            <w:left w:val="none" w:sz="0" w:space="0" w:color="auto"/>
            <w:bottom w:val="none" w:sz="0" w:space="0" w:color="auto"/>
            <w:right w:val="none" w:sz="0" w:space="0" w:color="auto"/>
          </w:divBdr>
        </w:div>
        <w:div w:id="1114638201">
          <w:marLeft w:val="480"/>
          <w:marRight w:val="0"/>
          <w:marTop w:val="0"/>
          <w:marBottom w:val="0"/>
          <w:divBdr>
            <w:top w:val="none" w:sz="0" w:space="0" w:color="auto"/>
            <w:left w:val="none" w:sz="0" w:space="0" w:color="auto"/>
            <w:bottom w:val="none" w:sz="0" w:space="0" w:color="auto"/>
            <w:right w:val="none" w:sz="0" w:space="0" w:color="auto"/>
          </w:divBdr>
        </w:div>
        <w:div w:id="1503929152">
          <w:marLeft w:val="480"/>
          <w:marRight w:val="0"/>
          <w:marTop w:val="0"/>
          <w:marBottom w:val="0"/>
          <w:divBdr>
            <w:top w:val="none" w:sz="0" w:space="0" w:color="auto"/>
            <w:left w:val="none" w:sz="0" w:space="0" w:color="auto"/>
            <w:bottom w:val="none" w:sz="0" w:space="0" w:color="auto"/>
            <w:right w:val="none" w:sz="0" w:space="0" w:color="auto"/>
          </w:divBdr>
        </w:div>
      </w:divsChild>
    </w:div>
    <w:div w:id="1373919536">
      <w:bodyDiv w:val="1"/>
      <w:marLeft w:val="0"/>
      <w:marRight w:val="0"/>
      <w:marTop w:val="0"/>
      <w:marBottom w:val="0"/>
      <w:divBdr>
        <w:top w:val="none" w:sz="0" w:space="0" w:color="auto"/>
        <w:left w:val="none" w:sz="0" w:space="0" w:color="auto"/>
        <w:bottom w:val="none" w:sz="0" w:space="0" w:color="auto"/>
        <w:right w:val="none" w:sz="0" w:space="0" w:color="auto"/>
      </w:divBdr>
      <w:divsChild>
        <w:div w:id="250893824">
          <w:marLeft w:val="480"/>
          <w:marRight w:val="0"/>
          <w:marTop w:val="0"/>
          <w:marBottom w:val="0"/>
          <w:divBdr>
            <w:top w:val="none" w:sz="0" w:space="0" w:color="auto"/>
            <w:left w:val="none" w:sz="0" w:space="0" w:color="auto"/>
            <w:bottom w:val="none" w:sz="0" w:space="0" w:color="auto"/>
            <w:right w:val="none" w:sz="0" w:space="0" w:color="auto"/>
          </w:divBdr>
        </w:div>
        <w:div w:id="306397168">
          <w:marLeft w:val="480"/>
          <w:marRight w:val="0"/>
          <w:marTop w:val="0"/>
          <w:marBottom w:val="0"/>
          <w:divBdr>
            <w:top w:val="none" w:sz="0" w:space="0" w:color="auto"/>
            <w:left w:val="none" w:sz="0" w:space="0" w:color="auto"/>
            <w:bottom w:val="none" w:sz="0" w:space="0" w:color="auto"/>
            <w:right w:val="none" w:sz="0" w:space="0" w:color="auto"/>
          </w:divBdr>
        </w:div>
        <w:div w:id="453985588">
          <w:marLeft w:val="480"/>
          <w:marRight w:val="0"/>
          <w:marTop w:val="0"/>
          <w:marBottom w:val="0"/>
          <w:divBdr>
            <w:top w:val="none" w:sz="0" w:space="0" w:color="auto"/>
            <w:left w:val="none" w:sz="0" w:space="0" w:color="auto"/>
            <w:bottom w:val="none" w:sz="0" w:space="0" w:color="auto"/>
            <w:right w:val="none" w:sz="0" w:space="0" w:color="auto"/>
          </w:divBdr>
        </w:div>
        <w:div w:id="492986419">
          <w:marLeft w:val="480"/>
          <w:marRight w:val="0"/>
          <w:marTop w:val="0"/>
          <w:marBottom w:val="0"/>
          <w:divBdr>
            <w:top w:val="none" w:sz="0" w:space="0" w:color="auto"/>
            <w:left w:val="none" w:sz="0" w:space="0" w:color="auto"/>
            <w:bottom w:val="none" w:sz="0" w:space="0" w:color="auto"/>
            <w:right w:val="none" w:sz="0" w:space="0" w:color="auto"/>
          </w:divBdr>
        </w:div>
        <w:div w:id="530991607">
          <w:marLeft w:val="480"/>
          <w:marRight w:val="0"/>
          <w:marTop w:val="0"/>
          <w:marBottom w:val="0"/>
          <w:divBdr>
            <w:top w:val="none" w:sz="0" w:space="0" w:color="auto"/>
            <w:left w:val="none" w:sz="0" w:space="0" w:color="auto"/>
            <w:bottom w:val="none" w:sz="0" w:space="0" w:color="auto"/>
            <w:right w:val="none" w:sz="0" w:space="0" w:color="auto"/>
          </w:divBdr>
        </w:div>
        <w:div w:id="540672389">
          <w:marLeft w:val="480"/>
          <w:marRight w:val="0"/>
          <w:marTop w:val="0"/>
          <w:marBottom w:val="0"/>
          <w:divBdr>
            <w:top w:val="none" w:sz="0" w:space="0" w:color="auto"/>
            <w:left w:val="none" w:sz="0" w:space="0" w:color="auto"/>
            <w:bottom w:val="none" w:sz="0" w:space="0" w:color="auto"/>
            <w:right w:val="none" w:sz="0" w:space="0" w:color="auto"/>
          </w:divBdr>
        </w:div>
        <w:div w:id="595216296">
          <w:marLeft w:val="480"/>
          <w:marRight w:val="0"/>
          <w:marTop w:val="0"/>
          <w:marBottom w:val="0"/>
          <w:divBdr>
            <w:top w:val="none" w:sz="0" w:space="0" w:color="auto"/>
            <w:left w:val="none" w:sz="0" w:space="0" w:color="auto"/>
            <w:bottom w:val="none" w:sz="0" w:space="0" w:color="auto"/>
            <w:right w:val="none" w:sz="0" w:space="0" w:color="auto"/>
          </w:divBdr>
        </w:div>
        <w:div w:id="612249955">
          <w:marLeft w:val="480"/>
          <w:marRight w:val="0"/>
          <w:marTop w:val="0"/>
          <w:marBottom w:val="0"/>
          <w:divBdr>
            <w:top w:val="none" w:sz="0" w:space="0" w:color="auto"/>
            <w:left w:val="none" w:sz="0" w:space="0" w:color="auto"/>
            <w:bottom w:val="none" w:sz="0" w:space="0" w:color="auto"/>
            <w:right w:val="none" w:sz="0" w:space="0" w:color="auto"/>
          </w:divBdr>
        </w:div>
        <w:div w:id="752969108">
          <w:marLeft w:val="480"/>
          <w:marRight w:val="0"/>
          <w:marTop w:val="0"/>
          <w:marBottom w:val="0"/>
          <w:divBdr>
            <w:top w:val="none" w:sz="0" w:space="0" w:color="auto"/>
            <w:left w:val="none" w:sz="0" w:space="0" w:color="auto"/>
            <w:bottom w:val="none" w:sz="0" w:space="0" w:color="auto"/>
            <w:right w:val="none" w:sz="0" w:space="0" w:color="auto"/>
          </w:divBdr>
        </w:div>
        <w:div w:id="754475676">
          <w:marLeft w:val="480"/>
          <w:marRight w:val="0"/>
          <w:marTop w:val="0"/>
          <w:marBottom w:val="0"/>
          <w:divBdr>
            <w:top w:val="none" w:sz="0" w:space="0" w:color="auto"/>
            <w:left w:val="none" w:sz="0" w:space="0" w:color="auto"/>
            <w:bottom w:val="none" w:sz="0" w:space="0" w:color="auto"/>
            <w:right w:val="none" w:sz="0" w:space="0" w:color="auto"/>
          </w:divBdr>
        </w:div>
        <w:div w:id="942539396">
          <w:marLeft w:val="480"/>
          <w:marRight w:val="0"/>
          <w:marTop w:val="0"/>
          <w:marBottom w:val="0"/>
          <w:divBdr>
            <w:top w:val="none" w:sz="0" w:space="0" w:color="auto"/>
            <w:left w:val="none" w:sz="0" w:space="0" w:color="auto"/>
            <w:bottom w:val="none" w:sz="0" w:space="0" w:color="auto"/>
            <w:right w:val="none" w:sz="0" w:space="0" w:color="auto"/>
          </w:divBdr>
        </w:div>
        <w:div w:id="1158762780">
          <w:marLeft w:val="480"/>
          <w:marRight w:val="0"/>
          <w:marTop w:val="0"/>
          <w:marBottom w:val="0"/>
          <w:divBdr>
            <w:top w:val="none" w:sz="0" w:space="0" w:color="auto"/>
            <w:left w:val="none" w:sz="0" w:space="0" w:color="auto"/>
            <w:bottom w:val="none" w:sz="0" w:space="0" w:color="auto"/>
            <w:right w:val="none" w:sz="0" w:space="0" w:color="auto"/>
          </w:divBdr>
        </w:div>
        <w:div w:id="1267470598">
          <w:marLeft w:val="480"/>
          <w:marRight w:val="0"/>
          <w:marTop w:val="0"/>
          <w:marBottom w:val="0"/>
          <w:divBdr>
            <w:top w:val="none" w:sz="0" w:space="0" w:color="auto"/>
            <w:left w:val="none" w:sz="0" w:space="0" w:color="auto"/>
            <w:bottom w:val="none" w:sz="0" w:space="0" w:color="auto"/>
            <w:right w:val="none" w:sz="0" w:space="0" w:color="auto"/>
          </w:divBdr>
        </w:div>
        <w:div w:id="1532458060">
          <w:marLeft w:val="480"/>
          <w:marRight w:val="0"/>
          <w:marTop w:val="0"/>
          <w:marBottom w:val="0"/>
          <w:divBdr>
            <w:top w:val="none" w:sz="0" w:space="0" w:color="auto"/>
            <w:left w:val="none" w:sz="0" w:space="0" w:color="auto"/>
            <w:bottom w:val="none" w:sz="0" w:space="0" w:color="auto"/>
            <w:right w:val="none" w:sz="0" w:space="0" w:color="auto"/>
          </w:divBdr>
        </w:div>
        <w:div w:id="2004501249">
          <w:marLeft w:val="480"/>
          <w:marRight w:val="0"/>
          <w:marTop w:val="0"/>
          <w:marBottom w:val="0"/>
          <w:divBdr>
            <w:top w:val="none" w:sz="0" w:space="0" w:color="auto"/>
            <w:left w:val="none" w:sz="0" w:space="0" w:color="auto"/>
            <w:bottom w:val="none" w:sz="0" w:space="0" w:color="auto"/>
            <w:right w:val="none" w:sz="0" w:space="0" w:color="auto"/>
          </w:divBdr>
        </w:div>
        <w:div w:id="2024624256">
          <w:marLeft w:val="480"/>
          <w:marRight w:val="0"/>
          <w:marTop w:val="0"/>
          <w:marBottom w:val="0"/>
          <w:divBdr>
            <w:top w:val="none" w:sz="0" w:space="0" w:color="auto"/>
            <w:left w:val="none" w:sz="0" w:space="0" w:color="auto"/>
            <w:bottom w:val="none" w:sz="0" w:space="0" w:color="auto"/>
            <w:right w:val="none" w:sz="0" w:space="0" w:color="auto"/>
          </w:divBdr>
        </w:div>
      </w:divsChild>
    </w:div>
    <w:div w:id="1375617754">
      <w:bodyDiv w:val="1"/>
      <w:marLeft w:val="0"/>
      <w:marRight w:val="0"/>
      <w:marTop w:val="0"/>
      <w:marBottom w:val="0"/>
      <w:divBdr>
        <w:top w:val="none" w:sz="0" w:space="0" w:color="auto"/>
        <w:left w:val="none" w:sz="0" w:space="0" w:color="auto"/>
        <w:bottom w:val="none" w:sz="0" w:space="0" w:color="auto"/>
        <w:right w:val="none" w:sz="0" w:space="0" w:color="auto"/>
      </w:divBdr>
      <w:divsChild>
        <w:div w:id="590549095">
          <w:marLeft w:val="480"/>
          <w:marRight w:val="0"/>
          <w:marTop w:val="0"/>
          <w:marBottom w:val="0"/>
          <w:divBdr>
            <w:top w:val="none" w:sz="0" w:space="0" w:color="auto"/>
            <w:left w:val="none" w:sz="0" w:space="0" w:color="auto"/>
            <w:bottom w:val="none" w:sz="0" w:space="0" w:color="auto"/>
            <w:right w:val="none" w:sz="0" w:space="0" w:color="auto"/>
          </w:divBdr>
        </w:div>
        <w:div w:id="1026827452">
          <w:marLeft w:val="480"/>
          <w:marRight w:val="0"/>
          <w:marTop w:val="0"/>
          <w:marBottom w:val="0"/>
          <w:divBdr>
            <w:top w:val="none" w:sz="0" w:space="0" w:color="auto"/>
            <w:left w:val="none" w:sz="0" w:space="0" w:color="auto"/>
            <w:bottom w:val="none" w:sz="0" w:space="0" w:color="auto"/>
            <w:right w:val="none" w:sz="0" w:space="0" w:color="auto"/>
          </w:divBdr>
        </w:div>
        <w:div w:id="1046951101">
          <w:marLeft w:val="480"/>
          <w:marRight w:val="0"/>
          <w:marTop w:val="0"/>
          <w:marBottom w:val="0"/>
          <w:divBdr>
            <w:top w:val="none" w:sz="0" w:space="0" w:color="auto"/>
            <w:left w:val="none" w:sz="0" w:space="0" w:color="auto"/>
            <w:bottom w:val="none" w:sz="0" w:space="0" w:color="auto"/>
            <w:right w:val="none" w:sz="0" w:space="0" w:color="auto"/>
          </w:divBdr>
        </w:div>
        <w:div w:id="1192692504">
          <w:marLeft w:val="480"/>
          <w:marRight w:val="0"/>
          <w:marTop w:val="0"/>
          <w:marBottom w:val="0"/>
          <w:divBdr>
            <w:top w:val="none" w:sz="0" w:space="0" w:color="auto"/>
            <w:left w:val="none" w:sz="0" w:space="0" w:color="auto"/>
            <w:bottom w:val="none" w:sz="0" w:space="0" w:color="auto"/>
            <w:right w:val="none" w:sz="0" w:space="0" w:color="auto"/>
          </w:divBdr>
        </w:div>
        <w:div w:id="1982882421">
          <w:marLeft w:val="480"/>
          <w:marRight w:val="0"/>
          <w:marTop w:val="0"/>
          <w:marBottom w:val="0"/>
          <w:divBdr>
            <w:top w:val="none" w:sz="0" w:space="0" w:color="auto"/>
            <w:left w:val="none" w:sz="0" w:space="0" w:color="auto"/>
            <w:bottom w:val="none" w:sz="0" w:space="0" w:color="auto"/>
            <w:right w:val="none" w:sz="0" w:space="0" w:color="auto"/>
          </w:divBdr>
        </w:div>
      </w:divsChild>
    </w:div>
    <w:div w:id="1375884637">
      <w:bodyDiv w:val="1"/>
      <w:marLeft w:val="0"/>
      <w:marRight w:val="0"/>
      <w:marTop w:val="0"/>
      <w:marBottom w:val="0"/>
      <w:divBdr>
        <w:top w:val="none" w:sz="0" w:space="0" w:color="auto"/>
        <w:left w:val="none" w:sz="0" w:space="0" w:color="auto"/>
        <w:bottom w:val="none" w:sz="0" w:space="0" w:color="auto"/>
        <w:right w:val="none" w:sz="0" w:space="0" w:color="auto"/>
      </w:divBdr>
    </w:div>
    <w:div w:id="1377468001">
      <w:bodyDiv w:val="1"/>
      <w:marLeft w:val="0"/>
      <w:marRight w:val="0"/>
      <w:marTop w:val="0"/>
      <w:marBottom w:val="0"/>
      <w:divBdr>
        <w:top w:val="none" w:sz="0" w:space="0" w:color="auto"/>
        <w:left w:val="none" w:sz="0" w:space="0" w:color="auto"/>
        <w:bottom w:val="none" w:sz="0" w:space="0" w:color="auto"/>
        <w:right w:val="none" w:sz="0" w:space="0" w:color="auto"/>
      </w:divBdr>
    </w:div>
    <w:div w:id="1377704217">
      <w:bodyDiv w:val="1"/>
      <w:marLeft w:val="0"/>
      <w:marRight w:val="0"/>
      <w:marTop w:val="0"/>
      <w:marBottom w:val="0"/>
      <w:divBdr>
        <w:top w:val="none" w:sz="0" w:space="0" w:color="auto"/>
        <w:left w:val="none" w:sz="0" w:space="0" w:color="auto"/>
        <w:bottom w:val="none" w:sz="0" w:space="0" w:color="auto"/>
        <w:right w:val="none" w:sz="0" w:space="0" w:color="auto"/>
      </w:divBdr>
    </w:div>
    <w:div w:id="1379017167">
      <w:bodyDiv w:val="1"/>
      <w:marLeft w:val="0"/>
      <w:marRight w:val="0"/>
      <w:marTop w:val="0"/>
      <w:marBottom w:val="0"/>
      <w:divBdr>
        <w:top w:val="none" w:sz="0" w:space="0" w:color="auto"/>
        <w:left w:val="none" w:sz="0" w:space="0" w:color="auto"/>
        <w:bottom w:val="none" w:sz="0" w:space="0" w:color="auto"/>
        <w:right w:val="none" w:sz="0" w:space="0" w:color="auto"/>
      </w:divBdr>
    </w:div>
    <w:div w:id="1379738912">
      <w:bodyDiv w:val="1"/>
      <w:marLeft w:val="0"/>
      <w:marRight w:val="0"/>
      <w:marTop w:val="0"/>
      <w:marBottom w:val="0"/>
      <w:divBdr>
        <w:top w:val="none" w:sz="0" w:space="0" w:color="auto"/>
        <w:left w:val="none" w:sz="0" w:space="0" w:color="auto"/>
        <w:bottom w:val="none" w:sz="0" w:space="0" w:color="auto"/>
        <w:right w:val="none" w:sz="0" w:space="0" w:color="auto"/>
      </w:divBdr>
    </w:div>
    <w:div w:id="1382285604">
      <w:bodyDiv w:val="1"/>
      <w:marLeft w:val="0"/>
      <w:marRight w:val="0"/>
      <w:marTop w:val="0"/>
      <w:marBottom w:val="0"/>
      <w:divBdr>
        <w:top w:val="none" w:sz="0" w:space="0" w:color="auto"/>
        <w:left w:val="none" w:sz="0" w:space="0" w:color="auto"/>
        <w:bottom w:val="none" w:sz="0" w:space="0" w:color="auto"/>
        <w:right w:val="none" w:sz="0" w:space="0" w:color="auto"/>
      </w:divBdr>
    </w:div>
    <w:div w:id="1384671236">
      <w:bodyDiv w:val="1"/>
      <w:marLeft w:val="0"/>
      <w:marRight w:val="0"/>
      <w:marTop w:val="0"/>
      <w:marBottom w:val="0"/>
      <w:divBdr>
        <w:top w:val="none" w:sz="0" w:space="0" w:color="auto"/>
        <w:left w:val="none" w:sz="0" w:space="0" w:color="auto"/>
        <w:bottom w:val="none" w:sz="0" w:space="0" w:color="auto"/>
        <w:right w:val="none" w:sz="0" w:space="0" w:color="auto"/>
      </w:divBdr>
    </w:div>
    <w:div w:id="1388647019">
      <w:bodyDiv w:val="1"/>
      <w:marLeft w:val="0"/>
      <w:marRight w:val="0"/>
      <w:marTop w:val="0"/>
      <w:marBottom w:val="0"/>
      <w:divBdr>
        <w:top w:val="none" w:sz="0" w:space="0" w:color="auto"/>
        <w:left w:val="none" w:sz="0" w:space="0" w:color="auto"/>
        <w:bottom w:val="none" w:sz="0" w:space="0" w:color="auto"/>
        <w:right w:val="none" w:sz="0" w:space="0" w:color="auto"/>
      </w:divBdr>
    </w:div>
    <w:div w:id="1389457189">
      <w:bodyDiv w:val="1"/>
      <w:marLeft w:val="0"/>
      <w:marRight w:val="0"/>
      <w:marTop w:val="0"/>
      <w:marBottom w:val="0"/>
      <w:divBdr>
        <w:top w:val="none" w:sz="0" w:space="0" w:color="auto"/>
        <w:left w:val="none" w:sz="0" w:space="0" w:color="auto"/>
        <w:bottom w:val="none" w:sz="0" w:space="0" w:color="auto"/>
        <w:right w:val="none" w:sz="0" w:space="0" w:color="auto"/>
      </w:divBdr>
      <w:divsChild>
        <w:div w:id="990715298">
          <w:marLeft w:val="480"/>
          <w:marRight w:val="0"/>
          <w:marTop w:val="0"/>
          <w:marBottom w:val="0"/>
          <w:divBdr>
            <w:top w:val="none" w:sz="0" w:space="0" w:color="auto"/>
            <w:left w:val="none" w:sz="0" w:space="0" w:color="auto"/>
            <w:bottom w:val="none" w:sz="0" w:space="0" w:color="auto"/>
            <w:right w:val="none" w:sz="0" w:space="0" w:color="auto"/>
          </w:divBdr>
        </w:div>
        <w:div w:id="1420177637">
          <w:marLeft w:val="480"/>
          <w:marRight w:val="0"/>
          <w:marTop w:val="0"/>
          <w:marBottom w:val="0"/>
          <w:divBdr>
            <w:top w:val="none" w:sz="0" w:space="0" w:color="auto"/>
            <w:left w:val="none" w:sz="0" w:space="0" w:color="auto"/>
            <w:bottom w:val="none" w:sz="0" w:space="0" w:color="auto"/>
            <w:right w:val="none" w:sz="0" w:space="0" w:color="auto"/>
          </w:divBdr>
        </w:div>
      </w:divsChild>
    </w:div>
    <w:div w:id="1392390769">
      <w:bodyDiv w:val="1"/>
      <w:marLeft w:val="0"/>
      <w:marRight w:val="0"/>
      <w:marTop w:val="0"/>
      <w:marBottom w:val="0"/>
      <w:divBdr>
        <w:top w:val="none" w:sz="0" w:space="0" w:color="auto"/>
        <w:left w:val="none" w:sz="0" w:space="0" w:color="auto"/>
        <w:bottom w:val="none" w:sz="0" w:space="0" w:color="auto"/>
        <w:right w:val="none" w:sz="0" w:space="0" w:color="auto"/>
      </w:divBdr>
    </w:div>
    <w:div w:id="1395081847">
      <w:bodyDiv w:val="1"/>
      <w:marLeft w:val="0"/>
      <w:marRight w:val="0"/>
      <w:marTop w:val="0"/>
      <w:marBottom w:val="0"/>
      <w:divBdr>
        <w:top w:val="none" w:sz="0" w:space="0" w:color="auto"/>
        <w:left w:val="none" w:sz="0" w:space="0" w:color="auto"/>
        <w:bottom w:val="none" w:sz="0" w:space="0" w:color="auto"/>
        <w:right w:val="none" w:sz="0" w:space="0" w:color="auto"/>
      </w:divBdr>
    </w:div>
    <w:div w:id="1402942872">
      <w:bodyDiv w:val="1"/>
      <w:marLeft w:val="0"/>
      <w:marRight w:val="0"/>
      <w:marTop w:val="0"/>
      <w:marBottom w:val="0"/>
      <w:divBdr>
        <w:top w:val="none" w:sz="0" w:space="0" w:color="auto"/>
        <w:left w:val="none" w:sz="0" w:space="0" w:color="auto"/>
        <w:bottom w:val="none" w:sz="0" w:space="0" w:color="auto"/>
        <w:right w:val="none" w:sz="0" w:space="0" w:color="auto"/>
      </w:divBdr>
    </w:div>
    <w:div w:id="1403331378">
      <w:bodyDiv w:val="1"/>
      <w:marLeft w:val="0"/>
      <w:marRight w:val="0"/>
      <w:marTop w:val="0"/>
      <w:marBottom w:val="0"/>
      <w:divBdr>
        <w:top w:val="none" w:sz="0" w:space="0" w:color="auto"/>
        <w:left w:val="none" w:sz="0" w:space="0" w:color="auto"/>
        <w:bottom w:val="none" w:sz="0" w:space="0" w:color="auto"/>
        <w:right w:val="none" w:sz="0" w:space="0" w:color="auto"/>
      </w:divBdr>
    </w:div>
    <w:div w:id="1403984098">
      <w:bodyDiv w:val="1"/>
      <w:marLeft w:val="0"/>
      <w:marRight w:val="0"/>
      <w:marTop w:val="0"/>
      <w:marBottom w:val="0"/>
      <w:divBdr>
        <w:top w:val="none" w:sz="0" w:space="0" w:color="auto"/>
        <w:left w:val="none" w:sz="0" w:space="0" w:color="auto"/>
        <w:bottom w:val="none" w:sz="0" w:space="0" w:color="auto"/>
        <w:right w:val="none" w:sz="0" w:space="0" w:color="auto"/>
      </w:divBdr>
    </w:div>
    <w:div w:id="1404133861">
      <w:bodyDiv w:val="1"/>
      <w:marLeft w:val="0"/>
      <w:marRight w:val="0"/>
      <w:marTop w:val="0"/>
      <w:marBottom w:val="0"/>
      <w:divBdr>
        <w:top w:val="none" w:sz="0" w:space="0" w:color="auto"/>
        <w:left w:val="none" w:sz="0" w:space="0" w:color="auto"/>
        <w:bottom w:val="none" w:sz="0" w:space="0" w:color="auto"/>
        <w:right w:val="none" w:sz="0" w:space="0" w:color="auto"/>
      </w:divBdr>
    </w:div>
    <w:div w:id="1404722385">
      <w:bodyDiv w:val="1"/>
      <w:marLeft w:val="0"/>
      <w:marRight w:val="0"/>
      <w:marTop w:val="0"/>
      <w:marBottom w:val="0"/>
      <w:divBdr>
        <w:top w:val="none" w:sz="0" w:space="0" w:color="auto"/>
        <w:left w:val="none" w:sz="0" w:space="0" w:color="auto"/>
        <w:bottom w:val="none" w:sz="0" w:space="0" w:color="auto"/>
        <w:right w:val="none" w:sz="0" w:space="0" w:color="auto"/>
      </w:divBdr>
    </w:div>
    <w:div w:id="1405223794">
      <w:bodyDiv w:val="1"/>
      <w:marLeft w:val="0"/>
      <w:marRight w:val="0"/>
      <w:marTop w:val="0"/>
      <w:marBottom w:val="0"/>
      <w:divBdr>
        <w:top w:val="none" w:sz="0" w:space="0" w:color="auto"/>
        <w:left w:val="none" w:sz="0" w:space="0" w:color="auto"/>
        <w:bottom w:val="none" w:sz="0" w:space="0" w:color="auto"/>
        <w:right w:val="none" w:sz="0" w:space="0" w:color="auto"/>
      </w:divBdr>
      <w:divsChild>
        <w:div w:id="114761802">
          <w:marLeft w:val="480"/>
          <w:marRight w:val="0"/>
          <w:marTop w:val="0"/>
          <w:marBottom w:val="0"/>
          <w:divBdr>
            <w:top w:val="none" w:sz="0" w:space="0" w:color="auto"/>
            <w:left w:val="none" w:sz="0" w:space="0" w:color="auto"/>
            <w:bottom w:val="none" w:sz="0" w:space="0" w:color="auto"/>
            <w:right w:val="none" w:sz="0" w:space="0" w:color="auto"/>
          </w:divBdr>
        </w:div>
        <w:div w:id="199362215">
          <w:marLeft w:val="480"/>
          <w:marRight w:val="0"/>
          <w:marTop w:val="0"/>
          <w:marBottom w:val="0"/>
          <w:divBdr>
            <w:top w:val="none" w:sz="0" w:space="0" w:color="auto"/>
            <w:left w:val="none" w:sz="0" w:space="0" w:color="auto"/>
            <w:bottom w:val="none" w:sz="0" w:space="0" w:color="auto"/>
            <w:right w:val="none" w:sz="0" w:space="0" w:color="auto"/>
          </w:divBdr>
        </w:div>
        <w:div w:id="234366457">
          <w:marLeft w:val="480"/>
          <w:marRight w:val="0"/>
          <w:marTop w:val="0"/>
          <w:marBottom w:val="0"/>
          <w:divBdr>
            <w:top w:val="none" w:sz="0" w:space="0" w:color="auto"/>
            <w:left w:val="none" w:sz="0" w:space="0" w:color="auto"/>
            <w:bottom w:val="none" w:sz="0" w:space="0" w:color="auto"/>
            <w:right w:val="none" w:sz="0" w:space="0" w:color="auto"/>
          </w:divBdr>
        </w:div>
        <w:div w:id="395904123">
          <w:marLeft w:val="480"/>
          <w:marRight w:val="0"/>
          <w:marTop w:val="0"/>
          <w:marBottom w:val="0"/>
          <w:divBdr>
            <w:top w:val="none" w:sz="0" w:space="0" w:color="auto"/>
            <w:left w:val="none" w:sz="0" w:space="0" w:color="auto"/>
            <w:bottom w:val="none" w:sz="0" w:space="0" w:color="auto"/>
            <w:right w:val="none" w:sz="0" w:space="0" w:color="auto"/>
          </w:divBdr>
        </w:div>
        <w:div w:id="507717161">
          <w:marLeft w:val="480"/>
          <w:marRight w:val="0"/>
          <w:marTop w:val="0"/>
          <w:marBottom w:val="0"/>
          <w:divBdr>
            <w:top w:val="none" w:sz="0" w:space="0" w:color="auto"/>
            <w:left w:val="none" w:sz="0" w:space="0" w:color="auto"/>
            <w:bottom w:val="none" w:sz="0" w:space="0" w:color="auto"/>
            <w:right w:val="none" w:sz="0" w:space="0" w:color="auto"/>
          </w:divBdr>
        </w:div>
        <w:div w:id="571087581">
          <w:marLeft w:val="480"/>
          <w:marRight w:val="0"/>
          <w:marTop w:val="0"/>
          <w:marBottom w:val="0"/>
          <w:divBdr>
            <w:top w:val="none" w:sz="0" w:space="0" w:color="auto"/>
            <w:left w:val="none" w:sz="0" w:space="0" w:color="auto"/>
            <w:bottom w:val="none" w:sz="0" w:space="0" w:color="auto"/>
            <w:right w:val="none" w:sz="0" w:space="0" w:color="auto"/>
          </w:divBdr>
        </w:div>
        <w:div w:id="817646646">
          <w:marLeft w:val="480"/>
          <w:marRight w:val="0"/>
          <w:marTop w:val="0"/>
          <w:marBottom w:val="0"/>
          <w:divBdr>
            <w:top w:val="none" w:sz="0" w:space="0" w:color="auto"/>
            <w:left w:val="none" w:sz="0" w:space="0" w:color="auto"/>
            <w:bottom w:val="none" w:sz="0" w:space="0" w:color="auto"/>
            <w:right w:val="none" w:sz="0" w:space="0" w:color="auto"/>
          </w:divBdr>
        </w:div>
        <w:div w:id="914049163">
          <w:marLeft w:val="480"/>
          <w:marRight w:val="0"/>
          <w:marTop w:val="0"/>
          <w:marBottom w:val="0"/>
          <w:divBdr>
            <w:top w:val="none" w:sz="0" w:space="0" w:color="auto"/>
            <w:left w:val="none" w:sz="0" w:space="0" w:color="auto"/>
            <w:bottom w:val="none" w:sz="0" w:space="0" w:color="auto"/>
            <w:right w:val="none" w:sz="0" w:space="0" w:color="auto"/>
          </w:divBdr>
        </w:div>
        <w:div w:id="1062676905">
          <w:marLeft w:val="480"/>
          <w:marRight w:val="0"/>
          <w:marTop w:val="0"/>
          <w:marBottom w:val="0"/>
          <w:divBdr>
            <w:top w:val="none" w:sz="0" w:space="0" w:color="auto"/>
            <w:left w:val="none" w:sz="0" w:space="0" w:color="auto"/>
            <w:bottom w:val="none" w:sz="0" w:space="0" w:color="auto"/>
            <w:right w:val="none" w:sz="0" w:space="0" w:color="auto"/>
          </w:divBdr>
        </w:div>
        <w:div w:id="1096247868">
          <w:marLeft w:val="480"/>
          <w:marRight w:val="0"/>
          <w:marTop w:val="0"/>
          <w:marBottom w:val="0"/>
          <w:divBdr>
            <w:top w:val="none" w:sz="0" w:space="0" w:color="auto"/>
            <w:left w:val="none" w:sz="0" w:space="0" w:color="auto"/>
            <w:bottom w:val="none" w:sz="0" w:space="0" w:color="auto"/>
            <w:right w:val="none" w:sz="0" w:space="0" w:color="auto"/>
          </w:divBdr>
        </w:div>
        <w:div w:id="1197499518">
          <w:marLeft w:val="480"/>
          <w:marRight w:val="0"/>
          <w:marTop w:val="0"/>
          <w:marBottom w:val="0"/>
          <w:divBdr>
            <w:top w:val="none" w:sz="0" w:space="0" w:color="auto"/>
            <w:left w:val="none" w:sz="0" w:space="0" w:color="auto"/>
            <w:bottom w:val="none" w:sz="0" w:space="0" w:color="auto"/>
            <w:right w:val="none" w:sz="0" w:space="0" w:color="auto"/>
          </w:divBdr>
        </w:div>
        <w:div w:id="1197885156">
          <w:marLeft w:val="480"/>
          <w:marRight w:val="0"/>
          <w:marTop w:val="0"/>
          <w:marBottom w:val="0"/>
          <w:divBdr>
            <w:top w:val="none" w:sz="0" w:space="0" w:color="auto"/>
            <w:left w:val="none" w:sz="0" w:space="0" w:color="auto"/>
            <w:bottom w:val="none" w:sz="0" w:space="0" w:color="auto"/>
            <w:right w:val="none" w:sz="0" w:space="0" w:color="auto"/>
          </w:divBdr>
        </w:div>
        <w:div w:id="1226181308">
          <w:marLeft w:val="480"/>
          <w:marRight w:val="0"/>
          <w:marTop w:val="0"/>
          <w:marBottom w:val="0"/>
          <w:divBdr>
            <w:top w:val="none" w:sz="0" w:space="0" w:color="auto"/>
            <w:left w:val="none" w:sz="0" w:space="0" w:color="auto"/>
            <w:bottom w:val="none" w:sz="0" w:space="0" w:color="auto"/>
            <w:right w:val="none" w:sz="0" w:space="0" w:color="auto"/>
          </w:divBdr>
        </w:div>
        <w:div w:id="1258558985">
          <w:marLeft w:val="480"/>
          <w:marRight w:val="0"/>
          <w:marTop w:val="0"/>
          <w:marBottom w:val="0"/>
          <w:divBdr>
            <w:top w:val="none" w:sz="0" w:space="0" w:color="auto"/>
            <w:left w:val="none" w:sz="0" w:space="0" w:color="auto"/>
            <w:bottom w:val="none" w:sz="0" w:space="0" w:color="auto"/>
            <w:right w:val="none" w:sz="0" w:space="0" w:color="auto"/>
          </w:divBdr>
        </w:div>
        <w:div w:id="1489132932">
          <w:marLeft w:val="480"/>
          <w:marRight w:val="0"/>
          <w:marTop w:val="0"/>
          <w:marBottom w:val="0"/>
          <w:divBdr>
            <w:top w:val="none" w:sz="0" w:space="0" w:color="auto"/>
            <w:left w:val="none" w:sz="0" w:space="0" w:color="auto"/>
            <w:bottom w:val="none" w:sz="0" w:space="0" w:color="auto"/>
            <w:right w:val="none" w:sz="0" w:space="0" w:color="auto"/>
          </w:divBdr>
        </w:div>
        <w:div w:id="1659070373">
          <w:marLeft w:val="480"/>
          <w:marRight w:val="0"/>
          <w:marTop w:val="0"/>
          <w:marBottom w:val="0"/>
          <w:divBdr>
            <w:top w:val="none" w:sz="0" w:space="0" w:color="auto"/>
            <w:left w:val="none" w:sz="0" w:space="0" w:color="auto"/>
            <w:bottom w:val="none" w:sz="0" w:space="0" w:color="auto"/>
            <w:right w:val="none" w:sz="0" w:space="0" w:color="auto"/>
          </w:divBdr>
        </w:div>
        <w:div w:id="1660572681">
          <w:marLeft w:val="480"/>
          <w:marRight w:val="0"/>
          <w:marTop w:val="0"/>
          <w:marBottom w:val="0"/>
          <w:divBdr>
            <w:top w:val="none" w:sz="0" w:space="0" w:color="auto"/>
            <w:left w:val="none" w:sz="0" w:space="0" w:color="auto"/>
            <w:bottom w:val="none" w:sz="0" w:space="0" w:color="auto"/>
            <w:right w:val="none" w:sz="0" w:space="0" w:color="auto"/>
          </w:divBdr>
        </w:div>
        <w:div w:id="1938711037">
          <w:marLeft w:val="480"/>
          <w:marRight w:val="0"/>
          <w:marTop w:val="0"/>
          <w:marBottom w:val="0"/>
          <w:divBdr>
            <w:top w:val="none" w:sz="0" w:space="0" w:color="auto"/>
            <w:left w:val="none" w:sz="0" w:space="0" w:color="auto"/>
            <w:bottom w:val="none" w:sz="0" w:space="0" w:color="auto"/>
            <w:right w:val="none" w:sz="0" w:space="0" w:color="auto"/>
          </w:divBdr>
        </w:div>
        <w:div w:id="1978410307">
          <w:marLeft w:val="480"/>
          <w:marRight w:val="0"/>
          <w:marTop w:val="0"/>
          <w:marBottom w:val="0"/>
          <w:divBdr>
            <w:top w:val="none" w:sz="0" w:space="0" w:color="auto"/>
            <w:left w:val="none" w:sz="0" w:space="0" w:color="auto"/>
            <w:bottom w:val="none" w:sz="0" w:space="0" w:color="auto"/>
            <w:right w:val="none" w:sz="0" w:space="0" w:color="auto"/>
          </w:divBdr>
        </w:div>
        <w:div w:id="1991446248">
          <w:marLeft w:val="480"/>
          <w:marRight w:val="0"/>
          <w:marTop w:val="0"/>
          <w:marBottom w:val="0"/>
          <w:divBdr>
            <w:top w:val="none" w:sz="0" w:space="0" w:color="auto"/>
            <w:left w:val="none" w:sz="0" w:space="0" w:color="auto"/>
            <w:bottom w:val="none" w:sz="0" w:space="0" w:color="auto"/>
            <w:right w:val="none" w:sz="0" w:space="0" w:color="auto"/>
          </w:divBdr>
        </w:div>
        <w:div w:id="2098210529">
          <w:marLeft w:val="480"/>
          <w:marRight w:val="0"/>
          <w:marTop w:val="0"/>
          <w:marBottom w:val="0"/>
          <w:divBdr>
            <w:top w:val="none" w:sz="0" w:space="0" w:color="auto"/>
            <w:left w:val="none" w:sz="0" w:space="0" w:color="auto"/>
            <w:bottom w:val="none" w:sz="0" w:space="0" w:color="auto"/>
            <w:right w:val="none" w:sz="0" w:space="0" w:color="auto"/>
          </w:divBdr>
        </w:div>
      </w:divsChild>
    </w:div>
    <w:div w:id="1406998031">
      <w:bodyDiv w:val="1"/>
      <w:marLeft w:val="0"/>
      <w:marRight w:val="0"/>
      <w:marTop w:val="0"/>
      <w:marBottom w:val="0"/>
      <w:divBdr>
        <w:top w:val="none" w:sz="0" w:space="0" w:color="auto"/>
        <w:left w:val="none" w:sz="0" w:space="0" w:color="auto"/>
        <w:bottom w:val="none" w:sz="0" w:space="0" w:color="auto"/>
        <w:right w:val="none" w:sz="0" w:space="0" w:color="auto"/>
      </w:divBdr>
    </w:div>
    <w:div w:id="1407189136">
      <w:bodyDiv w:val="1"/>
      <w:marLeft w:val="0"/>
      <w:marRight w:val="0"/>
      <w:marTop w:val="0"/>
      <w:marBottom w:val="0"/>
      <w:divBdr>
        <w:top w:val="none" w:sz="0" w:space="0" w:color="auto"/>
        <w:left w:val="none" w:sz="0" w:space="0" w:color="auto"/>
        <w:bottom w:val="none" w:sz="0" w:space="0" w:color="auto"/>
        <w:right w:val="none" w:sz="0" w:space="0" w:color="auto"/>
      </w:divBdr>
    </w:div>
    <w:div w:id="1407915345">
      <w:bodyDiv w:val="1"/>
      <w:marLeft w:val="0"/>
      <w:marRight w:val="0"/>
      <w:marTop w:val="0"/>
      <w:marBottom w:val="0"/>
      <w:divBdr>
        <w:top w:val="none" w:sz="0" w:space="0" w:color="auto"/>
        <w:left w:val="none" w:sz="0" w:space="0" w:color="auto"/>
        <w:bottom w:val="none" w:sz="0" w:space="0" w:color="auto"/>
        <w:right w:val="none" w:sz="0" w:space="0" w:color="auto"/>
      </w:divBdr>
    </w:div>
    <w:div w:id="1409961386">
      <w:bodyDiv w:val="1"/>
      <w:marLeft w:val="0"/>
      <w:marRight w:val="0"/>
      <w:marTop w:val="0"/>
      <w:marBottom w:val="0"/>
      <w:divBdr>
        <w:top w:val="none" w:sz="0" w:space="0" w:color="auto"/>
        <w:left w:val="none" w:sz="0" w:space="0" w:color="auto"/>
        <w:bottom w:val="none" w:sz="0" w:space="0" w:color="auto"/>
        <w:right w:val="none" w:sz="0" w:space="0" w:color="auto"/>
      </w:divBdr>
    </w:div>
    <w:div w:id="1413702829">
      <w:bodyDiv w:val="1"/>
      <w:marLeft w:val="0"/>
      <w:marRight w:val="0"/>
      <w:marTop w:val="0"/>
      <w:marBottom w:val="0"/>
      <w:divBdr>
        <w:top w:val="none" w:sz="0" w:space="0" w:color="auto"/>
        <w:left w:val="none" w:sz="0" w:space="0" w:color="auto"/>
        <w:bottom w:val="none" w:sz="0" w:space="0" w:color="auto"/>
        <w:right w:val="none" w:sz="0" w:space="0" w:color="auto"/>
      </w:divBdr>
      <w:divsChild>
        <w:div w:id="49118839">
          <w:marLeft w:val="480"/>
          <w:marRight w:val="0"/>
          <w:marTop w:val="0"/>
          <w:marBottom w:val="0"/>
          <w:divBdr>
            <w:top w:val="none" w:sz="0" w:space="0" w:color="auto"/>
            <w:left w:val="none" w:sz="0" w:space="0" w:color="auto"/>
            <w:bottom w:val="none" w:sz="0" w:space="0" w:color="auto"/>
            <w:right w:val="none" w:sz="0" w:space="0" w:color="auto"/>
          </w:divBdr>
        </w:div>
        <w:div w:id="225267440">
          <w:marLeft w:val="480"/>
          <w:marRight w:val="0"/>
          <w:marTop w:val="0"/>
          <w:marBottom w:val="0"/>
          <w:divBdr>
            <w:top w:val="none" w:sz="0" w:space="0" w:color="auto"/>
            <w:left w:val="none" w:sz="0" w:space="0" w:color="auto"/>
            <w:bottom w:val="none" w:sz="0" w:space="0" w:color="auto"/>
            <w:right w:val="none" w:sz="0" w:space="0" w:color="auto"/>
          </w:divBdr>
        </w:div>
        <w:div w:id="949506877">
          <w:marLeft w:val="480"/>
          <w:marRight w:val="0"/>
          <w:marTop w:val="0"/>
          <w:marBottom w:val="0"/>
          <w:divBdr>
            <w:top w:val="none" w:sz="0" w:space="0" w:color="auto"/>
            <w:left w:val="none" w:sz="0" w:space="0" w:color="auto"/>
            <w:bottom w:val="none" w:sz="0" w:space="0" w:color="auto"/>
            <w:right w:val="none" w:sz="0" w:space="0" w:color="auto"/>
          </w:divBdr>
        </w:div>
        <w:div w:id="1033964007">
          <w:marLeft w:val="480"/>
          <w:marRight w:val="0"/>
          <w:marTop w:val="0"/>
          <w:marBottom w:val="0"/>
          <w:divBdr>
            <w:top w:val="none" w:sz="0" w:space="0" w:color="auto"/>
            <w:left w:val="none" w:sz="0" w:space="0" w:color="auto"/>
            <w:bottom w:val="none" w:sz="0" w:space="0" w:color="auto"/>
            <w:right w:val="none" w:sz="0" w:space="0" w:color="auto"/>
          </w:divBdr>
        </w:div>
        <w:div w:id="1359039090">
          <w:marLeft w:val="480"/>
          <w:marRight w:val="0"/>
          <w:marTop w:val="0"/>
          <w:marBottom w:val="0"/>
          <w:divBdr>
            <w:top w:val="none" w:sz="0" w:space="0" w:color="auto"/>
            <w:left w:val="none" w:sz="0" w:space="0" w:color="auto"/>
            <w:bottom w:val="none" w:sz="0" w:space="0" w:color="auto"/>
            <w:right w:val="none" w:sz="0" w:space="0" w:color="auto"/>
          </w:divBdr>
        </w:div>
        <w:div w:id="1477987312">
          <w:marLeft w:val="480"/>
          <w:marRight w:val="0"/>
          <w:marTop w:val="0"/>
          <w:marBottom w:val="0"/>
          <w:divBdr>
            <w:top w:val="none" w:sz="0" w:space="0" w:color="auto"/>
            <w:left w:val="none" w:sz="0" w:space="0" w:color="auto"/>
            <w:bottom w:val="none" w:sz="0" w:space="0" w:color="auto"/>
            <w:right w:val="none" w:sz="0" w:space="0" w:color="auto"/>
          </w:divBdr>
        </w:div>
        <w:div w:id="1543707605">
          <w:marLeft w:val="480"/>
          <w:marRight w:val="0"/>
          <w:marTop w:val="0"/>
          <w:marBottom w:val="0"/>
          <w:divBdr>
            <w:top w:val="none" w:sz="0" w:space="0" w:color="auto"/>
            <w:left w:val="none" w:sz="0" w:space="0" w:color="auto"/>
            <w:bottom w:val="none" w:sz="0" w:space="0" w:color="auto"/>
            <w:right w:val="none" w:sz="0" w:space="0" w:color="auto"/>
          </w:divBdr>
        </w:div>
        <w:div w:id="1660882167">
          <w:marLeft w:val="480"/>
          <w:marRight w:val="0"/>
          <w:marTop w:val="0"/>
          <w:marBottom w:val="0"/>
          <w:divBdr>
            <w:top w:val="none" w:sz="0" w:space="0" w:color="auto"/>
            <w:left w:val="none" w:sz="0" w:space="0" w:color="auto"/>
            <w:bottom w:val="none" w:sz="0" w:space="0" w:color="auto"/>
            <w:right w:val="none" w:sz="0" w:space="0" w:color="auto"/>
          </w:divBdr>
        </w:div>
        <w:div w:id="1732341332">
          <w:marLeft w:val="480"/>
          <w:marRight w:val="0"/>
          <w:marTop w:val="0"/>
          <w:marBottom w:val="0"/>
          <w:divBdr>
            <w:top w:val="none" w:sz="0" w:space="0" w:color="auto"/>
            <w:left w:val="none" w:sz="0" w:space="0" w:color="auto"/>
            <w:bottom w:val="none" w:sz="0" w:space="0" w:color="auto"/>
            <w:right w:val="none" w:sz="0" w:space="0" w:color="auto"/>
          </w:divBdr>
        </w:div>
        <w:div w:id="1795949348">
          <w:marLeft w:val="480"/>
          <w:marRight w:val="0"/>
          <w:marTop w:val="0"/>
          <w:marBottom w:val="0"/>
          <w:divBdr>
            <w:top w:val="none" w:sz="0" w:space="0" w:color="auto"/>
            <w:left w:val="none" w:sz="0" w:space="0" w:color="auto"/>
            <w:bottom w:val="none" w:sz="0" w:space="0" w:color="auto"/>
            <w:right w:val="none" w:sz="0" w:space="0" w:color="auto"/>
          </w:divBdr>
        </w:div>
        <w:div w:id="2050715084">
          <w:marLeft w:val="480"/>
          <w:marRight w:val="0"/>
          <w:marTop w:val="0"/>
          <w:marBottom w:val="0"/>
          <w:divBdr>
            <w:top w:val="none" w:sz="0" w:space="0" w:color="auto"/>
            <w:left w:val="none" w:sz="0" w:space="0" w:color="auto"/>
            <w:bottom w:val="none" w:sz="0" w:space="0" w:color="auto"/>
            <w:right w:val="none" w:sz="0" w:space="0" w:color="auto"/>
          </w:divBdr>
        </w:div>
        <w:div w:id="2143183544">
          <w:marLeft w:val="480"/>
          <w:marRight w:val="0"/>
          <w:marTop w:val="0"/>
          <w:marBottom w:val="0"/>
          <w:divBdr>
            <w:top w:val="none" w:sz="0" w:space="0" w:color="auto"/>
            <w:left w:val="none" w:sz="0" w:space="0" w:color="auto"/>
            <w:bottom w:val="none" w:sz="0" w:space="0" w:color="auto"/>
            <w:right w:val="none" w:sz="0" w:space="0" w:color="auto"/>
          </w:divBdr>
        </w:div>
      </w:divsChild>
    </w:div>
    <w:div w:id="1415131158">
      <w:bodyDiv w:val="1"/>
      <w:marLeft w:val="0"/>
      <w:marRight w:val="0"/>
      <w:marTop w:val="0"/>
      <w:marBottom w:val="0"/>
      <w:divBdr>
        <w:top w:val="none" w:sz="0" w:space="0" w:color="auto"/>
        <w:left w:val="none" w:sz="0" w:space="0" w:color="auto"/>
        <w:bottom w:val="none" w:sz="0" w:space="0" w:color="auto"/>
        <w:right w:val="none" w:sz="0" w:space="0" w:color="auto"/>
      </w:divBdr>
    </w:div>
    <w:div w:id="1417558718">
      <w:bodyDiv w:val="1"/>
      <w:marLeft w:val="0"/>
      <w:marRight w:val="0"/>
      <w:marTop w:val="0"/>
      <w:marBottom w:val="0"/>
      <w:divBdr>
        <w:top w:val="none" w:sz="0" w:space="0" w:color="auto"/>
        <w:left w:val="none" w:sz="0" w:space="0" w:color="auto"/>
        <w:bottom w:val="none" w:sz="0" w:space="0" w:color="auto"/>
        <w:right w:val="none" w:sz="0" w:space="0" w:color="auto"/>
      </w:divBdr>
    </w:div>
    <w:div w:id="1420785546">
      <w:bodyDiv w:val="1"/>
      <w:marLeft w:val="0"/>
      <w:marRight w:val="0"/>
      <w:marTop w:val="0"/>
      <w:marBottom w:val="0"/>
      <w:divBdr>
        <w:top w:val="none" w:sz="0" w:space="0" w:color="auto"/>
        <w:left w:val="none" w:sz="0" w:space="0" w:color="auto"/>
        <w:bottom w:val="none" w:sz="0" w:space="0" w:color="auto"/>
        <w:right w:val="none" w:sz="0" w:space="0" w:color="auto"/>
      </w:divBdr>
    </w:div>
    <w:div w:id="1423262205">
      <w:bodyDiv w:val="1"/>
      <w:marLeft w:val="0"/>
      <w:marRight w:val="0"/>
      <w:marTop w:val="0"/>
      <w:marBottom w:val="0"/>
      <w:divBdr>
        <w:top w:val="none" w:sz="0" w:space="0" w:color="auto"/>
        <w:left w:val="none" w:sz="0" w:space="0" w:color="auto"/>
        <w:bottom w:val="none" w:sz="0" w:space="0" w:color="auto"/>
        <w:right w:val="none" w:sz="0" w:space="0" w:color="auto"/>
      </w:divBdr>
    </w:div>
    <w:div w:id="1426684068">
      <w:bodyDiv w:val="1"/>
      <w:marLeft w:val="0"/>
      <w:marRight w:val="0"/>
      <w:marTop w:val="0"/>
      <w:marBottom w:val="0"/>
      <w:divBdr>
        <w:top w:val="none" w:sz="0" w:space="0" w:color="auto"/>
        <w:left w:val="none" w:sz="0" w:space="0" w:color="auto"/>
        <w:bottom w:val="none" w:sz="0" w:space="0" w:color="auto"/>
        <w:right w:val="none" w:sz="0" w:space="0" w:color="auto"/>
      </w:divBdr>
    </w:div>
    <w:div w:id="1427655607">
      <w:bodyDiv w:val="1"/>
      <w:marLeft w:val="0"/>
      <w:marRight w:val="0"/>
      <w:marTop w:val="0"/>
      <w:marBottom w:val="0"/>
      <w:divBdr>
        <w:top w:val="none" w:sz="0" w:space="0" w:color="auto"/>
        <w:left w:val="none" w:sz="0" w:space="0" w:color="auto"/>
        <w:bottom w:val="none" w:sz="0" w:space="0" w:color="auto"/>
        <w:right w:val="none" w:sz="0" w:space="0" w:color="auto"/>
      </w:divBdr>
    </w:div>
    <w:div w:id="1432966747">
      <w:bodyDiv w:val="1"/>
      <w:marLeft w:val="0"/>
      <w:marRight w:val="0"/>
      <w:marTop w:val="0"/>
      <w:marBottom w:val="0"/>
      <w:divBdr>
        <w:top w:val="none" w:sz="0" w:space="0" w:color="auto"/>
        <w:left w:val="none" w:sz="0" w:space="0" w:color="auto"/>
        <w:bottom w:val="none" w:sz="0" w:space="0" w:color="auto"/>
        <w:right w:val="none" w:sz="0" w:space="0" w:color="auto"/>
      </w:divBdr>
    </w:div>
    <w:div w:id="1438409008">
      <w:bodyDiv w:val="1"/>
      <w:marLeft w:val="0"/>
      <w:marRight w:val="0"/>
      <w:marTop w:val="0"/>
      <w:marBottom w:val="0"/>
      <w:divBdr>
        <w:top w:val="none" w:sz="0" w:space="0" w:color="auto"/>
        <w:left w:val="none" w:sz="0" w:space="0" w:color="auto"/>
        <w:bottom w:val="none" w:sz="0" w:space="0" w:color="auto"/>
        <w:right w:val="none" w:sz="0" w:space="0" w:color="auto"/>
      </w:divBdr>
    </w:div>
    <w:div w:id="1441295592">
      <w:bodyDiv w:val="1"/>
      <w:marLeft w:val="0"/>
      <w:marRight w:val="0"/>
      <w:marTop w:val="0"/>
      <w:marBottom w:val="0"/>
      <w:divBdr>
        <w:top w:val="none" w:sz="0" w:space="0" w:color="auto"/>
        <w:left w:val="none" w:sz="0" w:space="0" w:color="auto"/>
        <w:bottom w:val="none" w:sz="0" w:space="0" w:color="auto"/>
        <w:right w:val="none" w:sz="0" w:space="0" w:color="auto"/>
      </w:divBdr>
    </w:div>
    <w:div w:id="1442996388">
      <w:bodyDiv w:val="1"/>
      <w:marLeft w:val="0"/>
      <w:marRight w:val="0"/>
      <w:marTop w:val="0"/>
      <w:marBottom w:val="0"/>
      <w:divBdr>
        <w:top w:val="none" w:sz="0" w:space="0" w:color="auto"/>
        <w:left w:val="none" w:sz="0" w:space="0" w:color="auto"/>
        <w:bottom w:val="none" w:sz="0" w:space="0" w:color="auto"/>
        <w:right w:val="none" w:sz="0" w:space="0" w:color="auto"/>
      </w:divBdr>
      <w:divsChild>
        <w:div w:id="1259827881">
          <w:marLeft w:val="480"/>
          <w:marRight w:val="0"/>
          <w:marTop w:val="0"/>
          <w:marBottom w:val="0"/>
          <w:divBdr>
            <w:top w:val="none" w:sz="0" w:space="0" w:color="auto"/>
            <w:left w:val="none" w:sz="0" w:space="0" w:color="auto"/>
            <w:bottom w:val="none" w:sz="0" w:space="0" w:color="auto"/>
            <w:right w:val="none" w:sz="0" w:space="0" w:color="auto"/>
          </w:divBdr>
        </w:div>
        <w:div w:id="1375619396">
          <w:marLeft w:val="480"/>
          <w:marRight w:val="0"/>
          <w:marTop w:val="0"/>
          <w:marBottom w:val="0"/>
          <w:divBdr>
            <w:top w:val="none" w:sz="0" w:space="0" w:color="auto"/>
            <w:left w:val="none" w:sz="0" w:space="0" w:color="auto"/>
            <w:bottom w:val="none" w:sz="0" w:space="0" w:color="auto"/>
            <w:right w:val="none" w:sz="0" w:space="0" w:color="auto"/>
          </w:divBdr>
        </w:div>
        <w:div w:id="2021155682">
          <w:marLeft w:val="480"/>
          <w:marRight w:val="0"/>
          <w:marTop w:val="0"/>
          <w:marBottom w:val="0"/>
          <w:divBdr>
            <w:top w:val="none" w:sz="0" w:space="0" w:color="auto"/>
            <w:left w:val="none" w:sz="0" w:space="0" w:color="auto"/>
            <w:bottom w:val="none" w:sz="0" w:space="0" w:color="auto"/>
            <w:right w:val="none" w:sz="0" w:space="0" w:color="auto"/>
          </w:divBdr>
        </w:div>
      </w:divsChild>
    </w:div>
    <w:div w:id="1444379620">
      <w:bodyDiv w:val="1"/>
      <w:marLeft w:val="0"/>
      <w:marRight w:val="0"/>
      <w:marTop w:val="0"/>
      <w:marBottom w:val="0"/>
      <w:divBdr>
        <w:top w:val="none" w:sz="0" w:space="0" w:color="auto"/>
        <w:left w:val="none" w:sz="0" w:space="0" w:color="auto"/>
        <w:bottom w:val="none" w:sz="0" w:space="0" w:color="auto"/>
        <w:right w:val="none" w:sz="0" w:space="0" w:color="auto"/>
      </w:divBdr>
    </w:div>
    <w:div w:id="1446652558">
      <w:bodyDiv w:val="1"/>
      <w:marLeft w:val="0"/>
      <w:marRight w:val="0"/>
      <w:marTop w:val="0"/>
      <w:marBottom w:val="0"/>
      <w:divBdr>
        <w:top w:val="none" w:sz="0" w:space="0" w:color="auto"/>
        <w:left w:val="none" w:sz="0" w:space="0" w:color="auto"/>
        <w:bottom w:val="none" w:sz="0" w:space="0" w:color="auto"/>
        <w:right w:val="none" w:sz="0" w:space="0" w:color="auto"/>
      </w:divBdr>
    </w:div>
    <w:div w:id="1448086272">
      <w:bodyDiv w:val="1"/>
      <w:marLeft w:val="0"/>
      <w:marRight w:val="0"/>
      <w:marTop w:val="0"/>
      <w:marBottom w:val="0"/>
      <w:divBdr>
        <w:top w:val="none" w:sz="0" w:space="0" w:color="auto"/>
        <w:left w:val="none" w:sz="0" w:space="0" w:color="auto"/>
        <w:bottom w:val="none" w:sz="0" w:space="0" w:color="auto"/>
        <w:right w:val="none" w:sz="0" w:space="0" w:color="auto"/>
      </w:divBdr>
    </w:div>
    <w:div w:id="1451320338">
      <w:bodyDiv w:val="1"/>
      <w:marLeft w:val="0"/>
      <w:marRight w:val="0"/>
      <w:marTop w:val="0"/>
      <w:marBottom w:val="0"/>
      <w:divBdr>
        <w:top w:val="none" w:sz="0" w:space="0" w:color="auto"/>
        <w:left w:val="none" w:sz="0" w:space="0" w:color="auto"/>
        <w:bottom w:val="none" w:sz="0" w:space="0" w:color="auto"/>
        <w:right w:val="none" w:sz="0" w:space="0" w:color="auto"/>
      </w:divBdr>
    </w:div>
    <w:div w:id="1451435137">
      <w:bodyDiv w:val="1"/>
      <w:marLeft w:val="0"/>
      <w:marRight w:val="0"/>
      <w:marTop w:val="0"/>
      <w:marBottom w:val="0"/>
      <w:divBdr>
        <w:top w:val="none" w:sz="0" w:space="0" w:color="auto"/>
        <w:left w:val="none" w:sz="0" w:space="0" w:color="auto"/>
        <w:bottom w:val="none" w:sz="0" w:space="0" w:color="auto"/>
        <w:right w:val="none" w:sz="0" w:space="0" w:color="auto"/>
      </w:divBdr>
    </w:div>
    <w:div w:id="1452750696">
      <w:bodyDiv w:val="1"/>
      <w:marLeft w:val="0"/>
      <w:marRight w:val="0"/>
      <w:marTop w:val="0"/>
      <w:marBottom w:val="0"/>
      <w:divBdr>
        <w:top w:val="none" w:sz="0" w:space="0" w:color="auto"/>
        <w:left w:val="none" w:sz="0" w:space="0" w:color="auto"/>
        <w:bottom w:val="none" w:sz="0" w:space="0" w:color="auto"/>
        <w:right w:val="none" w:sz="0" w:space="0" w:color="auto"/>
      </w:divBdr>
      <w:divsChild>
        <w:div w:id="11690670">
          <w:marLeft w:val="480"/>
          <w:marRight w:val="0"/>
          <w:marTop w:val="0"/>
          <w:marBottom w:val="0"/>
          <w:divBdr>
            <w:top w:val="none" w:sz="0" w:space="0" w:color="auto"/>
            <w:left w:val="none" w:sz="0" w:space="0" w:color="auto"/>
            <w:bottom w:val="none" w:sz="0" w:space="0" w:color="auto"/>
            <w:right w:val="none" w:sz="0" w:space="0" w:color="auto"/>
          </w:divBdr>
        </w:div>
        <w:div w:id="37442077">
          <w:marLeft w:val="480"/>
          <w:marRight w:val="0"/>
          <w:marTop w:val="0"/>
          <w:marBottom w:val="0"/>
          <w:divBdr>
            <w:top w:val="none" w:sz="0" w:space="0" w:color="auto"/>
            <w:left w:val="none" w:sz="0" w:space="0" w:color="auto"/>
            <w:bottom w:val="none" w:sz="0" w:space="0" w:color="auto"/>
            <w:right w:val="none" w:sz="0" w:space="0" w:color="auto"/>
          </w:divBdr>
        </w:div>
        <w:div w:id="173613973">
          <w:marLeft w:val="480"/>
          <w:marRight w:val="0"/>
          <w:marTop w:val="0"/>
          <w:marBottom w:val="0"/>
          <w:divBdr>
            <w:top w:val="none" w:sz="0" w:space="0" w:color="auto"/>
            <w:left w:val="none" w:sz="0" w:space="0" w:color="auto"/>
            <w:bottom w:val="none" w:sz="0" w:space="0" w:color="auto"/>
            <w:right w:val="none" w:sz="0" w:space="0" w:color="auto"/>
          </w:divBdr>
        </w:div>
        <w:div w:id="237252784">
          <w:marLeft w:val="480"/>
          <w:marRight w:val="0"/>
          <w:marTop w:val="0"/>
          <w:marBottom w:val="0"/>
          <w:divBdr>
            <w:top w:val="none" w:sz="0" w:space="0" w:color="auto"/>
            <w:left w:val="none" w:sz="0" w:space="0" w:color="auto"/>
            <w:bottom w:val="none" w:sz="0" w:space="0" w:color="auto"/>
            <w:right w:val="none" w:sz="0" w:space="0" w:color="auto"/>
          </w:divBdr>
        </w:div>
        <w:div w:id="290136521">
          <w:marLeft w:val="480"/>
          <w:marRight w:val="0"/>
          <w:marTop w:val="0"/>
          <w:marBottom w:val="0"/>
          <w:divBdr>
            <w:top w:val="none" w:sz="0" w:space="0" w:color="auto"/>
            <w:left w:val="none" w:sz="0" w:space="0" w:color="auto"/>
            <w:bottom w:val="none" w:sz="0" w:space="0" w:color="auto"/>
            <w:right w:val="none" w:sz="0" w:space="0" w:color="auto"/>
          </w:divBdr>
        </w:div>
        <w:div w:id="400258092">
          <w:marLeft w:val="480"/>
          <w:marRight w:val="0"/>
          <w:marTop w:val="0"/>
          <w:marBottom w:val="0"/>
          <w:divBdr>
            <w:top w:val="none" w:sz="0" w:space="0" w:color="auto"/>
            <w:left w:val="none" w:sz="0" w:space="0" w:color="auto"/>
            <w:bottom w:val="none" w:sz="0" w:space="0" w:color="auto"/>
            <w:right w:val="none" w:sz="0" w:space="0" w:color="auto"/>
          </w:divBdr>
        </w:div>
        <w:div w:id="590939335">
          <w:marLeft w:val="480"/>
          <w:marRight w:val="0"/>
          <w:marTop w:val="0"/>
          <w:marBottom w:val="0"/>
          <w:divBdr>
            <w:top w:val="none" w:sz="0" w:space="0" w:color="auto"/>
            <w:left w:val="none" w:sz="0" w:space="0" w:color="auto"/>
            <w:bottom w:val="none" w:sz="0" w:space="0" w:color="auto"/>
            <w:right w:val="none" w:sz="0" w:space="0" w:color="auto"/>
          </w:divBdr>
        </w:div>
        <w:div w:id="725422223">
          <w:marLeft w:val="480"/>
          <w:marRight w:val="0"/>
          <w:marTop w:val="0"/>
          <w:marBottom w:val="0"/>
          <w:divBdr>
            <w:top w:val="none" w:sz="0" w:space="0" w:color="auto"/>
            <w:left w:val="none" w:sz="0" w:space="0" w:color="auto"/>
            <w:bottom w:val="none" w:sz="0" w:space="0" w:color="auto"/>
            <w:right w:val="none" w:sz="0" w:space="0" w:color="auto"/>
          </w:divBdr>
        </w:div>
        <w:div w:id="782110493">
          <w:marLeft w:val="480"/>
          <w:marRight w:val="0"/>
          <w:marTop w:val="0"/>
          <w:marBottom w:val="0"/>
          <w:divBdr>
            <w:top w:val="none" w:sz="0" w:space="0" w:color="auto"/>
            <w:left w:val="none" w:sz="0" w:space="0" w:color="auto"/>
            <w:bottom w:val="none" w:sz="0" w:space="0" w:color="auto"/>
            <w:right w:val="none" w:sz="0" w:space="0" w:color="auto"/>
          </w:divBdr>
        </w:div>
        <w:div w:id="825588663">
          <w:marLeft w:val="480"/>
          <w:marRight w:val="0"/>
          <w:marTop w:val="0"/>
          <w:marBottom w:val="0"/>
          <w:divBdr>
            <w:top w:val="none" w:sz="0" w:space="0" w:color="auto"/>
            <w:left w:val="none" w:sz="0" w:space="0" w:color="auto"/>
            <w:bottom w:val="none" w:sz="0" w:space="0" w:color="auto"/>
            <w:right w:val="none" w:sz="0" w:space="0" w:color="auto"/>
          </w:divBdr>
        </w:div>
        <w:div w:id="850686923">
          <w:marLeft w:val="480"/>
          <w:marRight w:val="0"/>
          <w:marTop w:val="0"/>
          <w:marBottom w:val="0"/>
          <w:divBdr>
            <w:top w:val="none" w:sz="0" w:space="0" w:color="auto"/>
            <w:left w:val="none" w:sz="0" w:space="0" w:color="auto"/>
            <w:bottom w:val="none" w:sz="0" w:space="0" w:color="auto"/>
            <w:right w:val="none" w:sz="0" w:space="0" w:color="auto"/>
          </w:divBdr>
        </w:div>
        <w:div w:id="1185050551">
          <w:marLeft w:val="480"/>
          <w:marRight w:val="0"/>
          <w:marTop w:val="0"/>
          <w:marBottom w:val="0"/>
          <w:divBdr>
            <w:top w:val="none" w:sz="0" w:space="0" w:color="auto"/>
            <w:left w:val="none" w:sz="0" w:space="0" w:color="auto"/>
            <w:bottom w:val="none" w:sz="0" w:space="0" w:color="auto"/>
            <w:right w:val="none" w:sz="0" w:space="0" w:color="auto"/>
          </w:divBdr>
        </w:div>
        <w:div w:id="1224369286">
          <w:marLeft w:val="480"/>
          <w:marRight w:val="0"/>
          <w:marTop w:val="0"/>
          <w:marBottom w:val="0"/>
          <w:divBdr>
            <w:top w:val="none" w:sz="0" w:space="0" w:color="auto"/>
            <w:left w:val="none" w:sz="0" w:space="0" w:color="auto"/>
            <w:bottom w:val="none" w:sz="0" w:space="0" w:color="auto"/>
            <w:right w:val="none" w:sz="0" w:space="0" w:color="auto"/>
          </w:divBdr>
        </w:div>
        <w:div w:id="1257179153">
          <w:marLeft w:val="480"/>
          <w:marRight w:val="0"/>
          <w:marTop w:val="0"/>
          <w:marBottom w:val="0"/>
          <w:divBdr>
            <w:top w:val="none" w:sz="0" w:space="0" w:color="auto"/>
            <w:left w:val="none" w:sz="0" w:space="0" w:color="auto"/>
            <w:bottom w:val="none" w:sz="0" w:space="0" w:color="auto"/>
            <w:right w:val="none" w:sz="0" w:space="0" w:color="auto"/>
          </w:divBdr>
        </w:div>
        <w:div w:id="1260719065">
          <w:marLeft w:val="480"/>
          <w:marRight w:val="0"/>
          <w:marTop w:val="0"/>
          <w:marBottom w:val="0"/>
          <w:divBdr>
            <w:top w:val="none" w:sz="0" w:space="0" w:color="auto"/>
            <w:left w:val="none" w:sz="0" w:space="0" w:color="auto"/>
            <w:bottom w:val="none" w:sz="0" w:space="0" w:color="auto"/>
            <w:right w:val="none" w:sz="0" w:space="0" w:color="auto"/>
          </w:divBdr>
        </w:div>
        <w:div w:id="1291126236">
          <w:marLeft w:val="480"/>
          <w:marRight w:val="0"/>
          <w:marTop w:val="0"/>
          <w:marBottom w:val="0"/>
          <w:divBdr>
            <w:top w:val="none" w:sz="0" w:space="0" w:color="auto"/>
            <w:left w:val="none" w:sz="0" w:space="0" w:color="auto"/>
            <w:bottom w:val="none" w:sz="0" w:space="0" w:color="auto"/>
            <w:right w:val="none" w:sz="0" w:space="0" w:color="auto"/>
          </w:divBdr>
        </w:div>
        <w:div w:id="1291520568">
          <w:marLeft w:val="480"/>
          <w:marRight w:val="0"/>
          <w:marTop w:val="0"/>
          <w:marBottom w:val="0"/>
          <w:divBdr>
            <w:top w:val="none" w:sz="0" w:space="0" w:color="auto"/>
            <w:left w:val="none" w:sz="0" w:space="0" w:color="auto"/>
            <w:bottom w:val="none" w:sz="0" w:space="0" w:color="auto"/>
            <w:right w:val="none" w:sz="0" w:space="0" w:color="auto"/>
          </w:divBdr>
        </w:div>
        <w:div w:id="1510556171">
          <w:marLeft w:val="480"/>
          <w:marRight w:val="0"/>
          <w:marTop w:val="0"/>
          <w:marBottom w:val="0"/>
          <w:divBdr>
            <w:top w:val="none" w:sz="0" w:space="0" w:color="auto"/>
            <w:left w:val="none" w:sz="0" w:space="0" w:color="auto"/>
            <w:bottom w:val="none" w:sz="0" w:space="0" w:color="auto"/>
            <w:right w:val="none" w:sz="0" w:space="0" w:color="auto"/>
          </w:divBdr>
        </w:div>
        <w:div w:id="1532650716">
          <w:marLeft w:val="480"/>
          <w:marRight w:val="0"/>
          <w:marTop w:val="0"/>
          <w:marBottom w:val="0"/>
          <w:divBdr>
            <w:top w:val="none" w:sz="0" w:space="0" w:color="auto"/>
            <w:left w:val="none" w:sz="0" w:space="0" w:color="auto"/>
            <w:bottom w:val="none" w:sz="0" w:space="0" w:color="auto"/>
            <w:right w:val="none" w:sz="0" w:space="0" w:color="auto"/>
          </w:divBdr>
        </w:div>
        <w:div w:id="1566336701">
          <w:marLeft w:val="480"/>
          <w:marRight w:val="0"/>
          <w:marTop w:val="0"/>
          <w:marBottom w:val="0"/>
          <w:divBdr>
            <w:top w:val="none" w:sz="0" w:space="0" w:color="auto"/>
            <w:left w:val="none" w:sz="0" w:space="0" w:color="auto"/>
            <w:bottom w:val="none" w:sz="0" w:space="0" w:color="auto"/>
            <w:right w:val="none" w:sz="0" w:space="0" w:color="auto"/>
          </w:divBdr>
        </w:div>
        <w:div w:id="1592004444">
          <w:marLeft w:val="480"/>
          <w:marRight w:val="0"/>
          <w:marTop w:val="0"/>
          <w:marBottom w:val="0"/>
          <w:divBdr>
            <w:top w:val="none" w:sz="0" w:space="0" w:color="auto"/>
            <w:left w:val="none" w:sz="0" w:space="0" w:color="auto"/>
            <w:bottom w:val="none" w:sz="0" w:space="0" w:color="auto"/>
            <w:right w:val="none" w:sz="0" w:space="0" w:color="auto"/>
          </w:divBdr>
        </w:div>
        <w:div w:id="1643271687">
          <w:marLeft w:val="480"/>
          <w:marRight w:val="0"/>
          <w:marTop w:val="0"/>
          <w:marBottom w:val="0"/>
          <w:divBdr>
            <w:top w:val="none" w:sz="0" w:space="0" w:color="auto"/>
            <w:left w:val="none" w:sz="0" w:space="0" w:color="auto"/>
            <w:bottom w:val="none" w:sz="0" w:space="0" w:color="auto"/>
            <w:right w:val="none" w:sz="0" w:space="0" w:color="auto"/>
          </w:divBdr>
        </w:div>
        <w:div w:id="1664317101">
          <w:marLeft w:val="480"/>
          <w:marRight w:val="0"/>
          <w:marTop w:val="0"/>
          <w:marBottom w:val="0"/>
          <w:divBdr>
            <w:top w:val="none" w:sz="0" w:space="0" w:color="auto"/>
            <w:left w:val="none" w:sz="0" w:space="0" w:color="auto"/>
            <w:bottom w:val="none" w:sz="0" w:space="0" w:color="auto"/>
            <w:right w:val="none" w:sz="0" w:space="0" w:color="auto"/>
          </w:divBdr>
        </w:div>
        <w:div w:id="1756515936">
          <w:marLeft w:val="480"/>
          <w:marRight w:val="0"/>
          <w:marTop w:val="0"/>
          <w:marBottom w:val="0"/>
          <w:divBdr>
            <w:top w:val="none" w:sz="0" w:space="0" w:color="auto"/>
            <w:left w:val="none" w:sz="0" w:space="0" w:color="auto"/>
            <w:bottom w:val="none" w:sz="0" w:space="0" w:color="auto"/>
            <w:right w:val="none" w:sz="0" w:space="0" w:color="auto"/>
          </w:divBdr>
        </w:div>
        <w:div w:id="1787848499">
          <w:marLeft w:val="480"/>
          <w:marRight w:val="0"/>
          <w:marTop w:val="0"/>
          <w:marBottom w:val="0"/>
          <w:divBdr>
            <w:top w:val="none" w:sz="0" w:space="0" w:color="auto"/>
            <w:left w:val="none" w:sz="0" w:space="0" w:color="auto"/>
            <w:bottom w:val="none" w:sz="0" w:space="0" w:color="auto"/>
            <w:right w:val="none" w:sz="0" w:space="0" w:color="auto"/>
          </w:divBdr>
        </w:div>
        <w:div w:id="1878273427">
          <w:marLeft w:val="480"/>
          <w:marRight w:val="0"/>
          <w:marTop w:val="0"/>
          <w:marBottom w:val="0"/>
          <w:divBdr>
            <w:top w:val="none" w:sz="0" w:space="0" w:color="auto"/>
            <w:left w:val="none" w:sz="0" w:space="0" w:color="auto"/>
            <w:bottom w:val="none" w:sz="0" w:space="0" w:color="auto"/>
            <w:right w:val="none" w:sz="0" w:space="0" w:color="auto"/>
          </w:divBdr>
        </w:div>
        <w:div w:id="1904288972">
          <w:marLeft w:val="480"/>
          <w:marRight w:val="0"/>
          <w:marTop w:val="0"/>
          <w:marBottom w:val="0"/>
          <w:divBdr>
            <w:top w:val="none" w:sz="0" w:space="0" w:color="auto"/>
            <w:left w:val="none" w:sz="0" w:space="0" w:color="auto"/>
            <w:bottom w:val="none" w:sz="0" w:space="0" w:color="auto"/>
            <w:right w:val="none" w:sz="0" w:space="0" w:color="auto"/>
          </w:divBdr>
        </w:div>
        <w:div w:id="2048600874">
          <w:marLeft w:val="480"/>
          <w:marRight w:val="0"/>
          <w:marTop w:val="0"/>
          <w:marBottom w:val="0"/>
          <w:divBdr>
            <w:top w:val="none" w:sz="0" w:space="0" w:color="auto"/>
            <w:left w:val="none" w:sz="0" w:space="0" w:color="auto"/>
            <w:bottom w:val="none" w:sz="0" w:space="0" w:color="auto"/>
            <w:right w:val="none" w:sz="0" w:space="0" w:color="auto"/>
          </w:divBdr>
        </w:div>
        <w:div w:id="2072658498">
          <w:marLeft w:val="480"/>
          <w:marRight w:val="0"/>
          <w:marTop w:val="0"/>
          <w:marBottom w:val="0"/>
          <w:divBdr>
            <w:top w:val="none" w:sz="0" w:space="0" w:color="auto"/>
            <w:left w:val="none" w:sz="0" w:space="0" w:color="auto"/>
            <w:bottom w:val="none" w:sz="0" w:space="0" w:color="auto"/>
            <w:right w:val="none" w:sz="0" w:space="0" w:color="auto"/>
          </w:divBdr>
        </w:div>
        <w:div w:id="2141416771">
          <w:marLeft w:val="480"/>
          <w:marRight w:val="0"/>
          <w:marTop w:val="0"/>
          <w:marBottom w:val="0"/>
          <w:divBdr>
            <w:top w:val="none" w:sz="0" w:space="0" w:color="auto"/>
            <w:left w:val="none" w:sz="0" w:space="0" w:color="auto"/>
            <w:bottom w:val="none" w:sz="0" w:space="0" w:color="auto"/>
            <w:right w:val="none" w:sz="0" w:space="0" w:color="auto"/>
          </w:divBdr>
        </w:div>
      </w:divsChild>
    </w:div>
    <w:div w:id="1454405392">
      <w:bodyDiv w:val="1"/>
      <w:marLeft w:val="0"/>
      <w:marRight w:val="0"/>
      <w:marTop w:val="0"/>
      <w:marBottom w:val="0"/>
      <w:divBdr>
        <w:top w:val="none" w:sz="0" w:space="0" w:color="auto"/>
        <w:left w:val="none" w:sz="0" w:space="0" w:color="auto"/>
        <w:bottom w:val="none" w:sz="0" w:space="0" w:color="auto"/>
        <w:right w:val="none" w:sz="0" w:space="0" w:color="auto"/>
      </w:divBdr>
      <w:divsChild>
        <w:div w:id="194777601">
          <w:marLeft w:val="480"/>
          <w:marRight w:val="0"/>
          <w:marTop w:val="0"/>
          <w:marBottom w:val="0"/>
          <w:divBdr>
            <w:top w:val="none" w:sz="0" w:space="0" w:color="auto"/>
            <w:left w:val="none" w:sz="0" w:space="0" w:color="auto"/>
            <w:bottom w:val="none" w:sz="0" w:space="0" w:color="auto"/>
            <w:right w:val="none" w:sz="0" w:space="0" w:color="auto"/>
          </w:divBdr>
        </w:div>
        <w:div w:id="519703333">
          <w:marLeft w:val="480"/>
          <w:marRight w:val="0"/>
          <w:marTop w:val="0"/>
          <w:marBottom w:val="0"/>
          <w:divBdr>
            <w:top w:val="none" w:sz="0" w:space="0" w:color="auto"/>
            <w:left w:val="none" w:sz="0" w:space="0" w:color="auto"/>
            <w:bottom w:val="none" w:sz="0" w:space="0" w:color="auto"/>
            <w:right w:val="none" w:sz="0" w:space="0" w:color="auto"/>
          </w:divBdr>
        </w:div>
        <w:div w:id="584412542">
          <w:marLeft w:val="480"/>
          <w:marRight w:val="0"/>
          <w:marTop w:val="0"/>
          <w:marBottom w:val="0"/>
          <w:divBdr>
            <w:top w:val="none" w:sz="0" w:space="0" w:color="auto"/>
            <w:left w:val="none" w:sz="0" w:space="0" w:color="auto"/>
            <w:bottom w:val="none" w:sz="0" w:space="0" w:color="auto"/>
            <w:right w:val="none" w:sz="0" w:space="0" w:color="auto"/>
          </w:divBdr>
        </w:div>
        <w:div w:id="635842802">
          <w:marLeft w:val="480"/>
          <w:marRight w:val="0"/>
          <w:marTop w:val="0"/>
          <w:marBottom w:val="0"/>
          <w:divBdr>
            <w:top w:val="none" w:sz="0" w:space="0" w:color="auto"/>
            <w:left w:val="none" w:sz="0" w:space="0" w:color="auto"/>
            <w:bottom w:val="none" w:sz="0" w:space="0" w:color="auto"/>
            <w:right w:val="none" w:sz="0" w:space="0" w:color="auto"/>
          </w:divBdr>
        </w:div>
        <w:div w:id="684478008">
          <w:marLeft w:val="480"/>
          <w:marRight w:val="0"/>
          <w:marTop w:val="0"/>
          <w:marBottom w:val="0"/>
          <w:divBdr>
            <w:top w:val="none" w:sz="0" w:space="0" w:color="auto"/>
            <w:left w:val="none" w:sz="0" w:space="0" w:color="auto"/>
            <w:bottom w:val="none" w:sz="0" w:space="0" w:color="auto"/>
            <w:right w:val="none" w:sz="0" w:space="0" w:color="auto"/>
          </w:divBdr>
        </w:div>
        <w:div w:id="702369185">
          <w:marLeft w:val="480"/>
          <w:marRight w:val="0"/>
          <w:marTop w:val="0"/>
          <w:marBottom w:val="0"/>
          <w:divBdr>
            <w:top w:val="none" w:sz="0" w:space="0" w:color="auto"/>
            <w:left w:val="none" w:sz="0" w:space="0" w:color="auto"/>
            <w:bottom w:val="none" w:sz="0" w:space="0" w:color="auto"/>
            <w:right w:val="none" w:sz="0" w:space="0" w:color="auto"/>
          </w:divBdr>
        </w:div>
        <w:div w:id="747651375">
          <w:marLeft w:val="480"/>
          <w:marRight w:val="0"/>
          <w:marTop w:val="0"/>
          <w:marBottom w:val="0"/>
          <w:divBdr>
            <w:top w:val="none" w:sz="0" w:space="0" w:color="auto"/>
            <w:left w:val="none" w:sz="0" w:space="0" w:color="auto"/>
            <w:bottom w:val="none" w:sz="0" w:space="0" w:color="auto"/>
            <w:right w:val="none" w:sz="0" w:space="0" w:color="auto"/>
          </w:divBdr>
        </w:div>
        <w:div w:id="843473129">
          <w:marLeft w:val="480"/>
          <w:marRight w:val="0"/>
          <w:marTop w:val="0"/>
          <w:marBottom w:val="0"/>
          <w:divBdr>
            <w:top w:val="none" w:sz="0" w:space="0" w:color="auto"/>
            <w:left w:val="none" w:sz="0" w:space="0" w:color="auto"/>
            <w:bottom w:val="none" w:sz="0" w:space="0" w:color="auto"/>
            <w:right w:val="none" w:sz="0" w:space="0" w:color="auto"/>
          </w:divBdr>
        </w:div>
        <w:div w:id="884101459">
          <w:marLeft w:val="480"/>
          <w:marRight w:val="0"/>
          <w:marTop w:val="0"/>
          <w:marBottom w:val="0"/>
          <w:divBdr>
            <w:top w:val="none" w:sz="0" w:space="0" w:color="auto"/>
            <w:left w:val="none" w:sz="0" w:space="0" w:color="auto"/>
            <w:bottom w:val="none" w:sz="0" w:space="0" w:color="auto"/>
            <w:right w:val="none" w:sz="0" w:space="0" w:color="auto"/>
          </w:divBdr>
        </w:div>
        <w:div w:id="911934342">
          <w:marLeft w:val="480"/>
          <w:marRight w:val="0"/>
          <w:marTop w:val="0"/>
          <w:marBottom w:val="0"/>
          <w:divBdr>
            <w:top w:val="none" w:sz="0" w:space="0" w:color="auto"/>
            <w:left w:val="none" w:sz="0" w:space="0" w:color="auto"/>
            <w:bottom w:val="none" w:sz="0" w:space="0" w:color="auto"/>
            <w:right w:val="none" w:sz="0" w:space="0" w:color="auto"/>
          </w:divBdr>
        </w:div>
        <w:div w:id="1173884434">
          <w:marLeft w:val="480"/>
          <w:marRight w:val="0"/>
          <w:marTop w:val="0"/>
          <w:marBottom w:val="0"/>
          <w:divBdr>
            <w:top w:val="none" w:sz="0" w:space="0" w:color="auto"/>
            <w:left w:val="none" w:sz="0" w:space="0" w:color="auto"/>
            <w:bottom w:val="none" w:sz="0" w:space="0" w:color="auto"/>
            <w:right w:val="none" w:sz="0" w:space="0" w:color="auto"/>
          </w:divBdr>
        </w:div>
        <w:div w:id="1182283708">
          <w:marLeft w:val="480"/>
          <w:marRight w:val="0"/>
          <w:marTop w:val="0"/>
          <w:marBottom w:val="0"/>
          <w:divBdr>
            <w:top w:val="none" w:sz="0" w:space="0" w:color="auto"/>
            <w:left w:val="none" w:sz="0" w:space="0" w:color="auto"/>
            <w:bottom w:val="none" w:sz="0" w:space="0" w:color="auto"/>
            <w:right w:val="none" w:sz="0" w:space="0" w:color="auto"/>
          </w:divBdr>
        </w:div>
        <w:div w:id="1199663376">
          <w:marLeft w:val="480"/>
          <w:marRight w:val="0"/>
          <w:marTop w:val="0"/>
          <w:marBottom w:val="0"/>
          <w:divBdr>
            <w:top w:val="none" w:sz="0" w:space="0" w:color="auto"/>
            <w:left w:val="none" w:sz="0" w:space="0" w:color="auto"/>
            <w:bottom w:val="none" w:sz="0" w:space="0" w:color="auto"/>
            <w:right w:val="none" w:sz="0" w:space="0" w:color="auto"/>
          </w:divBdr>
        </w:div>
        <w:div w:id="1308629122">
          <w:marLeft w:val="480"/>
          <w:marRight w:val="0"/>
          <w:marTop w:val="0"/>
          <w:marBottom w:val="0"/>
          <w:divBdr>
            <w:top w:val="none" w:sz="0" w:space="0" w:color="auto"/>
            <w:left w:val="none" w:sz="0" w:space="0" w:color="auto"/>
            <w:bottom w:val="none" w:sz="0" w:space="0" w:color="auto"/>
            <w:right w:val="none" w:sz="0" w:space="0" w:color="auto"/>
          </w:divBdr>
        </w:div>
        <w:div w:id="1541045759">
          <w:marLeft w:val="480"/>
          <w:marRight w:val="0"/>
          <w:marTop w:val="0"/>
          <w:marBottom w:val="0"/>
          <w:divBdr>
            <w:top w:val="none" w:sz="0" w:space="0" w:color="auto"/>
            <w:left w:val="none" w:sz="0" w:space="0" w:color="auto"/>
            <w:bottom w:val="none" w:sz="0" w:space="0" w:color="auto"/>
            <w:right w:val="none" w:sz="0" w:space="0" w:color="auto"/>
          </w:divBdr>
        </w:div>
        <w:div w:id="1763722109">
          <w:marLeft w:val="480"/>
          <w:marRight w:val="0"/>
          <w:marTop w:val="0"/>
          <w:marBottom w:val="0"/>
          <w:divBdr>
            <w:top w:val="none" w:sz="0" w:space="0" w:color="auto"/>
            <w:left w:val="none" w:sz="0" w:space="0" w:color="auto"/>
            <w:bottom w:val="none" w:sz="0" w:space="0" w:color="auto"/>
            <w:right w:val="none" w:sz="0" w:space="0" w:color="auto"/>
          </w:divBdr>
        </w:div>
      </w:divsChild>
    </w:div>
    <w:div w:id="1457719690">
      <w:bodyDiv w:val="1"/>
      <w:marLeft w:val="0"/>
      <w:marRight w:val="0"/>
      <w:marTop w:val="0"/>
      <w:marBottom w:val="0"/>
      <w:divBdr>
        <w:top w:val="none" w:sz="0" w:space="0" w:color="auto"/>
        <w:left w:val="none" w:sz="0" w:space="0" w:color="auto"/>
        <w:bottom w:val="none" w:sz="0" w:space="0" w:color="auto"/>
        <w:right w:val="none" w:sz="0" w:space="0" w:color="auto"/>
      </w:divBdr>
      <w:divsChild>
        <w:div w:id="27731036">
          <w:marLeft w:val="480"/>
          <w:marRight w:val="0"/>
          <w:marTop w:val="0"/>
          <w:marBottom w:val="0"/>
          <w:divBdr>
            <w:top w:val="none" w:sz="0" w:space="0" w:color="auto"/>
            <w:left w:val="none" w:sz="0" w:space="0" w:color="auto"/>
            <w:bottom w:val="none" w:sz="0" w:space="0" w:color="auto"/>
            <w:right w:val="none" w:sz="0" w:space="0" w:color="auto"/>
          </w:divBdr>
        </w:div>
        <w:div w:id="261686265">
          <w:marLeft w:val="480"/>
          <w:marRight w:val="0"/>
          <w:marTop w:val="0"/>
          <w:marBottom w:val="0"/>
          <w:divBdr>
            <w:top w:val="none" w:sz="0" w:space="0" w:color="auto"/>
            <w:left w:val="none" w:sz="0" w:space="0" w:color="auto"/>
            <w:bottom w:val="none" w:sz="0" w:space="0" w:color="auto"/>
            <w:right w:val="none" w:sz="0" w:space="0" w:color="auto"/>
          </w:divBdr>
        </w:div>
        <w:div w:id="271478263">
          <w:marLeft w:val="480"/>
          <w:marRight w:val="0"/>
          <w:marTop w:val="0"/>
          <w:marBottom w:val="0"/>
          <w:divBdr>
            <w:top w:val="none" w:sz="0" w:space="0" w:color="auto"/>
            <w:left w:val="none" w:sz="0" w:space="0" w:color="auto"/>
            <w:bottom w:val="none" w:sz="0" w:space="0" w:color="auto"/>
            <w:right w:val="none" w:sz="0" w:space="0" w:color="auto"/>
          </w:divBdr>
        </w:div>
        <w:div w:id="431246019">
          <w:marLeft w:val="480"/>
          <w:marRight w:val="0"/>
          <w:marTop w:val="0"/>
          <w:marBottom w:val="0"/>
          <w:divBdr>
            <w:top w:val="none" w:sz="0" w:space="0" w:color="auto"/>
            <w:left w:val="none" w:sz="0" w:space="0" w:color="auto"/>
            <w:bottom w:val="none" w:sz="0" w:space="0" w:color="auto"/>
            <w:right w:val="none" w:sz="0" w:space="0" w:color="auto"/>
          </w:divBdr>
        </w:div>
        <w:div w:id="440927500">
          <w:marLeft w:val="480"/>
          <w:marRight w:val="0"/>
          <w:marTop w:val="0"/>
          <w:marBottom w:val="0"/>
          <w:divBdr>
            <w:top w:val="none" w:sz="0" w:space="0" w:color="auto"/>
            <w:left w:val="none" w:sz="0" w:space="0" w:color="auto"/>
            <w:bottom w:val="none" w:sz="0" w:space="0" w:color="auto"/>
            <w:right w:val="none" w:sz="0" w:space="0" w:color="auto"/>
          </w:divBdr>
        </w:div>
        <w:div w:id="531578032">
          <w:marLeft w:val="480"/>
          <w:marRight w:val="0"/>
          <w:marTop w:val="0"/>
          <w:marBottom w:val="0"/>
          <w:divBdr>
            <w:top w:val="none" w:sz="0" w:space="0" w:color="auto"/>
            <w:left w:val="none" w:sz="0" w:space="0" w:color="auto"/>
            <w:bottom w:val="none" w:sz="0" w:space="0" w:color="auto"/>
            <w:right w:val="none" w:sz="0" w:space="0" w:color="auto"/>
          </w:divBdr>
        </w:div>
        <w:div w:id="643581301">
          <w:marLeft w:val="480"/>
          <w:marRight w:val="0"/>
          <w:marTop w:val="0"/>
          <w:marBottom w:val="0"/>
          <w:divBdr>
            <w:top w:val="none" w:sz="0" w:space="0" w:color="auto"/>
            <w:left w:val="none" w:sz="0" w:space="0" w:color="auto"/>
            <w:bottom w:val="none" w:sz="0" w:space="0" w:color="auto"/>
            <w:right w:val="none" w:sz="0" w:space="0" w:color="auto"/>
          </w:divBdr>
        </w:div>
        <w:div w:id="646937658">
          <w:marLeft w:val="480"/>
          <w:marRight w:val="0"/>
          <w:marTop w:val="0"/>
          <w:marBottom w:val="0"/>
          <w:divBdr>
            <w:top w:val="none" w:sz="0" w:space="0" w:color="auto"/>
            <w:left w:val="none" w:sz="0" w:space="0" w:color="auto"/>
            <w:bottom w:val="none" w:sz="0" w:space="0" w:color="auto"/>
            <w:right w:val="none" w:sz="0" w:space="0" w:color="auto"/>
          </w:divBdr>
        </w:div>
        <w:div w:id="847250706">
          <w:marLeft w:val="480"/>
          <w:marRight w:val="0"/>
          <w:marTop w:val="0"/>
          <w:marBottom w:val="0"/>
          <w:divBdr>
            <w:top w:val="none" w:sz="0" w:space="0" w:color="auto"/>
            <w:left w:val="none" w:sz="0" w:space="0" w:color="auto"/>
            <w:bottom w:val="none" w:sz="0" w:space="0" w:color="auto"/>
            <w:right w:val="none" w:sz="0" w:space="0" w:color="auto"/>
          </w:divBdr>
        </w:div>
        <w:div w:id="853762672">
          <w:marLeft w:val="480"/>
          <w:marRight w:val="0"/>
          <w:marTop w:val="0"/>
          <w:marBottom w:val="0"/>
          <w:divBdr>
            <w:top w:val="none" w:sz="0" w:space="0" w:color="auto"/>
            <w:left w:val="none" w:sz="0" w:space="0" w:color="auto"/>
            <w:bottom w:val="none" w:sz="0" w:space="0" w:color="auto"/>
            <w:right w:val="none" w:sz="0" w:space="0" w:color="auto"/>
          </w:divBdr>
        </w:div>
        <w:div w:id="1029600387">
          <w:marLeft w:val="480"/>
          <w:marRight w:val="0"/>
          <w:marTop w:val="0"/>
          <w:marBottom w:val="0"/>
          <w:divBdr>
            <w:top w:val="none" w:sz="0" w:space="0" w:color="auto"/>
            <w:left w:val="none" w:sz="0" w:space="0" w:color="auto"/>
            <w:bottom w:val="none" w:sz="0" w:space="0" w:color="auto"/>
            <w:right w:val="none" w:sz="0" w:space="0" w:color="auto"/>
          </w:divBdr>
        </w:div>
        <w:div w:id="1077824964">
          <w:marLeft w:val="480"/>
          <w:marRight w:val="0"/>
          <w:marTop w:val="0"/>
          <w:marBottom w:val="0"/>
          <w:divBdr>
            <w:top w:val="none" w:sz="0" w:space="0" w:color="auto"/>
            <w:left w:val="none" w:sz="0" w:space="0" w:color="auto"/>
            <w:bottom w:val="none" w:sz="0" w:space="0" w:color="auto"/>
            <w:right w:val="none" w:sz="0" w:space="0" w:color="auto"/>
          </w:divBdr>
        </w:div>
        <w:div w:id="1091707192">
          <w:marLeft w:val="480"/>
          <w:marRight w:val="0"/>
          <w:marTop w:val="0"/>
          <w:marBottom w:val="0"/>
          <w:divBdr>
            <w:top w:val="none" w:sz="0" w:space="0" w:color="auto"/>
            <w:left w:val="none" w:sz="0" w:space="0" w:color="auto"/>
            <w:bottom w:val="none" w:sz="0" w:space="0" w:color="auto"/>
            <w:right w:val="none" w:sz="0" w:space="0" w:color="auto"/>
          </w:divBdr>
        </w:div>
        <w:div w:id="1096054742">
          <w:marLeft w:val="480"/>
          <w:marRight w:val="0"/>
          <w:marTop w:val="0"/>
          <w:marBottom w:val="0"/>
          <w:divBdr>
            <w:top w:val="none" w:sz="0" w:space="0" w:color="auto"/>
            <w:left w:val="none" w:sz="0" w:space="0" w:color="auto"/>
            <w:bottom w:val="none" w:sz="0" w:space="0" w:color="auto"/>
            <w:right w:val="none" w:sz="0" w:space="0" w:color="auto"/>
          </w:divBdr>
        </w:div>
        <w:div w:id="1177841133">
          <w:marLeft w:val="480"/>
          <w:marRight w:val="0"/>
          <w:marTop w:val="0"/>
          <w:marBottom w:val="0"/>
          <w:divBdr>
            <w:top w:val="none" w:sz="0" w:space="0" w:color="auto"/>
            <w:left w:val="none" w:sz="0" w:space="0" w:color="auto"/>
            <w:bottom w:val="none" w:sz="0" w:space="0" w:color="auto"/>
            <w:right w:val="none" w:sz="0" w:space="0" w:color="auto"/>
          </w:divBdr>
        </w:div>
        <w:div w:id="1183785154">
          <w:marLeft w:val="480"/>
          <w:marRight w:val="0"/>
          <w:marTop w:val="0"/>
          <w:marBottom w:val="0"/>
          <w:divBdr>
            <w:top w:val="none" w:sz="0" w:space="0" w:color="auto"/>
            <w:left w:val="none" w:sz="0" w:space="0" w:color="auto"/>
            <w:bottom w:val="none" w:sz="0" w:space="0" w:color="auto"/>
            <w:right w:val="none" w:sz="0" w:space="0" w:color="auto"/>
          </w:divBdr>
        </w:div>
        <w:div w:id="1221939605">
          <w:marLeft w:val="480"/>
          <w:marRight w:val="0"/>
          <w:marTop w:val="0"/>
          <w:marBottom w:val="0"/>
          <w:divBdr>
            <w:top w:val="none" w:sz="0" w:space="0" w:color="auto"/>
            <w:left w:val="none" w:sz="0" w:space="0" w:color="auto"/>
            <w:bottom w:val="none" w:sz="0" w:space="0" w:color="auto"/>
            <w:right w:val="none" w:sz="0" w:space="0" w:color="auto"/>
          </w:divBdr>
        </w:div>
        <w:div w:id="1279869943">
          <w:marLeft w:val="480"/>
          <w:marRight w:val="0"/>
          <w:marTop w:val="0"/>
          <w:marBottom w:val="0"/>
          <w:divBdr>
            <w:top w:val="none" w:sz="0" w:space="0" w:color="auto"/>
            <w:left w:val="none" w:sz="0" w:space="0" w:color="auto"/>
            <w:bottom w:val="none" w:sz="0" w:space="0" w:color="auto"/>
            <w:right w:val="none" w:sz="0" w:space="0" w:color="auto"/>
          </w:divBdr>
        </w:div>
        <w:div w:id="1297487621">
          <w:marLeft w:val="480"/>
          <w:marRight w:val="0"/>
          <w:marTop w:val="0"/>
          <w:marBottom w:val="0"/>
          <w:divBdr>
            <w:top w:val="none" w:sz="0" w:space="0" w:color="auto"/>
            <w:left w:val="none" w:sz="0" w:space="0" w:color="auto"/>
            <w:bottom w:val="none" w:sz="0" w:space="0" w:color="auto"/>
            <w:right w:val="none" w:sz="0" w:space="0" w:color="auto"/>
          </w:divBdr>
        </w:div>
        <w:div w:id="1421439934">
          <w:marLeft w:val="480"/>
          <w:marRight w:val="0"/>
          <w:marTop w:val="0"/>
          <w:marBottom w:val="0"/>
          <w:divBdr>
            <w:top w:val="none" w:sz="0" w:space="0" w:color="auto"/>
            <w:left w:val="none" w:sz="0" w:space="0" w:color="auto"/>
            <w:bottom w:val="none" w:sz="0" w:space="0" w:color="auto"/>
            <w:right w:val="none" w:sz="0" w:space="0" w:color="auto"/>
          </w:divBdr>
        </w:div>
        <w:div w:id="1480538404">
          <w:marLeft w:val="480"/>
          <w:marRight w:val="0"/>
          <w:marTop w:val="0"/>
          <w:marBottom w:val="0"/>
          <w:divBdr>
            <w:top w:val="none" w:sz="0" w:space="0" w:color="auto"/>
            <w:left w:val="none" w:sz="0" w:space="0" w:color="auto"/>
            <w:bottom w:val="none" w:sz="0" w:space="0" w:color="auto"/>
            <w:right w:val="none" w:sz="0" w:space="0" w:color="auto"/>
          </w:divBdr>
        </w:div>
        <w:div w:id="1751803870">
          <w:marLeft w:val="480"/>
          <w:marRight w:val="0"/>
          <w:marTop w:val="0"/>
          <w:marBottom w:val="0"/>
          <w:divBdr>
            <w:top w:val="none" w:sz="0" w:space="0" w:color="auto"/>
            <w:left w:val="none" w:sz="0" w:space="0" w:color="auto"/>
            <w:bottom w:val="none" w:sz="0" w:space="0" w:color="auto"/>
            <w:right w:val="none" w:sz="0" w:space="0" w:color="auto"/>
          </w:divBdr>
        </w:div>
        <w:div w:id="1757751776">
          <w:marLeft w:val="480"/>
          <w:marRight w:val="0"/>
          <w:marTop w:val="0"/>
          <w:marBottom w:val="0"/>
          <w:divBdr>
            <w:top w:val="none" w:sz="0" w:space="0" w:color="auto"/>
            <w:left w:val="none" w:sz="0" w:space="0" w:color="auto"/>
            <w:bottom w:val="none" w:sz="0" w:space="0" w:color="auto"/>
            <w:right w:val="none" w:sz="0" w:space="0" w:color="auto"/>
          </w:divBdr>
        </w:div>
        <w:div w:id="1790709162">
          <w:marLeft w:val="480"/>
          <w:marRight w:val="0"/>
          <w:marTop w:val="0"/>
          <w:marBottom w:val="0"/>
          <w:divBdr>
            <w:top w:val="none" w:sz="0" w:space="0" w:color="auto"/>
            <w:left w:val="none" w:sz="0" w:space="0" w:color="auto"/>
            <w:bottom w:val="none" w:sz="0" w:space="0" w:color="auto"/>
            <w:right w:val="none" w:sz="0" w:space="0" w:color="auto"/>
          </w:divBdr>
        </w:div>
        <w:div w:id="1802377194">
          <w:marLeft w:val="480"/>
          <w:marRight w:val="0"/>
          <w:marTop w:val="0"/>
          <w:marBottom w:val="0"/>
          <w:divBdr>
            <w:top w:val="none" w:sz="0" w:space="0" w:color="auto"/>
            <w:left w:val="none" w:sz="0" w:space="0" w:color="auto"/>
            <w:bottom w:val="none" w:sz="0" w:space="0" w:color="auto"/>
            <w:right w:val="none" w:sz="0" w:space="0" w:color="auto"/>
          </w:divBdr>
        </w:div>
        <w:div w:id="1809083049">
          <w:marLeft w:val="480"/>
          <w:marRight w:val="0"/>
          <w:marTop w:val="0"/>
          <w:marBottom w:val="0"/>
          <w:divBdr>
            <w:top w:val="none" w:sz="0" w:space="0" w:color="auto"/>
            <w:left w:val="none" w:sz="0" w:space="0" w:color="auto"/>
            <w:bottom w:val="none" w:sz="0" w:space="0" w:color="auto"/>
            <w:right w:val="none" w:sz="0" w:space="0" w:color="auto"/>
          </w:divBdr>
        </w:div>
        <w:div w:id="1897937245">
          <w:marLeft w:val="480"/>
          <w:marRight w:val="0"/>
          <w:marTop w:val="0"/>
          <w:marBottom w:val="0"/>
          <w:divBdr>
            <w:top w:val="none" w:sz="0" w:space="0" w:color="auto"/>
            <w:left w:val="none" w:sz="0" w:space="0" w:color="auto"/>
            <w:bottom w:val="none" w:sz="0" w:space="0" w:color="auto"/>
            <w:right w:val="none" w:sz="0" w:space="0" w:color="auto"/>
          </w:divBdr>
        </w:div>
        <w:div w:id="1903130370">
          <w:marLeft w:val="480"/>
          <w:marRight w:val="0"/>
          <w:marTop w:val="0"/>
          <w:marBottom w:val="0"/>
          <w:divBdr>
            <w:top w:val="none" w:sz="0" w:space="0" w:color="auto"/>
            <w:left w:val="none" w:sz="0" w:space="0" w:color="auto"/>
            <w:bottom w:val="none" w:sz="0" w:space="0" w:color="auto"/>
            <w:right w:val="none" w:sz="0" w:space="0" w:color="auto"/>
          </w:divBdr>
        </w:div>
        <w:div w:id="1950425903">
          <w:marLeft w:val="480"/>
          <w:marRight w:val="0"/>
          <w:marTop w:val="0"/>
          <w:marBottom w:val="0"/>
          <w:divBdr>
            <w:top w:val="none" w:sz="0" w:space="0" w:color="auto"/>
            <w:left w:val="none" w:sz="0" w:space="0" w:color="auto"/>
            <w:bottom w:val="none" w:sz="0" w:space="0" w:color="auto"/>
            <w:right w:val="none" w:sz="0" w:space="0" w:color="auto"/>
          </w:divBdr>
        </w:div>
        <w:div w:id="1996957626">
          <w:marLeft w:val="480"/>
          <w:marRight w:val="0"/>
          <w:marTop w:val="0"/>
          <w:marBottom w:val="0"/>
          <w:divBdr>
            <w:top w:val="none" w:sz="0" w:space="0" w:color="auto"/>
            <w:left w:val="none" w:sz="0" w:space="0" w:color="auto"/>
            <w:bottom w:val="none" w:sz="0" w:space="0" w:color="auto"/>
            <w:right w:val="none" w:sz="0" w:space="0" w:color="auto"/>
          </w:divBdr>
        </w:div>
        <w:div w:id="2007203837">
          <w:marLeft w:val="480"/>
          <w:marRight w:val="0"/>
          <w:marTop w:val="0"/>
          <w:marBottom w:val="0"/>
          <w:divBdr>
            <w:top w:val="none" w:sz="0" w:space="0" w:color="auto"/>
            <w:left w:val="none" w:sz="0" w:space="0" w:color="auto"/>
            <w:bottom w:val="none" w:sz="0" w:space="0" w:color="auto"/>
            <w:right w:val="none" w:sz="0" w:space="0" w:color="auto"/>
          </w:divBdr>
        </w:div>
        <w:div w:id="2034186528">
          <w:marLeft w:val="480"/>
          <w:marRight w:val="0"/>
          <w:marTop w:val="0"/>
          <w:marBottom w:val="0"/>
          <w:divBdr>
            <w:top w:val="none" w:sz="0" w:space="0" w:color="auto"/>
            <w:left w:val="none" w:sz="0" w:space="0" w:color="auto"/>
            <w:bottom w:val="none" w:sz="0" w:space="0" w:color="auto"/>
            <w:right w:val="none" w:sz="0" w:space="0" w:color="auto"/>
          </w:divBdr>
        </w:div>
        <w:div w:id="2092657261">
          <w:marLeft w:val="480"/>
          <w:marRight w:val="0"/>
          <w:marTop w:val="0"/>
          <w:marBottom w:val="0"/>
          <w:divBdr>
            <w:top w:val="none" w:sz="0" w:space="0" w:color="auto"/>
            <w:left w:val="none" w:sz="0" w:space="0" w:color="auto"/>
            <w:bottom w:val="none" w:sz="0" w:space="0" w:color="auto"/>
            <w:right w:val="none" w:sz="0" w:space="0" w:color="auto"/>
          </w:divBdr>
        </w:div>
        <w:div w:id="2107384597">
          <w:marLeft w:val="480"/>
          <w:marRight w:val="0"/>
          <w:marTop w:val="0"/>
          <w:marBottom w:val="0"/>
          <w:divBdr>
            <w:top w:val="none" w:sz="0" w:space="0" w:color="auto"/>
            <w:left w:val="none" w:sz="0" w:space="0" w:color="auto"/>
            <w:bottom w:val="none" w:sz="0" w:space="0" w:color="auto"/>
            <w:right w:val="none" w:sz="0" w:space="0" w:color="auto"/>
          </w:divBdr>
        </w:div>
      </w:divsChild>
    </w:div>
    <w:div w:id="1460108925">
      <w:bodyDiv w:val="1"/>
      <w:marLeft w:val="0"/>
      <w:marRight w:val="0"/>
      <w:marTop w:val="0"/>
      <w:marBottom w:val="0"/>
      <w:divBdr>
        <w:top w:val="none" w:sz="0" w:space="0" w:color="auto"/>
        <w:left w:val="none" w:sz="0" w:space="0" w:color="auto"/>
        <w:bottom w:val="none" w:sz="0" w:space="0" w:color="auto"/>
        <w:right w:val="none" w:sz="0" w:space="0" w:color="auto"/>
      </w:divBdr>
    </w:div>
    <w:div w:id="1462263540">
      <w:bodyDiv w:val="1"/>
      <w:marLeft w:val="0"/>
      <w:marRight w:val="0"/>
      <w:marTop w:val="0"/>
      <w:marBottom w:val="0"/>
      <w:divBdr>
        <w:top w:val="none" w:sz="0" w:space="0" w:color="auto"/>
        <w:left w:val="none" w:sz="0" w:space="0" w:color="auto"/>
        <w:bottom w:val="none" w:sz="0" w:space="0" w:color="auto"/>
        <w:right w:val="none" w:sz="0" w:space="0" w:color="auto"/>
      </w:divBdr>
    </w:div>
    <w:div w:id="1466699637">
      <w:bodyDiv w:val="1"/>
      <w:marLeft w:val="0"/>
      <w:marRight w:val="0"/>
      <w:marTop w:val="0"/>
      <w:marBottom w:val="0"/>
      <w:divBdr>
        <w:top w:val="none" w:sz="0" w:space="0" w:color="auto"/>
        <w:left w:val="none" w:sz="0" w:space="0" w:color="auto"/>
        <w:bottom w:val="none" w:sz="0" w:space="0" w:color="auto"/>
        <w:right w:val="none" w:sz="0" w:space="0" w:color="auto"/>
      </w:divBdr>
    </w:div>
    <w:div w:id="1468666517">
      <w:bodyDiv w:val="1"/>
      <w:marLeft w:val="0"/>
      <w:marRight w:val="0"/>
      <w:marTop w:val="0"/>
      <w:marBottom w:val="0"/>
      <w:divBdr>
        <w:top w:val="none" w:sz="0" w:space="0" w:color="auto"/>
        <w:left w:val="none" w:sz="0" w:space="0" w:color="auto"/>
        <w:bottom w:val="none" w:sz="0" w:space="0" w:color="auto"/>
        <w:right w:val="none" w:sz="0" w:space="0" w:color="auto"/>
      </w:divBdr>
    </w:div>
    <w:div w:id="1469936138">
      <w:bodyDiv w:val="1"/>
      <w:marLeft w:val="0"/>
      <w:marRight w:val="0"/>
      <w:marTop w:val="0"/>
      <w:marBottom w:val="0"/>
      <w:divBdr>
        <w:top w:val="none" w:sz="0" w:space="0" w:color="auto"/>
        <w:left w:val="none" w:sz="0" w:space="0" w:color="auto"/>
        <w:bottom w:val="none" w:sz="0" w:space="0" w:color="auto"/>
        <w:right w:val="none" w:sz="0" w:space="0" w:color="auto"/>
      </w:divBdr>
      <w:divsChild>
        <w:div w:id="71775789">
          <w:marLeft w:val="480"/>
          <w:marRight w:val="0"/>
          <w:marTop w:val="0"/>
          <w:marBottom w:val="0"/>
          <w:divBdr>
            <w:top w:val="none" w:sz="0" w:space="0" w:color="auto"/>
            <w:left w:val="none" w:sz="0" w:space="0" w:color="auto"/>
            <w:bottom w:val="none" w:sz="0" w:space="0" w:color="auto"/>
            <w:right w:val="none" w:sz="0" w:space="0" w:color="auto"/>
          </w:divBdr>
        </w:div>
        <w:div w:id="156382273">
          <w:marLeft w:val="480"/>
          <w:marRight w:val="0"/>
          <w:marTop w:val="0"/>
          <w:marBottom w:val="0"/>
          <w:divBdr>
            <w:top w:val="none" w:sz="0" w:space="0" w:color="auto"/>
            <w:left w:val="none" w:sz="0" w:space="0" w:color="auto"/>
            <w:bottom w:val="none" w:sz="0" w:space="0" w:color="auto"/>
            <w:right w:val="none" w:sz="0" w:space="0" w:color="auto"/>
          </w:divBdr>
        </w:div>
        <w:div w:id="456338531">
          <w:marLeft w:val="480"/>
          <w:marRight w:val="0"/>
          <w:marTop w:val="0"/>
          <w:marBottom w:val="0"/>
          <w:divBdr>
            <w:top w:val="none" w:sz="0" w:space="0" w:color="auto"/>
            <w:left w:val="none" w:sz="0" w:space="0" w:color="auto"/>
            <w:bottom w:val="none" w:sz="0" w:space="0" w:color="auto"/>
            <w:right w:val="none" w:sz="0" w:space="0" w:color="auto"/>
          </w:divBdr>
        </w:div>
        <w:div w:id="1090275300">
          <w:marLeft w:val="480"/>
          <w:marRight w:val="0"/>
          <w:marTop w:val="0"/>
          <w:marBottom w:val="0"/>
          <w:divBdr>
            <w:top w:val="none" w:sz="0" w:space="0" w:color="auto"/>
            <w:left w:val="none" w:sz="0" w:space="0" w:color="auto"/>
            <w:bottom w:val="none" w:sz="0" w:space="0" w:color="auto"/>
            <w:right w:val="none" w:sz="0" w:space="0" w:color="auto"/>
          </w:divBdr>
        </w:div>
        <w:div w:id="1111585834">
          <w:marLeft w:val="480"/>
          <w:marRight w:val="0"/>
          <w:marTop w:val="0"/>
          <w:marBottom w:val="0"/>
          <w:divBdr>
            <w:top w:val="none" w:sz="0" w:space="0" w:color="auto"/>
            <w:left w:val="none" w:sz="0" w:space="0" w:color="auto"/>
            <w:bottom w:val="none" w:sz="0" w:space="0" w:color="auto"/>
            <w:right w:val="none" w:sz="0" w:space="0" w:color="auto"/>
          </w:divBdr>
        </w:div>
        <w:div w:id="1143933665">
          <w:marLeft w:val="480"/>
          <w:marRight w:val="0"/>
          <w:marTop w:val="0"/>
          <w:marBottom w:val="0"/>
          <w:divBdr>
            <w:top w:val="none" w:sz="0" w:space="0" w:color="auto"/>
            <w:left w:val="none" w:sz="0" w:space="0" w:color="auto"/>
            <w:bottom w:val="none" w:sz="0" w:space="0" w:color="auto"/>
            <w:right w:val="none" w:sz="0" w:space="0" w:color="auto"/>
          </w:divBdr>
        </w:div>
        <w:div w:id="1151289174">
          <w:marLeft w:val="480"/>
          <w:marRight w:val="0"/>
          <w:marTop w:val="0"/>
          <w:marBottom w:val="0"/>
          <w:divBdr>
            <w:top w:val="none" w:sz="0" w:space="0" w:color="auto"/>
            <w:left w:val="none" w:sz="0" w:space="0" w:color="auto"/>
            <w:bottom w:val="none" w:sz="0" w:space="0" w:color="auto"/>
            <w:right w:val="none" w:sz="0" w:space="0" w:color="auto"/>
          </w:divBdr>
        </w:div>
        <w:div w:id="1258322635">
          <w:marLeft w:val="480"/>
          <w:marRight w:val="0"/>
          <w:marTop w:val="0"/>
          <w:marBottom w:val="0"/>
          <w:divBdr>
            <w:top w:val="none" w:sz="0" w:space="0" w:color="auto"/>
            <w:left w:val="none" w:sz="0" w:space="0" w:color="auto"/>
            <w:bottom w:val="none" w:sz="0" w:space="0" w:color="auto"/>
            <w:right w:val="none" w:sz="0" w:space="0" w:color="auto"/>
          </w:divBdr>
        </w:div>
        <w:div w:id="1469663732">
          <w:marLeft w:val="480"/>
          <w:marRight w:val="0"/>
          <w:marTop w:val="0"/>
          <w:marBottom w:val="0"/>
          <w:divBdr>
            <w:top w:val="none" w:sz="0" w:space="0" w:color="auto"/>
            <w:left w:val="none" w:sz="0" w:space="0" w:color="auto"/>
            <w:bottom w:val="none" w:sz="0" w:space="0" w:color="auto"/>
            <w:right w:val="none" w:sz="0" w:space="0" w:color="auto"/>
          </w:divBdr>
        </w:div>
        <w:div w:id="1876775293">
          <w:marLeft w:val="480"/>
          <w:marRight w:val="0"/>
          <w:marTop w:val="0"/>
          <w:marBottom w:val="0"/>
          <w:divBdr>
            <w:top w:val="none" w:sz="0" w:space="0" w:color="auto"/>
            <w:left w:val="none" w:sz="0" w:space="0" w:color="auto"/>
            <w:bottom w:val="none" w:sz="0" w:space="0" w:color="auto"/>
            <w:right w:val="none" w:sz="0" w:space="0" w:color="auto"/>
          </w:divBdr>
        </w:div>
        <w:div w:id="1961496996">
          <w:marLeft w:val="480"/>
          <w:marRight w:val="0"/>
          <w:marTop w:val="0"/>
          <w:marBottom w:val="0"/>
          <w:divBdr>
            <w:top w:val="none" w:sz="0" w:space="0" w:color="auto"/>
            <w:left w:val="none" w:sz="0" w:space="0" w:color="auto"/>
            <w:bottom w:val="none" w:sz="0" w:space="0" w:color="auto"/>
            <w:right w:val="none" w:sz="0" w:space="0" w:color="auto"/>
          </w:divBdr>
        </w:div>
      </w:divsChild>
    </w:div>
    <w:div w:id="1470898845">
      <w:bodyDiv w:val="1"/>
      <w:marLeft w:val="0"/>
      <w:marRight w:val="0"/>
      <w:marTop w:val="0"/>
      <w:marBottom w:val="0"/>
      <w:divBdr>
        <w:top w:val="none" w:sz="0" w:space="0" w:color="auto"/>
        <w:left w:val="none" w:sz="0" w:space="0" w:color="auto"/>
        <w:bottom w:val="none" w:sz="0" w:space="0" w:color="auto"/>
        <w:right w:val="none" w:sz="0" w:space="0" w:color="auto"/>
      </w:divBdr>
    </w:div>
    <w:div w:id="1474717238">
      <w:bodyDiv w:val="1"/>
      <w:marLeft w:val="0"/>
      <w:marRight w:val="0"/>
      <w:marTop w:val="0"/>
      <w:marBottom w:val="0"/>
      <w:divBdr>
        <w:top w:val="none" w:sz="0" w:space="0" w:color="auto"/>
        <w:left w:val="none" w:sz="0" w:space="0" w:color="auto"/>
        <w:bottom w:val="none" w:sz="0" w:space="0" w:color="auto"/>
        <w:right w:val="none" w:sz="0" w:space="0" w:color="auto"/>
      </w:divBdr>
    </w:div>
    <w:div w:id="1476483689">
      <w:bodyDiv w:val="1"/>
      <w:marLeft w:val="0"/>
      <w:marRight w:val="0"/>
      <w:marTop w:val="0"/>
      <w:marBottom w:val="0"/>
      <w:divBdr>
        <w:top w:val="none" w:sz="0" w:space="0" w:color="auto"/>
        <w:left w:val="none" w:sz="0" w:space="0" w:color="auto"/>
        <w:bottom w:val="none" w:sz="0" w:space="0" w:color="auto"/>
        <w:right w:val="none" w:sz="0" w:space="0" w:color="auto"/>
      </w:divBdr>
    </w:div>
    <w:div w:id="1479882454">
      <w:bodyDiv w:val="1"/>
      <w:marLeft w:val="0"/>
      <w:marRight w:val="0"/>
      <w:marTop w:val="0"/>
      <w:marBottom w:val="0"/>
      <w:divBdr>
        <w:top w:val="none" w:sz="0" w:space="0" w:color="auto"/>
        <w:left w:val="none" w:sz="0" w:space="0" w:color="auto"/>
        <w:bottom w:val="none" w:sz="0" w:space="0" w:color="auto"/>
        <w:right w:val="none" w:sz="0" w:space="0" w:color="auto"/>
      </w:divBdr>
    </w:div>
    <w:div w:id="1480220385">
      <w:bodyDiv w:val="1"/>
      <w:marLeft w:val="0"/>
      <w:marRight w:val="0"/>
      <w:marTop w:val="0"/>
      <w:marBottom w:val="0"/>
      <w:divBdr>
        <w:top w:val="none" w:sz="0" w:space="0" w:color="auto"/>
        <w:left w:val="none" w:sz="0" w:space="0" w:color="auto"/>
        <w:bottom w:val="none" w:sz="0" w:space="0" w:color="auto"/>
        <w:right w:val="none" w:sz="0" w:space="0" w:color="auto"/>
      </w:divBdr>
    </w:div>
    <w:div w:id="1484738384">
      <w:bodyDiv w:val="1"/>
      <w:marLeft w:val="0"/>
      <w:marRight w:val="0"/>
      <w:marTop w:val="0"/>
      <w:marBottom w:val="0"/>
      <w:divBdr>
        <w:top w:val="none" w:sz="0" w:space="0" w:color="auto"/>
        <w:left w:val="none" w:sz="0" w:space="0" w:color="auto"/>
        <w:bottom w:val="none" w:sz="0" w:space="0" w:color="auto"/>
        <w:right w:val="none" w:sz="0" w:space="0" w:color="auto"/>
      </w:divBdr>
    </w:div>
    <w:div w:id="1486554143">
      <w:bodyDiv w:val="1"/>
      <w:marLeft w:val="0"/>
      <w:marRight w:val="0"/>
      <w:marTop w:val="0"/>
      <w:marBottom w:val="0"/>
      <w:divBdr>
        <w:top w:val="none" w:sz="0" w:space="0" w:color="auto"/>
        <w:left w:val="none" w:sz="0" w:space="0" w:color="auto"/>
        <w:bottom w:val="none" w:sz="0" w:space="0" w:color="auto"/>
        <w:right w:val="none" w:sz="0" w:space="0" w:color="auto"/>
      </w:divBdr>
      <w:divsChild>
        <w:div w:id="17854802">
          <w:marLeft w:val="480"/>
          <w:marRight w:val="0"/>
          <w:marTop w:val="0"/>
          <w:marBottom w:val="0"/>
          <w:divBdr>
            <w:top w:val="none" w:sz="0" w:space="0" w:color="auto"/>
            <w:left w:val="none" w:sz="0" w:space="0" w:color="auto"/>
            <w:bottom w:val="none" w:sz="0" w:space="0" w:color="auto"/>
            <w:right w:val="none" w:sz="0" w:space="0" w:color="auto"/>
          </w:divBdr>
        </w:div>
        <w:div w:id="76442294">
          <w:marLeft w:val="480"/>
          <w:marRight w:val="0"/>
          <w:marTop w:val="0"/>
          <w:marBottom w:val="0"/>
          <w:divBdr>
            <w:top w:val="none" w:sz="0" w:space="0" w:color="auto"/>
            <w:left w:val="none" w:sz="0" w:space="0" w:color="auto"/>
            <w:bottom w:val="none" w:sz="0" w:space="0" w:color="auto"/>
            <w:right w:val="none" w:sz="0" w:space="0" w:color="auto"/>
          </w:divBdr>
        </w:div>
        <w:div w:id="109864769">
          <w:marLeft w:val="480"/>
          <w:marRight w:val="0"/>
          <w:marTop w:val="0"/>
          <w:marBottom w:val="0"/>
          <w:divBdr>
            <w:top w:val="none" w:sz="0" w:space="0" w:color="auto"/>
            <w:left w:val="none" w:sz="0" w:space="0" w:color="auto"/>
            <w:bottom w:val="none" w:sz="0" w:space="0" w:color="auto"/>
            <w:right w:val="none" w:sz="0" w:space="0" w:color="auto"/>
          </w:divBdr>
        </w:div>
        <w:div w:id="159807480">
          <w:marLeft w:val="480"/>
          <w:marRight w:val="0"/>
          <w:marTop w:val="0"/>
          <w:marBottom w:val="0"/>
          <w:divBdr>
            <w:top w:val="none" w:sz="0" w:space="0" w:color="auto"/>
            <w:left w:val="none" w:sz="0" w:space="0" w:color="auto"/>
            <w:bottom w:val="none" w:sz="0" w:space="0" w:color="auto"/>
            <w:right w:val="none" w:sz="0" w:space="0" w:color="auto"/>
          </w:divBdr>
        </w:div>
        <w:div w:id="187371588">
          <w:marLeft w:val="480"/>
          <w:marRight w:val="0"/>
          <w:marTop w:val="0"/>
          <w:marBottom w:val="0"/>
          <w:divBdr>
            <w:top w:val="none" w:sz="0" w:space="0" w:color="auto"/>
            <w:left w:val="none" w:sz="0" w:space="0" w:color="auto"/>
            <w:bottom w:val="none" w:sz="0" w:space="0" w:color="auto"/>
            <w:right w:val="none" w:sz="0" w:space="0" w:color="auto"/>
          </w:divBdr>
        </w:div>
        <w:div w:id="295574821">
          <w:marLeft w:val="480"/>
          <w:marRight w:val="0"/>
          <w:marTop w:val="0"/>
          <w:marBottom w:val="0"/>
          <w:divBdr>
            <w:top w:val="none" w:sz="0" w:space="0" w:color="auto"/>
            <w:left w:val="none" w:sz="0" w:space="0" w:color="auto"/>
            <w:bottom w:val="none" w:sz="0" w:space="0" w:color="auto"/>
            <w:right w:val="none" w:sz="0" w:space="0" w:color="auto"/>
          </w:divBdr>
        </w:div>
        <w:div w:id="410195816">
          <w:marLeft w:val="480"/>
          <w:marRight w:val="0"/>
          <w:marTop w:val="0"/>
          <w:marBottom w:val="0"/>
          <w:divBdr>
            <w:top w:val="none" w:sz="0" w:space="0" w:color="auto"/>
            <w:left w:val="none" w:sz="0" w:space="0" w:color="auto"/>
            <w:bottom w:val="none" w:sz="0" w:space="0" w:color="auto"/>
            <w:right w:val="none" w:sz="0" w:space="0" w:color="auto"/>
          </w:divBdr>
        </w:div>
        <w:div w:id="413012432">
          <w:marLeft w:val="480"/>
          <w:marRight w:val="0"/>
          <w:marTop w:val="0"/>
          <w:marBottom w:val="0"/>
          <w:divBdr>
            <w:top w:val="none" w:sz="0" w:space="0" w:color="auto"/>
            <w:left w:val="none" w:sz="0" w:space="0" w:color="auto"/>
            <w:bottom w:val="none" w:sz="0" w:space="0" w:color="auto"/>
            <w:right w:val="none" w:sz="0" w:space="0" w:color="auto"/>
          </w:divBdr>
        </w:div>
        <w:div w:id="433595849">
          <w:marLeft w:val="480"/>
          <w:marRight w:val="0"/>
          <w:marTop w:val="0"/>
          <w:marBottom w:val="0"/>
          <w:divBdr>
            <w:top w:val="none" w:sz="0" w:space="0" w:color="auto"/>
            <w:left w:val="none" w:sz="0" w:space="0" w:color="auto"/>
            <w:bottom w:val="none" w:sz="0" w:space="0" w:color="auto"/>
            <w:right w:val="none" w:sz="0" w:space="0" w:color="auto"/>
          </w:divBdr>
        </w:div>
        <w:div w:id="434251488">
          <w:marLeft w:val="480"/>
          <w:marRight w:val="0"/>
          <w:marTop w:val="0"/>
          <w:marBottom w:val="0"/>
          <w:divBdr>
            <w:top w:val="none" w:sz="0" w:space="0" w:color="auto"/>
            <w:left w:val="none" w:sz="0" w:space="0" w:color="auto"/>
            <w:bottom w:val="none" w:sz="0" w:space="0" w:color="auto"/>
            <w:right w:val="none" w:sz="0" w:space="0" w:color="auto"/>
          </w:divBdr>
        </w:div>
        <w:div w:id="463622186">
          <w:marLeft w:val="480"/>
          <w:marRight w:val="0"/>
          <w:marTop w:val="0"/>
          <w:marBottom w:val="0"/>
          <w:divBdr>
            <w:top w:val="none" w:sz="0" w:space="0" w:color="auto"/>
            <w:left w:val="none" w:sz="0" w:space="0" w:color="auto"/>
            <w:bottom w:val="none" w:sz="0" w:space="0" w:color="auto"/>
            <w:right w:val="none" w:sz="0" w:space="0" w:color="auto"/>
          </w:divBdr>
        </w:div>
        <w:div w:id="466973752">
          <w:marLeft w:val="480"/>
          <w:marRight w:val="0"/>
          <w:marTop w:val="0"/>
          <w:marBottom w:val="0"/>
          <w:divBdr>
            <w:top w:val="none" w:sz="0" w:space="0" w:color="auto"/>
            <w:left w:val="none" w:sz="0" w:space="0" w:color="auto"/>
            <w:bottom w:val="none" w:sz="0" w:space="0" w:color="auto"/>
            <w:right w:val="none" w:sz="0" w:space="0" w:color="auto"/>
          </w:divBdr>
        </w:div>
        <w:div w:id="519007324">
          <w:marLeft w:val="480"/>
          <w:marRight w:val="0"/>
          <w:marTop w:val="0"/>
          <w:marBottom w:val="0"/>
          <w:divBdr>
            <w:top w:val="none" w:sz="0" w:space="0" w:color="auto"/>
            <w:left w:val="none" w:sz="0" w:space="0" w:color="auto"/>
            <w:bottom w:val="none" w:sz="0" w:space="0" w:color="auto"/>
            <w:right w:val="none" w:sz="0" w:space="0" w:color="auto"/>
          </w:divBdr>
        </w:div>
        <w:div w:id="637993357">
          <w:marLeft w:val="480"/>
          <w:marRight w:val="0"/>
          <w:marTop w:val="0"/>
          <w:marBottom w:val="0"/>
          <w:divBdr>
            <w:top w:val="none" w:sz="0" w:space="0" w:color="auto"/>
            <w:left w:val="none" w:sz="0" w:space="0" w:color="auto"/>
            <w:bottom w:val="none" w:sz="0" w:space="0" w:color="auto"/>
            <w:right w:val="none" w:sz="0" w:space="0" w:color="auto"/>
          </w:divBdr>
        </w:div>
        <w:div w:id="700980700">
          <w:marLeft w:val="480"/>
          <w:marRight w:val="0"/>
          <w:marTop w:val="0"/>
          <w:marBottom w:val="0"/>
          <w:divBdr>
            <w:top w:val="none" w:sz="0" w:space="0" w:color="auto"/>
            <w:left w:val="none" w:sz="0" w:space="0" w:color="auto"/>
            <w:bottom w:val="none" w:sz="0" w:space="0" w:color="auto"/>
            <w:right w:val="none" w:sz="0" w:space="0" w:color="auto"/>
          </w:divBdr>
        </w:div>
        <w:div w:id="760294412">
          <w:marLeft w:val="480"/>
          <w:marRight w:val="0"/>
          <w:marTop w:val="0"/>
          <w:marBottom w:val="0"/>
          <w:divBdr>
            <w:top w:val="none" w:sz="0" w:space="0" w:color="auto"/>
            <w:left w:val="none" w:sz="0" w:space="0" w:color="auto"/>
            <w:bottom w:val="none" w:sz="0" w:space="0" w:color="auto"/>
            <w:right w:val="none" w:sz="0" w:space="0" w:color="auto"/>
          </w:divBdr>
        </w:div>
        <w:div w:id="775949183">
          <w:marLeft w:val="480"/>
          <w:marRight w:val="0"/>
          <w:marTop w:val="0"/>
          <w:marBottom w:val="0"/>
          <w:divBdr>
            <w:top w:val="none" w:sz="0" w:space="0" w:color="auto"/>
            <w:left w:val="none" w:sz="0" w:space="0" w:color="auto"/>
            <w:bottom w:val="none" w:sz="0" w:space="0" w:color="auto"/>
            <w:right w:val="none" w:sz="0" w:space="0" w:color="auto"/>
          </w:divBdr>
        </w:div>
        <w:div w:id="842011122">
          <w:marLeft w:val="480"/>
          <w:marRight w:val="0"/>
          <w:marTop w:val="0"/>
          <w:marBottom w:val="0"/>
          <w:divBdr>
            <w:top w:val="none" w:sz="0" w:space="0" w:color="auto"/>
            <w:left w:val="none" w:sz="0" w:space="0" w:color="auto"/>
            <w:bottom w:val="none" w:sz="0" w:space="0" w:color="auto"/>
            <w:right w:val="none" w:sz="0" w:space="0" w:color="auto"/>
          </w:divBdr>
        </w:div>
        <w:div w:id="850264379">
          <w:marLeft w:val="480"/>
          <w:marRight w:val="0"/>
          <w:marTop w:val="0"/>
          <w:marBottom w:val="0"/>
          <w:divBdr>
            <w:top w:val="none" w:sz="0" w:space="0" w:color="auto"/>
            <w:left w:val="none" w:sz="0" w:space="0" w:color="auto"/>
            <w:bottom w:val="none" w:sz="0" w:space="0" w:color="auto"/>
            <w:right w:val="none" w:sz="0" w:space="0" w:color="auto"/>
          </w:divBdr>
        </w:div>
        <w:div w:id="877737333">
          <w:marLeft w:val="480"/>
          <w:marRight w:val="0"/>
          <w:marTop w:val="0"/>
          <w:marBottom w:val="0"/>
          <w:divBdr>
            <w:top w:val="none" w:sz="0" w:space="0" w:color="auto"/>
            <w:left w:val="none" w:sz="0" w:space="0" w:color="auto"/>
            <w:bottom w:val="none" w:sz="0" w:space="0" w:color="auto"/>
            <w:right w:val="none" w:sz="0" w:space="0" w:color="auto"/>
          </w:divBdr>
        </w:div>
        <w:div w:id="988558923">
          <w:marLeft w:val="480"/>
          <w:marRight w:val="0"/>
          <w:marTop w:val="0"/>
          <w:marBottom w:val="0"/>
          <w:divBdr>
            <w:top w:val="none" w:sz="0" w:space="0" w:color="auto"/>
            <w:left w:val="none" w:sz="0" w:space="0" w:color="auto"/>
            <w:bottom w:val="none" w:sz="0" w:space="0" w:color="auto"/>
            <w:right w:val="none" w:sz="0" w:space="0" w:color="auto"/>
          </w:divBdr>
        </w:div>
        <w:div w:id="1032919254">
          <w:marLeft w:val="480"/>
          <w:marRight w:val="0"/>
          <w:marTop w:val="0"/>
          <w:marBottom w:val="0"/>
          <w:divBdr>
            <w:top w:val="none" w:sz="0" w:space="0" w:color="auto"/>
            <w:left w:val="none" w:sz="0" w:space="0" w:color="auto"/>
            <w:bottom w:val="none" w:sz="0" w:space="0" w:color="auto"/>
            <w:right w:val="none" w:sz="0" w:space="0" w:color="auto"/>
          </w:divBdr>
        </w:div>
        <w:div w:id="1156150230">
          <w:marLeft w:val="480"/>
          <w:marRight w:val="0"/>
          <w:marTop w:val="0"/>
          <w:marBottom w:val="0"/>
          <w:divBdr>
            <w:top w:val="none" w:sz="0" w:space="0" w:color="auto"/>
            <w:left w:val="none" w:sz="0" w:space="0" w:color="auto"/>
            <w:bottom w:val="none" w:sz="0" w:space="0" w:color="auto"/>
            <w:right w:val="none" w:sz="0" w:space="0" w:color="auto"/>
          </w:divBdr>
        </w:div>
        <w:div w:id="1489862088">
          <w:marLeft w:val="480"/>
          <w:marRight w:val="0"/>
          <w:marTop w:val="0"/>
          <w:marBottom w:val="0"/>
          <w:divBdr>
            <w:top w:val="none" w:sz="0" w:space="0" w:color="auto"/>
            <w:left w:val="none" w:sz="0" w:space="0" w:color="auto"/>
            <w:bottom w:val="none" w:sz="0" w:space="0" w:color="auto"/>
            <w:right w:val="none" w:sz="0" w:space="0" w:color="auto"/>
          </w:divBdr>
        </w:div>
        <w:div w:id="1532065809">
          <w:marLeft w:val="480"/>
          <w:marRight w:val="0"/>
          <w:marTop w:val="0"/>
          <w:marBottom w:val="0"/>
          <w:divBdr>
            <w:top w:val="none" w:sz="0" w:space="0" w:color="auto"/>
            <w:left w:val="none" w:sz="0" w:space="0" w:color="auto"/>
            <w:bottom w:val="none" w:sz="0" w:space="0" w:color="auto"/>
            <w:right w:val="none" w:sz="0" w:space="0" w:color="auto"/>
          </w:divBdr>
        </w:div>
        <w:div w:id="1576671005">
          <w:marLeft w:val="480"/>
          <w:marRight w:val="0"/>
          <w:marTop w:val="0"/>
          <w:marBottom w:val="0"/>
          <w:divBdr>
            <w:top w:val="none" w:sz="0" w:space="0" w:color="auto"/>
            <w:left w:val="none" w:sz="0" w:space="0" w:color="auto"/>
            <w:bottom w:val="none" w:sz="0" w:space="0" w:color="auto"/>
            <w:right w:val="none" w:sz="0" w:space="0" w:color="auto"/>
          </w:divBdr>
        </w:div>
        <w:div w:id="1586456440">
          <w:marLeft w:val="480"/>
          <w:marRight w:val="0"/>
          <w:marTop w:val="0"/>
          <w:marBottom w:val="0"/>
          <w:divBdr>
            <w:top w:val="none" w:sz="0" w:space="0" w:color="auto"/>
            <w:left w:val="none" w:sz="0" w:space="0" w:color="auto"/>
            <w:bottom w:val="none" w:sz="0" w:space="0" w:color="auto"/>
            <w:right w:val="none" w:sz="0" w:space="0" w:color="auto"/>
          </w:divBdr>
        </w:div>
        <w:div w:id="1601177499">
          <w:marLeft w:val="480"/>
          <w:marRight w:val="0"/>
          <w:marTop w:val="0"/>
          <w:marBottom w:val="0"/>
          <w:divBdr>
            <w:top w:val="none" w:sz="0" w:space="0" w:color="auto"/>
            <w:left w:val="none" w:sz="0" w:space="0" w:color="auto"/>
            <w:bottom w:val="none" w:sz="0" w:space="0" w:color="auto"/>
            <w:right w:val="none" w:sz="0" w:space="0" w:color="auto"/>
          </w:divBdr>
        </w:div>
        <w:div w:id="1638148270">
          <w:marLeft w:val="480"/>
          <w:marRight w:val="0"/>
          <w:marTop w:val="0"/>
          <w:marBottom w:val="0"/>
          <w:divBdr>
            <w:top w:val="none" w:sz="0" w:space="0" w:color="auto"/>
            <w:left w:val="none" w:sz="0" w:space="0" w:color="auto"/>
            <w:bottom w:val="none" w:sz="0" w:space="0" w:color="auto"/>
            <w:right w:val="none" w:sz="0" w:space="0" w:color="auto"/>
          </w:divBdr>
        </w:div>
        <w:div w:id="1675109482">
          <w:marLeft w:val="480"/>
          <w:marRight w:val="0"/>
          <w:marTop w:val="0"/>
          <w:marBottom w:val="0"/>
          <w:divBdr>
            <w:top w:val="none" w:sz="0" w:space="0" w:color="auto"/>
            <w:left w:val="none" w:sz="0" w:space="0" w:color="auto"/>
            <w:bottom w:val="none" w:sz="0" w:space="0" w:color="auto"/>
            <w:right w:val="none" w:sz="0" w:space="0" w:color="auto"/>
          </w:divBdr>
        </w:div>
        <w:div w:id="1776704088">
          <w:marLeft w:val="480"/>
          <w:marRight w:val="0"/>
          <w:marTop w:val="0"/>
          <w:marBottom w:val="0"/>
          <w:divBdr>
            <w:top w:val="none" w:sz="0" w:space="0" w:color="auto"/>
            <w:left w:val="none" w:sz="0" w:space="0" w:color="auto"/>
            <w:bottom w:val="none" w:sz="0" w:space="0" w:color="auto"/>
            <w:right w:val="none" w:sz="0" w:space="0" w:color="auto"/>
          </w:divBdr>
        </w:div>
        <w:div w:id="1785342426">
          <w:marLeft w:val="480"/>
          <w:marRight w:val="0"/>
          <w:marTop w:val="0"/>
          <w:marBottom w:val="0"/>
          <w:divBdr>
            <w:top w:val="none" w:sz="0" w:space="0" w:color="auto"/>
            <w:left w:val="none" w:sz="0" w:space="0" w:color="auto"/>
            <w:bottom w:val="none" w:sz="0" w:space="0" w:color="auto"/>
            <w:right w:val="none" w:sz="0" w:space="0" w:color="auto"/>
          </w:divBdr>
        </w:div>
        <w:div w:id="1792481787">
          <w:marLeft w:val="480"/>
          <w:marRight w:val="0"/>
          <w:marTop w:val="0"/>
          <w:marBottom w:val="0"/>
          <w:divBdr>
            <w:top w:val="none" w:sz="0" w:space="0" w:color="auto"/>
            <w:left w:val="none" w:sz="0" w:space="0" w:color="auto"/>
            <w:bottom w:val="none" w:sz="0" w:space="0" w:color="auto"/>
            <w:right w:val="none" w:sz="0" w:space="0" w:color="auto"/>
          </w:divBdr>
        </w:div>
        <w:div w:id="1833522924">
          <w:marLeft w:val="480"/>
          <w:marRight w:val="0"/>
          <w:marTop w:val="0"/>
          <w:marBottom w:val="0"/>
          <w:divBdr>
            <w:top w:val="none" w:sz="0" w:space="0" w:color="auto"/>
            <w:left w:val="none" w:sz="0" w:space="0" w:color="auto"/>
            <w:bottom w:val="none" w:sz="0" w:space="0" w:color="auto"/>
            <w:right w:val="none" w:sz="0" w:space="0" w:color="auto"/>
          </w:divBdr>
        </w:div>
        <w:div w:id="1839727152">
          <w:marLeft w:val="480"/>
          <w:marRight w:val="0"/>
          <w:marTop w:val="0"/>
          <w:marBottom w:val="0"/>
          <w:divBdr>
            <w:top w:val="none" w:sz="0" w:space="0" w:color="auto"/>
            <w:left w:val="none" w:sz="0" w:space="0" w:color="auto"/>
            <w:bottom w:val="none" w:sz="0" w:space="0" w:color="auto"/>
            <w:right w:val="none" w:sz="0" w:space="0" w:color="auto"/>
          </w:divBdr>
        </w:div>
        <w:div w:id="1951938231">
          <w:marLeft w:val="480"/>
          <w:marRight w:val="0"/>
          <w:marTop w:val="0"/>
          <w:marBottom w:val="0"/>
          <w:divBdr>
            <w:top w:val="none" w:sz="0" w:space="0" w:color="auto"/>
            <w:left w:val="none" w:sz="0" w:space="0" w:color="auto"/>
            <w:bottom w:val="none" w:sz="0" w:space="0" w:color="auto"/>
            <w:right w:val="none" w:sz="0" w:space="0" w:color="auto"/>
          </w:divBdr>
        </w:div>
        <w:div w:id="1975594644">
          <w:marLeft w:val="480"/>
          <w:marRight w:val="0"/>
          <w:marTop w:val="0"/>
          <w:marBottom w:val="0"/>
          <w:divBdr>
            <w:top w:val="none" w:sz="0" w:space="0" w:color="auto"/>
            <w:left w:val="none" w:sz="0" w:space="0" w:color="auto"/>
            <w:bottom w:val="none" w:sz="0" w:space="0" w:color="auto"/>
            <w:right w:val="none" w:sz="0" w:space="0" w:color="auto"/>
          </w:divBdr>
        </w:div>
        <w:div w:id="2002539458">
          <w:marLeft w:val="480"/>
          <w:marRight w:val="0"/>
          <w:marTop w:val="0"/>
          <w:marBottom w:val="0"/>
          <w:divBdr>
            <w:top w:val="none" w:sz="0" w:space="0" w:color="auto"/>
            <w:left w:val="none" w:sz="0" w:space="0" w:color="auto"/>
            <w:bottom w:val="none" w:sz="0" w:space="0" w:color="auto"/>
            <w:right w:val="none" w:sz="0" w:space="0" w:color="auto"/>
          </w:divBdr>
        </w:div>
        <w:div w:id="2064718318">
          <w:marLeft w:val="480"/>
          <w:marRight w:val="0"/>
          <w:marTop w:val="0"/>
          <w:marBottom w:val="0"/>
          <w:divBdr>
            <w:top w:val="none" w:sz="0" w:space="0" w:color="auto"/>
            <w:left w:val="none" w:sz="0" w:space="0" w:color="auto"/>
            <w:bottom w:val="none" w:sz="0" w:space="0" w:color="auto"/>
            <w:right w:val="none" w:sz="0" w:space="0" w:color="auto"/>
          </w:divBdr>
        </w:div>
        <w:div w:id="2077972323">
          <w:marLeft w:val="480"/>
          <w:marRight w:val="0"/>
          <w:marTop w:val="0"/>
          <w:marBottom w:val="0"/>
          <w:divBdr>
            <w:top w:val="none" w:sz="0" w:space="0" w:color="auto"/>
            <w:left w:val="none" w:sz="0" w:space="0" w:color="auto"/>
            <w:bottom w:val="none" w:sz="0" w:space="0" w:color="auto"/>
            <w:right w:val="none" w:sz="0" w:space="0" w:color="auto"/>
          </w:divBdr>
        </w:div>
        <w:div w:id="2099014288">
          <w:marLeft w:val="480"/>
          <w:marRight w:val="0"/>
          <w:marTop w:val="0"/>
          <w:marBottom w:val="0"/>
          <w:divBdr>
            <w:top w:val="none" w:sz="0" w:space="0" w:color="auto"/>
            <w:left w:val="none" w:sz="0" w:space="0" w:color="auto"/>
            <w:bottom w:val="none" w:sz="0" w:space="0" w:color="auto"/>
            <w:right w:val="none" w:sz="0" w:space="0" w:color="auto"/>
          </w:divBdr>
        </w:div>
        <w:div w:id="2099473986">
          <w:marLeft w:val="480"/>
          <w:marRight w:val="0"/>
          <w:marTop w:val="0"/>
          <w:marBottom w:val="0"/>
          <w:divBdr>
            <w:top w:val="none" w:sz="0" w:space="0" w:color="auto"/>
            <w:left w:val="none" w:sz="0" w:space="0" w:color="auto"/>
            <w:bottom w:val="none" w:sz="0" w:space="0" w:color="auto"/>
            <w:right w:val="none" w:sz="0" w:space="0" w:color="auto"/>
          </w:divBdr>
        </w:div>
      </w:divsChild>
    </w:div>
    <w:div w:id="1490290173">
      <w:bodyDiv w:val="1"/>
      <w:marLeft w:val="0"/>
      <w:marRight w:val="0"/>
      <w:marTop w:val="0"/>
      <w:marBottom w:val="0"/>
      <w:divBdr>
        <w:top w:val="none" w:sz="0" w:space="0" w:color="auto"/>
        <w:left w:val="none" w:sz="0" w:space="0" w:color="auto"/>
        <w:bottom w:val="none" w:sz="0" w:space="0" w:color="auto"/>
        <w:right w:val="none" w:sz="0" w:space="0" w:color="auto"/>
      </w:divBdr>
    </w:div>
    <w:div w:id="1492065880">
      <w:bodyDiv w:val="1"/>
      <w:marLeft w:val="0"/>
      <w:marRight w:val="0"/>
      <w:marTop w:val="0"/>
      <w:marBottom w:val="0"/>
      <w:divBdr>
        <w:top w:val="none" w:sz="0" w:space="0" w:color="auto"/>
        <w:left w:val="none" w:sz="0" w:space="0" w:color="auto"/>
        <w:bottom w:val="none" w:sz="0" w:space="0" w:color="auto"/>
        <w:right w:val="none" w:sz="0" w:space="0" w:color="auto"/>
      </w:divBdr>
    </w:div>
    <w:div w:id="1493255324">
      <w:bodyDiv w:val="1"/>
      <w:marLeft w:val="0"/>
      <w:marRight w:val="0"/>
      <w:marTop w:val="0"/>
      <w:marBottom w:val="0"/>
      <w:divBdr>
        <w:top w:val="none" w:sz="0" w:space="0" w:color="auto"/>
        <w:left w:val="none" w:sz="0" w:space="0" w:color="auto"/>
        <w:bottom w:val="none" w:sz="0" w:space="0" w:color="auto"/>
        <w:right w:val="none" w:sz="0" w:space="0" w:color="auto"/>
      </w:divBdr>
    </w:div>
    <w:div w:id="1494907908">
      <w:bodyDiv w:val="1"/>
      <w:marLeft w:val="0"/>
      <w:marRight w:val="0"/>
      <w:marTop w:val="0"/>
      <w:marBottom w:val="0"/>
      <w:divBdr>
        <w:top w:val="none" w:sz="0" w:space="0" w:color="auto"/>
        <w:left w:val="none" w:sz="0" w:space="0" w:color="auto"/>
        <w:bottom w:val="none" w:sz="0" w:space="0" w:color="auto"/>
        <w:right w:val="none" w:sz="0" w:space="0" w:color="auto"/>
      </w:divBdr>
    </w:div>
    <w:div w:id="1495992656">
      <w:bodyDiv w:val="1"/>
      <w:marLeft w:val="0"/>
      <w:marRight w:val="0"/>
      <w:marTop w:val="0"/>
      <w:marBottom w:val="0"/>
      <w:divBdr>
        <w:top w:val="none" w:sz="0" w:space="0" w:color="auto"/>
        <w:left w:val="none" w:sz="0" w:space="0" w:color="auto"/>
        <w:bottom w:val="none" w:sz="0" w:space="0" w:color="auto"/>
        <w:right w:val="none" w:sz="0" w:space="0" w:color="auto"/>
      </w:divBdr>
    </w:div>
    <w:div w:id="1498376277">
      <w:bodyDiv w:val="1"/>
      <w:marLeft w:val="0"/>
      <w:marRight w:val="0"/>
      <w:marTop w:val="0"/>
      <w:marBottom w:val="0"/>
      <w:divBdr>
        <w:top w:val="none" w:sz="0" w:space="0" w:color="auto"/>
        <w:left w:val="none" w:sz="0" w:space="0" w:color="auto"/>
        <w:bottom w:val="none" w:sz="0" w:space="0" w:color="auto"/>
        <w:right w:val="none" w:sz="0" w:space="0" w:color="auto"/>
      </w:divBdr>
    </w:div>
    <w:div w:id="1498955609">
      <w:bodyDiv w:val="1"/>
      <w:marLeft w:val="0"/>
      <w:marRight w:val="0"/>
      <w:marTop w:val="0"/>
      <w:marBottom w:val="0"/>
      <w:divBdr>
        <w:top w:val="none" w:sz="0" w:space="0" w:color="auto"/>
        <w:left w:val="none" w:sz="0" w:space="0" w:color="auto"/>
        <w:bottom w:val="none" w:sz="0" w:space="0" w:color="auto"/>
        <w:right w:val="none" w:sz="0" w:space="0" w:color="auto"/>
      </w:divBdr>
      <w:divsChild>
        <w:div w:id="64575641">
          <w:marLeft w:val="480"/>
          <w:marRight w:val="0"/>
          <w:marTop w:val="0"/>
          <w:marBottom w:val="0"/>
          <w:divBdr>
            <w:top w:val="none" w:sz="0" w:space="0" w:color="auto"/>
            <w:left w:val="none" w:sz="0" w:space="0" w:color="auto"/>
            <w:bottom w:val="none" w:sz="0" w:space="0" w:color="auto"/>
            <w:right w:val="none" w:sz="0" w:space="0" w:color="auto"/>
          </w:divBdr>
        </w:div>
        <w:div w:id="67309902">
          <w:marLeft w:val="480"/>
          <w:marRight w:val="0"/>
          <w:marTop w:val="0"/>
          <w:marBottom w:val="0"/>
          <w:divBdr>
            <w:top w:val="none" w:sz="0" w:space="0" w:color="auto"/>
            <w:left w:val="none" w:sz="0" w:space="0" w:color="auto"/>
            <w:bottom w:val="none" w:sz="0" w:space="0" w:color="auto"/>
            <w:right w:val="none" w:sz="0" w:space="0" w:color="auto"/>
          </w:divBdr>
        </w:div>
        <w:div w:id="199321589">
          <w:marLeft w:val="480"/>
          <w:marRight w:val="0"/>
          <w:marTop w:val="0"/>
          <w:marBottom w:val="0"/>
          <w:divBdr>
            <w:top w:val="none" w:sz="0" w:space="0" w:color="auto"/>
            <w:left w:val="none" w:sz="0" w:space="0" w:color="auto"/>
            <w:bottom w:val="none" w:sz="0" w:space="0" w:color="auto"/>
            <w:right w:val="none" w:sz="0" w:space="0" w:color="auto"/>
          </w:divBdr>
        </w:div>
        <w:div w:id="283578951">
          <w:marLeft w:val="480"/>
          <w:marRight w:val="0"/>
          <w:marTop w:val="0"/>
          <w:marBottom w:val="0"/>
          <w:divBdr>
            <w:top w:val="none" w:sz="0" w:space="0" w:color="auto"/>
            <w:left w:val="none" w:sz="0" w:space="0" w:color="auto"/>
            <w:bottom w:val="none" w:sz="0" w:space="0" w:color="auto"/>
            <w:right w:val="none" w:sz="0" w:space="0" w:color="auto"/>
          </w:divBdr>
        </w:div>
        <w:div w:id="347367966">
          <w:marLeft w:val="480"/>
          <w:marRight w:val="0"/>
          <w:marTop w:val="0"/>
          <w:marBottom w:val="0"/>
          <w:divBdr>
            <w:top w:val="none" w:sz="0" w:space="0" w:color="auto"/>
            <w:left w:val="none" w:sz="0" w:space="0" w:color="auto"/>
            <w:bottom w:val="none" w:sz="0" w:space="0" w:color="auto"/>
            <w:right w:val="none" w:sz="0" w:space="0" w:color="auto"/>
          </w:divBdr>
        </w:div>
        <w:div w:id="401684781">
          <w:marLeft w:val="480"/>
          <w:marRight w:val="0"/>
          <w:marTop w:val="0"/>
          <w:marBottom w:val="0"/>
          <w:divBdr>
            <w:top w:val="none" w:sz="0" w:space="0" w:color="auto"/>
            <w:left w:val="none" w:sz="0" w:space="0" w:color="auto"/>
            <w:bottom w:val="none" w:sz="0" w:space="0" w:color="auto"/>
            <w:right w:val="none" w:sz="0" w:space="0" w:color="auto"/>
          </w:divBdr>
        </w:div>
        <w:div w:id="473177822">
          <w:marLeft w:val="480"/>
          <w:marRight w:val="0"/>
          <w:marTop w:val="0"/>
          <w:marBottom w:val="0"/>
          <w:divBdr>
            <w:top w:val="none" w:sz="0" w:space="0" w:color="auto"/>
            <w:left w:val="none" w:sz="0" w:space="0" w:color="auto"/>
            <w:bottom w:val="none" w:sz="0" w:space="0" w:color="auto"/>
            <w:right w:val="none" w:sz="0" w:space="0" w:color="auto"/>
          </w:divBdr>
        </w:div>
        <w:div w:id="490947897">
          <w:marLeft w:val="480"/>
          <w:marRight w:val="0"/>
          <w:marTop w:val="0"/>
          <w:marBottom w:val="0"/>
          <w:divBdr>
            <w:top w:val="none" w:sz="0" w:space="0" w:color="auto"/>
            <w:left w:val="none" w:sz="0" w:space="0" w:color="auto"/>
            <w:bottom w:val="none" w:sz="0" w:space="0" w:color="auto"/>
            <w:right w:val="none" w:sz="0" w:space="0" w:color="auto"/>
          </w:divBdr>
        </w:div>
        <w:div w:id="529806416">
          <w:marLeft w:val="480"/>
          <w:marRight w:val="0"/>
          <w:marTop w:val="0"/>
          <w:marBottom w:val="0"/>
          <w:divBdr>
            <w:top w:val="none" w:sz="0" w:space="0" w:color="auto"/>
            <w:left w:val="none" w:sz="0" w:space="0" w:color="auto"/>
            <w:bottom w:val="none" w:sz="0" w:space="0" w:color="auto"/>
            <w:right w:val="none" w:sz="0" w:space="0" w:color="auto"/>
          </w:divBdr>
        </w:div>
        <w:div w:id="557595437">
          <w:marLeft w:val="480"/>
          <w:marRight w:val="0"/>
          <w:marTop w:val="0"/>
          <w:marBottom w:val="0"/>
          <w:divBdr>
            <w:top w:val="none" w:sz="0" w:space="0" w:color="auto"/>
            <w:left w:val="none" w:sz="0" w:space="0" w:color="auto"/>
            <w:bottom w:val="none" w:sz="0" w:space="0" w:color="auto"/>
            <w:right w:val="none" w:sz="0" w:space="0" w:color="auto"/>
          </w:divBdr>
        </w:div>
        <w:div w:id="596600289">
          <w:marLeft w:val="480"/>
          <w:marRight w:val="0"/>
          <w:marTop w:val="0"/>
          <w:marBottom w:val="0"/>
          <w:divBdr>
            <w:top w:val="none" w:sz="0" w:space="0" w:color="auto"/>
            <w:left w:val="none" w:sz="0" w:space="0" w:color="auto"/>
            <w:bottom w:val="none" w:sz="0" w:space="0" w:color="auto"/>
            <w:right w:val="none" w:sz="0" w:space="0" w:color="auto"/>
          </w:divBdr>
        </w:div>
        <w:div w:id="698118087">
          <w:marLeft w:val="480"/>
          <w:marRight w:val="0"/>
          <w:marTop w:val="0"/>
          <w:marBottom w:val="0"/>
          <w:divBdr>
            <w:top w:val="none" w:sz="0" w:space="0" w:color="auto"/>
            <w:left w:val="none" w:sz="0" w:space="0" w:color="auto"/>
            <w:bottom w:val="none" w:sz="0" w:space="0" w:color="auto"/>
            <w:right w:val="none" w:sz="0" w:space="0" w:color="auto"/>
          </w:divBdr>
        </w:div>
        <w:div w:id="788940000">
          <w:marLeft w:val="480"/>
          <w:marRight w:val="0"/>
          <w:marTop w:val="0"/>
          <w:marBottom w:val="0"/>
          <w:divBdr>
            <w:top w:val="none" w:sz="0" w:space="0" w:color="auto"/>
            <w:left w:val="none" w:sz="0" w:space="0" w:color="auto"/>
            <w:bottom w:val="none" w:sz="0" w:space="0" w:color="auto"/>
            <w:right w:val="none" w:sz="0" w:space="0" w:color="auto"/>
          </w:divBdr>
        </w:div>
        <w:div w:id="799305444">
          <w:marLeft w:val="480"/>
          <w:marRight w:val="0"/>
          <w:marTop w:val="0"/>
          <w:marBottom w:val="0"/>
          <w:divBdr>
            <w:top w:val="none" w:sz="0" w:space="0" w:color="auto"/>
            <w:left w:val="none" w:sz="0" w:space="0" w:color="auto"/>
            <w:bottom w:val="none" w:sz="0" w:space="0" w:color="auto"/>
            <w:right w:val="none" w:sz="0" w:space="0" w:color="auto"/>
          </w:divBdr>
        </w:div>
        <w:div w:id="945500465">
          <w:marLeft w:val="480"/>
          <w:marRight w:val="0"/>
          <w:marTop w:val="0"/>
          <w:marBottom w:val="0"/>
          <w:divBdr>
            <w:top w:val="none" w:sz="0" w:space="0" w:color="auto"/>
            <w:left w:val="none" w:sz="0" w:space="0" w:color="auto"/>
            <w:bottom w:val="none" w:sz="0" w:space="0" w:color="auto"/>
            <w:right w:val="none" w:sz="0" w:space="0" w:color="auto"/>
          </w:divBdr>
        </w:div>
        <w:div w:id="1064647756">
          <w:marLeft w:val="480"/>
          <w:marRight w:val="0"/>
          <w:marTop w:val="0"/>
          <w:marBottom w:val="0"/>
          <w:divBdr>
            <w:top w:val="none" w:sz="0" w:space="0" w:color="auto"/>
            <w:left w:val="none" w:sz="0" w:space="0" w:color="auto"/>
            <w:bottom w:val="none" w:sz="0" w:space="0" w:color="auto"/>
            <w:right w:val="none" w:sz="0" w:space="0" w:color="auto"/>
          </w:divBdr>
        </w:div>
        <w:div w:id="1071002064">
          <w:marLeft w:val="480"/>
          <w:marRight w:val="0"/>
          <w:marTop w:val="0"/>
          <w:marBottom w:val="0"/>
          <w:divBdr>
            <w:top w:val="none" w:sz="0" w:space="0" w:color="auto"/>
            <w:left w:val="none" w:sz="0" w:space="0" w:color="auto"/>
            <w:bottom w:val="none" w:sz="0" w:space="0" w:color="auto"/>
            <w:right w:val="none" w:sz="0" w:space="0" w:color="auto"/>
          </w:divBdr>
        </w:div>
        <w:div w:id="1097554921">
          <w:marLeft w:val="480"/>
          <w:marRight w:val="0"/>
          <w:marTop w:val="0"/>
          <w:marBottom w:val="0"/>
          <w:divBdr>
            <w:top w:val="none" w:sz="0" w:space="0" w:color="auto"/>
            <w:left w:val="none" w:sz="0" w:space="0" w:color="auto"/>
            <w:bottom w:val="none" w:sz="0" w:space="0" w:color="auto"/>
            <w:right w:val="none" w:sz="0" w:space="0" w:color="auto"/>
          </w:divBdr>
        </w:div>
        <w:div w:id="1123621655">
          <w:marLeft w:val="480"/>
          <w:marRight w:val="0"/>
          <w:marTop w:val="0"/>
          <w:marBottom w:val="0"/>
          <w:divBdr>
            <w:top w:val="none" w:sz="0" w:space="0" w:color="auto"/>
            <w:left w:val="none" w:sz="0" w:space="0" w:color="auto"/>
            <w:bottom w:val="none" w:sz="0" w:space="0" w:color="auto"/>
            <w:right w:val="none" w:sz="0" w:space="0" w:color="auto"/>
          </w:divBdr>
        </w:div>
        <w:div w:id="1248490980">
          <w:marLeft w:val="480"/>
          <w:marRight w:val="0"/>
          <w:marTop w:val="0"/>
          <w:marBottom w:val="0"/>
          <w:divBdr>
            <w:top w:val="none" w:sz="0" w:space="0" w:color="auto"/>
            <w:left w:val="none" w:sz="0" w:space="0" w:color="auto"/>
            <w:bottom w:val="none" w:sz="0" w:space="0" w:color="auto"/>
            <w:right w:val="none" w:sz="0" w:space="0" w:color="auto"/>
          </w:divBdr>
        </w:div>
        <w:div w:id="1258056342">
          <w:marLeft w:val="480"/>
          <w:marRight w:val="0"/>
          <w:marTop w:val="0"/>
          <w:marBottom w:val="0"/>
          <w:divBdr>
            <w:top w:val="none" w:sz="0" w:space="0" w:color="auto"/>
            <w:left w:val="none" w:sz="0" w:space="0" w:color="auto"/>
            <w:bottom w:val="none" w:sz="0" w:space="0" w:color="auto"/>
            <w:right w:val="none" w:sz="0" w:space="0" w:color="auto"/>
          </w:divBdr>
        </w:div>
        <w:div w:id="1269312098">
          <w:marLeft w:val="480"/>
          <w:marRight w:val="0"/>
          <w:marTop w:val="0"/>
          <w:marBottom w:val="0"/>
          <w:divBdr>
            <w:top w:val="none" w:sz="0" w:space="0" w:color="auto"/>
            <w:left w:val="none" w:sz="0" w:space="0" w:color="auto"/>
            <w:bottom w:val="none" w:sz="0" w:space="0" w:color="auto"/>
            <w:right w:val="none" w:sz="0" w:space="0" w:color="auto"/>
          </w:divBdr>
        </w:div>
        <w:div w:id="1291667013">
          <w:marLeft w:val="480"/>
          <w:marRight w:val="0"/>
          <w:marTop w:val="0"/>
          <w:marBottom w:val="0"/>
          <w:divBdr>
            <w:top w:val="none" w:sz="0" w:space="0" w:color="auto"/>
            <w:left w:val="none" w:sz="0" w:space="0" w:color="auto"/>
            <w:bottom w:val="none" w:sz="0" w:space="0" w:color="auto"/>
            <w:right w:val="none" w:sz="0" w:space="0" w:color="auto"/>
          </w:divBdr>
        </w:div>
        <w:div w:id="1340699274">
          <w:marLeft w:val="480"/>
          <w:marRight w:val="0"/>
          <w:marTop w:val="0"/>
          <w:marBottom w:val="0"/>
          <w:divBdr>
            <w:top w:val="none" w:sz="0" w:space="0" w:color="auto"/>
            <w:left w:val="none" w:sz="0" w:space="0" w:color="auto"/>
            <w:bottom w:val="none" w:sz="0" w:space="0" w:color="auto"/>
            <w:right w:val="none" w:sz="0" w:space="0" w:color="auto"/>
          </w:divBdr>
        </w:div>
        <w:div w:id="1346443029">
          <w:marLeft w:val="480"/>
          <w:marRight w:val="0"/>
          <w:marTop w:val="0"/>
          <w:marBottom w:val="0"/>
          <w:divBdr>
            <w:top w:val="none" w:sz="0" w:space="0" w:color="auto"/>
            <w:left w:val="none" w:sz="0" w:space="0" w:color="auto"/>
            <w:bottom w:val="none" w:sz="0" w:space="0" w:color="auto"/>
            <w:right w:val="none" w:sz="0" w:space="0" w:color="auto"/>
          </w:divBdr>
        </w:div>
        <w:div w:id="1355957389">
          <w:marLeft w:val="480"/>
          <w:marRight w:val="0"/>
          <w:marTop w:val="0"/>
          <w:marBottom w:val="0"/>
          <w:divBdr>
            <w:top w:val="none" w:sz="0" w:space="0" w:color="auto"/>
            <w:left w:val="none" w:sz="0" w:space="0" w:color="auto"/>
            <w:bottom w:val="none" w:sz="0" w:space="0" w:color="auto"/>
            <w:right w:val="none" w:sz="0" w:space="0" w:color="auto"/>
          </w:divBdr>
        </w:div>
        <w:div w:id="1434789904">
          <w:marLeft w:val="480"/>
          <w:marRight w:val="0"/>
          <w:marTop w:val="0"/>
          <w:marBottom w:val="0"/>
          <w:divBdr>
            <w:top w:val="none" w:sz="0" w:space="0" w:color="auto"/>
            <w:left w:val="none" w:sz="0" w:space="0" w:color="auto"/>
            <w:bottom w:val="none" w:sz="0" w:space="0" w:color="auto"/>
            <w:right w:val="none" w:sz="0" w:space="0" w:color="auto"/>
          </w:divBdr>
        </w:div>
        <w:div w:id="1483043216">
          <w:marLeft w:val="480"/>
          <w:marRight w:val="0"/>
          <w:marTop w:val="0"/>
          <w:marBottom w:val="0"/>
          <w:divBdr>
            <w:top w:val="none" w:sz="0" w:space="0" w:color="auto"/>
            <w:left w:val="none" w:sz="0" w:space="0" w:color="auto"/>
            <w:bottom w:val="none" w:sz="0" w:space="0" w:color="auto"/>
            <w:right w:val="none" w:sz="0" w:space="0" w:color="auto"/>
          </w:divBdr>
        </w:div>
        <w:div w:id="1554731587">
          <w:marLeft w:val="480"/>
          <w:marRight w:val="0"/>
          <w:marTop w:val="0"/>
          <w:marBottom w:val="0"/>
          <w:divBdr>
            <w:top w:val="none" w:sz="0" w:space="0" w:color="auto"/>
            <w:left w:val="none" w:sz="0" w:space="0" w:color="auto"/>
            <w:bottom w:val="none" w:sz="0" w:space="0" w:color="auto"/>
            <w:right w:val="none" w:sz="0" w:space="0" w:color="auto"/>
          </w:divBdr>
        </w:div>
        <w:div w:id="1648362964">
          <w:marLeft w:val="480"/>
          <w:marRight w:val="0"/>
          <w:marTop w:val="0"/>
          <w:marBottom w:val="0"/>
          <w:divBdr>
            <w:top w:val="none" w:sz="0" w:space="0" w:color="auto"/>
            <w:left w:val="none" w:sz="0" w:space="0" w:color="auto"/>
            <w:bottom w:val="none" w:sz="0" w:space="0" w:color="auto"/>
            <w:right w:val="none" w:sz="0" w:space="0" w:color="auto"/>
          </w:divBdr>
        </w:div>
        <w:div w:id="1707100774">
          <w:marLeft w:val="480"/>
          <w:marRight w:val="0"/>
          <w:marTop w:val="0"/>
          <w:marBottom w:val="0"/>
          <w:divBdr>
            <w:top w:val="none" w:sz="0" w:space="0" w:color="auto"/>
            <w:left w:val="none" w:sz="0" w:space="0" w:color="auto"/>
            <w:bottom w:val="none" w:sz="0" w:space="0" w:color="auto"/>
            <w:right w:val="none" w:sz="0" w:space="0" w:color="auto"/>
          </w:divBdr>
        </w:div>
        <w:div w:id="1742756904">
          <w:marLeft w:val="480"/>
          <w:marRight w:val="0"/>
          <w:marTop w:val="0"/>
          <w:marBottom w:val="0"/>
          <w:divBdr>
            <w:top w:val="none" w:sz="0" w:space="0" w:color="auto"/>
            <w:left w:val="none" w:sz="0" w:space="0" w:color="auto"/>
            <w:bottom w:val="none" w:sz="0" w:space="0" w:color="auto"/>
            <w:right w:val="none" w:sz="0" w:space="0" w:color="auto"/>
          </w:divBdr>
        </w:div>
        <w:div w:id="1791440241">
          <w:marLeft w:val="480"/>
          <w:marRight w:val="0"/>
          <w:marTop w:val="0"/>
          <w:marBottom w:val="0"/>
          <w:divBdr>
            <w:top w:val="none" w:sz="0" w:space="0" w:color="auto"/>
            <w:left w:val="none" w:sz="0" w:space="0" w:color="auto"/>
            <w:bottom w:val="none" w:sz="0" w:space="0" w:color="auto"/>
            <w:right w:val="none" w:sz="0" w:space="0" w:color="auto"/>
          </w:divBdr>
        </w:div>
        <w:div w:id="2030638986">
          <w:marLeft w:val="480"/>
          <w:marRight w:val="0"/>
          <w:marTop w:val="0"/>
          <w:marBottom w:val="0"/>
          <w:divBdr>
            <w:top w:val="none" w:sz="0" w:space="0" w:color="auto"/>
            <w:left w:val="none" w:sz="0" w:space="0" w:color="auto"/>
            <w:bottom w:val="none" w:sz="0" w:space="0" w:color="auto"/>
            <w:right w:val="none" w:sz="0" w:space="0" w:color="auto"/>
          </w:divBdr>
        </w:div>
        <w:div w:id="2039622623">
          <w:marLeft w:val="480"/>
          <w:marRight w:val="0"/>
          <w:marTop w:val="0"/>
          <w:marBottom w:val="0"/>
          <w:divBdr>
            <w:top w:val="none" w:sz="0" w:space="0" w:color="auto"/>
            <w:left w:val="none" w:sz="0" w:space="0" w:color="auto"/>
            <w:bottom w:val="none" w:sz="0" w:space="0" w:color="auto"/>
            <w:right w:val="none" w:sz="0" w:space="0" w:color="auto"/>
          </w:divBdr>
        </w:div>
      </w:divsChild>
    </w:div>
    <w:div w:id="1501845191">
      <w:bodyDiv w:val="1"/>
      <w:marLeft w:val="0"/>
      <w:marRight w:val="0"/>
      <w:marTop w:val="0"/>
      <w:marBottom w:val="0"/>
      <w:divBdr>
        <w:top w:val="none" w:sz="0" w:space="0" w:color="auto"/>
        <w:left w:val="none" w:sz="0" w:space="0" w:color="auto"/>
        <w:bottom w:val="none" w:sz="0" w:space="0" w:color="auto"/>
        <w:right w:val="none" w:sz="0" w:space="0" w:color="auto"/>
      </w:divBdr>
      <w:divsChild>
        <w:div w:id="83647304">
          <w:marLeft w:val="480"/>
          <w:marRight w:val="0"/>
          <w:marTop w:val="0"/>
          <w:marBottom w:val="0"/>
          <w:divBdr>
            <w:top w:val="none" w:sz="0" w:space="0" w:color="auto"/>
            <w:left w:val="none" w:sz="0" w:space="0" w:color="auto"/>
            <w:bottom w:val="none" w:sz="0" w:space="0" w:color="auto"/>
            <w:right w:val="none" w:sz="0" w:space="0" w:color="auto"/>
          </w:divBdr>
        </w:div>
        <w:div w:id="103423806">
          <w:marLeft w:val="480"/>
          <w:marRight w:val="0"/>
          <w:marTop w:val="0"/>
          <w:marBottom w:val="0"/>
          <w:divBdr>
            <w:top w:val="none" w:sz="0" w:space="0" w:color="auto"/>
            <w:left w:val="none" w:sz="0" w:space="0" w:color="auto"/>
            <w:bottom w:val="none" w:sz="0" w:space="0" w:color="auto"/>
            <w:right w:val="none" w:sz="0" w:space="0" w:color="auto"/>
          </w:divBdr>
        </w:div>
        <w:div w:id="145363698">
          <w:marLeft w:val="480"/>
          <w:marRight w:val="0"/>
          <w:marTop w:val="0"/>
          <w:marBottom w:val="0"/>
          <w:divBdr>
            <w:top w:val="none" w:sz="0" w:space="0" w:color="auto"/>
            <w:left w:val="none" w:sz="0" w:space="0" w:color="auto"/>
            <w:bottom w:val="none" w:sz="0" w:space="0" w:color="auto"/>
            <w:right w:val="none" w:sz="0" w:space="0" w:color="auto"/>
          </w:divBdr>
        </w:div>
        <w:div w:id="205410066">
          <w:marLeft w:val="480"/>
          <w:marRight w:val="0"/>
          <w:marTop w:val="0"/>
          <w:marBottom w:val="0"/>
          <w:divBdr>
            <w:top w:val="none" w:sz="0" w:space="0" w:color="auto"/>
            <w:left w:val="none" w:sz="0" w:space="0" w:color="auto"/>
            <w:bottom w:val="none" w:sz="0" w:space="0" w:color="auto"/>
            <w:right w:val="none" w:sz="0" w:space="0" w:color="auto"/>
          </w:divBdr>
        </w:div>
        <w:div w:id="236209408">
          <w:marLeft w:val="480"/>
          <w:marRight w:val="0"/>
          <w:marTop w:val="0"/>
          <w:marBottom w:val="0"/>
          <w:divBdr>
            <w:top w:val="none" w:sz="0" w:space="0" w:color="auto"/>
            <w:left w:val="none" w:sz="0" w:space="0" w:color="auto"/>
            <w:bottom w:val="none" w:sz="0" w:space="0" w:color="auto"/>
            <w:right w:val="none" w:sz="0" w:space="0" w:color="auto"/>
          </w:divBdr>
        </w:div>
        <w:div w:id="241379035">
          <w:marLeft w:val="480"/>
          <w:marRight w:val="0"/>
          <w:marTop w:val="0"/>
          <w:marBottom w:val="0"/>
          <w:divBdr>
            <w:top w:val="none" w:sz="0" w:space="0" w:color="auto"/>
            <w:left w:val="none" w:sz="0" w:space="0" w:color="auto"/>
            <w:bottom w:val="none" w:sz="0" w:space="0" w:color="auto"/>
            <w:right w:val="none" w:sz="0" w:space="0" w:color="auto"/>
          </w:divBdr>
        </w:div>
        <w:div w:id="284391040">
          <w:marLeft w:val="480"/>
          <w:marRight w:val="0"/>
          <w:marTop w:val="0"/>
          <w:marBottom w:val="0"/>
          <w:divBdr>
            <w:top w:val="none" w:sz="0" w:space="0" w:color="auto"/>
            <w:left w:val="none" w:sz="0" w:space="0" w:color="auto"/>
            <w:bottom w:val="none" w:sz="0" w:space="0" w:color="auto"/>
            <w:right w:val="none" w:sz="0" w:space="0" w:color="auto"/>
          </w:divBdr>
        </w:div>
        <w:div w:id="455370350">
          <w:marLeft w:val="480"/>
          <w:marRight w:val="0"/>
          <w:marTop w:val="0"/>
          <w:marBottom w:val="0"/>
          <w:divBdr>
            <w:top w:val="none" w:sz="0" w:space="0" w:color="auto"/>
            <w:left w:val="none" w:sz="0" w:space="0" w:color="auto"/>
            <w:bottom w:val="none" w:sz="0" w:space="0" w:color="auto"/>
            <w:right w:val="none" w:sz="0" w:space="0" w:color="auto"/>
          </w:divBdr>
        </w:div>
        <w:div w:id="556628762">
          <w:marLeft w:val="480"/>
          <w:marRight w:val="0"/>
          <w:marTop w:val="0"/>
          <w:marBottom w:val="0"/>
          <w:divBdr>
            <w:top w:val="none" w:sz="0" w:space="0" w:color="auto"/>
            <w:left w:val="none" w:sz="0" w:space="0" w:color="auto"/>
            <w:bottom w:val="none" w:sz="0" w:space="0" w:color="auto"/>
            <w:right w:val="none" w:sz="0" w:space="0" w:color="auto"/>
          </w:divBdr>
        </w:div>
        <w:div w:id="579683650">
          <w:marLeft w:val="480"/>
          <w:marRight w:val="0"/>
          <w:marTop w:val="0"/>
          <w:marBottom w:val="0"/>
          <w:divBdr>
            <w:top w:val="none" w:sz="0" w:space="0" w:color="auto"/>
            <w:left w:val="none" w:sz="0" w:space="0" w:color="auto"/>
            <w:bottom w:val="none" w:sz="0" w:space="0" w:color="auto"/>
            <w:right w:val="none" w:sz="0" w:space="0" w:color="auto"/>
          </w:divBdr>
        </w:div>
        <w:div w:id="583534256">
          <w:marLeft w:val="480"/>
          <w:marRight w:val="0"/>
          <w:marTop w:val="0"/>
          <w:marBottom w:val="0"/>
          <w:divBdr>
            <w:top w:val="none" w:sz="0" w:space="0" w:color="auto"/>
            <w:left w:val="none" w:sz="0" w:space="0" w:color="auto"/>
            <w:bottom w:val="none" w:sz="0" w:space="0" w:color="auto"/>
            <w:right w:val="none" w:sz="0" w:space="0" w:color="auto"/>
          </w:divBdr>
        </w:div>
        <w:div w:id="603540840">
          <w:marLeft w:val="480"/>
          <w:marRight w:val="0"/>
          <w:marTop w:val="0"/>
          <w:marBottom w:val="0"/>
          <w:divBdr>
            <w:top w:val="none" w:sz="0" w:space="0" w:color="auto"/>
            <w:left w:val="none" w:sz="0" w:space="0" w:color="auto"/>
            <w:bottom w:val="none" w:sz="0" w:space="0" w:color="auto"/>
            <w:right w:val="none" w:sz="0" w:space="0" w:color="auto"/>
          </w:divBdr>
        </w:div>
        <w:div w:id="742796380">
          <w:marLeft w:val="480"/>
          <w:marRight w:val="0"/>
          <w:marTop w:val="0"/>
          <w:marBottom w:val="0"/>
          <w:divBdr>
            <w:top w:val="none" w:sz="0" w:space="0" w:color="auto"/>
            <w:left w:val="none" w:sz="0" w:space="0" w:color="auto"/>
            <w:bottom w:val="none" w:sz="0" w:space="0" w:color="auto"/>
            <w:right w:val="none" w:sz="0" w:space="0" w:color="auto"/>
          </w:divBdr>
        </w:div>
        <w:div w:id="798687528">
          <w:marLeft w:val="480"/>
          <w:marRight w:val="0"/>
          <w:marTop w:val="0"/>
          <w:marBottom w:val="0"/>
          <w:divBdr>
            <w:top w:val="none" w:sz="0" w:space="0" w:color="auto"/>
            <w:left w:val="none" w:sz="0" w:space="0" w:color="auto"/>
            <w:bottom w:val="none" w:sz="0" w:space="0" w:color="auto"/>
            <w:right w:val="none" w:sz="0" w:space="0" w:color="auto"/>
          </w:divBdr>
        </w:div>
        <w:div w:id="858155860">
          <w:marLeft w:val="480"/>
          <w:marRight w:val="0"/>
          <w:marTop w:val="0"/>
          <w:marBottom w:val="0"/>
          <w:divBdr>
            <w:top w:val="none" w:sz="0" w:space="0" w:color="auto"/>
            <w:left w:val="none" w:sz="0" w:space="0" w:color="auto"/>
            <w:bottom w:val="none" w:sz="0" w:space="0" w:color="auto"/>
            <w:right w:val="none" w:sz="0" w:space="0" w:color="auto"/>
          </w:divBdr>
        </w:div>
        <w:div w:id="889075892">
          <w:marLeft w:val="480"/>
          <w:marRight w:val="0"/>
          <w:marTop w:val="0"/>
          <w:marBottom w:val="0"/>
          <w:divBdr>
            <w:top w:val="none" w:sz="0" w:space="0" w:color="auto"/>
            <w:left w:val="none" w:sz="0" w:space="0" w:color="auto"/>
            <w:bottom w:val="none" w:sz="0" w:space="0" w:color="auto"/>
            <w:right w:val="none" w:sz="0" w:space="0" w:color="auto"/>
          </w:divBdr>
        </w:div>
        <w:div w:id="905989931">
          <w:marLeft w:val="480"/>
          <w:marRight w:val="0"/>
          <w:marTop w:val="0"/>
          <w:marBottom w:val="0"/>
          <w:divBdr>
            <w:top w:val="none" w:sz="0" w:space="0" w:color="auto"/>
            <w:left w:val="none" w:sz="0" w:space="0" w:color="auto"/>
            <w:bottom w:val="none" w:sz="0" w:space="0" w:color="auto"/>
            <w:right w:val="none" w:sz="0" w:space="0" w:color="auto"/>
          </w:divBdr>
        </w:div>
        <w:div w:id="923224713">
          <w:marLeft w:val="480"/>
          <w:marRight w:val="0"/>
          <w:marTop w:val="0"/>
          <w:marBottom w:val="0"/>
          <w:divBdr>
            <w:top w:val="none" w:sz="0" w:space="0" w:color="auto"/>
            <w:left w:val="none" w:sz="0" w:space="0" w:color="auto"/>
            <w:bottom w:val="none" w:sz="0" w:space="0" w:color="auto"/>
            <w:right w:val="none" w:sz="0" w:space="0" w:color="auto"/>
          </w:divBdr>
        </w:div>
        <w:div w:id="991563845">
          <w:marLeft w:val="480"/>
          <w:marRight w:val="0"/>
          <w:marTop w:val="0"/>
          <w:marBottom w:val="0"/>
          <w:divBdr>
            <w:top w:val="none" w:sz="0" w:space="0" w:color="auto"/>
            <w:left w:val="none" w:sz="0" w:space="0" w:color="auto"/>
            <w:bottom w:val="none" w:sz="0" w:space="0" w:color="auto"/>
            <w:right w:val="none" w:sz="0" w:space="0" w:color="auto"/>
          </w:divBdr>
        </w:div>
        <w:div w:id="1006445181">
          <w:marLeft w:val="480"/>
          <w:marRight w:val="0"/>
          <w:marTop w:val="0"/>
          <w:marBottom w:val="0"/>
          <w:divBdr>
            <w:top w:val="none" w:sz="0" w:space="0" w:color="auto"/>
            <w:left w:val="none" w:sz="0" w:space="0" w:color="auto"/>
            <w:bottom w:val="none" w:sz="0" w:space="0" w:color="auto"/>
            <w:right w:val="none" w:sz="0" w:space="0" w:color="auto"/>
          </w:divBdr>
        </w:div>
        <w:div w:id="1047148248">
          <w:marLeft w:val="480"/>
          <w:marRight w:val="0"/>
          <w:marTop w:val="0"/>
          <w:marBottom w:val="0"/>
          <w:divBdr>
            <w:top w:val="none" w:sz="0" w:space="0" w:color="auto"/>
            <w:left w:val="none" w:sz="0" w:space="0" w:color="auto"/>
            <w:bottom w:val="none" w:sz="0" w:space="0" w:color="auto"/>
            <w:right w:val="none" w:sz="0" w:space="0" w:color="auto"/>
          </w:divBdr>
        </w:div>
        <w:div w:id="1171481840">
          <w:marLeft w:val="480"/>
          <w:marRight w:val="0"/>
          <w:marTop w:val="0"/>
          <w:marBottom w:val="0"/>
          <w:divBdr>
            <w:top w:val="none" w:sz="0" w:space="0" w:color="auto"/>
            <w:left w:val="none" w:sz="0" w:space="0" w:color="auto"/>
            <w:bottom w:val="none" w:sz="0" w:space="0" w:color="auto"/>
            <w:right w:val="none" w:sz="0" w:space="0" w:color="auto"/>
          </w:divBdr>
        </w:div>
        <w:div w:id="1188060428">
          <w:marLeft w:val="480"/>
          <w:marRight w:val="0"/>
          <w:marTop w:val="0"/>
          <w:marBottom w:val="0"/>
          <w:divBdr>
            <w:top w:val="none" w:sz="0" w:space="0" w:color="auto"/>
            <w:left w:val="none" w:sz="0" w:space="0" w:color="auto"/>
            <w:bottom w:val="none" w:sz="0" w:space="0" w:color="auto"/>
            <w:right w:val="none" w:sz="0" w:space="0" w:color="auto"/>
          </w:divBdr>
        </w:div>
        <w:div w:id="1242987836">
          <w:marLeft w:val="480"/>
          <w:marRight w:val="0"/>
          <w:marTop w:val="0"/>
          <w:marBottom w:val="0"/>
          <w:divBdr>
            <w:top w:val="none" w:sz="0" w:space="0" w:color="auto"/>
            <w:left w:val="none" w:sz="0" w:space="0" w:color="auto"/>
            <w:bottom w:val="none" w:sz="0" w:space="0" w:color="auto"/>
            <w:right w:val="none" w:sz="0" w:space="0" w:color="auto"/>
          </w:divBdr>
        </w:div>
        <w:div w:id="1284337518">
          <w:marLeft w:val="480"/>
          <w:marRight w:val="0"/>
          <w:marTop w:val="0"/>
          <w:marBottom w:val="0"/>
          <w:divBdr>
            <w:top w:val="none" w:sz="0" w:space="0" w:color="auto"/>
            <w:left w:val="none" w:sz="0" w:space="0" w:color="auto"/>
            <w:bottom w:val="none" w:sz="0" w:space="0" w:color="auto"/>
            <w:right w:val="none" w:sz="0" w:space="0" w:color="auto"/>
          </w:divBdr>
        </w:div>
        <w:div w:id="1663894487">
          <w:marLeft w:val="480"/>
          <w:marRight w:val="0"/>
          <w:marTop w:val="0"/>
          <w:marBottom w:val="0"/>
          <w:divBdr>
            <w:top w:val="none" w:sz="0" w:space="0" w:color="auto"/>
            <w:left w:val="none" w:sz="0" w:space="0" w:color="auto"/>
            <w:bottom w:val="none" w:sz="0" w:space="0" w:color="auto"/>
            <w:right w:val="none" w:sz="0" w:space="0" w:color="auto"/>
          </w:divBdr>
        </w:div>
        <w:div w:id="1767339384">
          <w:marLeft w:val="480"/>
          <w:marRight w:val="0"/>
          <w:marTop w:val="0"/>
          <w:marBottom w:val="0"/>
          <w:divBdr>
            <w:top w:val="none" w:sz="0" w:space="0" w:color="auto"/>
            <w:left w:val="none" w:sz="0" w:space="0" w:color="auto"/>
            <w:bottom w:val="none" w:sz="0" w:space="0" w:color="auto"/>
            <w:right w:val="none" w:sz="0" w:space="0" w:color="auto"/>
          </w:divBdr>
        </w:div>
        <w:div w:id="1773937411">
          <w:marLeft w:val="480"/>
          <w:marRight w:val="0"/>
          <w:marTop w:val="0"/>
          <w:marBottom w:val="0"/>
          <w:divBdr>
            <w:top w:val="none" w:sz="0" w:space="0" w:color="auto"/>
            <w:left w:val="none" w:sz="0" w:space="0" w:color="auto"/>
            <w:bottom w:val="none" w:sz="0" w:space="0" w:color="auto"/>
            <w:right w:val="none" w:sz="0" w:space="0" w:color="auto"/>
          </w:divBdr>
        </w:div>
        <w:div w:id="1774202591">
          <w:marLeft w:val="480"/>
          <w:marRight w:val="0"/>
          <w:marTop w:val="0"/>
          <w:marBottom w:val="0"/>
          <w:divBdr>
            <w:top w:val="none" w:sz="0" w:space="0" w:color="auto"/>
            <w:left w:val="none" w:sz="0" w:space="0" w:color="auto"/>
            <w:bottom w:val="none" w:sz="0" w:space="0" w:color="auto"/>
            <w:right w:val="none" w:sz="0" w:space="0" w:color="auto"/>
          </w:divBdr>
        </w:div>
        <w:div w:id="1827355955">
          <w:marLeft w:val="480"/>
          <w:marRight w:val="0"/>
          <w:marTop w:val="0"/>
          <w:marBottom w:val="0"/>
          <w:divBdr>
            <w:top w:val="none" w:sz="0" w:space="0" w:color="auto"/>
            <w:left w:val="none" w:sz="0" w:space="0" w:color="auto"/>
            <w:bottom w:val="none" w:sz="0" w:space="0" w:color="auto"/>
            <w:right w:val="none" w:sz="0" w:space="0" w:color="auto"/>
          </w:divBdr>
        </w:div>
        <w:div w:id="1860582792">
          <w:marLeft w:val="480"/>
          <w:marRight w:val="0"/>
          <w:marTop w:val="0"/>
          <w:marBottom w:val="0"/>
          <w:divBdr>
            <w:top w:val="none" w:sz="0" w:space="0" w:color="auto"/>
            <w:left w:val="none" w:sz="0" w:space="0" w:color="auto"/>
            <w:bottom w:val="none" w:sz="0" w:space="0" w:color="auto"/>
            <w:right w:val="none" w:sz="0" w:space="0" w:color="auto"/>
          </w:divBdr>
        </w:div>
        <w:div w:id="1961914430">
          <w:marLeft w:val="480"/>
          <w:marRight w:val="0"/>
          <w:marTop w:val="0"/>
          <w:marBottom w:val="0"/>
          <w:divBdr>
            <w:top w:val="none" w:sz="0" w:space="0" w:color="auto"/>
            <w:left w:val="none" w:sz="0" w:space="0" w:color="auto"/>
            <w:bottom w:val="none" w:sz="0" w:space="0" w:color="auto"/>
            <w:right w:val="none" w:sz="0" w:space="0" w:color="auto"/>
          </w:divBdr>
        </w:div>
        <w:div w:id="2028604011">
          <w:marLeft w:val="480"/>
          <w:marRight w:val="0"/>
          <w:marTop w:val="0"/>
          <w:marBottom w:val="0"/>
          <w:divBdr>
            <w:top w:val="none" w:sz="0" w:space="0" w:color="auto"/>
            <w:left w:val="none" w:sz="0" w:space="0" w:color="auto"/>
            <w:bottom w:val="none" w:sz="0" w:space="0" w:color="auto"/>
            <w:right w:val="none" w:sz="0" w:space="0" w:color="auto"/>
          </w:divBdr>
        </w:div>
      </w:divsChild>
    </w:div>
    <w:div w:id="1505438592">
      <w:bodyDiv w:val="1"/>
      <w:marLeft w:val="0"/>
      <w:marRight w:val="0"/>
      <w:marTop w:val="0"/>
      <w:marBottom w:val="0"/>
      <w:divBdr>
        <w:top w:val="none" w:sz="0" w:space="0" w:color="auto"/>
        <w:left w:val="none" w:sz="0" w:space="0" w:color="auto"/>
        <w:bottom w:val="none" w:sz="0" w:space="0" w:color="auto"/>
        <w:right w:val="none" w:sz="0" w:space="0" w:color="auto"/>
      </w:divBdr>
    </w:div>
    <w:div w:id="1507940749">
      <w:bodyDiv w:val="1"/>
      <w:marLeft w:val="0"/>
      <w:marRight w:val="0"/>
      <w:marTop w:val="0"/>
      <w:marBottom w:val="0"/>
      <w:divBdr>
        <w:top w:val="none" w:sz="0" w:space="0" w:color="auto"/>
        <w:left w:val="none" w:sz="0" w:space="0" w:color="auto"/>
        <w:bottom w:val="none" w:sz="0" w:space="0" w:color="auto"/>
        <w:right w:val="none" w:sz="0" w:space="0" w:color="auto"/>
      </w:divBdr>
    </w:div>
    <w:div w:id="1510370139">
      <w:bodyDiv w:val="1"/>
      <w:marLeft w:val="0"/>
      <w:marRight w:val="0"/>
      <w:marTop w:val="0"/>
      <w:marBottom w:val="0"/>
      <w:divBdr>
        <w:top w:val="none" w:sz="0" w:space="0" w:color="auto"/>
        <w:left w:val="none" w:sz="0" w:space="0" w:color="auto"/>
        <w:bottom w:val="none" w:sz="0" w:space="0" w:color="auto"/>
        <w:right w:val="none" w:sz="0" w:space="0" w:color="auto"/>
      </w:divBdr>
    </w:div>
    <w:div w:id="1514538786">
      <w:bodyDiv w:val="1"/>
      <w:marLeft w:val="0"/>
      <w:marRight w:val="0"/>
      <w:marTop w:val="0"/>
      <w:marBottom w:val="0"/>
      <w:divBdr>
        <w:top w:val="none" w:sz="0" w:space="0" w:color="auto"/>
        <w:left w:val="none" w:sz="0" w:space="0" w:color="auto"/>
        <w:bottom w:val="none" w:sz="0" w:space="0" w:color="auto"/>
        <w:right w:val="none" w:sz="0" w:space="0" w:color="auto"/>
      </w:divBdr>
    </w:div>
    <w:div w:id="1517188049">
      <w:bodyDiv w:val="1"/>
      <w:marLeft w:val="0"/>
      <w:marRight w:val="0"/>
      <w:marTop w:val="0"/>
      <w:marBottom w:val="0"/>
      <w:divBdr>
        <w:top w:val="none" w:sz="0" w:space="0" w:color="auto"/>
        <w:left w:val="none" w:sz="0" w:space="0" w:color="auto"/>
        <w:bottom w:val="none" w:sz="0" w:space="0" w:color="auto"/>
        <w:right w:val="none" w:sz="0" w:space="0" w:color="auto"/>
      </w:divBdr>
    </w:div>
    <w:div w:id="1522040825">
      <w:bodyDiv w:val="1"/>
      <w:marLeft w:val="0"/>
      <w:marRight w:val="0"/>
      <w:marTop w:val="0"/>
      <w:marBottom w:val="0"/>
      <w:divBdr>
        <w:top w:val="none" w:sz="0" w:space="0" w:color="auto"/>
        <w:left w:val="none" w:sz="0" w:space="0" w:color="auto"/>
        <w:bottom w:val="none" w:sz="0" w:space="0" w:color="auto"/>
        <w:right w:val="none" w:sz="0" w:space="0" w:color="auto"/>
      </w:divBdr>
      <w:divsChild>
        <w:div w:id="111822257">
          <w:marLeft w:val="480"/>
          <w:marRight w:val="0"/>
          <w:marTop w:val="0"/>
          <w:marBottom w:val="0"/>
          <w:divBdr>
            <w:top w:val="none" w:sz="0" w:space="0" w:color="auto"/>
            <w:left w:val="none" w:sz="0" w:space="0" w:color="auto"/>
            <w:bottom w:val="none" w:sz="0" w:space="0" w:color="auto"/>
            <w:right w:val="none" w:sz="0" w:space="0" w:color="auto"/>
          </w:divBdr>
        </w:div>
        <w:div w:id="288241014">
          <w:marLeft w:val="480"/>
          <w:marRight w:val="0"/>
          <w:marTop w:val="0"/>
          <w:marBottom w:val="0"/>
          <w:divBdr>
            <w:top w:val="none" w:sz="0" w:space="0" w:color="auto"/>
            <w:left w:val="none" w:sz="0" w:space="0" w:color="auto"/>
            <w:bottom w:val="none" w:sz="0" w:space="0" w:color="auto"/>
            <w:right w:val="none" w:sz="0" w:space="0" w:color="auto"/>
          </w:divBdr>
        </w:div>
        <w:div w:id="340936420">
          <w:marLeft w:val="480"/>
          <w:marRight w:val="0"/>
          <w:marTop w:val="0"/>
          <w:marBottom w:val="0"/>
          <w:divBdr>
            <w:top w:val="none" w:sz="0" w:space="0" w:color="auto"/>
            <w:left w:val="none" w:sz="0" w:space="0" w:color="auto"/>
            <w:bottom w:val="none" w:sz="0" w:space="0" w:color="auto"/>
            <w:right w:val="none" w:sz="0" w:space="0" w:color="auto"/>
          </w:divBdr>
        </w:div>
        <w:div w:id="354501388">
          <w:marLeft w:val="480"/>
          <w:marRight w:val="0"/>
          <w:marTop w:val="0"/>
          <w:marBottom w:val="0"/>
          <w:divBdr>
            <w:top w:val="none" w:sz="0" w:space="0" w:color="auto"/>
            <w:left w:val="none" w:sz="0" w:space="0" w:color="auto"/>
            <w:bottom w:val="none" w:sz="0" w:space="0" w:color="auto"/>
            <w:right w:val="none" w:sz="0" w:space="0" w:color="auto"/>
          </w:divBdr>
        </w:div>
        <w:div w:id="371030691">
          <w:marLeft w:val="480"/>
          <w:marRight w:val="0"/>
          <w:marTop w:val="0"/>
          <w:marBottom w:val="0"/>
          <w:divBdr>
            <w:top w:val="none" w:sz="0" w:space="0" w:color="auto"/>
            <w:left w:val="none" w:sz="0" w:space="0" w:color="auto"/>
            <w:bottom w:val="none" w:sz="0" w:space="0" w:color="auto"/>
            <w:right w:val="none" w:sz="0" w:space="0" w:color="auto"/>
          </w:divBdr>
        </w:div>
        <w:div w:id="391391417">
          <w:marLeft w:val="480"/>
          <w:marRight w:val="0"/>
          <w:marTop w:val="0"/>
          <w:marBottom w:val="0"/>
          <w:divBdr>
            <w:top w:val="none" w:sz="0" w:space="0" w:color="auto"/>
            <w:left w:val="none" w:sz="0" w:space="0" w:color="auto"/>
            <w:bottom w:val="none" w:sz="0" w:space="0" w:color="auto"/>
            <w:right w:val="none" w:sz="0" w:space="0" w:color="auto"/>
          </w:divBdr>
        </w:div>
        <w:div w:id="572012614">
          <w:marLeft w:val="480"/>
          <w:marRight w:val="0"/>
          <w:marTop w:val="0"/>
          <w:marBottom w:val="0"/>
          <w:divBdr>
            <w:top w:val="none" w:sz="0" w:space="0" w:color="auto"/>
            <w:left w:val="none" w:sz="0" w:space="0" w:color="auto"/>
            <w:bottom w:val="none" w:sz="0" w:space="0" w:color="auto"/>
            <w:right w:val="none" w:sz="0" w:space="0" w:color="auto"/>
          </w:divBdr>
        </w:div>
        <w:div w:id="662318560">
          <w:marLeft w:val="480"/>
          <w:marRight w:val="0"/>
          <w:marTop w:val="0"/>
          <w:marBottom w:val="0"/>
          <w:divBdr>
            <w:top w:val="none" w:sz="0" w:space="0" w:color="auto"/>
            <w:left w:val="none" w:sz="0" w:space="0" w:color="auto"/>
            <w:bottom w:val="none" w:sz="0" w:space="0" w:color="auto"/>
            <w:right w:val="none" w:sz="0" w:space="0" w:color="auto"/>
          </w:divBdr>
        </w:div>
        <w:div w:id="733086024">
          <w:marLeft w:val="480"/>
          <w:marRight w:val="0"/>
          <w:marTop w:val="0"/>
          <w:marBottom w:val="0"/>
          <w:divBdr>
            <w:top w:val="none" w:sz="0" w:space="0" w:color="auto"/>
            <w:left w:val="none" w:sz="0" w:space="0" w:color="auto"/>
            <w:bottom w:val="none" w:sz="0" w:space="0" w:color="auto"/>
            <w:right w:val="none" w:sz="0" w:space="0" w:color="auto"/>
          </w:divBdr>
        </w:div>
        <w:div w:id="779254057">
          <w:marLeft w:val="480"/>
          <w:marRight w:val="0"/>
          <w:marTop w:val="0"/>
          <w:marBottom w:val="0"/>
          <w:divBdr>
            <w:top w:val="none" w:sz="0" w:space="0" w:color="auto"/>
            <w:left w:val="none" w:sz="0" w:space="0" w:color="auto"/>
            <w:bottom w:val="none" w:sz="0" w:space="0" w:color="auto"/>
            <w:right w:val="none" w:sz="0" w:space="0" w:color="auto"/>
          </w:divBdr>
        </w:div>
        <w:div w:id="890845728">
          <w:marLeft w:val="480"/>
          <w:marRight w:val="0"/>
          <w:marTop w:val="0"/>
          <w:marBottom w:val="0"/>
          <w:divBdr>
            <w:top w:val="none" w:sz="0" w:space="0" w:color="auto"/>
            <w:left w:val="none" w:sz="0" w:space="0" w:color="auto"/>
            <w:bottom w:val="none" w:sz="0" w:space="0" w:color="auto"/>
            <w:right w:val="none" w:sz="0" w:space="0" w:color="auto"/>
          </w:divBdr>
        </w:div>
        <w:div w:id="935016541">
          <w:marLeft w:val="480"/>
          <w:marRight w:val="0"/>
          <w:marTop w:val="0"/>
          <w:marBottom w:val="0"/>
          <w:divBdr>
            <w:top w:val="none" w:sz="0" w:space="0" w:color="auto"/>
            <w:left w:val="none" w:sz="0" w:space="0" w:color="auto"/>
            <w:bottom w:val="none" w:sz="0" w:space="0" w:color="auto"/>
            <w:right w:val="none" w:sz="0" w:space="0" w:color="auto"/>
          </w:divBdr>
        </w:div>
        <w:div w:id="978999903">
          <w:marLeft w:val="480"/>
          <w:marRight w:val="0"/>
          <w:marTop w:val="0"/>
          <w:marBottom w:val="0"/>
          <w:divBdr>
            <w:top w:val="none" w:sz="0" w:space="0" w:color="auto"/>
            <w:left w:val="none" w:sz="0" w:space="0" w:color="auto"/>
            <w:bottom w:val="none" w:sz="0" w:space="0" w:color="auto"/>
            <w:right w:val="none" w:sz="0" w:space="0" w:color="auto"/>
          </w:divBdr>
        </w:div>
        <w:div w:id="1038159975">
          <w:marLeft w:val="480"/>
          <w:marRight w:val="0"/>
          <w:marTop w:val="0"/>
          <w:marBottom w:val="0"/>
          <w:divBdr>
            <w:top w:val="none" w:sz="0" w:space="0" w:color="auto"/>
            <w:left w:val="none" w:sz="0" w:space="0" w:color="auto"/>
            <w:bottom w:val="none" w:sz="0" w:space="0" w:color="auto"/>
            <w:right w:val="none" w:sz="0" w:space="0" w:color="auto"/>
          </w:divBdr>
        </w:div>
        <w:div w:id="1182863480">
          <w:marLeft w:val="480"/>
          <w:marRight w:val="0"/>
          <w:marTop w:val="0"/>
          <w:marBottom w:val="0"/>
          <w:divBdr>
            <w:top w:val="none" w:sz="0" w:space="0" w:color="auto"/>
            <w:left w:val="none" w:sz="0" w:space="0" w:color="auto"/>
            <w:bottom w:val="none" w:sz="0" w:space="0" w:color="auto"/>
            <w:right w:val="none" w:sz="0" w:space="0" w:color="auto"/>
          </w:divBdr>
        </w:div>
        <w:div w:id="1185436768">
          <w:marLeft w:val="480"/>
          <w:marRight w:val="0"/>
          <w:marTop w:val="0"/>
          <w:marBottom w:val="0"/>
          <w:divBdr>
            <w:top w:val="none" w:sz="0" w:space="0" w:color="auto"/>
            <w:left w:val="none" w:sz="0" w:space="0" w:color="auto"/>
            <w:bottom w:val="none" w:sz="0" w:space="0" w:color="auto"/>
            <w:right w:val="none" w:sz="0" w:space="0" w:color="auto"/>
          </w:divBdr>
        </w:div>
        <w:div w:id="1292709961">
          <w:marLeft w:val="480"/>
          <w:marRight w:val="0"/>
          <w:marTop w:val="0"/>
          <w:marBottom w:val="0"/>
          <w:divBdr>
            <w:top w:val="none" w:sz="0" w:space="0" w:color="auto"/>
            <w:left w:val="none" w:sz="0" w:space="0" w:color="auto"/>
            <w:bottom w:val="none" w:sz="0" w:space="0" w:color="auto"/>
            <w:right w:val="none" w:sz="0" w:space="0" w:color="auto"/>
          </w:divBdr>
        </w:div>
        <w:div w:id="1344744075">
          <w:marLeft w:val="480"/>
          <w:marRight w:val="0"/>
          <w:marTop w:val="0"/>
          <w:marBottom w:val="0"/>
          <w:divBdr>
            <w:top w:val="none" w:sz="0" w:space="0" w:color="auto"/>
            <w:left w:val="none" w:sz="0" w:space="0" w:color="auto"/>
            <w:bottom w:val="none" w:sz="0" w:space="0" w:color="auto"/>
            <w:right w:val="none" w:sz="0" w:space="0" w:color="auto"/>
          </w:divBdr>
        </w:div>
        <w:div w:id="1400516551">
          <w:marLeft w:val="480"/>
          <w:marRight w:val="0"/>
          <w:marTop w:val="0"/>
          <w:marBottom w:val="0"/>
          <w:divBdr>
            <w:top w:val="none" w:sz="0" w:space="0" w:color="auto"/>
            <w:left w:val="none" w:sz="0" w:space="0" w:color="auto"/>
            <w:bottom w:val="none" w:sz="0" w:space="0" w:color="auto"/>
            <w:right w:val="none" w:sz="0" w:space="0" w:color="auto"/>
          </w:divBdr>
        </w:div>
        <w:div w:id="1411780434">
          <w:marLeft w:val="480"/>
          <w:marRight w:val="0"/>
          <w:marTop w:val="0"/>
          <w:marBottom w:val="0"/>
          <w:divBdr>
            <w:top w:val="none" w:sz="0" w:space="0" w:color="auto"/>
            <w:left w:val="none" w:sz="0" w:space="0" w:color="auto"/>
            <w:bottom w:val="none" w:sz="0" w:space="0" w:color="auto"/>
            <w:right w:val="none" w:sz="0" w:space="0" w:color="auto"/>
          </w:divBdr>
        </w:div>
        <w:div w:id="1427768774">
          <w:marLeft w:val="480"/>
          <w:marRight w:val="0"/>
          <w:marTop w:val="0"/>
          <w:marBottom w:val="0"/>
          <w:divBdr>
            <w:top w:val="none" w:sz="0" w:space="0" w:color="auto"/>
            <w:left w:val="none" w:sz="0" w:space="0" w:color="auto"/>
            <w:bottom w:val="none" w:sz="0" w:space="0" w:color="auto"/>
            <w:right w:val="none" w:sz="0" w:space="0" w:color="auto"/>
          </w:divBdr>
        </w:div>
        <w:div w:id="1471827818">
          <w:marLeft w:val="480"/>
          <w:marRight w:val="0"/>
          <w:marTop w:val="0"/>
          <w:marBottom w:val="0"/>
          <w:divBdr>
            <w:top w:val="none" w:sz="0" w:space="0" w:color="auto"/>
            <w:left w:val="none" w:sz="0" w:space="0" w:color="auto"/>
            <w:bottom w:val="none" w:sz="0" w:space="0" w:color="auto"/>
            <w:right w:val="none" w:sz="0" w:space="0" w:color="auto"/>
          </w:divBdr>
        </w:div>
        <w:div w:id="1492024573">
          <w:marLeft w:val="480"/>
          <w:marRight w:val="0"/>
          <w:marTop w:val="0"/>
          <w:marBottom w:val="0"/>
          <w:divBdr>
            <w:top w:val="none" w:sz="0" w:space="0" w:color="auto"/>
            <w:left w:val="none" w:sz="0" w:space="0" w:color="auto"/>
            <w:bottom w:val="none" w:sz="0" w:space="0" w:color="auto"/>
            <w:right w:val="none" w:sz="0" w:space="0" w:color="auto"/>
          </w:divBdr>
        </w:div>
        <w:div w:id="1715501966">
          <w:marLeft w:val="480"/>
          <w:marRight w:val="0"/>
          <w:marTop w:val="0"/>
          <w:marBottom w:val="0"/>
          <w:divBdr>
            <w:top w:val="none" w:sz="0" w:space="0" w:color="auto"/>
            <w:left w:val="none" w:sz="0" w:space="0" w:color="auto"/>
            <w:bottom w:val="none" w:sz="0" w:space="0" w:color="auto"/>
            <w:right w:val="none" w:sz="0" w:space="0" w:color="auto"/>
          </w:divBdr>
        </w:div>
        <w:div w:id="1855264231">
          <w:marLeft w:val="480"/>
          <w:marRight w:val="0"/>
          <w:marTop w:val="0"/>
          <w:marBottom w:val="0"/>
          <w:divBdr>
            <w:top w:val="none" w:sz="0" w:space="0" w:color="auto"/>
            <w:left w:val="none" w:sz="0" w:space="0" w:color="auto"/>
            <w:bottom w:val="none" w:sz="0" w:space="0" w:color="auto"/>
            <w:right w:val="none" w:sz="0" w:space="0" w:color="auto"/>
          </w:divBdr>
        </w:div>
        <w:div w:id="1890408952">
          <w:marLeft w:val="480"/>
          <w:marRight w:val="0"/>
          <w:marTop w:val="0"/>
          <w:marBottom w:val="0"/>
          <w:divBdr>
            <w:top w:val="none" w:sz="0" w:space="0" w:color="auto"/>
            <w:left w:val="none" w:sz="0" w:space="0" w:color="auto"/>
            <w:bottom w:val="none" w:sz="0" w:space="0" w:color="auto"/>
            <w:right w:val="none" w:sz="0" w:space="0" w:color="auto"/>
          </w:divBdr>
        </w:div>
        <w:div w:id="1910649114">
          <w:marLeft w:val="480"/>
          <w:marRight w:val="0"/>
          <w:marTop w:val="0"/>
          <w:marBottom w:val="0"/>
          <w:divBdr>
            <w:top w:val="none" w:sz="0" w:space="0" w:color="auto"/>
            <w:left w:val="none" w:sz="0" w:space="0" w:color="auto"/>
            <w:bottom w:val="none" w:sz="0" w:space="0" w:color="auto"/>
            <w:right w:val="none" w:sz="0" w:space="0" w:color="auto"/>
          </w:divBdr>
        </w:div>
        <w:div w:id="1967546528">
          <w:marLeft w:val="480"/>
          <w:marRight w:val="0"/>
          <w:marTop w:val="0"/>
          <w:marBottom w:val="0"/>
          <w:divBdr>
            <w:top w:val="none" w:sz="0" w:space="0" w:color="auto"/>
            <w:left w:val="none" w:sz="0" w:space="0" w:color="auto"/>
            <w:bottom w:val="none" w:sz="0" w:space="0" w:color="auto"/>
            <w:right w:val="none" w:sz="0" w:space="0" w:color="auto"/>
          </w:divBdr>
        </w:div>
        <w:div w:id="2136870400">
          <w:marLeft w:val="480"/>
          <w:marRight w:val="0"/>
          <w:marTop w:val="0"/>
          <w:marBottom w:val="0"/>
          <w:divBdr>
            <w:top w:val="none" w:sz="0" w:space="0" w:color="auto"/>
            <w:left w:val="none" w:sz="0" w:space="0" w:color="auto"/>
            <w:bottom w:val="none" w:sz="0" w:space="0" w:color="auto"/>
            <w:right w:val="none" w:sz="0" w:space="0" w:color="auto"/>
          </w:divBdr>
        </w:div>
      </w:divsChild>
    </w:div>
    <w:div w:id="1526357977">
      <w:bodyDiv w:val="1"/>
      <w:marLeft w:val="0"/>
      <w:marRight w:val="0"/>
      <w:marTop w:val="0"/>
      <w:marBottom w:val="0"/>
      <w:divBdr>
        <w:top w:val="none" w:sz="0" w:space="0" w:color="auto"/>
        <w:left w:val="none" w:sz="0" w:space="0" w:color="auto"/>
        <w:bottom w:val="none" w:sz="0" w:space="0" w:color="auto"/>
        <w:right w:val="none" w:sz="0" w:space="0" w:color="auto"/>
      </w:divBdr>
    </w:div>
    <w:div w:id="1532495654">
      <w:bodyDiv w:val="1"/>
      <w:marLeft w:val="0"/>
      <w:marRight w:val="0"/>
      <w:marTop w:val="0"/>
      <w:marBottom w:val="0"/>
      <w:divBdr>
        <w:top w:val="none" w:sz="0" w:space="0" w:color="auto"/>
        <w:left w:val="none" w:sz="0" w:space="0" w:color="auto"/>
        <w:bottom w:val="none" w:sz="0" w:space="0" w:color="auto"/>
        <w:right w:val="none" w:sz="0" w:space="0" w:color="auto"/>
      </w:divBdr>
    </w:div>
    <w:div w:id="1533224044">
      <w:bodyDiv w:val="1"/>
      <w:marLeft w:val="0"/>
      <w:marRight w:val="0"/>
      <w:marTop w:val="0"/>
      <w:marBottom w:val="0"/>
      <w:divBdr>
        <w:top w:val="none" w:sz="0" w:space="0" w:color="auto"/>
        <w:left w:val="none" w:sz="0" w:space="0" w:color="auto"/>
        <w:bottom w:val="none" w:sz="0" w:space="0" w:color="auto"/>
        <w:right w:val="none" w:sz="0" w:space="0" w:color="auto"/>
      </w:divBdr>
    </w:div>
    <w:div w:id="1535147066">
      <w:bodyDiv w:val="1"/>
      <w:marLeft w:val="0"/>
      <w:marRight w:val="0"/>
      <w:marTop w:val="0"/>
      <w:marBottom w:val="0"/>
      <w:divBdr>
        <w:top w:val="none" w:sz="0" w:space="0" w:color="auto"/>
        <w:left w:val="none" w:sz="0" w:space="0" w:color="auto"/>
        <w:bottom w:val="none" w:sz="0" w:space="0" w:color="auto"/>
        <w:right w:val="none" w:sz="0" w:space="0" w:color="auto"/>
      </w:divBdr>
    </w:div>
    <w:div w:id="1538855973">
      <w:bodyDiv w:val="1"/>
      <w:marLeft w:val="0"/>
      <w:marRight w:val="0"/>
      <w:marTop w:val="0"/>
      <w:marBottom w:val="0"/>
      <w:divBdr>
        <w:top w:val="none" w:sz="0" w:space="0" w:color="auto"/>
        <w:left w:val="none" w:sz="0" w:space="0" w:color="auto"/>
        <w:bottom w:val="none" w:sz="0" w:space="0" w:color="auto"/>
        <w:right w:val="none" w:sz="0" w:space="0" w:color="auto"/>
      </w:divBdr>
    </w:div>
    <w:div w:id="1539009557">
      <w:bodyDiv w:val="1"/>
      <w:marLeft w:val="0"/>
      <w:marRight w:val="0"/>
      <w:marTop w:val="0"/>
      <w:marBottom w:val="0"/>
      <w:divBdr>
        <w:top w:val="none" w:sz="0" w:space="0" w:color="auto"/>
        <w:left w:val="none" w:sz="0" w:space="0" w:color="auto"/>
        <w:bottom w:val="none" w:sz="0" w:space="0" w:color="auto"/>
        <w:right w:val="none" w:sz="0" w:space="0" w:color="auto"/>
      </w:divBdr>
    </w:div>
    <w:div w:id="1540509803">
      <w:bodyDiv w:val="1"/>
      <w:marLeft w:val="0"/>
      <w:marRight w:val="0"/>
      <w:marTop w:val="0"/>
      <w:marBottom w:val="0"/>
      <w:divBdr>
        <w:top w:val="none" w:sz="0" w:space="0" w:color="auto"/>
        <w:left w:val="none" w:sz="0" w:space="0" w:color="auto"/>
        <w:bottom w:val="none" w:sz="0" w:space="0" w:color="auto"/>
        <w:right w:val="none" w:sz="0" w:space="0" w:color="auto"/>
      </w:divBdr>
    </w:div>
    <w:div w:id="1541553151">
      <w:bodyDiv w:val="1"/>
      <w:marLeft w:val="0"/>
      <w:marRight w:val="0"/>
      <w:marTop w:val="0"/>
      <w:marBottom w:val="0"/>
      <w:divBdr>
        <w:top w:val="none" w:sz="0" w:space="0" w:color="auto"/>
        <w:left w:val="none" w:sz="0" w:space="0" w:color="auto"/>
        <w:bottom w:val="none" w:sz="0" w:space="0" w:color="auto"/>
        <w:right w:val="none" w:sz="0" w:space="0" w:color="auto"/>
      </w:divBdr>
    </w:div>
    <w:div w:id="1542670970">
      <w:bodyDiv w:val="1"/>
      <w:marLeft w:val="0"/>
      <w:marRight w:val="0"/>
      <w:marTop w:val="0"/>
      <w:marBottom w:val="0"/>
      <w:divBdr>
        <w:top w:val="none" w:sz="0" w:space="0" w:color="auto"/>
        <w:left w:val="none" w:sz="0" w:space="0" w:color="auto"/>
        <w:bottom w:val="none" w:sz="0" w:space="0" w:color="auto"/>
        <w:right w:val="none" w:sz="0" w:space="0" w:color="auto"/>
      </w:divBdr>
    </w:div>
    <w:div w:id="1543205775">
      <w:bodyDiv w:val="1"/>
      <w:marLeft w:val="0"/>
      <w:marRight w:val="0"/>
      <w:marTop w:val="0"/>
      <w:marBottom w:val="0"/>
      <w:divBdr>
        <w:top w:val="none" w:sz="0" w:space="0" w:color="auto"/>
        <w:left w:val="none" w:sz="0" w:space="0" w:color="auto"/>
        <w:bottom w:val="none" w:sz="0" w:space="0" w:color="auto"/>
        <w:right w:val="none" w:sz="0" w:space="0" w:color="auto"/>
      </w:divBdr>
      <w:divsChild>
        <w:div w:id="47803749">
          <w:marLeft w:val="480"/>
          <w:marRight w:val="0"/>
          <w:marTop w:val="0"/>
          <w:marBottom w:val="0"/>
          <w:divBdr>
            <w:top w:val="none" w:sz="0" w:space="0" w:color="auto"/>
            <w:left w:val="none" w:sz="0" w:space="0" w:color="auto"/>
            <w:bottom w:val="none" w:sz="0" w:space="0" w:color="auto"/>
            <w:right w:val="none" w:sz="0" w:space="0" w:color="auto"/>
          </w:divBdr>
        </w:div>
        <w:div w:id="89661804">
          <w:marLeft w:val="480"/>
          <w:marRight w:val="0"/>
          <w:marTop w:val="0"/>
          <w:marBottom w:val="0"/>
          <w:divBdr>
            <w:top w:val="none" w:sz="0" w:space="0" w:color="auto"/>
            <w:left w:val="none" w:sz="0" w:space="0" w:color="auto"/>
            <w:bottom w:val="none" w:sz="0" w:space="0" w:color="auto"/>
            <w:right w:val="none" w:sz="0" w:space="0" w:color="auto"/>
          </w:divBdr>
        </w:div>
        <w:div w:id="160629479">
          <w:marLeft w:val="480"/>
          <w:marRight w:val="0"/>
          <w:marTop w:val="0"/>
          <w:marBottom w:val="0"/>
          <w:divBdr>
            <w:top w:val="none" w:sz="0" w:space="0" w:color="auto"/>
            <w:left w:val="none" w:sz="0" w:space="0" w:color="auto"/>
            <w:bottom w:val="none" w:sz="0" w:space="0" w:color="auto"/>
            <w:right w:val="none" w:sz="0" w:space="0" w:color="auto"/>
          </w:divBdr>
        </w:div>
        <w:div w:id="173693050">
          <w:marLeft w:val="480"/>
          <w:marRight w:val="0"/>
          <w:marTop w:val="0"/>
          <w:marBottom w:val="0"/>
          <w:divBdr>
            <w:top w:val="none" w:sz="0" w:space="0" w:color="auto"/>
            <w:left w:val="none" w:sz="0" w:space="0" w:color="auto"/>
            <w:bottom w:val="none" w:sz="0" w:space="0" w:color="auto"/>
            <w:right w:val="none" w:sz="0" w:space="0" w:color="auto"/>
          </w:divBdr>
        </w:div>
        <w:div w:id="263617226">
          <w:marLeft w:val="480"/>
          <w:marRight w:val="0"/>
          <w:marTop w:val="0"/>
          <w:marBottom w:val="0"/>
          <w:divBdr>
            <w:top w:val="none" w:sz="0" w:space="0" w:color="auto"/>
            <w:left w:val="none" w:sz="0" w:space="0" w:color="auto"/>
            <w:bottom w:val="none" w:sz="0" w:space="0" w:color="auto"/>
            <w:right w:val="none" w:sz="0" w:space="0" w:color="auto"/>
          </w:divBdr>
        </w:div>
        <w:div w:id="304504804">
          <w:marLeft w:val="480"/>
          <w:marRight w:val="0"/>
          <w:marTop w:val="0"/>
          <w:marBottom w:val="0"/>
          <w:divBdr>
            <w:top w:val="none" w:sz="0" w:space="0" w:color="auto"/>
            <w:left w:val="none" w:sz="0" w:space="0" w:color="auto"/>
            <w:bottom w:val="none" w:sz="0" w:space="0" w:color="auto"/>
            <w:right w:val="none" w:sz="0" w:space="0" w:color="auto"/>
          </w:divBdr>
        </w:div>
        <w:div w:id="480777782">
          <w:marLeft w:val="480"/>
          <w:marRight w:val="0"/>
          <w:marTop w:val="0"/>
          <w:marBottom w:val="0"/>
          <w:divBdr>
            <w:top w:val="none" w:sz="0" w:space="0" w:color="auto"/>
            <w:left w:val="none" w:sz="0" w:space="0" w:color="auto"/>
            <w:bottom w:val="none" w:sz="0" w:space="0" w:color="auto"/>
            <w:right w:val="none" w:sz="0" w:space="0" w:color="auto"/>
          </w:divBdr>
        </w:div>
        <w:div w:id="513032206">
          <w:marLeft w:val="480"/>
          <w:marRight w:val="0"/>
          <w:marTop w:val="0"/>
          <w:marBottom w:val="0"/>
          <w:divBdr>
            <w:top w:val="none" w:sz="0" w:space="0" w:color="auto"/>
            <w:left w:val="none" w:sz="0" w:space="0" w:color="auto"/>
            <w:bottom w:val="none" w:sz="0" w:space="0" w:color="auto"/>
            <w:right w:val="none" w:sz="0" w:space="0" w:color="auto"/>
          </w:divBdr>
        </w:div>
        <w:div w:id="532042401">
          <w:marLeft w:val="480"/>
          <w:marRight w:val="0"/>
          <w:marTop w:val="0"/>
          <w:marBottom w:val="0"/>
          <w:divBdr>
            <w:top w:val="none" w:sz="0" w:space="0" w:color="auto"/>
            <w:left w:val="none" w:sz="0" w:space="0" w:color="auto"/>
            <w:bottom w:val="none" w:sz="0" w:space="0" w:color="auto"/>
            <w:right w:val="none" w:sz="0" w:space="0" w:color="auto"/>
          </w:divBdr>
        </w:div>
        <w:div w:id="625552709">
          <w:marLeft w:val="480"/>
          <w:marRight w:val="0"/>
          <w:marTop w:val="0"/>
          <w:marBottom w:val="0"/>
          <w:divBdr>
            <w:top w:val="none" w:sz="0" w:space="0" w:color="auto"/>
            <w:left w:val="none" w:sz="0" w:space="0" w:color="auto"/>
            <w:bottom w:val="none" w:sz="0" w:space="0" w:color="auto"/>
            <w:right w:val="none" w:sz="0" w:space="0" w:color="auto"/>
          </w:divBdr>
        </w:div>
        <w:div w:id="689336005">
          <w:marLeft w:val="480"/>
          <w:marRight w:val="0"/>
          <w:marTop w:val="0"/>
          <w:marBottom w:val="0"/>
          <w:divBdr>
            <w:top w:val="none" w:sz="0" w:space="0" w:color="auto"/>
            <w:left w:val="none" w:sz="0" w:space="0" w:color="auto"/>
            <w:bottom w:val="none" w:sz="0" w:space="0" w:color="auto"/>
            <w:right w:val="none" w:sz="0" w:space="0" w:color="auto"/>
          </w:divBdr>
        </w:div>
        <w:div w:id="759063014">
          <w:marLeft w:val="480"/>
          <w:marRight w:val="0"/>
          <w:marTop w:val="0"/>
          <w:marBottom w:val="0"/>
          <w:divBdr>
            <w:top w:val="none" w:sz="0" w:space="0" w:color="auto"/>
            <w:left w:val="none" w:sz="0" w:space="0" w:color="auto"/>
            <w:bottom w:val="none" w:sz="0" w:space="0" w:color="auto"/>
            <w:right w:val="none" w:sz="0" w:space="0" w:color="auto"/>
          </w:divBdr>
        </w:div>
        <w:div w:id="780606701">
          <w:marLeft w:val="480"/>
          <w:marRight w:val="0"/>
          <w:marTop w:val="0"/>
          <w:marBottom w:val="0"/>
          <w:divBdr>
            <w:top w:val="none" w:sz="0" w:space="0" w:color="auto"/>
            <w:left w:val="none" w:sz="0" w:space="0" w:color="auto"/>
            <w:bottom w:val="none" w:sz="0" w:space="0" w:color="auto"/>
            <w:right w:val="none" w:sz="0" w:space="0" w:color="auto"/>
          </w:divBdr>
        </w:div>
        <w:div w:id="885457540">
          <w:marLeft w:val="480"/>
          <w:marRight w:val="0"/>
          <w:marTop w:val="0"/>
          <w:marBottom w:val="0"/>
          <w:divBdr>
            <w:top w:val="none" w:sz="0" w:space="0" w:color="auto"/>
            <w:left w:val="none" w:sz="0" w:space="0" w:color="auto"/>
            <w:bottom w:val="none" w:sz="0" w:space="0" w:color="auto"/>
            <w:right w:val="none" w:sz="0" w:space="0" w:color="auto"/>
          </w:divBdr>
        </w:div>
        <w:div w:id="915699994">
          <w:marLeft w:val="480"/>
          <w:marRight w:val="0"/>
          <w:marTop w:val="0"/>
          <w:marBottom w:val="0"/>
          <w:divBdr>
            <w:top w:val="none" w:sz="0" w:space="0" w:color="auto"/>
            <w:left w:val="none" w:sz="0" w:space="0" w:color="auto"/>
            <w:bottom w:val="none" w:sz="0" w:space="0" w:color="auto"/>
            <w:right w:val="none" w:sz="0" w:space="0" w:color="auto"/>
          </w:divBdr>
        </w:div>
        <w:div w:id="966663584">
          <w:marLeft w:val="480"/>
          <w:marRight w:val="0"/>
          <w:marTop w:val="0"/>
          <w:marBottom w:val="0"/>
          <w:divBdr>
            <w:top w:val="none" w:sz="0" w:space="0" w:color="auto"/>
            <w:left w:val="none" w:sz="0" w:space="0" w:color="auto"/>
            <w:bottom w:val="none" w:sz="0" w:space="0" w:color="auto"/>
            <w:right w:val="none" w:sz="0" w:space="0" w:color="auto"/>
          </w:divBdr>
        </w:div>
        <w:div w:id="978071292">
          <w:marLeft w:val="480"/>
          <w:marRight w:val="0"/>
          <w:marTop w:val="0"/>
          <w:marBottom w:val="0"/>
          <w:divBdr>
            <w:top w:val="none" w:sz="0" w:space="0" w:color="auto"/>
            <w:left w:val="none" w:sz="0" w:space="0" w:color="auto"/>
            <w:bottom w:val="none" w:sz="0" w:space="0" w:color="auto"/>
            <w:right w:val="none" w:sz="0" w:space="0" w:color="auto"/>
          </w:divBdr>
        </w:div>
        <w:div w:id="1008172575">
          <w:marLeft w:val="480"/>
          <w:marRight w:val="0"/>
          <w:marTop w:val="0"/>
          <w:marBottom w:val="0"/>
          <w:divBdr>
            <w:top w:val="none" w:sz="0" w:space="0" w:color="auto"/>
            <w:left w:val="none" w:sz="0" w:space="0" w:color="auto"/>
            <w:bottom w:val="none" w:sz="0" w:space="0" w:color="auto"/>
            <w:right w:val="none" w:sz="0" w:space="0" w:color="auto"/>
          </w:divBdr>
        </w:div>
        <w:div w:id="1039628028">
          <w:marLeft w:val="480"/>
          <w:marRight w:val="0"/>
          <w:marTop w:val="0"/>
          <w:marBottom w:val="0"/>
          <w:divBdr>
            <w:top w:val="none" w:sz="0" w:space="0" w:color="auto"/>
            <w:left w:val="none" w:sz="0" w:space="0" w:color="auto"/>
            <w:bottom w:val="none" w:sz="0" w:space="0" w:color="auto"/>
            <w:right w:val="none" w:sz="0" w:space="0" w:color="auto"/>
          </w:divBdr>
        </w:div>
        <w:div w:id="1044409653">
          <w:marLeft w:val="480"/>
          <w:marRight w:val="0"/>
          <w:marTop w:val="0"/>
          <w:marBottom w:val="0"/>
          <w:divBdr>
            <w:top w:val="none" w:sz="0" w:space="0" w:color="auto"/>
            <w:left w:val="none" w:sz="0" w:space="0" w:color="auto"/>
            <w:bottom w:val="none" w:sz="0" w:space="0" w:color="auto"/>
            <w:right w:val="none" w:sz="0" w:space="0" w:color="auto"/>
          </w:divBdr>
        </w:div>
        <w:div w:id="1083407522">
          <w:marLeft w:val="480"/>
          <w:marRight w:val="0"/>
          <w:marTop w:val="0"/>
          <w:marBottom w:val="0"/>
          <w:divBdr>
            <w:top w:val="none" w:sz="0" w:space="0" w:color="auto"/>
            <w:left w:val="none" w:sz="0" w:space="0" w:color="auto"/>
            <w:bottom w:val="none" w:sz="0" w:space="0" w:color="auto"/>
            <w:right w:val="none" w:sz="0" w:space="0" w:color="auto"/>
          </w:divBdr>
        </w:div>
        <w:div w:id="1089961689">
          <w:marLeft w:val="480"/>
          <w:marRight w:val="0"/>
          <w:marTop w:val="0"/>
          <w:marBottom w:val="0"/>
          <w:divBdr>
            <w:top w:val="none" w:sz="0" w:space="0" w:color="auto"/>
            <w:left w:val="none" w:sz="0" w:space="0" w:color="auto"/>
            <w:bottom w:val="none" w:sz="0" w:space="0" w:color="auto"/>
            <w:right w:val="none" w:sz="0" w:space="0" w:color="auto"/>
          </w:divBdr>
        </w:div>
        <w:div w:id="1161969138">
          <w:marLeft w:val="480"/>
          <w:marRight w:val="0"/>
          <w:marTop w:val="0"/>
          <w:marBottom w:val="0"/>
          <w:divBdr>
            <w:top w:val="none" w:sz="0" w:space="0" w:color="auto"/>
            <w:left w:val="none" w:sz="0" w:space="0" w:color="auto"/>
            <w:bottom w:val="none" w:sz="0" w:space="0" w:color="auto"/>
            <w:right w:val="none" w:sz="0" w:space="0" w:color="auto"/>
          </w:divBdr>
        </w:div>
        <w:div w:id="1221744798">
          <w:marLeft w:val="480"/>
          <w:marRight w:val="0"/>
          <w:marTop w:val="0"/>
          <w:marBottom w:val="0"/>
          <w:divBdr>
            <w:top w:val="none" w:sz="0" w:space="0" w:color="auto"/>
            <w:left w:val="none" w:sz="0" w:space="0" w:color="auto"/>
            <w:bottom w:val="none" w:sz="0" w:space="0" w:color="auto"/>
            <w:right w:val="none" w:sz="0" w:space="0" w:color="auto"/>
          </w:divBdr>
        </w:div>
        <w:div w:id="1376538917">
          <w:marLeft w:val="480"/>
          <w:marRight w:val="0"/>
          <w:marTop w:val="0"/>
          <w:marBottom w:val="0"/>
          <w:divBdr>
            <w:top w:val="none" w:sz="0" w:space="0" w:color="auto"/>
            <w:left w:val="none" w:sz="0" w:space="0" w:color="auto"/>
            <w:bottom w:val="none" w:sz="0" w:space="0" w:color="auto"/>
            <w:right w:val="none" w:sz="0" w:space="0" w:color="auto"/>
          </w:divBdr>
        </w:div>
        <w:div w:id="1377201016">
          <w:marLeft w:val="480"/>
          <w:marRight w:val="0"/>
          <w:marTop w:val="0"/>
          <w:marBottom w:val="0"/>
          <w:divBdr>
            <w:top w:val="none" w:sz="0" w:space="0" w:color="auto"/>
            <w:left w:val="none" w:sz="0" w:space="0" w:color="auto"/>
            <w:bottom w:val="none" w:sz="0" w:space="0" w:color="auto"/>
            <w:right w:val="none" w:sz="0" w:space="0" w:color="auto"/>
          </w:divBdr>
        </w:div>
        <w:div w:id="1395658024">
          <w:marLeft w:val="480"/>
          <w:marRight w:val="0"/>
          <w:marTop w:val="0"/>
          <w:marBottom w:val="0"/>
          <w:divBdr>
            <w:top w:val="none" w:sz="0" w:space="0" w:color="auto"/>
            <w:left w:val="none" w:sz="0" w:space="0" w:color="auto"/>
            <w:bottom w:val="none" w:sz="0" w:space="0" w:color="auto"/>
            <w:right w:val="none" w:sz="0" w:space="0" w:color="auto"/>
          </w:divBdr>
        </w:div>
        <w:div w:id="1471098730">
          <w:marLeft w:val="480"/>
          <w:marRight w:val="0"/>
          <w:marTop w:val="0"/>
          <w:marBottom w:val="0"/>
          <w:divBdr>
            <w:top w:val="none" w:sz="0" w:space="0" w:color="auto"/>
            <w:left w:val="none" w:sz="0" w:space="0" w:color="auto"/>
            <w:bottom w:val="none" w:sz="0" w:space="0" w:color="auto"/>
            <w:right w:val="none" w:sz="0" w:space="0" w:color="auto"/>
          </w:divBdr>
        </w:div>
        <w:div w:id="1522431199">
          <w:marLeft w:val="480"/>
          <w:marRight w:val="0"/>
          <w:marTop w:val="0"/>
          <w:marBottom w:val="0"/>
          <w:divBdr>
            <w:top w:val="none" w:sz="0" w:space="0" w:color="auto"/>
            <w:left w:val="none" w:sz="0" w:space="0" w:color="auto"/>
            <w:bottom w:val="none" w:sz="0" w:space="0" w:color="auto"/>
            <w:right w:val="none" w:sz="0" w:space="0" w:color="auto"/>
          </w:divBdr>
        </w:div>
        <w:div w:id="1587500932">
          <w:marLeft w:val="480"/>
          <w:marRight w:val="0"/>
          <w:marTop w:val="0"/>
          <w:marBottom w:val="0"/>
          <w:divBdr>
            <w:top w:val="none" w:sz="0" w:space="0" w:color="auto"/>
            <w:left w:val="none" w:sz="0" w:space="0" w:color="auto"/>
            <w:bottom w:val="none" w:sz="0" w:space="0" w:color="auto"/>
            <w:right w:val="none" w:sz="0" w:space="0" w:color="auto"/>
          </w:divBdr>
        </w:div>
        <w:div w:id="1646622286">
          <w:marLeft w:val="480"/>
          <w:marRight w:val="0"/>
          <w:marTop w:val="0"/>
          <w:marBottom w:val="0"/>
          <w:divBdr>
            <w:top w:val="none" w:sz="0" w:space="0" w:color="auto"/>
            <w:left w:val="none" w:sz="0" w:space="0" w:color="auto"/>
            <w:bottom w:val="none" w:sz="0" w:space="0" w:color="auto"/>
            <w:right w:val="none" w:sz="0" w:space="0" w:color="auto"/>
          </w:divBdr>
        </w:div>
        <w:div w:id="1971132737">
          <w:marLeft w:val="480"/>
          <w:marRight w:val="0"/>
          <w:marTop w:val="0"/>
          <w:marBottom w:val="0"/>
          <w:divBdr>
            <w:top w:val="none" w:sz="0" w:space="0" w:color="auto"/>
            <w:left w:val="none" w:sz="0" w:space="0" w:color="auto"/>
            <w:bottom w:val="none" w:sz="0" w:space="0" w:color="auto"/>
            <w:right w:val="none" w:sz="0" w:space="0" w:color="auto"/>
          </w:divBdr>
        </w:div>
        <w:div w:id="1997998256">
          <w:marLeft w:val="480"/>
          <w:marRight w:val="0"/>
          <w:marTop w:val="0"/>
          <w:marBottom w:val="0"/>
          <w:divBdr>
            <w:top w:val="none" w:sz="0" w:space="0" w:color="auto"/>
            <w:left w:val="none" w:sz="0" w:space="0" w:color="auto"/>
            <w:bottom w:val="none" w:sz="0" w:space="0" w:color="auto"/>
            <w:right w:val="none" w:sz="0" w:space="0" w:color="auto"/>
          </w:divBdr>
        </w:div>
        <w:div w:id="2041398808">
          <w:marLeft w:val="480"/>
          <w:marRight w:val="0"/>
          <w:marTop w:val="0"/>
          <w:marBottom w:val="0"/>
          <w:divBdr>
            <w:top w:val="none" w:sz="0" w:space="0" w:color="auto"/>
            <w:left w:val="none" w:sz="0" w:space="0" w:color="auto"/>
            <w:bottom w:val="none" w:sz="0" w:space="0" w:color="auto"/>
            <w:right w:val="none" w:sz="0" w:space="0" w:color="auto"/>
          </w:divBdr>
        </w:div>
        <w:div w:id="2051103269">
          <w:marLeft w:val="480"/>
          <w:marRight w:val="0"/>
          <w:marTop w:val="0"/>
          <w:marBottom w:val="0"/>
          <w:divBdr>
            <w:top w:val="none" w:sz="0" w:space="0" w:color="auto"/>
            <w:left w:val="none" w:sz="0" w:space="0" w:color="auto"/>
            <w:bottom w:val="none" w:sz="0" w:space="0" w:color="auto"/>
            <w:right w:val="none" w:sz="0" w:space="0" w:color="auto"/>
          </w:divBdr>
        </w:div>
        <w:div w:id="2135756388">
          <w:marLeft w:val="480"/>
          <w:marRight w:val="0"/>
          <w:marTop w:val="0"/>
          <w:marBottom w:val="0"/>
          <w:divBdr>
            <w:top w:val="none" w:sz="0" w:space="0" w:color="auto"/>
            <w:left w:val="none" w:sz="0" w:space="0" w:color="auto"/>
            <w:bottom w:val="none" w:sz="0" w:space="0" w:color="auto"/>
            <w:right w:val="none" w:sz="0" w:space="0" w:color="auto"/>
          </w:divBdr>
        </w:div>
      </w:divsChild>
    </w:div>
    <w:div w:id="1549344104">
      <w:bodyDiv w:val="1"/>
      <w:marLeft w:val="0"/>
      <w:marRight w:val="0"/>
      <w:marTop w:val="0"/>
      <w:marBottom w:val="0"/>
      <w:divBdr>
        <w:top w:val="none" w:sz="0" w:space="0" w:color="auto"/>
        <w:left w:val="none" w:sz="0" w:space="0" w:color="auto"/>
        <w:bottom w:val="none" w:sz="0" w:space="0" w:color="auto"/>
        <w:right w:val="none" w:sz="0" w:space="0" w:color="auto"/>
      </w:divBdr>
    </w:div>
    <w:div w:id="1550336478">
      <w:bodyDiv w:val="1"/>
      <w:marLeft w:val="0"/>
      <w:marRight w:val="0"/>
      <w:marTop w:val="0"/>
      <w:marBottom w:val="0"/>
      <w:divBdr>
        <w:top w:val="none" w:sz="0" w:space="0" w:color="auto"/>
        <w:left w:val="none" w:sz="0" w:space="0" w:color="auto"/>
        <w:bottom w:val="none" w:sz="0" w:space="0" w:color="auto"/>
        <w:right w:val="none" w:sz="0" w:space="0" w:color="auto"/>
      </w:divBdr>
    </w:div>
    <w:div w:id="1551922482">
      <w:bodyDiv w:val="1"/>
      <w:marLeft w:val="0"/>
      <w:marRight w:val="0"/>
      <w:marTop w:val="0"/>
      <w:marBottom w:val="0"/>
      <w:divBdr>
        <w:top w:val="none" w:sz="0" w:space="0" w:color="auto"/>
        <w:left w:val="none" w:sz="0" w:space="0" w:color="auto"/>
        <w:bottom w:val="none" w:sz="0" w:space="0" w:color="auto"/>
        <w:right w:val="none" w:sz="0" w:space="0" w:color="auto"/>
      </w:divBdr>
    </w:div>
    <w:div w:id="1555308166">
      <w:bodyDiv w:val="1"/>
      <w:marLeft w:val="0"/>
      <w:marRight w:val="0"/>
      <w:marTop w:val="0"/>
      <w:marBottom w:val="0"/>
      <w:divBdr>
        <w:top w:val="none" w:sz="0" w:space="0" w:color="auto"/>
        <w:left w:val="none" w:sz="0" w:space="0" w:color="auto"/>
        <w:bottom w:val="none" w:sz="0" w:space="0" w:color="auto"/>
        <w:right w:val="none" w:sz="0" w:space="0" w:color="auto"/>
      </w:divBdr>
    </w:div>
    <w:div w:id="1557086371">
      <w:bodyDiv w:val="1"/>
      <w:marLeft w:val="0"/>
      <w:marRight w:val="0"/>
      <w:marTop w:val="0"/>
      <w:marBottom w:val="0"/>
      <w:divBdr>
        <w:top w:val="none" w:sz="0" w:space="0" w:color="auto"/>
        <w:left w:val="none" w:sz="0" w:space="0" w:color="auto"/>
        <w:bottom w:val="none" w:sz="0" w:space="0" w:color="auto"/>
        <w:right w:val="none" w:sz="0" w:space="0" w:color="auto"/>
      </w:divBdr>
    </w:div>
    <w:div w:id="1563324951">
      <w:bodyDiv w:val="1"/>
      <w:marLeft w:val="0"/>
      <w:marRight w:val="0"/>
      <w:marTop w:val="0"/>
      <w:marBottom w:val="0"/>
      <w:divBdr>
        <w:top w:val="none" w:sz="0" w:space="0" w:color="auto"/>
        <w:left w:val="none" w:sz="0" w:space="0" w:color="auto"/>
        <w:bottom w:val="none" w:sz="0" w:space="0" w:color="auto"/>
        <w:right w:val="none" w:sz="0" w:space="0" w:color="auto"/>
      </w:divBdr>
    </w:div>
    <w:div w:id="1566530793">
      <w:bodyDiv w:val="1"/>
      <w:marLeft w:val="0"/>
      <w:marRight w:val="0"/>
      <w:marTop w:val="0"/>
      <w:marBottom w:val="0"/>
      <w:divBdr>
        <w:top w:val="none" w:sz="0" w:space="0" w:color="auto"/>
        <w:left w:val="none" w:sz="0" w:space="0" w:color="auto"/>
        <w:bottom w:val="none" w:sz="0" w:space="0" w:color="auto"/>
        <w:right w:val="none" w:sz="0" w:space="0" w:color="auto"/>
      </w:divBdr>
    </w:div>
    <w:div w:id="1566985072">
      <w:bodyDiv w:val="1"/>
      <w:marLeft w:val="0"/>
      <w:marRight w:val="0"/>
      <w:marTop w:val="0"/>
      <w:marBottom w:val="0"/>
      <w:divBdr>
        <w:top w:val="none" w:sz="0" w:space="0" w:color="auto"/>
        <w:left w:val="none" w:sz="0" w:space="0" w:color="auto"/>
        <w:bottom w:val="none" w:sz="0" w:space="0" w:color="auto"/>
        <w:right w:val="none" w:sz="0" w:space="0" w:color="auto"/>
      </w:divBdr>
    </w:div>
    <w:div w:id="1567303885">
      <w:bodyDiv w:val="1"/>
      <w:marLeft w:val="0"/>
      <w:marRight w:val="0"/>
      <w:marTop w:val="0"/>
      <w:marBottom w:val="0"/>
      <w:divBdr>
        <w:top w:val="none" w:sz="0" w:space="0" w:color="auto"/>
        <w:left w:val="none" w:sz="0" w:space="0" w:color="auto"/>
        <w:bottom w:val="none" w:sz="0" w:space="0" w:color="auto"/>
        <w:right w:val="none" w:sz="0" w:space="0" w:color="auto"/>
      </w:divBdr>
    </w:div>
    <w:div w:id="1567378787">
      <w:bodyDiv w:val="1"/>
      <w:marLeft w:val="0"/>
      <w:marRight w:val="0"/>
      <w:marTop w:val="0"/>
      <w:marBottom w:val="0"/>
      <w:divBdr>
        <w:top w:val="none" w:sz="0" w:space="0" w:color="auto"/>
        <w:left w:val="none" w:sz="0" w:space="0" w:color="auto"/>
        <w:bottom w:val="none" w:sz="0" w:space="0" w:color="auto"/>
        <w:right w:val="none" w:sz="0" w:space="0" w:color="auto"/>
      </w:divBdr>
      <w:divsChild>
        <w:div w:id="46295420">
          <w:marLeft w:val="480"/>
          <w:marRight w:val="0"/>
          <w:marTop w:val="0"/>
          <w:marBottom w:val="0"/>
          <w:divBdr>
            <w:top w:val="none" w:sz="0" w:space="0" w:color="auto"/>
            <w:left w:val="none" w:sz="0" w:space="0" w:color="auto"/>
            <w:bottom w:val="none" w:sz="0" w:space="0" w:color="auto"/>
            <w:right w:val="none" w:sz="0" w:space="0" w:color="auto"/>
          </w:divBdr>
        </w:div>
        <w:div w:id="383412924">
          <w:marLeft w:val="480"/>
          <w:marRight w:val="0"/>
          <w:marTop w:val="0"/>
          <w:marBottom w:val="0"/>
          <w:divBdr>
            <w:top w:val="none" w:sz="0" w:space="0" w:color="auto"/>
            <w:left w:val="none" w:sz="0" w:space="0" w:color="auto"/>
            <w:bottom w:val="none" w:sz="0" w:space="0" w:color="auto"/>
            <w:right w:val="none" w:sz="0" w:space="0" w:color="auto"/>
          </w:divBdr>
        </w:div>
        <w:div w:id="391200234">
          <w:marLeft w:val="480"/>
          <w:marRight w:val="0"/>
          <w:marTop w:val="0"/>
          <w:marBottom w:val="0"/>
          <w:divBdr>
            <w:top w:val="none" w:sz="0" w:space="0" w:color="auto"/>
            <w:left w:val="none" w:sz="0" w:space="0" w:color="auto"/>
            <w:bottom w:val="none" w:sz="0" w:space="0" w:color="auto"/>
            <w:right w:val="none" w:sz="0" w:space="0" w:color="auto"/>
          </w:divBdr>
        </w:div>
        <w:div w:id="1312557110">
          <w:marLeft w:val="480"/>
          <w:marRight w:val="0"/>
          <w:marTop w:val="0"/>
          <w:marBottom w:val="0"/>
          <w:divBdr>
            <w:top w:val="none" w:sz="0" w:space="0" w:color="auto"/>
            <w:left w:val="none" w:sz="0" w:space="0" w:color="auto"/>
            <w:bottom w:val="none" w:sz="0" w:space="0" w:color="auto"/>
            <w:right w:val="none" w:sz="0" w:space="0" w:color="auto"/>
          </w:divBdr>
        </w:div>
        <w:div w:id="1327856836">
          <w:marLeft w:val="480"/>
          <w:marRight w:val="0"/>
          <w:marTop w:val="0"/>
          <w:marBottom w:val="0"/>
          <w:divBdr>
            <w:top w:val="none" w:sz="0" w:space="0" w:color="auto"/>
            <w:left w:val="none" w:sz="0" w:space="0" w:color="auto"/>
            <w:bottom w:val="none" w:sz="0" w:space="0" w:color="auto"/>
            <w:right w:val="none" w:sz="0" w:space="0" w:color="auto"/>
          </w:divBdr>
        </w:div>
      </w:divsChild>
    </w:div>
    <w:div w:id="1567573799">
      <w:bodyDiv w:val="1"/>
      <w:marLeft w:val="0"/>
      <w:marRight w:val="0"/>
      <w:marTop w:val="0"/>
      <w:marBottom w:val="0"/>
      <w:divBdr>
        <w:top w:val="none" w:sz="0" w:space="0" w:color="auto"/>
        <w:left w:val="none" w:sz="0" w:space="0" w:color="auto"/>
        <w:bottom w:val="none" w:sz="0" w:space="0" w:color="auto"/>
        <w:right w:val="none" w:sz="0" w:space="0" w:color="auto"/>
      </w:divBdr>
    </w:div>
    <w:div w:id="1569220020">
      <w:bodyDiv w:val="1"/>
      <w:marLeft w:val="0"/>
      <w:marRight w:val="0"/>
      <w:marTop w:val="0"/>
      <w:marBottom w:val="0"/>
      <w:divBdr>
        <w:top w:val="none" w:sz="0" w:space="0" w:color="auto"/>
        <w:left w:val="none" w:sz="0" w:space="0" w:color="auto"/>
        <w:bottom w:val="none" w:sz="0" w:space="0" w:color="auto"/>
        <w:right w:val="none" w:sz="0" w:space="0" w:color="auto"/>
      </w:divBdr>
    </w:div>
    <w:div w:id="1569412735">
      <w:bodyDiv w:val="1"/>
      <w:marLeft w:val="0"/>
      <w:marRight w:val="0"/>
      <w:marTop w:val="0"/>
      <w:marBottom w:val="0"/>
      <w:divBdr>
        <w:top w:val="none" w:sz="0" w:space="0" w:color="auto"/>
        <w:left w:val="none" w:sz="0" w:space="0" w:color="auto"/>
        <w:bottom w:val="none" w:sz="0" w:space="0" w:color="auto"/>
        <w:right w:val="none" w:sz="0" w:space="0" w:color="auto"/>
      </w:divBdr>
      <w:divsChild>
        <w:div w:id="36392981">
          <w:marLeft w:val="480"/>
          <w:marRight w:val="0"/>
          <w:marTop w:val="0"/>
          <w:marBottom w:val="0"/>
          <w:divBdr>
            <w:top w:val="none" w:sz="0" w:space="0" w:color="auto"/>
            <w:left w:val="none" w:sz="0" w:space="0" w:color="auto"/>
            <w:bottom w:val="none" w:sz="0" w:space="0" w:color="auto"/>
            <w:right w:val="none" w:sz="0" w:space="0" w:color="auto"/>
          </w:divBdr>
        </w:div>
        <w:div w:id="117376026">
          <w:marLeft w:val="480"/>
          <w:marRight w:val="0"/>
          <w:marTop w:val="0"/>
          <w:marBottom w:val="0"/>
          <w:divBdr>
            <w:top w:val="none" w:sz="0" w:space="0" w:color="auto"/>
            <w:left w:val="none" w:sz="0" w:space="0" w:color="auto"/>
            <w:bottom w:val="none" w:sz="0" w:space="0" w:color="auto"/>
            <w:right w:val="none" w:sz="0" w:space="0" w:color="auto"/>
          </w:divBdr>
        </w:div>
        <w:div w:id="122892771">
          <w:marLeft w:val="480"/>
          <w:marRight w:val="0"/>
          <w:marTop w:val="0"/>
          <w:marBottom w:val="0"/>
          <w:divBdr>
            <w:top w:val="none" w:sz="0" w:space="0" w:color="auto"/>
            <w:left w:val="none" w:sz="0" w:space="0" w:color="auto"/>
            <w:bottom w:val="none" w:sz="0" w:space="0" w:color="auto"/>
            <w:right w:val="none" w:sz="0" w:space="0" w:color="auto"/>
          </w:divBdr>
        </w:div>
        <w:div w:id="197860700">
          <w:marLeft w:val="480"/>
          <w:marRight w:val="0"/>
          <w:marTop w:val="0"/>
          <w:marBottom w:val="0"/>
          <w:divBdr>
            <w:top w:val="none" w:sz="0" w:space="0" w:color="auto"/>
            <w:left w:val="none" w:sz="0" w:space="0" w:color="auto"/>
            <w:bottom w:val="none" w:sz="0" w:space="0" w:color="auto"/>
            <w:right w:val="none" w:sz="0" w:space="0" w:color="auto"/>
          </w:divBdr>
        </w:div>
        <w:div w:id="215355084">
          <w:marLeft w:val="480"/>
          <w:marRight w:val="0"/>
          <w:marTop w:val="0"/>
          <w:marBottom w:val="0"/>
          <w:divBdr>
            <w:top w:val="none" w:sz="0" w:space="0" w:color="auto"/>
            <w:left w:val="none" w:sz="0" w:space="0" w:color="auto"/>
            <w:bottom w:val="none" w:sz="0" w:space="0" w:color="auto"/>
            <w:right w:val="none" w:sz="0" w:space="0" w:color="auto"/>
          </w:divBdr>
        </w:div>
        <w:div w:id="246812486">
          <w:marLeft w:val="480"/>
          <w:marRight w:val="0"/>
          <w:marTop w:val="0"/>
          <w:marBottom w:val="0"/>
          <w:divBdr>
            <w:top w:val="none" w:sz="0" w:space="0" w:color="auto"/>
            <w:left w:val="none" w:sz="0" w:space="0" w:color="auto"/>
            <w:bottom w:val="none" w:sz="0" w:space="0" w:color="auto"/>
            <w:right w:val="none" w:sz="0" w:space="0" w:color="auto"/>
          </w:divBdr>
        </w:div>
        <w:div w:id="295795171">
          <w:marLeft w:val="480"/>
          <w:marRight w:val="0"/>
          <w:marTop w:val="0"/>
          <w:marBottom w:val="0"/>
          <w:divBdr>
            <w:top w:val="none" w:sz="0" w:space="0" w:color="auto"/>
            <w:left w:val="none" w:sz="0" w:space="0" w:color="auto"/>
            <w:bottom w:val="none" w:sz="0" w:space="0" w:color="auto"/>
            <w:right w:val="none" w:sz="0" w:space="0" w:color="auto"/>
          </w:divBdr>
        </w:div>
        <w:div w:id="358167008">
          <w:marLeft w:val="480"/>
          <w:marRight w:val="0"/>
          <w:marTop w:val="0"/>
          <w:marBottom w:val="0"/>
          <w:divBdr>
            <w:top w:val="none" w:sz="0" w:space="0" w:color="auto"/>
            <w:left w:val="none" w:sz="0" w:space="0" w:color="auto"/>
            <w:bottom w:val="none" w:sz="0" w:space="0" w:color="auto"/>
            <w:right w:val="none" w:sz="0" w:space="0" w:color="auto"/>
          </w:divBdr>
        </w:div>
        <w:div w:id="408580866">
          <w:marLeft w:val="480"/>
          <w:marRight w:val="0"/>
          <w:marTop w:val="0"/>
          <w:marBottom w:val="0"/>
          <w:divBdr>
            <w:top w:val="none" w:sz="0" w:space="0" w:color="auto"/>
            <w:left w:val="none" w:sz="0" w:space="0" w:color="auto"/>
            <w:bottom w:val="none" w:sz="0" w:space="0" w:color="auto"/>
            <w:right w:val="none" w:sz="0" w:space="0" w:color="auto"/>
          </w:divBdr>
        </w:div>
        <w:div w:id="412894330">
          <w:marLeft w:val="480"/>
          <w:marRight w:val="0"/>
          <w:marTop w:val="0"/>
          <w:marBottom w:val="0"/>
          <w:divBdr>
            <w:top w:val="none" w:sz="0" w:space="0" w:color="auto"/>
            <w:left w:val="none" w:sz="0" w:space="0" w:color="auto"/>
            <w:bottom w:val="none" w:sz="0" w:space="0" w:color="auto"/>
            <w:right w:val="none" w:sz="0" w:space="0" w:color="auto"/>
          </w:divBdr>
        </w:div>
        <w:div w:id="487862610">
          <w:marLeft w:val="480"/>
          <w:marRight w:val="0"/>
          <w:marTop w:val="0"/>
          <w:marBottom w:val="0"/>
          <w:divBdr>
            <w:top w:val="none" w:sz="0" w:space="0" w:color="auto"/>
            <w:left w:val="none" w:sz="0" w:space="0" w:color="auto"/>
            <w:bottom w:val="none" w:sz="0" w:space="0" w:color="auto"/>
            <w:right w:val="none" w:sz="0" w:space="0" w:color="auto"/>
          </w:divBdr>
        </w:div>
        <w:div w:id="510263946">
          <w:marLeft w:val="480"/>
          <w:marRight w:val="0"/>
          <w:marTop w:val="0"/>
          <w:marBottom w:val="0"/>
          <w:divBdr>
            <w:top w:val="none" w:sz="0" w:space="0" w:color="auto"/>
            <w:left w:val="none" w:sz="0" w:space="0" w:color="auto"/>
            <w:bottom w:val="none" w:sz="0" w:space="0" w:color="auto"/>
            <w:right w:val="none" w:sz="0" w:space="0" w:color="auto"/>
          </w:divBdr>
        </w:div>
        <w:div w:id="511838050">
          <w:marLeft w:val="480"/>
          <w:marRight w:val="0"/>
          <w:marTop w:val="0"/>
          <w:marBottom w:val="0"/>
          <w:divBdr>
            <w:top w:val="none" w:sz="0" w:space="0" w:color="auto"/>
            <w:left w:val="none" w:sz="0" w:space="0" w:color="auto"/>
            <w:bottom w:val="none" w:sz="0" w:space="0" w:color="auto"/>
            <w:right w:val="none" w:sz="0" w:space="0" w:color="auto"/>
          </w:divBdr>
        </w:div>
        <w:div w:id="518619002">
          <w:marLeft w:val="480"/>
          <w:marRight w:val="0"/>
          <w:marTop w:val="0"/>
          <w:marBottom w:val="0"/>
          <w:divBdr>
            <w:top w:val="none" w:sz="0" w:space="0" w:color="auto"/>
            <w:left w:val="none" w:sz="0" w:space="0" w:color="auto"/>
            <w:bottom w:val="none" w:sz="0" w:space="0" w:color="auto"/>
            <w:right w:val="none" w:sz="0" w:space="0" w:color="auto"/>
          </w:divBdr>
        </w:div>
        <w:div w:id="542327613">
          <w:marLeft w:val="480"/>
          <w:marRight w:val="0"/>
          <w:marTop w:val="0"/>
          <w:marBottom w:val="0"/>
          <w:divBdr>
            <w:top w:val="none" w:sz="0" w:space="0" w:color="auto"/>
            <w:left w:val="none" w:sz="0" w:space="0" w:color="auto"/>
            <w:bottom w:val="none" w:sz="0" w:space="0" w:color="auto"/>
            <w:right w:val="none" w:sz="0" w:space="0" w:color="auto"/>
          </w:divBdr>
        </w:div>
        <w:div w:id="550195630">
          <w:marLeft w:val="480"/>
          <w:marRight w:val="0"/>
          <w:marTop w:val="0"/>
          <w:marBottom w:val="0"/>
          <w:divBdr>
            <w:top w:val="none" w:sz="0" w:space="0" w:color="auto"/>
            <w:left w:val="none" w:sz="0" w:space="0" w:color="auto"/>
            <w:bottom w:val="none" w:sz="0" w:space="0" w:color="auto"/>
            <w:right w:val="none" w:sz="0" w:space="0" w:color="auto"/>
          </w:divBdr>
        </w:div>
        <w:div w:id="569462368">
          <w:marLeft w:val="480"/>
          <w:marRight w:val="0"/>
          <w:marTop w:val="0"/>
          <w:marBottom w:val="0"/>
          <w:divBdr>
            <w:top w:val="none" w:sz="0" w:space="0" w:color="auto"/>
            <w:left w:val="none" w:sz="0" w:space="0" w:color="auto"/>
            <w:bottom w:val="none" w:sz="0" w:space="0" w:color="auto"/>
            <w:right w:val="none" w:sz="0" w:space="0" w:color="auto"/>
          </w:divBdr>
        </w:div>
        <w:div w:id="602107265">
          <w:marLeft w:val="480"/>
          <w:marRight w:val="0"/>
          <w:marTop w:val="0"/>
          <w:marBottom w:val="0"/>
          <w:divBdr>
            <w:top w:val="none" w:sz="0" w:space="0" w:color="auto"/>
            <w:left w:val="none" w:sz="0" w:space="0" w:color="auto"/>
            <w:bottom w:val="none" w:sz="0" w:space="0" w:color="auto"/>
            <w:right w:val="none" w:sz="0" w:space="0" w:color="auto"/>
          </w:divBdr>
        </w:div>
        <w:div w:id="607657538">
          <w:marLeft w:val="480"/>
          <w:marRight w:val="0"/>
          <w:marTop w:val="0"/>
          <w:marBottom w:val="0"/>
          <w:divBdr>
            <w:top w:val="none" w:sz="0" w:space="0" w:color="auto"/>
            <w:left w:val="none" w:sz="0" w:space="0" w:color="auto"/>
            <w:bottom w:val="none" w:sz="0" w:space="0" w:color="auto"/>
            <w:right w:val="none" w:sz="0" w:space="0" w:color="auto"/>
          </w:divBdr>
        </w:div>
        <w:div w:id="616790808">
          <w:marLeft w:val="480"/>
          <w:marRight w:val="0"/>
          <w:marTop w:val="0"/>
          <w:marBottom w:val="0"/>
          <w:divBdr>
            <w:top w:val="none" w:sz="0" w:space="0" w:color="auto"/>
            <w:left w:val="none" w:sz="0" w:space="0" w:color="auto"/>
            <w:bottom w:val="none" w:sz="0" w:space="0" w:color="auto"/>
            <w:right w:val="none" w:sz="0" w:space="0" w:color="auto"/>
          </w:divBdr>
        </w:div>
        <w:div w:id="637229643">
          <w:marLeft w:val="480"/>
          <w:marRight w:val="0"/>
          <w:marTop w:val="0"/>
          <w:marBottom w:val="0"/>
          <w:divBdr>
            <w:top w:val="none" w:sz="0" w:space="0" w:color="auto"/>
            <w:left w:val="none" w:sz="0" w:space="0" w:color="auto"/>
            <w:bottom w:val="none" w:sz="0" w:space="0" w:color="auto"/>
            <w:right w:val="none" w:sz="0" w:space="0" w:color="auto"/>
          </w:divBdr>
        </w:div>
        <w:div w:id="646665152">
          <w:marLeft w:val="480"/>
          <w:marRight w:val="0"/>
          <w:marTop w:val="0"/>
          <w:marBottom w:val="0"/>
          <w:divBdr>
            <w:top w:val="none" w:sz="0" w:space="0" w:color="auto"/>
            <w:left w:val="none" w:sz="0" w:space="0" w:color="auto"/>
            <w:bottom w:val="none" w:sz="0" w:space="0" w:color="auto"/>
            <w:right w:val="none" w:sz="0" w:space="0" w:color="auto"/>
          </w:divBdr>
        </w:div>
        <w:div w:id="660042671">
          <w:marLeft w:val="480"/>
          <w:marRight w:val="0"/>
          <w:marTop w:val="0"/>
          <w:marBottom w:val="0"/>
          <w:divBdr>
            <w:top w:val="none" w:sz="0" w:space="0" w:color="auto"/>
            <w:left w:val="none" w:sz="0" w:space="0" w:color="auto"/>
            <w:bottom w:val="none" w:sz="0" w:space="0" w:color="auto"/>
            <w:right w:val="none" w:sz="0" w:space="0" w:color="auto"/>
          </w:divBdr>
        </w:div>
        <w:div w:id="695230905">
          <w:marLeft w:val="480"/>
          <w:marRight w:val="0"/>
          <w:marTop w:val="0"/>
          <w:marBottom w:val="0"/>
          <w:divBdr>
            <w:top w:val="none" w:sz="0" w:space="0" w:color="auto"/>
            <w:left w:val="none" w:sz="0" w:space="0" w:color="auto"/>
            <w:bottom w:val="none" w:sz="0" w:space="0" w:color="auto"/>
            <w:right w:val="none" w:sz="0" w:space="0" w:color="auto"/>
          </w:divBdr>
        </w:div>
        <w:div w:id="716078507">
          <w:marLeft w:val="480"/>
          <w:marRight w:val="0"/>
          <w:marTop w:val="0"/>
          <w:marBottom w:val="0"/>
          <w:divBdr>
            <w:top w:val="none" w:sz="0" w:space="0" w:color="auto"/>
            <w:left w:val="none" w:sz="0" w:space="0" w:color="auto"/>
            <w:bottom w:val="none" w:sz="0" w:space="0" w:color="auto"/>
            <w:right w:val="none" w:sz="0" w:space="0" w:color="auto"/>
          </w:divBdr>
        </w:div>
        <w:div w:id="763650192">
          <w:marLeft w:val="480"/>
          <w:marRight w:val="0"/>
          <w:marTop w:val="0"/>
          <w:marBottom w:val="0"/>
          <w:divBdr>
            <w:top w:val="none" w:sz="0" w:space="0" w:color="auto"/>
            <w:left w:val="none" w:sz="0" w:space="0" w:color="auto"/>
            <w:bottom w:val="none" w:sz="0" w:space="0" w:color="auto"/>
            <w:right w:val="none" w:sz="0" w:space="0" w:color="auto"/>
          </w:divBdr>
        </w:div>
        <w:div w:id="773210255">
          <w:marLeft w:val="480"/>
          <w:marRight w:val="0"/>
          <w:marTop w:val="0"/>
          <w:marBottom w:val="0"/>
          <w:divBdr>
            <w:top w:val="none" w:sz="0" w:space="0" w:color="auto"/>
            <w:left w:val="none" w:sz="0" w:space="0" w:color="auto"/>
            <w:bottom w:val="none" w:sz="0" w:space="0" w:color="auto"/>
            <w:right w:val="none" w:sz="0" w:space="0" w:color="auto"/>
          </w:divBdr>
        </w:div>
        <w:div w:id="878787122">
          <w:marLeft w:val="480"/>
          <w:marRight w:val="0"/>
          <w:marTop w:val="0"/>
          <w:marBottom w:val="0"/>
          <w:divBdr>
            <w:top w:val="none" w:sz="0" w:space="0" w:color="auto"/>
            <w:left w:val="none" w:sz="0" w:space="0" w:color="auto"/>
            <w:bottom w:val="none" w:sz="0" w:space="0" w:color="auto"/>
            <w:right w:val="none" w:sz="0" w:space="0" w:color="auto"/>
          </w:divBdr>
        </w:div>
        <w:div w:id="894506587">
          <w:marLeft w:val="480"/>
          <w:marRight w:val="0"/>
          <w:marTop w:val="0"/>
          <w:marBottom w:val="0"/>
          <w:divBdr>
            <w:top w:val="none" w:sz="0" w:space="0" w:color="auto"/>
            <w:left w:val="none" w:sz="0" w:space="0" w:color="auto"/>
            <w:bottom w:val="none" w:sz="0" w:space="0" w:color="auto"/>
            <w:right w:val="none" w:sz="0" w:space="0" w:color="auto"/>
          </w:divBdr>
        </w:div>
        <w:div w:id="915094987">
          <w:marLeft w:val="480"/>
          <w:marRight w:val="0"/>
          <w:marTop w:val="0"/>
          <w:marBottom w:val="0"/>
          <w:divBdr>
            <w:top w:val="none" w:sz="0" w:space="0" w:color="auto"/>
            <w:left w:val="none" w:sz="0" w:space="0" w:color="auto"/>
            <w:bottom w:val="none" w:sz="0" w:space="0" w:color="auto"/>
            <w:right w:val="none" w:sz="0" w:space="0" w:color="auto"/>
          </w:divBdr>
        </w:div>
        <w:div w:id="992635782">
          <w:marLeft w:val="480"/>
          <w:marRight w:val="0"/>
          <w:marTop w:val="0"/>
          <w:marBottom w:val="0"/>
          <w:divBdr>
            <w:top w:val="none" w:sz="0" w:space="0" w:color="auto"/>
            <w:left w:val="none" w:sz="0" w:space="0" w:color="auto"/>
            <w:bottom w:val="none" w:sz="0" w:space="0" w:color="auto"/>
            <w:right w:val="none" w:sz="0" w:space="0" w:color="auto"/>
          </w:divBdr>
        </w:div>
        <w:div w:id="1169905770">
          <w:marLeft w:val="480"/>
          <w:marRight w:val="0"/>
          <w:marTop w:val="0"/>
          <w:marBottom w:val="0"/>
          <w:divBdr>
            <w:top w:val="none" w:sz="0" w:space="0" w:color="auto"/>
            <w:left w:val="none" w:sz="0" w:space="0" w:color="auto"/>
            <w:bottom w:val="none" w:sz="0" w:space="0" w:color="auto"/>
            <w:right w:val="none" w:sz="0" w:space="0" w:color="auto"/>
          </w:divBdr>
        </w:div>
        <w:div w:id="1185556470">
          <w:marLeft w:val="480"/>
          <w:marRight w:val="0"/>
          <w:marTop w:val="0"/>
          <w:marBottom w:val="0"/>
          <w:divBdr>
            <w:top w:val="none" w:sz="0" w:space="0" w:color="auto"/>
            <w:left w:val="none" w:sz="0" w:space="0" w:color="auto"/>
            <w:bottom w:val="none" w:sz="0" w:space="0" w:color="auto"/>
            <w:right w:val="none" w:sz="0" w:space="0" w:color="auto"/>
          </w:divBdr>
        </w:div>
        <w:div w:id="1250575369">
          <w:marLeft w:val="480"/>
          <w:marRight w:val="0"/>
          <w:marTop w:val="0"/>
          <w:marBottom w:val="0"/>
          <w:divBdr>
            <w:top w:val="none" w:sz="0" w:space="0" w:color="auto"/>
            <w:left w:val="none" w:sz="0" w:space="0" w:color="auto"/>
            <w:bottom w:val="none" w:sz="0" w:space="0" w:color="auto"/>
            <w:right w:val="none" w:sz="0" w:space="0" w:color="auto"/>
          </w:divBdr>
        </w:div>
        <w:div w:id="1348093932">
          <w:marLeft w:val="480"/>
          <w:marRight w:val="0"/>
          <w:marTop w:val="0"/>
          <w:marBottom w:val="0"/>
          <w:divBdr>
            <w:top w:val="none" w:sz="0" w:space="0" w:color="auto"/>
            <w:left w:val="none" w:sz="0" w:space="0" w:color="auto"/>
            <w:bottom w:val="none" w:sz="0" w:space="0" w:color="auto"/>
            <w:right w:val="none" w:sz="0" w:space="0" w:color="auto"/>
          </w:divBdr>
        </w:div>
        <w:div w:id="1350447555">
          <w:marLeft w:val="480"/>
          <w:marRight w:val="0"/>
          <w:marTop w:val="0"/>
          <w:marBottom w:val="0"/>
          <w:divBdr>
            <w:top w:val="none" w:sz="0" w:space="0" w:color="auto"/>
            <w:left w:val="none" w:sz="0" w:space="0" w:color="auto"/>
            <w:bottom w:val="none" w:sz="0" w:space="0" w:color="auto"/>
            <w:right w:val="none" w:sz="0" w:space="0" w:color="auto"/>
          </w:divBdr>
        </w:div>
        <w:div w:id="1377317522">
          <w:marLeft w:val="480"/>
          <w:marRight w:val="0"/>
          <w:marTop w:val="0"/>
          <w:marBottom w:val="0"/>
          <w:divBdr>
            <w:top w:val="none" w:sz="0" w:space="0" w:color="auto"/>
            <w:left w:val="none" w:sz="0" w:space="0" w:color="auto"/>
            <w:bottom w:val="none" w:sz="0" w:space="0" w:color="auto"/>
            <w:right w:val="none" w:sz="0" w:space="0" w:color="auto"/>
          </w:divBdr>
        </w:div>
        <w:div w:id="1444499811">
          <w:marLeft w:val="480"/>
          <w:marRight w:val="0"/>
          <w:marTop w:val="0"/>
          <w:marBottom w:val="0"/>
          <w:divBdr>
            <w:top w:val="none" w:sz="0" w:space="0" w:color="auto"/>
            <w:left w:val="none" w:sz="0" w:space="0" w:color="auto"/>
            <w:bottom w:val="none" w:sz="0" w:space="0" w:color="auto"/>
            <w:right w:val="none" w:sz="0" w:space="0" w:color="auto"/>
          </w:divBdr>
        </w:div>
        <w:div w:id="1493109096">
          <w:marLeft w:val="480"/>
          <w:marRight w:val="0"/>
          <w:marTop w:val="0"/>
          <w:marBottom w:val="0"/>
          <w:divBdr>
            <w:top w:val="none" w:sz="0" w:space="0" w:color="auto"/>
            <w:left w:val="none" w:sz="0" w:space="0" w:color="auto"/>
            <w:bottom w:val="none" w:sz="0" w:space="0" w:color="auto"/>
            <w:right w:val="none" w:sz="0" w:space="0" w:color="auto"/>
          </w:divBdr>
        </w:div>
        <w:div w:id="1673217465">
          <w:marLeft w:val="480"/>
          <w:marRight w:val="0"/>
          <w:marTop w:val="0"/>
          <w:marBottom w:val="0"/>
          <w:divBdr>
            <w:top w:val="none" w:sz="0" w:space="0" w:color="auto"/>
            <w:left w:val="none" w:sz="0" w:space="0" w:color="auto"/>
            <w:bottom w:val="none" w:sz="0" w:space="0" w:color="auto"/>
            <w:right w:val="none" w:sz="0" w:space="0" w:color="auto"/>
          </w:divBdr>
        </w:div>
        <w:div w:id="1778138429">
          <w:marLeft w:val="480"/>
          <w:marRight w:val="0"/>
          <w:marTop w:val="0"/>
          <w:marBottom w:val="0"/>
          <w:divBdr>
            <w:top w:val="none" w:sz="0" w:space="0" w:color="auto"/>
            <w:left w:val="none" w:sz="0" w:space="0" w:color="auto"/>
            <w:bottom w:val="none" w:sz="0" w:space="0" w:color="auto"/>
            <w:right w:val="none" w:sz="0" w:space="0" w:color="auto"/>
          </w:divBdr>
        </w:div>
        <w:div w:id="1815444611">
          <w:marLeft w:val="480"/>
          <w:marRight w:val="0"/>
          <w:marTop w:val="0"/>
          <w:marBottom w:val="0"/>
          <w:divBdr>
            <w:top w:val="none" w:sz="0" w:space="0" w:color="auto"/>
            <w:left w:val="none" w:sz="0" w:space="0" w:color="auto"/>
            <w:bottom w:val="none" w:sz="0" w:space="0" w:color="auto"/>
            <w:right w:val="none" w:sz="0" w:space="0" w:color="auto"/>
          </w:divBdr>
        </w:div>
        <w:div w:id="1854757081">
          <w:marLeft w:val="480"/>
          <w:marRight w:val="0"/>
          <w:marTop w:val="0"/>
          <w:marBottom w:val="0"/>
          <w:divBdr>
            <w:top w:val="none" w:sz="0" w:space="0" w:color="auto"/>
            <w:left w:val="none" w:sz="0" w:space="0" w:color="auto"/>
            <w:bottom w:val="none" w:sz="0" w:space="0" w:color="auto"/>
            <w:right w:val="none" w:sz="0" w:space="0" w:color="auto"/>
          </w:divBdr>
        </w:div>
        <w:div w:id="1936090637">
          <w:marLeft w:val="480"/>
          <w:marRight w:val="0"/>
          <w:marTop w:val="0"/>
          <w:marBottom w:val="0"/>
          <w:divBdr>
            <w:top w:val="none" w:sz="0" w:space="0" w:color="auto"/>
            <w:left w:val="none" w:sz="0" w:space="0" w:color="auto"/>
            <w:bottom w:val="none" w:sz="0" w:space="0" w:color="auto"/>
            <w:right w:val="none" w:sz="0" w:space="0" w:color="auto"/>
          </w:divBdr>
        </w:div>
        <w:div w:id="2039700620">
          <w:marLeft w:val="480"/>
          <w:marRight w:val="0"/>
          <w:marTop w:val="0"/>
          <w:marBottom w:val="0"/>
          <w:divBdr>
            <w:top w:val="none" w:sz="0" w:space="0" w:color="auto"/>
            <w:left w:val="none" w:sz="0" w:space="0" w:color="auto"/>
            <w:bottom w:val="none" w:sz="0" w:space="0" w:color="auto"/>
            <w:right w:val="none" w:sz="0" w:space="0" w:color="auto"/>
          </w:divBdr>
        </w:div>
      </w:divsChild>
    </w:div>
    <w:div w:id="1569799642">
      <w:bodyDiv w:val="1"/>
      <w:marLeft w:val="0"/>
      <w:marRight w:val="0"/>
      <w:marTop w:val="0"/>
      <w:marBottom w:val="0"/>
      <w:divBdr>
        <w:top w:val="none" w:sz="0" w:space="0" w:color="auto"/>
        <w:left w:val="none" w:sz="0" w:space="0" w:color="auto"/>
        <w:bottom w:val="none" w:sz="0" w:space="0" w:color="auto"/>
        <w:right w:val="none" w:sz="0" w:space="0" w:color="auto"/>
      </w:divBdr>
    </w:div>
    <w:div w:id="1577202804">
      <w:bodyDiv w:val="1"/>
      <w:marLeft w:val="0"/>
      <w:marRight w:val="0"/>
      <w:marTop w:val="0"/>
      <w:marBottom w:val="0"/>
      <w:divBdr>
        <w:top w:val="none" w:sz="0" w:space="0" w:color="auto"/>
        <w:left w:val="none" w:sz="0" w:space="0" w:color="auto"/>
        <w:bottom w:val="none" w:sz="0" w:space="0" w:color="auto"/>
        <w:right w:val="none" w:sz="0" w:space="0" w:color="auto"/>
      </w:divBdr>
    </w:div>
    <w:div w:id="1577208829">
      <w:bodyDiv w:val="1"/>
      <w:marLeft w:val="0"/>
      <w:marRight w:val="0"/>
      <w:marTop w:val="0"/>
      <w:marBottom w:val="0"/>
      <w:divBdr>
        <w:top w:val="none" w:sz="0" w:space="0" w:color="auto"/>
        <w:left w:val="none" w:sz="0" w:space="0" w:color="auto"/>
        <w:bottom w:val="none" w:sz="0" w:space="0" w:color="auto"/>
        <w:right w:val="none" w:sz="0" w:space="0" w:color="auto"/>
      </w:divBdr>
    </w:div>
    <w:div w:id="1581594830">
      <w:bodyDiv w:val="1"/>
      <w:marLeft w:val="0"/>
      <w:marRight w:val="0"/>
      <w:marTop w:val="0"/>
      <w:marBottom w:val="0"/>
      <w:divBdr>
        <w:top w:val="none" w:sz="0" w:space="0" w:color="auto"/>
        <w:left w:val="none" w:sz="0" w:space="0" w:color="auto"/>
        <w:bottom w:val="none" w:sz="0" w:space="0" w:color="auto"/>
        <w:right w:val="none" w:sz="0" w:space="0" w:color="auto"/>
      </w:divBdr>
      <w:divsChild>
        <w:div w:id="294989911">
          <w:marLeft w:val="480"/>
          <w:marRight w:val="0"/>
          <w:marTop w:val="0"/>
          <w:marBottom w:val="0"/>
          <w:divBdr>
            <w:top w:val="none" w:sz="0" w:space="0" w:color="auto"/>
            <w:left w:val="none" w:sz="0" w:space="0" w:color="auto"/>
            <w:bottom w:val="none" w:sz="0" w:space="0" w:color="auto"/>
            <w:right w:val="none" w:sz="0" w:space="0" w:color="auto"/>
          </w:divBdr>
        </w:div>
        <w:div w:id="564947373">
          <w:marLeft w:val="480"/>
          <w:marRight w:val="0"/>
          <w:marTop w:val="0"/>
          <w:marBottom w:val="0"/>
          <w:divBdr>
            <w:top w:val="none" w:sz="0" w:space="0" w:color="auto"/>
            <w:left w:val="none" w:sz="0" w:space="0" w:color="auto"/>
            <w:bottom w:val="none" w:sz="0" w:space="0" w:color="auto"/>
            <w:right w:val="none" w:sz="0" w:space="0" w:color="auto"/>
          </w:divBdr>
        </w:div>
        <w:div w:id="961955620">
          <w:marLeft w:val="480"/>
          <w:marRight w:val="0"/>
          <w:marTop w:val="0"/>
          <w:marBottom w:val="0"/>
          <w:divBdr>
            <w:top w:val="none" w:sz="0" w:space="0" w:color="auto"/>
            <w:left w:val="none" w:sz="0" w:space="0" w:color="auto"/>
            <w:bottom w:val="none" w:sz="0" w:space="0" w:color="auto"/>
            <w:right w:val="none" w:sz="0" w:space="0" w:color="auto"/>
          </w:divBdr>
        </w:div>
        <w:div w:id="975380400">
          <w:marLeft w:val="480"/>
          <w:marRight w:val="0"/>
          <w:marTop w:val="0"/>
          <w:marBottom w:val="0"/>
          <w:divBdr>
            <w:top w:val="none" w:sz="0" w:space="0" w:color="auto"/>
            <w:left w:val="none" w:sz="0" w:space="0" w:color="auto"/>
            <w:bottom w:val="none" w:sz="0" w:space="0" w:color="auto"/>
            <w:right w:val="none" w:sz="0" w:space="0" w:color="auto"/>
          </w:divBdr>
        </w:div>
        <w:div w:id="1017120255">
          <w:marLeft w:val="480"/>
          <w:marRight w:val="0"/>
          <w:marTop w:val="0"/>
          <w:marBottom w:val="0"/>
          <w:divBdr>
            <w:top w:val="none" w:sz="0" w:space="0" w:color="auto"/>
            <w:left w:val="none" w:sz="0" w:space="0" w:color="auto"/>
            <w:bottom w:val="none" w:sz="0" w:space="0" w:color="auto"/>
            <w:right w:val="none" w:sz="0" w:space="0" w:color="auto"/>
          </w:divBdr>
        </w:div>
        <w:div w:id="1206329615">
          <w:marLeft w:val="480"/>
          <w:marRight w:val="0"/>
          <w:marTop w:val="0"/>
          <w:marBottom w:val="0"/>
          <w:divBdr>
            <w:top w:val="none" w:sz="0" w:space="0" w:color="auto"/>
            <w:left w:val="none" w:sz="0" w:space="0" w:color="auto"/>
            <w:bottom w:val="none" w:sz="0" w:space="0" w:color="auto"/>
            <w:right w:val="none" w:sz="0" w:space="0" w:color="auto"/>
          </w:divBdr>
        </w:div>
        <w:div w:id="1276984457">
          <w:marLeft w:val="480"/>
          <w:marRight w:val="0"/>
          <w:marTop w:val="0"/>
          <w:marBottom w:val="0"/>
          <w:divBdr>
            <w:top w:val="none" w:sz="0" w:space="0" w:color="auto"/>
            <w:left w:val="none" w:sz="0" w:space="0" w:color="auto"/>
            <w:bottom w:val="none" w:sz="0" w:space="0" w:color="auto"/>
            <w:right w:val="none" w:sz="0" w:space="0" w:color="auto"/>
          </w:divBdr>
        </w:div>
        <w:div w:id="1344281677">
          <w:marLeft w:val="480"/>
          <w:marRight w:val="0"/>
          <w:marTop w:val="0"/>
          <w:marBottom w:val="0"/>
          <w:divBdr>
            <w:top w:val="none" w:sz="0" w:space="0" w:color="auto"/>
            <w:left w:val="none" w:sz="0" w:space="0" w:color="auto"/>
            <w:bottom w:val="none" w:sz="0" w:space="0" w:color="auto"/>
            <w:right w:val="none" w:sz="0" w:space="0" w:color="auto"/>
          </w:divBdr>
        </w:div>
        <w:div w:id="2127312368">
          <w:marLeft w:val="480"/>
          <w:marRight w:val="0"/>
          <w:marTop w:val="0"/>
          <w:marBottom w:val="0"/>
          <w:divBdr>
            <w:top w:val="none" w:sz="0" w:space="0" w:color="auto"/>
            <w:left w:val="none" w:sz="0" w:space="0" w:color="auto"/>
            <w:bottom w:val="none" w:sz="0" w:space="0" w:color="auto"/>
            <w:right w:val="none" w:sz="0" w:space="0" w:color="auto"/>
          </w:divBdr>
        </w:div>
      </w:divsChild>
    </w:div>
    <w:div w:id="1588660286">
      <w:bodyDiv w:val="1"/>
      <w:marLeft w:val="0"/>
      <w:marRight w:val="0"/>
      <w:marTop w:val="0"/>
      <w:marBottom w:val="0"/>
      <w:divBdr>
        <w:top w:val="none" w:sz="0" w:space="0" w:color="auto"/>
        <w:left w:val="none" w:sz="0" w:space="0" w:color="auto"/>
        <w:bottom w:val="none" w:sz="0" w:space="0" w:color="auto"/>
        <w:right w:val="none" w:sz="0" w:space="0" w:color="auto"/>
      </w:divBdr>
    </w:div>
    <w:div w:id="1590263681">
      <w:bodyDiv w:val="1"/>
      <w:marLeft w:val="0"/>
      <w:marRight w:val="0"/>
      <w:marTop w:val="0"/>
      <w:marBottom w:val="0"/>
      <w:divBdr>
        <w:top w:val="none" w:sz="0" w:space="0" w:color="auto"/>
        <w:left w:val="none" w:sz="0" w:space="0" w:color="auto"/>
        <w:bottom w:val="none" w:sz="0" w:space="0" w:color="auto"/>
        <w:right w:val="none" w:sz="0" w:space="0" w:color="auto"/>
      </w:divBdr>
    </w:div>
    <w:div w:id="1594825179">
      <w:bodyDiv w:val="1"/>
      <w:marLeft w:val="0"/>
      <w:marRight w:val="0"/>
      <w:marTop w:val="0"/>
      <w:marBottom w:val="0"/>
      <w:divBdr>
        <w:top w:val="none" w:sz="0" w:space="0" w:color="auto"/>
        <w:left w:val="none" w:sz="0" w:space="0" w:color="auto"/>
        <w:bottom w:val="none" w:sz="0" w:space="0" w:color="auto"/>
        <w:right w:val="none" w:sz="0" w:space="0" w:color="auto"/>
      </w:divBdr>
    </w:div>
    <w:div w:id="1595747271">
      <w:bodyDiv w:val="1"/>
      <w:marLeft w:val="0"/>
      <w:marRight w:val="0"/>
      <w:marTop w:val="0"/>
      <w:marBottom w:val="0"/>
      <w:divBdr>
        <w:top w:val="none" w:sz="0" w:space="0" w:color="auto"/>
        <w:left w:val="none" w:sz="0" w:space="0" w:color="auto"/>
        <w:bottom w:val="none" w:sz="0" w:space="0" w:color="auto"/>
        <w:right w:val="none" w:sz="0" w:space="0" w:color="auto"/>
      </w:divBdr>
    </w:div>
    <w:div w:id="1597325103">
      <w:bodyDiv w:val="1"/>
      <w:marLeft w:val="0"/>
      <w:marRight w:val="0"/>
      <w:marTop w:val="0"/>
      <w:marBottom w:val="0"/>
      <w:divBdr>
        <w:top w:val="none" w:sz="0" w:space="0" w:color="auto"/>
        <w:left w:val="none" w:sz="0" w:space="0" w:color="auto"/>
        <w:bottom w:val="none" w:sz="0" w:space="0" w:color="auto"/>
        <w:right w:val="none" w:sz="0" w:space="0" w:color="auto"/>
      </w:divBdr>
    </w:div>
    <w:div w:id="1602489099">
      <w:bodyDiv w:val="1"/>
      <w:marLeft w:val="0"/>
      <w:marRight w:val="0"/>
      <w:marTop w:val="0"/>
      <w:marBottom w:val="0"/>
      <w:divBdr>
        <w:top w:val="none" w:sz="0" w:space="0" w:color="auto"/>
        <w:left w:val="none" w:sz="0" w:space="0" w:color="auto"/>
        <w:bottom w:val="none" w:sz="0" w:space="0" w:color="auto"/>
        <w:right w:val="none" w:sz="0" w:space="0" w:color="auto"/>
      </w:divBdr>
    </w:div>
    <w:div w:id="1602686262">
      <w:bodyDiv w:val="1"/>
      <w:marLeft w:val="0"/>
      <w:marRight w:val="0"/>
      <w:marTop w:val="0"/>
      <w:marBottom w:val="0"/>
      <w:divBdr>
        <w:top w:val="none" w:sz="0" w:space="0" w:color="auto"/>
        <w:left w:val="none" w:sz="0" w:space="0" w:color="auto"/>
        <w:bottom w:val="none" w:sz="0" w:space="0" w:color="auto"/>
        <w:right w:val="none" w:sz="0" w:space="0" w:color="auto"/>
      </w:divBdr>
    </w:div>
    <w:div w:id="1605189637">
      <w:bodyDiv w:val="1"/>
      <w:marLeft w:val="0"/>
      <w:marRight w:val="0"/>
      <w:marTop w:val="0"/>
      <w:marBottom w:val="0"/>
      <w:divBdr>
        <w:top w:val="none" w:sz="0" w:space="0" w:color="auto"/>
        <w:left w:val="none" w:sz="0" w:space="0" w:color="auto"/>
        <w:bottom w:val="none" w:sz="0" w:space="0" w:color="auto"/>
        <w:right w:val="none" w:sz="0" w:space="0" w:color="auto"/>
      </w:divBdr>
    </w:div>
    <w:div w:id="1618953756">
      <w:bodyDiv w:val="1"/>
      <w:marLeft w:val="0"/>
      <w:marRight w:val="0"/>
      <w:marTop w:val="0"/>
      <w:marBottom w:val="0"/>
      <w:divBdr>
        <w:top w:val="none" w:sz="0" w:space="0" w:color="auto"/>
        <w:left w:val="none" w:sz="0" w:space="0" w:color="auto"/>
        <w:bottom w:val="none" w:sz="0" w:space="0" w:color="auto"/>
        <w:right w:val="none" w:sz="0" w:space="0" w:color="auto"/>
      </w:divBdr>
    </w:div>
    <w:div w:id="1620062420">
      <w:bodyDiv w:val="1"/>
      <w:marLeft w:val="0"/>
      <w:marRight w:val="0"/>
      <w:marTop w:val="0"/>
      <w:marBottom w:val="0"/>
      <w:divBdr>
        <w:top w:val="none" w:sz="0" w:space="0" w:color="auto"/>
        <w:left w:val="none" w:sz="0" w:space="0" w:color="auto"/>
        <w:bottom w:val="none" w:sz="0" w:space="0" w:color="auto"/>
        <w:right w:val="none" w:sz="0" w:space="0" w:color="auto"/>
      </w:divBdr>
    </w:div>
    <w:div w:id="1620840362">
      <w:bodyDiv w:val="1"/>
      <w:marLeft w:val="0"/>
      <w:marRight w:val="0"/>
      <w:marTop w:val="0"/>
      <w:marBottom w:val="0"/>
      <w:divBdr>
        <w:top w:val="none" w:sz="0" w:space="0" w:color="auto"/>
        <w:left w:val="none" w:sz="0" w:space="0" w:color="auto"/>
        <w:bottom w:val="none" w:sz="0" w:space="0" w:color="auto"/>
        <w:right w:val="none" w:sz="0" w:space="0" w:color="auto"/>
      </w:divBdr>
    </w:div>
    <w:div w:id="1621303268">
      <w:bodyDiv w:val="1"/>
      <w:marLeft w:val="0"/>
      <w:marRight w:val="0"/>
      <w:marTop w:val="0"/>
      <w:marBottom w:val="0"/>
      <w:divBdr>
        <w:top w:val="none" w:sz="0" w:space="0" w:color="auto"/>
        <w:left w:val="none" w:sz="0" w:space="0" w:color="auto"/>
        <w:bottom w:val="none" w:sz="0" w:space="0" w:color="auto"/>
        <w:right w:val="none" w:sz="0" w:space="0" w:color="auto"/>
      </w:divBdr>
    </w:div>
    <w:div w:id="1623806990">
      <w:bodyDiv w:val="1"/>
      <w:marLeft w:val="0"/>
      <w:marRight w:val="0"/>
      <w:marTop w:val="0"/>
      <w:marBottom w:val="0"/>
      <w:divBdr>
        <w:top w:val="none" w:sz="0" w:space="0" w:color="auto"/>
        <w:left w:val="none" w:sz="0" w:space="0" w:color="auto"/>
        <w:bottom w:val="none" w:sz="0" w:space="0" w:color="auto"/>
        <w:right w:val="none" w:sz="0" w:space="0" w:color="auto"/>
      </w:divBdr>
    </w:div>
    <w:div w:id="1624580595">
      <w:bodyDiv w:val="1"/>
      <w:marLeft w:val="0"/>
      <w:marRight w:val="0"/>
      <w:marTop w:val="0"/>
      <w:marBottom w:val="0"/>
      <w:divBdr>
        <w:top w:val="none" w:sz="0" w:space="0" w:color="auto"/>
        <w:left w:val="none" w:sz="0" w:space="0" w:color="auto"/>
        <w:bottom w:val="none" w:sz="0" w:space="0" w:color="auto"/>
        <w:right w:val="none" w:sz="0" w:space="0" w:color="auto"/>
      </w:divBdr>
    </w:div>
    <w:div w:id="1626081460">
      <w:bodyDiv w:val="1"/>
      <w:marLeft w:val="0"/>
      <w:marRight w:val="0"/>
      <w:marTop w:val="0"/>
      <w:marBottom w:val="0"/>
      <w:divBdr>
        <w:top w:val="none" w:sz="0" w:space="0" w:color="auto"/>
        <w:left w:val="none" w:sz="0" w:space="0" w:color="auto"/>
        <w:bottom w:val="none" w:sz="0" w:space="0" w:color="auto"/>
        <w:right w:val="none" w:sz="0" w:space="0" w:color="auto"/>
      </w:divBdr>
      <w:divsChild>
        <w:div w:id="192351117">
          <w:marLeft w:val="480"/>
          <w:marRight w:val="0"/>
          <w:marTop w:val="0"/>
          <w:marBottom w:val="0"/>
          <w:divBdr>
            <w:top w:val="none" w:sz="0" w:space="0" w:color="auto"/>
            <w:left w:val="none" w:sz="0" w:space="0" w:color="auto"/>
            <w:bottom w:val="none" w:sz="0" w:space="0" w:color="auto"/>
            <w:right w:val="none" w:sz="0" w:space="0" w:color="auto"/>
          </w:divBdr>
        </w:div>
        <w:div w:id="221061931">
          <w:marLeft w:val="480"/>
          <w:marRight w:val="0"/>
          <w:marTop w:val="0"/>
          <w:marBottom w:val="0"/>
          <w:divBdr>
            <w:top w:val="none" w:sz="0" w:space="0" w:color="auto"/>
            <w:left w:val="none" w:sz="0" w:space="0" w:color="auto"/>
            <w:bottom w:val="none" w:sz="0" w:space="0" w:color="auto"/>
            <w:right w:val="none" w:sz="0" w:space="0" w:color="auto"/>
          </w:divBdr>
        </w:div>
        <w:div w:id="382409061">
          <w:marLeft w:val="480"/>
          <w:marRight w:val="0"/>
          <w:marTop w:val="0"/>
          <w:marBottom w:val="0"/>
          <w:divBdr>
            <w:top w:val="none" w:sz="0" w:space="0" w:color="auto"/>
            <w:left w:val="none" w:sz="0" w:space="0" w:color="auto"/>
            <w:bottom w:val="none" w:sz="0" w:space="0" w:color="auto"/>
            <w:right w:val="none" w:sz="0" w:space="0" w:color="auto"/>
          </w:divBdr>
        </w:div>
        <w:div w:id="729377828">
          <w:marLeft w:val="480"/>
          <w:marRight w:val="0"/>
          <w:marTop w:val="0"/>
          <w:marBottom w:val="0"/>
          <w:divBdr>
            <w:top w:val="none" w:sz="0" w:space="0" w:color="auto"/>
            <w:left w:val="none" w:sz="0" w:space="0" w:color="auto"/>
            <w:bottom w:val="none" w:sz="0" w:space="0" w:color="auto"/>
            <w:right w:val="none" w:sz="0" w:space="0" w:color="auto"/>
          </w:divBdr>
        </w:div>
        <w:div w:id="1040588564">
          <w:marLeft w:val="480"/>
          <w:marRight w:val="0"/>
          <w:marTop w:val="0"/>
          <w:marBottom w:val="0"/>
          <w:divBdr>
            <w:top w:val="none" w:sz="0" w:space="0" w:color="auto"/>
            <w:left w:val="none" w:sz="0" w:space="0" w:color="auto"/>
            <w:bottom w:val="none" w:sz="0" w:space="0" w:color="auto"/>
            <w:right w:val="none" w:sz="0" w:space="0" w:color="auto"/>
          </w:divBdr>
        </w:div>
        <w:div w:id="1100684753">
          <w:marLeft w:val="480"/>
          <w:marRight w:val="0"/>
          <w:marTop w:val="0"/>
          <w:marBottom w:val="0"/>
          <w:divBdr>
            <w:top w:val="none" w:sz="0" w:space="0" w:color="auto"/>
            <w:left w:val="none" w:sz="0" w:space="0" w:color="auto"/>
            <w:bottom w:val="none" w:sz="0" w:space="0" w:color="auto"/>
            <w:right w:val="none" w:sz="0" w:space="0" w:color="auto"/>
          </w:divBdr>
        </w:div>
        <w:div w:id="1171607637">
          <w:marLeft w:val="480"/>
          <w:marRight w:val="0"/>
          <w:marTop w:val="0"/>
          <w:marBottom w:val="0"/>
          <w:divBdr>
            <w:top w:val="none" w:sz="0" w:space="0" w:color="auto"/>
            <w:left w:val="none" w:sz="0" w:space="0" w:color="auto"/>
            <w:bottom w:val="none" w:sz="0" w:space="0" w:color="auto"/>
            <w:right w:val="none" w:sz="0" w:space="0" w:color="auto"/>
          </w:divBdr>
        </w:div>
        <w:div w:id="1515916683">
          <w:marLeft w:val="480"/>
          <w:marRight w:val="0"/>
          <w:marTop w:val="0"/>
          <w:marBottom w:val="0"/>
          <w:divBdr>
            <w:top w:val="none" w:sz="0" w:space="0" w:color="auto"/>
            <w:left w:val="none" w:sz="0" w:space="0" w:color="auto"/>
            <w:bottom w:val="none" w:sz="0" w:space="0" w:color="auto"/>
            <w:right w:val="none" w:sz="0" w:space="0" w:color="auto"/>
          </w:divBdr>
        </w:div>
        <w:div w:id="1880050430">
          <w:marLeft w:val="480"/>
          <w:marRight w:val="0"/>
          <w:marTop w:val="0"/>
          <w:marBottom w:val="0"/>
          <w:divBdr>
            <w:top w:val="none" w:sz="0" w:space="0" w:color="auto"/>
            <w:left w:val="none" w:sz="0" w:space="0" w:color="auto"/>
            <w:bottom w:val="none" w:sz="0" w:space="0" w:color="auto"/>
            <w:right w:val="none" w:sz="0" w:space="0" w:color="auto"/>
          </w:divBdr>
        </w:div>
        <w:div w:id="1952980020">
          <w:marLeft w:val="480"/>
          <w:marRight w:val="0"/>
          <w:marTop w:val="0"/>
          <w:marBottom w:val="0"/>
          <w:divBdr>
            <w:top w:val="none" w:sz="0" w:space="0" w:color="auto"/>
            <w:left w:val="none" w:sz="0" w:space="0" w:color="auto"/>
            <w:bottom w:val="none" w:sz="0" w:space="0" w:color="auto"/>
            <w:right w:val="none" w:sz="0" w:space="0" w:color="auto"/>
          </w:divBdr>
        </w:div>
        <w:div w:id="1967009350">
          <w:marLeft w:val="480"/>
          <w:marRight w:val="0"/>
          <w:marTop w:val="0"/>
          <w:marBottom w:val="0"/>
          <w:divBdr>
            <w:top w:val="none" w:sz="0" w:space="0" w:color="auto"/>
            <w:left w:val="none" w:sz="0" w:space="0" w:color="auto"/>
            <w:bottom w:val="none" w:sz="0" w:space="0" w:color="auto"/>
            <w:right w:val="none" w:sz="0" w:space="0" w:color="auto"/>
          </w:divBdr>
        </w:div>
        <w:div w:id="2005156592">
          <w:marLeft w:val="480"/>
          <w:marRight w:val="0"/>
          <w:marTop w:val="0"/>
          <w:marBottom w:val="0"/>
          <w:divBdr>
            <w:top w:val="none" w:sz="0" w:space="0" w:color="auto"/>
            <w:left w:val="none" w:sz="0" w:space="0" w:color="auto"/>
            <w:bottom w:val="none" w:sz="0" w:space="0" w:color="auto"/>
            <w:right w:val="none" w:sz="0" w:space="0" w:color="auto"/>
          </w:divBdr>
        </w:div>
      </w:divsChild>
    </w:div>
    <w:div w:id="1629505157">
      <w:bodyDiv w:val="1"/>
      <w:marLeft w:val="0"/>
      <w:marRight w:val="0"/>
      <w:marTop w:val="0"/>
      <w:marBottom w:val="0"/>
      <w:divBdr>
        <w:top w:val="none" w:sz="0" w:space="0" w:color="auto"/>
        <w:left w:val="none" w:sz="0" w:space="0" w:color="auto"/>
        <w:bottom w:val="none" w:sz="0" w:space="0" w:color="auto"/>
        <w:right w:val="none" w:sz="0" w:space="0" w:color="auto"/>
      </w:divBdr>
    </w:div>
    <w:div w:id="1630014148">
      <w:bodyDiv w:val="1"/>
      <w:marLeft w:val="0"/>
      <w:marRight w:val="0"/>
      <w:marTop w:val="0"/>
      <w:marBottom w:val="0"/>
      <w:divBdr>
        <w:top w:val="none" w:sz="0" w:space="0" w:color="auto"/>
        <w:left w:val="none" w:sz="0" w:space="0" w:color="auto"/>
        <w:bottom w:val="none" w:sz="0" w:space="0" w:color="auto"/>
        <w:right w:val="none" w:sz="0" w:space="0" w:color="auto"/>
      </w:divBdr>
    </w:div>
    <w:div w:id="1630551716">
      <w:bodyDiv w:val="1"/>
      <w:marLeft w:val="0"/>
      <w:marRight w:val="0"/>
      <w:marTop w:val="0"/>
      <w:marBottom w:val="0"/>
      <w:divBdr>
        <w:top w:val="none" w:sz="0" w:space="0" w:color="auto"/>
        <w:left w:val="none" w:sz="0" w:space="0" w:color="auto"/>
        <w:bottom w:val="none" w:sz="0" w:space="0" w:color="auto"/>
        <w:right w:val="none" w:sz="0" w:space="0" w:color="auto"/>
      </w:divBdr>
    </w:div>
    <w:div w:id="1631591384">
      <w:bodyDiv w:val="1"/>
      <w:marLeft w:val="0"/>
      <w:marRight w:val="0"/>
      <w:marTop w:val="0"/>
      <w:marBottom w:val="0"/>
      <w:divBdr>
        <w:top w:val="none" w:sz="0" w:space="0" w:color="auto"/>
        <w:left w:val="none" w:sz="0" w:space="0" w:color="auto"/>
        <w:bottom w:val="none" w:sz="0" w:space="0" w:color="auto"/>
        <w:right w:val="none" w:sz="0" w:space="0" w:color="auto"/>
      </w:divBdr>
    </w:div>
    <w:div w:id="1632513592">
      <w:bodyDiv w:val="1"/>
      <w:marLeft w:val="0"/>
      <w:marRight w:val="0"/>
      <w:marTop w:val="0"/>
      <w:marBottom w:val="0"/>
      <w:divBdr>
        <w:top w:val="none" w:sz="0" w:space="0" w:color="auto"/>
        <w:left w:val="none" w:sz="0" w:space="0" w:color="auto"/>
        <w:bottom w:val="none" w:sz="0" w:space="0" w:color="auto"/>
        <w:right w:val="none" w:sz="0" w:space="0" w:color="auto"/>
      </w:divBdr>
    </w:div>
    <w:div w:id="1633094300">
      <w:bodyDiv w:val="1"/>
      <w:marLeft w:val="0"/>
      <w:marRight w:val="0"/>
      <w:marTop w:val="0"/>
      <w:marBottom w:val="0"/>
      <w:divBdr>
        <w:top w:val="none" w:sz="0" w:space="0" w:color="auto"/>
        <w:left w:val="none" w:sz="0" w:space="0" w:color="auto"/>
        <w:bottom w:val="none" w:sz="0" w:space="0" w:color="auto"/>
        <w:right w:val="none" w:sz="0" w:space="0" w:color="auto"/>
      </w:divBdr>
    </w:div>
    <w:div w:id="1634872045">
      <w:bodyDiv w:val="1"/>
      <w:marLeft w:val="0"/>
      <w:marRight w:val="0"/>
      <w:marTop w:val="0"/>
      <w:marBottom w:val="0"/>
      <w:divBdr>
        <w:top w:val="none" w:sz="0" w:space="0" w:color="auto"/>
        <w:left w:val="none" w:sz="0" w:space="0" w:color="auto"/>
        <w:bottom w:val="none" w:sz="0" w:space="0" w:color="auto"/>
        <w:right w:val="none" w:sz="0" w:space="0" w:color="auto"/>
      </w:divBdr>
    </w:div>
    <w:div w:id="1635720936">
      <w:bodyDiv w:val="1"/>
      <w:marLeft w:val="0"/>
      <w:marRight w:val="0"/>
      <w:marTop w:val="0"/>
      <w:marBottom w:val="0"/>
      <w:divBdr>
        <w:top w:val="none" w:sz="0" w:space="0" w:color="auto"/>
        <w:left w:val="none" w:sz="0" w:space="0" w:color="auto"/>
        <w:bottom w:val="none" w:sz="0" w:space="0" w:color="auto"/>
        <w:right w:val="none" w:sz="0" w:space="0" w:color="auto"/>
      </w:divBdr>
    </w:div>
    <w:div w:id="1641575957">
      <w:bodyDiv w:val="1"/>
      <w:marLeft w:val="0"/>
      <w:marRight w:val="0"/>
      <w:marTop w:val="0"/>
      <w:marBottom w:val="0"/>
      <w:divBdr>
        <w:top w:val="none" w:sz="0" w:space="0" w:color="auto"/>
        <w:left w:val="none" w:sz="0" w:space="0" w:color="auto"/>
        <w:bottom w:val="none" w:sz="0" w:space="0" w:color="auto"/>
        <w:right w:val="none" w:sz="0" w:space="0" w:color="auto"/>
      </w:divBdr>
    </w:div>
    <w:div w:id="1644002724">
      <w:bodyDiv w:val="1"/>
      <w:marLeft w:val="0"/>
      <w:marRight w:val="0"/>
      <w:marTop w:val="0"/>
      <w:marBottom w:val="0"/>
      <w:divBdr>
        <w:top w:val="none" w:sz="0" w:space="0" w:color="auto"/>
        <w:left w:val="none" w:sz="0" w:space="0" w:color="auto"/>
        <w:bottom w:val="none" w:sz="0" w:space="0" w:color="auto"/>
        <w:right w:val="none" w:sz="0" w:space="0" w:color="auto"/>
      </w:divBdr>
    </w:div>
    <w:div w:id="1644233813">
      <w:bodyDiv w:val="1"/>
      <w:marLeft w:val="0"/>
      <w:marRight w:val="0"/>
      <w:marTop w:val="0"/>
      <w:marBottom w:val="0"/>
      <w:divBdr>
        <w:top w:val="none" w:sz="0" w:space="0" w:color="auto"/>
        <w:left w:val="none" w:sz="0" w:space="0" w:color="auto"/>
        <w:bottom w:val="none" w:sz="0" w:space="0" w:color="auto"/>
        <w:right w:val="none" w:sz="0" w:space="0" w:color="auto"/>
      </w:divBdr>
    </w:div>
    <w:div w:id="1646616967">
      <w:bodyDiv w:val="1"/>
      <w:marLeft w:val="0"/>
      <w:marRight w:val="0"/>
      <w:marTop w:val="0"/>
      <w:marBottom w:val="0"/>
      <w:divBdr>
        <w:top w:val="none" w:sz="0" w:space="0" w:color="auto"/>
        <w:left w:val="none" w:sz="0" w:space="0" w:color="auto"/>
        <w:bottom w:val="none" w:sz="0" w:space="0" w:color="auto"/>
        <w:right w:val="none" w:sz="0" w:space="0" w:color="auto"/>
      </w:divBdr>
    </w:div>
    <w:div w:id="1647513361">
      <w:bodyDiv w:val="1"/>
      <w:marLeft w:val="0"/>
      <w:marRight w:val="0"/>
      <w:marTop w:val="0"/>
      <w:marBottom w:val="0"/>
      <w:divBdr>
        <w:top w:val="none" w:sz="0" w:space="0" w:color="auto"/>
        <w:left w:val="none" w:sz="0" w:space="0" w:color="auto"/>
        <w:bottom w:val="none" w:sz="0" w:space="0" w:color="auto"/>
        <w:right w:val="none" w:sz="0" w:space="0" w:color="auto"/>
      </w:divBdr>
    </w:div>
    <w:div w:id="1648432319">
      <w:bodyDiv w:val="1"/>
      <w:marLeft w:val="0"/>
      <w:marRight w:val="0"/>
      <w:marTop w:val="0"/>
      <w:marBottom w:val="0"/>
      <w:divBdr>
        <w:top w:val="none" w:sz="0" w:space="0" w:color="auto"/>
        <w:left w:val="none" w:sz="0" w:space="0" w:color="auto"/>
        <w:bottom w:val="none" w:sz="0" w:space="0" w:color="auto"/>
        <w:right w:val="none" w:sz="0" w:space="0" w:color="auto"/>
      </w:divBdr>
      <w:divsChild>
        <w:div w:id="133760464">
          <w:marLeft w:val="480"/>
          <w:marRight w:val="0"/>
          <w:marTop w:val="0"/>
          <w:marBottom w:val="0"/>
          <w:divBdr>
            <w:top w:val="none" w:sz="0" w:space="0" w:color="auto"/>
            <w:left w:val="none" w:sz="0" w:space="0" w:color="auto"/>
            <w:bottom w:val="none" w:sz="0" w:space="0" w:color="auto"/>
            <w:right w:val="none" w:sz="0" w:space="0" w:color="auto"/>
          </w:divBdr>
        </w:div>
        <w:div w:id="144247952">
          <w:marLeft w:val="480"/>
          <w:marRight w:val="0"/>
          <w:marTop w:val="0"/>
          <w:marBottom w:val="0"/>
          <w:divBdr>
            <w:top w:val="none" w:sz="0" w:space="0" w:color="auto"/>
            <w:left w:val="none" w:sz="0" w:space="0" w:color="auto"/>
            <w:bottom w:val="none" w:sz="0" w:space="0" w:color="auto"/>
            <w:right w:val="none" w:sz="0" w:space="0" w:color="auto"/>
          </w:divBdr>
        </w:div>
        <w:div w:id="316348481">
          <w:marLeft w:val="480"/>
          <w:marRight w:val="0"/>
          <w:marTop w:val="0"/>
          <w:marBottom w:val="0"/>
          <w:divBdr>
            <w:top w:val="none" w:sz="0" w:space="0" w:color="auto"/>
            <w:left w:val="none" w:sz="0" w:space="0" w:color="auto"/>
            <w:bottom w:val="none" w:sz="0" w:space="0" w:color="auto"/>
            <w:right w:val="none" w:sz="0" w:space="0" w:color="auto"/>
          </w:divBdr>
        </w:div>
        <w:div w:id="919102930">
          <w:marLeft w:val="480"/>
          <w:marRight w:val="0"/>
          <w:marTop w:val="0"/>
          <w:marBottom w:val="0"/>
          <w:divBdr>
            <w:top w:val="none" w:sz="0" w:space="0" w:color="auto"/>
            <w:left w:val="none" w:sz="0" w:space="0" w:color="auto"/>
            <w:bottom w:val="none" w:sz="0" w:space="0" w:color="auto"/>
            <w:right w:val="none" w:sz="0" w:space="0" w:color="auto"/>
          </w:divBdr>
        </w:div>
        <w:div w:id="1025054209">
          <w:marLeft w:val="480"/>
          <w:marRight w:val="0"/>
          <w:marTop w:val="0"/>
          <w:marBottom w:val="0"/>
          <w:divBdr>
            <w:top w:val="none" w:sz="0" w:space="0" w:color="auto"/>
            <w:left w:val="none" w:sz="0" w:space="0" w:color="auto"/>
            <w:bottom w:val="none" w:sz="0" w:space="0" w:color="auto"/>
            <w:right w:val="none" w:sz="0" w:space="0" w:color="auto"/>
          </w:divBdr>
        </w:div>
        <w:div w:id="1071849412">
          <w:marLeft w:val="480"/>
          <w:marRight w:val="0"/>
          <w:marTop w:val="0"/>
          <w:marBottom w:val="0"/>
          <w:divBdr>
            <w:top w:val="none" w:sz="0" w:space="0" w:color="auto"/>
            <w:left w:val="none" w:sz="0" w:space="0" w:color="auto"/>
            <w:bottom w:val="none" w:sz="0" w:space="0" w:color="auto"/>
            <w:right w:val="none" w:sz="0" w:space="0" w:color="auto"/>
          </w:divBdr>
        </w:div>
        <w:div w:id="1098407501">
          <w:marLeft w:val="480"/>
          <w:marRight w:val="0"/>
          <w:marTop w:val="0"/>
          <w:marBottom w:val="0"/>
          <w:divBdr>
            <w:top w:val="none" w:sz="0" w:space="0" w:color="auto"/>
            <w:left w:val="none" w:sz="0" w:space="0" w:color="auto"/>
            <w:bottom w:val="none" w:sz="0" w:space="0" w:color="auto"/>
            <w:right w:val="none" w:sz="0" w:space="0" w:color="auto"/>
          </w:divBdr>
        </w:div>
        <w:div w:id="1142961340">
          <w:marLeft w:val="480"/>
          <w:marRight w:val="0"/>
          <w:marTop w:val="0"/>
          <w:marBottom w:val="0"/>
          <w:divBdr>
            <w:top w:val="none" w:sz="0" w:space="0" w:color="auto"/>
            <w:left w:val="none" w:sz="0" w:space="0" w:color="auto"/>
            <w:bottom w:val="none" w:sz="0" w:space="0" w:color="auto"/>
            <w:right w:val="none" w:sz="0" w:space="0" w:color="auto"/>
          </w:divBdr>
        </w:div>
        <w:div w:id="2037272563">
          <w:marLeft w:val="480"/>
          <w:marRight w:val="0"/>
          <w:marTop w:val="0"/>
          <w:marBottom w:val="0"/>
          <w:divBdr>
            <w:top w:val="none" w:sz="0" w:space="0" w:color="auto"/>
            <w:left w:val="none" w:sz="0" w:space="0" w:color="auto"/>
            <w:bottom w:val="none" w:sz="0" w:space="0" w:color="auto"/>
            <w:right w:val="none" w:sz="0" w:space="0" w:color="auto"/>
          </w:divBdr>
        </w:div>
      </w:divsChild>
    </w:div>
    <w:div w:id="1648433097">
      <w:bodyDiv w:val="1"/>
      <w:marLeft w:val="0"/>
      <w:marRight w:val="0"/>
      <w:marTop w:val="0"/>
      <w:marBottom w:val="0"/>
      <w:divBdr>
        <w:top w:val="none" w:sz="0" w:space="0" w:color="auto"/>
        <w:left w:val="none" w:sz="0" w:space="0" w:color="auto"/>
        <w:bottom w:val="none" w:sz="0" w:space="0" w:color="auto"/>
        <w:right w:val="none" w:sz="0" w:space="0" w:color="auto"/>
      </w:divBdr>
      <w:divsChild>
        <w:div w:id="125591025">
          <w:marLeft w:val="480"/>
          <w:marRight w:val="0"/>
          <w:marTop w:val="0"/>
          <w:marBottom w:val="0"/>
          <w:divBdr>
            <w:top w:val="none" w:sz="0" w:space="0" w:color="auto"/>
            <w:left w:val="none" w:sz="0" w:space="0" w:color="auto"/>
            <w:bottom w:val="none" w:sz="0" w:space="0" w:color="auto"/>
            <w:right w:val="none" w:sz="0" w:space="0" w:color="auto"/>
          </w:divBdr>
        </w:div>
        <w:div w:id="134026336">
          <w:marLeft w:val="480"/>
          <w:marRight w:val="0"/>
          <w:marTop w:val="0"/>
          <w:marBottom w:val="0"/>
          <w:divBdr>
            <w:top w:val="none" w:sz="0" w:space="0" w:color="auto"/>
            <w:left w:val="none" w:sz="0" w:space="0" w:color="auto"/>
            <w:bottom w:val="none" w:sz="0" w:space="0" w:color="auto"/>
            <w:right w:val="none" w:sz="0" w:space="0" w:color="auto"/>
          </w:divBdr>
        </w:div>
        <w:div w:id="135072671">
          <w:marLeft w:val="480"/>
          <w:marRight w:val="0"/>
          <w:marTop w:val="0"/>
          <w:marBottom w:val="0"/>
          <w:divBdr>
            <w:top w:val="none" w:sz="0" w:space="0" w:color="auto"/>
            <w:left w:val="none" w:sz="0" w:space="0" w:color="auto"/>
            <w:bottom w:val="none" w:sz="0" w:space="0" w:color="auto"/>
            <w:right w:val="none" w:sz="0" w:space="0" w:color="auto"/>
          </w:divBdr>
        </w:div>
        <w:div w:id="360010967">
          <w:marLeft w:val="480"/>
          <w:marRight w:val="0"/>
          <w:marTop w:val="0"/>
          <w:marBottom w:val="0"/>
          <w:divBdr>
            <w:top w:val="none" w:sz="0" w:space="0" w:color="auto"/>
            <w:left w:val="none" w:sz="0" w:space="0" w:color="auto"/>
            <w:bottom w:val="none" w:sz="0" w:space="0" w:color="auto"/>
            <w:right w:val="none" w:sz="0" w:space="0" w:color="auto"/>
          </w:divBdr>
        </w:div>
        <w:div w:id="524294185">
          <w:marLeft w:val="480"/>
          <w:marRight w:val="0"/>
          <w:marTop w:val="0"/>
          <w:marBottom w:val="0"/>
          <w:divBdr>
            <w:top w:val="none" w:sz="0" w:space="0" w:color="auto"/>
            <w:left w:val="none" w:sz="0" w:space="0" w:color="auto"/>
            <w:bottom w:val="none" w:sz="0" w:space="0" w:color="auto"/>
            <w:right w:val="none" w:sz="0" w:space="0" w:color="auto"/>
          </w:divBdr>
        </w:div>
        <w:div w:id="632826598">
          <w:marLeft w:val="480"/>
          <w:marRight w:val="0"/>
          <w:marTop w:val="0"/>
          <w:marBottom w:val="0"/>
          <w:divBdr>
            <w:top w:val="none" w:sz="0" w:space="0" w:color="auto"/>
            <w:left w:val="none" w:sz="0" w:space="0" w:color="auto"/>
            <w:bottom w:val="none" w:sz="0" w:space="0" w:color="auto"/>
            <w:right w:val="none" w:sz="0" w:space="0" w:color="auto"/>
          </w:divBdr>
        </w:div>
        <w:div w:id="646670699">
          <w:marLeft w:val="480"/>
          <w:marRight w:val="0"/>
          <w:marTop w:val="0"/>
          <w:marBottom w:val="0"/>
          <w:divBdr>
            <w:top w:val="none" w:sz="0" w:space="0" w:color="auto"/>
            <w:left w:val="none" w:sz="0" w:space="0" w:color="auto"/>
            <w:bottom w:val="none" w:sz="0" w:space="0" w:color="auto"/>
            <w:right w:val="none" w:sz="0" w:space="0" w:color="auto"/>
          </w:divBdr>
        </w:div>
        <w:div w:id="798377526">
          <w:marLeft w:val="480"/>
          <w:marRight w:val="0"/>
          <w:marTop w:val="0"/>
          <w:marBottom w:val="0"/>
          <w:divBdr>
            <w:top w:val="none" w:sz="0" w:space="0" w:color="auto"/>
            <w:left w:val="none" w:sz="0" w:space="0" w:color="auto"/>
            <w:bottom w:val="none" w:sz="0" w:space="0" w:color="auto"/>
            <w:right w:val="none" w:sz="0" w:space="0" w:color="auto"/>
          </w:divBdr>
        </w:div>
        <w:div w:id="833648316">
          <w:marLeft w:val="480"/>
          <w:marRight w:val="0"/>
          <w:marTop w:val="0"/>
          <w:marBottom w:val="0"/>
          <w:divBdr>
            <w:top w:val="none" w:sz="0" w:space="0" w:color="auto"/>
            <w:left w:val="none" w:sz="0" w:space="0" w:color="auto"/>
            <w:bottom w:val="none" w:sz="0" w:space="0" w:color="auto"/>
            <w:right w:val="none" w:sz="0" w:space="0" w:color="auto"/>
          </w:divBdr>
        </w:div>
        <w:div w:id="850028091">
          <w:marLeft w:val="480"/>
          <w:marRight w:val="0"/>
          <w:marTop w:val="0"/>
          <w:marBottom w:val="0"/>
          <w:divBdr>
            <w:top w:val="none" w:sz="0" w:space="0" w:color="auto"/>
            <w:left w:val="none" w:sz="0" w:space="0" w:color="auto"/>
            <w:bottom w:val="none" w:sz="0" w:space="0" w:color="auto"/>
            <w:right w:val="none" w:sz="0" w:space="0" w:color="auto"/>
          </w:divBdr>
        </w:div>
        <w:div w:id="854345846">
          <w:marLeft w:val="480"/>
          <w:marRight w:val="0"/>
          <w:marTop w:val="0"/>
          <w:marBottom w:val="0"/>
          <w:divBdr>
            <w:top w:val="none" w:sz="0" w:space="0" w:color="auto"/>
            <w:left w:val="none" w:sz="0" w:space="0" w:color="auto"/>
            <w:bottom w:val="none" w:sz="0" w:space="0" w:color="auto"/>
            <w:right w:val="none" w:sz="0" w:space="0" w:color="auto"/>
          </w:divBdr>
        </w:div>
        <w:div w:id="872571406">
          <w:marLeft w:val="480"/>
          <w:marRight w:val="0"/>
          <w:marTop w:val="0"/>
          <w:marBottom w:val="0"/>
          <w:divBdr>
            <w:top w:val="none" w:sz="0" w:space="0" w:color="auto"/>
            <w:left w:val="none" w:sz="0" w:space="0" w:color="auto"/>
            <w:bottom w:val="none" w:sz="0" w:space="0" w:color="auto"/>
            <w:right w:val="none" w:sz="0" w:space="0" w:color="auto"/>
          </w:divBdr>
        </w:div>
        <w:div w:id="896166113">
          <w:marLeft w:val="480"/>
          <w:marRight w:val="0"/>
          <w:marTop w:val="0"/>
          <w:marBottom w:val="0"/>
          <w:divBdr>
            <w:top w:val="none" w:sz="0" w:space="0" w:color="auto"/>
            <w:left w:val="none" w:sz="0" w:space="0" w:color="auto"/>
            <w:bottom w:val="none" w:sz="0" w:space="0" w:color="auto"/>
            <w:right w:val="none" w:sz="0" w:space="0" w:color="auto"/>
          </w:divBdr>
        </w:div>
        <w:div w:id="1026832821">
          <w:marLeft w:val="480"/>
          <w:marRight w:val="0"/>
          <w:marTop w:val="0"/>
          <w:marBottom w:val="0"/>
          <w:divBdr>
            <w:top w:val="none" w:sz="0" w:space="0" w:color="auto"/>
            <w:left w:val="none" w:sz="0" w:space="0" w:color="auto"/>
            <w:bottom w:val="none" w:sz="0" w:space="0" w:color="auto"/>
            <w:right w:val="none" w:sz="0" w:space="0" w:color="auto"/>
          </w:divBdr>
        </w:div>
        <w:div w:id="1089886843">
          <w:marLeft w:val="480"/>
          <w:marRight w:val="0"/>
          <w:marTop w:val="0"/>
          <w:marBottom w:val="0"/>
          <w:divBdr>
            <w:top w:val="none" w:sz="0" w:space="0" w:color="auto"/>
            <w:left w:val="none" w:sz="0" w:space="0" w:color="auto"/>
            <w:bottom w:val="none" w:sz="0" w:space="0" w:color="auto"/>
            <w:right w:val="none" w:sz="0" w:space="0" w:color="auto"/>
          </w:divBdr>
        </w:div>
        <w:div w:id="1270893379">
          <w:marLeft w:val="480"/>
          <w:marRight w:val="0"/>
          <w:marTop w:val="0"/>
          <w:marBottom w:val="0"/>
          <w:divBdr>
            <w:top w:val="none" w:sz="0" w:space="0" w:color="auto"/>
            <w:left w:val="none" w:sz="0" w:space="0" w:color="auto"/>
            <w:bottom w:val="none" w:sz="0" w:space="0" w:color="auto"/>
            <w:right w:val="none" w:sz="0" w:space="0" w:color="auto"/>
          </w:divBdr>
        </w:div>
        <w:div w:id="1276984294">
          <w:marLeft w:val="480"/>
          <w:marRight w:val="0"/>
          <w:marTop w:val="0"/>
          <w:marBottom w:val="0"/>
          <w:divBdr>
            <w:top w:val="none" w:sz="0" w:space="0" w:color="auto"/>
            <w:left w:val="none" w:sz="0" w:space="0" w:color="auto"/>
            <w:bottom w:val="none" w:sz="0" w:space="0" w:color="auto"/>
            <w:right w:val="none" w:sz="0" w:space="0" w:color="auto"/>
          </w:divBdr>
        </w:div>
        <w:div w:id="1367176240">
          <w:marLeft w:val="480"/>
          <w:marRight w:val="0"/>
          <w:marTop w:val="0"/>
          <w:marBottom w:val="0"/>
          <w:divBdr>
            <w:top w:val="none" w:sz="0" w:space="0" w:color="auto"/>
            <w:left w:val="none" w:sz="0" w:space="0" w:color="auto"/>
            <w:bottom w:val="none" w:sz="0" w:space="0" w:color="auto"/>
            <w:right w:val="none" w:sz="0" w:space="0" w:color="auto"/>
          </w:divBdr>
        </w:div>
        <w:div w:id="1395199357">
          <w:marLeft w:val="480"/>
          <w:marRight w:val="0"/>
          <w:marTop w:val="0"/>
          <w:marBottom w:val="0"/>
          <w:divBdr>
            <w:top w:val="none" w:sz="0" w:space="0" w:color="auto"/>
            <w:left w:val="none" w:sz="0" w:space="0" w:color="auto"/>
            <w:bottom w:val="none" w:sz="0" w:space="0" w:color="auto"/>
            <w:right w:val="none" w:sz="0" w:space="0" w:color="auto"/>
          </w:divBdr>
        </w:div>
        <w:div w:id="1477724550">
          <w:marLeft w:val="480"/>
          <w:marRight w:val="0"/>
          <w:marTop w:val="0"/>
          <w:marBottom w:val="0"/>
          <w:divBdr>
            <w:top w:val="none" w:sz="0" w:space="0" w:color="auto"/>
            <w:left w:val="none" w:sz="0" w:space="0" w:color="auto"/>
            <w:bottom w:val="none" w:sz="0" w:space="0" w:color="auto"/>
            <w:right w:val="none" w:sz="0" w:space="0" w:color="auto"/>
          </w:divBdr>
        </w:div>
        <w:div w:id="1549949751">
          <w:marLeft w:val="480"/>
          <w:marRight w:val="0"/>
          <w:marTop w:val="0"/>
          <w:marBottom w:val="0"/>
          <w:divBdr>
            <w:top w:val="none" w:sz="0" w:space="0" w:color="auto"/>
            <w:left w:val="none" w:sz="0" w:space="0" w:color="auto"/>
            <w:bottom w:val="none" w:sz="0" w:space="0" w:color="auto"/>
            <w:right w:val="none" w:sz="0" w:space="0" w:color="auto"/>
          </w:divBdr>
        </w:div>
        <w:div w:id="1557162021">
          <w:marLeft w:val="480"/>
          <w:marRight w:val="0"/>
          <w:marTop w:val="0"/>
          <w:marBottom w:val="0"/>
          <w:divBdr>
            <w:top w:val="none" w:sz="0" w:space="0" w:color="auto"/>
            <w:left w:val="none" w:sz="0" w:space="0" w:color="auto"/>
            <w:bottom w:val="none" w:sz="0" w:space="0" w:color="auto"/>
            <w:right w:val="none" w:sz="0" w:space="0" w:color="auto"/>
          </w:divBdr>
        </w:div>
        <w:div w:id="1622571839">
          <w:marLeft w:val="480"/>
          <w:marRight w:val="0"/>
          <w:marTop w:val="0"/>
          <w:marBottom w:val="0"/>
          <w:divBdr>
            <w:top w:val="none" w:sz="0" w:space="0" w:color="auto"/>
            <w:left w:val="none" w:sz="0" w:space="0" w:color="auto"/>
            <w:bottom w:val="none" w:sz="0" w:space="0" w:color="auto"/>
            <w:right w:val="none" w:sz="0" w:space="0" w:color="auto"/>
          </w:divBdr>
        </w:div>
        <w:div w:id="1660231696">
          <w:marLeft w:val="480"/>
          <w:marRight w:val="0"/>
          <w:marTop w:val="0"/>
          <w:marBottom w:val="0"/>
          <w:divBdr>
            <w:top w:val="none" w:sz="0" w:space="0" w:color="auto"/>
            <w:left w:val="none" w:sz="0" w:space="0" w:color="auto"/>
            <w:bottom w:val="none" w:sz="0" w:space="0" w:color="auto"/>
            <w:right w:val="none" w:sz="0" w:space="0" w:color="auto"/>
          </w:divBdr>
        </w:div>
        <w:div w:id="1841695055">
          <w:marLeft w:val="480"/>
          <w:marRight w:val="0"/>
          <w:marTop w:val="0"/>
          <w:marBottom w:val="0"/>
          <w:divBdr>
            <w:top w:val="none" w:sz="0" w:space="0" w:color="auto"/>
            <w:left w:val="none" w:sz="0" w:space="0" w:color="auto"/>
            <w:bottom w:val="none" w:sz="0" w:space="0" w:color="auto"/>
            <w:right w:val="none" w:sz="0" w:space="0" w:color="auto"/>
          </w:divBdr>
        </w:div>
        <w:div w:id="1885216133">
          <w:marLeft w:val="480"/>
          <w:marRight w:val="0"/>
          <w:marTop w:val="0"/>
          <w:marBottom w:val="0"/>
          <w:divBdr>
            <w:top w:val="none" w:sz="0" w:space="0" w:color="auto"/>
            <w:left w:val="none" w:sz="0" w:space="0" w:color="auto"/>
            <w:bottom w:val="none" w:sz="0" w:space="0" w:color="auto"/>
            <w:right w:val="none" w:sz="0" w:space="0" w:color="auto"/>
          </w:divBdr>
        </w:div>
        <w:div w:id="1978797960">
          <w:marLeft w:val="480"/>
          <w:marRight w:val="0"/>
          <w:marTop w:val="0"/>
          <w:marBottom w:val="0"/>
          <w:divBdr>
            <w:top w:val="none" w:sz="0" w:space="0" w:color="auto"/>
            <w:left w:val="none" w:sz="0" w:space="0" w:color="auto"/>
            <w:bottom w:val="none" w:sz="0" w:space="0" w:color="auto"/>
            <w:right w:val="none" w:sz="0" w:space="0" w:color="auto"/>
          </w:divBdr>
        </w:div>
        <w:div w:id="1989240915">
          <w:marLeft w:val="480"/>
          <w:marRight w:val="0"/>
          <w:marTop w:val="0"/>
          <w:marBottom w:val="0"/>
          <w:divBdr>
            <w:top w:val="none" w:sz="0" w:space="0" w:color="auto"/>
            <w:left w:val="none" w:sz="0" w:space="0" w:color="auto"/>
            <w:bottom w:val="none" w:sz="0" w:space="0" w:color="auto"/>
            <w:right w:val="none" w:sz="0" w:space="0" w:color="auto"/>
          </w:divBdr>
        </w:div>
        <w:div w:id="2010517303">
          <w:marLeft w:val="480"/>
          <w:marRight w:val="0"/>
          <w:marTop w:val="0"/>
          <w:marBottom w:val="0"/>
          <w:divBdr>
            <w:top w:val="none" w:sz="0" w:space="0" w:color="auto"/>
            <w:left w:val="none" w:sz="0" w:space="0" w:color="auto"/>
            <w:bottom w:val="none" w:sz="0" w:space="0" w:color="auto"/>
            <w:right w:val="none" w:sz="0" w:space="0" w:color="auto"/>
          </w:divBdr>
        </w:div>
        <w:div w:id="2042050076">
          <w:marLeft w:val="480"/>
          <w:marRight w:val="0"/>
          <w:marTop w:val="0"/>
          <w:marBottom w:val="0"/>
          <w:divBdr>
            <w:top w:val="none" w:sz="0" w:space="0" w:color="auto"/>
            <w:left w:val="none" w:sz="0" w:space="0" w:color="auto"/>
            <w:bottom w:val="none" w:sz="0" w:space="0" w:color="auto"/>
            <w:right w:val="none" w:sz="0" w:space="0" w:color="auto"/>
          </w:divBdr>
        </w:div>
        <w:div w:id="2096319006">
          <w:marLeft w:val="480"/>
          <w:marRight w:val="0"/>
          <w:marTop w:val="0"/>
          <w:marBottom w:val="0"/>
          <w:divBdr>
            <w:top w:val="none" w:sz="0" w:space="0" w:color="auto"/>
            <w:left w:val="none" w:sz="0" w:space="0" w:color="auto"/>
            <w:bottom w:val="none" w:sz="0" w:space="0" w:color="auto"/>
            <w:right w:val="none" w:sz="0" w:space="0" w:color="auto"/>
          </w:divBdr>
        </w:div>
        <w:div w:id="2116708967">
          <w:marLeft w:val="480"/>
          <w:marRight w:val="0"/>
          <w:marTop w:val="0"/>
          <w:marBottom w:val="0"/>
          <w:divBdr>
            <w:top w:val="none" w:sz="0" w:space="0" w:color="auto"/>
            <w:left w:val="none" w:sz="0" w:space="0" w:color="auto"/>
            <w:bottom w:val="none" w:sz="0" w:space="0" w:color="auto"/>
            <w:right w:val="none" w:sz="0" w:space="0" w:color="auto"/>
          </w:divBdr>
        </w:div>
      </w:divsChild>
    </w:div>
    <w:div w:id="1651520459">
      <w:bodyDiv w:val="1"/>
      <w:marLeft w:val="0"/>
      <w:marRight w:val="0"/>
      <w:marTop w:val="0"/>
      <w:marBottom w:val="0"/>
      <w:divBdr>
        <w:top w:val="none" w:sz="0" w:space="0" w:color="auto"/>
        <w:left w:val="none" w:sz="0" w:space="0" w:color="auto"/>
        <w:bottom w:val="none" w:sz="0" w:space="0" w:color="auto"/>
        <w:right w:val="none" w:sz="0" w:space="0" w:color="auto"/>
      </w:divBdr>
    </w:div>
    <w:div w:id="1653636668">
      <w:bodyDiv w:val="1"/>
      <w:marLeft w:val="0"/>
      <w:marRight w:val="0"/>
      <w:marTop w:val="0"/>
      <w:marBottom w:val="0"/>
      <w:divBdr>
        <w:top w:val="none" w:sz="0" w:space="0" w:color="auto"/>
        <w:left w:val="none" w:sz="0" w:space="0" w:color="auto"/>
        <w:bottom w:val="none" w:sz="0" w:space="0" w:color="auto"/>
        <w:right w:val="none" w:sz="0" w:space="0" w:color="auto"/>
      </w:divBdr>
    </w:div>
    <w:div w:id="1658151316">
      <w:bodyDiv w:val="1"/>
      <w:marLeft w:val="0"/>
      <w:marRight w:val="0"/>
      <w:marTop w:val="0"/>
      <w:marBottom w:val="0"/>
      <w:divBdr>
        <w:top w:val="none" w:sz="0" w:space="0" w:color="auto"/>
        <w:left w:val="none" w:sz="0" w:space="0" w:color="auto"/>
        <w:bottom w:val="none" w:sz="0" w:space="0" w:color="auto"/>
        <w:right w:val="none" w:sz="0" w:space="0" w:color="auto"/>
      </w:divBdr>
    </w:div>
    <w:div w:id="1658917361">
      <w:bodyDiv w:val="1"/>
      <w:marLeft w:val="0"/>
      <w:marRight w:val="0"/>
      <w:marTop w:val="0"/>
      <w:marBottom w:val="0"/>
      <w:divBdr>
        <w:top w:val="none" w:sz="0" w:space="0" w:color="auto"/>
        <w:left w:val="none" w:sz="0" w:space="0" w:color="auto"/>
        <w:bottom w:val="none" w:sz="0" w:space="0" w:color="auto"/>
        <w:right w:val="none" w:sz="0" w:space="0" w:color="auto"/>
      </w:divBdr>
    </w:div>
    <w:div w:id="1661929762">
      <w:bodyDiv w:val="1"/>
      <w:marLeft w:val="0"/>
      <w:marRight w:val="0"/>
      <w:marTop w:val="0"/>
      <w:marBottom w:val="0"/>
      <w:divBdr>
        <w:top w:val="none" w:sz="0" w:space="0" w:color="auto"/>
        <w:left w:val="none" w:sz="0" w:space="0" w:color="auto"/>
        <w:bottom w:val="none" w:sz="0" w:space="0" w:color="auto"/>
        <w:right w:val="none" w:sz="0" w:space="0" w:color="auto"/>
      </w:divBdr>
    </w:div>
    <w:div w:id="1669406360">
      <w:bodyDiv w:val="1"/>
      <w:marLeft w:val="0"/>
      <w:marRight w:val="0"/>
      <w:marTop w:val="0"/>
      <w:marBottom w:val="0"/>
      <w:divBdr>
        <w:top w:val="none" w:sz="0" w:space="0" w:color="auto"/>
        <w:left w:val="none" w:sz="0" w:space="0" w:color="auto"/>
        <w:bottom w:val="none" w:sz="0" w:space="0" w:color="auto"/>
        <w:right w:val="none" w:sz="0" w:space="0" w:color="auto"/>
      </w:divBdr>
      <w:divsChild>
        <w:div w:id="96490835">
          <w:marLeft w:val="480"/>
          <w:marRight w:val="0"/>
          <w:marTop w:val="0"/>
          <w:marBottom w:val="0"/>
          <w:divBdr>
            <w:top w:val="none" w:sz="0" w:space="0" w:color="auto"/>
            <w:left w:val="none" w:sz="0" w:space="0" w:color="auto"/>
            <w:bottom w:val="none" w:sz="0" w:space="0" w:color="auto"/>
            <w:right w:val="none" w:sz="0" w:space="0" w:color="auto"/>
          </w:divBdr>
        </w:div>
        <w:div w:id="102918092">
          <w:marLeft w:val="480"/>
          <w:marRight w:val="0"/>
          <w:marTop w:val="0"/>
          <w:marBottom w:val="0"/>
          <w:divBdr>
            <w:top w:val="none" w:sz="0" w:space="0" w:color="auto"/>
            <w:left w:val="none" w:sz="0" w:space="0" w:color="auto"/>
            <w:bottom w:val="none" w:sz="0" w:space="0" w:color="auto"/>
            <w:right w:val="none" w:sz="0" w:space="0" w:color="auto"/>
          </w:divBdr>
        </w:div>
        <w:div w:id="217937567">
          <w:marLeft w:val="480"/>
          <w:marRight w:val="0"/>
          <w:marTop w:val="0"/>
          <w:marBottom w:val="0"/>
          <w:divBdr>
            <w:top w:val="none" w:sz="0" w:space="0" w:color="auto"/>
            <w:left w:val="none" w:sz="0" w:space="0" w:color="auto"/>
            <w:bottom w:val="none" w:sz="0" w:space="0" w:color="auto"/>
            <w:right w:val="none" w:sz="0" w:space="0" w:color="auto"/>
          </w:divBdr>
        </w:div>
        <w:div w:id="431586041">
          <w:marLeft w:val="480"/>
          <w:marRight w:val="0"/>
          <w:marTop w:val="0"/>
          <w:marBottom w:val="0"/>
          <w:divBdr>
            <w:top w:val="none" w:sz="0" w:space="0" w:color="auto"/>
            <w:left w:val="none" w:sz="0" w:space="0" w:color="auto"/>
            <w:bottom w:val="none" w:sz="0" w:space="0" w:color="auto"/>
            <w:right w:val="none" w:sz="0" w:space="0" w:color="auto"/>
          </w:divBdr>
        </w:div>
        <w:div w:id="462970304">
          <w:marLeft w:val="480"/>
          <w:marRight w:val="0"/>
          <w:marTop w:val="0"/>
          <w:marBottom w:val="0"/>
          <w:divBdr>
            <w:top w:val="none" w:sz="0" w:space="0" w:color="auto"/>
            <w:left w:val="none" w:sz="0" w:space="0" w:color="auto"/>
            <w:bottom w:val="none" w:sz="0" w:space="0" w:color="auto"/>
            <w:right w:val="none" w:sz="0" w:space="0" w:color="auto"/>
          </w:divBdr>
        </w:div>
        <w:div w:id="686949780">
          <w:marLeft w:val="480"/>
          <w:marRight w:val="0"/>
          <w:marTop w:val="0"/>
          <w:marBottom w:val="0"/>
          <w:divBdr>
            <w:top w:val="none" w:sz="0" w:space="0" w:color="auto"/>
            <w:left w:val="none" w:sz="0" w:space="0" w:color="auto"/>
            <w:bottom w:val="none" w:sz="0" w:space="0" w:color="auto"/>
            <w:right w:val="none" w:sz="0" w:space="0" w:color="auto"/>
          </w:divBdr>
        </w:div>
        <w:div w:id="689917644">
          <w:marLeft w:val="480"/>
          <w:marRight w:val="0"/>
          <w:marTop w:val="0"/>
          <w:marBottom w:val="0"/>
          <w:divBdr>
            <w:top w:val="none" w:sz="0" w:space="0" w:color="auto"/>
            <w:left w:val="none" w:sz="0" w:space="0" w:color="auto"/>
            <w:bottom w:val="none" w:sz="0" w:space="0" w:color="auto"/>
            <w:right w:val="none" w:sz="0" w:space="0" w:color="auto"/>
          </w:divBdr>
        </w:div>
        <w:div w:id="763114512">
          <w:marLeft w:val="480"/>
          <w:marRight w:val="0"/>
          <w:marTop w:val="0"/>
          <w:marBottom w:val="0"/>
          <w:divBdr>
            <w:top w:val="none" w:sz="0" w:space="0" w:color="auto"/>
            <w:left w:val="none" w:sz="0" w:space="0" w:color="auto"/>
            <w:bottom w:val="none" w:sz="0" w:space="0" w:color="auto"/>
            <w:right w:val="none" w:sz="0" w:space="0" w:color="auto"/>
          </w:divBdr>
        </w:div>
        <w:div w:id="775519254">
          <w:marLeft w:val="480"/>
          <w:marRight w:val="0"/>
          <w:marTop w:val="0"/>
          <w:marBottom w:val="0"/>
          <w:divBdr>
            <w:top w:val="none" w:sz="0" w:space="0" w:color="auto"/>
            <w:left w:val="none" w:sz="0" w:space="0" w:color="auto"/>
            <w:bottom w:val="none" w:sz="0" w:space="0" w:color="auto"/>
            <w:right w:val="none" w:sz="0" w:space="0" w:color="auto"/>
          </w:divBdr>
        </w:div>
        <w:div w:id="857737320">
          <w:marLeft w:val="480"/>
          <w:marRight w:val="0"/>
          <w:marTop w:val="0"/>
          <w:marBottom w:val="0"/>
          <w:divBdr>
            <w:top w:val="none" w:sz="0" w:space="0" w:color="auto"/>
            <w:left w:val="none" w:sz="0" w:space="0" w:color="auto"/>
            <w:bottom w:val="none" w:sz="0" w:space="0" w:color="auto"/>
            <w:right w:val="none" w:sz="0" w:space="0" w:color="auto"/>
          </w:divBdr>
        </w:div>
        <w:div w:id="895051260">
          <w:marLeft w:val="480"/>
          <w:marRight w:val="0"/>
          <w:marTop w:val="0"/>
          <w:marBottom w:val="0"/>
          <w:divBdr>
            <w:top w:val="none" w:sz="0" w:space="0" w:color="auto"/>
            <w:left w:val="none" w:sz="0" w:space="0" w:color="auto"/>
            <w:bottom w:val="none" w:sz="0" w:space="0" w:color="auto"/>
            <w:right w:val="none" w:sz="0" w:space="0" w:color="auto"/>
          </w:divBdr>
        </w:div>
        <w:div w:id="1045299853">
          <w:marLeft w:val="480"/>
          <w:marRight w:val="0"/>
          <w:marTop w:val="0"/>
          <w:marBottom w:val="0"/>
          <w:divBdr>
            <w:top w:val="none" w:sz="0" w:space="0" w:color="auto"/>
            <w:left w:val="none" w:sz="0" w:space="0" w:color="auto"/>
            <w:bottom w:val="none" w:sz="0" w:space="0" w:color="auto"/>
            <w:right w:val="none" w:sz="0" w:space="0" w:color="auto"/>
          </w:divBdr>
        </w:div>
        <w:div w:id="1217818970">
          <w:marLeft w:val="480"/>
          <w:marRight w:val="0"/>
          <w:marTop w:val="0"/>
          <w:marBottom w:val="0"/>
          <w:divBdr>
            <w:top w:val="none" w:sz="0" w:space="0" w:color="auto"/>
            <w:left w:val="none" w:sz="0" w:space="0" w:color="auto"/>
            <w:bottom w:val="none" w:sz="0" w:space="0" w:color="auto"/>
            <w:right w:val="none" w:sz="0" w:space="0" w:color="auto"/>
          </w:divBdr>
        </w:div>
        <w:div w:id="1277907482">
          <w:marLeft w:val="480"/>
          <w:marRight w:val="0"/>
          <w:marTop w:val="0"/>
          <w:marBottom w:val="0"/>
          <w:divBdr>
            <w:top w:val="none" w:sz="0" w:space="0" w:color="auto"/>
            <w:left w:val="none" w:sz="0" w:space="0" w:color="auto"/>
            <w:bottom w:val="none" w:sz="0" w:space="0" w:color="auto"/>
            <w:right w:val="none" w:sz="0" w:space="0" w:color="auto"/>
          </w:divBdr>
        </w:div>
        <w:div w:id="1345328160">
          <w:marLeft w:val="480"/>
          <w:marRight w:val="0"/>
          <w:marTop w:val="0"/>
          <w:marBottom w:val="0"/>
          <w:divBdr>
            <w:top w:val="none" w:sz="0" w:space="0" w:color="auto"/>
            <w:left w:val="none" w:sz="0" w:space="0" w:color="auto"/>
            <w:bottom w:val="none" w:sz="0" w:space="0" w:color="auto"/>
            <w:right w:val="none" w:sz="0" w:space="0" w:color="auto"/>
          </w:divBdr>
        </w:div>
        <w:div w:id="1399471971">
          <w:marLeft w:val="480"/>
          <w:marRight w:val="0"/>
          <w:marTop w:val="0"/>
          <w:marBottom w:val="0"/>
          <w:divBdr>
            <w:top w:val="none" w:sz="0" w:space="0" w:color="auto"/>
            <w:left w:val="none" w:sz="0" w:space="0" w:color="auto"/>
            <w:bottom w:val="none" w:sz="0" w:space="0" w:color="auto"/>
            <w:right w:val="none" w:sz="0" w:space="0" w:color="auto"/>
          </w:divBdr>
        </w:div>
        <w:div w:id="1566642850">
          <w:marLeft w:val="480"/>
          <w:marRight w:val="0"/>
          <w:marTop w:val="0"/>
          <w:marBottom w:val="0"/>
          <w:divBdr>
            <w:top w:val="none" w:sz="0" w:space="0" w:color="auto"/>
            <w:left w:val="none" w:sz="0" w:space="0" w:color="auto"/>
            <w:bottom w:val="none" w:sz="0" w:space="0" w:color="auto"/>
            <w:right w:val="none" w:sz="0" w:space="0" w:color="auto"/>
          </w:divBdr>
        </w:div>
        <w:div w:id="1689672568">
          <w:marLeft w:val="480"/>
          <w:marRight w:val="0"/>
          <w:marTop w:val="0"/>
          <w:marBottom w:val="0"/>
          <w:divBdr>
            <w:top w:val="none" w:sz="0" w:space="0" w:color="auto"/>
            <w:left w:val="none" w:sz="0" w:space="0" w:color="auto"/>
            <w:bottom w:val="none" w:sz="0" w:space="0" w:color="auto"/>
            <w:right w:val="none" w:sz="0" w:space="0" w:color="auto"/>
          </w:divBdr>
        </w:div>
        <w:div w:id="1840457859">
          <w:marLeft w:val="480"/>
          <w:marRight w:val="0"/>
          <w:marTop w:val="0"/>
          <w:marBottom w:val="0"/>
          <w:divBdr>
            <w:top w:val="none" w:sz="0" w:space="0" w:color="auto"/>
            <w:left w:val="none" w:sz="0" w:space="0" w:color="auto"/>
            <w:bottom w:val="none" w:sz="0" w:space="0" w:color="auto"/>
            <w:right w:val="none" w:sz="0" w:space="0" w:color="auto"/>
          </w:divBdr>
        </w:div>
      </w:divsChild>
    </w:div>
    <w:div w:id="1669939417">
      <w:bodyDiv w:val="1"/>
      <w:marLeft w:val="0"/>
      <w:marRight w:val="0"/>
      <w:marTop w:val="0"/>
      <w:marBottom w:val="0"/>
      <w:divBdr>
        <w:top w:val="none" w:sz="0" w:space="0" w:color="auto"/>
        <w:left w:val="none" w:sz="0" w:space="0" w:color="auto"/>
        <w:bottom w:val="none" w:sz="0" w:space="0" w:color="auto"/>
        <w:right w:val="none" w:sz="0" w:space="0" w:color="auto"/>
      </w:divBdr>
    </w:div>
    <w:div w:id="1672638758">
      <w:bodyDiv w:val="1"/>
      <w:marLeft w:val="0"/>
      <w:marRight w:val="0"/>
      <w:marTop w:val="0"/>
      <w:marBottom w:val="0"/>
      <w:divBdr>
        <w:top w:val="none" w:sz="0" w:space="0" w:color="auto"/>
        <w:left w:val="none" w:sz="0" w:space="0" w:color="auto"/>
        <w:bottom w:val="none" w:sz="0" w:space="0" w:color="auto"/>
        <w:right w:val="none" w:sz="0" w:space="0" w:color="auto"/>
      </w:divBdr>
    </w:div>
    <w:div w:id="1675649241">
      <w:bodyDiv w:val="1"/>
      <w:marLeft w:val="0"/>
      <w:marRight w:val="0"/>
      <w:marTop w:val="0"/>
      <w:marBottom w:val="0"/>
      <w:divBdr>
        <w:top w:val="none" w:sz="0" w:space="0" w:color="auto"/>
        <w:left w:val="none" w:sz="0" w:space="0" w:color="auto"/>
        <w:bottom w:val="none" w:sz="0" w:space="0" w:color="auto"/>
        <w:right w:val="none" w:sz="0" w:space="0" w:color="auto"/>
      </w:divBdr>
    </w:div>
    <w:div w:id="1678077289">
      <w:bodyDiv w:val="1"/>
      <w:marLeft w:val="0"/>
      <w:marRight w:val="0"/>
      <w:marTop w:val="0"/>
      <w:marBottom w:val="0"/>
      <w:divBdr>
        <w:top w:val="none" w:sz="0" w:space="0" w:color="auto"/>
        <w:left w:val="none" w:sz="0" w:space="0" w:color="auto"/>
        <w:bottom w:val="none" w:sz="0" w:space="0" w:color="auto"/>
        <w:right w:val="none" w:sz="0" w:space="0" w:color="auto"/>
      </w:divBdr>
      <w:divsChild>
        <w:div w:id="160048973">
          <w:marLeft w:val="480"/>
          <w:marRight w:val="0"/>
          <w:marTop w:val="0"/>
          <w:marBottom w:val="0"/>
          <w:divBdr>
            <w:top w:val="none" w:sz="0" w:space="0" w:color="auto"/>
            <w:left w:val="none" w:sz="0" w:space="0" w:color="auto"/>
            <w:bottom w:val="none" w:sz="0" w:space="0" w:color="auto"/>
            <w:right w:val="none" w:sz="0" w:space="0" w:color="auto"/>
          </w:divBdr>
        </w:div>
        <w:div w:id="183249595">
          <w:marLeft w:val="480"/>
          <w:marRight w:val="0"/>
          <w:marTop w:val="0"/>
          <w:marBottom w:val="0"/>
          <w:divBdr>
            <w:top w:val="none" w:sz="0" w:space="0" w:color="auto"/>
            <w:left w:val="none" w:sz="0" w:space="0" w:color="auto"/>
            <w:bottom w:val="none" w:sz="0" w:space="0" w:color="auto"/>
            <w:right w:val="none" w:sz="0" w:space="0" w:color="auto"/>
          </w:divBdr>
        </w:div>
        <w:div w:id="190268601">
          <w:marLeft w:val="480"/>
          <w:marRight w:val="0"/>
          <w:marTop w:val="0"/>
          <w:marBottom w:val="0"/>
          <w:divBdr>
            <w:top w:val="none" w:sz="0" w:space="0" w:color="auto"/>
            <w:left w:val="none" w:sz="0" w:space="0" w:color="auto"/>
            <w:bottom w:val="none" w:sz="0" w:space="0" w:color="auto"/>
            <w:right w:val="none" w:sz="0" w:space="0" w:color="auto"/>
          </w:divBdr>
        </w:div>
        <w:div w:id="301542485">
          <w:marLeft w:val="480"/>
          <w:marRight w:val="0"/>
          <w:marTop w:val="0"/>
          <w:marBottom w:val="0"/>
          <w:divBdr>
            <w:top w:val="none" w:sz="0" w:space="0" w:color="auto"/>
            <w:left w:val="none" w:sz="0" w:space="0" w:color="auto"/>
            <w:bottom w:val="none" w:sz="0" w:space="0" w:color="auto"/>
            <w:right w:val="none" w:sz="0" w:space="0" w:color="auto"/>
          </w:divBdr>
        </w:div>
        <w:div w:id="400254295">
          <w:marLeft w:val="480"/>
          <w:marRight w:val="0"/>
          <w:marTop w:val="0"/>
          <w:marBottom w:val="0"/>
          <w:divBdr>
            <w:top w:val="none" w:sz="0" w:space="0" w:color="auto"/>
            <w:left w:val="none" w:sz="0" w:space="0" w:color="auto"/>
            <w:bottom w:val="none" w:sz="0" w:space="0" w:color="auto"/>
            <w:right w:val="none" w:sz="0" w:space="0" w:color="auto"/>
          </w:divBdr>
        </w:div>
        <w:div w:id="457141200">
          <w:marLeft w:val="480"/>
          <w:marRight w:val="0"/>
          <w:marTop w:val="0"/>
          <w:marBottom w:val="0"/>
          <w:divBdr>
            <w:top w:val="none" w:sz="0" w:space="0" w:color="auto"/>
            <w:left w:val="none" w:sz="0" w:space="0" w:color="auto"/>
            <w:bottom w:val="none" w:sz="0" w:space="0" w:color="auto"/>
            <w:right w:val="none" w:sz="0" w:space="0" w:color="auto"/>
          </w:divBdr>
        </w:div>
        <w:div w:id="465634210">
          <w:marLeft w:val="480"/>
          <w:marRight w:val="0"/>
          <w:marTop w:val="0"/>
          <w:marBottom w:val="0"/>
          <w:divBdr>
            <w:top w:val="none" w:sz="0" w:space="0" w:color="auto"/>
            <w:left w:val="none" w:sz="0" w:space="0" w:color="auto"/>
            <w:bottom w:val="none" w:sz="0" w:space="0" w:color="auto"/>
            <w:right w:val="none" w:sz="0" w:space="0" w:color="auto"/>
          </w:divBdr>
        </w:div>
        <w:div w:id="531959607">
          <w:marLeft w:val="480"/>
          <w:marRight w:val="0"/>
          <w:marTop w:val="0"/>
          <w:marBottom w:val="0"/>
          <w:divBdr>
            <w:top w:val="none" w:sz="0" w:space="0" w:color="auto"/>
            <w:left w:val="none" w:sz="0" w:space="0" w:color="auto"/>
            <w:bottom w:val="none" w:sz="0" w:space="0" w:color="auto"/>
            <w:right w:val="none" w:sz="0" w:space="0" w:color="auto"/>
          </w:divBdr>
        </w:div>
        <w:div w:id="582371416">
          <w:marLeft w:val="480"/>
          <w:marRight w:val="0"/>
          <w:marTop w:val="0"/>
          <w:marBottom w:val="0"/>
          <w:divBdr>
            <w:top w:val="none" w:sz="0" w:space="0" w:color="auto"/>
            <w:left w:val="none" w:sz="0" w:space="0" w:color="auto"/>
            <w:bottom w:val="none" w:sz="0" w:space="0" w:color="auto"/>
            <w:right w:val="none" w:sz="0" w:space="0" w:color="auto"/>
          </w:divBdr>
        </w:div>
        <w:div w:id="635913292">
          <w:marLeft w:val="480"/>
          <w:marRight w:val="0"/>
          <w:marTop w:val="0"/>
          <w:marBottom w:val="0"/>
          <w:divBdr>
            <w:top w:val="none" w:sz="0" w:space="0" w:color="auto"/>
            <w:left w:val="none" w:sz="0" w:space="0" w:color="auto"/>
            <w:bottom w:val="none" w:sz="0" w:space="0" w:color="auto"/>
            <w:right w:val="none" w:sz="0" w:space="0" w:color="auto"/>
          </w:divBdr>
        </w:div>
        <w:div w:id="898245390">
          <w:marLeft w:val="480"/>
          <w:marRight w:val="0"/>
          <w:marTop w:val="0"/>
          <w:marBottom w:val="0"/>
          <w:divBdr>
            <w:top w:val="none" w:sz="0" w:space="0" w:color="auto"/>
            <w:left w:val="none" w:sz="0" w:space="0" w:color="auto"/>
            <w:bottom w:val="none" w:sz="0" w:space="0" w:color="auto"/>
            <w:right w:val="none" w:sz="0" w:space="0" w:color="auto"/>
          </w:divBdr>
        </w:div>
        <w:div w:id="976184427">
          <w:marLeft w:val="480"/>
          <w:marRight w:val="0"/>
          <w:marTop w:val="0"/>
          <w:marBottom w:val="0"/>
          <w:divBdr>
            <w:top w:val="none" w:sz="0" w:space="0" w:color="auto"/>
            <w:left w:val="none" w:sz="0" w:space="0" w:color="auto"/>
            <w:bottom w:val="none" w:sz="0" w:space="0" w:color="auto"/>
            <w:right w:val="none" w:sz="0" w:space="0" w:color="auto"/>
          </w:divBdr>
        </w:div>
        <w:div w:id="989791218">
          <w:marLeft w:val="480"/>
          <w:marRight w:val="0"/>
          <w:marTop w:val="0"/>
          <w:marBottom w:val="0"/>
          <w:divBdr>
            <w:top w:val="none" w:sz="0" w:space="0" w:color="auto"/>
            <w:left w:val="none" w:sz="0" w:space="0" w:color="auto"/>
            <w:bottom w:val="none" w:sz="0" w:space="0" w:color="auto"/>
            <w:right w:val="none" w:sz="0" w:space="0" w:color="auto"/>
          </w:divBdr>
        </w:div>
        <w:div w:id="996612039">
          <w:marLeft w:val="480"/>
          <w:marRight w:val="0"/>
          <w:marTop w:val="0"/>
          <w:marBottom w:val="0"/>
          <w:divBdr>
            <w:top w:val="none" w:sz="0" w:space="0" w:color="auto"/>
            <w:left w:val="none" w:sz="0" w:space="0" w:color="auto"/>
            <w:bottom w:val="none" w:sz="0" w:space="0" w:color="auto"/>
            <w:right w:val="none" w:sz="0" w:space="0" w:color="auto"/>
          </w:divBdr>
        </w:div>
        <w:div w:id="1027951633">
          <w:marLeft w:val="480"/>
          <w:marRight w:val="0"/>
          <w:marTop w:val="0"/>
          <w:marBottom w:val="0"/>
          <w:divBdr>
            <w:top w:val="none" w:sz="0" w:space="0" w:color="auto"/>
            <w:left w:val="none" w:sz="0" w:space="0" w:color="auto"/>
            <w:bottom w:val="none" w:sz="0" w:space="0" w:color="auto"/>
            <w:right w:val="none" w:sz="0" w:space="0" w:color="auto"/>
          </w:divBdr>
        </w:div>
        <w:div w:id="1045982426">
          <w:marLeft w:val="480"/>
          <w:marRight w:val="0"/>
          <w:marTop w:val="0"/>
          <w:marBottom w:val="0"/>
          <w:divBdr>
            <w:top w:val="none" w:sz="0" w:space="0" w:color="auto"/>
            <w:left w:val="none" w:sz="0" w:space="0" w:color="auto"/>
            <w:bottom w:val="none" w:sz="0" w:space="0" w:color="auto"/>
            <w:right w:val="none" w:sz="0" w:space="0" w:color="auto"/>
          </w:divBdr>
        </w:div>
        <w:div w:id="1078668557">
          <w:marLeft w:val="480"/>
          <w:marRight w:val="0"/>
          <w:marTop w:val="0"/>
          <w:marBottom w:val="0"/>
          <w:divBdr>
            <w:top w:val="none" w:sz="0" w:space="0" w:color="auto"/>
            <w:left w:val="none" w:sz="0" w:space="0" w:color="auto"/>
            <w:bottom w:val="none" w:sz="0" w:space="0" w:color="auto"/>
            <w:right w:val="none" w:sz="0" w:space="0" w:color="auto"/>
          </w:divBdr>
        </w:div>
        <w:div w:id="1105730800">
          <w:marLeft w:val="480"/>
          <w:marRight w:val="0"/>
          <w:marTop w:val="0"/>
          <w:marBottom w:val="0"/>
          <w:divBdr>
            <w:top w:val="none" w:sz="0" w:space="0" w:color="auto"/>
            <w:left w:val="none" w:sz="0" w:space="0" w:color="auto"/>
            <w:bottom w:val="none" w:sz="0" w:space="0" w:color="auto"/>
            <w:right w:val="none" w:sz="0" w:space="0" w:color="auto"/>
          </w:divBdr>
        </w:div>
        <w:div w:id="1148593615">
          <w:marLeft w:val="480"/>
          <w:marRight w:val="0"/>
          <w:marTop w:val="0"/>
          <w:marBottom w:val="0"/>
          <w:divBdr>
            <w:top w:val="none" w:sz="0" w:space="0" w:color="auto"/>
            <w:left w:val="none" w:sz="0" w:space="0" w:color="auto"/>
            <w:bottom w:val="none" w:sz="0" w:space="0" w:color="auto"/>
            <w:right w:val="none" w:sz="0" w:space="0" w:color="auto"/>
          </w:divBdr>
        </w:div>
        <w:div w:id="1190023341">
          <w:marLeft w:val="480"/>
          <w:marRight w:val="0"/>
          <w:marTop w:val="0"/>
          <w:marBottom w:val="0"/>
          <w:divBdr>
            <w:top w:val="none" w:sz="0" w:space="0" w:color="auto"/>
            <w:left w:val="none" w:sz="0" w:space="0" w:color="auto"/>
            <w:bottom w:val="none" w:sz="0" w:space="0" w:color="auto"/>
            <w:right w:val="none" w:sz="0" w:space="0" w:color="auto"/>
          </w:divBdr>
        </w:div>
        <w:div w:id="1253474216">
          <w:marLeft w:val="480"/>
          <w:marRight w:val="0"/>
          <w:marTop w:val="0"/>
          <w:marBottom w:val="0"/>
          <w:divBdr>
            <w:top w:val="none" w:sz="0" w:space="0" w:color="auto"/>
            <w:left w:val="none" w:sz="0" w:space="0" w:color="auto"/>
            <w:bottom w:val="none" w:sz="0" w:space="0" w:color="auto"/>
            <w:right w:val="none" w:sz="0" w:space="0" w:color="auto"/>
          </w:divBdr>
        </w:div>
        <w:div w:id="1285573268">
          <w:marLeft w:val="480"/>
          <w:marRight w:val="0"/>
          <w:marTop w:val="0"/>
          <w:marBottom w:val="0"/>
          <w:divBdr>
            <w:top w:val="none" w:sz="0" w:space="0" w:color="auto"/>
            <w:left w:val="none" w:sz="0" w:space="0" w:color="auto"/>
            <w:bottom w:val="none" w:sz="0" w:space="0" w:color="auto"/>
            <w:right w:val="none" w:sz="0" w:space="0" w:color="auto"/>
          </w:divBdr>
        </w:div>
        <w:div w:id="1385911683">
          <w:marLeft w:val="480"/>
          <w:marRight w:val="0"/>
          <w:marTop w:val="0"/>
          <w:marBottom w:val="0"/>
          <w:divBdr>
            <w:top w:val="none" w:sz="0" w:space="0" w:color="auto"/>
            <w:left w:val="none" w:sz="0" w:space="0" w:color="auto"/>
            <w:bottom w:val="none" w:sz="0" w:space="0" w:color="auto"/>
            <w:right w:val="none" w:sz="0" w:space="0" w:color="auto"/>
          </w:divBdr>
        </w:div>
        <w:div w:id="1395817218">
          <w:marLeft w:val="480"/>
          <w:marRight w:val="0"/>
          <w:marTop w:val="0"/>
          <w:marBottom w:val="0"/>
          <w:divBdr>
            <w:top w:val="none" w:sz="0" w:space="0" w:color="auto"/>
            <w:left w:val="none" w:sz="0" w:space="0" w:color="auto"/>
            <w:bottom w:val="none" w:sz="0" w:space="0" w:color="auto"/>
            <w:right w:val="none" w:sz="0" w:space="0" w:color="auto"/>
          </w:divBdr>
        </w:div>
        <w:div w:id="1420521069">
          <w:marLeft w:val="480"/>
          <w:marRight w:val="0"/>
          <w:marTop w:val="0"/>
          <w:marBottom w:val="0"/>
          <w:divBdr>
            <w:top w:val="none" w:sz="0" w:space="0" w:color="auto"/>
            <w:left w:val="none" w:sz="0" w:space="0" w:color="auto"/>
            <w:bottom w:val="none" w:sz="0" w:space="0" w:color="auto"/>
            <w:right w:val="none" w:sz="0" w:space="0" w:color="auto"/>
          </w:divBdr>
        </w:div>
        <w:div w:id="1517108952">
          <w:marLeft w:val="480"/>
          <w:marRight w:val="0"/>
          <w:marTop w:val="0"/>
          <w:marBottom w:val="0"/>
          <w:divBdr>
            <w:top w:val="none" w:sz="0" w:space="0" w:color="auto"/>
            <w:left w:val="none" w:sz="0" w:space="0" w:color="auto"/>
            <w:bottom w:val="none" w:sz="0" w:space="0" w:color="auto"/>
            <w:right w:val="none" w:sz="0" w:space="0" w:color="auto"/>
          </w:divBdr>
        </w:div>
        <w:div w:id="1656495591">
          <w:marLeft w:val="480"/>
          <w:marRight w:val="0"/>
          <w:marTop w:val="0"/>
          <w:marBottom w:val="0"/>
          <w:divBdr>
            <w:top w:val="none" w:sz="0" w:space="0" w:color="auto"/>
            <w:left w:val="none" w:sz="0" w:space="0" w:color="auto"/>
            <w:bottom w:val="none" w:sz="0" w:space="0" w:color="auto"/>
            <w:right w:val="none" w:sz="0" w:space="0" w:color="auto"/>
          </w:divBdr>
        </w:div>
        <w:div w:id="1758868070">
          <w:marLeft w:val="480"/>
          <w:marRight w:val="0"/>
          <w:marTop w:val="0"/>
          <w:marBottom w:val="0"/>
          <w:divBdr>
            <w:top w:val="none" w:sz="0" w:space="0" w:color="auto"/>
            <w:left w:val="none" w:sz="0" w:space="0" w:color="auto"/>
            <w:bottom w:val="none" w:sz="0" w:space="0" w:color="auto"/>
            <w:right w:val="none" w:sz="0" w:space="0" w:color="auto"/>
          </w:divBdr>
        </w:div>
        <w:div w:id="1867209139">
          <w:marLeft w:val="480"/>
          <w:marRight w:val="0"/>
          <w:marTop w:val="0"/>
          <w:marBottom w:val="0"/>
          <w:divBdr>
            <w:top w:val="none" w:sz="0" w:space="0" w:color="auto"/>
            <w:left w:val="none" w:sz="0" w:space="0" w:color="auto"/>
            <w:bottom w:val="none" w:sz="0" w:space="0" w:color="auto"/>
            <w:right w:val="none" w:sz="0" w:space="0" w:color="auto"/>
          </w:divBdr>
        </w:div>
        <w:div w:id="1894611451">
          <w:marLeft w:val="480"/>
          <w:marRight w:val="0"/>
          <w:marTop w:val="0"/>
          <w:marBottom w:val="0"/>
          <w:divBdr>
            <w:top w:val="none" w:sz="0" w:space="0" w:color="auto"/>
            <w:left w:val="none" w:sz="0" w:space="0" w:color="auto"/>
            <w:bottom w:val="none" w:sz="0" w:space="0" w:color="auto"/>
            <w:right w:val="none" w:sz="0" w:space="0" w:color="auto"/>
          </w:divBdr>
        </w:div>
        <w:div w:id="1936861815">
          <w:marLeft w:val="480"/>
          <w:marRight w:val="0"/>
          <w:marTop w:val="0"/>
          <w:marBottom w:val="0"/>
          <w:divBdr>
            <w:top w:val="none" w:sz="0" w:space="0" w:color="auto"/>
            <w:left w:val="none" w:sz="0" w:space="0" w:color="auto"/>
            <w:bottom w:val="none" w:sz="0" w:space="0" w:color="auto"/>
            <w:right w:val="none" w:sz="0" w:space="0" w:color="auto"/>
          </w:divBdr>
        </w:div>
        <w:div w:id="1954171791">
          <w:marLeft w:val="480"/>
          <w:marRight w:val="0"/>
          <w:marTop w:val="0"/>
          <w:marBottom w:val="0"/>
          <w:divBdr>
            <w:top w:val="none" w:sz="0" w:space="0" w:color="auto"/>
            <w:left w:val="none" w:sz="0" w:space="0" w:color="auto"/>
            <w:bottom w:val="none" w:sz="0" w:space="0" w:color="auto"/>
            <w:right w:val="none" w:sz="0" w:space="0" w:color="auto"/>
          </w:divBdr>
        </w:div>
        <w:div w:id="1988317358">
          <w:marLeft w:val="480"/>
          <w:marRight w:val="0"/>
          <w:marTop w:val="0"/>
          <w:marBottom w:val="0"/>
          <w:divBdr>
            <w:top w:val="none" w:sz="0" w:space="0" w:color="auto"/>
            <w:left w:val="none" w:sz="0" w:space="0" w:color="auto"/>
            <w:bottom w:val="none" w:sz="0" w:space="0" w:color="auto"/>
            <w:right w:val="none" w:sz="0" w:space="0" w:color="auto"/>
          </w:divBdr>
        </w:div>
        <w:div w:id="2007249547">
          <w:marLeft w:val="480"/>
          <w:marRight w:val="0"/>
          <w:marTop w:val="0"/>
          <w:marBottom w:val="0"/>
          <w:divBdr>
            <w:top w:val="none" w:sz="0" w:space="0" w:color="auto"/>
            <w:left w:val="none" w:sz="0" w:space="0" w:color="auto"/>
            <w:bottom w:val="none" w:sz="0" w:space="0" w:color="auto"/>
            <w:right w:val="none" w:sz="0" w:space="0" w:color="auto"/>
          </w:divBdr>
        </w:div>
        <w:div w:id="2058969963">
          <w:marLeft w:val="480"/>
          <w:marRight w:val="0"/>
          <w:marTop w:val="0"/>
          <w:marBottom w:val="0"/>
          <w:divBdr>
            <w:top w:val="none" w:sz="0" w:space="0" w:color="auto"/>
            <w:left w:val="none" w:sz="0" w:space="0" w:color="auto"/>
            <w:bottom w:val="none" w:sz="0" w:space="0" w:color="auto"/>
            <w:right w:val="none" w:sz="0" w:space="0" w:color="auto"/>
          </w:divBdr>
        </w:div>
      </w:divsChild>
    </w:div>
    <w:div w:id="1679113886">
      <w:bodyDiv w:val="1"/>
      <w:marLeft w:val="0"/>
      <w:marRight w:val="0"/>
      <w:marTop w:val="0"/>
      <w:marBottom w:val="0"/>
      <w:divBdr>
        <w:top w:val="none" w:sz="0" w:space="0" w:color="auto"/>
        <w:left w:val="none" w:sz="0" w:space="0" w:color="auto"/>
        <w:bottom w:val="none" w:sz="0" w:space="0" w:color="auto"/>
        <w:right w:val="none" w:sz="0" w:space="0" w:color="auto"/>
      </w:divBdr>
    </w:div>
    <w:div w:id="1682389153">
      <w:bodyDiv w:val="1"/>
      <w:marLeft w:val="0"/>
      <w:marRight w:val="0"/>
      <w:marTop w:val="0"/>
      <w:marBottom w:val="0"/>
      <w:divBdr>
        <w:top w:val="none" w:sz="0" w:space="0" w:color="auto"/>
        <w:left w:val="none" w:sz="0" w:space="0" w:color="auto"/>
        <w:bottom w:val="none" w:sz="0" w:space="0" w:color="auto"/>
        <w:right w:val="none" w:sz="0" w:space="0" w:color="auto"/>
      </w:divBdr>
      <w:divsChild>
        <w:div w:id="1579360255">
          <w:marLeft w:val="480"/>
          <w:marRight w:val="0"/>
          <w:marTop w:val="0"/>
          <w:marBottom w:val="0"/>
          <w:divBdr>
            <w:top w:val="none" w:sz="0" w:space="0" w:color="auto"/>
            <w:left w:val="none" w:sz="0" w:space="0" w:color="auto"/>
            <w:bottom w:val="none" w:sz="0" w:space="0" w:color="auto"/>
            <w:right w:val="none" w:sz="0" w:space="0" w:color="auto"/>
          </w:divBdr>
        </w:div>
        <w:div w:id="2052028417">
          <w:marLeft w:val="480"/>
          <w:marRight w:val="0"/>
          <w:marTop w:val="0"/>
          <w:marBottom w:val="0"/>
          <w:divBdr>
            <w:top w:val="none" w:sz="0" w:space="0" w:color="auto"/>
            <w:left w:val="none" w:sz="0" w:space="0" w:color="auto"/>
            <w:bottom w:val="none" w:sz="0" w:space="0" w:color="auto"/>
            <w:right w:val="none" w:sz="0" w:space="0" w:color="auto"/>
          </w:divBdr>
        </w:div>
      </w:divsChild>
    </w:div>
    <w:div w:id="1684433516">
      <w:bodyDiv w:val="1"/>
      <w:marLeft w:val="0"/>
      <w:marRight w:val="0"/>
      <w:marTop w:val="0"/>
      <w:marBottom w:val="0"/>
      <w:divBdr>
        <w:top w:val="none" w:sz="0" w:space="0" w:color="auto"/>
        <w:left w:val="none" w:sz="0" w:space="0" w:color="auto"/>
        <w:bottom w:val="none" w:sz="0" w:space="0" w:color="auto"/>
        <w:right w:val="none" w:sz="0" w:space="0" w:color="auto"/>
      </w:divBdr>
    </w:div>
    <w:div w:id="1687169492">
      <w:bodyDiv w:val="1"/>
      <w:marLeft w:val="0"/>
      <w:marRight w:val="0"/>
      <w:marTop w:val="0"/>
      <w:marBottom w:val="0"/>
      <w:divBdr>
        <w:top w:val="none" w:sz="0" w:space="0" w:color="auto"/>
        <w:left w:val="none" w:sz="0" w:space="0" w:color="auto"/>
        <w:bottom w:val="none" w:sz="0" w:space="0" w:color="auto"/>
        <w:right w:val="none" w:sz="0" w:space="0" w:color="auto"/>
      </w:divBdr>
    </w:div>
    <w:div w:id="1689407639">
      <w:bodyDiv w:val="1"/>
      <w:marLeft w:val="0"/>
      <w:marRight w:val="0"/>
      <w:marTop w:val="0"/>
      <w:marBottom w:val="0"/>
      <w:divBdr>
        <w:top w:val="none" w:sz="0" w:space="0" w:color="auto"/>
        <w:left w:val="none" w:sz="0" w:space="0" w:color="auto"/>
        <w:bottom w:val="none" w:sz="0" w:space="0" w:color="auto"/>
        <w:right w:val="none" w:sz="0" w:space="0" w:color="auto"/>
      </w:divBdr>
    </w:div>
    <w:div w:id="1689789462">
      <w:bodyDiv w:val="1"/>
      <w:marLeft w:val="0"/>
      <w:marRight w:val="0"/>
      <w:marTop w:val="0"/>
      <w:marBottom w:val="0"/>
      <w:divBdr>
        <w:top w:val="none" w:sz="0" w:space="0" w:color="auto"/>
        <w:left w:val="none" w:sz="0" w:space="0" w:color="auto"/>
        <w:bottom w:val="none" w:sz="0" w:space="0" w:color="auto"/>
        <w:right w:val="none" w:sz="0" w:space="0" w:color="auto"/>
      </w:divBdr>
    </w:div>
    <w:div w:id="1692418432">
      <w:bodyDiv w:val="1"/>
      <w:marLeft w:val="0"/>
      <w:marRight w:val="0"/>
      <w:marTop w:val="0"/>
      <w:marBottom w:val="0"/>
      <w:divBdr>
        <w:top w:val="none" w:sz="0" w:space="0" w:color="auto"/>
        <w:left w:val="none" w:sz="0" w:space="0" w:color="auto"/>
        <w:bottom w:val="none" w:sz="0" w:space="0" w:color="auto"/>
        <w:right w:val="none" w:sz="0" w:space="0" w:color="auto"/>
      </w:divBdr>
      <w:divsChild>
        <w:div w:id="56052879">
          <w:marLeft w:val="480"/>
          <w:marRight w:val="0"/>
          <w:marTop w:val="0"/>
          <w:marBottom w:val="0"/>
          <w:divBdr>
            <w:top w:val="none" w:sz="0" w:space="0" w:color="auto"/>
            <w:left w:val="none" w:sz="0" w:space="0" w:color="auto"/>
            <w:bottom w:val="none" w:sz="0" w:space="0" w:color="auto"/>
            <w:right w:val="none" w:sz="0" w:space="0" w:color="auto"/>
          </w:divBdr>
        </w:div>
        <w:div w:id="64378157">
          <w:marLeft w:val="480"/>
          <w:marRight w:val="0"/>
          <w:marTop w:val="0"/>
          <w:marBottom w:val="0"/>
          <w:divBdr>
            <w:top w:val="none" w:sz="0" w:space="0" w:color="auto"/>
            <w:left w:val="none" w:sz="0" w:space="0" w:color="auto"/>
            <w:bottom w:val="none" w:sz="0" w:space="0" w:color="auto"/>
            <w:right w:val="none" w:sz="0" w:space="0" w:color="auto"/>
          </w:divBdr>
        </w:div>
        <w:div w:id="149367350">
          <w:marLeft w:val="480"/>
          <w:marRight w:val="0"/>
          <w:marTop w:val="0"/>
          <w:marBottom w:val="0"/>
          <w:divBdr>
            <w:top w:val="none" w:sz="0" w:space="0" w:color="auto"/>
            <w:left w:val="none" w:sz="0" w:space="0" w:color="auto"/>
            <w:bottom w:val="none" w:sz="0" w:space="0" w:color="auto"/>
            <w:right w:val="none" w:sz="0" w:space="0" w:color="auto"/>
          </w:divBdr>
        </w:div>
        <w:div w:id="225188000">
          <w:marLeft w:val="480"/>
          <w:marRight w:val="0"/>
          <w:marTop w:val="0"/>
          <w:marBottom w:val="0"/>
          <w:divBdr>
            <w:top w:val="none" w:sz="0" w:space="0" w:color="auto"/>
            <w:left w:val="none" w:sz="0" w:space="0" w:color="auto"/>
            <w:bottom w:val="none" w:sz="0" w:space="0" w:color="auto"/>
            <w:right w:val="none" w:sz="0" w:space="0" w:color="auto"/>
          </w:divBdr>
        </w:div>
        <w:div w:id="352611844">
          <w:marLeft w:val="480"/>
          <w:marRight w:val="0"/>
          <w:marTop w:val="0"/>
          <w:marBottom w:val="0"/>
          <w:divBdr>
            <w:top w:val="none" w:sz="0" w:space="0" w:color="auto"/>
            <w:left w:val="none" w:sz="0" w:space="0" w:color="auto"/>
            <w:bottom w:val="none" w:sz="0" w:space="0" w:color="auto"/>
            <w:right w:val="none" w:sz="0" w:space="0" w:color="auto"/>
          </w:divBdr>
        </w:div>
        <w:div w:id="381833668">
          <w:marLeft w:val="480"/>
          <w:marRight w:val="0"/>
          <w:marTop w:val="0"/>
          <w:marBottom w:val="0"/>
          <w:divBdr>
            <w:top w:val="none" w:sz="0" w:space="0" w:color="auto"/>
            <w:left w:val="none" w:sz="0" w:space="0" w:color="auto"/>
            <w:bottom w:val="none" w:sz="0" w:space="0" w:color="auto"/>
            <w:right w:val="none" w:sz="0" w:space="0" w:color="auto"/>
          </w:divBdr>
        </w:div>
        <w:div w:id="405614580">
          <w:marLeft w:val="480"/>
          <w:marRight w:val="0"/>
          <w:marTop w:val="0"/>
          <w:marBottom w:val="0"/>
          <w:divBdr>
            <w:top w:val="none" w:sz="0" w:space="0" w:color="auto"/>
            <w:left w:val="none" w:sz="0" w:space="0" w:color="auto"/>
            <w:bottom w:val="none" w:sz="0" w:space="0" w:color="auto"/>
            <w:right w:val="none" w:sz="0" w:space="0" w:color="auto"/>
          </w:divBdr>
        </w:div>
        <w:div w:id="741222126">
          <w:marLeft w:val="480"/>
          <w:marRight w:val="0"/>
          <w:marTop w:val="0"/>
          <w:marBottom w:val="0"/>
          <w:divBdr>
            <w:top w:val="none" w:sz="0" w:space="0" w:color="auto"/>
            <w:left w:val="none" w:sz="0" w:space="0" w:color="auto"/>
            <w:bottom w:val="none" w:sz="0" w:space="0" w:color="auto"/>
            <w:right w:val="none" w:sz="0" w:space="0" w:color="auto"/>
          </w:divBdr>
        </w:div>
        <w:div w:id="884832027">
          <w:marLeft w:val="480"/>
          <w:marRight w:val="0"/>
          <w:marTop w:val="0"/>
          <w:marBottom w:val="0"/>
          <w:divBdr>
            <w:top w:val="none" w:sz="0" w:space="0" w:color="auto"/>
            <w:left w:val="none" w:sz="0" w:space="0" w:color="auto"/>
            <w:bottom w:val="none" w:sz="0" w:space="0" w:color="auto"/>
            <w:right w:val="none" w:sz="0" w:space="0" w:color="auto"/>
          </w:divBdr>
        </w:div>
        <w:div w:id="890462475">
          <w:marLeft w:val="480"/>
          <w:marRight w:val="0"/>
          <w:marTop w:val="0"/>
          <w:marBottom w:val="0"/>
          <w:divBdr>
            <w:top w:val="none" w:sz="0" w:space="0" w:color="auto"/>
            <w:left w:val="none" w:sz="0" w:space="0" w:color="auto"/>
            <w:bottom w:val="none" w:sz="0" w:space="0" w:color="auto"/>
            <w:right w:val="none" w:sz="0" w:space="0" w:color="auto"/>
          </w:divBdr>
        </w:div>
        <w:div w:id="924725640">
          <w:marLeft w:val="480"/>
          <w:marRight w:val="0"/>
          <w:marTop w:val="0"/>
          <w:marBottom w:val="0"/>
          <w:divBdr>
            <w:top w:val="none" w:sz="0" w:space="0" w:color="auto"/>
            <w:left w:val="none" w:sz="0" w:space="0" w:color="auto"/>
            <w:bottom w:val="none" w:sz="0" w:space="0" w:color="auto"/>
            <w:right w:val="none" w:sz="0" w:space="0" w:color="auto"/>
          </w:divBdr>
        </w:div>
        <w:div w:id="998801252">
          <w:marLeft w:val="480"/>
          <w:marRight w:val="0"/>
          <w:marTop w:val="0"/>
          <w:marBottom w:val="0"/>
          <w:divBdr>
            <w:top w:val="none" w:sz="0" w:space="0" w:color="auto"/>
            <w:left w:val="none" w:sz="0" w:space="0" w:color="auto"/>
            <w:bottom w:val="none" w:sz="0" w:space="0" w:color="auto"/>
            <w:right w:val="none" w:sz="0" w:space="0" w:color="auto"/>
          </w:divBdr>
        </w:div>
        <w:div w:id="1032878979">
          <w:marLeft w:val="480"/>
          <w:marRight w:val="0"/>
          <w:marTop w:val="0"/>
          <w:marBottom w:val="0"/>
          <w:divBdr>
            <w:top w:val="none" w:sz="0" w:space="0" w:color="auto"/>
            <w:left w:val="none" w:sz="0" w:space="0" w:color="auto"/>
            <w:bottom w:val="none" w:sz="0" w:space="0" w:color="auto"/>
            <w:right w:val="none" w:sz="0" w:space="0" w:color="auto"/>
          </w:divBdr>
        </w:div>
        <w:div w:id="1089617450">
          <w:marLeft w:val="480"/>
          <w:marRight w:val="0"/>
          <w:marTop w:val="0"/>
          <w:marBottom w:val="0"/>
          <w:divBdr>
            <w:top w:val="none" w:sz="0" w:space="0" w:color="auto"/>
            <w:left w:val="none" w:sz="0" w:space="0" w:color="auto"/>
            <w:bottom w:val="none" w:sz="0" w:space="0" w:color="auto"/>
            <w:right w:val="none" w:sz="0" w:space="0" w:color="auto"/>
          </w:divBdr>
        </w:div>
        <w:div w:id="1132947059">
          <w:marLeft w:val="480"/>
          <w:marRight w:val="0"/>
          <w:marTop w:val="0"/>
          <w:marBottom w:val="0"/>
          <w:divBdr>
            <w:top w:val="none" w:sz="0" w:space="0" w:color="auto"/>
            <w:left w:val="none" w:sz="0" w:space="0" w:color="auto"/>
            <w:bottom w:val="none" w:sz="0" w:space="0" w:color="auto"/>
            <w:right w:val="none" w:sz="0" w:space="0" w:color="auto"/>
          </w:divBdr>
        </w:div>
        <w:div w:id="1135679822">
          <w:marLeft w:val="480"/>
          <w:marRight w:val="0"/>
          <w:marTop w:val="0"/>
          <w:marBottom w:val="0"/>
          <w:divBdr>
            <w:top w:val="none" w:sz="0" w:space="0" w:color="auto"/>
            <w:left w:val="none" w:sz="0" w:space="0" w:color="auto"/>
            <w:bottom w:val="none" w:sz="0" w:space="0" w:color="auto"/>
            <w:right w:val="none" w:sz="0" w:space="0" w:color="auto"/>
          </w:divBdr>
        </w:div>
        <w:div w:id="1301306644">
          <w:marLeft w:val="480"/>
          <w:marRight w:val="0"/>
          <w:marTop w:val="0"/>
          <w:marBottom w:val="0"/>
          <w:divBdr>
            <w:top w:val="none" w:sz="0" w:space="0" w:color="auto"/>
            <w:left w:val="none" w:sz="0" w:space="0" w:color="auto"/>
            <w:bottom w:val="none" w:sz="0" w:space="0" w:color="auto"/>
            <w:right w:val="none" w:sz="0" w:space="0" w:color="auto"/>
          </w:divBdr>
        </w:div>
        <w:div w:id="1319772425">
          <w:marLeft w:val="480"/>
          <w:marRight w:val="0"/>
          <w:marTop w:val="0"/>
          <w:marBottom w:val="0"/>
          <w:divBdr>
            <w:top w:val="none" w:sz="0" w:space="0" w:color="auto"/>
            <w:left w:val="none" w:sz="0" w:space="0" w:color="auto"/>
            <w:bottom w:val="none" w:sz="0" w:space="0" w:color="auto"/>
            <w:right w:val="none" w:sz="0" w:space="0" w:color="auto"/>
          </w:divBdr>
        </w:div>
        <w:div w:id="1351568198">
          <w:marLeft w:val="480"/>
          <w:marRight w:val="0"/>
          <w:marTop w:val="0"/>
          <w:marBottom w:val="0"/>
          <w:divBdr>
            <w:top w:val="none" w:sz="0" w:space="0" w:color="auto"/>
            <w:left w:val="none" w:sz="0" w:space="0" w:color="auto"/>
            <w:bottom w:val="none" w:sz="0" w:space="0" w:color="auto"/>
            <w:right w:val="none" w:sz="0" w:space="0" w:color="auto"/>
          </w:divBdr>
        </w:div>
        <w:div w:id="1421482143">
          <w:marLeft w:val="480"/>
          <w:marRight w:val="0"/>
          <w:marTop w:val="0"/>
          <w:marBottom w:val="0"/>
          <w:divBdr>
            <w:top w:val="none" w:sz="0" w:space="0" w:color="auto"/>
            <w:left w:val="none" w:sz="0" w:space="0" w:color="auto"/>
            <w:bottom w:val="none" w:sz="0" w:space="0" w:color="auto"/>
            <w:right w:val="none" w:sz="0" w:space="0" w:color="auto"/>
          </w:divBdr>
        </w:div>
        <w:div w:id="1439446184">
          <w:marLeft w:val="480"/>
          <w:marRight w:val="0"/>
          <w:marTop w:val="0"/>
          <w:marBottom w:val="0"/>
          <w:divBdr>
            <w:top w:val="none" w:sz="0" w:space="0" w:color="auto"/>
            <w:left w:val="none" w:sz="0" w:space="0" w:color="auto"/>
            <w:bottom w:val="none" w:sz="0" w:space="0" w:color="auto"/>
            <w:right w:val="none" w:sz="0" w:space="0" w:color="auto"/>
          </w:divBdr>
        </w:div>
        <w:div w:id="1592155402">
          <w:marLeft w:val="480"/>
          <w:marRight w:val="0"/>
          <w:marTop w:val="0"/>
          <w:marBottom w:val="0"/>
          <w:divBdr>
            <w:top w:val="none" w:sz="0" w:space="0" w:color="auto"/>
            <w:left w:val="none" w:sz="0" w:space="0" w:color="auto"/>
            <w:bottom w:val="none" w:sz="0" w:space="0" w:color="auto"/>
            <w:right w:val="none" w:sz="0" w:space="0" w:color="auto"/>
          </w:divBdr>
        </w:div>
        <w:div w:id="1615021036">
          <w:marLeft w:val="480"/>
          <w:marRight w:val="0"/>
          <w:marTop w:val="0"/>
          <w:marBottom w:val="0"/>
          <w:divBdr>
            <w:top w:val="none" w:sz="0" w:space="0" w:color="auto"/>
            <w:left w:val="none" w:sz="0" w:space="0" w:color="auto"/>
            <w:bottom w:val="none" w:sz="0" w:space="0" w:color="auto"/>
            <w:right w:val="none" w:sz="0" w:space="0" w:color="auto"/>
          </w:divBdr>
        </w:div>
        <w:div w:id="1773552130">
          <w:marLeft w:val="480"/>
          <w:marRight w:val="0"/>
          <w:marTop w:val="0"/>
          <w:marBottom w:val="0"/>
          <w:divBdr>
            <w:top w:val="none" w:sz="0" w:space="0" w:color="auto"/>
            <w:left w:val="none" w:sz="0" w:space="0" w:color="auto"/>
            <w:bottom w:val="none" w:sz="0" w:space="0" w:color="auto"/>
            <w:right w:val="none" w:sz="0" w:space="0" w:color="auto"/>
          </w:divBdr>
        </w:div>
        <w:div w:id="1807237206">
          <w:marLeft w:val="480"/>
          <w:marRight w:val="0"/>
          <w:marTop w:val="0"/>
          <w:marBottom w:val="0"/>
          <w:divBdr>
            <w:top w:val="none" w:sz="0" w:space="0" w:color="auto"/>
            <w:left w:val="none" w:sz="0" w:space="0" w:color="auto"/>
            <w:bottom w:val="none" w:sz="0" w:space="0" w:color="auto"/>
            <w:right w:val="none" w:sz="0" w:space="0" w:color="auto"/>
          </w:divBdr>
        </w:div>
        <w:div w:id="1810397252">
          <w:marLeft w:val="480"/>
          <w:marRight w:val="0"/>
          <w:marTop w:val="0"/>
          <w:marBottom w:val="0"/>
          <w:divBdr>
            <w:top w:val="none" w:sz="0" w:space="0" w:color="auto"/>
            <w:left w:val="none" w:sz="0" w:space="0" w:color="auto"/>
            <w:bottom w:val="none" w:sz="0" w:space="0" w:color="auto"/>
            <w:right w:val="none" w:sz="0" w:space="0" w:color="auto"/>
          </w:divBdr>
        </w:div>
        <w:div w:id="1835491321">
          <w:marLeft w:val="480"/>
          <w:marRight w:val="0"/>
          <w:marTop w:val="0"/>
          <w:marBottom w:val="0"/>
          <w:divBdr>
            <w:top w:val="none" w:sz="0" w:space="0" w:color="auto"/>
            <w:left w:val="none" w:sz="0" w:space="0" w:color="auto"/>
            <w:bottom w:val="none" w:sz="0" w:space="0" w:color="auto"/>
            <w:right w:val="none" w:sz="0" w:space="0" w:color="auto"/>
          </w:divBdr>
        </w:div>
        <w:div w:id="1896160707">
          <w:marLeft w:val="480"/>
          <w:marRight w:val="0"/>
          <w:marTop w:val="0"/>
          <w:marBottom w:val="0"/>
          <w:divBdr>
            <w:top w:val="none" w:sz="0" w:space="0" w:color="auto"/>
            <w:left w:val="none" w:sz="0" w:space="0" w:color="auto"/>
            <w:bottom w:val="none" w:sz="0" w:space="0" w:color="auto"/>
            <w:right w:val="none" w:sz="0" w:space="0" w:color="auto"/>
          </w:divBdr>
        </w:div>
        <w:div w:id="1950818295">
          <w:marLeft w:val="480"/>
          <w:marRight w:val="0"/>
          <w:marTop w:val="0"/>
          <w:marBottom w:val="0"/>
          <w:divBdr>
            <w:top w:val="none" w:sz="0" w:space="0" w:color="auto"/>
            <w:left w:val="none" w:sz="0" w:space="0" w:color="auto"/>
            <w:bottom w:val="none" w:sz="0" w:space="0" w:color="auto"/>
            <w:right w:val="none" w:sz="0" w:space="0" w:color="auto"/>
          </w:divBdr>
        </w:div>
        <w:div w:id="1976635900">
          <w:marLeft w:val="480"/>
          <w:marRight w:val="0"/>
          <w:marTop w:val="0"/>
          <w:marBottom w:val="0"/>
          <w:divBdr>
            <w:top w:val="none" w:sz="0" w:space="0" w:color="auto"/>
            <w:left w:val="none" w:sz="0" w:space="0" w:color="auto"/>
            <w:bottom w:val="none" w:sz="0" w:space="0" w:color="auto"/>
            <w:right w:val="none" w:sz="0" w:space="0" w:color="auto"/>
          </w:divBdr>
        </w:div>
        <w:div w:id="1980331464">
          <w:marLeft w:val="480"/>
          <w:marRight w:val="0"/>
          <w:marTop w:val="0"/>
          <w:marBottom w:val="0"/>
          <w:divBdr>
            <w:top w:val="none" w:sz="0" w:space="0" w:color="auto"/>
            <w:left w:val="none" w:sz="0" w:space="0" w:color="auto"/>
            <w:bottom w:val="none" w:sz="0" w:space="0" w:color="auto"/>
            <w:right w:val="none" w:sz="0" w:space="0" w:color="auto"/>
          </w:divBdr>
        </w:div>
        <w:div w:id="1990551300">
          <w:marLeft w:val="480"/>
          <w:marRight w:val="0"/>
          <w:marTop w:val="0"/>
          <w:marBottom w:val="0"/>
          <w:divBdr>
            <w:top w:val="none" w:sz="0" w:space="0" w:color="auto"/>
            <w:left w:val="none" w:sz="0" w:space="0" w:color="auto"/>
            <w:bottom w:val="none" w:sz="0" w:space="0" w:color="auto"/>
            <w:right w:val="none" w:sz="0" w:space="0" w:color="auto"/>
          </w:divBdr>
        </w:div>
        <w:div w:id="2014989534">
          <w:marLeft w:val="480"/>
          <w:marRight w:val="0"/>
          <w:marTop w:val="0"/>
          <w:marBottom w:val="0"/>
          <w:divBdr>
            <w:top w:val="none" w:sz="0" w:space="0" w:color="auto"/>
            <w:left w:val="none" w:sz="0" w:space="0" w:color="auto"/>
            <w:bottom w:val="none" w:sz="0" w:space="0" w:color="auto"/>
            <w:right w:val="none" w:sz="0" w:space="0" w:color="auto"/>
          </w:divBdr>
        </w:div>
        <w:div w:id="2015834453">
          <w:marLeft w:val="480"/>
          <w:marRight w:val="0"/>
          <w:marTop w:val="0"/>
          <w:marBottom w:val="0"/>
          <w:divBdr>
            <w:top w:val="none" w:sz="0" w:space="0" w:color="auto"/>
            <w:left w:val="none" w:sz="0" w:space="0" w:color="auto"/>
            <w:bottom w:val="none" w:sz="0" w:space="0" w:color="auto"/>
            <w:right w:val="none" w:sz="0" w:space="0" w:color="auto"/>
          </w:divBdr>
        </w:div>
        <w:div w:id="2118403476">
          <w:marLeft w:val="480"/>
          <w:marRight w:val="0"/>
          <w:marTop w:val="0"/>
          <w:marBottom w:val="0"/>
          <w:divBdr>
            <w:top w:val="none" w:sz="0" w:space="0" w:color="auto"/>
            <w:left w:val="none" w:sz="0" w:space="0" w:color="auto"/>
            <w:bottom w:val="none" w:sz="0" w:space="0" w:color="auto"/>
            <w:right w:val="none" w:sz="0" w:space="0" w:color="auto"/>
          </w:divBdr>
        </w:div>
      </w:divsChild>
    </w:div>
    <w:div w:id="1694920026">
      <w:bodyDiv w:val="1"/>
      <w:marLeft w:val="0"/>
      <w:marRight w:val="0"/>
      <w:marTop w:val="0"/>
      <w:marBottom w:val="0"/>
      <w:divBdr>
        <w:top w:val="none" w:sz="0" w:space="0" w:color="auto"/>
        <w:left w:val="none" w:sz="0" w:space="0" w:color="auto"/>
        <w:bottom w:val="none" w:sz="0" w:space="0" w:color="auto"/>
        <w:right w:val="none" w:sz="0" w:space="0" w:color="auto"/>
      </w:divBdr>
    </w:div>
    <w:div w:id="1695691341">
      <w:bodyDiv w:val="1"/>
      <w:marLeft w:val="0"/>
      <w:marRight w:val="0"/>
      <w:marTop w:val="0"/>
      <w:marBottom w:val="0"/>
      <w:divBdr>
        <w:top w:val="none" w:sz="0" w:space="0" w:color="auto"/>
        <w:left w:val="none" w:sz="0" w:space="0" w:color="auto"/>
        <w:bottom w:val="none" w:sz="0" w:space="0" w:color="auto"/>
        <w:right w:val="none" w:sz="0" w:space="0" w:color="auto"/>
      </w:divBdr>
      <w:divsChild>
        <w:div w:id="87778122">
          <w:marLeft w:val="480"/>
          <w:marRight w:val="0"/>
          <w:marTop w:val="0"/>
          <w:marBottom w:val="0"/>
          <w:divBdr>
            <w:top w:val="none" w:sz="0" w:space="0" w:color="auto"/>
            <w:left w:val="none" w:sz="0" w:space="0" w:color="auto"/>
            <w:bottom w:val="none" w:sz="0" w:space="0" w:color="auto"/>
            <w:right w:val="none" w:sz="0" w:space="0" w:color="auto"/>
          </w:divBdr>
        </w:div>
        <w:div w:id="209613586">
          <w:marLeft w:val="480"/>
          <w:marRight w:val="0"/>
          <w:marTop w:val="0"/>
          <w:marBottom w:val="0"/>
          <w:divBdr>
            <w:top w:val="none" w:sz="0" w:space="0" w:color="auto"/>
            <w:left w:val="none" w:sz="0" w:space="0" w:color="auto"/>
            <w:bottom w:val="none" w:sz="0" w:space="0" w:color="auto"/>
            <w:right w:val="none" w:sz="0" w:space="0" w:color="auto"/>
          </w:divBdr>
        </w:div>
        <w:div w:id="459763775">
          <w:marLeft w:val="480"/>
          <w:marRight w:val="0"/>
          <w:marTop w:val="0"/>
          <w:marBottom w:val="0"/>
          <w:divBdr>
            <w:top w:val="none" w:sz="0" w:space="0" w:color="auto"/>
            <w:left w:val="none" w:sz="0" w:space="0" w:color="auto"/>
            <w:bottom w:val="none" w:sz="0" w:space="0" w:color="auto"/>
            <w:right w:val="none" w:sz="0" w:space="0" w:color="auto"/>
          </w:divBdr>
        </w:div>
        <w:div w:id="517887099">
          <w:marLeft w:val="480"/>
          <w:marRight w:val="0"/>
          <w:marTop w:val="0"/>
          <w:marBottom w:val="0"/>
          <w:divBdr>
            <w:top w:val="none" w:sz="0" w:space="0" w:color="auto"/>
            <w:left w:val="none" w:sz="0" w:space="0" w:color="auto"/>
            <w:bottom w:val="none" w:sz="0" w:space="0" w:color="auto"/>
            <w:right w:val="none" w:sz="0" w:space="0" w:color="auto"/>
          </w:divBdr>
        </w:div>
        <w:div w:id="878975442">
          <w:marLeft w:val="480"/>
          <w:marRight w:val="0"/>
          <w:marTop w:val="0"/>
          <w:marBottom w:val="0"/>
          <w:divBdr>
            <w:top w:val="none" w:sz="0" w:space="0" w:color="auto"/>
            <w:left w:val="none" w:sz="0" w:space="0" w:color="auto"/>
            <w:bottom w:val="none" w:sz="0" w:space="0" w:color="auto"/>
            <w:right w:val="none" w:sz="0" w:space="0" w:color="auto"/>
          </w:divBdr>
        </w:div>
        <w:div w:id="907615687">
          <w:marLeft w:val="480"/>
          <w:marRight w:val="0"/>
          <w:marTop w:val="0"/>
          <w:marBottom w:val="0"/>
          <w:divBdr>
            <w:top w:val="none" w:sz="0" w:space="0" w:color="auto"/>
            <w:left w:val="none" w:sz="0" w:space="0" w:color="auto"/>
            <w:bottom w:val="none" w:sz="0" w:space="0" w:color="auto"/>
            <w:right w:val="none" w:sz="0" w:space="0" w:color="auto"/>
          </w:divBdr>
        </w:div>
        <w:div w:id="1216158715">
          <w:marLeft w:val="480"/>
          <w:marRight w:val="0"/>
          <w:marTop w:val="0"/>
          <w:marBottom w:val="0"/>
          <w:divBdr>
            <w:top w:val="none" w:sz="0" w:space="0" w:color="auto"/>
            <w:left w:val="none" w:sz="0" w:space="0" w:color="auto"/>
            <w:bottom w:val="none" w:sz="0" w:space="0" w:color="auto"/>
            <w:right w:val="none" w:sz="0" w:space="0" w:color="auto"/>
          </w:divBdr>
        </w:div>
        <w:div w:id="1810241489">
          <w:marLeft w:val="480"/>
          <w:marRight w:val="0"/>
          <w:marTop w:val="0"/>
          <w:marBottom w:val="0"/>
          <w:divBdr>
            <w:top w:val="none" w:sz="0" w:space="0" w:color="auto"/>
            <w:left w:val="none" w:sz="0" w:space="0" w:color="auto"/>
            <w:bottom w:val="none" w:sz="0" w:space="0" w:color="auto"/>
            <w:right w:val="none" w:sz="0" w:space="0" w:color="auto"/>
          </w:divBdr>
        </w:div>
      </w:divsChild>
    </w:div>
    <w:div w:id="1708136876">
      <w:bodyDiv w:val="1"/>
      <w:marLeft w:val="0"/>
      <w:marRight w:val="0"/>
      <w:marTop w:val="0"/>
      <w:marBottom w:val="0"/>
      <w:divBdr>
        <w:top w:val="none" w:sz="0" w:space="0" w:color="auto"/>
        <w:left w:val="none" w:sz="0" w:space="0" w:color="auto"/>
        <w:bottom w:val="none" w:sz="0" w:space="0" w:color="auto"/>
        <w:right w:val="none" w:sz="0" w:space="0" w:color="auto"/>
      </w:divBdr>
      <w:divsChild>
        <w:div w:id="269315853">
          <w:marLeft w:val="480"/>
          <w:marRight w:val="0"/>
          <w:marTop w:val="0"/>
          <w:marBottom w:val="0"/>
          <w:divBdr>
            <w:top w:val="none" w:sz="0" w:space="0" w:color="auto"/>
            <w:left w:val="none" w:sz="0" w:space="0" w:color="auto"/>
            <w:bottom w:val="none" w:sz="0" w:space="0" w:color="auto"/>
            <w:right w:val="none" w:sz="0" w:space="0" w:color="auto"/>
          </w:divBdr>
        </w:div>
        <w:div w:id="550503426">
          <w:marLeft w:val="480"/>
          <w:marRight w:val="0"/>
          <w:marTop w:val="0"/>
          <w:marBottom w:val="0"/>
          <w:divBdr>
            <w:top w:val="none" w:sz="0" w:space="0" w:color="auto"/>
            <w:left w:val="none" w:sz="0" w:space="0" w:color="auto"/>
            <w:bottom w:val="none" w:sz="0" w:space="0" w:color="auto"/>
            <w:right w:val="none" w:sz="0" w:space="0" w:color="auto"/>
          </w:divBdr>
        </w:div>
        <w:div w:id="616065093">
          <w:marLeft w:val="480"/>
          <w:marRight w:val="0"/>
          <w:marTop w:val="0"/>
          <w:marBottom w:val="0"/>
          <w:divBdr>
            <w:top w:val="none" w:sz="0" w:space="0" w:color="auto"/>
            <w:left w:val="none" w:sz="0" w:space="0" w:color="auto"/>
            <w:bottom w:val="none" w:sz="0" w:space="0" w:color="auto"/>
            <w:right w:val="none" w:sz="0" w:space="0" w:color="auto"/>
          </w:divBdr>
        </w:div>
        <w:div w:id="791096858">
          <w:marLeft w:val="480"/>
          <w:marRight w:val="0"/>
          <w:marTop w:val="0"/>
          <w:marBottom w:val="0"/>
          <w:divBdr>
            <w:top w:val="none" w:sz="0" w:space="0" w:color="auto"/>
            <w:left w:val="none" w:sz="0" w:space="0" w:color="auto"/>
            <w:bottom w:val="none" w:sz="0" w:space="0" w:color="auto"/>
            <w:right w:val="none" w:sz="0" w:space="0" w:color="auto"/>
          </w:divBdr>
        </w:div>
        <w:div w:id="1064452338">
          <w:marLeft w:val="480"/>
          <w:marRight w:val="0"/>
          <w:marTop w:val="0"/>
          <w:marBottom w:val="0"/>
          <w:divBdr>
            <w:top w:val="none" w:sz="0" w:space="0" w:color="auto"/>
            <w:left w:val="none" w:sz="0" w:space="0" w:color="auto"/>
            <w:bottom w:val="none" w:sz="0" w:space="0" w:color="auto"/>
            <w:right w:val="none" w:sz="0" w:space="0" w:color="auto"/>
          </w:divBdr>
        </w:div>
        <w:div w:id="1122577125">
          <w:marLeft w:val="480"/>
          <w:marRight w:val="0"/>
          <w:marTop w:val="0"/>
          <w:marBottom w:val="0"/>
          <w:divBdr>
            <w:top w:val="none" w:sz="0" w:space="0" w:color="auto"/>
            <w:left w:val="none" w:sz="0" w:space="0" w:color="auto"/>
            <w:bottom w:val="none" w:sz="0" w:space="0" w:color="auto"/>
            <w:right w:val="none" w:sz="0" w:space="0" w:color="auto"/>
          </w:divBdr>
        </w:div>
        <w:div w:id="1151681155">
          <w:marLeft w:val="480"/>
          <w:marRight w:val="0"/>
          <w:marTop w:val="0"/>
          <w:marBottom w:val="0"/>
          <w:divBdr>
            <w:top w:val="none" w:sz="0" w:space="0" w:color="auto"/>
            <w:left w:val="none" w:sz="0" w:space="0" w:color="auto"/>
            <w:bottom w:val="none" w:sz="0" w:space="0" w:color="auto"/>
            <w:right w:val="none" w:sz="0" w:space="0" w:color="auto"/>
          </w:divBdr>
        </w:div>
        <w:div w:id="1230577589">
          <w:marLeft w:val="480"/>
          <w:marRight w:val="0"/>
          <w:marTop w:val="0"/>
          <w:marBottom w:val="0"/>
          <w:divBdr>
            <w:top w:val="none" w:sz="0" w:space="0" w:color="auto"/>
            <w:left w:val="none" w:sz="0" w:space="0" w:color="auto"/>
            <w:bottom w:val="none" w:sz="0" w:space="0" w:color="auto"/>
            <w:right w:val="none" w:sz="0" w:space="0" w:color="auto"/>
          </w:divBdr>
        </w:div>
        <w:div w:id="1307052541">
          <w:marLeft w:val="480"/>
          <w:marRight w:val="0"/>
          <w:marTop w:val="0"/>
          <w:marBottom w:val="0"/>
          <w:divBdr>
            <w:top w:val="none" w:sz="0" w:space="0" w:color="auto"/>
            <w:left w:val="none" w:sz="0" w:space="0" w:color="auto"/>
            <w:bottom w:val="none" w:sz="0" w:space="0" w:color="auto"/>
            <w:right w:val="none" w:sz="0" w:space="0" w:color="auto"/>
          </w:divBdr>
        </w:div>
        <w:div w:id="1315179720">
          <w:marLeft w:val="480"/>
          <w:marRight w:val="0"/>
          <w:marTop w:val="0"/>
          <w:marBottom w:val="0"/>
          <w:divBdr>
            <w:top w:val="none" w:sz="0" w:space="0" w:color="auto"/>
            <w:left w:val="none" w:sz="0" w:space="0" w:color="auto"/>
            <w:bottom w:val="none" w:sz="0" w:space="0" w:color="auto"/>
            <w:right w:val="none" w:sz="0" w:space="0" w:color="auto"/>
          </w:divBdr>
        </w:div>
        <w:div w:id="1454783597">
          <w:marLeft w:val="480"/>
          <w:marRight w:val="0"/>
          <w:marTop w:val="0"/>
          <w:marBottom w:val="0"/>
          <w:divBdr>
            <w:top w:val="none" w:sz="0" w:space="0" w:color="auto"/>
            <w:left w:val="none" w:sz="0" w:space="0" w:color="auto"/>
            <w:bottom w:val="none" w:sz="0" w:space="0" w:color="auto"/>
            <w:right w:val="none" w:sz="0" w:space="0" w:color="auto"/>
          </w:divBdr>
        </w:div>
        <w:div w:id="1643541264">
          <w:marLeft w:val="480"/>
          <w:marRight w:val="0"/>
          <w:marTop w:val="0"/>
          <w:marBottom w:val="0"/>
          <w:divBdr>
            <w:top w:val="none" w:sz="0" w:space="0" w:color="auto"/>
            <w:left w:val="none" w:sz="0" w:space="0" w:color="auto"/>
            <w:bottom w:val="none" w:sz="0" w:space="0" w:color="auto"/>
            <w:right w:val="none" w:sz="0" w:space="0" w:color="auto"/>
          </w:divBdr>
        </w:div>
        <w:div w:id="1737361178">
          <w:marLeft w:val="480"/>
          <w:marRight w:val="0"/>
          <w:marTop w:val="0"/>
          <w:marBottom w:val="0"/>
          <w:divBdr>
            <w:top w:val="none" w:sz="0" w:space="0" w:color="auto"/>
            <w:left w:val="none" w:sz="0" w:space="0" w:color="auto"/>
            <w:bottom w:val="none" w:sz="0" w:space="0" w:color="auto"/>
            <w:right w:val="none" w:sz="0" w:space="0" w:color="auto"/>
          </w:divBdr>
        </w:div>
        <w:div w:id="1873492593">
          <w:marLeft w:val="480"/>
          <w:marRight w:val="0"/>
          <w:marTop w:val="0"/>
          <w:marBottom w:val="0"/>
          <w:divBdr>
            <w:top w:val="none" w:sz="0" w:space="0" w:color="auto"/>
            <w:left w:val="none" w:sz="0" w:space="0" w:color="auto"/>
            <w:bottom w:val="none" w:sz="0" w:space="0" w:color="auto"/>
            <w:right w:val="none" w:sz="0" w:space="0" w:color="auto"/>
          </w:divBdr>
        </w:div>
        <w:div w:id="1973321069">
          <w:marLeft w:val="480"/>
          <w:marRight w:val="0"/>
          <w:marTop w:val="0"/>
          <w:marBottom w:val="0"/>
          <w:divBdr>
            <w:top w:val="none" w:sz="0" w:space="0" w:color="auto"/>
            <w:left w:val="none" w:sz="0" w:space="0" w:color="auto"/>
            <w:bottom w:val="none" w:sz="0" w:space="0" w:color="auto"/>
            <w:right w:val="none" w:sz="0" w:space="0" w:color="auto"/>
          </w:divBdr>
        </w:div>
      </w:divsChild>
    </w:div>
    <w:div w:id="1711686329">
      <w:bodyDiv w:val="1"/>
      <w:marLeft w:val="0"/>
      <w:marRight w:val="0"/>
      <w:marTop w:val="0"/>
      <w:marBottom w:val="0"/>
      <w:divBdr>
        <w:top w:val="none" w:sz="0" w:space="0" w:color="auto"/>
        <w:left w:val="none" w:sz="0" w:space="0" w:color="auto"/>
        <w:bottom w:val="none" w:sz="0" w:space="0" w:color="auto"/>
        <w:right w:val="none" w:sz="0" w:space="0" w:color="auto"/>
      </w:divBdr>
      <w:divsChild>
        <w:div w:id="65568764">
          <w:marLeft w:val="480"/>
          <w:marRight w:val="0"/>
          <w:marTop w:val="0"/>
          <w:marBottom w:val="0"/>
          <w:divBdr>
            <w:top w:val="none" w:sz="0" w:space="0" w:color="auto"/>
            <w:left w:val="none" w:sz="0" w:space="0" w:color="auto"/>
            <w:bottom w:val="none" w:sz="0" w:space="0" w:color="auto"/>
            <w:right w:val="none" w:sz="0" w:space="0" w:color="auto"/>
          </w:divBdr>
        </w:div>
        <w:div w:id="154030218">
          <w:marLeft w:val="480"/>
          <w:marRight w:val="0"/>
          <w:marTop w:val="0"/>
          <w:marBottom w:val="0"/>
          <w:divBdr>
            <w:top w:val="none" w:sz="0" w:space="0" w:color="auto"/>
            <w:left w:val="none" w:sz="0" w:space="0" w:color="auto"/>
            <w:bottom w:val="none" w:sz="0" w:space="0" w:color="auto"/>
            <w:right w:val="none" w:sz="0" w:space="0" w:color="auto"/>
          </w:divBdr>
        </w:div>
        <w:div w:id="197284879">
          <w:marLeft w:val="480"/>
          <w:marRight w:val="0"/>
          <w:marTop w:val="0"/>
          <w:marBottom w:val="0"/>
          <w:divBdr>
            <w:top w:val="none" w:sz="0" w:space="0" w:color="auto"/>
            <w:left w:val="none" w:sz="0" w:space="0" w:color="auto"/>
            <w:bottom w:val="none" w:sz="0" w:space="0" w:color="auto"/>
            <w:right w:val="none" w:sz="0" w:space="0" w:color="auto"/>
          </w:divBdr>
        </w:div>
        <w:div w:id="244845714">
          <w:marLeft w:val="480"/>
          <w:marRight w:val="0"/>
          <w:marTop w:val="0"/>
          <w:marBottom w:val="0"/>
          <w:divBdr>
            <w:top w:val="none" w:sz="0" w:space="0" w:color="auto"/>
            <w:left w:val="none" w:sz="0" w:space="0" w:color="auto"/>
            <w:bottom w:val="none" w:sz="0" w:space="0" w:color="auto"/>
            <w:right w:val="none" w:sz="0" w:space="0" w:color="auto"/>
          </w:divBdr>
        </w:div>
        <w:div w:id="253897740">
          <w:marLeft w:val="480"/>
          <w:marRight w:val="0"/>
          <w:marTop w:val="0"/>
          <w:marBottom w:val="0"/>
          <w:divBdr>
            <w:top w:val="none" w:sz="0" w:space="0" w:color="auto"/>
            <w:left w:val="none" w:sz="0" w:space="0" w:color="auto"/>
            <w:bottom w:val="none" w:sz="0" w:space="0" w:color="auto"/>
            <w:right w:val="none" w:sz="0" w:space="0" w:color="auto"/>
          </w:divBdr>
        </w:div>
        <w:div w:id="314795452">
          <w:marLeft w:val="480"/>
          <w:marRight w:val="0"/>
          <w:marTop w:val="0"/>
          <w:marBottom w:val="0"/>
          <w:divBdr>
            <w:top w:val="none" w:sz="0" w:space="0" w:color="auto"/>
            <w:left w:val="none" w:sz="0" w:space="0" w:color="auto"/>
            <w:bottom w:val="none" w:sz="0" w:space="0" w:color="auto"/>
            <w:right w:val="none" w:sz="0" w:space="0" w:color="auto"/>
          </w:divBdr>
        </w:div>
        <w:div w:id="387148429">
          <w:marLeft w:val="480"/>
          <w:marRight w:val="0"/>
          <w:marTop w:val="0"/>
          <w:marBottom w:val="0"/>
          <w:divBdr>
            <w:top w:val="none" w:sz="0" w:space="0" w:color="auto"/>
            <w:left w:val="none" w:sz="0" w:space="0" w:color="auto"/>
            <w:bottom w:val="none" w:sz="0" w:space="0" w:color="auto"/>
            <w:right w:val="none" w:sz="0" w:space="0" w:color="auto"/>
          </w:divBdr>
        </w:div>
        <w:div w:id="452679021">
          <w:marLeft w:val="480"/>
          <w:marRight w:val="0"/>
          <w:marTop w:val="0"/>
          <w:marBottom w:val="0"/>
          <w:divBdr>
            <w:top w:val="none" w:sz="0" w:space="0" w:color="auto"/>
            <w:left w:val="none" w:sz="0" w:space="0" w:color="auto"/>
            <w:bottom w:val="none" w:sz="0" w:space="0" w:color="auto"/>
            <w:right w:val="none" w:sz="0" w:space="0" w:color="auto"/>
          </w:divBdr>
        </w:div>
        <w:div w:id="454561355">
          <w:marLeft w:val="480"/>
          <w:marRight w:val="0"/>
          <w:marTop w:val="0"/>
          <w:marBottom w:val="0"/>
          <w:divBdr>
            <w:top w:val="none" w:sz="0" w:space="0" w:color="auto"/>
            <w:left w:val="none" w:sz="0" w:space="0" w:color="auto"/>
            <w:bottom w:val="none" w:sz="0" w:space="0" w:color="auto"/>
            <w:right w:val="none" w:sz="0" w:space="0" w:color="auto"/>
          </w:divBdr>
        </w:div>
        <w:div w:id="467821763">
          <w:marLeft w:val="480"/>
          <w:marRight w:val="0"/>
          <w:marTop w:val="0"/>
          <w:marBottom w:val="0"/>
          <w:divBdr>
            <w:top w:val="none" w:sz="0" w:space="0" w:color="auto"/>
            <w:left w:val="none" w:sz="0" w:space="0" w:color="auto"/>
            <w:bottom w:val="none" w:sz="0" w:space="0" w:color="auto"/>
            <w:right w:val="none" w:sz="0" w:space="0" w:color="auto"/>
          </w:divBdr>
        </w:div>
        <w:div w:id="499464976">
          <w:marLeft w:val="480"/>
          <w:marRight w:val="0"/>
          <w:marTop w:val="0"/>
          <w:marBottom w:val="0"/>
          <w:divBdr>
            <w:top w:val="none" w:sz="0" w:space="0" w:color="auto"/>
            <w:left w:val="none" w:sz="0" w:space="0" w:color="auto"/>
            <w:bottom w:val="none" w:sz="0" w:space="0" w:color="auto"/>
            <w:right w:val="none" w:sz="0" w:space="0" w:color="auto"/>
          </w:divBdr>
        </w:div>
        <w:div w:id="533082243">
          <w:marLeft w:val="480"/>
          <w:marRight w:val="0"/>
          <w:marTop w:val="0"/>
          <w:marBottom w:val="0"/>
          <w:divBdr>
            <w:top w:val="none" w:sz="0" w:space="0" w:color="auto"/>
            <w:left w:val="none" w:sz="0" w:space="0" w:color="auto"/>
            <w:bottom w:val="none" w:sz="0" w:space="0" w:color="auto"/>
            <w:right w:val="none" w:sz="0" w:space="0" w:color="auto"/>
          </w:divBdr>
        </w:div>
        <w:div w:id="542716325">
          <w:marLeft w:val="480"/>
          <w:marRight w:val="0"/>
          <w:marTop w:val="0"/>
          <w:marBottom w:val="0"/>
          <w:divBdr>
            <w:top w:val="none" w:sz="0" w:space="0" w:color="auto"/>
            <w:left w:val="none" w:sz="0" w:space="0" w:color="auto"/>
            <w:bottom w:val="none" w:sz="0" w:space="0" w:color="auto"/>
            <w:right w:val="none" w:sz="0" w:space="0" w:color="auto"/>
          </w:divBdr>
        </w:div>
        <w:div w:id="572620413">
          <w:marLeft w:val="480"/>
          <w:marRight w:val="0"/>
          <w:marTop w:val="0"/>
          <w:marBottom w:val="0"/>
          <w:divBdr>
            <w:top w:val="none" w:sz="0" w:space="0" w:color="auto"/>
            <w:left w:val="none" w:sz="0" w:space="0" w:color="auto"/>
            <w:bottom w:val="none" w:sz="0" w:space="0" w:color="auto"/>
            <w:right w:val="none" w:sz="0" w:space="0" w:color="auto"/>
          </w:divBdr>
        </w:div>
        <w:div w:id="600769544">
          <w:marLeft w:val="480"/>
          <w:marRight w:val="0"/>
          <w:marTop w:val="0"/>
          <w:marBottom w:val="0"/>
          <w:divBdr>
            <w:top w:val="none" w:sz="0" w:space="0" w:color="auto"/>
            <w:left w:val="none" w:sz="0" w:space="0" w:color="auto"/>
            <w:bottom w:val="none" w:sz="0" w:space="0" w:color="auto"/>
            <w:right w:val="none" w:sz="0" w:space="0" w:color="auto"/>
          </w:divBdr>
        </w:div>
        <w:div w:id="655257807">
          <w:marLeft w:val="480"/>
          <w:marRight w:val="0"/>
          <w:marTop w:val="0"/>
          <w:marBottom w:val="0"/>
          <w:divBdr>
            <w:top w:val="none" w:sz="0" w:space="0" w:color="auto"/>
            <w:left w:val="none" w:sz="0" w:space="0" w:color="auto"/>
            <w:bottom w:val="none" w:sz="0" w:space="0" w:color="auto"/>
            <w:right w:val="none" w:sz="0" w:space="0" w:color="auto"/>
          </w:divBdr>
        </w:div>
        <w:div w:id="661205187">
          <w:marLeft w:val="480"/>
          <w:marRight w:val="0"/>
          <w:marTop w:val="0"/>
          <w:marBottom w:val="0"/>
          <w:divBdr>
            <w:top w:val="none" w:sz="0" w:space="0" w:color="auto"/>
            <w:left w:val="none" w:sz="0" w:space="0" w:color="auto"/>
            <w:bottom w:val="none" w:sz="0" w:space="0" w:color="auto"/>
            <w:right w:val="none" w:sz="0" w:space="0" w:color="auto"/>
          </w:divBdr>
        </w:div>
        <w:div w:id="677319165">
          <w:marLeft w:val="480"/>
          <w:marRight w:val="0"/>
          <w:marTop w:val="0"/>
          <w:marBottom w:val="0"/>
          <w:divBdr>
            <w:top w:val="none" w:sz="0" w:space="0" w:color="auto"/>
            <w:left w:val="none" w:sz="0" w:space="0" w:color="auto"/>
            <w:bottom w:val="none" w:sz="0" w:space="0" w:color="auto"/>
            <w:right w:val="none" w:sz="0" w:space="0" w:color="auto"/>
          </w:divBdr>
        </w:div>
        <w:div w:id="832139030">
          <w:marLeft w:val="480"/>
          <w:marRight w:val="0"/>
          <w:marTop w:val="0"/>
          <w:marBottom w:val="0"/>
          <w:divBdr>
            <w:top w:val="none" w:sz="0" w:space="0" w:color="auto"/>
            <w:left w:val="none" w:sz="0" w:space="0" w:color="auto"/>
            <w:bottom w:val="none" w:sz="0" w:space="0" w:color="auto"/>
            <w:right w:val="none" w:sz="0" w:space="0" w:color="auto"/>
          </w:divBdr>
        </w:div>
        <w:div w:id="880483701">
          <w:marLeft w:val="480"/>
          <w:marRight w:val="0"/>
          <w:marTop w:val="0"/>
          <w:marBottom w:val="0"/>
          <w:divBdr>
            <w:top w:val="none" w:sz="0" w:space="0" w:color="auto"/>
            <w:left w:val="none" w:sz="0" w:space="0" w:color="auto"/>
            <w:bottom w:val="none" w:sz="0" w:space="0" w:color="auto"/>
            <w:right w:val="none" w:sz="0" w:space="0" w:color="auto"/>
          </w:divBdr>
        </w:div>
        <w:div w:id="974913778">
          <w:marLeft w:val="480"/>
          <w:marRight w:val="0"/>
          <w:marTop w:val="0"/>
          <w:marBottom w:val="0"/>
          <w:divBdr>
            <w:top w:val="none" w:sz="0" w:space="0" w:color="auto"/>
            <w:left w:val="none" w:sz="0" w:space="0" w:color="auto"/>
            <w:bottom w:val="none" w:sz="0" w:space="0" w:color="auto"/>
            <w:right w:val="none" w:sz="0" w:space="0" w:color="auto"/>
          </w:divBdr>
        </w:div>
        <w:div w:id="1016270975">
          <w:marLeft w:val="480"/>
          <w:marRight w:val="0"/>
          <w:marTop w:val="0"/>
          <w:marBottom w:val="0"/>
          <w:divBdr>
            <w:top w:val="none" w:sz="0" w:space="0" w:color="auto"/>
            <w:left w:val="none" w:sz="0" w:space="0" w:color="auto"/>
            <w:bottom w:val="none" w:sz="0" w:space="0" w:color="auto"/>
            <w:right w:val="none" w:sz="0" w:space="0" w:color="auto"/>
          </w:divBdr>
        </w:div>
        <w:div w:id="1056663016">
          <w:marLeft w:val="480"/>
          <w:marRight w:val="0"/>
          <w:marTop w:val="0"/>
          <w:marBottom w:val="0"/>
          <w:divBdr>
            <w:top w:val="none" w:sz="0" w:space="0" w:color="auto"/>
            <w:left w:val="none" w:sz="0" w:space="0" w:color="auto"/>
            <w:bottom w:val="none" w:sz="0" w:space="0" w:color="auto"/>
            <w:right w:val="none" w:sz="0" w:space="0" w:color="auto"/>
          </w:divBdr>
        </w:div>
        <w:div w:id="1093546767">
          <w:marLeft w:val="480"/>
          <w:marRight w:val="0"/>
          <w:marTop w:val="0"/>
          <w:marBottom w:val="0"/>
          <w:divBdr>
            <w:top w:val="none" w:sz="0" w:space="0" w:color="auto"/>
            <w:left w:val="none" w:sz="0" w:space="0" w:color="auto"/>
            <w:bottom w:val="none" w:sz="0" w:space="0" w:color="auto"/>
            <w:right w:val="none" w:sz="0" w:space="0" w:color="auto"/>
          </w:divBdr>
        </w:div>
        <w:div w:id="1098722629">
          <w:marLeft w:val="480"/>
          <w:marRight w:val="0"/>
          <w:marTop w:val="0"/>
          <w:marBottom w:val="0"/>
          <w:divBdr>
            <w:top w:val="none" w:sz="0" w:space="0" w:color="auto"/>
            <w:left w:val="none" w:sz="0" w:space="0" w:color="auto"/>
            <w:bottom w:val="none" w:sz="0" w:space="0" w:color="auto"/>
            <w:right w:val="none" w:sz="0" w:space="0" w:color="auto"/>
          </w:divBdr>
        </w:div>
        <w:div w:id="1117484875">
          <w:marLeft w:val="480"/>
          <w:marRight w:val="0"/>
          <w:marTop w:val="0"/>
          <w:marBottom w:val="0"/>
          <w:divBdr>
            <w:top w:val="none" w:sz="0" w:space="0" w:color="auto"/>
            <w:left w:val="none" w:sz="0" w:space="0" w:color="auto"/>
            <w:bottom w:val="none" w:sz="0" w:space="0" w:color="auto"/>
            <w:right w:val="none" w:sz="0" w:space="0" w:color="auto"/>
          </w:divBdr>
        </w:div>
        <w:div w:id="1175144697">
          <w:marLeft w:val="480"/>
          <w:marRight w:val="0"/>
          <w:marTop w:val="0"/>
          <w:marBottom w:val="0"/>
          <w:divBdr>
            <w:top w:val="none" w:sz="0" w:space="0" w:color="auto"/>
            <w:left w:val="none" w:sz="0" w:space="0" w:color="auto"/>
            <w:bottom w:val="none" w:sz="0" w:space="0" w:color="auto"/>
            <w:right w:val="none" w:sz="0" w:space="0" w:color="auto"/>
          </w:divBdr>
        </w:div>
        <w:div w:id="1267232585">
          <w:marLeft w:val="480"/>
          <w:marRight w:val="0"/>
          <w:marTop w:val="0"/>
          <w:marBottom w:val="0"/>
          <w:divBdr>
            <w:top w:val="none" w:sz="0" w:space="0" w:color="auto"/>
            <w:left w:val="none" w:sz="0" w:space="0" w:color="auto"/>
            <w:bottom w:val="none" w:sz="0" w:space="0" w:color="auto"/>
            <w:right w:val="none" w:sz="0" w:space="0" w:color="auto"/>
          </w:divBdr>
        </w:div>
        <w:div w:id="1282495458">
          <w:marLeft w:val="480"/>
          <w:marRight w:val="0"/>
          <w:marTop w:val="0"/>
          <w:marBottom w:val="0"/>
          <w:divBdr>
            <w:top w:val="none" w:sz="0" w:space="0" w:color="auto"/>
            <w:left w:val="none" w:sz="0" w:space="0" w:color="auto"/>
            <w:bottom w:val="none" w:sz="0" w:space="0" w:color="auto"/>
            <w:right w:val="none" w:sz="0" w:space="0" w:color="auto"/>
          </w:divBdr>
        </w:div>
        <w:div w:id="1286039109">
          <w:marLeft w:val="480"/>
          <w:marRight w:val="0"/>
          <w:marTop w:val="0"/>
          <w:marBottom w:val="0"/>
          <w:divBdr>
            <w:top w:val="none" w:sz="0" w:space="0" w:color="auto"/>
            <w:left w:val="none" w:sz="0" w:space="0" w:color="auto"/>
            <w:bottom w:val="none" w:sz="0" w:space="0" w:color="auto"/>
            <w:right w:val="none" w:sz="0" w:space="0" w:color="auto"/>
          </w:divBdr>
        </w:div>
        <w:div w:id="1314094508">
          <w:marLeft w:val="480"/>
          <w:marRight w:val="0"/>
          <w:marTop w:val="0"/>
          <w:marBottom w:val="0"/>
          <w:divBdr>
            <w:top w:val="none" w:sz="0" w:space="0" w:color="auto"/>
            <w:left w:val="none" w:sz="0" w:space="0" w:color="auto"/>
            <w:bottom w:val="none" w:sz="0" w:space="0" w:color="auto"/>
            <w:right w:val="none" w:sz="0" w:space="0" w:color="auto"/>
          </w:divBdr>
        </w:div>
        <w:div w:id="1347831437">
          <w:marLeft w:val="480"/>
          <w:marRight w:val="0"/>
          <w:marTop w:val="0"/>
          <w:marBottom w:val="0"/>
          <w:divBdr>
            <w:top w:val="none" w:sz="0" w:space="0" w:color="auto"/>
            <w:left w:val="none" w:sz="0" w:space="0" w:color="auto"/>
            <w:bottom w:val="none" w:sz="0" w:space="0" w:color="auto"/>
            <w:right w:val="none" w:sz="0" w:space="0" w:color="auto"/>
          </w:divBdr>
        </w:div>
        <w:div w:id="1393695816">
          <w:marLeft w:val="480"/>
          <w:marRight w:val="0"/>
          <w:marTop w:val="0"/>
          <w:marBottom w:val="0"/>
          <w:divBdr>
            <w:top w:val="none" w:sz="0" w:space="0" w:color="auto"/>
            <w:left w:val="none" w:sz="0" w:space="0" w:color="auto"/>
            <w:bottom w:val="none" w:sz="0" w:space="0" w:color="auto"/>
            <w:right w:val="none" w:sz="0" w:space="0" w:color="auto"/>
          </w:divBdr>
        </w:div>
        <w:div w:id="1534004142">
          <w:marLeft w:val="480"/>
          <w:marRight w:val="0"/>
          <w:marTop w:val="0"/>
          <w:marBottom w:val="0"/>
          <w:divBdr>
            <w:top w:val="none" w:sz="0" w:space="0" w:color="auto"/>
            <w:left w:val="none" w:sz="0" w:space="0" w:color="auto"/>
            <w:bottom w:val="none" w:sz="0" w:space="0" w:color="auto"/>
            <w:right w:val="none" w:sz="0" w:space="0" w:color="auto"/>
          </w:divBdr>
        </w:div>
        <w:div w:id="1541477041">
          <w:marLeft w:val="480"/>
          <w:marRight w:val="0"/>
          <w:marTop w:val="0"/>
          <w:marBottom w:val="0"/>
          <w:divBdr>
            <w:top w:val="none" w:sz="0" w:space="0" w:color="auto"/>
            <w:left w:val="none" w:sz="0" w:space="0" w:color="auto"/>
            <w:bottom w:val="none" w:sz="0" w:space="0" w:color="auto"/>
            <w:right w:val="none" w:sz="0" w:space="0" w:color="auto"/>
          </w:divBdr>
        </w:div>
        <w:div w:id="1715304805">
          <w:marLeft w:val="480"/>
          <w:marRight w:val="0"/>
          <w:marTop w:val="0"/>
          <w:marBottom w:val="0"/>
          <w:divBdr>
            <w:top w:val="none" w:sz="0" w:space="0" w:color="auto"/>
            <w:left w:val="none" w:sz="0" w:space="0" w:color="auto"/>
            <w:bottom w:val="none" w:sz="0" w:space="0" w:color="auto"/>
            <w:right w:val="none" w:sz="0" w:space="0" w:color="auto"/>
          </w:divBdr>
        </w:div>
        <w:div w:id="1746996257">
          <w:marLeft w:val="480"/>
          <w:marRight w:val="0"/>
          <w:marTop w:val="0"/>
          <w:marBottom w:val="0"/>
          <w:divBdr>
            <w:top w:val="none" w:sz="0" w:space="0" w:color="auto"/>
            <w:left w:val="none" w:sz="0" w:space="0" w:color="auto"/>
            <w:bottom w:val="none" w:sz="0" w:space="0" w:color="auto"/>
            <w:right w:val="none" w:sz="0" w:space="0" w:color="auto"/>
          </w:divBdr>
        </w:div>
        <w:div w:id="1753699364">
          <w:marLeft w:val="480"/>
          <w:marRight w:val="0"/>
          <w:marTop w:val="0"/>
          <w:marBottom w:val="0"/>
          <w:divBdr>
            <w:top w:val="none" w:sz="0" w:space="0" w:color="auto"/>
            <w:left w:val="none" w:sz="0" w:space="0" w:color="auto"/>
            <w:bottom w:val="none" w:sz="0" w:space="0" w:color="auto"/>
            <w:right w:val="none" w:sz="0" w:space="0" w:color="auto"/>
          </w:divBdr>
        </w:div>
        <w:div w:id="1775057910">
          <w:marLeft w:val="480"/>
          <w:marRight w:val="0"/>
          <w:marTop w:val="0"/>
          <w:marBottom w:val="0"/>
          <w:divBdr>
            <w:top w:val="none" w:sz="0" w:space="0" w:color="auto"/>
            <w:left w:val="none" w:sz="0" w:space="0" w:color="auto"/>
            <w:bottom w:val="none" w:sz="0" w:space="0" w:color="auto"/>
            <w:right w:val="none" w:sz="0" w:space="0" w:color="auto"/>
          </w:divBdr>
        </w:div>
        <w:div w:id="1776123774">
          <w:marLeft w:val="480"/>
          <w:marRight w:val="0"/>
          <w:marTop w:val="0"/>
          <w:marBottom w:val="0"/>
          <w:divBdr>
            <w:top w:val="none" w:sz="0" w:space="0" w:color="auto"/>
            <w:left w:val="none" w:sz="0" w:space="0" w:color="auto"/>
            <w:bottom w:val="none" w:sz="0" w:space="0" w:color="auto"/>
            <w:right w:val="none" w:sz="0" w:space="0" w:color="auto"/>
          </w:divBdr>
        </w:div>
        <w:div w:id="1796555393">
          <w:marLeft w:val="480"/>
          <w:marRight w:val="0"/>
          <w:marTop w:val="0"/>
          <w:marBottom w:val="0"/>
          <w:divBdr>
            <w:top w:val="none" w:sz="0" w:space="0" w:color="auto"/>
            <w:left w:val="none" w:sz="0" w:space="0" w:color="auto"/>
            <w:bottom w:val="none" w:sz="0" w:space="0" w:color="auto"/>
            <w:right w:val="none" w:sz="0" w:space="0" w:color="auto"/>
          </w:divBdr>
        </w:div>
        <w:div w:id="1800372048">
          <w:marLeft w:val="480"/>
          <w:marRight w:val="0"/>
          <w:marTop w:val="0"/>
          <w:marBottom w:val="0"/>
          <w:divBdr>
            <w:top w:val="none" w:sz="0" w:space="0" w:color="auto"/>
            <w:left w:val="none" w:sz="0" w:space="0" w:color="auto"/>
            <w:bottom w:val="none" w:sz="0" w:space="0" w:color="auto"/>
            <w:right w:val="none" w:sz="0" w:space="0" w:color="auto"/>
          </w:divBdr>
        </w:div>
        <w:div w:id="1864827502">
          <w:marLeft w:val="480"/>
          <w:marRight w:val="0"/>
          <w:marTop w:val="0"/>
          <w:marBottom w:val="0"/>
          <w:divBdr>
            <w:top w:val="none" w:sz="0" w:space="0" w:color="auto"/>
            <w:left w:val="none" w:sz="0" w:space="0" w:color="auto"/>
            <w:bottom w:val="none" w:sz="0" w:space="0" w:color="auto"/>
            <w:right w:val="none" w:sz="0" w:space="0" w:color="auto"/>
          </w:divBdr>
        </w:div>
        <w:div w:id="1882666834">
          <w:marLeft w:val="480"/>
          <w:marRight w:val="0"/>
          <w:marTop w:val="0"/>
          <w:marBottom w:val="0"/>
          <w:divBdr>
            <w:top w:val="none" w:sz="0" w:space="0" w:color="auto"/>
            <w:left w:val="none" w:sz="0" w:space="0" w:color="auto"/>
            <w:bottom w:val="none" w:sz="0" w:space="0" w:color="auto"/>
            <w:right w:val="none" w:sz="0" w:space="0" w:color="auto"/>
          </w:divBdr>
        </w:div>
        <w:div w:id="1924221631">
          <w:marLeft w:val="480"/>
          <w:marRight w:val="0"/>
          <w:marTop w:val="0"/>
          <w:marBottom w:val="0"/>
          <w:divBdr>
            <w:top w:val="none" w:sz="0" w:space="0" w:color="auto"/>
            <w:left w:val="none" w:sz="0" w:space="0" w:color="auto"/>
            <w:bottom w:val="none" w:sz="0" w:space="0" w:color="auto"/>
            <w:right w:val="none" w:sz="0" w:space="0" w:color="auto"/>
          </w:divBdr>
        </w:div>
      </w:divsChild>
    </w:div>
    <w:div w:id="1714034598">
      <w:bodyDiv w:val="1"/>
      <w:marLeft w:val="0"/>
      <w:marRight w:val="0"/>
      <w:marTop w:val="0"/>
      <w:marBottom w:val="0"/>
      <w:divBdr>
        <w:top w:val="none" w:sz="0" w:space="0" w:color="auto"/>
        <w:left w:val="none" w:sz="0" w:space="0" w:color="auto"/>
        <w:bottom w:val="none" w:sz="0" w:space="0" w:color="auto"/>
        <w:right w:val="none" w:sz="0" w:space="0" w:color="auto"/>
      </w:divBdr>
    </w:div>
    <w:div w:id="1723090508">
      <w:bodyDiv w:val="1"/>
      <w:marLeft w:val="0"/>
      <w:marRight w:val="0"/>
      <w:marTop w:val="0"/>
      <w:marBottom w:val="0"/>
      <w:divBdr>
        <w:top w:val="none" w:sz="0" w:space="0" w:color="auto"/>
        <w:left w:val="none" w:sz="0" w:space="0" w:color="auto"/>
        <w:bottom w:val="none" w:sz="0" w:space="0" w:color="auto"/>
        <w:right w:val="none" w:sz="0" w:space="0" w:color="auto"/>
      </w:divBdr>
    </w:div>
    <w:div w:id="1725903997">
      <w:bodyDiv w:val="1"/>
      <w:marLeft w:val="0"/>
      <w:marRight w:val="0"/>
      <w:marTop w:val="0"/>
      <w:marBottom w:val="0"/>
      <w:divBdr>
        <w:top w:val="none" w:sz="0" w:space="0" w:color="auto"/>
        <w:left w:val="none" w:sz="0" w:space="0" w:color="auto"/>
        <w:bottom w:val="none" w:sz="0" w:space="0" w:color="auto"/>
        <w:right w:val="none" w:sz="0" w:space="0" w:color="auto"/>
      </w:divBdr>
    </w:div>
    <w:div w:id="1726374133">
      <w:bodyDiv w:val="1"/>
      <w:marLeft w:val="0"/>
      <w:marRight w:val="0"/>
      <w:marTop w:val="0"/>
      <w:marBottom w:val="0"/>
      <w:divBdr>
        <w:top w:val="none" w:sz="0" w:space="0" w:color="auto"/>
        <w:left w:val="none" w:sz="0" w:space="0" w:color="auto"/>
        <w:bottom w:val="none" w:sz="0" w:space="0" w:color="auto"/>
        <w:right w:val="none" w:sz="0" w:space="0" w:color="auto"/>
      </w:divBdr>
    </w:div>
    <w:div w:id="1729495227">
      <w:bodyDiv w:val="1"/>
      <w:marLeft w:val="0"/>
      <w:marRight w:val="0"/>
      <w:marTop w:val="0"/>
      <w:marBottom w:val="0"/>
      <w:divBdr>
        <w:top w:val="none" w:sz="0" w:space="0" w:color="auto"/>
        <w:left w:val="none" w:sz="0" w:space="0" w:color="auto"/>
        <w:bottom w:val="none" w:sz="0" w:space="0" w:color="auto"/>
        <w:right w:val="none" w:sz="0" w:space="0" w:color="auto"/>
      </w:divBdr>
    </w:div>
    <w:div w:id="1734155802">
      <w:bodyDiv w:val="1"/>
      <w:marLeft w:val="0"/>
      <w:marRight w:val="0"/>
      <w:marTop w:val="0"/>
      <w:marBottom w:val="0"/>
      <w:divBdr>
        <w:top w:val="none" w:sz="0" w:space="0" w:color="auto"/>
        <w:left w:val="none" w:sz="0" w:space="0" w:color="auto"/>
        <w:bottom w:val="none" w:sz="0" w:space="0" w:color="auto"/>
        <w:right w:val="none" w:sz="0" w:space="0" w:color="auto"/>
      </w:divBdr>
      <w:divsChild>
        <w:div w:id="34812044">
          <w:marLeft w:val="480"/>
          <w:marRight w:val="0"/>
          <w:marTop w:val="0"/>
          <w:marBottom w:val="0"/>
          <w:divBdr>
            <w:top w:val="none" w:sz="0" w:space="0" w:color="auto"/>
            <w:left w:val="none" w:sz="0" w:space="0" w:color="auto"/>
            <w:bottom w:val="none" w:sz="0" w:space="0" w:color="auto"/>
            <w:right w:val="none" w:sz="0" w:space="0" w:color="auto"/>
          </w:divBdr>
        </w:div>
        <w:div w:id="89357241">
          <w:marLeft w:val="480"/>
          <w:marRight w:val="0"/>
          <w:marTop w:val="0"/>
          <w:marBottom w:val="0"/>
          <w:divBdr>
            <w:top w:val="none" w:sz="0" w:space="0" w:color="auto"/>
            <w:left w:val="none" w:sz="0" w:space="0" w:color="auto"/>
            <w:bottom w:val="none" w:sz="0" w:space="0" w:color="auto"/>
            <w:right w:val="none" w:sz="0" w:space="0" w:color="auto"/>
          </w:divBdr>
        </w:div>
        <w:div w:id="105736460">
          <w:marLeft w:val="480"/>
          <w:marRight w:val="0"/>
          <w:marTop w:val="0"/>
          <w:marBottom w:val="0"/>
          <w:divBdr>
            <w:top w:val="none" w:sz="0" w:space="0" w:color="auto"/>
            <w:left w:val="none" w:sz="0" w:space="0" w:color="auto"/>
            <w:bottom w:val="none" w:sz="0" w:space="0" w:color="auto"/>
            <w:right w:val="none" w:sz="0" w:space="0" w:color="auto"/>
          </w:divBdr>
        </w:div>
        <w:div w:id="167061927">
          <w:marLeft w:val="480"/>
          <w:marRight w:val="0"/>
          <w:marTop w:val="0"/>
          <w:marBottom w:val="0"/>
          <w:divBdr>
            <w:top w:val="none" w:sz="0" w:space="0" w:color="auto"/>
            <w:left w:val="none" w:sz="0" w:space="0" w:color="auto"/>
            <w:bottom w:val="none" w:sz="0" w:space="0" w:color="auto"/>
            <w:right w:val="none" w:sz="0" w:space="0" w:color="auto"/>
          </w:divBdr>
        </w:div>
        <w:div w:id="171919959">
          <w:marLeft w:val="480"/>
          <w:marRight w:val="0"/>
          <w:marTop w:val="0"/>
          <w:marBottom w:val="0"/>
          <w:divBdr>
            <w:top w:val="none" w:sz="0" w:space="0" w:color="auto"/>
            <w:left w:val="none" w:sz="0" w:space="0" w:color="auto"/>
            <w:bottom w:val="none" w:sz="0" w:space="0" w:color="auto"/>
            <w:right w:val="none" w:sz="0" w:space="0" w:color="auto"/>
          </w:divBdr>
        </w:div>
        <w:div w:id="199392899">
          <w:marLeft w:val="480"/>
          <w:marRight w:val="0"/>
          <w:marTop w:val="0"/>
          <w:marBottom w:val="0"/>
          <w:divBdr>
            <w:top w:val="none" w:sz="0" w:space="0" w:color="auto"/>
            <w:left w:val="none" w:sz="0" w:space="0" w:color="auto"/>
            <w:bottom w:val="none" w:sz="0" w:space="0" w:color="auto"/>
            <w:right w:val="none" w:sz="0" w:space="0" w:color="auto"/>
          </w:divBdr>
        </w:div>
        <w:div w:id="254754881">
          <w:marLeft w:val="480"/>
          <w:marRight w:val="0"/>
          <w:marTop w:val="0"/>
          <w:marBottom w:val="0"/>
          <w:divBdr>
            <w:top w:val="none" w:sz="0" w:space="0" w:color="auto"/>
            <w:left w:val="none" w:sz="0" w:space="0" w:color="auto"/>
            <w:bottom w:val="none" w:sz="0" w:space="0" w:color="auto"/>
            <w:right w:val="none" w:sz="0" w:space="0" w:color="auto"/>
          </w:divBdr>
        </w:div>
        <w:div w:id="343021661">
          <w:marLeft w:val="480"/>
          <w:marRight w:val="0"/>
          <w:marTop w:val="0"/>
          <w:marBottom w:val="0"/>
          <w:divBdr>
            <w:top w:val="none" w:sz="0" w:space="0" w:color="auto"/>
            <w:left w:val="none" w:sz="0" w:space="0" w:color="auto"/>
            <w:bottom w:val="none" w:sz="0" w:space="0" w:color="auto"/>
            <w:right w:val="none" w:sz="0" w:space="0" w:color="auto"/>
          </w:divBdr>
        </w:div>
        <w:div w:id="422995479">
          <w:marLeft w:val="480"/>
          <w:marRight w:val="0"/>
          <w:marTop w:val="0"/>
          <w:marBottom w:val="0"/>
          <w:divBdr>
            <w:top w:val="none" w:sz="0" w:space="0" w:color="auto"/>
            <w:left w:val="none" w:sz="0" w:space="0" w:color="auto"/>
            <w:bottom w:val="none" w:sz="0" w:space="0" w:color="auto"/>
            <w:right w:val="none" w:sz="0" w:space="0" w:color="auto"/>
          </w:divBdr>
        </w:div>
        <w:div w:id="487748596">
          <w:marLeft w:val="480"/>
          <w:marRight w:val="0"/>
          <w:marTop w:val="0"/>
          <w:marBottom w:val="0"/>
          <w:divBdr>
            <w:top w:val="none" w:sz="0" w:space="0" w:color="auto"/>
            <w:left w:val="none" w:sz="0" w:space="0" w:color="auto"/>
            <w:bottom w:val="none" w:sz="0" w:space="0" w:color="auto"/>
            <w:right w:val="none" w:sz="0" w:space="0" w:color="auto"/>
          </w:divBdr>
        </w:div>
        <w:div w:id="499925143">
          <w:marLeft w:val="480"/>
          <w:marRight w:val="0"/>
          <w:marTop w:val="0"/>
          <w:marBottom w:val="0"/>
          <w:divBdr>
            <w:top w:val="none" w:sz="0" w:space="0" w:color="auto"/>
            <w:left w:val="none" w:sz="0" w:space="0" w:color="auto"/>
            <w:bottom w:val="none" w:sz="0" w:space="0" w:color="auto"/>
            <w:right w:val="none" w:sz="0" w:space="0" w:color="auto"/>
          </w:divBdr>
        </w:div>
        <w:div w:id="572857406">
          <w:marLeft w:val="480"/>
          <w:marRight w:val="0"/>
          <w:marTop w:val="0"/>
          <w:marBottom w:val="0"/>
          <w:divBdr>
            <w:top w:val="none" w:sz="0" w:space="0" w:color="auto"/>
            <w:left w:val="none" w:sz="0" w:space="0" w:color="auto"/>
            <w:bottom w:val="none" w:sz="0" w:space="0" w:color="auto"/>
            <w:right w:val="none" w:sz="0" w:space="0" w:color="auto"/>
          </w:divBdr>
        </w:div>
        <w:div w:id="634337333">
          <w:marLeft w:val="480"/>
          <w:marRight w:val="0"/>
          <w:marTop w:val="0"/>
          <w:marBottom w:val="0"/>
          <w:divBdr>
            <w:top w:val="none" w:sz="0" w:space="0" w:color="auto"/>
            <w:left w:val="none" w:sz="0" w:space="0" w:color="auto"/>
            <w:bottom w:val="none" w:sz="0" w:space="0" w:color="auto"/>
            <w:right w:val="none" w:sz="0" w:space="0" w:color="auto"/>
          </w:divBdr>
        </w:div>
        <w:div w:id="929461319">
          <w:marLeft w:val="480"/>
          <w:marRight w:val="0"/>
          <w:marTop w:val="0"/>
          <w:marBottom w:val="0"/>
          <w:divBdr>
            <w:top w:val="none" w:sz="0" w:space="0" w:color="auto"/>
            <w:left w:val="none" w:sz="0" w:space="0" w:color="auto"/>
            <w:bottom w:val="none" w:sz="0" w:space="0" w:color="auto"/>
            <w:right w:val="none" w:sz="0" w:space="0" w:color="auto"/>
          </w:divBdr>
        </w:div>
        <w:div w:id="1041319764">
          <w:marLeft w:val="480"/>
          <w:marRight w:val="0"/>
          <w:marTop w:val="0"/>
          <w:marBottom w:val="0"/>
          <w:divBdr>
            <w:top w:val="none" w:sz="0" w:space="0" w:color="auto"/>
            <w:left w:val="none" w:sz="0" w:space="0" w:color="auto"/>
            <w:bottom w:val="none" w:sz="0" w:space="0" w:color="auto"/>
            <w:right w:val="none" w:sz="0" w:space="0" w:color="auto"/>
          </w:divBdr>
        </w:div>
        <w:div w:id="1258951969">
          <w:marLeft w:val="480"/>
          <w:marRight w:val="0"/>
          <w:marTop w:val="0"/>
          <w:marBottom w:val="0"/>
          <w:divBdr>
            <w:top w:val="none" w:sz="0" w:space="0" w:color="auto"/>
            <w:left w:val="none" w:sz="0" w:space="0" w:color="auto"/>
            <w:bottom w:val="none" w:sz="0" w:space="0" w:color="auto"/>
            <w:right w:val="none" w:sz="0" w:space="0" w:color="auto"/>
          </w:divBdr>
        </w:div>
        <w:div w:id="1331716701">
          <w:marLeft w:val="480"/>
          <w:marRight w:val="0"/>
          <w:marTop w:val="0"/>
          <w:marBottom w:val="0"/>
          <w:divBdr>
            <w:top w:val="none" w:sz="0" w:space="0" w:color="auto"/>
            <w:left w:val="none" w:sz="0" w:space="0" w:color="auto"/>
            <w:bottom w:val="none" w:sz="0" w:space="0" w:color="auto"/>
            <w:right w:val="none" w:sz="0" w:space="0" w:color="auto"/>
          </w:divBdr>
        </w:div>
        <w:div w:id="1361315524">
          <w:marLeft w:val="480"/>
          <w:marRight w:val="0"/>
          <w:marTop w:val="0"/>
          <w:marBottom w:val="0"/>
          <w:divBdr>
            <w:top w:val="none" w:sz="0" w:space="0" w:color="auto"/>
            <w:left w:val="none" w:sz="0" w:space="0" w:color="auto"/>
            <w:bottom w:val="none" w:sz="0" w:space="0" w:color="auto"/>
            <w:right w:val="none" w:sz="0" w:space="0" w:color="auto"/>
          </w:divBdr>
        </w:div>
        <w:div w:id="1449425342">
          <w:marLeft w:val="480"/>
          <w:marRight w:val="0"/>
          <w:marTop w:val="0"/>
          <w:marBottom w:val="0"/>
          <w:divBdr>
            <w:top w:val="none" w:sz="0" w:space="0" w:color="auto"/>
            <w:left w:val="none" w:sz="0" w:space="0" w:color="auto"/>
            <w:bottom w:val="none" w:sz="0" w:space="0" w:color="auto"/>
            <w:right w:val="none" w:sz="0" w:space="0" w:color="auto"/>
          </w:divBdr>
        </w:div>
        <w:div w:id="1536696191">
          <w:marLeft w:val="480"/>
          <w:marRight w:val="0"/>
          <w:marTop w:val="0"/>
          <w:marBottom w:val="0"/>
          <w:divBdr>
            <w:top w:val="none" w:sz="0" w:space="0" w:color="auto"/>
            <w:left w:val="none" w:sz="0" w:space="0" w:color="auto"/>
            <w:bottom w:val="none" w:sz="0" w:space="0" w:color="auto"/>
            <w:right w:val="none" w:sz="0" w:space="0" w:color="auto"/>
          </w:divBdr>
        </w:div>
        <w:div w:id="1624657561">
          <w:marLeft w:val="480"/>
          <w:marRight w:val="0"/>
          <w:marTop w:val="0"/>
          <w:marBottom w:val="0"/>
          <w:divBdr>
            <w:top w:val="none" w:sz="0" w:space="0" w:color="auto"/>
            <w:left w:val="none" w:sz="0" w:space="0" w:color="auto"/>
            <w:bottom w:val="none" w:sz="0" w:space="0" w:color="auto"/>
            <w:right w:val="none" w:sz="0" w:space="0" w:color="auto"/>
          </w:divBdr>
        </w:div>
        <w:div w:id="1655910823">
          <w:marLeft w:val="480"/>
          <w:marRight w:val="0"/>
          <w:marTop w:val="0"/>
          <w:marBottom w:val="0"/>
          <w:divBdr>
            <w:top w:val="none" w:sz="0" w:space="0" w:color="auto"/>
            <w:left w:val="none" w:sz="0" w:space="0" w:color="auto"/>
            <w:bottom w:val="none" w:sz="0" w:space="0" w:color="auto"/>
            <w:right w:val="none" w:sz="0" w:space="0" w:color="auto"/>
          </w:divBdr>
        </w:div>
        <w:div w:id="1692299805">
          <w:marLeft w:val="480"/>
          <w:marRight w:val="0"/>
          <w:marTop w:val="0"/>
          <w:marBottom w:val="0"/>
          <w:divBdr>
            <w:top w:val="none" w:sz="0" w:space="0" w:color="auto"/>
            <w:left w:val="none" w:sz="0" w:space="0" w:color="auto"/>
            <w:bottom w:val="none" w:sz="0" w:space="0" w:color="auto"/>
            <w:right w:val="none" w:sz="0" w:space="0" w:color="auto"/>
          </w:divBdr>
        </w:div>
        <w:div w:id="1798792799">
          <w:marLeft w:val="480"/>
          <w:marRight w:val="0"/>
          <w:marTop w:val="0"/>
          <w:marBottom w:val="0"/>
          <w:divBdr>
            <w:top w:val="none" w:sz="0" w:space="0" w:color="auto"/>
            <w:left w:val="none" w:sz="0" w:space="0" w:color="auto"/>
            <w:bottom w:val="none" w:sz="0" w:space="0" w:color="auto"/>
            <w:right w:val="none" w:sz="0" w:space="0" w:color="auto"/>
          </w:divBdr>
        </w:div>
        <w:div w:id="1804811303">
          <w:marLeft w:val="480"/>
          <w:marRight w:val="0"/>
          <w:marTop w:val="0"/>
          <w:marBottom w:val="0"/>
          <w:divBdr>
            <w:top w:val="none" w:sz="0" w:space="0" w:color="auto"/>
            <w:left w:val="none" w:sz="0" w:space="0" w:color="auto"/>
            <w:bottom w:val="none" w:sz="0" w:space="0" w:color="auto"/>
            <w:right w:val="none" w:sz="0" w:space="0" w:color="auto"/>
          </w:divBdr>
        </w:div>
        <w:div w:id="1859274839">
          <w:marLeft w:val="480"/>
          <w:marRight w:val="0"/>
          <w:marTop w:val="0"/>
          <w:marBottom w:val="0"/>
          <w:divBdr>
            <w:top w:val="none" w:sz="0" w:space="0" w:color="auto"/>
            <w:left w:val="none" w:sz="0" w:space="0" w:color="auto"/>
            <w:bottom w:val="none" w:sz="0" w:space="0" w:color="auto"/>
            <w:right w:val="none" w:sz="0" w:space="0" w:color="auto"/>
          </w:divBdr>
        </w:div>
        <w:div w:id="2049915408">
          <w:marLeft w:val="480"/>
          <w:marRight w:val="0"/>
          <w:marTop w:val="0"/>
          <w:marBottom w:val="0"/>
          <w:divBdr>
            <w:top w:val="none" w:sz="0" w:space="0" w:color="auto"/>
            <w:left w:val="none" w:sz="0" w:space="0" w:color="auto"/>
            <w:bottom w:val="none" w:sz="0" w:space="0" w:color="auto"/>
            <w:right w:val="none" w:sz="0" w:space="0" w:color="auto"/>
          </w:divBdr>
        </w:div>
        <w:div w:id="2131589924">
          <w:marLeft w:val="480"/>
          <w:marRight w:val="0"/>
          <w:marTop w:val="0"/>
          <w:marBottom w:val="0"/>
          <w:divBdr>
            <w:top w:val="none" w:sz="0" w:space="0" w:color="auto"/>
            <w:left w:val="none" w:sz="0" w:space="0" w:color="auto"/>
            <w:bottom w:val="none" w:sz="0" w:space="0" w:color="auto"/>
            <w:right w:val="none" w:sz="0" w:space="0" w:color="auto"/>
          </w:divBdr>
        </w:div>
        <w:div w:id="2133357922">
          <w:marLeft w:val="480"/>
          <w:marRight w:val="0"/>
          <w:marTop w:val="0"/>
          <w:marBottom w:val="0"/>
          <w:divBdr>
            <w:top w:val="none" w:sz="0" w:space="0" w:color="auto"/>
            <w:left w:val="none" w:sz="0" w:space="0" w:color="auto"/>
            <w:bottom w:val="none" w:sz="0" w:space="0" w:color="auto"/>
            <w:right w:val="none" w:sz="0" w:space="0" w:color="auto"/>
          </w:divBdr>
        </w:div>
      </w:divsChild>
    </w:div>
    <w:div w:id="1737433706">
      <w:bodyDiv w:val="1"/>
      <w:marLeft w:val="0"/>
      <w:marRight w:val="0"/>
      <w:marTop w:val="0"/>
      <w:marBottom w:val="0"/>
      <w:divBdr>
        <w:top w:val="none" w:sz="0" w:space="0" w:color="auto"/>
        <w:left w:val="none" w:sz="0" w:space="0" w:color="auto"/>
        <w:bottom w:val="none" w:sz="0" w:space="0" w:color="auto"/>
        <w:right w:val="none" w:sz="0" w:space="0" w:color="auto"/>
      </w:divBdr>
    </w:div>
    <w:div w:id="1744794925">
      <w:bodyDiv w:val="1"/>
      <w:marLeft w:val="0"/>
      <w:marRight w:val="0"/>
      <w:marTop w:val="0"/>
      <w:marBottom w:val="0"/>
      <w:divBdr>
        <w:top w:val="none" w:sz="0" w:space="0" w:color="auto"/>
        <w:left w:val="none" w:sz="0" w:space="0" w:color="auto"/>
        <w:bottom w:val="none" w:sz="0" w:space="0" w:color="auto"/>
        <w:right w:val="none" w:sz="0" w:space="0" w:color="auto"/>
      </w:divBdr>
    </w:div>
    <w:div w:id="1748653371">
      <w:bodyDiv w:val="1"/>
      <w:marLeft w:val="0"/>
      <w:marRight w:val="0"/>
      <w:marTop w:val="0"/>
      <w:marBottom w:val="0"/>
      <w:divBdr>
        <w:top w:val="none" w:sz="0" w:space="0" w:color="auto"/>
        <w:left w:val="none" w:sz="0" w:space="0" w:color="auto"/>
        <w:bottom w:val="none" w:sz="0" w:space="0" w:color="auto"/>
        <w:right w:val="none" w:sz="0" w:space="0" w:color="auto"/>
      </w:divBdr>
    </w:div>
    <w:div w:id="1749839152">
      <w:bodyDiv w:val="1"/>
      <w:marLeft w:val="0"/>
      <w:marRight w:val="0"/>
      <w:marTop w:val="0"/>
      <w:marBottom w:val="0"/>
      <w:divBdr>
        <w:top w:val="none" w:sz="0" w:space="0" w:color="auto"/>
        <w:left w:val="none" w:sz="0" w:space="0" w:color="auto"/>
        <w:bottom w:val="none" w:sz="0" w:space="0" w:color="auto"/>
        <w:right w:val="none" w:sz="0" w:space="0" w:color="auto"/>
      </w:divBdr>
    </w:div>
    <w:div w:id="1751654603">
      <w:bodyDiv w:val="1"/>
      <w:marLeft w:val="0"/>
      <w:marRight w:val="0"/>
      <w:marTop w:val="0"/>
      <w:marBottom w:val="0"/>
      <w:divBdr>
        <w:top w:val="none" w:sz="0" w:space="0" w:color="auto"/>
        <w:left w:val="none" w:sz="0" w:space="0" w:color="auto"/>
        <w:bottom w:val="none" w:sz="0" w:space="0" w:color="auto"/>
        <w:right w:val="none" w:sz="0" w:space="0" w:color="auto"/>
      </w:divBdr>
    </w:div>
    <w:div w:id="1757747569">
      <w:bodyDiv w:val="1"/>
      <w:marLeft w:val="0"/>
      <w:marRight w:val="0"/>
      <w:marTop w:val="0"/>
      <w:marBottom w:val="0"/>
      <w:divBdr>
        <w:top w:val="none" w:sz="0" w:space="0" w:color="auto"/>
        <w:left w:val="none" w:sz="0" w:space="0" w:color="auto"/>
        <w:bottom w:val="none" w:sz="0" w:space="0" w:color="auto"/>
        <w:right w:val="none" w:sz="0" w:space="0" w:color="auto"/>
      </w:divBdr>
      <w:divsChild>
        <w:div w:id="88935230">
          <w:marLeft w:val="480"/>
          <w:marRight w:val="0"/>
          <w:marTop w:val="0"/>
          <w:marBottom w:val="0"/>
          <w:divBdr>
            <w:top w:val="none" w:sz="0" w:space="0" w:color="auto"/>
            <w:left w:val="none" w:sz="0" w:space="0" w:color="auto"/>
            <w:bottom w:val="none" w:sz="0" w:space="0" w:color="auto"/>
            <w:right w:val="none" w:sz="0" w:space="0" w:color="auto"/>
          </w:divBdr>
        </w:div>
        <w:div w:id="335618025">
          <w:marLeft w:val="480"/>
          <w:marRight w:val="0"/>
          <w:marTop w:val="0"/>
          <w:marBottom w:val="0"/>
          <w:divBdr>
            <w:top w:val="none" w:sz="0" w:space="0" w:color="auto"/>
            <w:left w:val="none" w:sz="0" w:space="0" w:color="auto"/>
            <w:bottom w:val="none" w:sz="0" w:space="0" w:color="auto"/>
            <w:right w:val="none" w:sz="0" w:space="0" w:color="auto"/>
          </w:divBdr>
        </w:div>
        <w:div w:id="553661338">
          <w:marLeft w:val="480"/>
          <w:marRight w:val="0"/>
          <w:marTop w:val="0"/>
          <w:marBottom w:val="0"/>
          <w:divBdr>
            <w:top w:val="none" w:sz="0" w:space="0" w:color="auto"/>
            <w:left w:val="none" w:sz="0" w:space="0" w:color="auto"/>
            <w:bottom w:val="none" w:sz="0" w:space="0" w:color="auto"/>
            <w:right w:val="none" w:sz="0" w:space="0" w:color="auto"/>
          </w:divBdr>
        </w:div>
        <w:div w:id="677738415">
          <w:marLeft w:val="480"/>
          <w:marRight w:val="0"/>
          <w:marTop w:val="0"/>
          <w:marBottom w:val="0"/>
          <w:divBdr>
            <w:top w:val="none" w:sz="0" w:space="0" w:color="auto"/>
            <w:left w:val="none" w:sz="0" w:space="0" w:color="auto"/>
            <w:bottom w:val="none" w:sz="0" w:space="0" w:color="auto"/>
            <w:right w:val="none" w:sz="0" w:space="0" w:color="auto"/>
          </w:divBdr>
        </w:div>
        <w:div w:id="964116927">
          <w:marLeft w:val="480"/>
          <w:marRight w:val="0"/>
          <w:marTop w:val="0"/>
          <w:marBottom w:val="0"/>
          <w:divBdr>
            <w:top w:val="none" w:sz="0" w:space="0" w:color="auto"/>
            <w:left w:val="none" w:sz="0" w:space="0" w:color="auto"/>
            <w:bottom w:val="none" w:sz="0" w:space="0" w:color="auto"/>
            <w:right w:val="none" w:sz="0" w:space="0" w:color="auto"/>
          </w:divBdr>
        </w:div>
        <w:div w:id="977338811">
          <w:marLeft w:val="480"/>
          <w:marRight w:val="0"/>
          <w:marTop w:val="0"/>
          <w:marBottom w:val="0"/>
          <w:divBdr>
            <w:top w:val="none" w:sz="0" w:space="0" w:color="auto"/>
            <w:left w:val="none" w:sz="0" w:space="0" w:color="auto"/>
            <w:bottom w:val="none" w:sz="0" w:space="0" w:color="auto"/>
            <w:right w:val="none" w:sz="0" w:space="0" w:color="auto"/>
          </w:divBdr>
        </w:div>
        <w:div w:id="1110396746">
          <w:marLeft w:val="480"/>
          <w:marRight w:val="0"/>
          <w:marTop w:val="0"/>
          <w:marBottom w:val="0"/>
          <w:divBdr>
            <w:top w:val="none" w:sz="0" w:space="0" w:color="auto"/>
            <w:left w:val="none" w:sz="0" w:space="0" w:color="auto"/>
            <w:bottom w:val="none" w:sz="0" w:space="0" w:color="auto"/>
            <w:right w:val="none" w:sz="0" w:space="0" w:color="auto"/>
          </w:divBdr>
        </w:div>
        <w:div w:id="1312519198">
          <w:marLeft w:val="480"/>
          <w:marRight w:val="0"/>
          <w:marTop w:val="0"/>
          <w:marBottom w:val="0"/>
          <w:divBdr>
            <w:top w:val="none" w:sz="0" w:space="0" w:color="auto"/>
            <w:left w:val="none" w:sz="0" w:space="0" w:color="auto"/>
            <w:bottom w:val="none" w:sz="0" w:space="0" w:color="auto"/>
            <w:right w:val="none" w:sz="0" w:space="0" w:color="auto"/>
          </w:divBdr>
        </w:div>
        <w:div w:id="1384864418">
          <w:marLeft w:val="480"/>
          <w:marRight w:val="0"/>
          <w:marTop w:val="0"/>
          <w:marBottom w:val="0"/>
          <w:divBdr>
            <w:top w:val="none" w:sz="0" w:space="0" w:color="auto"/>
            <w:left w:val="none" w:sz="0" w:space="0" w:color="auto"/>
            <w:bottom w:val="none" w:sz="0" w:space="0" w:color="auto"/>
            <w:right w:val="none" w:sz="0" w:space="0" w:color="auto"/>
          </w:divBdr>
        </w:div>
        <w:div w:id="1577088358">
          <w:marLeft w:val="480"/>
          <w:marRight w:val="0"/>
          <w:marTop w:val="0"/>
          <w:marBottom w:val="0"/>
          <w:divBdr>
            <w:top w:val="none" w:sz="0" w:space="0" w:color="auto"/>
            <w:left w:val="none" w:sz="0" w:space="0" w:color="auto"/>
            <w:bottom w:val="none" w:sz="0" w:space="0" w:color="auto"/>
            <w:right w:val="none" w:sz="0" w:space="0" w:color="auto"/>
          </w:divBdr>
        </w:div>
        <w:div w:id="1583292551">
          <w:marLeft w:val="480"/>
          <w:marRight w:val="0"/>
          <w:marTop w:val="0"/>
          <w:marBottom w:val="0"/>
          <w:divBdr>
            <w:top w:val="none" w:sz="0" w:space="0" w:color="auto"/>
            <w:left w:val="none" w:sz="0" w:space="0" w:color="auto"/>
            <w:bottom w:val="none" w:sz="0" w:space="0" w:color="auto"/>
            <w:right w:val="none" w:sz="0" w:space="0" w:color="auto"/>
          </w:divBdr>
        </w:div>
        <w:div w:id="1678144410">
          <w:marLeft w:val="480"/>
          <w:marRight w:val="0"/>
          <w:marTop w:val="0"/>
          <w:marBottom w:val="0"/>
          <w:divBdr>
            <w:top w:val="none" w:sz="0" w:space="0" w:color="auto"/>
            <w:left w:val="none" w:sz="0" w:space="0" w:color="auto"/>
            <w:bottom w:val="none" w:sz="0" w:space="0" w:color="auto"/>
            <w:right w:val="none" w:sz="0" w:space="0" w:color="auto"/>
          </w:divBdr>
        </w:div>
        <w:div w:id="1733190109">
          <w:marLeft w:val="480"/>
          <w:marRight w:val="0"/>
          <w:marTop w:val="0"/>
          <w:marBottom w:val="0"/>
          <w:divBdr>
            <w:top w:val="none" w:sz="0" w:space="0" w:color="auto"/>
            <w:left w:val="none" w:sz="0" w:space="0" w:color="auto"/>
            <w:bottom w:val="none" w:sz="0" w:space="0" w:color="auto"/>
            <w:right w:val="none" w:sz="0" w:space="0" w:color="auto"/>
          </w:divBdr>
        </w:div>
        <w:div w:id="1751272763">
          <w:marLeft w:val="480"/>
          <w:marRight w:val="0"/>
          <w:marTop w:val="0"/>
          <w:marBottom w:val="0"/>
          <w:divBdr>
            <w:top w:val="none" w:sz="0" w:space="0" w:color="auto"/>
            <w:left w:val="none" w:sz="0" w:space="0" w:color="auto"/>
            <w:bottom w:val="none" w:sz="0" w:space="0" w:color="auto"/>
            <w:right w:val="none" w:sz="0" w:space="0" w:color="auto"/>
          </w:divBdr>
        </w:div>
        <w:div w:id="1878927829">
          <w:marLeft w:val="480"/>
          <w:marRight w:val="0"/>
          <w:marTop w:val="0"/>
          <w:marBottom w:val="0"/>
          <w:divBdr>
            <w:top w:val="none" w:sz="0" w:space="0" w:color="auto"/>
            <w:left w:val="none" w:sz="0" w:space="0" w:color="auto"/>
            <w:bottom w:val="none" w:sz="0" w:space="0" w:color="auto"/>
            <w:right w:val="none" w:sz="0" w:space="0" w:color="auto"/>
          </w:divBdr>
        </w:div>
        <w:div w:id="1951473405">
          <w:marLeft w:val="480"/>
          <w:marRight w:val="0"/>
          <w:marTop w:val="0"/>
          <w:marBottom w:val="0"/>
          <w:divBdr>
            <w:top w:val="none" w:sz="0" w:space="0" w:color="auto"/>
            <w:left w:val="none" w:sz="0" w:space="0" w:color="auto"/>
            <w:bottom w:val="none" w:sz="0" w:space="0" w:color="auto"/>
            <w:right w:val="none" w:sz="0" w:space="0" w:color="auto"/>
          </w:divBdr>
        </w:div>
        <w:div w:id="2024623398">
          <w:marLeft w:val="480"/>
          <w:marRight w:val="0"/>
          <w:marTop w:val="0"/>
          <w:marBottom w:val="0"/>
          <w:divBdr>
            <w:top w:val="none" w:sz="0" w:space="0" w:color="auto"/>
            <w:left w:val="none" w:sz="0" w:space="0" w:color="auto"/>
            <w:bottom w:val="none" w:sz="0" w:space="0" w:color="auto"/>
            <w:right w:val="none" w:sz="0" w:space="0" w:color="auto"/>
          </w:divBdr>
        </w:div>
        <w:div w:id="2028363547">
          <w:marLeft w:val="480"/>
          <w:marRight w:val="0"/>
          <w:marTop w:val="0"/>
          <w:marBottom w:val="0"/>
          <w:divBdr>
            <w:top w:val="none" w:sz="0" w:space="0" w:color="auto"/>
            <w:left w:val="none" w:sz="0" w:space="0" w:color="auto"/>
            <w:bottom w:val="none" w:sz="0" w:space="0" w:color="auto"/>
            <w:right w:val="none" w:sz="0" w:space="0" w:color="auto"/>
          </w:divBdr>
        </w:div>
        <w:div w:id="2107335889">
          <w:marLeft w:val="480"/>
          <w:marRight w:val="0"/>
          <w:marTop w:val="0"/>
          <w:marBottom w:val="0"/>
          <w:divBdr>
            <w:top w:val="none" w:sz="0" w:space="0" w:color="auto"/>
            <w:left w:val="none" w:sz="0" w:space="0" w:color="auto"/>
            <w:bottom w:val="none" w:sz="0" w:space="0" w:color="auto"/>
            <w:right w:val="none" w:sz="0" w:space="0" w:color="auto"/>
          </w:divBdr>
        </w:div>
      </w:divsChild>
    </w:div>
    <w:div w:id="1759407407">
      <w:bodyDiv w:val="1"/>
      <w:marLeft w:val="0"/>
      <w:marRight w:val="0"/>
      <w:marTop w:val="0"/>
      <w:marBottom w:val="0"/>
      <w:divBdr>
        <w:top w:val="none" w:sz="0" w:space="0" w:color="auto"/>
        <w:left w:val="none" w:sz="0" w:space="0" w:color="auto"/>
        <w:bottom w:val="none" w:sz="0" w:space="0" w:color="auto"/>
        <w:right w:val="none" w:sz="0" w:space="0" w:color="auto"/>
      </w:divBdr>
    </w:div>
    <w:div w:id="1761176042">
      <w:bodyDiv w:val="1"/>
      <w:marLeft w:val="0"/>
      <w:marRight w:val="0"/>
      <w:marTop w:val="0"/>
      <w:marBottom w:val="0"/>
      <w:divBdr>
        <w:top w:val="none" w:sz="0" w:space="0" w:color="auto"/>
        <w:left w:val="none" w:sz="0" w:space="0" w:color="auto"/>
        <w:bottom w:val="none" w:sz="0" w:space="0" w:color="auto"/>
        <w:right w:val="none" w:sz="0" w:space="0" w:color="auto"/>
      </w:divBdr>
    </w:div>
    <w:div w:id="1761482542">
      <w:bodyDiv w:val="1"/>
      <w:marLeft w:val="0"/>
      <w:marRight w:val="0"/>
      <w:marTop w:val="0"/>
      <w:marBottom w:val="0"/>
      <w:divBdr>
        <w:top w:val="none" w:sz="0" w:space="0" w:color="auto"/>
        <w:left w:val="none" w:sz="0" w:space="0" w:color="auto"/>
        <w:bottom w:val="none" w:sz="0" w:space="0" w:color="auto"/>
        <w:right w:val="none" w:sz="0" w:space="0" w:color="auto"/>
      </w:divBdr>
    </w:div>
    <w:div w:id="1761901547">
      <w:bodyDiv w:val="1"/>
      <w:marLeft w:val="0"/>
      <w:marRight w:val="0"/>
      <w:marTop w:val="0"/>
      <w:marBottom w:val="0"/>
      <w:divBdr>
        <w:top w:val="none" w:sz="0" w:space="0" w:color="auto"/>
        <w:left w:val="none" w:sz="0" w:space="0" w:color="auto"/>
        <w:bottom w:val="none" w:sz="0" w:space="0" w:color="auto"/>
        <w:right w:val="none" w:sz="0" w:space="0" w:color="auto"/>
      </w:divBdr>
    </w:div>
    <w:div w:id="1763600416">
      <w:bodyDiv w:val="1"/>
      <w:marLeft w:val="0"/>
      <w:marRight w:val="0"/>
      <w:marTop w:val="0"/>
      <w:marBottom w:val="0"/>
      <w:divBdr>
        <w:top w:val="none" w:sz="0" w:space="0" w:color="auto"/>
        <w:left w:val="none" w:sz="0" w:space="0" w:color="auto"/>
        <w:bottom w:val="none" w:sz="0" w:space="0" w:color="auto"/>
        <w:right w:val="none" w:sz="0" w:space="0" w:color="auto"/>
      </w:divBdr>
    </w:div>
    <w:div w:id="1763644945">
      <w:bodyDiv w:val="1"/>
      <w:marLeft w:val="0"/>
      <w:marRight w:val="0"/>
      <w:marTop w:val="0"/>
      <w:marBottom w:val="0"/>
      <w:divBdr>
        <w:top w:val="none" w:sz="0" w:space="0" w:color="auto"/>
        <w:left w:val="none" w:sz="0" w:space="0" w:color="auto"/>
        <w:bottom w:val="none" w:sz="0" w:space="0" w:color="auto"/>
        <w:right w:val="none" w:sz="0" w:space="0" w:color="auto"/>
      </w:divBdr>
      <w:divsChild>
        <w:div w:id="4746776">
          <w:marLeft w:val="480"/>
          <w:marRight w:val="0"/>
          <w:marTop w:val="0"/>
          <w:marBottom w:val="0"/>
          <w:divBdr>
            <w:top w:val="none" w:sz="0" w:space="0" w:color="auto"/>
            <w:left w:val="none" w:sz="0" w:space="0" w:color="auto"/>
            <w:bottom w:val="none" w:sz="0" w:space="0" w:color="auto"/>
            <w:right w:val="none" w:sz="0" w:space="0" w:color="auto"/>
          </w:divBdr>
        </w:div>
        <w:div w:id="108864650">
          <w:marLeft w:val="480"/>
          <w:marRight w:val="0"/>
          <w:marTop w:val="0"/>
          <w:marBottom w:val="0"/>
          <w:divBdr>
            <w:top w:val="none" w:sz="0" w:space="0" w:color="auto"/>
            <w:left w:val="none" w:sz="0" w:space="0" w:color="auto"/>
            <w:bottom w:val="none" w:sz="0" w:space="0" w:color="auto"/>
            <w:right w:val="none" w:sz="0" w:space="0" w:color="auto"/>
          </w:divBdr>
        </w:div>
        <w:div w:id="155269091">
          <w:marLeft w:val="480"/>
          <w:marRight w:val="0"/>
          <w:marTop w:val="0"/>
          <w:marBottom w:val="0"/>
          <w:divBdr>
            <w:top w:val="none" w:sz="0" w:space="0" w:color="auto"/>
            <w:left w:val="none" w:sz="0" w:space="0" w:color="auto"/>
            <w:bottom w:val="none" w:sz="0" w:space="0" w:color="auto"/>
            <w:right w:val="none" w:sz="0" w:space="0" w:color="auto"/>
          </w:divBdr>
        </w:div>
        <w:div w:id="223413520">
          <w:marLeft w:val="480"/>
          <w:marRight w:val="0"/>
          <w:marTop w:val="0"/>
          <w:marBottom w:val="0"/>
          <w:divBdr>
            <w:top w:val="none" w:sz="0" w:space="0" w:color="auto"/>
            <w:left w:val="none" w:sz="0" w:space="0" w:color="auto"/>
            <w:bottom w:val="none" w:sz="0" w:space="0" w:color="auto"/>
            <w:right w:val="none" w:sz="0" w:space="0" w:color="auto"/>
          </w:divBdr>
        </w:div>
        <w:div w:id="238448978">
          <w:marLeft w:val="480"/>
          <w:marRight w:val="0"/>
          <w:marTop w:val="0"/>
          <w:marBottom w:val="0"/>
          <w:divBdr>
            <w:top w:val="none" w:sz="0" w:space="0" w:color="auto"/>
            <w:left w:val="none" w:sz="0" w:space="0" w:color="auto"/>
            <w:bottom w:val="none" w:sz="0" w:space="0" w:color="auto"/>
            <w:right w:val="none" w:sz="0" w:space="0" w:color="auto"/>
          </w:divBdr>
        </w:div>
        <w:div w:id="268004723">
          <w:marLeft w:val="480"/>
          <w:marRight w:val="0"/>
          <w:marTop w:val="0"/>
          <w:marBottom w:val="0"/>
          <w:divBdr>
            <w:top w:val="none" w:sz="0" w:space="0" w:color="auto"/>
            <w:left w:val="none" w:sz="0" w:space="0" w:color="auto"/>
            <w:bottom w:val="none" w:sz="0" w:space="0" w:color="auto"/>
            <w:right w:val="none" w:sz="0" w:space="0" w:color="auto"/>
          </w:divBdr>
        </w:div>
        <w:div w:id="273446731">
          <w:marLeft w:val="480"/>
          <w:marRight w:val="0"/>
          <w:marTop w:val="0"/>
          <w:marBottom w:val="0"/>
          <w:divBdr>
            <w:top w:val="none" w:sz="0" w:space="0" w:color="auto"/>
            <w:left w:val="none" w:sz="0" w:space="0" w:color="auto"/>
            <w:bottom w:val="none" w:sz="0" w:space="0" w:color="auto"/>
            <w:right w:val="none" w:sz="0" w:space="0" w:color="auto"/>
          </w:divBdr>
        </w:div>
        <w:div w:id="371539618">
          <w:marLeft w:val="480"/>
          <w:marRight w:val="0"/>
          <w:marTop w:val="0"/>
          <w:marBottom w:val="0"/>
          <w:divBdr>
            <w:top w:val="none" w:sz="0" w:space="0" w:color="auto"/>
            <w:left w:val="none" w:sz="0" w:space="0" w:color="auto"/>
            <w:bottom w:val="none" w:sz="0" w:space="0" w:color="auto"/>
            <w:right w:val="none" w:sz="0" w:space="0" w:color="auto"/>
          </w:divBdr>
        </w:div>
        <w:div w:id="413210978">
          <w:marLeft w:val="480"/>
          <w:marRight w:val="0"/>
          <w:marTop w:val="0"/>
          <w:marBottom w:val="0"/>
          <w:divBdr>
            <w:top w:val="none" w:sz="0" w:space="0" w:color="auto"/>
            <w:left w:val="none" w:sz="0" w:space="0" w:color="auto"/>
            <w:bottom w:val="none" w:sz="0" w:space="0" w:color="auto"/>
            <w:right w:val="none" w:sz="0" w:space="0" w:color="auto"/>
          </w:divBdr>
        </w:div>
        <w:div w:id="715129168">
          <w:marLeft w:val="480"/>
          <w:marRight w:val="0"/>
          <w:marTop w:val="0"/>
          <w:marBottom w:val="0"/>
          <w:divBdr>
            <w:top w:val="none" w:sz="0" w:space="0" w:color="auto"/>
            <w:left w:val="none" w:sz="0" w:space="0" w:color="auto"/>
            <w:bottom w:val="none" w:sz="0" w:space="0" w:color="auto"/>
            <w:right w:val="none" w:sz="0" w:space="0" w:color="auto"/>
          </w:divBdr>
        </w:div>
        <w:div w:id="786893012">
          <w:marLeft w:val="480"/>
          <w:marRight w:val="0"/>
          <w:marTop w:val="0"/>
          <w:marBottom w:val="0"/>
          <w:divBdr>
            <w:top w:val="none" w:sz="0" w:space="0" w:color="auto"/>
            <w:left w:val="none" w:sz="0" w:space="0" w:color="auto"/>
            <w:bottom w:val="none" w:sz="0" w:space="0" w:color="auto"/>
            <w:right w:val="none" w:sz="0" w:space="0" w:color="auto"/>
          </w:divBdr>
        </w:div>
        <w:div w:id="806170688">
          <w:marLeft w:val="480"/>
          <w:marRight w:val="0"/>
          <w:marTop w:val="0"/>
          <w:marBottom w:val="0"/>
          <w:divBdr>
            <w:top w:val="none" w:sz="0" w:space="0" w:color="auto"/>
            <w:left w:val="none" w:sz="0" w:space="0" w:color="auto"/>
            <w:bottom w:val="none" w:sz="0" w:space="0" w:color="auto"/>
            <w:right w:val="none" w:sz="0" w:space="0" w:color="auto"/>
          </w:divBdr>
        </w:div>
        <w:div w:id="904293069">
          <w:marLeft w:val="480"/>
          <w:marRight w:val="0"/>
          <w:marTop w:val="0"/>
          <w:marBottom w:val="0"/>
          <w:divBdr>
            <w:top w:val="none" w:sz="0" w:space="0" w:color="auto"/>
            <w:left w:val="none" w:sz="0" w:space="0" w:color="auto"/>
            <w:bottom w:val="none" w:sz="0" w:space="0" w:color="auto"/>
            <w:right w:val="none" w:sz="0" w:space="0" w:color="auto"/>
          </w:divBdr>
        </w:div>
        <w:div w:id="1143473856">
          <w:marLeft w:val="480"/>
          <w:marRight w:val="0"/>
          <w:marTop w:val="0"/>
          <w:marBottom w:val="0"/>
          <w:divBdr>
            <w:top w:val="none" w:sz="0" w:space="0" w:color="auto"/>
            <w:left w:val="none" w:sz="0" w:space="0" w:color="auto"/>
            <w:bottom w:val="none" w:sz="0" w:space="0" w:color="auto"/>
            <w:right w:val="none" w:sz="0" w:space="0" w:color="auto"/>
          </w:divBdr>
        </w:div>
        <w:div w:id="1145321443">
          <w:marLeft w:val="480"/>
          <w:marRight w:val="0"/>
          <w:marTop w:val="0"/>
          <w:marBottom w:val="0"/>
          <w:divBdr>
            <w:top w:val="none" w:sz="0" w:space="0" w:color="auto"/>
            <w:left w:val="none" w:sz="0" w:space="0" w:color="auto"/>
            <w:bottom w:val="none" w:sz="0" w:space="0" w:color="auto"/>
            <w:right w:val="none" w:sz="0" w:space="0" w:color="auto"/>
          </w:divBdr>
        </w:div>
        <w:div w:id="1186214919">
          <w:marLeft w:val="480"/>
          <w:marRight w:val="0"/>
          <w:marTop w:val="0"/>
          <w:marBottom w:val="0"/>
          <w:divBdr>
            <w:top w:val="none" w:sz="0" w:space="0" w:color="auto"/>
            <w:left w:val="none" w:sz="0" w:space="0" w:color="auto"/>
            <w:bottom w:val="none" w:sz="0" w:space="0" w:color="auto"/>
            <w:right w:val="none" w:sz="0" w:space="0" w:color="auto"/>
          </w:divBdr>
        </w:div>
        <w:div w:id="1294949395">
          <w:marLeft w:val="480"/>
          <w:marRight w:val="0"/>
          <w:marTop w:val="0"/>
          <w:marBottom w:val="0"/>
          <w:divBdr>
            <w:top w:val="none" w:sz="0" w:space="0" w:color="auto"/>
            <w:left w:val="none" w:sz="0" w:space="0" w:color="auto"/>
            <w:bottom w:val="none" w:sz="0" w:space="0" w:color="auto"/>
            <w:right w:val="none" w:sz="0" w:space="0" w:color="auto"/>
          </w:divBdr>
        </w:div>
        <w:div w:id="1315796572">
          <w:marLeft w:val="480"/>
          <w:marRight w:val="0"/>
          <w:marTop w:val="0"/>
          <w:marBottom w:val="0"/>
          <w:divBdr>
            <w:top w:val="none" w:sz="0" w:space="0" w:color="auto"/>
            <w:left w:val="none" w:sz="0" w:space="0" w:color="auto"/>
            <w:bottom w:val="none" w:sz="0" w:space="0" w:color="auto"/>
            <w:right w:val="none" w:sz="0" w:space="0" w:color="auto"/>
          </w:divBdr>
        </w:div>
        <w:div w:id="1486820939">
          <w:marLeft w:val="480"/>
          <w:marRight w:val="0"/>
          <w:marTop w:val="0"/>
          <w:marBottom w:val="0"/>
          <w:divBdr>
            <w:top w:val="none" w:sz="0" w:space="0" w:color="auto"/>
            <w:left w:val="none" w:sz="0" w:space="0" w:color="auto"/>
            <w:bottom w:val="none" w:sz="0" w:space="0" w:color="auto"/>
            <w:right w:val="none" w:sz="0" w:space="0" w:color="auto"/>
          </w:divBdr>
        </w:div>
        <w:div w:id="1579711344">
          <w:marLeft w:val="480"/>
          <w:marRight w:val="0"/>
          <w:marTop w:val="0"/>
          <w:marBottom w:val="0"/>
          <w:divBdr>
            <w:top w:val="none" w:sz="0" w:space="0" w:color="auto"/>
            <w:left w:val="none" w:sz="0" w:space="0" w:color="auto"/>
            <w:bottom w:val="none" w:sz="0" w:space="0" w:color="auto"/>
            <w:right w:val="none" w:sz="0" w:space="0" w:color="auto"/>
          </w:divBdr>
        </w:div>
        <w:div w:id="1590772996">
          <w:marLeft w:val="480"/>
          <w:marRight w:val="0"/>
          <w:marTop w:val="0"/>
          <w:marBottom w:val="0"/>
          <w:divBdr>
            <w:top w:val="none" w:sz="0" w:space="0" w:color="auto"/>
            <w:left w:val="none" w:sz="0" w:space="0" w:color="auto"/>
            <w:bottom w:val="none" w:sz="0" w:space="0" w:color="auto"/>
            <w:right w:val="none" w:sz="0" w:space="0" w:color="auto"/>
          </w:divBdr>
        </w:div>
        <w:div w:id="1622030228">
          <w:marLeft w:val="480"/>
          <w:marRight w:val="0"/>
          <w:marTop w:val="0"/>
          <w:marBottom w:val="0"/>
          <w:divBdr>
            <w:top w:val="none" w:sz="0" w:space="0" w:color="auto"/>
            <w:left w:val="none" w:sz="0" w:space="0" w:color="auto"/>
            <w:bottom w:val="none" w:sz="0" w:space="0" w:color="auto"/>
            <w:right w:val="none" w:sz="0" w:space="0" w:color="auto"/>
          </w:divBdr>
        </w:div>
        <w:div w:id="1908492306">
          <w:marLeft w:val="480"/>
          <w:marRight w:val="0"/>
          <w:marTop w:val="0"/>
          <w:marBottom w:val="0"/>
          <w:divBdr>
            <w:top w:val="none" w:sz="0" w:space="0" w:color="auto"/>
            <w:left w:val="none" w:sz="0" w:space="0" w:color="auto"/>
            <w:bottom w:val="none" w:sz="0" w:space="0" w:color="auto"/>
            <w:right w:val="none" w:sz="0" w:space="0" w:color="auto"/>
          </w:divBdr>
        </w:div>
      </w:divsChild>
    </w:div>
    <w:div w:id="1764180500">
      <w:bodyDiv w:val="1"/>
      <w:marLeft w:val="0"/>
      <w:marRight w:val="0"/>
      <w:marTop w:val="0"/>
      <w:marBottom w:val="0"/>
      <w:divBdr>
        <w:top w:val="none" w:sz="0" w:space="0" w:color="auto"/>
        <w:left w:val="none" w:sz="0" w:space="0" w:color="auto"/>
        <w:bottom w:val="none" w:sz="0" w:space="0" w:color="auto"/>
        <w:right w:val="none" w:sz="0" w:space="0" w:color="auto"/>
      </w:divBdr>
    </w:div>
    <w:div w:id="1764183600">
      <w:bodyDiv w:val="1"/>
      <w:marLeft w:val="0"/>
      <w:marRight w:val="0"/>
      <w:marTop w:val="0"/>
      <w:marBottom w:val="0"/>
      <w:divBdr>
        <w:top w:val="none" w:sz="0" w:space="0" w:color="auto"/>
        <w:left w:val="none" w:sz="0" w:space="0" w:color="auto"/>
        <w:bottom w:val="none" w:sz="0" w:space="0" w:color="auto"/>
        <w:right w:val="none" w:sz="0" w:space="0" w:color="auto"/>
      </w:divBdr>
    </w:div>
    <w:div w:id="1765762253">
      <w:bodyDiv w:val="1"/>
      <w:marLeft w:val="0"/>
      <w:marRight w:val="0"/>
      <w:marTop w:val="0"/>
      <w:marBottom w:val="0"/>
      <w:divBdr>
        <w:top w:val="none" w:sz="0" w:space="0" w:color="auto"/>
        <w:left w:val="none" w:sz="0" w:space="0" w:color="auto"/>
        <w:bottom w:val="none" w:sz="0" w:space="0" w:color="auto"/>
        <w:right w:val="none" w:sz="0" w:space="0" w:color="auto"/>
      </w:divBdr>
    </w:div>
    <w:div w:id="1767536950">
      <w:bodyDiv w:val="1"/>
      <w:marLeft w:val="0"/>
      <w:marRight w:val="0"/>
      <w:marTop w:val="0"/>
      <w:marBottom w:val="0"/>
      <w:divBdr>
        <w:top w:val="none" w:sz="0" w:space="0" w:color="auto"/>
        <w:left w:val="none" w:sz="0" w:space="0" w:color="auto"/>
        <w:bottom w:val="none" w:sz="0" w:space="0" w:color="auto"/>
        <w:right w:val="none" w:sz="0" w:space="0" w:color="auto"/>
      </w:divBdr>
    </w:div>
    <w:div w:id="1768496933">
      <w:bodyDiv w:val="1"/>
      <w:marLeft w:val="0"/>
      <w:marRight w:val="0"/>
      <w:marTop w:val="0"/>
      <w:marBottom w:val="0"/>
      <w:divBdr>
        <w:top w:val="none" w:sz="0" w:space="0" w:color="auto"/>
        <w:left w:val="none" w:sz="0" w:space="0" w:color="auto"/>
        <w:bottom w:val="none" w:sz="0" w:space="0" w:color="auto"/>
        <w:right w:val="none" w:sz="0" w:space="0" w:color="auto"/>
      </w:divBdr>
    </w:div>
    <w:div w:id="1769303650">
      <w:bodyDiv w:val="1"/>
      <w:marLeft w:val="0"/>
      <w:marRight w:val="0"/>
      <w:marTop w:val="0"/>
      <w:marBottom w:val="0"/>
      <w:divBdr>
        <w:top w:val="none" w:sz="0" w:space="0" w:color="auto"/>
        <w:left w:val="none" w:sz="0" w:space="0" w:color="auto"/>
        <w:bottom w:val="none" w:sz="0" w:space="0" w:color="auto"/>
        <w:right w:val="none" w:sz="0" w:space="0" w:color="auto"/>
      </w:divBdr>
    </w:div>
    <w:div w:id="1771855195">
      <w:bodyDiv w:val="1"/>
      <w:marLeft w:val="0"/>
      <w:marRight w:val="0"/>
      <w:marTop w:val="0"/>
      <w:marBottom w:val="0"/>
      <w:divBdr>
        <w:top w:val="none" w:sz="0" w:space="0" w:color="auto"/>
        <w:left w:val="none" w:sz="0" w:space="0" w:color="auto"/>
        <w:bottom w:val="none" w:sz="0" w:space="0" w:color="auto"/>
        <w:right w:val="none" w:sz="0" w:space="0" w:color="auto"/>
      </w:divBdr>
    </w:div>
    <w:div w:id="1778478957">
      <w:bodyDiv w:val="1"/>
      <w:marLeft w:val="0"/>
      <w:marRight w:val="0"/>
      <w:marTop w:val="0"/>
      <w:marBottom w:val="0"/>
      <w:divBdr>
        <w:top w:val="none" w:sz="0" w:space="0" w:color="auto"/>
        <w:left w:val="none" w:sz="0" w:space="0" w:color="auto"/>
        <w:bottom w:val="none" w:sz="0" w:space="0" w:color="auto"/>
        <w:right w:val="none" w:sz="0" w:space="0" w:color="auto"/>
      </w:divBdr>
    </w:div>
    <w:div w:id="1784642882">
      <w:bodyDiv w:val="1"/>
      <w:marLeft w:val="0"/>
      <w:marRight w:val="0"/>
      <w:marTop w:val="0"/>
      <w:marBottom w:val="0"/>
      <w:divBdr>
        <w:top w:val="none" w:sz="0" w:space="0" w:color="auto"/>
        <w:left w:val="none" w:sz="0" w:space="0" w:color="auto"/>
        <w:bottom w:val="none" w:sz="0" w:space="0" w:color="auto"/>
        <w:right w:val="none" w:sz="0" w:space="0" w:color="auto"/>
      </w:divBdr>
    </w:div>
    <w:div w:id="1785297496">
      <w:bodyDiv w:val="1"/>
      <w:marLeft w:val="0"/>
      <w:marRight w:val="0"/>
      <w:marTop w:val="0"/>
      <w:marBottom w:val="0"/>
      <w:divBdr>
        <w:top w:val="none" w:sz="0" w:space="0" w:color="auto"/>
        <w:left w:val="none" w:sz="0" w:space="0" w:color="auto"/>
        <w:bottom w:val="none" w:sz="0" w:space="0" w:color="auto"/>
        <w:right w:val="none" w:sz="0" w:space="0" w:color="auto"/>
      </w:divBdr>
    </w:div>
    <w:div w:id="1787459331">
      <w:bodyDiv w:val="1"/>
      <w:marLeft w:val="0"/>
      <w:marRight w:val="0"/>
      <w:marTop w:val="0"/>
      <w:marBottom w:val="0"/>
      <w:divBdr>
        <w:top w:val="none" w:sz="0" w:space="0" w:color="auto"/>
        <w:left w:val="none" w:sz="0" w:space="0" w:color="auto"/>
        <w:bottom w:val="none" w:sz="0" w:space="0" w:color="auto"/>
        <w:right w:val="none" w:sz="0" w:space="0" w:color="auto"/>
      </w:divBdr>
    </w:div>
    <w:div w:id="1787770782">
      <w:bodyDiv w:val="1"/>
      <w:marLeft w:val="0"/>
      <w:marRight w:val="0"/>
      <w:marTop w:val="0"/>
      <w:marBottom w:val="0"/>
      <w:divBdr>
        <w:top w:val="none" w:sz="0" w:space="0" w:color="auto"/>
        <w:left w:val="none" w:sz="0" w:space="0" w:color="auto"/>
        <w:bottom w:val="none" w:sz="0" w:space="0" w:color="auto"/>
        <w:right w:val="none" w:sz="0" w:space="0" w:color="auto"/>
      </w:divBdr>
    </w:div>
    <w:div w:id="1788889585">
      <w:bodyDiv w:val="1"/>
      <w:marLeft w:val="0"/>
      <w:marRight w:val="0"/>
      <w:marTop w:val="0"/>
      <w:marBottom w:val="0"/>
      <w:divBdr>
        <w:top w:val="none" w:sz="0" w:space="0" w:color="auto"/>
        <w:left w:val="none" w:sz="0" w:space="0" w:color="auto"/>
        <w:bottom w:val="none" w:sz="0" w:space="0" w:color="auto"/>
        <w:right w:val="none" w:sz="0" w:space="0" w:color="auto"/>
      </w:divBdr>
    </w:div>
    <w:div w:id="1790082036">
      <w:bodyDiv w:val="1"/>
      <w:marLeft w:val="0"/>
      <w:marRight w:val="0"/>
      <w:marTop w:val="0"/>
      <w:marBottom w:val="0"/>
      <w:divBdr>
        <w:top w:val="none" w:sz="0" w:space="0" w:color="auto"/>
        <w:left w:val="none" w:sz="0" w:space="0" w:color="auto"/>
        <w:bottom w:val="none" w:sz="0" w:space="0" w:color="auto"/>
        <w:right w:val="none" w:sz="0" w:space="0" w:color="auto"/>
      </w:divBdr>
      <w:divsChild>
        <w:div w:id="27142670">
          <w:marLeft w:val="480"/>
          <w:marRight w:val="0"/>
          <w:marTop w:val="0"/>
          <w:marBottom w:val="0"/>
          <w:divBdr>
            <w:top w:val="none" w:sz="0" w:space="0" w:color="auto"/>
            <w:left w:val="none" w:sz="0" w:space="0" w:color="auto"/>
            <w:bottom w:val="none" w:sz="0" w:space="0" w:color="auto"/>
            <w:right w:val="none" w:sz="0" w:space="0" w:color="auto"/>
          </w:divBdr>
        </w:div>
        <w:div w:id="40785224">
          <w:marLeft w:val="480"/>
          <w:marRight w:val="0"/>
          <w:marTop w:val="0"/>
          <w:marBottom w:val="0"/>
          <w:divBdr>
            <w:top w:val="none" w:sz="0" w:space="0" w:color="auto"/>
            <w:left w:val="none" w:sz="0" w:space="0" w:color="auto"/>
            <w:bottom w:val="none" w:sz="0" w:space="0" w:color="auto"/>
            <w:right w:val="none" w:sz="0" w:space="0" w:color="auto"/>
          </w:divBdr>
        </w:div>
        <w:div w:id="145828035">
          <w:marLeft w:val="480"/>
          <w:marRight w:val="0"/>
          <w:marTop w:val="0"/>
          <w:marBottom w:val="0"/>
          <w:divBdr>
            <w:top w:val="none" w:sz="0" w:space="0" w:color="auto"/>
            <w:left w:val="none" w:sz="0" w:space="0" w:color="auto"/>
            <w:bottom w:val="none" w:sz="0" w:space="0" w:color="auto"/>
            <w:right w:val="none" w:sz="0" w:space="0" w:color="auto"/>
          </w:divBdr>
        </w:div>
        <w:div w:id="196967224">
          <w:marLeft w:val="480"/>
          <w:marRight w:val="0"/>
          <w:marTop w:val="0"/>
          <w:marBottom w:val="0"/>
          <w:divBdr>
            <w:top w:val="none" w:sz="0" w:space="0" w:color="auto"/>
            <w:left w:val="none" w:sz="0" w:space="0" w:color="auto"/>
            <w:bottom w:val="none" w:sz="0" w:space="0" w:color="auto"/>
            <w:right w:val="none" w:sz="0" w:space="0" w:color="auto"/>
          </w:divBdr>
        </w:div>
        <w:div w:id="240213919">
          <w:marLeft w:val="480"/>
          <w:marRight w:val="0"/>
          <w:marTop w:val="0"/>
          <w:marBottom w:val="0"/>
          <w:divBdr>
            <w:top w:val="none" w:sz="0" w:space="0" w:color="auto"/>
            <w:left w:val="none" w:sz="0" w:space="0" w:color="auto"/>
            <w:bottom w:val="none" w:sz="0" w:space="0" w:color="auto"/>
            <w:right w:val="none" w:sz="0" w:space="0" w:color="auto"/>
          </w:divBdr>
        </w:div>
        <w:div w:id="389772282">
          <w:marLeft w:val="480"/>
          <w:marRight w:val="0"/>
          <w:marTop w:val="0"/>
          <w:marBottom w:val="0"/>
          <w:divBdr>
            <w:top w:val="none" w:sz="0" w:space="0" w:color="auto"/>
            <w:left w:val="none" w:sz="0" w:space="0" w:color="auto"/>
            <w:bottom w:val="none" w:sz="0" w:space="0" w:color="auto"/>
            <w:right w:val="none" w:sz="0" w:space="0" w:color="auto"/>
          </w:divBdr>
        </w:div>
        <w:div w:id="589973935">
          <w:marLeft w:val="480"/>
          <w:marRight w:val="0"/>
          <w:marTop w:val="0"/>
          <w:marBottom w:val="0"/>
          <w:divBdr>
            <w:top w:val="none" w:sz="0" w:space="0" w:color="auto"/>
            <w:left w:val="none" w:sz="0" w:space="0" w:color="auto"/>
            <w:bottom w:val="none" w:sz="0" w:space="0" w:color="auto"/>
            <w:right w:val="none" w:sz="0" w:space="0" w:color="auto"/>
          </w:divBdr>
        </w:div>
        <w:div w:id="618337935">
          <w:marLeft w:val="480"/>
          <w:marRight w:val="0"/>
          <w:marTop w:val="0"/>
          <w:marBottom w:val="0"/>
          <w:divBdr>
            <w:top w:val="none" w:sz="0" w:space="0" w:color="auto"/>
            <w:left w:val="none" w:sz="0" w:space="0" w:color="auto"/>
            <w:bottom w:val="none" w:sz="0" w:space="0" w:color="auto"/>
            <w:right w:val="none" w:sz="0" w:space="0" w:color="auto"/>
          </w:divBdr>
        </w:div>
        <w:div w:id="619192125">
          <w:marLeft w:val="480"/>
          <w:marRight w:val="0"/>
          <w:marTop w:val="0"/>
          <w:marBottom w:val="0"/>
          <w:divBdr>
            <w:top w:val="none" w:sz="0" w:space="0" w:color="auto"/>
            <w:left w:val="none" w:sz="0" w:space="0" w:color="auto"/>
            <w:bottom w:val="none" w:sz="0" w:space="0" w:color="auto"/>
            <w:right w:val="none" w:sz="0" w:space="0" w:color="auto"/>
          </w:divBdr>
        </w:div>
        <w:div w:id="747464183">
          <w:marLeft w:val="480"/>
          <w:marRight w:val="0"/>
          <w:marTop w:val="0"/>
          <w:marBottom w:val="0"/>
          <w:divBdr>
            <w:top w:val="none" w:sz="0" w:space="0" w:color="auto"/>
            <w:left w:val="none" w:sz="0" w:space="0" w:color="auto"/>
            <w:bottom w:val="none" w:sz="0" w:space="0" w:color="auto"/>
            <w:right w:val="none" w:sz="0" w:space="0" w:color="auto"/>
          </w:divBdr>
        </w:div>
        <w:div w:id="755128044">
          <w:marLeft w:val="480"/>
          <w:marRight w:val="0"/>
          <w:marTop w:val="0"/>
          <w:marBottom w:val="0"/>
          <w:divBdr>
            <w:top w:val="none" w:sz="0" w:space="0" w:color="auto"/>
            <w:left w:val="none" w:sz="0" w:space="0" w:color="auto"/>
            <w:bottom w:val="none" w:sz="0" w:space="0" w:color="auto"/>
            <w:right w:val="none" w:sz="0" w:space="0" w:color="auto"/>
          </w:divBdr>
        </w:div>
        <w:div w:id="775562609">
          <w:marLeft w:val="480"/>
          <w:marRight w:val="0"/>
          <w:marTop w:val="0"/>
          <w:marBottom w:val="0"/>
          <w:divBdr>
            <w:top w:val="none" w:sz="0" w:space="0" w:color="auto"/>
            <w:left w:val="none" w:sz="0" w:space="0" w:color="auto"/>
            <w:bottom w:val="none" w:sz="0" w:space="0" w:color="auto"/>
            <w:right w:val="none" w:sz="0" w:space="0" w:color="auto"/>
          </w:divBdr>
        </w:div>
        <w:div w:id="957568934">
          <w:marLeft w:val="480"/>
          <w:marRight w:val="0"/>
          <w:marTop w:val="0"/>
          <w:marBottom w:val="0"/>
          <w:divBdr>
            <w:top w:val="none" w:sz="0" w:space="0" w:color="auto"/>
            <w:left w:val="none" w:sz="0" w:space="0" w:color="auto"/>
            <w:bottom w:val="none" w:sz="0" w:space="0" w:color="auto"/>
            <w:right w:val="none" w:sz="0" w:space="0" w:color="auto"/>
          </w:divBdr>
        </w:div>
        <w:div w:id="1164511287">
          <w:marLeft w:val="480"/>
          <w:marRight w:val="0"/>
          <w:marTop w:val="0"/>
          <w:marBottom w:val="0"/>
          <w:divBdr>
            <w:top w:val="none" w:sz="0" w:space="0" w:color="auto"/>
            <w:left w:val="none" w:sz="0" w:space="0" w:color="auto"/>
            <w:bottom w:val="none" w:sz="0" w:space="0" w:color="auto"/>
            <w:right w:val="none" w:sz="0" w:space="0" w:color="auto"/>
          </w:divBdr>
        </w:div>
        <w:div w:id="1184634589">
          <w:marLeft w:val="480"/>
          <w:marRight w:val="0"/>
          <w:marTop w:val="0"/>
          <w:marBottom w:val="0"/>
          <w:divBdr>
            <w:top w:val="none" w:sz="0" w:space="0" w:color="auto"/>
            <w:left w:val="none" w:sz="0" w:space="0" w:color="auto"/>
            <w:bottom w:val="none" w:sz="0" w:space="0" w:color="auto"/>
            <w:right w:val="none" w:sz="0" w:space="0" w:color="auto"/>
          </w:divBdr>
        </w:div>
        <w:div w:id="1308971171">
          <w:marLeft w:val="480"/>
          <w:marRight w:val="0"/>
          <w:marTop w:val="0"/>
          <w:marBottom w:val="0"/>
          <w:divBdr>
            <w:top w:val="none" w:sz="0" w:space="0" w:color="auto"/>
            <w:left w:val="none" w:sz="0" w:space="0" w:color="auto"/>
            <w:bottom w:val="none" w:sz="0" w:space="0" w:color="auto"/>
            <w:right w:val="none" w:sz="0" w:space="0" w:color="auto"/>
          </w:divBdr>
        </w:div>
        <w:div w:id="1319573615">
          <w:marLeft w:val="480"/>
          <w:marRight w:val="0"/>
          <w:marTop w:val="0"/>
          <w:marBottom w:val="0"/>
          <w:divBdr>
            <w:top w:val="none" w:sz="0" w:space="0" w:color="auto"/>
            <w:left w:val="none" w:sz="0" w:space="0" w:color="auto"/>
            <w:bottom w:val="none" w:sz="0" w:space="0" w:color="auto"/>
            <w:right w:val="none" w:sz="0" w:space="0" w:color="auto"/>
          </w:divBdr>
        </w:div>
        <w:div w:id="1342506272">
          <w:marLeft w:val="480"/>
          <w:marRight w:val="0"/>
          <w:marTop w:val="0"/>
          <w:marBottom w:val="0"/>
          <w:divBdr>
            <w:top w:val="none" w:sz="0" w:space="0" w:color="auto"/>
            <w:left w:val="none" w:sz="0" w:space="0" w:color="auto"/>
            <w:bottom w:val="none" w:sz="0" w:space="0" w:color="auto"/>
            <w:right w:val="none" w:sz="0" w:space="0" w:color="auto"/>
          </w:divBdr>
        </w:div>
        <w:div w:id="1424573253">
          <w:marLeft w:val="480"/>
          <w:marRight w:val="0"/>
          <w:marTop w:val="0"/>
          <w:marBottom w:val="0"/>
          <w:divBdr>
            <w:top w:val="none" w:sz="0" w:space="0" w:color="auto"/>
            <w:left w:val="none" w:sz="0" w:space="0" w:color="auto"/>
            <w:bottom w:val="none" w:sz="0" w:space="0" w:color="auto"/>
            <w:right w:val="none" w:sz="0" w:space="0" w:color="auto"/>
          </w:divBdr>
        </w:div>
        <w:div w:id="1651128274">
          <w:marLeft w:val="480"/>
          <w:marRight w:val="0"/>
          <w:marTop w:val="0"/>
          <w:marBottom w:val="0"/>
          <w:divBdr>
            <w:top w:val="none" w:sz="0" w:space="0" w:color="auto"/>
            <w:left w:val="none" w:sz="0" w:space="0" w:color="auto"/>
            <w:bottom w:val="none" w:sz="0" w:space="0" w:color="auto"/>
            <w:right w:val="none" w:sz="0" w:space="0" w:color="auto"/>
          </w:divBdr>
        </w:div>
        <w:div w:id="1781728441">
          <w:marLeft w:val="480"/>
          <w:marRight w:val="0"/>
          <w:marTop w:val="0"/>
          <w:marBottom w:val="0"/>
          <w:divBdr>
            <w:top w:val="none" w:sz="0" w:space="0" w:color="auto"/>
            <w:left w:val="none" w:sz="0" w:space="0" w:color="auto"/>
            <w:bottom w:val="none" w:sz="0" w:space="0" w:color="auto"/>
            <w:right w:val="none" w:sz="0" w:space="0" w:color="auto"/>
          </w:divBdr>
        </w:div>
        <w:div w:id="1798797964">
          <w:marLeft w:val="480"/>
          <w:marRight w:val="0"/>
          <w:marTop w:val="0"/>
          <w:marBottom w:val="0"/>
          <w:divBdr>
            <w:top w:val="none" w:sz="0" w:space="0" w:color="auto"/>
            <w:left w:val="none" w:sz="0" w:space="0" w:color="auto"/>
            <w:bottom w:val="none" w:sz="0" w:space="0" w:color="auto"/>
            <w:right w:val="none" w:sz="0" w:space="0" w:color="auto"/>
          </w:divBdr>
        </w:div>
        <w:div w:id="1908299969">
          <w:marLeft w:val="480"/>
          <w:marRight w:val="0"/>
          <w:marTop w:val="0"/>
          <w:marBottom w:val="0"/>
          <w:divBdr>
            <w:top w:val="none" w:sz="0" w:space="0" w:color="auto"/>
            <w:left w:val="none" w:sz="0" w:space="0" w:color="auto"/>
            <w:bottom w:val="none" w:sz="0" w:space="0" w:color="auto"/>
            <w:right w:val="none" w:sz="0" w:space="0" w:color="auto"/>
          </w:divBdr>
        </w:div>
        <w:div w:id="1977828891">
          <w:marLeft w:val="480"/>
          <w:marRight w:val="0"/>
          <w:marTop w:val="0"/>
          <w:marBottom w:val="0"/>
          <w:divBdr>
            <w:top w:val="none" w:sz="0" w:space="0" w:color="auto"/>
            <w:left w:val="none" w:sz="0" w:space="0" w:color="auto"/>
            <w:bottom w:val="none" w:sz="0" w:space="0" w:color="auto"/>
            <w:right w:val="none" w:sz="0" w:space="0" w:color="auto"/>
          </w:divBdr>
        </w:div>
        <w:div w:id="2036421687">
          <w:marLeft w:val="480"/>
          <w:marRight w:val="0"/>
          <w:marTop w:val="0"/>
          <w:marBottom w:val="0"/>
          <w:divBdr>
            <w:top w:val="none" w:sz="0" w:space="0" w:color="auto"/>
            <w:left w:val="none" w:sz="0" w:space="0" w:color="auto"/>
            <w:bottom w:val="none" w:sz="0" w:space="0" w:color="auto"/>
            <w:right w:val="none" w:sz="0" w:space="0" w:color="auto"/>
          </w:divBdr>
        </w:div>
        <w:div w:id="2146192475">
          <w:marLeft w:val="480"/>
          <w:marRight w:val="0"/>
          <w:marTop w:val="0"/>
          <w:marBottom w:val="0"/>
          <w:divBdr>
            <w:top w:val="none" w:sz="0" w:space="0" w:color="auto"/>
            <w:left w:val="none" w:sz="0" w:space="0" w:color="auto"/>
            <w:bottom w:val="none" w:sz="0" w:space="0" w:color="auto"/>
            <w:right w:val="none" w:sz="0" w:space="0" w:color="auto"/>
          </w:divBdr>
        </w:div>
      </w:divsChild>
    </w:div>
    <w:div w:id="1790902545">
      <w:bodyDiv w:val="1"/>
      <w:marLeft w:val="0"/>
      <w:marRight w:val="0"/>
      <w:marTop w:val="0"/>
      <w:marBottom w:val="0"/>
      <w:divBdr>
        <w:top w:val="none" w:sz="0" w:space="0" w:color="auto"/>
        <w:left w:val="none" w:sz="0" w:space="0" w:color="auto"/>
        <w:bottom w:val="none" w:sz="0" w:space="0" w:color="auto"/>
        <w:right w:val="none" w:sz="0" w:space="0" w:color="auto"/>
      </w:divBdr>
    </w:div>
    <w:div w:id="1792279177">
      <w:bodyDiv w:val="1"/>
      <w:marLeft w:val="0"/>
      <w:marRight w:val="0"/>
      <w:marTop w:val="0"/>
      <w:marBottom w:val="0"/>
      <w:divBdr>
        <w:top w:val="none" w:sz="0" w:space="0" w:color="auto"/>
        <w:left w:val="none" w:sz="0" w:space="0" w:color="auto"/>
        <w:bottom w:val="none" w:sz="0" w:space="0" w:color="auto"/>
        <w:right w:val="none" w:sz="0" w:space="0" w:color="auto"/>
      </w:divBdr>
      <w:divsChild>
        <w:div w:id="57751025">
          <w:marLeft w:val="480"/>
          <w:marRight w:val="0"/>
          <w:marTop w:val="0"/>
          <w:marBottom w:val="0"/>
          <w:divBdr>
            <w:top w:val="none" w:sz="0" w:space="0" w:color="auto"/>
            <w:left w:val="none" w:sz="0" w:space="0" w:color="auto"/>
            <w:bottom w:val="none" w:sz="0" w:space="0" w:color="auto"/>
            <w:right w:val="none" w:sz="0" w:space="0" w:color="auto"/>
          </w:divBdr>
        </w:div>
        <w:div w:id="100951153">
          <w:marLeft w:val="480"/>
          <w:marRight w:val="0"/>
          <w:marTop w:val="0"/>
          <w:marBottom w:val="0"/>
          <w:divBdr>
            <w:top w:val="none" w:sz="0" w:space="0" w:color="auto"/>
            <w:left w:val="none" w:sz="0" w:space="0" w:color="auto"/>
            <w:bottom w:val="none" w:sz="0" w:space="0" w:color="auto"/>
            <w:right w:val="none" w:sz="0" w:space="0" w:color="auto"/>
          </w:divBdr>
        </w:div>
        <w:div w:id="200099172">
          <w:marLeft w:val="480"/>
          <w:marRight w:val="0"/>
          <w:marTop w:val="0"/>
          <w:marBottom w:val="0"/>
          <w:divBdr>
            <w:top w:val="none" w:sz="0" w:space="0" w:color="auto"/>
            <w:left w:val="none" w:sz="0" w:space="0" w:color="auto"/>
            <w:bottom w:val="none" w:sz="0" w:space="0" w:color="auto"/>
            <w:right w:val="none" w:sz="0" w:space="0" w:color="auto"/>
          </w:divBdr>
        </w:div>
        <w:div w:id="264658166">
          <w:marLeft w:val="480"/>
          <w:marRight w:val="0"/>
          <w:marTop w:val="0"/>
          <w:marBottom w:val="0"/>
          <w:divBdr>
            <w:top w:val="none" w:sz="0" w:space="0" w:color="auto"/>
            <w:left w:val="none" w:sz="0" w:space="0" w:color="auto"/>
            <w:bottom w:val="none" w:sz="0" w:space="0" w:color="auto"/>
            <w:right w:val="none" w:sz="0" w:space="0" w:color="auto"/>
          </w:divBdr>
        </w:div>
        <w:div w:id="267471587">
          <w:marLeft w:val="480"/>
          <w:marRight w:val="0"/>
          <w:marTop w:val="0"/>
          <w:marBottom w:val="0"/>
          <w:divBdr>
            <w:top w:val="none" w:sz="0" w:space="0" w:color="auto"/>
            <w:left w:val="none" w:sz="0" w:space="0" w:color="auto"/>
            <w:bottom w:val="none" w:sz="0" w:space="0" w:color="auto"/>
            <w:right w:val="none" w:sz="0" w:space="0" w:color="auto"/>
          </w:divBdr>
        </w:div>
        <w:div w:id="333845889">
          <w:marLeft w:val="480"/>
          <w:marRight w:val="0"/>
          <w:marTop w:val="0"/>
          <w:marBottom w:val="0"/>
          <w:divBdr>
            <w:top w:val="none" w:sz="0" w:space="0" w:color="auto"/>
            <w:left w:val="none" w:sz="0" w:space="0" w:color="auto"/>
            <w:bottom w:val="none" w:sz="0" w:space="0" w:color="auto"/>
            <w:right w:val="none" w:sz="0" w:space="0" w:color="auto"/>
          </w:divBdr>
        </w:div>
        <w:div w:id="362289676">
          <w:marLeft w:val="480"/>
          <w:marRight w:val="0"/>
          <w:marTop w:val="0"/>
          <w:marBottom w:val="0"/>
          <w:divBdr>
            <w:top w:val="none" w:sz="0" w:space="0" w:color="auto"/>
            <w:left w:val="none" w:sz="0" w:space="0" w:color="auto"/>
            <w:bottom w:val="none" w:sz="0" w:space="0" w:color="auto"/>
            <w:right w:val="none" w:sz="0" w:space="0" w:color="auto"/>
          </w:divBdr>
        </w:div>
        <w:div w:id="366562661">
          <w:marLeft w:val="480"/>
          <w:marRight w:val="0"/>
          <w:marTop w:val="0"/>
          <w:marBottom w:val="0"/>
          <w:divBdr>
            <w:top w:val="none" w:sz="0" w:space="0" w:color="auto"/>
            <w:left w:val="none" w:sz="0" w:space="0" w:color="auto"/>
            <w:bottom w:val="none" w:sz="0" w:space="0" w:color="auto"/>
            <w:right w:val="none" w:sz="0" w:space="0" w:color="auto"/>
          </w:divBdr>
        </w:div>
        <w:div w:id="400569043">
          <w:marLeft w:val="480"/>
          <w:marRight w:val="0"/>
          <w:marTop w:val="0"/>
          <w:marBottom w:val="0"/>
          <w:divBdr>
            <w:top w:val="none" w:sz="0" w:space="0" w:color="auto"/>
            <w:left w:val="none" w:sz="0" w:space="0" w:color="auto"/>
            <w:bottom w:val="none" w:sz="0" w:space="0" w:color="auto"/>
            <w:right w:val="none" w:sz="0" w:space="0" w:color="auto"/>
          </w:divBdr>
        </w:div>
        <w:div w:id="405341244">
          <w:marLeft w:val="480"/>
          <w:marRight w:val="0"/>
          <w:marTop w:val="0"/>
          <w:marBottom w:val="0"/>
          <w:divBdr>
            <w:top w:val="none" w:sz="0" w:space="0" w:color="auto"/>
            <w:left w:val="none" w:sz="0" w:space="0" w:color="auto"/>
            <w:bottom w:val="none" w:sz="0" w:space="0" w:color="auto"/>
            <w:right w:val="none" w:sz="0" w:space="0" w:color="auto"/>
          </w:divBdr>
        </w:div>
        <w:div w:id="487719176">
          <w:marLeft w:val="480"/>
          <w:marRight w:val="0"/>
          <w:marTop w:val="0"/>
          <w:marBottom w:val="0"/>
          <w:divBdr>
            <w:top w:val="none" w:sz="0" w:space="0" w:color="auto"/>
            <w:left w:val="none" w:sz="0" w:space="0" w:color="auto"/>
            <w:bottom w:val="none" w:sz="0" w:space="0" w:color="auto"/>
            <w:right w:val="none" w:sz="0" w:space="0" w:color="auto"/>
          </w:divBdr>
        </w:div>
        <w:div w:id="522060195">
          <w:marLeft w:val="480"/>
          <w:marRight w:val="0"/>
          <w:marTop w:val="0"/>
          <w:marBottom w:val="0"/>
          <w:divBdr>
            <w:top w:val="none" w:sz="0" w:space="0" w:color="auto"/>
            <w:left w:val="none" w:sz="0" w:space="0" w:color="auto"/>
            <w:bottom w:val="none" w:sz="0" w:space="0" w:color="auto"/>
            <w:right w:val="none" w:sz="0" w:space="0" w:color="auto"/>
          </w:divBdr>
        </w:div>
        <w:div w:id="791292881">
          <w:marLeft w:val="480"/>
          <w:marRight w:val="0"/>
          <w:marTop w:val="0"/>
          <w:marBottom w:val="0"/>
          <w:divBdr>
            <w:top w:val="none" w:sz="0" w:space="0" w:color="auto"/>
            <w:left w:val="none" w:sz="0" w:space="0" w:color="auto"/>
            <w:bottom w:val="none" w:sz="0" w:space="0" w:color="auto"/>
            <w:right w:val="none" w:sz="0" w:space="0" w:color="auto"/>
          </w:divBdr>
        </w:div>
        <w:div w:id="853492265">
          <w:marLeft w:val="480"/>
          <w:marRight w:val="0"/>
          <w:marTop w:val="0"/>
          <w:marBottom w:val="0"/>
          <w:divBdr>
            <w:top w:val="none" w:sz="0" w:space="0" w:color="auto"/>
            <w:left w:val="none" w:sz="0" w:space="0" w:color="auto"/>
            <w:bottom w:val="none" w:sz="0" w:space="0" w:color="auto"/>
            <w:right w:val="none" w:sz="0" w:space="0" w:color="auto"/>
          </w:divBdr>
        </w:div>
        <w:div w:id="859320530">
          <w:marLeft w:val="480"/>
          <w:marRight w:val="0"/>
          <w:marTop w:val="0"/>
          <w:marBottom w:val="0"/>
          <w:divBdr>
            <w:top w:val="none" w:sz="0" w:space="0" w:color="auto"/>
            <w:left w:val="none" w:sz="0" w:space="0" w:color="auto"/>
            <w:bottom w:val="none" w:sz="0" w:space="0" w:color="auto"/>
            <w:right w:val="none" w:sz="0" w:space="0" w:color="auto"/>
          </w:divBdr>
        </w:div>
        <w:div w:id="898713778">
          <w:marLeft w:val="480"/>
          <w:marRight w:val="0"/>
          <w:marTop w:val="0"/>
          <w:marBottom w:val="0"/>
          <w:divBdr>
            <w:top w:val="none" w:sz="0" w:space="0" w:color="auto"/>
            <w:left w:val="none" w:sz="0" w:space="0" w:color="auto"/>
            <w:bottom w:val="none" w:sz="0" w:space="0" w:color="auto"/>
            <w:right w:val="none" w:sz="0" w:space="0" w:color="auto"/>
          </w:divBdr>
        </w:div>
        <w:div w:id="977759692">
          <w:marLeft w:val="480"/>
          <w:marRight w:val="0"/>
          <w:marTop w:val="0"/>
          <w:marBottom w:val="0"/>
          <w:divBdr>
            <w:top w:val="none" w:sz="0" w:space="0" w:color="auto"/>
            <w:left w:val="none" w:sz="0" w:space="0" w:color="auto"/>
            <w:bottom w:val="none" w:sz="0" w:space="0" w:color="auto"/>
            <w:right w:val="none" w:sz="0" w:space="0" w:color="auto"/>
          </w:divBdr>
        </w:div>
        <w:div w:id="993794592">
          <w:marLeft w:val="480"/>
          <w:marRight w:val="0"/>
          <w:marTop w:val="0"/>
          <w:marBottom w:val="0"/>
          <w:divBdr>
            <w:top w:val="none" w:sz="0" w:space="0" w:color="auto"/>
            <w:left w:val="none" w:sz="0" w:space="0" w:color="auto"/>
            <w:bottom w:val="none" w:sz="0" w:space="0" w:color="auto"/>
            <w:right w:val="none" w:sz="0" w:space="0" w:color="auto"/>
          </w:divBdr>
        </w:div>
        <w:div w:id="1025248116">
          <w:marLeft w:val="480"/>
          <w:marRight w:val="0"/>
          <w:marTop w:val="0"/>
          <w:marBottom w:val="0"/>
          <w:divBdr>
            <w:top w:val="none" w:sz="0" w:space="0" w:color="auto"/>
            <w:left w:val="none" w:sz="0" w:space="0" w:color="auto"/>
            <w:bottom w:val="none" w:sz="0" w:space="0" w:color="auto"/>
            <w:right w:val="none" w:sz="0" w:space="0" w:color="auto"/>
          </w:divBdr>
        </w:div>
        <w:div w:id="1094205733">
          <w:marLeft w:val="480"/>
          <w:marRight w:val="0"/>
          <w:marTop w:val="0"/>
          <w:marBottom w:val="0"/>
          <w:divBdr>
            <w:top w:val="none" w:sz="0" w:space="0" w:color="auto"/>
            <w:left w:val="none" w:sz="0" w:space="0" w:color="auto"/>
            <w:bottom w:val="none" w:sz="0" w:space="0" w:color="auto"/>
            <w:right w:val="none" w:sz="0" w:space="0" w:color="auto"/>
          </w:divBdr>
        </w:div>
        <w:div w:id="1182621933">
          <w:marLeft w:val="480"/>
          <w:marRight w:val="0"/>
          <w:marTop w:val="0"/>
          <w:marBottom w:val="0"/>
          <w:divBdr>
            <w:top w:val="none" w:sz="0" w:space="0" w:color="auto"/>
            <w:left w:val="none" w:sz="0" w:space="0" w:color="auto"/>
            <w:bottom w:val="none" w:sz="0" w:space="0" w:color="auto"/>
            <w:right w:val="none" w:sz="0" w:space="0" w:color="auto"/>
          </w:divBdr>
        </w:div>
        <w:div w:id="1204366564">
          <w:marLeft w:val="480"/>
          <w:marRight w:val="0"/>
          <w:marTop w:val="0"/>
          <w:marBottom w:val="0"/>
          <w:divBdr>
            <w:top w:val="none" w:sz="0" w:space="0" w:color="auto"/>
            <w:left w:val="none" w:sz="0" w:space="0" w:color="auto"/>
            <w:bottom w:val="none" w:sz="0" w:space="0" w:color="auto"/>
            <w:right w:val="none" w:sz="0" w:space="0" w:color="auto"/>
          </w:divBdr>
        </w:div>
        <w:div w:id="1236668549">
          <w:marLeft w:val="480"/>
          <w:marRight w:val="0"/>
          <w:marTop w:val="0"/>
          <w:marBottom w:val="0"/>
          <w:divBdr>
            <w:top w:val="none" w:sz="0" w:space="0" w:color="auto"/>
            <w:left w:val="none" w:sz="0" w:space="0" w:color="auto"/>
            <w:bottom w:val="none" w:sz="0" w:space="0" w:color="auto"/>
            <w:right w:val="none" w:sz="0" w:space="0" w:color="auto"/>
          </w:divBdr>
        </w:div>
        <w:div w:id="1244340820">
          <w:marLeft w:val="480"/>
          <w:marRight w:val="0"/>
          <w:marTop w:val="0"/>
          <w:marBottom w:val="0"/>
          <w:divBdr>
            <w:top w:val="none" w:sz="0" w:space="0" w:color="auto"/>
            <w:left w:val="none" w:sz="0" w:space="0" w:color="auto"/>
            <w:bottom w:val="none" w:sz="0" w:space="0" w:color="auto"/>
            <w:right w:val="none" w:sz="0" w:space="0" w:color="auto"/>
          </w:divBdr>
        </w:div>
        <w:div w:id="1251701446">
          <w:marLeft w:val="480"/>
          <w:marRight w:val="0"/>
          <w:marTop w:val="0"/>
          <w:marBottom w:val="0"/>
          <w:divBdr>
            <w:top w:val="none" w:sz="0" w:space="0" w:color="auto"/>
            <w:left w:val="none" w:sz="0" w:space="0" w:color="auto"/>
            <w:bottom w:val="none" w:sz="0" w:space="0" w:color="auto"/>
            <w:right w:val="none" w:sz="0" w:space="0" w:color="auto"/>
          </w:divBdr>
        </w:div>
        <w:div w:id="1252934918">
          <w:marLeft w:val="480"/>
          <w:marRight w:val="0"/>
          <w:marTop w:val="0"/>
          <w:marBottom w:val="0"/>
          <w:divBdr>
            <w:top w:val="none" w:sz="0" w:space="0" w:color="auto"/>
            <w:left w:val="none" w:sz="0" w:space="0" w:color="auto"/>
            <w:bottom w:val="none" w:sz="0" w:space="0" w:color="auto"/>
            <w:right w:val="none" w:sz="0" w:space="0" w:color="auto"/>
          </w:divBdr>
        </w:div>
        <w:div w:id="1274627802">
          <w:marLeft w:val="480"/>
          <w:marRight w:val="0"/>
          <w:marTop w:val="0"/>
          <w:marBottom w:val="0"/>
          <w:divBdr>
            <w:top w:val="none" w:sz="0" w:space="0" w:color="auto"/>
            <w:left w:val="none" w:sz="0" w:space="0" w:color="auto"/>
            <w:bottom w:val="none" w:sz="0" w:space="0" w:color="auto"/>
            <w:right w:val="none" w:sz="0" w:space="0" w:color="auto"/>
          </w:divBdr>
        </w:div>
        <w:div w:id="1277249577">
          <w:marLeft w:val="480"/>
          <w:marRight w:val="0"/>
          <w:marTop w:val="0"/>
          <w:marBottom w:val="0"/>
          <w:divBdr>
            <w:top w:val="none" w:sz="0" w:space="0" w:color="auto"/>
            <w:left w:val="none" w:sz="0" w:space="0" w:color="auto"/>
            <w:bottom w:val="none" w:sz="0" w:space="0" w:color="auto"/>
            <w:right w:val="none" w:sz="0" w:space="0" w:color="auto"/>
          </w:divBdr>
        </w:div>
        <w:div w:id="1320303878">
          <w:marLeft w:val="480"/>
          <w:marRight w:val="0"/>
          <w:marTop w:val="0"/>
          <w:marBottom w:val="0"/>
          <w:divBdr>
            <w:top w:val="none" w:sz="0" w:space="0" w:color="auto"/>
            <w:left w:val="none" w:sz="0" w:space="0" w:color="auto"/>
            <w:bottom w:val="none" w:sz="0" w:space="0" w:color="auto"/>
            <w:right w:val="none" w:sz="0" w:space="0" w:color="auto"/>
          </w:divBdr>
        </w:div>
        <w:div w:id="1482038362">
          <w:marLeft w:val="480"/>
          <w:marRight w:val="0"/>
          <w:marTop w:val="0"/>
          <w:marBottom w:val="0"/>
          <w:divBdr>
            <w:top w:val="none" w:sz="0" w:space="0" w:color="auto"/>
            <w:left w:val="none" w:sz="0" w:space="0" w:color="auto"/>
            <w:bottom w:val="none" w:sz="0" w:space="0" w:color="auto"/>
            <w:right w:val="none" w:sz="0" w:space="0" w:color="auto"/>
          </w:divBdr>
        </w:div>
        <w:div w:id="1538007943">
          <w:marLeft w:val="480"/>
          <w:marRight w:val="0"/>
          <w:marTop w:val="0"/>
          <w:marBottom w:val="0"/>
          <w:divBdr>
            <w:top w:val="none" w:sz="0" w:space="0" w:color="auto"/>
            <w:left w:val="none" w:sz="0" w:space="0" w:color="auto"/>
            <w:bottom w:val="none" w:sz="0" w:space="0" w:color="auto"/>
            <w:right w:val="none" w:sz="0" w:space="0" w:color="auto"/>
          </w:divBdr>
        </w:div>
        <w:div w:id="1584995112">
          <w:marLeft w:val="480"/>
          <w:marRight w:val="0"/>
          <w:marTop w:val="0"/>
          <w:marBottom w:val="0"/>
          <w:divBdr>
            <w:top w:val="none" w:sz="0" w:space="0" w:color="auto"/>
            <w:left w:val="none" w:sz="0" w:space="0" w:color="auto"/>
            <w:bottom w:val="none" w:sz="0" w:space="0" w:color="auto"/>
            <w:right w:val="none" w:sz="0" w:space="0" w:color="auto"/>
          </w:divBdr>
        </w:div>
        <w:div w:id="1588921220">
          <w:marLeft w:val="480"/>
          <w:marRight w:val="0"/>
          <w:marTop w:val="0"/>
          <w:marBottom w:val="0"/>
          <w:divBdr>
            <w:top w:val="none" w:sz="0" w:space="0" w:color="auto"/>
            <w:left w:val="none" w:sz="0" w:space="0" w:color="auto"/>
            <w:bottom w:val="none" w:sz="0" w:space="0" w:color="auto"/>
            <w:right w:val="none" w:sz="0" w:space="0" w:color="auto"/>
          </w:divBdr>
        </w:div>
        <w:div w:id="1655447747">
          <w:marLeft w:val="480"/>
          <w:marRight w:val="0"/>
          <w:marTop w:val="0"/>
          <w:marBottom w:val="0"/>
          <w:divBdr>
            <w:top w:val="none" w:sz="0" w:space="0" w:color="auto"/>
            <w:left w:val="none" w:sz="0" w:space="0" w:color="auto"/>
            <w:bottom w:val="none" w:sz="0" w:space="0" w:color="auto"/>
            <w:right w:val="none" w:sz="0" w:space="0" w:color="auto"/>
          </w:divBdr>
        </w:div>
        <w:div w:id="1683127301">
          <w:marLeft w:val="480"/>
          <w:marRight w:val="0"/>
          <w:marTop w:val="0"/>
          <w:marBottom w:val="0"/>
          <w:divBdr>
            <w:top w:val="none" w:sz="0" w:space="0" w:color="auto"/>
            <w:left w:val="none" w:sz="0" w:space="0" w:color="auto"/>
            <w:bottom w:val="none" w:sz="0" w:space="0" w:color="auto"/>
            <w:right w:val="none" w:sz="0" w:space="0" w:color="auto"/>
          </w:divBdr>
        </w:div>
        <w:div w:id="1724791139">
          <w:marLeft w:val="480"/>
          <w:marRight w:val="0"/>
          <w:marTop w:val="0"/>
          <w:marBottom w:val="0"/>
          <w:divBdr>
            <w:top w:val="none" w:sz="0" w:space="0" w:color="auto"/>
            <w:left w:val="none" w:sz="0" w:space="0" w:color="auto"/>
            <w:bottom w:val="none" w:sz="0" w:space="0" w:color="auto"/>
            <w:right w:val="none" w:sz="0" w:space="0" w:color="auto"/>
          </w:divBdr>
        </w:div>
        <w:div w:id="1756051380">
          <w:marLeft w:val="480"/>
          <w:marRight w:val="0"/>
          <w:marTop w:val="0"/>
          <w:marBottom w:val="0"/>
          <w:divBdr>
            <w:top w:val="none" w:sz="0" w:space="0" w:color="auto"/>
            <w:left w:val="none" w:sz="0" w:space="0" w:color="auto"/>
            <w:bottom w:val="none" w:sz="0" w:space="0" w:color="auto"/>
            <w:right w:val="none" w:sz="0" w:space="0" w:color="auto"/>
          </w:divBdr>
        </w:div>
        <w:div w:id="1827474348">
          <w:marLeft w:val="480"/>
          <w:marRight w:val="0"/>
          <w:marTop w:val="0"/>
          <w:marBottom w:val="0"/>
          <w:divBdr>
            <w:top w:val="none" w:sz="0" w:space="0" w:color="auto"/>
            <w:left w:val="none" w:sz="0" w:space="0" w:color="auto"/>
            <w:bottom w:val="none" w:sz="0" w:space="0" w:color="auto"/>
            <w:right w:val="none" w:sz="0" w:space="0" w:color="auto"/>
          </w:divBdr>
        </w:div>
        <w:div w:id="1835680632">
          <w:marLeft w:val="480"/>
          <w:marRight w:val="0"/>
          <w:marTop w:val="0"/>
          <w:marBottom w:val="0"/>
          <w:divBdr>
            <w:top w:val="none" w:sz="0" w:space="0" w:color="auto"/>
            <w:left w:val="none" w:sz="0" w:space="0" w:color="auto"/>
            <w:bottom w:val="none" w:sz="0" w:space="0" w:color="auto"/>
            <w:right w:val="none" w:sz="0" w:space="0" w:color="auto"/>
          </w:divBdr>
        </w:div>
        <w:div w:id="1894580662">
          <w:marLeft w:val="480"/>
          <w:marRight w:val="0"/>
          <w:marTop w:val="0"/>
          <w:marBottom w:val="0"/>
          <w:divBdr>
            <w:top w:val="none" w:sz="0" w:space="0" w:color="auto"/>
            <w:left w:val="none" w:sz="0" w:space="0" w:color="auto"/>
            <w:bottom w:val="none" w:sz="0" w:space="0" w:color="auto"/>
            <w:right w:val="none" w:sz="0" w:space="0" w:color="auto"/>
          </w:divBdr>
        </w:div>
        <w:div w:id="1922762132">
          <w:marLeft w:val="480"/>
          <w:marRight w:val="0"/>
          <w:marTop w:val="0"/>
          <w:marBottom w:val="0"/>
          <w:divBdr>
            <w:top w:val="none" w:sz="0" w:space="0" w:color="auto"/>
            <w:left w:val="none" w:sz="0" w:space="0" w:color="auto"/>
            <w:bottom w:val="none" w:sz="0" w:space="0" w:color="auto"/>
            <w:right w:val="none" w:sz="0" w:space="0" w:color="auto"/>
          </w:divBdr>
        </w:div>
        <w:div w:id="1926257234">
          <w:marLeft w:val="480"/>
          <w:marRight w:val="0"/>
          <w:marTop w:val="0"/>
          <w:marBottom w:val="0"/>
          <w:divBdr>
            <w:top w:val="none" w:sz="0" w:space="0" w:color="auto"/>
            <w:left w:val="none" w:sz="0" w:space="0" w:color="auto"/>
            <w:bottom w:val="none" w:sz="0" w:space="0" w:color="auto"/>
            <w:right w:val="none" w:sz="0" w:space="0" w:color="auto"/>
          </w:divBdr>
        </w:div>
        <w:div w:id="2071687085">
          <w:marLeft w:val="480"/>
          <w:marRight w:val="0"/>
          <w:marTop w:val="0"/>
          <w:marBottom w:val="0"/>
          <w:divBdr>
            <w:top w:val="none" w:sz="0" w:space="0" w:color="auto"/>
            <w:left w:val="none" w:sz="0" w:space="0" w:color="auto"/>
            <w:bottom w:val="none" w:sz="0" w:space="0" w:color="auto"/>
            <w:right w:val="none" w:sz="0" w:space="0" w:color="auto"/>
          </w:divBdr>
        </w:div>
        <w:div w:id="2105686733">
          <w:marLeft w:val="480"/>
          <w:marRight w:val="0"/>
          <w:marTop w:val="0"/>
          <w:marBottom w:val="0"/>
          <w:divBdr>
            <w:top w:val="none" w:sz="0" w:space="0" w:color="auto"/>
            <w:left w:val="none" w:sz="0" w:space="0" w:color="auto"/>
            <w:bottom w:val="none" w:sz="0" w:space="0" w:color="auto"/>
            <w:right w:val="none" w:sz="0" w:space="0" w:color="auto"/>
          </w:divBdr>
        </w:div>
        <w:div w:id="2137093818">
          <w:marLeft w:val="480"/>
          <w:marRight w:val="0"/>
          <w:marTop w:val="0"/>
          <w:marBottom w:val="0"/>
          <w:divBdr>
            <w:top w:val="none" w:sz="0" w:space="0" w:color="auto"/>
            <w:left w:val="none" w:sz="0" w:space="0" w:color="auto"/>
            <w:bottom w:val="none" w:sz="0" w:space="0" w:color="auto"/>
            <w:right w:val="none" w:sz="0" w:space="0" w:color="auto"/>
          </w:divBdr>
        </w:div>
      </w:divsChild>
    </w:div>
    <w:div w:id="1797212698">
      <w:bodyDiv w:val="1"/>
      <w:marLeft w:val="0"/>
      <w:marRight w:val="0"/>
      <w:marTop w:val="0"/>
      <w:marBottom w:val="0"/>
      <w:divBdr>
        <w:top w:val="none" w:sz="0" w:space="0" w:color="auto"/>
        <w:left w:val="none" w:sz="0" w:space="0" w:color="auto"/>
        <w:bottom w:val="none" w:sz="0" w:space="0" w:color="auto"/>
        <w:right w:val="none" w:sz="0" w:space="0" w:color="auto"/>
      </w:divBdr>
    </w:div>
    <w:div w:id="1798374892">
      <w:bodyDiv w:val="1"/>
      <w:marLeft w:val="0"/>
      <w:marRight w:val="0"/>
      <w:marTop w:val="0"/>
      <w:marBottom w:val="0"/>
      <w:divBdr>
        <w:top w:val="none" w:sz="0" w:space="0" w:color="auto"/>
        <w:left w:val="none" w:sz="0" w:space="0" w:color="auto"/>
        <w:bottom w:val="none" w:sz="0" w:space="0" w:color="auto"/>
        <w:right w:val="none" w:sz="0" w:space="0" w:color="auto"/>
      </w:divBdr>
    </w:div>
    <w:div w:id="1802918812">
      <w:bodyDiv w:val="1"/>
      <w:marLeft w:val="0"/>
      <w:marRight w:val="0"/>
      <w:marTop w:val="0"/>
      <w:marBottom w:val="0"/>
      <w:divBdr>
        <w:top w:val="none" w:sz="0" w:space="0" w:color="auto"/>
        <w:left w:val="none" w:sz="0" w:space="0" w:color="auto"/>
        <w:bottom w:val="none" w:sz="0" w:space="0" w:color="auto"/>
        <w:right w:val="none" w:sz="0" w:space="0" w:color="auto"/>
      </w:divBdr>
    </w:div>
    <w:div w:id="1806193915">
      <w:bodyDiv w:val="1"/>
      <w:marLeft w:val="0"/>
      <w:marRight w:val="0"/>
      <w:marTop w:val="0"/>
      <w:marBottom w:val="0"/>
      <w:divBdr>
        <w:top w:val="none" w:sz="0" w:space="0" w:color="auto"/>
        <w:left w:val="none" w:sz="0" w:space="0" w:color="auto"/>
        <w:bottom w:val="none" w:sz="0" w:space="0" w:color="auto"/>
        <w:right w:val="none" w:sz="0" w:space="0" w:color="auto"/>
      </w:divBdr>
    </w:div>
    <w:div w:id="1806434813">
      <w:bodyDiv w:val="1"/>
      <w:marLeft w:val="0"/>
      <w:marRight w:val="0"/>
      <w:marTop w:val="0"/>
      <w:marBottom w:val="0"/>
      <w:divBdr>
        <w:top w:val="none" w:sz="0" w:space="0" w:color="auto"/>
        <w:left w:val="none" w:sz="0" w:space="0" w:color="auto"/>
        <w:bottom w:val="none" w:sz="0" w:space="0" w:color="auto"/>
        <w:right w:val="none" w:sz="0" w:space="0" w:color="auto"/>
      </w:divBdr>
    </w:div>
    <w:div w:id="1807041999">
      <w:bodyDiv w:val="1"/>
      <w:marLeft w:val="0"/>
      <w:marRight w:val="0"/>
      <w:marTop w:val="0"/>
      <w:marBottom w:val="0"/>
      <w:divBdr>
        <w:top w:val="none" w:sz="0" w:space="0" w:color="auto"/>
        <w:left w:val="none" w:sz="0" w:space="0" w:color="auto"/>
        <w:bottom w:val="none" w:sz="0" w:space="0" w:color="auto"/>
        <w:right w:val="none" w:sz="0" w:space="0" w:color="auto"/>
      </w:divBdr>
    </w:div>
    <w:div w:id="1812207959">
      <w:bodyDiv w:val="1"/>
      <w:marLeft w:val="0"/>
      <w:marRight w:val="0"/>
      <w:marTop w:val="0"/>
      <w:marBottom w:val="0"/>
      <w:divBdr>
        <w:top w:val="none" w:sz="0" w:space="0" w:color="auto"/>
        <w:left w:val="none" w:sz="0" w:space="0" w:color="auto"/>
        <w:bottom w:val="none" w:sz="0" w:space="0" w:color="auto"/>
        <w:right w:val="none" w:sz="0" w:space="0" w:color="auto"/>
      </w:divBdr>
    </w:div>
    <w:div w:id="1813863933">
      <w:bodyDiv w:val="1"/>
      <w:marLeft w:val="0"/>
      <w:marRight w:val="0"/>
      <w:marTop w:val="0"/>
      <w:marBottom w:val="0"/>
      <w:divBdr>
        <w:top w:val="none" w:sz="0" w:space="0" w:color="auto"/>
        <w:left w:val="none" w:sz="0" w:space="0" w:color="auto"/>
        <w:bottom w:val="none" w:sz="0" w:space="0" w:color="auto"/>
        <w:right w:val="none" w:sz="0" w:space="0" w:color="auto"/>
      </w:divBdr>
    </w:div>
    <w:div w:id="1816406776">
      <w:bodyDiv w:val="1"/>
      <w:marLeft w:val="0"/>
      <w:marRight w:val="0"/>
      <w:marTop w:val="0"/>
      <w:marBottom w:val="0"/>
      <w:divBdr>
        <w:top w:val="none" w:sz="0" w:space="0" w:color="auto"/>
        <w:left w:val="none" w:sz="0" w:space="0" w:color="auto"/>
        <w:bottom w:val="none" w:sz="0" w:space="0" w:color="auto"/>
        <w:right w:val="none" w:sz="0" w:space="0" w:color="auto"/>
      </w:divBdr>
    </w:div>
    <w:div w:id="1822697229">
      <w:bodyDiv w:val="1"/>
      <w:marLeft w:val="0"/>
      <w:marRight w:val="0"/>
      <w:marTop w:val="0"/>
      <w:marBottom w:val="0"/>
      <w:divBdr>
        <w:top w:val="none" w:sz="0" w:space="0" w:color="auto"/>
        <w:left w:val="none" w:sz="0" w:space="0" w:color="auto"/>
        <w:bottom w:val="none" w:sz="0" w:space="0" w:color="auto"/>
        <w:right w:val="none" w:sz="0" w:space="0" w:color="auto"/>
      </w:divBdr>
    </w:div>
    <w:div w:id="1823345377">
      <w:bodyDiv w:val="1"/>
      <w:marLeft w:val="0"/>
      <w:marRight w:val="0"/>
      <w:marTop w:val="0"/>
      <w:marBottom w:val="0"/>
      <w:divBdr>
        <w:top w:val="none" w:sz="0" w:space="0" w:color="auto"/>
        <w:left w:val="none" w:sz="0" w:space="0" w:color="auto"/>
        <w:bottom w:val="none" w:sz="0" w:space="0" w:color="auto"/>
        <w:right w:val="none" w:sz="0" w:space="0" w:color="auto"/>
      </w:divBdr>
    </w:div>
    <w:div w:id="1825580088">
      <w:bodyDiv w:val="1"/>
      <w:marLeft w:val="0"/>
      <w:marRight w:val="0"/>
      <w:marTop w:val="0"/>
      <w:marBottom w:val="0"/>
      <w:divBdr>
        <w:top w:val="none" w:sz="0" w:space="0" w:color="auto"/>
        <w:left w:val="none" w:sz="0" w:space="0" w:color="auto"/>
        <w:bottom w:val="none" w:sz="0" w:space="0" w:color="auto"/>
        <w:right w:val="none" w:sz="0" w:space="0" w:color="auto"/>
      </w:divBdr>
    </w:div>
    <w:div w:id="1833255706">
      <w:bodyDiv w:val="1"/>
      <w:marLeft w:val="0"/>
      <w:marRight w:val="0"/>
      <w:marTop w:val="0"/>
      <w:marBottom w:val="0"/>
      <w:divBdr>
        <w:top w:val="none" w:sz="0" w:space="0" w:color="auto"/>
        <w:left w:val="none" w:sz="0" w:space="0" w:color="auto"/>
        <w:bottom w:val="none" w:sz="0" w:space="0" w:color="auto"/>
        <w:right w:val="none" w:sz="0" w:space="0" w:color="auto"/>
      </w:divBdr>
      <w:divsChild>
        <w:div w:id="105078619">
          <w:marLeft w:val="480"/>
          <w:marRight w:val="0"/>
          <w:marTop w:val="0"/>
          <w:marBottom w:val="0"/>
          <w:divBdr>
            <w:top w:val="none" w:sz="0" w:space="0" w:color="auto"/>
            <w:left w:val="none" w:sz="0" w:space="0" w:color="auto"/>
            <w:bottom w:val="none" w:sz="0" w:space="0" w:color="auto"/>
            <w:right w:val="none" w:sz="0" w:space="0" w:color="auto"/>
          </w:divBdr>
        </w:div>
        <w:div w:id="341249523">
          <w:marLeft w:val="480"/>
          <w:marRight w:val="0"/>
          <w:marTop w:val="0"/>
          <w:marBottom w:val="0"/>
          <w:divBdr>
            <w:top w:val="none" w:sz="0" w:space="0" w:color="auto"/>
            <w:left w:val="none" w:sz="0" w:space="0" w:color="auto"/>
            <w:bottom w:val="none" w:sz="0" w:space="0" w:color="auto"/>
            <w:right w:val="none" w:sz="0" w:space="0" w:color="auto"/>
          </w:divBdr>
        </w:div>
        <w:div w:id="350884482">
          <w:marLeft w:val="480"/>
          <w:marRight w:val="0"/>
          <w:marTop w:val="0"/>
          <w:marBottom w:val="0"/>
          <w:divBdr>
            <w:top w:val="none" w:sz="0" w:space="0" w:color="auto"/>
            <w:left w:val="none" w:sz="0" w:space="0" w:color="auto"/>
            <w:bottom w:val="none" w:sz="0" w:space="0" w:color="auto"/>
            <w:right w:val="none" w:sz="0" w:space="0" w:color="auto"/>
          </w:divBdr>
        </w:div>
        <w:div w:id="666861336">
          <w:marLeft w:val="480"/>
          <w:marRight w:val="0"/>
          <w:marTop w:val="0"/>
          <w:marBottom w:val="0"/>
          <w:divBdr>
            <w:top w:val="none" w:sz="0" w:space="0" w:color="auto"/>
            <w:left w:val="none" w:sz="0" w:space="0" w:color="auto"/>
            <w:bottom w:val="none" w:sz="0" w:space="0" w:color="auto"/>
            <w:right w:val="none" w:sz="0" w:space="0" w:color="auto"/>
          </w:divBdr>
        </w:div>
        <w:div w:id="822745587">
          <w:marLeft w:val="480"/>
          <w:marRight w:val="0"/>
          <w:marTop w:val="0"/>
          <w:marBottom w:val="0"/>
          <w:divBdr>
            <w:top w:val="none" w:sz="0" w:space="0" w:color="auto"/>
            <w:left w:val="none" w:sz="0" w:space="0" w:color="auto"/>
            <w:bottom w:val="none" w:sz="0" w:space="0" w:color="auto"/>
            <w:right w:val="none" w:sz="0" w:space="0" w:color="auto"/>
          </w:divBdr>
        </w:div>
        <w:div w:id="1095050082">
          <w:marLeft w:val="480"/>
          <w:marRight w:val="0"/>
          <w:marTop w:val="0"/>
          <w:marBottom w:val="0"/>
          <w:divBdr>
            <w:top w:val="none" w:sz="0" w:space="0" w:color="auto"/>
            <w:left w:val="none" w:sz="0" w:space="0" w:color="auto"/>
            <w:bottom w:val="none" w:sz="0" w:space="0" w:color="auto"/>
            <w:right w:val="none" w:sz="0" w:space="0" w:color="auto"/>
          </w:divBdr>
        </w:div>
        <w:div w:id="1310548314">
          <w:marLeft w:val="480"/>
          <w:marRight w:val="0"/>
          <w:marTop w:val="0"/>
          <w:marBottom w:val="0"/>
          <w:divBdr>
            <w:top w:val="none" w:sz="0" w:space="0" w:color="auto"/>
            <w:left w:val="none" w:sz="0" w:space="0" w:color="auto"/>
            <w:bottom w:val="none" w:sz="0" w:space="0" w:color="auto"/>
            <w:right w:val="none" w:sz="0" w:space="0" w:color="auto"/>
          </w:divBdr>
        </w:div>
        <w:div w:id="1347757124">
          <w:marLeft w:val="480"/>
          <w:marRight w:val="0"/>
          <w:marTop w:val="0"/>
          <w:marBottom w:val="0"/>
          <w:divBdr>
            <w:top w:val="none" w:sz="0" w:space="0" w:color="auto"/>
            <w:left w:val="none" w:sz="0" w:space="0" w:color="auto"/>
            <w:bottom w:val="none" w:sz="0" w:space="0" w:color="auto"/>
            <w:right w:val="none" w:sz="0" w:space="0" w:color="auto"/>
          </w:divBdr>
        </w:div>
        <w:div w:id="1363939232">
          <w:marLeft w:val="480"/>
          <w:marRight w:val="0"/>
          <w:marTop w:val="0"/>
          <w:marBottom w:val="0"/>
          <w:divBdr>
            <w:top w:val="none" w:sz="0" w:space="0" w:color="auto"/>
            <w:left w:val="none" w:sz="0" w:space="0" w:color="auto"/>
            <w:bottom w:val="none" w:sz="0" w:space="0" w:color="auto"/>
            <w:right w:val="none" w:sz="0" w:space="0" w:color="auto"/>
          </w:divBdr>
        </w:div>
        <w:div w:id="1427383838">
          <w:marLeft w:val="480"/>
          <w:marRight w:val="0"/>
          <w:marTop w:val="0"/>
          <w:marBottom w:val="0"/>
          <w:divBdr>
            <w:top w:val="none" w:sz="0" w:space="0" w:color="auto"/>
            <w:left w:val="none" w:sz="0" w:space="0" w:color="auto"/>
            <w:bottom w:val="none" w:sz="0" w:space="0" w:color="auto"/>
            <w:right w:val="none" w:sz="0" w:space="0" w:color="auto"/>
          </w:divBdr>
        </w:div>
        <w:div w:id="1518156988">
          <w:marLeft w:val="480"/>
          <w:marRight w:val="0"/>
          <w:marTop w:val="0"/>
          <w:marBottom w:val="0"/>
          <w:divBdr>
            <w:top w:val="none" w:sz="0" w:space="0" w:color="auto"/>
            <w:left w:val="none" w:sz="0" w:space="0" w:color="auto"/>
            <w:bottom w:val="none" w:sz="0" w:space="0" w:color="auto"/>
            <w:right w:val="none" w:sz="0" w:space="0" w:color="auto"/>
          </w:divBdr>
        </w:div>
        <w:div w:id="1555503843">
          <w:marLeft w:val="480"/>
          <w:marRight w:val="0"/>
          <w:marTop w:val="0"/>
          <w:marBottom w:val="0"/>
          <w:divBdr>
            <w:top w:val="none" w:sz="0" w:space="0" w:color="auto"/>
            <w:left w:val="none" w:sz="0" w:space="0" w:color="auto"/>
            <w:bottom w:val="none" w:sz="0" w:space="0" w:color="auto"/>
            <w:right w:val="none" w:sz="0" w:space="0" w:color="auto"/>
          </w:divBdr>
        </w:div>
        <w:div w:id="1704163084">
          <w:marLeft w:val="480"/>
          <w:marRight w:val="0"/>
          <w:marTop w:val="0"/>
          <w:marBottom w:val="0"/>
          <w:divBdr>
            <w:top w:val="none" w:sz="0" w:space="0" w:color="auto"/>
            <w:left w:val="none" w:sz="0" w:space="0" w:color="auto"/>
            <w:bottom w:val="none" w:sz="0" w:space="0" w:color="auto"/>
            <w:right w:val="none" w:sz="0" w:space="0" w:color="auto"/>
          </w:divBdr>
        </w:div>
        <w:div w:id="1709644489">
          <w:marLeft w:val="480"/>
          <w:marRight w:val="0"/>
          <w:marTop w:val="0"/>
          <w:marBottom w:val="0"/>
          <w:divBdr>
            <w:top w:val="none" w:sz="0" w:space="0" w:color="auto"/>
            <w:left w:val="none" w:sz="0" w:space="0" w:color="auto"/>
            <w:bottom w:val="none" w:sz="0" w:space="0" w:color="auto"/>
            <w:right w:val="none" w:sz="0" w:space="0" w:color="auto"/>
          </w:divBdr>
        </w:div>
        <w:div w:id="1985425414">
          <w:marLeft w:val="480"/>
          <w:marRight w:val="0"/>
          <w:marTop w:val="0"/>
          <w:marBottom w:val="0"/>
          <w:divBdr>
            <w:top w:val="none" w:sz="0" w:space="0" w:color="auto"/>
            <w:left w:val="none" w:sz="0" w:space="0" w:color="auto"/>
            <w:bottom w:val="none" w:sz="0" w:space="0" w:color="auto"/>
            <w:right w:val="none" w:sz="0" w:space="0" w:color="auto"/>
          </w:divBdr>
        </w:div>
        <w:div w:id="2025471409">
          <w:marLeft w:val="480"/>
          <w:marRight w:val="0"/>
          <w:marTop w:val="0"/>
          <w:marBottom w:val="0"/>
          <w:divBdr>
            <w:top w:val="none" w:sz="0" w:space="0" w:color="auto"/>
            <w:left w:val="none" w:sz="0" w:space="0" w:color="auto"/>
            <w:bottom w:val="none" w:sz="0" w:space="0" w:color="auto"/>
            <w:right w:val="none" w:sz="0" w:space="0" w:color="auto"/>
          </w:divBdr>
        </w:div>
        <w:div w:id="2106025831">
          <w:marLeft w:val="480"/>
          <w:marRight w:val="0"/>
          <w:marTop w:val="0"/>
          <w:marBottom w:val="0"/>
          <w:divBdr>
            <w:top w:val="none" w:sz="0" w:space="0" w:color="auto"/>
            <w:left w:val="none" w:sz="0" w:space="0" w:color="auto"/>
            <w:bottom w:val="none" w:sz="0" w:space="0" w:color="auto"/>
            <w:right w:val="none" w:sz="0" w:space="0" w:color="auto"/>
          </w:divBdr>
        </w:div>
      </w:divsChild>
    </w:div>
    <w:div w:id="1838111497">
      <w:bodyDiv w:val="1"/>
      <w:marLeft w:val="0"/>
      <w:marRight w:val="0"/>
      <w:marTop w:val="0"/>
      <w:marBottom w:val="0"/>
      <w:divBdr>
        <w:top w:val="none" w:sz="0" w:space="0" w:color="auto"/>
        <w:left w:val="none" w:sz="0" w:space="0" w:color="auto"/>
        <w:bottom w:val="none" w:sz="0" w:space="0" w:color="auto"/>
        <w:right w:val="none" w:sz="0" w:space="0" w:color="auto"/>
      </w:divBdr>
      <w:divsChild>
        <w:div w:id="57216413">
          <w:marLeft w:val="480"/>
          <w:marRight w:val="0"/>
          <w:marTop w:val="0"/>
          <w:marBottom w:val="0"/>
          <w:divBdr>
            <w:top w:val="none" w:sz="0" w:space="0" w:color="auto"/>
            <w:left w:val="none" w:sz="0" w:space="0" w:color="auto"/>
            <w:bottom w:val="none" w:sz="0" w:space="0" w:color="auto"/>
            <w:right w:val="none" w:sz="0" w:space="0" w:color="auto"/>
          </w:divBdr>
        </w:div>
        <w:div w:id="126820192">
          <w:marLeft w:val="480"/>
          <w:marRight w:val="0"/>
          <w:marTop w:val="0"/>
          <w:marBottom w:val="0"/>
          <w:divBdr>
            <w:top w:val="none" w:sz="0" w:space="0" w:color="auto"/>
            <w:left w:val="none" w:sz="0" w:space="0" w:color="auto"/>
            <w:bottom w:val="none" w:sz="0" w:space="0" w:color="auto"/>
            <w:right w:val="none" w:sz="0" w:space="0" w:color="auto"/>
          </w:divBdr>
        </w:div>
        <w:div w:id="193926532">
          <w:marLeft w:val="480"/>
          <w:marRight w:val="0"/>
          <w:marTop w:val="0"/>
          <w:marBottom w:val="0"/>
          <w:divBdr>
            <w:top w:val="none" w:sz="0" w:space="0" w:color="auto"/>
            <w:left w:val="none" w:sz="0" w:space="0" w:color="auto"/>
            <w:bottom w:val="none" w:sz="0" w:space="0" w:color="auto"/>
            <w:right w:val="none" w:sz="0" w:space="0" w:color="auto"/>
          </w:divBdr>
        </w:div>
        <w:div w:id="296952808">
          <w:marLeft w:val="480"/>
          <w:marRight w:val="0"/>
          <w:marTop w:val="0"/>
          <w:marBottom w:val="0"/>
          <w:divBdr>
            <w:top w:val="none" w:sz="0" w:space="0" w:color="auto"/>
            <w:left w:val="none" w:sz="0" w:space="0" w:color="auto"/>
            <w:bottom w:val="none" w:sz="0" w:space="0" w:color="auto"/>
            <w:right w:val="none" w:sz="0" w:space="0" w:color="auto"/>
          </w:divBdr>
        </w:div>
        <w:div w:id="427695074">
          <w:marLeft w:val="480"/>
          <w:marRight w:val="0"/>
          <w:marTop w:val="0"/>
          <w:marBottom w:val="0"/>
          <w:divBdr>
            <w:top w:val="none" w:sz="0" w:space="0" w:color="auto"/>
            <w:left w:val="none" w:sz="0" w:space="0" w:color="auto"/>
            <w:bottom w:val="none" w:sz="0" w:space="0" w:color="auto"/>
            <w:right w:val="none" w:sz="0" w:space="0" w:color="auto"/>
          </w:divBdr>
        </w:div>
        <w:div w:id="465440601">
          <w:marLeft w:val="480"/>
          <w:marRight w:val="0"/>
          <w:marTop w:val="0"/>
          <w:marBottom w:val="0"/>
          <w:divBdr>
            <w:top w:val="none" w:sz="0" w:space="0" w:color="auto"/>
            <w:left w:val="none" w:sz="0" w:space="0" w:color="auto"/>
            <w:bottom w:val="none" w:sz="0" w:space="0" w:color="auto"/>
            <w:right w:val="none" w:sz="0" w:space="0" w:color="auto"/>
          </w:divBdr>
        </w:div>
        <w:div w:id="595212221">
          <w:marLeft w:val="480"/>
          <w:marRight w:val="0"/>
          <w:marTop w:val="0"/>
          <w:marBottom w:val="0"/>
          <w:divBdr>
            <w:top w:val="none" w:sz="0" w:space="0" w:color="auto"/>
            <w:left w:val="none" w:sz="0" w:space="0" w:color="auto"/>
            <w:bottom w:val="none" w:sz="0" w:space="0" w:color="auto"/>
            <w:right w:val="none" w:sz="0" w:space="0" w:color="auto"/>
          </w:divBdr>
        </w:div>
        <w:div w:id="608392049">
          <w:marLeft w:val="480"/>
          <w:marRight w:val="0"/>
          <w:marTop w:val="0"/>
          <w:marBottom w:val="0"/>
          <w:divBdr>
            <w:top w:val="none" w:sz="0" w:space="0" w:color="auto"/>
            <w:left w:val="none" w:sz="0" w:space="0" w:color="auto"/>
            <w:bottom w:val="none" w:sz="0" w:space="0" w:color="auto"/>
            <w:right w:val="none" w:sz="0" w:space="0" w:color="auto"/>
          </w:divBdr>
        </w:div>
        <w:div w:id="691495347">
          <w:marLeft w:val="480"/>
          <w:marRight w:val="0"/>
          <w:marTop w:val="0"/>
          <w:marBottom w:val="0"/>
          <w:divBdr>
            <w:top w:val="none" w:sz="0" w:space="0" w:color="auto"/>
            <w:left w:val="none" w:sz="0" w:space="0" w:color="auto"/>
            <w:bottom w:val="none" w:sz="0" w:space="0" w:color="auto"/>
            <w:right w:val="none" w:sz="0" w:space="0" w:color="auto"/>
          </w:divBdr>
        </w:div>
        <w:div w:id="703018908">
          <w:marLeft w:val="480"/>
          <w:marRight w:val="0"/>
          <w:marTop w:val="0"/>
          <w:marBottom w:val="0"/>
          <w:divBdr>
            <w:top w:val="none" w:sz="0" w:space="0" w:color="auto"/>
            <w:left w:val="none" w:sz="0" w:space="0" w:color="auto"/>
            <w:bottom w:val="none" w:sz="0" w:space="0" w:color="auto"/>
            <w:right w:val="none" w:sz="0" w:space="0" w:color="auto"/>
          </w:divBdr>
        </w:div>
        <w:div w:id="791628598">
          <w:marLeft w:val="480"/>
          <w:marRight w:val="0"/>
          <w:marTop w:val="0"/>
          <w:marBottom w:val="0"/>
          <w:divBdr>
            <w:top w:val="none" w:sz="0" w:space="0" w:color="auto"/>
            <w:left w:val="none" w:sz="0" w:space="0" w:color="auto"/>
            <w:bottom w:val="none" w:sz="0" w:space="0" w:color="auto"/>
            <w:right w:val="none" w:sz="0" w:space="0" w:color="auto"/>
          </w:divBdr>
        </w:div>
        <w:div w:id="796408376">
          <w:marLeft w:val="480"/>
          <w:marRight w:val="0"/>
          <w:marTop w:val="0"/>
          <w:marBottom w:val="0"/>
          <w:divBdr>
            <w:top w:val="none" w:sz="0" w:space="0" w:color="auto"/>
            <w:left w:val="none" w:sz="0" w:space="0" w:color="auto"/>
            <w:bottom w:val="none" w:sz="0" w:space="0" w:color="auto"/>
            <w:right w:val="none" w:sz="0" w:space="0" w:color="auto"/>
          </w:divBdr>
        </w:div>
        <w:div w:id="947464070">
          <w:marLeft w:val="480"/>
          <w:marRight w:val="0"/>
          <w:marTop w:val="0"/>
          <w:marBottom w:val="0"/>
          <w:divBdr>
            <w:top w:val="none" w:sz="0" w:space="0" w:color="auto"/>
            <w:left w:val="none" w:sz="0" w:space="0" w:color="auto"/>
            <w:bottom w:val="none" w:sz="0" w:space="0" w:color="auto"/>
            <w:right w:val="none" w:sz="0" w:space="0" w:color="auto"/>
          </w:divBdr>
        </w:div>
        <w:div w:id="954140466">
          <w:marLeft w:val="480"/>
          <w:marRight w:val="0"/>
          <w:marTop w:val="0"/>
          <w:marBottom w:val="0"/>
          <w:divBdr>
            <w:top w:val="none" w:sz="0" w:space="0" w:color="auto"/>
            <w:left w:val="none" w:sz="0" w:space="0" w:color="auto"/>
            <w:bottom w:val="none" w:sz="0" w:space="0" w:color="auto"/>
            <w:right w:val="none" w:sz="0" w:space="0" w:color="auto"/>
          </w:divBdr>
        </w:div>
        <w:div w:id="965551342">
          <w:marLeft w:val="480"/>
          <w:marRight w:val="0"/>
          <w:marTop w:val="0"/>
          <w:marBottom w:val="0"/>
          <w:divBdr>
            <w:top w:val="none" w:sz="0" w:space="0" w:color="auto"/>
            <w:left w:val="none" w:sz="0" w:space="0" w:color="auto"/>
            <w:bottom w:val="none" w:sz="0" w:space="0" w:color="auto"/>
            <w:right w:val="none" w:sz="0" w:space="0" w:color="auto"/>
          </w:divBdr>
        </w:div>
        <w:div w:id="1071926985">
          <w:marLeft w:val="480"/>
          <w:marRight w:val="0"/>
          <w:marTop w:val="0"/>
          <w:marBottom w:val="0"/>
          <w:divBdr>
            <w:top w:val="none" w:sz="0" w:space="0" w:color="auto"/>
            <w:left w:val="none" w:sz="0" w:space="0" w:color="auto"/>
            <w:bottom w:val="none" w:sz="0" w:space="0" w:color="auto"/>
            <w:right w:val="none" w:sz="0" w:space="0" w:color="auto"/>
          </w:divBdr>
        </w:div>
        <w:div w:id="1079640948">
          <w:marLeft w:val="480"/>
          <w:marRight w:val="0"/>
          <w:marTop w:val="0"/>
          <w:marBottom w:val="0"/>
          <w:divBdr>
            <w:top w:val="none" w:sz="0" w:space="0" w:color="auto"/>
            <w:left w:val="none" w:sz="0" w:space="0" w:color="auto"/>
            <w:bottom w:val="none" w:sz="0" w:space="0" w:color="auto"/>
            <w:right w:val="none" w:sz="0" w:space="0" w:color="auto"/>
          </w:divBdr>
        </w:div>
        <w:div w:id="1133329420">
          <w:marLeft w:val="480"/>
          <w:marRight w:val="0"/>
          <w:marTop w:val="0"/>
          <w:marBottom w:val="0"/>
          <w:divBdr>
            <w:top w:val="none" w:sz="0" w:space="0" w:color="auto"/>
            <w:left w:val="none" w:sz="0" w:space="0" w:color="auto"/>
            <w:bottom w:val="none" w:sz="0" w:space="0" w:color="auto"/>
            <w:right w:val="none" w:sz="0" w:space="0" w:color="auto"/>
          </w:divBdr>
        </w:div>
        <w:div w:id="1141847104">
          <w:marLeft w:val="480"/>
          <w:marRight w:val="0"/>
          <w:marTop w:val="0"/>
          <w:marBottom w:val="0"/>
          <w:divBdr>
            <w:top w:val="none" w:sz="0" w:space="0" w:color="auto"/>
            <w:left w:val="none" w:sz="0" w:space="0" w:color="auto"/>
            <w:bottom w:val="none" w:sz="0" w:space="0" w:color="auto"/>
            <w:right w:val="none" w:sz="0" w:space="0" w:color="auto"/>
          </w:divBdr>
        </w:div>
        <w:div w:id="1176070183">
          <w:marLeft w:val="480"/>
          <w:marRight w:val="0"/>
          <w:marTop w:val="0"/>
          <w:marBottom w:val="0"/>
          <w:divBdr>
            <w:top w:val="none" w:sz="0" w:space="0" w:color="auto"/>
            <w:left w:val="none" w:sz="0" w:space="0" w:color="auto"/>
            <w:bottom w:val="none" w:sz="0" w:space="0" w:color="auto"/>
            <w:right w:val="none" w:sz="0" w:space="0" w:color="auto"/>
          </w:divBdr>
        </w:div>
        <w:div w:id="1278875431">
          <w:marLeft w:val="480"/>
          <w:marRight w:val="0"/>
          <w:marTop w:val="0"/>
          <w:marBottom w:val="0"/>
          <w:divBdr>
            <w:top w:val="none" w:sz="0" w:space="0" w:color="auto"/>
            <w:left w:val="none" w:sz="0" w:space="0" w:color="auto"/>
            <w:bottom w:val="none" w:sz="0" w:space="0" w:color="auto"/>
            <w:right w:val="none" w:sz="0" w:space="0" w:color="auto"/>
          </w:divBdr>
        </w:div>
        <w:div w:id="1366978194">
          <w:marLeft w:val="480"/>
          <w:marRight w:val="0"/>
          <w:marTop w:val="0"/>
          <w:marBottom w:val="0"/>
          <w:divBdr>
            <w:top w:val="none" w:sz="0" w:space="0" w:color="auto"/>
            <w:left w:val="none" w:sz="0" w:space="0" w:color="auto"/>
            <w:bottom w:val="none" w:sz="0" w:space="0" w:color="auto"/>
            <w:right w:val="none" w:sz="0" w:space="0" w:color="auto"/>
          </w:divBdr>
        </w:div>
        <w:div w:id="1401248998">
          <w:marLeft w:val="480"/>
          <w:marRight w:val="0"/>
          <w:marTop w:val="0"/>
          <w:marBottom w:val="0"/>
          <w:divBdr>
            <w:top w:val="none" w:sz="0" w:space="0" w:color="auto"/>
            <w:left w:val="none" w:sz="0" w:space="0" w:color="auto"/>
            <w:bottom w:val="none" w:sz="0" w:space="0" w:color="auto"/>
            <w:right w:val="none" w:sz="0" w:space="0" w:color="auto"/>
          </w:divBdr>
        </w:div>
        <w:div w:id="1424759207">
          <w:marLeft w:val="480"/>
          <w:marRight w:val="0"/>
          <w:marTop w:val="0"/>
          <w:marBottom w:val="0"/>
          <w:divBdr>
            <w:top w:val="none" w:sz="0" w:space="0" w:color="auto"/>
            <w:left w:val="none" w:sz="0" w:space="0" w:color="auto"/>
            <w:bottom w:val="none" w:sz="0" w:space="0" w:color="auto"/>
            <w:right w:val="none" w:sz="0" w:space="0" w:color="auto"/>
          </w:divBdr>
        </w:div>
        <w:div w:id="1903177636">
          <w:marLeft w:val="480"/>
          <w:marRight w:val="0"/>
          <w:marTop w:val="0"/>
          <w:marBottom w:val="0"/>
          <w:divBdr>
            <w:top w:val="none" w:sz="0" w:space="0" w:color="auto"/>
            <w:left w:val="none" w:sz="0" w:space="0" w:color="auto"/>
            <w:bottom w:val="none" w:sz="0" w:space="0" w:color="auto"/>
            <w:right w:val="none" w:sz="0" w:space="0" w:color="auto"/>
          </w:divBdr>
        </w:div>
        <w:div w:id="1984046691">
          <w:marLeft w:val="480"/>
          <w:marRight w:val="0"/>
          <w:marTop w:val="0"/>
          <w:marBottom w:val="0"/>
          <w:divBdr>
            <w:top w:val="none" w:sz="0" w:space="0" w:color="auto"/>
            <w:left w:val="none" w:sz="0" w:space="0" w:color="auto"/>
            <w:bottom w:val="none" w:sz="0" w:space="0" w:color="auto"/>
            <w:right w:val="none" w:sz="0" w:space="0" w:color="auto"/>
          </w:divBdr>
        </w:div>
        <w:div w:id="1995454259">
          <w:marLeft w:val="480"/>
          <w:marRight w:val="0"/>
          <w:marTop w:val="0"/>
          <w:marBottom w:val="0"/>
          <w:divBdr>
            <w:top w:val="none" w:sz="0" w:space="0" w:color="auto"/>
            <w:left w:val="none" w:sz="0" w:space="0" w:color="auto"/>
            <w:bottom w:val="none" w:sz="0" w:space="0" w:color="auto"/>
            <w:right w:val="none" w:sz="0" w:space="0" w:color="auto"/>
          </w:divBdr>
        </w:div>
        <w:div w:id="2086997123">
          <w:marLeft w:val="480"/>
          <w:marRight w:val="0"/>
          <w:marTop w:val="0"/>
          <w:marBottom w:val="0"/>
          <w:divBdr>
            <w:top w:val="none" w:sz="0" w:space="0" w:color="auto"/>
            <w:left w:val="none" w:sz="0" w:space="0" w:color="auto"/>
            <w:bottom w:val="none" w:sz="0" w:space="0" w:color="auto"/>
            <w:right w:val="none" w:sz="0" w:space="0" w:color="auto"/>
          </w:divBdr>
        </w:div>
        <w:div w:id="2098936480">
          <w:marLeft w:val="480"/>
          <w:marRight w:val="0"/>
          <w:marTop w:val="0"/>
          <w:marBottom w:val="0"/>
          <w:divBdr>
            <w:top w:val="none" w:sz="0" w:space="0" w:color="auto"/>
            <w:left w:val="none" w:sz="0" w:space="0" w:color="auto"/>
            <w:bottom w:val="none" w:sz="0" w:space="0" w:color="auto"/>
            <w:right w:val="none" w:sz="0" w:space="0" w:color="auto"/>
          </w:divBdr>
        </w:div>
        <w:div w:id="2129817388">
          <w:marLeft w:val="480"/>
          <w:marRight w:val="0"/>
          <w:marTop w:val="0"/>
          <w:marBottom w:val="0"/>
          <w:divBdr>
            <w:top w:val="none" w:sz="0" w:space="0" w:color="auto"/>
            <w:left w:val="none" w:sz="0" w:space="0" w:color="auto"/>
            <w:bottom w:val="none" w:sz="0" w:space="0" w:color="auto"/>
            <w:right w:val="none" w:sz="0" w:space="0" w:color="auto"/>
          </w:divBdr>
        </w:div>
        <w:div w:id="2132089279">
          <w:marLeft w:val="480"/>
          <w:marRight w:val="0"/>
          <w:marTop w:val="0"/>
          <w:marBottom w:val="0"/>
          <w:divBdr>
            <w:top w:val="none" w:sz="0" w:space="0" w:color="auto"/>
            <w:left w:val="none" w:sz="0" w:space="0" w:color="auto"/>
            <w:bottom w:val="none" w:sz="0" w:space="0" w:color="auto"/>
            <w:right w:val="none" w:sz="0" w:space="0" w:color="auto"/>
          </w:divBdr>
        </w:div>
      </w:divsChild>
    </w:div>
    <w:div w:id="1842963583">
      <w:bodyDiv w:val="1"/>
      <w:marLeft w:val="0"/>
      <w:marRight w:val="0"/>
      <w:marTop w:val="0"/>
      <w:marBottom w:val="0"/>
      <w:divBdr>
        <w:top w:val="none" w:sz="0" w:space="0" w:color="auto"/>
        <w:left w:val="none" w:sz="0" w:space="0" w:color="auto"/>
        <w:bottom w:val="none" w:sz="0" w:space="0" w:color="auto"/>
        <w:right w:val="none" w:sz="0" w:space="0" w:color="auto"/>
      </w:divBdr>
    </w:div>
    <w:div w:id="1843465569">
      <w:bodyDiv w:val="1"/>
      <w:marLeft w:val="0"/>
      <w:marRight w:val="0"/>
      <w:marTop w:val="0"/>
      <w:marBottom w:val="0"/>
      <w:divBdr>
        <w:top w:val="none" w:sz="0" w:space="0" w:color="auto"/>
        <w:left w:val="none" w:sz="0" w:space="0" w:color="auto"/>
        <w:bottom w:val="none" w:sz="0" w:space="0" w:color="auto"/>
        <w:right w:val="none" w:sz="0" w:space="0" w:color="auto"/>
      </w:divBdr>
    </w:div>
    <w:div w:id="1848445454">
      <w:bodyDiv w:val="1"/>
      <w:marLeft w:val="0"/>
      <w:marRight w:val="0"/>
      <w:marTop w:val="0"/>
      <w:marBottom w:val="0"/>
      <w:divBdr>
        <w:top w:val="none" w:sz="0" w:space="0" w:color="auto"/>
        <w:left w:val="none" w:sz="0" w:space="0" w:color="auto"/>
        <w:bottom w:val="none" w:sz="0" w:space="0" w:color="auto"/>
        <w:right w:val="none" w:sz="0" w:space="0" w:color="auto"/>
      </w:divBdr>
    </w:div>
    <w:div w:id="1852061887">
      <w:bodyDiv w:val="1"/>
      <w:marLeft w:val="0"/>
      <w:marRight w:val="0"/>
      <w:marTop w:val="0"/>
      <w:marBottom w:val="0"/>
      <w:divBdr>
        <w:top w:val="none" w:sz="0" w:space="0" w:color="auto"/>
        <w:left w:val="none" w:sz="0" w:space="0" w:color="auto"/>
        <w:bottom w:val="none" w:sz="0" w:space="0" w:color="auto"/>
        <w:right w:val="none" w:sz="0" w:space="0" w:color="auto"/>
      </w:divBdr>
    </w:div>
    <w:div w:id="1855532811">
      <w:bodyDiv w:val="1"/>
      <w:marLeft w:val="0"/>
      <w:marRight w:val="0"/>
      <w:marTop w:val="0"/>
      <w:marBottom w:val="0"/>
      <w:divBdr>
        <w:top w:val="none" w:sz="0" w:space="0" w:color="auto"/>
        <w:left w:val="none" w:sz="0" w:space="0" w:color="auto"/>
        <w:bottom w:val="none" w:sz="0" w:space="0" w:color="auto"/>
        <w:right w:val="none" w:sz="0" w:space="0" w:color="auto"/>
      </w:divBdr>
    </w:div>
    <w:div w:id="1858615877">
      <w:bodyDiv w:val="1"/>
      <w:marLeft w:val="0"/>
      <w:marRight w:val="0"/>
      <w:marTop w:val="0"/>
      <w:marBottom w:val="0"/>
      <w:divBdr>
        <w:top w:val="none" w:sz="0" w:space="0" w:color="auto"/>
        <w:left w:val="none" w:sz="0" w:space="0" w:color="auto"/>
        <w:bottom w:val="none" w:sz="0" w:space="0" w:color="auto"/>
        <w:right w:val="none" w:sz="0" w:space="0" w:color="auto"/>
      </w:divBdr>
    </w:div>
    <w:div w:id="1860853685">
      <w:bodyDiv w:val="1"/>
      <w:marLeft w:val="0"/>
      <w:marRight w:val="0"/>
      <w:marTop w:val="0"/>
      <w:marBottom w:val="0"/>
      <w:divBdr>
        <w:top w:val="none" w:sz="0" w:space="0" w:color="auto"/>
        <w:left w:val="none" w:sz="0" w:space="0" w:color="auto"/>
        <w:bottom w:val="none" w:sz="0" w:space="0" w:color="auto"/>
        <w:right w:val="none" w:sz="0" w:space="0" w:color="auto"/>
      </w:divBdr>
    </w:div>
    <w:div w:id="1872036928">
      <w:bodyDiv w:val="1"/>
      <w:marLeft w:val="0"/>
      <w:marRight w:val="0"/>
      <w:marTop w:val="0"/>
      <w:marBottom w:val="0"/>
      <w:divBdr>
        <w:top w:val="none" w:sz="0" w:space="0" w:color="auto"/>
        <w:left w:val="none" w:sz="0" w:space="0" w:color="auto"/>
        <w:bottom w:val="none" w:sz="0" w:space="0" w:color="auto"/>
        <w:right w:val="none" w:sz="0" w:space="0" w:color="auto"/>
      </w:divBdr>
    </w:div>
    <w:div w:id="1874152294">
      <w:bodyDiv w:val="1"/>
      <w:marLeft w:val="0"/>
      <w:marRight w:val="0"/>
      <w:marTop w:val="0"/>
      <w:marBottom w:val="0"/>
      <w:divBdr>
        <w:top w:val="none" w:sz="0" w:space="0" w:color="auto"/>
        <w:left w:val="none" w:sz="0" w:space="0" w:color="auto"/>
        <w:bottom w:val="none" w:sz="0" w:space="0" w:color="auto"/>
        <w:right w:val="none" w:sz="0" w:space="0" w:color="auto"/>
      </w:divBdr>
    </w:div>
    <w:div w:id="1875146334">
      <w:bodyDiv w:val="1"/>
      <w:marLeft w:val="0"/>
      <w:marRight w:val="0"/>
      <w:marTop w:val="0"/>
      <w:marBottom w:val="0"/>
      <w:divBdr>
        <w:top w:val="none" w:sz="0" w:space="0" w:color="auto"/>
        <w:left w:val="none" w:sz="0" w:space="0" w:color="auto"/>
        <w:bottom w:val="none" w:sz="0" w:space="0" w:color="auto"/>
        <w:right w:val="none" w:sz="0" w:space="0" w:color="auto"/>
      </w:divBdr>
      <w:divsChild>
        <w:div w:id="65499117">
          <w:marLeft w:val="0"/>
          <w:marRight w:val="0"/>
          <w:marTop w:val="0"/>
          <w:marBottom w:val="0"/>
          <w:divBdr>
            <w:top w:val="none" w:sz="0" w:space="0" w:color="auto"/>
            <w:left w:val="none" w:sz="0" w:space="0" w:color="auto"/>
            <w:bottom w:val="none" w:sz="0" w:space="0" w:color="auto"/>
            <w:right w:val="none" w:sz="0" w:space="0" w:color="auto"/>
          </w:divBdr>
        </w:div>
        <w:div w:id="199586572">
          <w:marLeft w:val="0"/>
          <w:marRight w:val="0"/>
          <w:marTop w:val="0"/>
          <w:marBottom w:val="0"/>
          <w:divBdr>
            <w:top w:val="none" w:sz="0" w:space="0" w:color="auto"/>
            <w:left w:val="none" w:sz="0" w:space="0" w:color="auto"/>
            <w:bottom w:val="none" w:sz="0" w:space="0" w:color="auto"/>
            <w:right w:val="none" w:sz="0" w:space="0" w:color="auto"/>
          </w:divBdr>
        </w:div>
        <w:div w:id="475798169">
          <w:marLeft w:val="0"/>
          <w:marRight w:val="0"/>
          <w:marTop w:val="0"/>
          <w:marBottom w:val="0"/>
          <w:divBdr>
            <w:top w:val="none" w:sz="0" w:space="0" w:color="auto"/>
            <w:left w:val="none" w:sz="0" w:space="0" w:color="auto"/>
            <w:bottom w:val="none" w:sz="0" w:space="0" w:color="auto"/>
            <w:right w:val="none" w:sz="0" w:space="0" w:color="auto"/>
          </w:divBdr>
        </w:div>
        <w:div w:id="1039085288">
          <w:marLeft w:val="0"/>
          <w:marRight w:val="0"/>
          <w:marTop w:val="0"/>
          <w:marBottom w:val="0"/>
          <w:divBdr>
            <w:top w:val="none" w:sz="0" w:space="0" w:color="auto"/>
            <w:left w:val="none" w:sz="0" w:space="0" w:color="auto"/>
            <w:bottom w:val="none" w:sz="0" w:space="0" w:color="auto"/>
            <w:right w:val="none" w:sz="0" w:space="0" w:color="auto"/>
          </w:divBdr>
        </w:div>
        <w:div w:id="1116413670">
          <w:marLeft w:val="0"/>
          <w:marRight w:val="0"/>
          <w:marTop w:val="0"/>
          <w:marBottom w:val="0"/>
          <w:divBdr>
            <w:top w:val="none" w:sz="0" w:space="0" w:color="auto"/>
            <w:left w:val="none" w:sz="0" w:space="0" w:color="auto"/>
            <w:bottom w:val="none" w:sz="0" w:space="0" w:color="auto"/>
            <w:right w:val="none" w:sz="0" w:space="0" w:color="auto"/>
          </w:divBdr>
        </w:div>
        <w:div w:id="1125586637">
          <w:marLeft w:val="0"/>
          <w:marRight w:val="0"/>
          <w:marTop w:val="0"/>
          <w:marBottom w:val="0"/>
          <w:divBdr>
            <w:top w:val="none" w:sz="0" w:space="0" w:color="auto"/>
            <w:left w:val="none" w:sz="0" w:space="0" w:color="auto"/>
            <w:bottom w:val="none" w:sz="0" w:space="0" w:color="auto"/>
            <w:right w:val="none" w:sz="0" w:space="0" w:color="auto"/>
          </w:divBdr>
        </w:div>
        <w:div w:id="1848397062">
          <w:marLeft w:val="0"/>
          <w:marRight w:val="0"/>
          <w:marTop w:val="0"/>
          <w:marBottom w:val="0"/>
          <w:divBdr>
            <w:top w:val="none" w:sz="0" w:space="0" w:color="auto"/>
            <w:left w:val="none" w:sz="0" w:space="0" w:color="auto"/>
            <w:bottom w:val="none" w:sz="0" w:space="0" w:color="auto"/>
            <w:right w:val="none" w:sz="0" w:space="0" w:color="auto"/>
          </w:divBdr>
        </w:div>
        <w:div w:id="2147090819">
          <w:marLeft w:val="0"/>
          <w:marRight w:val="0"/>
          <w:marTop w:val="0"/>
          <w:marBottom w:val="0"/>
          <w:divBdr>
            <w:top w:val="none" w:sz="0" w:space="0" w:color="auto"/>
            <w:left w:val="none" w:sz="0" w:space="0" w:color="auto"/>
            <w:bottom w:val="none" w:sz="0" w:space="0" w:color="auto"/>
            <w:right w:val="none" w:sz="0" w:space="0" w:color="auto"/>
          </w:divBdr>
        </w:div>
      </w:divsChild>
    </w:div>
    <w:div w:id="1875460115">
      <w:bodyDiv w:val="1"/>
      <w:marLeft w:val="0"/>
      <w:marRight w:val="0"/>
      <w:marTop w:val="0"/>
      <w:marBottom w:val="0"/>
      <w:divBdr>
        <w:top w:val="none" w:sz="0" w:space="0" w:color="auto"/>
        <w:left w:val="none" w:sz="0" w:space="0" w:color="auto"/>
        <w:bottom w:val="none" w:sz="0" w:space="0" w:color="auto"/>
        <w:right w:val="none" w:sz="0" w:space="0" w:color="auto"/>
      </w:divBdr>
    </w:div>
    <w:div w:id="1876387409">
      <w:bodyDiv w:val="1"/>
      <w:marLeft w:val="0"/>
      <w:marRight w:val="0"/>
      <w:marTop w:val="0"/>
      <w:marBottom w:val="0"/>
      <w:divBdr>
        <w:top w:val="none" w:sz="0" w:space="0" w:color="auto"/>
        <w:left w:val="none" w:sz="0" w:space="0" w:color="auto"/>
        <w:bottom w:val="none" w:sz="0" w:space="0" w:color="auto"/>
        <w:right w:val="none" w:sz="0" w:space="0" w:color="auto"/>
      </w:divBdr>
      <w:divsChild>
        <w:div w:id="16470325">
          <w:marLeft w:val="480"/>
          <w:marRight w:val="0"/>
          <w:marTop w:val="0"/>
          <w:marBottom w:val="0"/>
          <w:divBdr>
            <w:top w:val="none" w:sz="0" w:space="0" w:color="auto"/>
            <w:left w:val="none" w:sz="0" w:space="0" w:color="auto"/>
            <w:bottom w:val="none" w:sz="0" w:space="0" w:color="auto"/>
            <w:right w:val="none" w:sz="0" w:space="0" w:color="auto"/>
          </w:divBdr>
        </w:div>
        <w:div w:id="41373433">
          <w:marLeft w:val="480"/>
          <w:marRight w:val="0"/>
          <w:marTop w:val="0"/>
          <w:marBottom w:val="0"/>
          <w:divBdr>
            <w:top w:val="none" w:sz="0" w:space="0" w:color="auto"/>
            <w:left w:val="none" w:sz="0" w:space="0" w:color="auto"/>
            <w:bottom w:val="none" w:sz="0" w:space="0" w:color="auto"/>
            <w:right w:val="none" w:sz="0" w:space="0" w:color="auto"/>
          </w:divBdr>
        </w:div>
        <w:div w:id="249196865">
          <w:marLeft w:val="480"/>
          <w:marRight w:val="0"/>
          <w:marTop w:val="0"/>
          <w:marBottom w:val="0"/>
          <w:divBdr>
            <w:top w:val="none" w:sz="0" w:space="0" w:color="auto"/>
            <w:left w:val="none" w:sz="0" w:space="0" w:color="auto"/>
            <w:bottom w:val="none" w:sz="0" w:space="0" w:color="auto"/>
            <w:right w:val="none" w:sz="0" w:space="0" w:color="auto"/>
          </w:divBdr>
        </w:div>
        <w:div w:id="479540963">
          <w:marLeft w:val="480"/>
          <w:marRight w:val="0"/>
          <w:marTop w:val="0"/>
          <w:marBottom w:val="0"/>
          <w:divBdr>
            <w:top w:val="none" w:sz="0" w:space="0" w:color="auto"/>
            <w:left w:val="none" w:sz="0" w:space="0" w:color="auto"/>
            <w:bottom w:val="none" w:sz="0" w:space="0" w:color="auto"/>
            <w:right w:val="none" w:sz="0" w:space="0" w:color="auto"/>
          </w:divBdr>
        </w:div>
        <w:div w:id="667170333">
          <w:marLeft w:val="480"/>
          <w:marRight w:val="0"/>
          <w:marTop w:val="0"/>
          <w:marBottom w:val="0"/>
          <w:divBdr>
            <w:top w:val="none" w:sz="0" w:space="0" w:color="auto"/>
            <w:left w:val="none" w:sz="0" w:space="0" w:color="auto"/>
            <w:bottom w:val="none" w:sz="0" w:space="0" w:color="auto"/>
            <w:right w:val="none" w:sz="0" w:space="0" w:color="auto"/>
          </w:divBdr>
        </w:div>
        <w:div w:id="1096513347">
          <w:marLeft w:val="480"/>
          <w:marRight w:val="0"/>
          <w:marTop w:val="0"/>
          <w:marBottom w:val="0"/>
          <w:divBdr>
            <w:top w:val="none" w:sz="0" w:space="0" w:color="auto"/>
            <w:left w:val="none" w:sz="0" w:space="0" w:color="auto"/>
            <w:bottom w:val="none" w:sz="0" w:space="0" w:color="auto"/>
            <w:right w:val="none" w:sz="0" w:space="0" w:color="auto"/>
          </w:divBdr>
        </w:div>
        <w:div w:id="1234393774">
          <w:marLeft w:val="480"/>
          <w:marRight w:val="0"/>
          <w:marTop w:val="0"/>
          <w:marBottom w:val="0"/>
          <w:divBdr>
            <w:top w:val="none" w:sz="0" w:space="0" w:color="auto"/>
            <w:left w:val="none" w:sz="0" w:space="0" w:color="auto"/>
            <w:bottom w:val="none" w:sz="0" w:space="0" w:color="auto"/>
            <w:right w:val="none" w:sz="0" w:space="0" w:color="auto"/>
          </w:divBdr>
        </w:div>
        <w:div w:id="1327593640">
          <w:marLeft w:val="480"/>
          <w:marRight w:val="0"/>
          <w:marTop w:val="0"/>
          <w:marBottom w:val="0"/>
          <w:divBdr>
            <w:top w:val="none" w:sz="0" w:space="0" w:color="auto"/>
            <w:left w:val="none" w:sz="0" w:space="0" w:color="auto"/>
            <w:bottom w:val="none" w:sz="0" w:space="0" w:color="auto"/>
            <w:right w:val="none" w:sz="0" w:space="0" w:color="auto"/>
          </w:divBdr>
        </w:div>
        <w:div w:id="1343581611">
          <w:marLeft w:val="480"/>
          <w:marRight w:val="0"/>
          <w:marTop w:val="0"/>
          <w:marBottom w:val="0"/>
          <w:divBdr>
            <w:top w:val="none" w:sz="0" w:space="0" w:color="auto"/>
            <w:left w:val="none" w:sz="0" w:space="0" w:color="auto"/>
            <w:bottom w:val="none" w:sz="0" w:space="0" w:color="auto"/>
            <w:right w:val="none" w:sz="0" w:space="0" w:color="auto"/>
          </w:divBdr>
        </w:div>
        <w:div w:id="1350794795">
          <w:marLeft w:val="480"/>
          <w:marRight w:val="0"/>
          <w:marTop w:val="0"/>
          <w:marBottom w:val="0"/>
          <w:divBdr>
            <w:top w:val="none" w:sz="0" w:space="0" w:color="auto"/>
            <w:left w:val="none" w:sz="0" w:space="0" w:color="auto"/>
            <w:bottom w:val="none" w:sz="0" w:space="0" w:color="auto"/>
            <w:right w:val="none" w:sz="0" w:space="0" w:color="auto"/>
          </w:divBdr>
        </w:div>
        <w:div w:id="1602180035">
          <w:marLeft w:val="480"/>
          <w:marRight w:val="0"/>
          <w:marTop w:val="0"/>
          <w:marBottom w:val="0"/>
          <w:divBdr>
            <w:top w:val="none" w:sz="0" w:space="0" w:color="auto"/>
            <w:left w:val="none" w:sz="0" w:space="0" w:color="auto"/>
            <w:bottom w:val="none" w:sz="0" w:space="0" w:color="auto"/>
            <w:right w:val="none" w:sz="0" w:space="0" w:color="auto"/>
          </w:divBdr>
        </w:div>
        <w:div w:id="1748569968">
          <w:marLeft w:val="480"/>
          <w:marRight w:val="0"/>
          <w:marTop w:val="0"/>
          <w:marBottom w:val="0"/>
          <w:divBdr>
            <w:top w:val="none" w:sz="0" w:space="0" w:color="auto"/>
            <w:left w:val="none" w:sz="0" w:space="0" w:color="auto"/>
            <w:bottom w:val="none" w:sz="0" w:space="0" w:color="auto"/>
            <w:right w:val="none" w:sz="0" w:space="0" w:color="auto"/>
          </w:divBdr>
        </w:div>
        <w:div w:id="1820807519">
          <w:marLeft w:val="480"/>
          <w:marRight w:val="0"/>
          <w:marTop w:val="0"/>
          <w:marBottom w:val="0"/>
          <w:divBdr>
            <w:top w:val="none" w:sz="0" w:space="0" w:color="auto"/>
            <w:left w:val="none" w:sz="0" w:space="0" w:color="auto"/>
            <w:bottom w:val="none" w:sz="0" w:space="0" w:color="auto"/>
            <w:right w:val="none" w:sz="0" w:space="0" w:color="auto"/>
          </w:divBdr>
        </w:div>
        <w:div w:id="1959604360">
          <w:marLeft w:val="480"/>
          <w:marRight w:val="0"/>
          <w:marTop w:val="0"/>
          <w:marBottom w:val="0"/>
          <w:divBdr>
            <w:top w:val="none" w:sz="0" w:space="0" w:color="auto"/>
            <w:left w:val="none" w:sz="0" w:space="0" w:color="auto"/>
            <w:bottom w:val="none" w:sz="0" w:space="0" w:color="auto"/>
            <w:right w:val="none" w:sz="0" w:space="0" w:color="auto"/>
          </w:divBdr>
        </w:div>
        <w:div w:id="1961296019">
          <w:marLeft w:val="480"/>
          <w:marRight w:val="0"/>
          <w:marTop w:val="0"/>
          <w:marBottom w:val="0"/>
          <w:divBdr>
            <w:top w:val="none" w:sz="0" w:space="0" w:color="auto"/>
            <w:left w:val="none" w:sz="0" w:space="0" w:color="auto"/>
            <w:bottom w:val="none" w:sz="0" w:space="0" w:color="auto"/>
            <w:right w:val="none" w:sz="0" w:space="0" w:color="auto"/>
          </w:divBdr>
        </w:div>
      </w:divsChild>
    </w:div>
    <w:div w:id="1878859469">
      <w:bodyDiv w:val="1"/>
      <w:marLeft w:val="0"/>
      <w:marRight w:val="0"/>
      <w:marTop w:val="0"/>
      <w:marBottom w:val="0"/>
      <w:divBdr>
        <w:top w:val="none" w:sz="0" w:space="0" w:color="auto"/>
        <w:left w:val="none" w:sz="0" w:space="0" w:color="auto"/>
        <w:bottom w:val="none" w:sz="0" w:space="0" w:color="auto"/>
        <w:right w:val="none" w:sz="0" w:space="0" w:color="auto"/>
      </w:divBdr>
    </w:div>
    <w:div w:id="1878930929">
      <w:bodyDiv w:val="1"/>
      <w:marLeft w:val="0"/>
      <w:marRight w:val="0"/>
      <w:marTop w:val="0"/>
      <w:marBottom w:val="0"/>
      <w:divBdr>
        <w:top w:val="none" w:sz="0" w:space="0" w:color="auto"/>
        <w:left w:val="none" w:sz="0" w:space="0" w:color="auto"/>
        <w:bottom w:val="none" w:sz="0" w:space="0" w:color="auto"/>
        <w:right w:val="none" w:sz="0" w:space="0" w:color="auto"/>
      </w:divBdr>
    </w:div>
    <w:div w:id="1879582322">
      <w:bodyDiv w:val="1"/>
      <w:marLeft w:val="0"/>
      <w:marRight w:val="0"/>
      <w:marTop w:val="0"/>
      <w:marBottom w:val="0"/>
      <w:divBdr>
        <w:top w:val="none" w:sz="0" w:space="0" w:color="auto"/>
        <w:left w:val="none" w:sz="0" w:space="0" w:color="auto"/>
        <w:bottom w:val="none" w:sz="0" w:space="0" w:color="auto"/>
        <w:right w:val="none" w:sz="0" w:space="0" w:color="auto"/>
      </w:divBdr>
      <w:divsChild>
        <w:div w:id="79254699">
          <w:marLeft w:val="480"/>
          <w:marRight w:val="0"/>
          <w:marTop w:val="0"/>
          <w:marBottom w:val="0"/>
          <w:divBdr>
            <w:top w:val="none" w:sz="0" w:space="0" w:color="auto"/>
            <w:left w:val="none" w:sz="0" w:space="0" w:color="auto"/>
            <w:bottom w:val="none" w:sz="0" w:space="0" w:color="auto"/>
            <w:right w:val="none" w:sz="0" w:space="0" w:color="auto"/>
          </w:divBdr>
        </w:div>
        <w:div w:id="429737759">
          <w:marLeft w:val="480"/>
          <w:marRight w:val="0"/>
          <w:marTop w:val="0"/>
          <w:marBottom w:val="0"/>
          <w:divBdr>
            <w:top w:val="none" w:sz="0" w:space="0" w:color="auto"/>
            <w:left w:val="none" w:sz="0" w:space="0" w:color="auto"/>
            <w:bottom w:val="none" w:sz="0" w:space="0" w:color="auto"/>
            <w:right w:val="none" w:sz="0" w:space="0" w:color="auto"/>
          </w:divBdr>
        </w:div>
        <w:div w:id="626399673">
          <w:marLeft w:val="480"/>
          <w:marRight w:val="0"/>
          <w:marTop w:val="0"/>
          <w:marBottom w:val="0"/>
          <w:divBdr>
            <w:top w:val="none" w:sz="0" w:space="0" w:color="auto"/>
            <w:left w:val="none" w:sz="0" w:space="0" w:color="auto"/>
            <w:bottom w:val="none" w:sz="0" w:space="0" w:color="auto"/>
            <w:right w:val="none" w:sz="0" w:space="0" w:color="auto"/>
          </w:divBdr>
        </w:div>
        <w:div w:id="648902177">
          <w:marLeft w:val="480"/>
          <w:marRight w:val="0"/>
          <w:marTop w:val="0"/>
          <w:marBottom w:val="0"/>
          <w:divBdr>
            <w:top w:val="none" w:sz="0" w:space="0" w:color="auto"/>
            <w:left w:val="none" w:sz="0" w:space="0" w:color="auto"/>
            <w:bottom w:val="none" w:sz="0" w:space="0" w:color="auto"/>
            <w:right w:val="none" w:sz="0" w:space="0" w:color="auto"/>
          </w:divBdr>
        </w:div>
        <w:div w:id="1039016335">
          <w:marLeft w:val="480"/>
          <w:marRight w:val="0"/>
          <w:marTop w:val="0"/>
          <w:marBottom w:val="0"/>
          <w:divBdr>
            <w:top w:val="none" w:sz="0" w:space="0" w:color="auto"/>
            <w:left w:val="none" w:sz="0" w:space="0" w:color="auto"/>
            <w:bottom w:val="none" w:sz="0" w:space="0" w:color="auto"/>
            <w:right w:val="none" w:sz="0" w:space="0" w:color="auto"/>
          </w:divBdr>
        </w:div>
        <w:div w:id="1114403652">
          <w:marLeft w:val="480"/>
          <w:marRight w:val="0"/>
          <w:marTop w:val="0"/>
          <w:marBottom w:val="0"/>
          <w:divBdr>
            <w:top w:val="none" w:sz="0" w:space="0" w:color="auto"/>
            <w:left w:val="none" w:sz="0" w:space="0" w:color="auto"/>
            <w:bottom w:val="none" w:sz="0" w:space="0" w:color="auto"/>
            <w:right w:val="none" w:sz="0" w:space="0" w:color="auto"/>
          </w:divBdr>
        </w:div>
        <w:div w:id="1419256121">
          <w:marLeft w:val="480"/>
          <w:marRight w:val="0"/>
          <w:marTop w:val="0"/>
          <w:marBottom w:val="0"/>
          <w:divBdr>
            <w:top w:val="none" w:sz="0" w:space="0" w:color="auto"/>
            <w:left w:val="none" w:sz="0" w:space="0" w:color="auto"/>
            <w:bottom w:val="none" w:sz="0" w:space="0" w:color="auto"/>
            <w:right w:val="none" w:sz="0" w:space="0" w:color="auto"/>
          </w:divBdr>
        </w:div>
        <w:div w:id="1579829608">
          <w:marLeft w:val="480"/>
          <w:marRight w:val="0"/>
          <w:marTop w:val="0"/>
          <w:marBottom w:val="0"/>
          <w:divBdr>
            <w:top w:val="none" w:sz="0" w:space="0" w:color="auto"/>
            <w:left w:val="none" w:sz="0" w:space="0" w:color="auto"/>
            <w:bottom w:val="none" w:sz="0" w:space="0" w:color="auto"/>
            <w:right w:val="none" w:sz="0" w:space="0" w:color="auto"/>
          </w:divBdr>
        </w:div>
        <w:div w:id="1858882931">
          <w:marLeft w:val="480"/>
          <w:marRight w:val="0"/>
          <w:marTop w:val="0"/>
          <w:marBottom w:val="0"/>
          <w:divBdr>
            <w:top w:val="none" w:sz="0" w:space="0" w:color="auto"/>
            <w:left w:val="none" w:sz="0" w:space="0" w:color="auto"/>
            <w:bottom w:val="none" w:sz="0" w:space="0" w:color="auto"/>
            <w:right w:val="none" w:sz="0" w:space="0" w:color="auto"/>
          </w:divBdr>
        </w:div>
        <w:div w:id="1949854667">
          <w:marLeft w:val="480"/>
          <w:marRight w:val="0"/>
          <w:marTop w:val="0"/>
          <w:marBottom w:val="0"/>
          <w:divBdr>
            <w:top w:val="none" w:sz="0" w:space="0" w:color="auto"/>
            <w:left w:val="none" w:sz="0" w:space="0" w:color="auto"/>
            <w:bottom w:val="none" w:sz="0" w:space="0" w:color="auto"/>
            <w:right w:val="none" w:sz="0" w:space="0" w:color="auto"/>
          </w:divBdr>
        </w:div>
        <w:div w:id="2137334537">
          <w:marLeft w:val="480"/>
          <w:marRight w:val="0"/>
          <w:marTop w:val="0"/>
          <w:marBottom w:val="0"/>
          <w:divBdr>
            <w:top w:val="none" w:sz="0" w:space="0" w:color="auto"/>
            <w:left w:val="none" w:sz="0" w:space="0" w:color="auto"/>
            <w:bottom w:val="none" w:sz="0" w:space="0" w:color="auto"/>
            <w:right w:val="none" w:sz="0" w:space="0" w:color="auto"/>
          </w:divBdr>
        </w:div>
      </w:divsChild>
    </w:div>
    <w:div w:id="1886482413">
      <w:bodyDiv w:val="1"/>
      <w:marLeft w:val="0"/>
      <w:marRight w:val="0"/>
      <w:marTop w:val="0"/>
      <w:marBottom w:val="0"/>
      <w:divBdr>
        <w:top w:val="none" w:sz="0" w:space="0" w:color="auto"/>
        <w:left w:val="none" w:sz="0" w:space="0" w:color="auto"/>
        <w:bottom w:val="none" w:sz="0" w:space="0" w:color="auto"/>
        <w:right w:val="none" w:sz="0" w:space="0" w:color="auto"/>
      </w:divBdr>
    </w:div>
    <w:div w:id="1888028159">
      <w:bodyDiv w:val="1"/>
      <w:marLeft w:val="0"/>
      <w:marRight w:val="0"/>
      <w:marTop w:val="0"/>
      <w:marBottom w:val="0"/>
      <w:divBdr>
        <w:top w:val="none" w:sz="0" w:space="0" w:color="auto"/>
        <w:left w:val="none" w:sz="0" w:space="0" w:color="auto"/>
        <w:bottom w:val="none" w:sz="0" w:space="0" w:color="auto"/>
        <w:right w:val="none" w:sz="0" w:space="0" w:color="auto"/>
      </w:divBdr>
      <w:divsChild>
        <w:div w:id="137187371">
          <w:marLeft w:val="480"/>
          <w:marRight w:val="0"/>
          <w:marTop w:val="0"/>
          <w:marBottom w:val="0"/>
          <w:divBdr>
            <w:top w:val="none" w:sz="0" w:space="0" w:color="auto"/>
            <w:left w:val="none" w:sz="0" w:space="0" w:color="auto"/>
            <w:bottom w:val="none" w:sz="0" w:space="0" w:color="auto"/>
            <w:right w:val="none" w:sz="0" w:space="0" w:color="auto"/>
          </w:divBdr>
        </w:div>
        <w:div w:id="163251489">
          <w:marLeft w:val="480"/>
          <w:marRight w:val="0"/>
          <w:marTop w:val="0"/>
          <w:marBottom w:val="0"/>
          <w:divBdr>
            <w:top w:val="none" w:sz="0" w:space="0" w:color="auto"/>
            <w:left w:val="none" w:sz="0" w:space="0" w:color="auto"/>
            <w:bottom w:val="none" w:sz="0" w:space="0" w:color="auto"/>
            <w:right w:val="none" w:sz="0" w:space="0" w:color="auto"/>
          </w:divBdr>
        </w:div>
        <w:div w:id="238641710">
          <w:marLeft w:val="480"/>
          <w:marRight w:val="0"/>
          <w:marTop w:val="0"/>
          <w:marBottom w:val="0"/>
          <w:divBdr>
            <w:top w:val="none" w:sz="0" w:space="0" w:color="auto"/>
            <w:left w:val="none" w:sz="0" w:space="0" w:color="auto"/>
            <w:bottom w:val="none" w:sz="0" w:space="0" w:color="auto"/>
            <w:right w:val="none" w:sz="0" w:space="0" w:color="auto"/>
          </w:divBdr>
        </w:div>
        <w:div w:id="251666972">
          <w:marLeft w:val="480"/>
          <w:marRight w:val="0"/>
          <w:marTop w:val="0"/>
          <w:marBottom w:val="0"/>
          <w:divBdr>
            <w:top w:val="none" w:sz="0" w:space="0" w:color="auto"/>
            <w:left w:val="none" w:sz="0" w:space="0" w:color="auto"/>
            <w:bottom w:val="none" w:sz="0" w:space="0" w:color="auto"/>
            <w:right w:val="none" w:sz="0" w:space="0" w:color="auto"/>
          </w:divBdr>
        </w:div>
        <w:div w:id="419836318">
          <w:marLeft w:val="480"/>
          <w:marRight w:val="0"/>
          <w:marTop w:val="0"/>
          <w:marBottom w:val="0"/>
          <w:divBdr>
            <w:top w:val="none" w:sz="0" w:space="0" w:color="auto"/>
            <w:left w:val="none" w:sz="0" w:space="0" w:color="auto"/>
            <w:bottom w:val="none" w:sz="0" w:space="0" w:color="auto"/>
            <w:right w:val="none" w:sz="0" w:space="0" w:color="auto"/>
          </w:divBdr>
        </w:div>
        <w:div w:id="515385106">
          <w:marLeft w:val="480"/>
          <w:marRight w:val="0"/>
          <w:marTop w:val="0"/>
          <w:marBottom w:val="0"/>
          <w:divBdr>
            <w:top w:val="none" w:sz="0" w:space="0" w:color="auto"/>
            <w:left w:val="none" w:sz="0" w:space="0" w:color="auto"/>
            <w:bottom w:val="none" w:sz="0" w:space="0" w:color="auto"/>
            <w:right w:val="none" w:sz="0" w:space="0" w:color="auto"/>
          </w:divBdr>
        </w:div>
        <w:div w:id="595673420">
          <w:marLeft w:val="480"/>
          <w:marRight w:val="0"/>
          <w:marTop w:val="0"/>
          <w:marBottom w:val="0"/>
          <w:divBdr>
            <w:top w:val="none" w:sz="0" w:space="0" w:color="auto"/>
            <w:left w:val="none" w:sz="0" w:space="0" w:color="auto"/>
            <w:bottom w:val="none" w:sz="0" w:space="0" w:color="auto"/>
            <w:right w:val="none" w:sz="0" w:space="0" w:color="auto"/>
          </w:divBdr>
        </w:div>
        <w:div w:id="655647370">
          <w:marLeft w:val="480"/>
          <w:marRight w:val="0"/>
          <w:marTop w:val="0"/>
          <w:marBottom w:val="0"/>
          <w:divBdr>
            <w:top w:val="none" w:sz="0" w:space="0" w:color="auto"/>
            <w:left w:val="none" w:sz="0" w:space="0" w:color="auto"/>
            <w:bottom w:val="none" w:sz="0" w:space="0" w:color="auto"/>
            <w:right w:val="none" w:sz="0" w:space="0" w:color="auto"/>
          </w:divBdr>
        </w:div>
        <w:div w:id="684405695">
          <w:marLeft w:val="480"/>
          <w:marRight w:val="0"/>
          <w:marTop w:val="0"/>
          <w:marBottom w:val="0"/>
          <w:divBdr>
            <w:top w:val="none" w:sz="0" w:space="0" w:color="auto"/>
            <w:left w:val="none" w:sz="0" w:space="0" w:color="auto"/>
            <w:bottom w:val="none" w:sz="0" w:space="0" w:color="auto"/>
            <w:right w:val="none" w:sz="0" w:space="0" w:color="auto"/>
          </w:divBdr>
        </w:div>
        <w:div w:id="689333365">
          <w:marLeft w:val="480"/>
          <w:marRight w:val="0"/>
          <w:marTop w:val="0"/>
          <w:marBottom w:val="0"/>
          <w:divBdr>
            <w:top w:val="none" w:sz="0" w:space="0" w:color="auto"/>
            <w:left w:val="none" w:sz="0" w:space="0" w:color="auto"/>
            <w:bottom w:val="none" w:sz="0" w:space="0" w:color="auto"/>
            <w:right w:val="none" w:sz="0" w:space="0" w:color="auto"/>
          </w:divBdr>
        </w:div>
        <w:div w:id="704789610">
          <w:marLeft w:val="480"/>
          <w:marRight w:val="0"/>
          <w:marTop w:val="0"/>
          <w:marBottom w:val="0"/>
          <w:divBdr>
            <w:top w:val="none" w:sz="0" w:space="0" w:color="auto"/>
            <w:left w:val="none" w:sz="0" w:space="0" w:color="auto"/>
            <w:bottom w:val="none" w:sz="0" w:space="0" w:color="auto"/>
            <w:right w:val="none" w:sz="0" w:space="0" w:color="auto"/>
          </w:divBdr>
        </w:div>
        <w:div w:id="731463792">
          <w:marLeft w:val="480"/>
          <w:marRight w:val="0"/>
          <w:marTop w:val="0"/>
          <w:marBottom w:val="0"/>
          <w:divBdr>
            <w:top w:val="none" w:sz="0" w:space="0" w:color="auto"/>
            <w:left w:val="none" w:sz="0" w:space="0" w:color="auto"/>
            <w:bottom w:val="none" w:sz="0" w:space="0" w:color="auto"/>
            <w:right w:val="none" w:sz="0" w:space="0" w:color="auto"/>
          </w:divBdr>
        </w:div>
        <w:div w:id="755789903">
          <w:marLeft w:val="480"/>
          <w:marRight w:val="0"/>
          <w:marTop w:val="0"/>
          <w:marBottom w:val="0"/>
          <w:divBdr>
            <w:top w:val="none" w:sz="0" w:space="0" w:color="auto"/>
            <w:left w:val="none" w:sz="0" w:space="0" w:color="auto"/>
            <w:bottom w:val="none" w:sz="0" w:space="0" w:color="auto"/>
            <w:right w:val="none" w:sz="0" w:space="0" w:color="auto"/>
          </w:divBdr>
        </w:div>
        <w:div w:id="812647200">
          <w:marLeft w:val="480"/>
          <w:marRight w:val="0"/>
          <w:marTop w:val="0"/>
          <w:marBottom w:val="0"/>
          <w:divBdr>
            <w:top w:val="none" w:sz="0" w:space="0" w:color="auto"/>
            <w:left w:val="none" w:sz="0" w:space="0" w:color="auto"/>
            <w:bottom w:val="none" w:sz="0" w:space="0" w:color="auto"/>
            <w:right w:val="none" w:sz="0" w:space="0" w:color="auto"/>
          </w:divBdr>
        </w:div>
        <w:div w:id="918639032">
          <w:marLeft w:val="480"/>
          <w:marRight w:val="0"/>
          <w:marTop w:val="0"/>
          <w:marBottom w:val="0"/>
          <w:divBdr>
            <w:top w:val="none" w:sz="0" w:space="0" w:color="auto"/>
            <w:left w:val="none" w:sz="0" w:space="0" w:color="auto"/>
            <w:bottom w:val="none" w:sz="0" w:space="0" w:color="auto"/>
            <w:right w:val="none" w:sz="0" w:space="0" w:color="auto"/>
          </w:divBdr>
        </w:div>
        <w:div w:id="946887214">
          <w:marLeft w:val="480"/>
          <w:marRight w:val="0"/>
          <w:marTop w:val="0"/>
          <w:marBottom w:val="0"/>
          <w:divBdr>
            <w:top w:val="none" w:sz="0" w:space="0" w:color="auto"/>
            <w:left w:val="none" w:sz="0" w:space="0" w:color="auto"/>
            <w:bottom w:val="none" w:sz="0" w:space="0" w:color="auto"/>
            <w:right w:val="none" w:sz="0" w:space="0" w:color="auto"/>
          </w:divBdr>
        </w:div>
        <w:div w:id="951473586">
          <w:marLeft w:val="480"/>
          <w:marRight w:val="0"/>
          <w:marTop w:val="0"/>
          <w:marBottom w:val="0"/>
          <w:divBdr>
            <w:top w:val="none" w:sz="0" w:space="0" w:color="auto"/>
            <w:left w:val="none" w:sz="0" w:space="0" w:color="auto"/>
            <w:bottom w:val="none" w:sz="0" w:space="0" w:color="auto"/>
            <w:right w:val="none" w:sz="0" w:space="0" w:color="auto"/>
          </w:divBdr>
        </w:div>
        <w:div w:id="991567167">
          <w:marLeft w:val="480"/>
          <w:marRight w:val="0"/>
          <w:marTop w:val="0"/>
          <w:marBottom w:val="0"/>
          <w:divBdr>
            <w:top w:val="none" w:sz="0" w:space="0" w:color="auto"/>
            <w:left w:val="none" w:sz="0" w:space="0" w:color="auto"/>
            <w:bottom w:val="none" w:sz="0" w:space="0" w:color="auto"/>
            <w:right w:val="none" w:sz="0" w:space="0" w:color="auto"/>
          </w:divBdr>
        </w:div>
        <w:div w:id="1007176574">
          <w:marLeft w:val="480"/>
          <w:marRight w:val="0"/>
          <w:marTop w:val="0"/>
          <w:marBottom w:val="0"/>
          <w:divBdr>
            <w:top w:val="none" w:sz="0" w:space="0" w:color="auto"/>
            <w:left w:val="none" w:sz="0" w:space="0" w:color="auto"/>
            <w:bottom w:val="none" w:sz="0" w:space="0" w:color="auto"/>
            <w:right w:val="none" w:sz="0" w:space="0" w:color="auto"/>
          </w:divBdr>
        </w:div>
        <w:div w:id="1043284402">
          <w:marLeft w:val="480"/>
          <w:marRight w:val="0"/>
          <w:marTop w:val="0"/>
          <w:marBottom w:val="0"/>
          <w:divBdr>
            <w:top w:val="none" w:sz="0" w:space="0" w:color="auto"/>
            <w:left w:val="none" w:sz="0" w:space="0" w:color="auto"/>
            <w:bottom w:val="none" w:sz="0" w:space="0" w:color="auto"/>
            <w:right w:val="none" w:sz="0" w:space="0" w:color="auto"/>
          </w:divBdr>
        </w:div>
        <w:div w:id="1049498614">
          <w:marLeft w:val="480"/>
          <w:marRight w:val="0"/>
          <w:marTop w:val="0"/>
          <w:marBottom w:val="0"/>
          <w:divBdr>
            <w:top w:val="none" w:sz="0" w:space="0" w:color="auto"/>
            <w:left w:val="none" w:sz="0" w:space="0" w:color="auto"/>
            <w:bottom w:val="none" w:sz="0" w:space="0" w:color="auto"/>
            <w:right w:val="none" w:sz="0" w:space="0" w:color="auto"/>
          </w:divBdr>
        </w:div>
        <w:div w:id="1120219825">
          <w:marLeft w:val="480"/>
          <w:marRight w:val="0"/>
          <w:marTop w:val="0"/>
          <w:marBottom w:val="0"/>
          <w:divBdr>
            <w:top w:val="none" w:sz="0" w:space="0" w:color="auto"/>
            <w:left w:val="none" w:sz="0" w:space="0" w:color="auto"/>
            <w:bottom w:val="none" w:sz="0" w:space="0" w:color="auto"/>
            <w:right w:val="none" w:sz="0" w:space="0" w:color="auto"/>
          </w:divBdr>
        </w:div>
        <w:div w:id="1378899156">
          <w:marLeft w:val="480"/>
          <w:marRight w:val="0"/>
          <w:marTop w:val="0"/>
          <w:marBottom w:val="0"/>
          <w:divBdr>
            <w:top w:val="none" w:sz="0" w:space="0" w:color="auto"/>
            <w:left w:val="none" w:sz="0" w:space="0" w:color="auto"/>
            <w:bottom w:val="none" w:sz="0" w:space="0" w:color="auto"/>
            <w:right w:val="none" w:sz="0" w:space="0" w:color="auto"/>
          </w:divBdr>
        </w:div>
        <w:div w:id="1419250756">
          <w:marLeft w:val="480"/>
          <w:marRight w:val="0"/>
          <w:marTop w:val="0"/>
          <w:marBottom w:val="0"/>
          <w:divBdr>
            <w:top w:val="none" w:sz="0" w:space="0" w:color="auto"/>
            <w:left w:val="none" w:sz="0" w:space="0" w:color="auto"/>
            <w:bottom w:val="none" w:sz="0" w:space="0" w:color="auto"/>
            <w:right w:val="none" w:sz="0" w:space="0" w:color="auto"/>
          </w:divBdr>
        </w:div>
        <w:div w:id="1509714443">
          <w:marLeft w:val="480"/>
          <w:marRight w:val="0"/>
          <w:marTop w:val="0"/>
          <w:marBottom w:val="0"/>
          <w:divBdr>
            <w:top w:val="none" w:sz="0" w:space="0" w:color="auto"/>
            <w:left w:val="none" w:sz="0" w:space="0" w:color="auto"/>
            <w:bottom w:val="none" w:sz="0" w:space="0" w:color="auto"/>
            <w:right w:val="none" w:sz="0" w:space="0" w:color="auto"/>
          </w:divBdr>
        </w:div>
        <w:div w:id="1536036678">
          <w:marLeft w:val="480"/>
          <w:marRight w:val="0"/>
          <w:marTop w:val="0"/>
          <w:marBottom w:val="0"/>
          <w:divBdr>
            <w:top w:val="none" w:sz="0" w:space="0" w:color="auto"/>
            <w:left w:val="none" w:sz="0" w:space="0" w:color="auto"/>
            <w:bottom w:val="none" w:sz="0" w:space="0" w:color="auto"/>
            <w:right w:val="none" w:sz="0" w:space="0" w:color="auto"/>
          </w:divBdr>
        </w:div>
        <w:div w:id="1536432425">
          <w:marLeft w:val="480"/>
          <w:marRight w:val="0"/>
          <w:marTop w:val="0"/>
          <w:marBottom w:val="0"/>
          <w:divBdr>
            <w:top w:val="none" w:sz="0" w:space="0" w:color="auto"/>
            <w:left w:val="none" w:sz="0" w:space="0" w:color="auto"/>
            <w:bottom w:val="none" w:sz="0" w:space="0" w:color="auto"/>
            <w:right w:val="none" w:sz="0" w:space="0" w:color="auto"/>
          </w:divBdr>
        </w:div>
        <w:div w:id="1543909152">
          <w:marLeft w:val="480"/>
          <w:marRight w:val="0"/>
          <w:marTop w:val="0"/>
          <w:marBottom w:val="0"/>
          <w:divBdr>
            <w:top w:val="none" w:sz="0" w:space="0" w:color="auto"/>
            <w:left w:val="none" w:sz="0" w:space="0" w:color="auto"/>
            <w:bottom w:val="none" w:sz="0" w:space="0" w:color="auto"/>
            <w:right w:val="none" w:sz="0" w:space="0" w:color="auto"/>
          </w:divBdr>
        </w:div>
        <w:div w:id="1596594476">
          <w:marLeft w:val="480"/>
          <w:marRight w:val="0"/>
          <w:marTop w:val="0"/>
          <w:marBottom w:val="0"/>
          <w:divBdr>
            <w:top w:val="none" w:sz="0" w:space="0" w:color="auto"/>
            <w:left w:val="none" w:sz="0" w:space="0" w:color="auto"/>
            <w:bottom w:val="none" w:sz="0" w:space="0" w:color="auto"/>
            <w:right w:val="none" w:sz="0" w:space="0" w:color="auto"/>
          </w:divBdr>
        </w:div>
        <w:div w:id="1794400193">
          <w:marLeft w:val="480"/>
          <w:marRight w:val="0"/>
          <w:marTop w:val="0"/>
          <w:marBottom w:val="0"/>
          <w:divBdr>
            <w:top w:val="none" w:sz="0" w:space="0" w:color="auto"/>
            <w:left w:val="none" w:sz="0" w:space="0" w:color="auto"/>
            <w:bottom w:val="none" w:sz="0" w:space="0" w:color="auto"/>
            <w:right w:val="none" w:sz="0" w:space="0" w:color="auto"/>
          </w:divBdr>
        </w:div>
        <w:div w:id="1846937126">
          <w:marLeft w:val="480"/>
          <w:marRight w:val="0"/>
          <w:marTop w:val="0"/>
          <w:marBottom w:val="0"/>
          <w:divBdr>
            <w:top w:val="none" w:sz="0" w:space="0" w:color="auto"/>
            <w:left w:val="none" w:sz="0" w:space="0" w:color="auto"/>
            <w:bottom w:val="none" w:sz="0" w:space="0" w:color="auto"/>
            <w:right w:val="none" w:sz="0" w:space="0" w:color="auto"/>
          </w:divBdr>
        </w:div>
        <w:div w:id="1937245931">
          <w:marLeft w:val="480"/>
          <w:marRight w:val="0"/>
          <w:marTop w:val="0"/>
          <w:marBottom w:val="0"/>
          <w:divBdr>
            <w:top w:val="none" w:sz="0" w:space="0" w:color="auto"/>
            <w:left w:val="none" w:sz="0" w:space="0" w:color="auto"/>
            <w:bottom w:val="none" w:sz="0" w:space="0" w:color="auto"/>
            <w:right w:val="none" w:sz="0" w:space="0" w:color="auto"/>
          </w:divBdr>
        </w:div>
        <w:div w:id="1970895177">
          <w:marLeft w:val="480"/>
          <w:marRight w:val="0"/>
          <w:marTop w:val="0"/>
          <w:marBottom w:val="0"/>
          <w:divBdr>
            <w:top w:val="none" w:sz="0" w:space="0" w:color="auto"/>
            <w:left w:val="none" w:sz="0" w:space="0" w:color="auto"/>
            <w:bottom w:val="none" w:sz="0" w:space="0" w:color="auto"/>
            <w:right w:val="none" w:sz="0" w:space="0" w:color="auto"/>
          </w:divBdr>
        </w:div>
        <w:div w:id="2079129621">
          <w:marLeft w:val="480"/>
          <w:marRight w:val="0"/>
          <w:marTop w:val="0"/>
          <w:marBottom w:val="0"/>
          <w:divBdr>
            <w:top w:val="none" w:sz="0" w:space="0" w:color="auto"/>
            <w:left w:val="none" w:sz="0" w:space="0" w:color="auto"/>
            <w:bottom w:val="none" w:sz="0" w:space="0" w:color="auto"/>
            <w:right w:val="none" w:sz="0" w:space="0" w:color="auto"/>
          </w:divBdr>
        </w:div>
      </w:divsChild>
    </w:div>
    <w:div w:id="1892570518">
      <w:bodyDiv w:val="1"/>
      <w:marLeft w:val="0"/>
      <w:marRight w:val="0"/>
      <w:marTop w:val="0"/>
      <w:marBottom w:val="0"/>
      <w:divBdr>
        <w:top w:val="none" w:sz="0" w:space="0" w:color="auto"/>
        <w:left w:val="none" w:sz="0" w:space="0" w:color="auto"/>
        <w:bottom w:val="none" w:sz="0" w:space="0" w:color="auto"/>
        <w:right w:val="none" w:sz="0" w:space="0" w:color="auto"/>
      </w:divBdr>
    </w:div>
    <w:div w:id="1894999190">
      <w:bodyDiv w:val="1"/>
      <w:marLeft w:val="0"/>
      <w:marRight w:val="0"/>
      <w:marTop w:val="0"/>
      <w:marBottom w:val="0"/>
      <w:divBdr>
        <w:top w:val="none" w:sz="0" w:space="0" w:color="auto"/>
        <w:left w:val="none" w:sz="0" w:space="0" w:color="auto"/>
        <w:bottom w:val="none" w:sz="0" w:space="0" w:color="auto"/>
        <w:right w:val="none" w:sz="0" w:space="0" w:color="auto"/>
      </w:divBdr>
    </w:div>
    <w:div w:id="1895962711">
      <w:bodyDiv w:val="1"/>
      <w:marLeft w:val="0"/>
      <w:marRight w:val="0"/>
      <w:marTop w:val="0"/>
      <w:marBottom w:val="0"/>
      <w:divBdr>
        <w:top w:val="none" w:sz="0" w:space="0" w:color="auto"/>
        <w:left w:val="none" w:sz="0" w:space="0" w:color="auto"/>
        <w:bottom w:val="none" w:sz="0" w:space="0" w:color="auto"/>
        <w:right w:val="none" w:sz="0" w:space="0" w:color="auto"/>
      </w:divBdr>
    </w:div>
    <w:div w:id="1896039559">
      <w:bodyDiv w:val="1"/>
      <w:marLeft w:val="0"/>
      <w:marRight w:val="0"/>
      <w:marTop w:val="0"/>
      <w:marBottom w:val="0"/>
      <w:divBdr>
        <w:top w:val="none" w:sz="0" w:space="0" w:color="auto"/>
        <w:left w:val="none" w:sz="0" w:space="0" w:color="auto"/>
        <w:bottom w:val="none" w:sz="0" w:space="0" w:color="auto"/>
        <w:right w:val="none" w:sz="0" w:space="0" w:color="auto"/>
      </w:divBdr>
    </w:div>
    <w:div w:id="1896162738">
      <w:bodyDiv w:val="1"/>
      <w:marLeft w:val="0"/>
      <w:marRight w:val="0"/>
      <w:marTop w:val="0"/>
      <w:marBottom w:val="0"/>
      <w:divBdr>
        <w:top w:val="none" w:sz="0" w:space="0" w:color="auto"/>
        <w:left w:val="none" w:sz="0" w:space="0" w:color="auto"/>
        <w:bottom w:val="none" w:sz="0" w:space="0" w:color="auto"/>
        <w:right w:val="none" w:sz="0" w:space="0" w:color="auto"/>
      </w:divBdr>
    </w:div>
    <w:div w:id="1898202513">
      <w:bodyDiv w:val="1"/>
      <w:marLeft w:val="0"/>
      <w:marRight w:val="0"/>
      <w:marTop w:val="0"/>
      <w:marBottom w:val="0"/>
      <w:divBdr>
        <w:top w:val="none" w:sz="0" w:space="0" w:color="auto"/>
        <w:left w:val="none" w:sz="0" w:space="0" w:color="auto"/>
        <w:bottom w:val="none" w:sz="0" w:space="0" w:color="auto"/>
        <w:right w:val="none" w:sz="0" w:space="0" w:color="auto"/>
      </w:divBdr>
    </w:div>
    <w:div w:id="1901017041">
      <w:bodyDiv w:val="1"/>
      <w:marLeft w:val="0"/>
      <w:marRight w:val="0"/>
      <w:marTop w:val="0"/>
      <w:marBottom w:val="0"/>
      <w:divBdr>
        <w:top w:val="none" w:sz="0" w:space="0" w:color="auto"/>
        <w:left w:val="none" w:sz="0" w:space="0" w:color="auto"/>
        <w:bottom w:val="none" w:sz="0" w:space="0" w:color="auto"/>
        <w:right w:val="none" w:sz="0" w:space="0" w:color="auto"/>
      </w:divBdr>
    </w:div>
    <w:div w:id="1902904404">
      <w:bodyDiv w:val="1"/>
      <w:marLeft w:val="0"/>
      <w:marRight w:val="0"/>
      <w:marTop w:val="0"/>
      <w:marBottom w:val="0"/>
      <w:divBdr>
        <w:top w:val="none" w:sz="0" w:space="0" w:color="auto"/>
        <w:left w:val="none" w:sz="0" w:space="0" w:color="auto"/>
        <w:bottom w:val="none" w:sz="0" w:space="0" w:color="auto"/>
        <w:right w:val="none" w:sz="0" w:space="0" w:color="auto"/>
      </w:divBdr>
    </w:div>
    <w:div w:id="1903832265">
      <w:bodyDiv w:val="1"/>
      <w:marLeft w:val="0"/>
      <w:marRight w:val="0"/>
      <w:marTop w:val="0"/>
      <w:marBottom w:val="0"/>
      <w:divBdr>
        <w:top w:val="none" w:sz="0" w:space="0" w:color="auto"/>
        <w:left w:val="none" w:sz="0" w:space="0" w:color="auto"/>
        <w:bottom w:val="none" w:sz="0" w:space="0" w:color="auto"/>
        <w:right w:val="none" w:sz="0" w:space="0" w:color="auto"/>
      </w:divBdr>
    </w:div>
    <w:div w:id="1905530541">
      <w:bodyDiv w:val="1"/>
      <w:marLeft w:val="0"/>
      <w:marRight w:val="0"/>
      <w:marTop w:val="0"/>
      <w:marBottom w:val="0"/>
      <w:divBdr>
        <w:top w:val="none" w:sz="0" w:space="0" w:color="auto"/>
        <w:left w:val="none" w:sz="0" w:space="0" w:color="auto"/>
        <w:bottom w:val="none" w:sz="0" w:space="0" w:color="auto"/>
        <w:right w:val="none" w:sz="0" w:space="0" w:color="auto"/>
      </w:divBdr>
      <w:divsChild>
        <w:div w:id="666683">
          <w:marLeft w:val="480"/>
          <w:marRight w:val="0"/>
          <w:marTop w:val="0"/>
          <w:marBottom w:val="0"/>
          <w:divBdr>
            <w:top w:val="none" w:sz="0" w:space="0" w:color="auto"/>
            <w:left w:val="none" w:sz="0" w:space="0" w:color="auto"/>
            <w:bottom w:val="none" w:sz="0" w:space="0" w:color="auto"/>
            <w:right w:val="none" w:sz="0" w:space="0" w:color="auto"/>
          </w:divBdr>
        </w:div>
        <w:div w:id="18553039">
          <w:marLeft w:val="480"/>
          <w:marRight w:val="0"/>
          <w:marTop w:val="0"/>
          <w:marBottom w:val="0"/>
          <w:divBdr>
            <w:top w:val="none" w:sz="0" w:space="0" w:color="auto"/>
            <w:left w:val="none" w:sz="0" w:space="0" w:color="auto"/>
            <w:bottom w:val="none" w:sz="0" w:space="0" w:color="auto"/>
            <w:right w:val="none" w:sz="0" w:space="0" w:color="auto"/>
          </w:divBdr>
        </w:div>
        <w:div w:id="37434966">
          <w:marLeft w:val="480"/>
          <w:marRight w:val="0"/>
          <w:marTop w:val="0"/>
          <w:marBottom w:val="0"/>
          <w:divBdr>
            <w:top w:val="none" w:sz="0" w:space="0" w:color="auto"/>
            <w:left w:val="none" w:sz="0" w:space="0" w:color="auto"/>
            <w:bottom w:val="none" w:sz="0" w:space="0" w:color="auto"/>
            <w:right w:val="none" w:sz="0" w:space="0" w:color="auto"/>
          </w:divBdr>
        </w:div>
        <w:div w:id="52776346">
          <w:marLeft w:val="480"/>
          <w:marRight w:val="0"/>
          <w:marTop w:val="0"/>
          <w:marBottom w:val="0"/>
          <w:divBdr>
            <w:top w:val="none" w:sz="0" w:space="0" w:color="auto"/>
            <w:left w:val="none" w:sz="0" w:space="0" w:color="auto"/>
            <w:bottom w:val="none" w:sz="0" w:space="0" w:color="auto"/>
            <w:right w:val="none" w:sz="0" w:space="0" w:color="auto"/>
          </w:divBdr>
        </w:div>
        <w:div w:id="129440924">
          <w:marLeft w:val="480"/>
          <w:marRight w:val="0"/>
          <w:marTop w:val="0"/>
          <w:marBottom w:val="0"/>
          <w:divBdr>
            <w:top w:val="none" w:sz="0" w:space="0" w:color="auto"/>
            <w:left w:val="none" w:sz="0" w:space="0" w:color="auto"/>
            <w:bottom w:val="none" w:sz="0" w:space="0" w:color="auto"/>
            <w:right w:val="none" w:sz="0" w:space="0" w:color="auto"/>
          </w:divBdr>
        </w:div>
        <w:div w:id="181479156">
          <w:marLeft w:val="480"/>
          <w:marRight w:val="0"/>
          <w:marTop w:val="0"/>
          <w:marBottom w:val="0"/>
          <w:divBdr>
            <w:top w:val="none" w:sz="0" w:space="0" w:color="auto"/>
            <w:left w:val="none" w:sz="0" w:space="0" w:color="auto"/>
            <w:bottom w:val="none" w:sz="0" w:space="0" w:color="auto"/>
            <w:right w:val="none" w:sz="0" w:space="0" w:color="auto"/>
          </w:divBdr>
        </w:div>
        <w:div w:id="277490531">
          <w:marLeft w:val="480"/>
          <w:marRight w:val="0"/>
          <w:marTop w:val="0"/>
          <w:marBottom w:val="0"/>
          <w:divBdr>
            <w:top w:val="none" w:sz="0" w:space="0" w:color="auto"/>
            <w:left w:val="none" w:sz="0" w:space="0" w:color="auto"/>
            <w:bottom w:val="none" w:sz="0" w:space="0" w:color="auto"/>
            <w:right w:val="none" w:sz="0" w:space="0" w:color="auto"/>
          </w:divBdr>
        </w:div>
        <w:div w:id="321466301">
          <w:marLeft w:val="480"/>
          <w:marRight w:val="0"/>
          <w:marTop w:val="0"/>
          <w:marBottom w:val="0"/>
          <w:divBdr>
            <w:top w:val="none" w:sz="0" w:space="0" w:color="auto"/>
            <w:left w:val="none" w:sz="0" w:space="0" w:color="auto"/>
            <w:bottom w:val="none" w:sz="0" w:space="0" w:color="auto"/>
            <w:right w:val="none" w:sz="0" w:space="0" w:color="auto"/>
          </w:divBdr>
        </w:div>
        <w:div w:id="373042360">
          <w:marLeft w:val="480"/>
          <w:marRight w:val="0"/>
          <w:marTop w:val="0"/>
          <w:marBottom w:val="0"/>
          <w:divBdr>
            <w:top w:val="none" w:sz="0" w:space="0" w:color="auto"/>
            <w:left w:val="none" w:sz="0" w:space="0" w:color="auto"/>
            <w:bottom w:val="none" w:sz="0" w:space="0" w:color="auto"/>
            <w:right w:val="none" w:sz="0" w:space="0" w:color="auto"/>
          </w:divBdr>
        </w:div>
        <w:div w:id="376701699">
          <w:marLeft w:val="480"/>
          <w:marRight w:val="0"/>
          <w:marTop w:val="0"/>
          <w:marBottom w:val="0"/>
          <w:divBdr>
            <w:top w:val="none" w:sz="0" w:space="0" w:color="auto"/>
            <w:left w:val="none" w:sz="0" w:space="0" w:color="auto"/>
            <w:bottom w:val="none" w:sz="0" w:space="0" w:color="auto"/>
            <w:right w:val="none" w:sz="0" w:space="0" w:color="auto"/>
          </w:divBdr>
        </w:div>
        <w:div w:id="385104068">
          <w:marLeft w:val="480"/>
          <w:marRight w:val="0"/>
          <w:marTop w:val="0"/>
          <w:marBottom w:val="0"/>
          <w:divBdr>
            <w:top w:val="none" w:sz="0" w:space="0" w:color="auto"/>
            <w:left w:val="none" w:sz="0" w:space="0" w:color="auto"/>
            <w:bottom w:val="none" w:sz="0" w:space="0" w:color="auto"/>
            <w:right w:val="none" w:sz="0" w:space="0" w:color="auto"/>
          </w:divBdr>
        </w:div>
        <w:div w:id="399056280">
          <w:marLeft w:val="480"/>
          <w:marRight w:val="0"/>
          <w:marTop w:val="0"/>
          <w:marBottom w:val="0"/>
          <w:divBdr>
            <w:top w:val="none" w:sz="0" w:space="0" w:color="auto"/>
            <w:left w:val="none" w:sz="0" w:space="0" w:color="auto"/>
            <w:bottom w:val="none" w:sz="0" w:space="0" w:color="auto"/>
            <w:right w:val="none" w:sz="0" w:space="0" w:color="auto"/>
          </w:divBdr>
        </w:div>
        <w:div w:id="425730786">
          <w:marLeft w:val="480"/>
          <w:marRight w:val="0"/>
          <w:marTop w:val="0"/>
          <w:marBottom w:val="0"/>
          <w:divBdr>
            <w:top w:val="none" w:sz="0" w:space="0" w:color="auto"/>
            <w:left w:val="none" w:sz="0" w:space="0" w:color="auto"/>
            <w:bottom w:val="none" w:sz="0" w:space="0" w:color="auto"/>
            <w:right w:val="none" w:sz="0" w:space="0" w:color="auto"/>
          </w:divBdr>
        </w:div>
        <w:div w:id="435053875">
          <w:marLeft w:val="480"/>
          <w:marRight w:val="0"/>
          <w:marTop w:val="0"/>
          <w:marBottom w:val="0"/>
          <w:divBdr>
            <w:top w:val="none" w:sz="0" w:space="0" w:color="auto"/>
            <w:left w:val="none" w:sz="0" w:space="0" w:color="auto"/>
            <w:bottom w:val="none" w:sz="0" w:space="0" w:color="auto"/>
            <w:right w:val="none" w:sz="0" w:space="0" w:color="auto"/>
          </w:divBdr>
        </w:div>
        <w:div w:id="452872294">
          <w:marLeft w:val="480"/>
          <w:marRight w:val="0"/>
          <w:marTop w:val="0"/>
          <w:marBottom w:val="0"/>
          <w:divBdr>
            <w:top w:val="none" w:sz="0" w:space="0" w:color="auto"/>
            <w:left w:val="none" w:sz="0" w:space="0" w:color="auto"/>
            <w:bottom w:val="none" w:sz="0" w:space="0" w:color="auto"/>
            <w:right w:val="none" w:sz="0" w:space="0" w:color="auto"/>
          </w:divBdr>
        </w:div>
        <w:div w:id="514030552">
          <w:marLeft w:val="480"/>
          <w:marRight w:val="0"/>
          <w:marTop w:val="0"/>
          <w:marBottom w:val="0"/>
          <w:divBdr>
            <w:top w:val="none" w:sz="0" w:space="0" w:color="auto"/>
            <w:left w:val="none" w:sz="0" w:space="0" w:color="auto"/>
            <w:bottom w:val="none" w:sz="0" w:space="0" w:color="auto"/>
            <w:right w:val="none" w:sz="0" w:space="0" w:color="auto"/>
          </w:divBdr>
        </w:div>
        <w:div w:id="580217738">
          <w:marLeft w:val="480"/>
          <w:marRight w:val="0"/>
          <w:marTop w:val="0"/>
          <w:marBottom w:val="0"/>
          <w:divBdr>
            <w:top w:val="none" w:sz="0" w:space="0" w:color="auto"/>
            <w:left w:val="none" w:sz="0" w:space="0" w:color="auto"/>
            <w:bottom w:val="none" w:sz="0" w:space="0" w:color="auto"/>
            <w:right w:val="none" w:sz="0" w:space="0" w:color="auto"/>
          </w:divBdr>
        </w:div>
        <w:div w:id="629476449">
          <w:marLeft w:val="480"/>
          <w:marRight w:val="0"/>
          <w:marTop w:val="0"/>
          <w:marBottom w:val="0"/>
          <w:divBdr>
            <w:top w:val="none" w:sz="0" w:space="0" w:color="auto"/>
            <w:left w:val="none" w:sz="0" w:space="0" w:color="auto"/>
            <w:bottom w:val="none" w:sz="0" w:space="0" w:color="auto"/>
            <w:right w:val="none" w:sz="0" w:space="0" w:color="auto"/>
          </w:divBdr>
        </w:div>
        <w:div w:id="658267186">
          <w:marLeft w:val="480"/>
          <w:marRight w:val="0"/>
          <w:marTop w:val="0"/>
          <w:marBottom w:val="0"/>
          <w:divBdr>
            <w:top w:val="none" w:sz="0" w:space="0" w:color="auto"/>
            <w:left w:val="none" w:sz="0" w:space="0" w:color="auto"/>
            <w:bottom w:val="none" w:sz="0" w:space="0" w:color="auto"/>
            <w:right w:val="none" w:sz="0" w:space="0" w:color="auto"/>
          </w:divBdr>
        </w:div>
        <w:div w:id="666179188">
          <w:marLeft w:val="480"/>
          <w:marRight w:val="0"/>
          <w:marTop w:val="0"/>
          <w:marBottom w:val="0"/>
          <w:divBdr>
            <w:top w:val="none" w:sz="0" w:space="0" w:color="auto"/>
            <w:left w:val="none" w:sz="0" w:space="0" w:color="auto"/>
            <w:bottom w:val="none" w:sz="0" w:space="0" w:color="auto"/>
            <w:right w:val="none" w:sz="0" w:space="0" w:color="auto"/>
          </w:divBdr>
        </w:div>
        <w:div w:id="748692074">
          <w:marLeft w:val="480"/>
          <w:marRight w:val="0"/>
          <w:marTop w:val="0"/>
          <w:marBottom w:val="0"/>
          <w:divBdr>
            <w:top w:val="none" w:sz="0" w:space="0" w:color="auto"/>
            <w:left w:val="none" w:sz="0" w:space="0" w:color="auto"/>
            <w:bottom w:val="none" w:sz="0" w:space="0" w:color="auto"/>
            <w:right w:val="none" w:sz="0" w:space="0" w:color="auto"/>
          </w:divBdr>
        </w:div>
        <w:div w:id="870806194">
          <w:marLeft w:val="480"/>
          <w:marRight w:val="0"/>
          <w:marTop w:val="0"/>
          <w:marBottom w:val="0"/>
          <w:divBdr>
            <w:top w:val="none" w:sz="0" w:space="0" w:color="auto"/>
            <w:left w:val="none" w:sz="0" w:space="0" w:color="auto"/>
            <w:bottom w:val="none" w:sz="0" w:space="0" w:color="auto"/>
            <w:right w:val="none" w:sz="0" w:space="0" w:color="auto"/>
          </w:divBdr>
        </w:div>
        <w:div w:id="897545776">
          <w:marLeft w:val="480"/>
          <w:marRight w:val="0"/>
          <w:marTop w:val="0"/>
          <w:marBottom w:val="0"/>
          <w:divBdr>
            <w:top w:val="none" w:sz="0" w:space="0" w:color="auto"/>
            <w:left w:val="none" w:sz="0" w:space="0" w:color="auto"/>
            <w:bottom w:val="none" w:sz="0" w:space="0" w:color="auto"/>
            <w:right w:val="none" w:sz="0" w:space="0" w:color="auto"/>
          </w:divBdr>
        </w:div>
        <w:div w:id="904683175">
          <w:marLeft w:val="480"/>
          <w:marRight w:val="0"/>
          <w:marTop w:val="0"/>
          <w:marBottom w:val="0"/>
          <w:divBdr>
            <w:top w:val="none" w:sz="0" w:space="0" w:color="auto"/>
            <w:left w:val="none" w:sz="0" w:space="0" w:color="auto"/>
            <w:bottom w:val="none" w:sz="0" w:space="0" w:color="auto"/>
            <w:right w:val="none" w:sz="0" w:space="0" w:color="auto"/>
          </w:divBdr>
        </w:div>
        <w:div w:id="1043865303">
          <w:marLeft w:val="480"/>
          <w:marRight w:val="0"/>
          <w:marTop w:val="0"/>
          <w:marBottom w:val="0"/>
          <w:divBdr>
            <w:top w:val="none" w:sz="0" w:space="0" w:color="auto"/>
            <w:left w:val="none" w:sz="0" w:space="0" w:color="auto"/>
            <w:bottom w:val="none" w:sz="0" w:space="0" w:color="auto"/>
            <w:right w:val="none" w:sz="0" w:space="0" w:color="auto"/>
          </w:divBdr>
        </w:div>
        <w:div w:id="1045525585">
          <w:marLeft w:val="480"/>
          <w:marRight w:val="0"/>
          <w:marTop w:val="0"/>
          <w:marBottom w:val="0"/>
          <w:divBdr>
            <w:top w:val="none" w:sz="0" w:space="0" w:color="auto"/>
            <w:left w:val="none" w:sz="0" w:space="0" w:color="auto"/>
            <w:bottom w:val="none" w:sz="0" w:space="0" w:color="auto"/>
            <w:right w:val="none" w:sz="0" w:space="0" w:color="auto"/>
          </w:divBdr>
        </w:div>
        <w:div w:id="1099327803">
          <w:marLeft w:val="480"/>
          <w:marRight w:val="0"/>
          <w:marTop w:val="0"/>
          <w:marBottom w:val="0"/>
          <w:divBdr>
            <w:top w:val="none" w:sz="0" w:space="0" w:color="auto"/>
            <w:left w:val="none" w:sz="0" w:space="0" w:color="auto"/>
            <w:bottom w:val="none" w:sz="0" w:space="0" w:color="auto"/>
            <w:right w:val="none" w:sz="0" w:space="0" w:color="auto"/>
          </w:divBdr>
        </w:div>
        <w:div w:id="1109857959">
          <w:marLeft w:val="480"/>
          <w:marRight w:val="0"/>
          <w:marTop w:val="0"/>
          <w:marBottom w:val="0"/>
          <w:divBdr>
            <w:top w:val="none" w:sz="0" w:space="0" w:color="auto"/>
            <w:left w:val="none" w:sz="0" w:space="0" w:color="auto"/>
            <w:bottom w:val="none" w:sz="0" w:space="0" w:color="auto"/>
            <w:right w:val="none" w:sz="0" w:space="0" w:color="auto"/>
          </w:divBdr>
        </w:div>
        <w:div w:id="1111969156">
          <w:marLeft w:val="480"/>
          <w:marRight w:val="0"/>
          <w:marTop w:val="0"/>
          <w:marBottom w:val="0"/>
          <w:divBdr>
            <w:top w:val="none" w:sz="0" w:space="0" w:color="auto"/>
            <w:left w:val="none" w:sz="0" w:space="0" w:color="auto"/>
            <w:bottom w:val="none" w:sz="0" w:space="0" w:color="auto"/>
            <w:right w:val="none" w:sz="0" w:space="0" w:color="auto"/>
          </w:divBdr>
        </w:div>
        <w:div w:id="1113011509">
          <w:marLeft w:val="480"/>
          <w:marRight w:val="0"/>
          <w:marTop w:val="0"/>
          <w:marBottom w:val="0"/>
          <w:divBdr>
            <w:top w:val="none" w:sz="0" w:space="0" w:color="auto"/>
            <w:left w:val="none" w:sz="0" w:space="0" w:color="auto"/>
            <w:bottom w:val="none" w:sz="0" w:space="0" w:color="auto"/>
            <w:right w:val="none" w:sz="0" w:space="0" w:color="auto"/>
          </w:divBdr>
        </w:div>
        <w:div w:id="1131241776">
          <w:marLeft w:val="480"/>
          <w:marRight w:val="0"/>
          <w:marTop w:val="0"/>
          <w:marBottom w:val="0"/>
          <w:divBdr>
            <w:top w:val="none" w:sz="0" w:space="0" w:color="auto"/>
            <w:left w:val="none" w:sz="0" w:space="0" w:color="auto"/>
            <w:bottom w:val="none" w:sz="0" w:space="0" w:color="auto"/>
            <w:right w:val="none" w:sz="0" w:space="0" w:color="auto"/>
          </w:divBdr>
        </w:div>
        <w:div w:id="1145387993">
          <w:marLeft w:val="480"/>
          <w:marRight w:val="0"/>
          <w:marTop w:val="0"/>
          <w:marBottom w:val="0"/>
          <w:divBdr>
            <w:top w:val="none" w:sz="0" w:space="0" w:color="auto"/>
            <w:left w:val="none" w:sz="0" w:space="0" w:color="auto"/>
            <w:bottom w:val="none" w:sz="0" w:space="0" w:color="auto"/>
            <w:right w:val="none" w:sz="0" w:space="0" w:color="auto"/>
          </w:divBdr>
        </w:div>
        <w:div w:id="1229002790">
          <w:marLeft w:val="480"/>
          <w:marRight w:val="0"/>
          <w:marTop w:val="0"/>
          <w:marBottom w:val="0"/>
          <w:divBdr>
            <w:top w:val="none" w:sz="0" w:space="0" w:color="auto"/>
            <w:left w:val="none" w:sz="0" w:space="0" w:color="auto"/>
            <w:bottom w:val="none" w:sz="0" w:space="0" w:color="auto"/>
            <w:right w:val="none" w:sz="0" w:space="0" w:color="auto"/>
          </w:divBdr>
        </w:div>
        <w:div w:id="1323050733">
          <w:marLeft w:val="480"/>
          <w:marRight w:val="0"/>
          <w:marTop w:val="0"/>
          <w:marBottom w:val="0"/>
          <w:divBdr>
            <w:top w:val="none" w:sz="0" w:space="0" w:color="auto"/>
            <w:left w:val="none" w:sz="0" w:space="0" w:color="auto"/>
            <w:bottom w:val="none" w:sz="0" w:space="0" w:color="auto"/>
            <w:right w:val="none" w:sz="0" w:space="0" w:color="auto"/>
          </w:divBdr>
        </w:div>
        <w:div w:id="1352797189">
          <w:marLeft w:val="480"/>
          <w:marRight w:val="0"/>
          <w:marTop w:val="0"/>
          <w:marBottom w:val="0"/>
          <w:divBdr>
            <w:top w:val="none" w:sz="0" w:space="0" w:color="auto"/>
            <w:left w:val="none" w:sz="0" w:space="0" w:color="auto"/>
            <w:bottom w:val="none" w:sz="0" w:space="0" w:color="auto"/>
            <w:right w:val="none" w:sz="0" w:space="0" w:color="auto"/>
          </w:divBdr>
        </w:div>
        <w:div w:id="1374160421">
          <w:marLeft w:val="480"/>
          <w:marRight w:val="0"/>
          <w:marTop w:val="0"/>
          <w:marBottom w:val="0"/>
          <w:divBdr>
            <w:top w:val="none" w:sz="0" w:space="0" w:color="auto"/>
            <w:left w:val="none" w:sz="0" w:space="0" w:color="auto"/>
            <w:bottom w:val="none" w:sz="0" w:space="0" w:color="auto"/>
            <w:right w:val="none" w:sz="0" w:space="0" w:color="auto"/>
          </w:divBdr>
        </w:div>
        <w:div w:id="1378972911">
          <w:marLeft w:val="480"/>
          <w:marRight w:val="0"/>
          <w:marTop w:val="0"/>
          <w:marBottom w:val="0"/>
          <w:divBdr>
            <w:top w:val="none" w:sz="0" w:space="0" w:color="auto"/>
            <w:left w:val="none" w:sz="0" w:space="0" w:color="auto"/>
            <w:bottom w:val="none" w:sz="0" w:space="0" w:color="auto"/>
            <w:right w:val="none" w:sz="0" w:space="0" w:color="auto"/>
          </w:divBdr>
        </w:div>
        <w:div w:id="1445265576">
          <w:marLeft w:val="480"/>
          <w:marRight w:val="0"/>
          <w:marTop w:val="0"/>
          <w:marBottom w:val="0"/>
          <w:divBdr>
            <w:top w:val="none" w:sz="0" w:space="0" w:color="auto"/>
            <w:left w:val="none" w:sz="0" w:space="0" w:color="auto"/>
            <w:bottom w:val="none" w:sz="0" w:space="0" w:color="auto"/>
            <w:right w:val="none" w:sz="0" w:space="0" w:color="auto"/>
          </w:divBdr>
        </w:div>
        <w:div w:id="1492023483">
          <w:marLeft w:val="480"/>
          <w:marRight w:val="0"/>
          <w:marTop w:val="0"/>
          <w:marBottom w:val="0"/>
          <w:divBdr>
            <w:top w:val="none" w:sz="0" w:space="0" w:color="auto"/>
            <w:left w:val="none" w:sz="0" w:space="0" w:color="auto"/>
            <w:bottom w:val="none" w:sz="0" w:space="0" w:color="auto"/>
            <w:right w:val="none" w:sz="0" w:space="0" w:color="auto"/>
          </w:divBdr>
        </w:div>
        <w:div w:id="1566985433">
          <w:marLeft w:val="480"/>
          <w:marRight w:val="0"/>
          <w:marTop w:val="0"/>
          <w:marBottom w:val="0"/>
          <w:divBdr>
            <w:top w:val="none" w:sz="0" w:space="0" w:color="auto"/>
            <w:left w:val="none" w:sz="0" w:space="0" w:color="auto"/>
            <w:bottom w:val="none" w:sz="0" w:space="0" w:color="auto"/>
            <w:right w:val="none" w:sz="0" w:space="0" w:color="auto"/>
          </w:divBdr>
        </w:div>
        <w:div w:id="1669334043">
          <w:marLeft w:val="480"/>
          <w:marRight w:val="0"/>
          <w:marTop w:val="0"/>
          <w:marBottom w:val="0"/>
          <w:divBdr>
            <w:top w:val="none" w:sz="0" w:space="0" w:color="auto"/>
            <w:left w:val="none" w:sz="0" w:space="0" w:color="auto"/>
            <w:bottom w:val="none" w:sz="0" w:space="0" w:color="auto"/>
            <w:right w:val="none" w:sz="0" w:space="0" w:color="auto"/>
          </w:divBdr>
        </w:div>
        <w:div w:id="1681540922">
          <w:marLeft w:val="480"/>
          <w:marRight w:val="0"/>
          <w:marTop w:val="0"/>
          <w:marBottom w:val="0"/>
          <w:divBdr>
            <w:top w:val="none" w:sz="0" w:space="0" w:color="auto"/>
            <w:left w:val="none" w:sz="0" w:space="0" w:color="auto"/>
            <w:bottom w:val="none" w:sz="0" w:space="0" w:color="auto"/>
            <w:right w:val="none" w:sz="0" w:space="0" w:color="auto"/>
          </w:divBdr>
        </w:div>
        <w:div w:id="1714958206">
          <w:marLeft w:val="480"/>
          <w:marRight w:val="0"/>
          <w:marTop w:val="0"/>
          <w:marBottom w:val="0"/>
          <w:divBdr>
            <w:top w:val="none" w:sz="0" w:space="0" w:color="auto"/>
            <w:left w:val="none" w:sz="0" w:space="0" w:color="auto"/>
            <w:bottom w:val="none" w:sz="0" w:space="0" w:color="auto"/>
            <w:right w:val="none" w:sz="0" w:space="0" w:color="auto"/>
          </w:divBdr>
        </w:div>
        <w:div w:id="1812284427">
          <w:marLeft w:val="480"/>
          <w:marRight w:val="0"/>
          <w:marTop w:val="0"/>
          <w:marBottom w:val="0"/>
          <w:divBdr>
            <w:top w:val="none" w:sz="0" w:space="0" w:color="auto"/>
            <w:left w:val="none" w:sz="0" w:space="0" w:color="auto"/>
            <w:bottom w:val="none" w:sz="0" w:space="0" w:color="auto"/>
            <w:right w:val="none" w:sz="0" w:space="0" w:color="auto"/>
          </w:divBdr>
        </w:div>
        <w:div w:id="1967660028">
          <w:marLeft w:val="480"/>
          <w:marRight w:val="0"/>
          <w:marTop w:val="0"/>
          <w:marBottom w:val="0"/>
          <w:divBdr>
            <w:top w:val="none" w:sz="0" w:space="0" w:color="auto"/>
            <w:left w:val="none" w:sz="0" w:space="0" w:color="auto"/>
            <w:bottom w:val="none" w:sz="0" w:space="0" w:color="auto"/>
            <w:right w:val="none" w:sz="0" w:space="0" w:color="auto"/>
          </w:divBdr>
        </w:div>
        <w:div w:id="2040276742">
          <w:marLeft w:val="480"/>
          <w:marRight w:val="0"/>
          <w:marTop w:val="0"/>
          <w:marBottom w:val="0"/>
          <w:divBdr>
            <w:top w:val="none" w:sz="0" w:space="0" w:color="auto"/>
            <w:left w:val="none" w:sz="0" w:space="0" w:color="auto"/>
            <w:bottom w:val="none" w:sz="0" w:space="0" w:color="auto"/>
            <w:right w:val="none" w:sz="0" w:space="0" w:color="auto"/>
          </w:divBdr>
        </w:div>
        <w:div w:id="2061979146">
          <w:marLeft w:val="480"/>
          <w:marRight w:val="0"/>
          <w:marTop w:val="0"/>
          <w:marBottom w:val="0"/>
          <w:divBdr>
            <w:top w:val="none" w:sz="0" w:space="0" w:color="auto"/>
            <w:left w:val="none" w:sz="0" w:space="0" w:color="auto"/>
            <w:bottom w:val="none" w:sz="0" w:space="0" w:color="auto"/>
            <w:right w:val="none" w:sz="0" w:space="0" w:color="auto"/>
          </w:divBdr>
        </w:div>
      </w:divsChild>
    </w:div>
    <w:div w:id="1911648888">
      <w:bodyDiv w:val="1"/>
      <w:marLeft w:val="0"/>
      <w:marRight w:val="0"/>
      <w:marTop w:val="0"/>
      <w:marBottom w:val="0"/>
      <w:divBdr>
        <w:top w:val="none" w:sz="0" w:space="0" w:color="auto"/>
        <w:left w:val="none" w:sz="0" w:space="0" w:color="auto"/>
        <w:bottom w:val="none" w:sz="0" w:space="0" w:color="auto"/>
        <w:right w:val="none" w:sz="0" w:space="0" w:color="auto"/>
      </w:divBdr>
      <w:divsChild>
        <w:div w:id="91124654">
          <w:marLeft w:val="480"/>
          <w:marRight w:val="0"/>
          <w:marTop w:val="0"/>
          <w:marBottom w:val="0"/>
          <w:divBdr>
            <w:top w:val="none" w:sz="0" w:space="0" w:color="auto"/>
            <w:left w:val="none" w:sz="0" w:space="0" w:color="auto"/>
            <w:bottom w:val="none" w:sz="0" w:space="0" w:color="auto"/>
            <w:right w:val="none" w:sz="0" w:space="0" w:color="auto"/>
          </w:divBdr>
        </w:div>
        <w:div w:id="180440699">
          <w:marLeft w:val="480"/>
          <w:marRight w:val="0"/>
          <w:marTop w:val="0"/>
          <w:marBottom w:val="0"/>
          <w:divBdr>
            <w:top w:val="none" w:sz="0" w:space="0" w:color="auto"/>
            <w:left w:val="none" w:sz="0" w:space="0" w:color="auto"/>
            <w:bottom w:val="none" w:sz="0" w:space="0" w:color="auto"/>
            <w:right w:val="none" w:sz="0" w:space="0" w:color="auto"/>
          </w:divBdr>
        </w:div>
        <w:div w:id="276714427">
          <w:marLeft w:val="480"/>
          <w:marRight w:val="0"/>
          <w:marTop w:val="0"/>
          <w:marBottom w:val="0"/>
          <w:divBdr>
            <w:top w:val="none" w:sz="0" w:space="0" w:color="auto"/>
            <w:left w:val="none" w:sz="0" w:space="0" w:color="auto"/>
            <w:bottom w:val="none" w:sz="0" w:space="0" w:color="auto"/>
            <w:right w:val="none" w:sz="0" w:space="0" w:color="auto"/>
          </w:divBdr>
        </w:div>
        <w:div w:id="339743165">
          <w:marLeft w:val="480"/>
          <w:marRight w:val="0"/>
          <w:marTop w:val="0"/>
          <w:marBottom w:val="0"/>
          <w:divBdr>
            <w:top w:val="none" w:sz="0" w:space="0" w:color="auto"/>
            <w:left w:val="none" w:sz="0" w:space="0" w:color="auto"/>
            <w:bottom w:val="none" w:sz="0" w:space="0" w:color="auto"/>
            <w:right w:val="none" w:sz="0" w:space="0" w:color="auto"/>
          </w:divBdr>
        </w:div>
        <w:div w:id="929696490">
          <w:marLeft w:val="480"/>
          <w:marRight w:val="0"/>
          <w:marTop w:val="0"/>
          <w:marBottom w:val="0"/>
          <w:divBdr>
            <w:top w:val="none" w:sz="0" w:space="0" w:color="auto"/>
            <w:left w:val="none" w:sz="0" w:space="0" w:color="auto"/>
            <w:bottom w:val="none" w:sz="0" w:space="0" w:color="auto"/>
            <w:right w:val="none" w:sz="0" w:space="0" w:color="auto"/>
          </w:divBdr>
        </w:div>
        <w:div w:id="989941158">
          <w:marLeft w:val="480"/>
          <w:marRight w:val="0"/>
          <w:marTop w:val="0"/>
          <w:marBottom w:val="0"/>
          <w:divBdr>
            <w:top w:val="none" w:sz="0" w:space="0" w:color="auto"/>
            <w:left w:val="none" w:sz="0" w:space="0" w:color="auto"/>
            <w:bottom w:val="none" w:sz="0" w:space="0" w:color="auto"/>
            <w:right w:val="none" w:sz="0" w:space="0" w:color="auto"/>
          </w:divBdr>
        </w:div>
        <w:div w:id="1169755090">
          <w:marLeft w:val="480"/>
          <w:marRight w:val="0"/>
          <w:marTop w:val="0"/>
          <w:marBottom w:val="0"/>
          <w:divBdr>
            <w:top w:val="none" w:sz="0" w:space="0" w:color="auto"/>
            <w:left w:val="none" w:sz="0" w:space="0" w:color="auto"/>
            <w:bottom w:val="none" w:sz="0" w:space="0" w:color="auto"/>
            <w:right w:val="none" w:sz="0" w:space="0" w:color="auto"/>
          </w:divBdr>
        </w:div>
        <w:div w:id="1248809513">
          <w:marLeft w:val="480"/>
          <w:marRight w:val="0"/>
          <w:marTop w:val="0"/>
          <w:marBottom w:val="0"/>
          <w:divBdr>
            <w:top w:val="none" w:sz="0" w:space="0" w:color="auto"/>
            <w:left w:val="none" w:sz="0" w:space="0" w:color="auto"/>
            <w:bottom w:val="none" w:sz="0" w:space="0" w:color="auto"/>
            <w:right w:val="none" w:sz="0" w:space="0" w:color="auto"/>
          </w:divBdr>
        </w:div>
        <w:div w:id="1301380675">
          <w:marLeft w:val="480"/>
          <w:marRight w:val="0"/>
          <w:marTop w:val="0"/>
          <w:marBottom w:val="0"/>
          <w:divBdr>
            <w:top w:val="none" w:sz="0" w:space="0" w:color="auto"/>
            <w:left w:val="none" w:sz="0" w:space="0" w:color="auto"/>
            <w:bottom w:val="none" w:sz="0" w:space="0" w:color="auto"/>
            <w:right w:val="none" w:sz="0" w:space="0" w:color="auto"/>
          </w:divBdr>
        </w:div>
        <w:div w:id="1852523895">
          <w:marLeft w:val="480"/>
          <w:marRight w:val="0"/>
          <w:marTop w:val="0"/>
          <w:marBottom w:val="0"/>
          <w:divBdr>
            <w:top w:val="none" w:sz="0" w:space="0" w:color="auto"/>
            <w:left w:val="none" w:sz="0" w:space="0" w:color="auto"/>
            <w:bottom w:val="none" w:sz="0" w:space="0" w:color="auto"/>
            <w:right w:val="none" w:sz="0" w:space="0" w:color="auto"/>
          </w:divBdr>
        </w:div>
        <w:div w:id="1926917169">
          <w:marLeft w:val="480"/>
          <w:marRight w:val="0"/>
          <w:marTop w:val="0"/>
          <w:marBottom w:val="0"/>
          <w:divBdr>
            <w:top w:val="none" w:sz="0" w:space="0" w:color="auto"/>
            <w:left w:val="none" w:sz="0" w:space="0" w:color="auto"/>
            <w:bottom w:val="none" w:sz="0" w:space="0" w:color="auto"/>
            <w:right w:val="none" w:sz="0" w:space="0" w:color="auto"/>
          </w:divBdr>
        </w:div>
        <w:div w:id="1933010226">
          <w:marLeft w:val="480"/>
          <w:marRight w:val="0"/>
          <w:marTop w:val="0"/>
          <w:marBottom w:val="0"/>
          <w:divBdr>
            <w:top w:val="none" w:sz="0" w:space="0" w:color="auto"/>
            <w:left w:val="none" w:sz="0" w:space="0" w:color="auto"/>
            <w:bottom w:val="none" w:sz="0" w:space="0" w:color="auto"/>
            <w:right w:val="none" w:sz="0" w:space="0" w:color="auto"/>
          </w:divBdr>
        </w:div>
        <w:div w:id="1971395231">
          <w:marLeft w:val="480"/>
          <w:marRight w:val="0"/>
          <w:marTop w:val="0"/>
          <w:marBottom w:val="0"/>
          <w:divBdr>
            <w:top w:val="none" w:sz="0" w:space="0" w:color="auto"/>
            <w:left w:val="none" w:sz="0" w:space="0" w:color="auto"/>
            <w:bottom w:val="none" w:sz="0" w:space="0" w:color="auto"/>
            <w:right w:val="none" w:sz="0" w:space="0" w:color="auto"/>
          </w:divBdr>
        </w:div>
        <w:div w:id="2007710504">
          <w:marLeft w:val="480"/>
          <w:marRight w:val="0"/>
          <w:marTop w:val="0"/>
          <w:marBottom w:val="0"/>
          <w:divBdr>
            <w:top w:val="none" w:sz="0" w:space="0" w:color="auto"/>
            <w:left w:val="none" w:sz="0" w:space="0" w:color="auto"/>
            <w:bottom w:val="none" w:sz="0" w:space="0" w:color="auto"/>
            <w:right w:val="none" w:sz="0" w:space="0" w:color="auto"/>
          </w:divBdr>
        </w:div>
        <w:div w:id="2106221147">
          <w:marLeft w:val="480"/>
          <w:marRight w:val="0"/>
          <w:marTop w:val="0"/>
          <w:marBottom w:val="0"/>
          <w:divBdr>
            <w:top w:val="none" w:sz="0" w:space="0" w:color="auto"/>
            <w:left w:val="none" w:sz="0" w:space="0" w:color="auto"/>
            <w:bottom w:val="none" w:sz="0" w:space="0" w:color="auto"/>
            <w:right w:val="none" w:sz="0" w:space="0" w:color="auto"/>
          </w:divBdr>
        </w:div>
      </w:divsChild>
    </w:div>
    <w:div w:id="1912083685">
      <w:bodyDiv w:val="1"/>
      <w:marLeft w:val="0"/>
      <w:marRight w:val="0"/>
      <w:marTop w:val="0"/>
      <w:marBottom w:val="0"/>
      <w:divBdr>
        <w:top w:val="none" w:sz="0" w:space="0" w:color="auto"/>
        <w:left w:val="none" w:sz="0" w:space="0" w:color="auto"/>
        <w:bottom w:val="none" w:sz="0" w:space="0" w:color="auto"/>
        <w:right w:val="none" w:sz="0" w:space="0" w:color="auto"/>
      </w:divBdr>
    </w:div>
    <w:div w:id="1912931646">
      <w:bodyDiv w:val="1"/>
      <w:marLeft w:val="0"/>
      <w:marRight w:val="0"/>
      <w:marTop w:val="0"/>
      <w:marBottom w:val="0"/>
      <w:divBdr>
        <w:top w:val="none" w:sz="0" w:space="0" w:color="auto"/>
        <w:left w:val="none" w:sz="0" w:space="0" w:color="auto"/>
        <w:bottom w:val="none" w:sz="0" w:space="0" w:color="auto"/>
        <w:right w:val="none" w:sz="0" w:space="0" w:color="auto"/>
      </w:divBdr>
    </w:div>
    <w:div w:id="1913808145">
      <w:bodyDiv w:val="1"/>
      <w:marLeft w:val="0"/>
      <w:marRight w:val="0"/>
      <w:marTop w:val="0"/>
      <w:marBottom w:val="0"/>
      <w:divBdr>
        <w:top w:val="none" w:sz="0" w:space="0" w:color="auto"/>
        <w:left w:val="none" w:sz="0" w:space="0" w:color="auto"/>
        <w:bottom w:val="none" w:sz="0" w:space="0" w:color="auto"/>
        <w:right w:val="none" w:sz="0" w:space="0" w:color="auto"/>
      </w:divBdr>
    </w:div>
    <w:div w:id="1914847353">
      <w:bodyDiv w:val="1"/>
      <w:marLeft w:val="0"/>
      <w:marRight w:val="0"/>
      <w:marTop w:val="0"/>
      <w:marBottom w:val="0"/>
      <w:divBdr>
        <w:top w:val="none" w:sz="0" w:space="0" w:color="auto"/>
        <w:left w:val="none" w:sz="0" w:space="0" w:color="auto"/>
        <w:bottom w:val="none" w:sz="0" w:space="0" w:color="auto"/>
        <w:right w:val="none" w:sz="0" w:space="0" w:color="auto"/>
      </w:divBdr>
    </w:div>
    <w:div w:id="1916429730">
      <w:bodyDiv w:val="1"/>
      <w:marLeft w:val="0"/>
      <w:marRight w:val="0"/>
      <w:marTop w:val="0"/>
      <w:marBottom w:val="0"/>
      <w:divBdr>
        <w:top w:val="none" w:sz="0" w:space="0" w:color="auto"/>
        <w:left w:val="none" w:sz="0" w:space="0" w:color="auto"/>
        <w:bottom w:val="none" w:sz="0" w:space="0" w:color="auto"/>
        <w:right w:val="none" w:sz="0" w:space="0" w:color="auto"/>
      </w:divBdr>
    </w:div>
    <w:div w:id="1921216204">
      <w:bodyDiv w:val="1"/>
      <w:marLeft w:val="0"/>
      <w:marRight w:val="0"/>
      <w:marTop w:val="0"/>
      <w:marBottom w:val="0"/>
      <w:divBdr>
        <w:top w:val="none" w:sz="0" w:space="0" w:color="auto"/>
        <w:left w:val="none" w:sz="0" w:space="0" w:color="auto"/>
        <w:bottom w:val="none" w:sz="0" w:space="0" w:color="auto"/>
        <w:right w:val="none" w:sz="0" w:space="0" w:color="auto"/>
      </w:divBdr>
    </w:div>
    <w:div w:id="1929995513">
      <w:bodyDiv w:val="1"/>
      <w:marLeft w:val="0"/>
      <w:marRight w:val="0"/>
      <w:marTop w:val="0"/>
      <w:marBottom w:val="0"/>
      <w:divBdr>
        <w:top w:val="none" w:sz="0" w:space="0" w:color="auto"/>
        <w:left w:val="none" w:sz="0" w:space="0" w:color="auto"/>
        <w:bottom w:val="none" w:sz="0" w:space="0" w:color="auto"/>
        <w:right w:val="none" w:sz="0" w:space="0" w:color="auto"/>
      </w:divBdr>
      <w:divsChild>
        <w:div w:id="13845862">
          <w:marLeft w:val="480"/>
          <w:marRight w:val="0"/>
          <w:marTop w:val="0"/>
          <w:marBottom w:val="0"/>
          <w:divBdr>
            <w:top w:val="none" w:sz="0" w:space="0" w:color="auto"/>
            <w:left w:val="none" w:sz="0" w:space="0" w:color="auto"/>
            <w:bottom w:val="none" w:sz="0" w:space="0" w:color="auto"/>
            <w:right w:val="none" w:sz="0" w:space="0" w:color="auto"/>
          </w:divBdr>
        </w:div>
        <w:div w:id="49772491">
          <w:marLeft w:val="480"/>
          <w:marRight w:val="0"/>
          <w:marTop w:val="0"/>
          <w:marBottom w:val="0"/>
          <w:divBdr>
            <w:top w:val="none" w:sz="0" w:space="0" w:color="auto"/>
            <w:left w:val="none" w:sz="0" w:space="0" w:color="auto"/>
            <w:bottom w:val="none" w:sz="0" w:space="0" w:color="auto"/>
            <w:right w:val="none" w:sz="0" w:space="0" w:color="auto"/>
          </w:divBdr>
        </w:div>
        <w:div w:id="53087407">
          <w:marLeft w:val="480"/>
          <w:marRight w:val="0"/>
          <w:marTop w:val="0"/>
          <w:marBottom w:val="0"/>
          <w:divBdr>
            <w:top w:val="none" w:sz="0" w:space="0" w:color="auto"/>
            <w:left w:val="none" w:sz="0" w:space="0" w:color="auto"/>
            <w:bottom w:val="none" w:sz="0" w:space="0" w:color="auto"/>
            <w:right w:val="none" w:sz="0" w:space="0" w:color="auto"/>
          </w:divBdr>
        </w:div>
        <w:div w:id="67505279">
          <w:marLeft w:val="480"/>
          <w:marRight w:val="0"/>
          <w:marTop w:val="0"/>
          <w:marBottom w:val="0"/>
          <w:divBdr>
            <w:top w:val="none" w:sz="0" w:space="0" w:color="auto"/>
            <w:left w:val="none" w:sz="0" w:space="0" w:color="auto"/>
            <w:bottom w:val="none" w:sz="0" w:space="0" w:color="auto"/>
            <w:right w:val="none" w:sz="0" w:space="0" w:color="auto"/>
          </w:divBdr>
        </w:div>
        <w:div w:id="246497837">
          <w:marLeft w:val="480"/>
          <w:marRight w:val="0"/>
          <w:marTop w:val="0"/>
          <w:marBottom w:val="0"/>
          <w:divBdr>
            <w:top w:val="none" w:sz="0" w:space="0" w:color="auto"/>
            <w:left w:val="none" w:sz="0" w:space="0" w:color="auto"/>
            <w:bottom w:val="none" w:sz="0" w:space="0" w:color="auto"/>
            <w:right w:val="none" w:sz="0" w:space="0" w:color="auto"/>
          </w:divBdr>
        </w:div>
        <w:div w:id="263465296">
          <w:marLeft w:val="480"/>
          <w:marRight w:val="0"/>
          <w:marTop w:val="0"/>
          <w:marBottom w:val="0"/>
          <w:divBdr>
            <w:top w:val="none" w:sz="0" w:space="0" w:color="auto"/>
            <w:left w:val="none" w:sz="0" w:space="0" w:color="auto"/>
            <w:bottom w:val="none" w:sz="0" w:space="0" w:color="auto"/>
            <w:right w:val="none" w:sz="0" w:space="0" w:color="auto"/>
          </w:divBdr>
        </w:div>
        <w:div w:id="280497787">
          <w:marLeft w:val="480"/>
          <w:marRight w:val="0"/>
          <w:marTop w:val="0"/>
          <w:marBottom w:val="0"/>
          <w:divBdr>
            <w:top w:val="none" w:sz="0" w:space="0" w:color="auto"/>
            <w:left w:val="none" w:sz="0" w:space="0" w:color="auto"/>
            <w:bottom w:val="none" w:sz="0" w:space="0" w:color="auto"/>
            <w:right w:val="none" w:sz="0" w:space="0" w:color="auto"/>
          </w:divBdr>
        </w:div>
        <w:div w:id="335883173">
          <w:marLeft w:val="480"/>
          <w:marRight w:val="0"/>
          <w:marTop w:val="0"/>
          <w:marBottom w:val="0"/>
          <w:divBdr>
            <w:top w:val="none" w:sz="0" w:space="0" w:color="auto"/>
            <w:left w:val="none" w:sz="0" w:space="0" w:color="auto"/>
            <w:bottom w:val="none" w:sz="0" w:space="0" w:color="auto"/>
            <w:right w:val="none" w:sz="0" w:space="0" w:color="auto"/>
          </w:divBdr>
        </w:div>
        <w:div w:id="347830463">
          <w:marLeft w:val="480"/>
          <w:marRight w:val="0"/>
          <w:marTop w:val="0"/>
          <w:marBottom w:val="0"/>
          <w:divBdr>
            <w:top w:val="none" w:sz="0" w:space="0" w:color="auto"/>
            <w:left w:val="none" w:sz="0" w:space="0" w:color="auto"/>
            <w:bottom w:val="none" w:sz="0" w:space="0" w:color="auto"/>
            <w:right w:val="none" w:sz="0" w:space="0" w:color="auto"/>
          </w:divBdr>
        </w:div>
        <w:div w:id="431702462">
          <w:marLeft w:val="480"/>
          <w:marRight w:val="0"/>
          <w:marTop w:val="0"/>
          <w:marBottom w:val="0"/>
          <w:divBdr>
            <w:top w:val="none" w:sz="0" w:space="0" w:color="auto"/>
            <w:left w:val="none" w:sz="0" w:space="0" w:color="auto"/>
            <w:bottom w:val="none" w:sz="0" w:space="0" w:color="auto"/>
            <w:right w:val="none" w:sz="0" w:space="0" w:color="auto"/>
          </w:divBdr>
        </w:div>
        <w:div w:id="466628302">
          <w:marLeft w:val="480"/>
          <w:marRight w:val="0"/>
          <w:marTop w:val="0"/>
          <w:marBottom w:val="0"/>
          <w:divBdr>
            <w:top w:val="none" w:sz="0" w:space="0" w:color="auto"/>
            <w:left w:val="none" w:sz="0" w:space="0" w:color="auto"/>
            <w:bottom w:val="none" w:sz="0" w:space="0" w:color="auto"/>
            <w:right w:val="none" w:sz="0" w:space="0" w:color="auto"/>
          </w:divBdr>
        </w:div>
        <w:div w:id="504252667">
          <w:marLeft w:val="480"/>
          <w:marRight w:val="0"/>
          <w:marTop w:val="0"/>
          <w:marBottom w:val="0"/>
          <w:divBdr>
            <w:top w:val="none" w:sz="0" w:space="0" w:color="auto"/>
            <w:left w:val="none" w:sz="0" w:space="0" w:color="auto"/>
            <w:bottom w:val="none" w:sz="0" w:space="0" w:color="auto"/>
            <w:right w:val="none" w:sz="0" w:space="0" w:color="auto"/>
          </w:divBdr>
        </w:div>
        <w:div w:id="517935873">
          <w:marLeft w:val="480"/>
          <w:marRight w:val="0"/>
          <w:marTop w:val="0"/>
          <w:marBottom w:val="0"/>
          <w:divBdr>
            <w:top w:val="none" w:sz="0" w:space="0" w:color="auto"/>
            <w:left w:val="none" w:sz="0" w:space="0" w:color="auto"/>
            <w:bottom w:val="none" w:sz="0" w:space="0" w:color="auto"/>
            <w:right w:val="none" w:sz="0" w:space="0" w:color="auto"/>
          </w:divBdr>
        </w:div>
        <w:div w:id="695545731">
          <w:marLeft w:val="480"/>
          <w:marRight w:val="0"/>
          <w:marTop w:val="0"/>
          <w:marBottom w:val="0"/>
          <w:divBdr>
            <w:top w:val="none" w:sz="0" w:space="0" w:color="auto"/>
            <w:left w:val="none" w:sz="0" w:space="0" w:color="auto"/>
            <w:bottom w:val="none" w:sz="0" w:space="0" w:color="auto"/>
            <w:right w:val="none" w:sz="0" w:space="0" w:color="auto"/>
          </w:divBdr>
        </w:div>
        <w:div w:id="862203970">
          <w:marLeft w:val="480"/>
          <w:marRight w:val="0"/>
          <w:marTop w:val="0"/>
          <w:marBottom w:val="0"/>
          <w:divBdr>
            <w:top w:val="none" w:sz="0" w:space="0" w:color="auto"/>
            <w:left w:val="none" w:sz="0" w:space="0" w:color="auto"/>
            <w:bottom w:val="none" w:sz="0" w:space="0" w:color="auto"/>
            <w:right w:val="none" w:sz="0" w:space="0" w:color="auto"/>
          </w:divBdr>
        </w:div>
        <w:div w:id="911424552">
          <w:marLeft w:val="480"/>
          <w:marRight w:val="0"/>
          <w:marTop w:val="0"/>
          <w:marBottom w:val="0"/>
          <w:divBdr>
            <w:top w:val="none" w:sz="0" w:space="0" w:color="auto"/>
            <w:left w:val="none" w:sz="0" w:space="0" w:color="auto"/>
            <w:bottom w:val="none" w:sz="0" w:space="0" w:color="auto"/>
            <w:right w:val="none" w:sz="0" w:space="0" w:color="auto"/>
          </w:divBdr>
        </w:div>
        <w:div w:id="932014017">
          <w:marLeft w:val="480"/>
          <w:marRight w:val="0"/>
          <w:marTop w:val="0"/>
          <w:marBottom w:val="0"/>
          <w:divBdr>
            <w:top w:val="none" w:sz="0" w:space="0" w:color="auto"/>
            <w:left w:val="none" w:sz="0" w:space="0" w:color="auto"/>
            <w:bottom w:val="none" w:sz="0" w:space="0" w:color="auto"/>
            <w:right w:val="none" w:sz="0" w:space="0" w:color="auto"/>
          </w:divBdr>
        </w:div>
        <w:div w:id="976647819">
          <w:marLeft w:val="480"/>
          <w:marRight w:val="0"/>
          <w:marTop w:val="0"/>
          <w:marBottom w:val="0"/>
          <w:divBdr>
            <w:top w:val="none" w:sz="0" w:space="0" w:color="auto"/>
            <w:left w:val="none" w:sz="0" w:space="0" w:color="auto"/>
            <w:bottom w:val="none" w:sz="0" w:space="0" w:color="auto"/>
            <w:right w:val="none" w:sz="0" w:space="0" w:color="auto"/>
          </w:divBdr>
        </w:div>
        <w:div w:id="1004355763">
          <w:marLeft w:val="480"/>
          <w:marRight w:val="0"/>
          <w:marTop w:val="0"/>
          <w:marBottom w:val="0"/>
          <w:divBdr>
            <w:top w:val="none" w:sz="0" w:space="0" w:color="auto"/>
            <w:left w:val="none" w:sz="0" w:space="0" w:color="auto"/>
            <w:bottom w:val="none" w:sz="0" w:space="0" w:color="auto"/>
            <w:right w:val="none" w:sz="0" w:space="0" w:color="auto"/>
          </w:divBdr>
        </w:div>
        <w:div w:id="1020740706">
          <w:marLeft w:val="480"/>
          <w:marRight w:val="0"/>
          <w:marTop w:val="0"/>
          <w:marBottom w:val="0"/>
          <w:divBdr>
            <w:top w:val="none" w:sz="0" w:space="0" w:color="auto"/>
            <w:left w:val="none" w:sz="0" w:space="0" w:color="auto"/>
            <w:bottom w:val="none" w:sz="0" w:space="0" w:color="auto"/>
            <w:right w:val="none" w:sz="0" w:space="0" w:color="auto"/>
          </w:divBdr>
        </w:div>
        <w:div w:id="1067992905">
          <w:marLeft w:val="480"/>
          <w:marRight w:val="0"/>
          <w:marTop w:val="0"/>
          <w:marBottom w:val="0"/>
          <w:divBdr>
            <w:top w:val="none" w:sz="0" w:space="0" w:color="auto"/>
            <w:left w:val="none" w:sz="0" w:space="0" w:color="auto"/>
            <w:bottom w:val="none" w:sz="0" w:space="0" w:color="auto"/>
            <w:right w:val="none" w:sz="0" w:space="0" w:color="auto"/>
          </w:divBdr>
        </w:div>
        <w:div w:id="1083795920">
          <w:marLeft w:val="480"/>
          <w:marRight w:val="0"/>
          <w:marTop w:val="0"/>
          <w:marBottom w:val="0"/>
          <w:divBdr>
            <w:top w:val="none" w:sz="0" w:space="0" w:color="auto"/>
            <w:left w:val="none" w:sz="0" w:space="0" w:color="auto"/>
            <w:bottom w:val="none" w:sz="0" w:space="0" w:color="auto"/>
            <w:right w:val="none" w:sz="0" w:space="0" w:color="auto"/>
          </w:divBdr>
        </w:div>
        <w:div w:id="1102729382">
          <w:marLeft w:val="480"/>
          <w:marRight w:val="0"/>
          <w:marTop w:val="0"/>
          <w:marBottom w:val="0"/>
          <w:divBdr>
            <w:top w:val="none" w:sz="0" w:space="0" w:color="auto"/>
            <w:left w:val="none" w:sz="0" w:space="0" w:color="auto"/>
            <w:bottom w:val="none" w:sz="0" w:space="0" w:color="auto"/>
            <w:right w:val="none" w:sz="0" w:space="0" w:color="auto"/>
          </w:divBdr>
        </w:div>
        <w:div w:id="1139767992">
          <w:marLeft w:val="480"/>
          <w:marRight w:val="0"/>
          <w:marTop w:val="0"/>
          <w:marBottom w:val="0"/>
          <w:divBdr>
            <w:top w:val="none" w:sz="0" w:space="0" w:color="auto"/>
            <w:left w:val="none" w:sz="0" w:space="0" w:color="auto"/>
            <w:bottom w:val="none" w:sz="0" w:space="0" w:color="auto"/>
            <w:right w:val="none" w:sz="0" w:space="0" w:color="auto"/>
          </w:divBdr>
        </w:div>
        <w:div w:id="1204365323">
          <w:marLeft w:val="480"/>
          <w:marRight w:val="0"/>
          <w:marTop w:val="0"/>
          <w:marBottom w:val="0"/>
          <w:divBdr>
            <w:top w:val="none" w:sz="0" w:space="0" w:color="auto"/>
            <w:left w:val="none" w:sz="0" w:space="0" w:color="auto"/>
            <w:bottom w:val="none" w:sz="0" w:space="0" w:color="auto"/>
            <w:right w:val="none" w:sz="0" w:space="0" w:color="auto"/>
          </w:divBdr>
        </w:div>
        <w:div w:id="1319268418">
          <w:marLeft w:val="480"/>
          <w:marRight w:val="0"/>
          <w:marTop w:val="0"/>
          <w:marBottom w:val="0"/>
          <w:divBdr>
            <w:top w:val="none" w:sz="0" w:space="0" w:color="auto"/>
            <w:left w:val="none" w:sz="0" w:space="0" w:color="auto"/>
            <w:bottom w:val="none" w:sz="0" w:space="0" w:color="auto"/>
            <w:right w:val="none" w:sz="0" w:space="0" w:color="auto"/>
          </w:divBdr>
        </w:div>
        <w:div w:id="1321621394">
          <w:marLeft w:val="480"/>
          <w:marRight w:val="0"/>
          <w:marTop w:val="0"/>
          <w:marBottom w:val="0"/>
          <w:divBdr>
            <w:top w:val="none" w:sz="0" w:space="0" w:color="auto"/>
            <w:left w:val="none" w:sz="0" w:space="0" w:color="auto"/>
            <w:bottom w:val="none" w:sz="0" w:space="0" w:color="auto"/>
            <w:right w:val="none" w:sz="0" w:space="0" w:color="auto"/>
          </w:divBdr>
        </w:div>
        <w:div w:id="1361928427">
          <w:marLeft w:val="480"/>
          <w:marRight w:val="0"/>
          <w:marTop w:val="0"/>
          <w:marBottom w:val="0"/>
          <w:divBdr>
            <w:top w:val="none" w:sz="0" w:space="0" w:color="auto"/>
            <w:left w:val="none" w:sz="0" w:space="0" w:color="auto"/>
            <w:bottom w:val="none" w:sz="0" w:space="0" w:color="auto"/>
            <w:right w:val="none" w:sz="0" w:space="0" w:color="auto"/>
          </w:divBdr>
        </w:div>
        <w:div w:id="1390618285">
          <w:marLeft w:val="480"/>
          <w:marRight w:val="0"/>
          <w:marTop w:val="0"/>
          <w:marBottom w:val="0"/>
          <w:divBdr>
            <w:top w:val="none" w:sz="0" w:space="0" w:color="auto"/>
            <w:left w:val="none" w:sz="0" w:space="0" w:color="auto"/>
            <w:bottom w:val="none" w:sz="0" w:space="0" w:color="auto"/>
            <w:right w:val="none" w:sz="0" w:space="0" w:color="auto"/>
          </w:divBdr>
        </w:div>
        <w:div w:id="1453669026">
          <w:marLeft w:val="480"/>
          <w:marRight w:val="0"/>
          <w:marTop w:val="0"/>
          <w:marBottom w:val="0"/>
          <w:divBdr>
            <w:top w:val="none" w:sz="0" w:space="0" w:color="auto"/>
            <w:left w:val="none" w:sz="0" w:space="0" w:color="auto"/>
            <w:bottom w:val="none" w:sz="0" w:space="0" w:color="auto"/>
            <w:right w:val="none" w:sz="0" w:space="0" w:color="auto"/>
          </w:divBdr>
        </w:div>
        <w:div w:id="1532454868">
          <w:marLeft w:val="480"/>
          <w:marRight w:val="0"/>
          <w:marTop w:val="0"/>
          <w:marBottom w:val="0"/>
          <w:divBdr>
            <w:top w:val="none" w:sz="0" w:space="0" w:color="auto"/>
            <w:left w:val="none" w:sz="0" w:space="0" w:color="auto"/>
            <w:bottom w:val="none" w:sz="0" w:space="0" w:color="auto"/>
            <w:right w:val="none" w:sz="0" w:space="0" w:color="auto"/>
          </w:divBdr>
        </w:div>
        <w:div w:id="1620259595">
          <w:marLeft w:val="480"/>
          <w:marRight w:val="0"/>
          <w:marTop w:val="0"/>
          <w:marBottom w:val="0"/>
          <w:divBdr>
            <w:top w:val="none" w:sz="0" w:space="0" w:color="auto"/>
            <w:left w:val="none" w:sz="0" w:space="0" w:color="auto"/>
            <w:bottom w:val="none" w:sz="0" w:space="0" w:color="auto"/>
            <w:right w:val="none" w:sz="0" w:space="0" w:color="auto"/>
          </w:divBdr>
        </w:div>
        <w:div w:id="1672754759">
          <w:marLeft w:val="480"/>
          <w:marRight w:val="0"/>
          <w:marTop w:val="0"/>
          <w:marBottom w:val="0"/>
          <w:divBdr>
            <w:top w:val="none" w:sz="0" w:space="0" w:color="auto"/>
            <w:left w:val="none" w:sz="0" w:space="0" w:color="auto"/>
            <w:bottom w:val="none" w:sz="0" w:space="0" w:color="auto"/>
            <w:right w:val="none" w:sz="0" w:space="0" w:color="auto"/>
          </w:divBdr>
        </w:div>
        <w:div w:id="1683822258">
          <w:marLeft w:val="480"/>
          <w:marRight w:val="0"/>
          <w:marTop w:val="0"/>
          <w:marBottom w:val="0"/>
          <w:divBdr>
            <w:top w:val="none" w:sz="0" w:space="0" w:color="auto"/>
            <w:left w:val="none" w:sz="0" w:space="0" w:color="auto"/>
            <w:bottom w:val="none" w:sz="0" w:space="0" w:color="auto"/>
            <w:right w:val="none" w:sz="0" w:space="0" w:color="auto"/>
          </w:divBdr>
        </w:div>
        <w:div w:id="1780296288">
          <w:marLeft w:val="480"/>
          <w:marRight w:val="0"/>
          <w:marTop w:val="0"/>
          <w:marBottom w:val="0"/>
          <w:divBdr>
            <w:top w:val="none" w:sz="0" w:space="0" w:color="auto"/>
            <w:left w:val="none" w:sz="0" w:space="0" w:color="auto"/>
            <w:bottom w:val="none" w:sz="0" w:space="0" w:color="auto"/>
            <w:right w:val="none" w:sz="0" w:space="0" w:color="auto"/>
          </w:divBdr>
        </w:div>
        <w:div w:id="1846936901">
          <w:marLeft w:val="480"/>
          <w:marRight w:val="0"/>
          <w:marTop w:val="0"/>
          <w:marBottom w:val="0"/>
          <w:divBdr>
            <w:top w:val="none" w:sz="0" w:space="0" w:color="auto"/>
            <w:left w:val="none" w:sz="0" w:space="0" w:color="auto"/>
            <w:bottom w:val="none" w:sz="0" w:space="0" w:color="auto"/>
            <w:right w:val="none" w:sz="0" w:space="0" w:color="auto"/>
          </w:divBdr>
        </w:div>
        <w:div w:id="1854221764">
          <w:marLeft w:val="480"/>
          <w:marRight w:val="0"/>
          <w:marTop w:val="0"/>
          <w:marBottom w:val="0"/>
          <w:divBdr>
            <w:top w:val="none" w:sz="0" w:space="0" w:color="auto"/>
            <w:left w:val="none" w:sz="0" w:space="0" w:color="auto"/>
            <w:bottom w:val="none" w:sz="0" w:space="0" w:color="auto"/>
            <w:right w:val="none" w:sz="0" w:space="0" w:color="auto"/>
          </w:divBdr>
        </w:div>
        <w:div w:id="1863663097">
          <w:marLeft w:val="480"/>
          <w:marRight w:val="0"/>
          <w:marTop w:val="0"/>
          <w:marBottom w:val="0"/>
          <w:divBdr>
            <w:top w:val="none" w:sz="0" w:space="0" w:color="auto"/>
            <w:left w:val="none" w:sz="0" w:space="0" w:color="auto"/>
            <w:bottom w:val="none" w:sz="0" w:space="0" w:color="auto"/>
            <w:right w:val="none" w:sz="0" w:space="0" w:color="auto"/>
          </w:divBdr>
        </w:div>
        <w:div w:id="1985548311">
          <w:marLeft w:val="480"/>
          <w:marRight w:val="0"/>
          <w:marTop w:val="0"/>
          <w:marBottom w:val="0"/>
          <w:divBdr>
            <w:top w:val="none" w:sz="0" w:space="0" w:color="auto"/>
            <w:left w:val="none" w:sz="0" w:space="0" w:color="auto"/>
            <w:bottom w:val="none" w:sz="0" w:space="0" w:color="auto"/>
            <w:right w:val="none" w:sz="0" w:space="0" w:color="auto"/>
          </w:divBdr>
        </w:div>
        <w:div w:id="1997420769">
          <w:marLeft w:val="480"/>
          <w:marRight w:val="0"/>
          <w:marTop w:val="0"/>
          <w:marBottom w:val="0"/>
          <w:divBdr>
            <w:top w:val="none" w:sz="0" w:space="0" w:color="auto"/>
            <w:left w:val="none" w:sz="0" w:space="0" w:color="auto"/>
            <w:bottom w:val="none" w:sz="0" w:space="0" w:color="auto"/>
            <w:right w:val="none" w:sz="0" w:space="0" w:color="auto"/>
          </w:divBdr>
        </w:div>
        <w:div w:id="2003507143">
          <w:marLeft w:val="480"/>
          <w:marRight w:val="0"/>
          <w:marTop w:val="0"/>
          <w:marBottom w:val="0"/>
          <w:divBdr>
            <w:top w:val="none" w:sz="0" w:space="0" w:color="auto"/>
            <w:left w:val="none" w:sz="0" w:space="0" w:color="auto"/>
            <w:bottom w:val="none" w:sz="0" w:space="0" w:color="auto"/>
            <w:right w:val="none" w:sz="0" w:space="0" w:color="auto"/>
          </w:divBdr>
        </w:div>
      </w:divsChild>
    </w:div>
    <w:div w:id="1931355586">
      <w:bodyDiv w:val="1"/>
      <w:marLeft w:val="0"/>
      <w:marRight w:val="0"/>
      <w:marTop w:val="0"/>
      <w:marBottom w:val="0"/>
      <w:divBdr>
        <w:top w:val="none" w:sz="0" w:space="0" w:color="auto"/>
        <w:left w:val="none" w:sz="0" w:space="0" w:color="auto"/>
        <w:bottom w:val="none" w:sz="0" w:space="0" w:color="auto"/>
        <w:right w:val="none" w:sz="0" w:space="0" w:color="auto"/>
      </w:divBdr>
    </w:div>
    <w:div w:id="1932203743">
      <w:bodyDiv w:val="1"/>
      <w:marLeft w:val="0"/>
      <w:marRight w:val="0"/>
      <w:marTop w:val="0"/>
      <w:marBottom w:val="0"/>
      <w:divBdr>
        <w:top w:val="none" w:sz="0" w:space="0" w:color="auto"/>
        <w:left w:val="none" w:sz="0" w:space="0" w:color="auto"/>
        <w:bottom w:val="none" w:sz="0" w:space="0" w:color="auto"/>
        <w:right w:val="none" w:sz="0" w:space="0" w:color="auto"/>
      </w:divBdr>
    </w:div>
    <w:div w:id="1932204977">
      <w:bodyDiv w:val="1"/>
      <w:marLeft w:val="0"/>
      <w:marRight w:val="0"/>
      <w:marTop w:val="0"/>
      <w:marBottom w:val="0"/>
      <w:divBdr>
        <w:top w:val="none" w:sz="0" w:space="0" w:color="auto"/>
        <w:left w:val="none" w:sz="0" w:space="0" w:color="auto"/>
        <w:bottom w:val="none" w:sz="0" w:space="0" w:color="auto"/>
        <w:right w:val="none" w:sz="0" w:space="0" w:color="auto"/>
      </w:divBdr>
    </w:div>
    <w:div w:id="1933202903">
      <w:bodyDiv w:val="1"/>
      <w:marLeft w:val="0"/>
      <w:marRight w:val="0"/>
      <w:marTop w:val="0"/>
      <w:marBottom w:val="0"/>
      <w:divBdr>
        <w:top w:val="none" w:sz="0" w:space="0" w:color="auto"/>
        <w:left w:val="none" w:sz="0" w:space="0" w:color="auto"/>
        <w:bottom w:val="none" w:sz="0" w:space="0" w:color="auto"/>
        <w:right w:val="none" w:sz="0" w:space="0" w:color="auto"/>
      </w:divBdr>
    </w:div>
    <w:div w:id="1937903385">
      <w:bodyDiv w:val="1"/>
      <w:marLeft w:val="0"/>
      <w:marRight w:val="0"/>
      <w:marTop w:val="0"/>
      <w:marBottom w:val="0"/>
      <w:divBdr>
        <w:top w:val="none" w:sz="0" w:space="0" w:color="auto"/>
        <w:left w:val="none" w:sz="0" w:space="0" w:color="auto"/>
        <w:bottom w:val="none" w:sz="0" w:space="0" w:color="auto"/>
        <w:right w:val="none" w:sz="0" w:space="0" w:color="auto"/>
      </w:divBdr>
    </w:div>
    <w:div w:id="1941721190">
      <w:bodyDiv w:val="1"/>
      <w:marLeft w:val="0"/>
      <w:marRight w:val="0"/>
      <w:marTop w:val="0"/>
      <w:marBottom w:val="0"/>
      <w:divBdr>
        <w:top w:val="none" w:sz="0" w:space="0" w:color="auto"/>
        <w:left w:val="none" w:sz="0" w:space="0" w:color="auto"/>
        <w:bottom w:val="none" w:sz="0" w:space="0" w:color="auto"/>
        <w:right w:val="none" w:sz="0" w:space="0" w:color="auto"/>
      </w:divBdr>
    </w:div>
    <w:div w:id="1947423299">
      <w:bodyDiv w:val="1"/>
      <w:marLeft w:val="0"/>
      <w:marRight w:val="0"/>
      <w:marTop w:val="0"/>
      <w:marBottom w:val="0"/>
      <w:divBdr>
        <w:top w:val="none" w:sz="0" w:space="0" w:color="auto"/>
        <w:left w:val="none" w:sz="0" w:space="0" w:color="auto"/>
        <w:bottom w:val="none" w:sz="0" w:space="0" w:color="auto"/>
        <w:right w:val="none" w:sz="0" w:space="0" w:color="auto"/>
      </w:divBdr>
    </w:div>
    <w:div w:id="1948152832">
      <w:bodyDiv w:val="1"/>
      <w:marLeft w:val="0"/>
      <w:marRight w:val="0"/>
      <w:marTop w:val="0"/>
      <w:marBottom w:val="0"/>
      <w:divBdr>
        <w:top w:val="none" w:sz="0" w:space="0" w:color="auto"/>
        <w:left w:val="none" w:sz="0" w:space="0" w:color="auto"/>
        <w:bottom w:val="none" w:sz="0" w:space="0" w:color="auto"/>
        <w:right w:val="none" w:sz="0" w:space="0" w:color="auto"/>
      </w:divBdr>
    </w:div>
    <w:div w:id="1954824663">
      <w:bodyDiv w:val="1"/>
      <w:marLeft w:val="0"/>
      <w:marRight w:val="0"/>
      <w:marTop w:val="0"/>
      <w:marBottom w:val="0"/>
      <w:divBdr>
        <w:top w:val="none" w:sz="0" w:space="0" w:color="auto"/>
        <w:left w:val="none" w:sz="0" w:space="0" w:color="auto"/>
        <w:bottom w:val="none" w:sz="0" w:space="0" w:color="auto"/>
        <w:right w:val="none" w:sz="0" w:space="0" w:color="auto"/>
      </w:divBdr>
    </w:div>
    <w:div w:id="1956250808">
      <w:bodyDiv w:val="1"/>
      <w:marLeft w:val="0"/>
      <w:marRight w:val="0"/>
      <w:marTop w:val="0"/>
      <w:marBottom w:val="0"/>
      <w:divBdr>
        <w:top w:val="none" w:sz="0" w:space="0" w:color="auto"/>
        <w:left w:val="none" w:sz="0" w:space="0" w:color="auto"/>
        <w:bottom w:val="none" w:sz="0" w:space="0" w:color="auto"/>
        <w:right w:val="none" w:sz="0" w:space="0" w:color="auto"/>
      </w:divBdr>
    </w:div>
    <w:div w:id="1959027489">
      <w:bodyDiv w:val="1"/>
      <w:marLeft w:val="0"/>
      <w:marRight w:val="0"/>
      <w:marTop w:val="0"/>
      <w:marBottom w:val="0"/>
      <w:divBdr>
        <w:top w:val="none" w:sz="0" w:space="0" w:color="auto"/>
        <w:left w:val="none" w:sz="0" w:space="0" w:color="auto"/>
        <w:bottom w:val="none" w:sz="0" w:space="0" w:color="auto"/>
        <w:right w:val="none" w:sz="0" w:space="0" w:color="auto"/>
      </w:divBdr>
    </w:div>
    <w:div w:id="1961299842">
      <w:bodyDiv w:val="1"/>
      <w:marLeft w:val="0"/>
      <w:marRight w:val="0"/>
      <w:marTop w:val="0"/>
      <w:marBottom w:val="0"/>
      <w:divBdr>
        <w:top w:val="none" w:sz="0" w:space="0" w:color="auto"/>
        <w:left w:val="none" w:sz="0" w:space="0" w:color="auto"/>
        <w:bottom w:val="none" w:sz="0" w:space="0" w:color="auto"/>
        <w:right w:val="none" w:sz="0" w:space="0" w:color="auto"/>
      </w:divBdr>
    </w:div>
    <w:div w:id="1961496877">
      <w:bodyDiv w:val="1"/>
      <w:marLeft w:val="0"/>
      <w:marRight w:val="0"/>
      <w:marTop w:val="0"/>
      <w:marBottom w:val="0"/>
      <w:divBdr>
        <w:top w:val="none" w:sz="0" w:space="0" w:color="auto"/>
        <w:left w:val="none" w:sz="0" w:space="0" w:color="auto"/>
        <w:bottom w:val="none" w:sz="0" w:space="0" w:color="auto"/>
        <w:right w:val="none" w:sz="0" w:space="0" w:color="auto"/>
      </w:divBdr>
    </w:div>
    <w:div w:id="1963687575">
      <w:bodyDiv w:val="1"/>
      <w:marLeft w:val="0"/>
      <w:marRight w:val="0"/>
      <w:marTop w:val="0"/>
      <w:marBottom w:val="0"/>
      <w:divBdr>
        <w:top w:val="none" w:sz="0" w:space="0" w:color="auto"/>
        <w:left w:val="none" w:sz="0" w:space="0" w:color="auto"/>
        <w:bottom w:val="none" w:sz="0" w:space="0" w:color="auto"/>
        <w:right w:val="none" w:sz="0" w:space="0" w:color="auto"/>
      </w:divBdr>
    </w:div>
    <w:div w:id="1964265473">
      <w:bodyDiv w:val="1"/>
      <w:marLeft w:val="0"/>
      <w:marRight w:val="0"/>
      <w:marTop w:val="0"/>
      <w:marBottom w:val="0"/>
      <w:divBdr>
        <w:top w:val="none" w:sz="0" w:space="0" w:color="auto"/>
        <w:left w:val="none" w:sz="0" w:space="0" w:color="auto"/>
        <w:bottom w:val="none" w:sz="0" w:space="0" w:color="auto"/>
        <w:right w:val="none" w:sz="0" w:space="0" w:color="auto"/>
      </w:divBdr>
      <w:divsChild>
        <w:div w:id="293604514">
          <w:marLeft w:val="480"/>
          <w:marRight w:val="0"/>
          <w:marTop w:val="0"/>
          <w:marBottom w:val="0"/>
          <w:divBdr>
            <w:top w:val="none" w:sz="0" w:space="0" w:color="auto"/>
            <w:left w:val="none" w:sz="0" w:space="0" w:color="auto"/>
            <w:bottom w:val="none" w:sz="0" w:space="0" w:color="auto"/>
            <w:right w:val="none" w:sz="0" w:space="0" w:color="auto"/>
          </w:divBdr>
        </w:div>
        <w:div w:id="488907618">
          <w:marLeft w:val="480"/>
          <w:marRight w:val="0"/>
          <w:marTop w:val="0"/>
          <w:marBottom w:val="0"/>
          <w:divBdr>
            <w:top w:val="none" w:sz="0" w:space="0" w:color="auto"/>
            <w:left w:val="none" w:sz="0" w:space="0" w:color="auto"/>
            <w:bottom w:val="none" w:sz="0" w:space="0" w:color="auto"/>
            <w:right w:val="none" w:sz="0" w:space="0" w:color="auto"/>
          </w:divBdr>
        </w:div>
        <w:div w:id="495416053">
          <w:marLeft w:val="480"/>
          <w:marRight w:val="0"/>
          <w:marTop w:val="0"/>
          <w:marBottom w:val="0"/>
          <w:divBdr>
            <w:top w:val="none" w:sz="0" w:space="0" w:color="auto"/>
            <w:left w:val="none" w:sz="0" w:space="0" w:color="auto"/>
            <w:bottom w:val="none" w:sz="0" w:space="0" w:color="auto"/>
            <w:right w:val="none" w:sz="0" w:space="0" w:color="auto"/>
          </w:divBdr>
        </w:div>
        <w:div w:id="730428512">
          <w:marLeft w:val="480"/>
          <w:marRight w:val="0"/>
          <w:marTop w:val="0"/>
          <w:marBottom w:val="0"/>
          <w:divBdr>
            <w:top w:val="none" w:sz="0" w:space="0" w:color="auto"/>
            <w:left w:val="none" w:sz="0" w:space="0" w:color="auto"/>
            <w:bottom w:val="none" w:sz="0" w:space="0" w:color="auto"/>
            <w:right w:val="none" w:sz="0" w:space="0" w:color="auto"/>
          </w:divBdr>
        </w:div>
        <w:div w:id="842665969">
          <w:marLeft w:val="480"/>
          <w:marRight w:val="0"/>
          <w:marTop w:val="0"/>
          <w:marBottom w:val="0"/>
          <w:divBdr>
            <w:top w:val="none" w:sz="0" w:space="0" w:color="auto"/>
            <w:left w:val="none" w:sz="0" w:space="0" w:color="auto"/>
            <w:bottom w:val="none" w:sz="0" w:space="0" w:color="auto"/>
            <w:right w:val="none" w:sz="0" w:space="0" w:color="auto"/>
          </w:divBdr>
        </w:div>
        <w:div w:id="1281061816">
          <w:marLeft w:val="480"/>
          <w:marRight w:val="0"/>
          <w:marTop w:val="0"/>
          <w:marBottom w:val="0"/>
          <w:divBdr>
            <w:top w:val="none" w:sz="0" w:space="0" w:color="auto"/>
            <w:left w:val="none" w:sz="0" w:space="0" w:color="auto"/>
            <w:bottom w:val="none" w:sz="0" w:space="0" w:color="auto"/>
            <w:right w:val="none" w:sz="0" w:space="0" w:color="auto"/>
          </w:divBdr>
        </w:div>
        <w:div w:id="1582375731">
          <w:marLeft w:val="480"/>
          <w:marRight w:val="0"/>
          <w:marTop w:val="0"/>
          <w:marBottom w:val="0"/>
          <w:divBdr>
            <w:top w:val="none" w:sz="0" w:space="0" w:color="auto"/>
            <w:left w:val="none" w:sz="0" w:space="0" w:color="auto"/>
            <w:bottom w:val="none" w:sz="0" w:space="0" w:color="auto"/>
            <w:right w:val="none" w:sz="0" w:space="0" w:color="auto"/>
          </w:divBdr>
        </w:div>
        <w:div w:id="2137405686">
          <w:marLeft w:val="480"/>
          <w:marRight w:val="0"/>
          <w:marTop w:val="0"/>
          <w:marBottom w:val="0"/>
          <w:divBdr>
            <w:top w:val="none" w:sz="0" w:space="0" w:color="auto"/>
            <w:left w:val="none" w:sz="0" w:space="0" w:color="auto"/>
            <w:bottom w:val="none" w:sz="0" w:space="0" w:color="auto"/>
            <w:right w:val="none" w:sz="0" w:space="0" w:color="auto"/>
          </w:divBdr>
        </w:div>
      </w:divsChild>
    </w:div>
    <w:div w:id="1969503470">
      <w:bodyDiv w:val="1"/>
      <w:marLeft w:val="0"/>
      <w:marRight w:val="0"/>
      <w:marTop w:val="0"/>
      <w:marBottom w:val="0"/>
      <w:divBdr>
        <w:top w:val="none" w:sz="0" w:space="0" w:color="auto"/>
        <w:left w:val="none" w:sz="0" w:space="0" w:color="auto"/>
        <w:bottom w:val="none" w:sz="0" w:space="0" w:color="auto"/>
        <w:right w:val="none" w:sz="0" w:space="0" w:color="auto"/>
      </w:divBdr>
    </w:div>
    <w:div w:id="1971207684">
      <w:bodyDiv w:val="1"/>
      <w:marLeft w:val="0"/>
      <w:marRight w:val="0"/>
      <w:marTop w:val="0"/>
      <w:marBottom w:val="0"/>
      <w:divBdr>
        <w:top w:val="none" w:sz="0" w:space="0" w:color="auto"/>
        <w:left w:val="none" w:sz="0" w:space="0" w:color="auto"/>
        <w:bottom w:val="none" w:sz="0" w:space="0" w:color="auto"/>
        <w:right w:val="none" w:sz="0" w:space="0" w:color="auto"/>
      </w:divBdr>
    </w:div>
    <w:div w:id="1971398649">
      <w:bodyDiv w:val="1"/>
      <w:marLeft w:val="0"/>
      <w:marRight w:val="0"/>
      <w:marTop w:val="0"/>
      <w:marBottom w:val="0"/>
      <w:divBdr>
        <w:top w:val="none" w:sz="0" w:space="0" w:color="auto"/>
        <w:left w:val="none" w:sz="0" w:space="0" w:color="auto"/>
        <w:bottom w:val="none" w:sz="0" w:space="0" w:color="auto"/>
        <w:right w:val="none" w:sz="0" w:space="0" w:color="auto"/>
      </w:divBdr>
    </w:div>
    <w:div w:id="1972635020">
      <w:bodyDiv w:val="1"/>
      <w:marLeft w:val="0"/>
      <w:marRight w:val="0"/>
      <w:marTop w:val="0"/>
      <w:marBottom w:val="0"/>
      <w:divBdr>
        <w:top w:val="none" w:sz="0" w:space="0" w:color="auto"/>
        <w:left w:val="none" w:sz="0" w:space="0" w:color="auto"/>
        <w:bottom w:val="none" w:sz="0" w:space="0" w:color="auto"/>
        <w:right w:val="none" w:sz="0" w:space="0" w:color="auto"/>
      </w:divBdr>
      <w:divsChild>
        <w:div w:id="28997472">
          <w:marLeft w:val="480"/>
          <w:marRight w:val="0"/>
          <w:marTop w:val="0"/>
          <w:marBottom w:val="0"/>
          <w:divBdr>
            <w:top w:val="none" w:sz="0" w:space="0" w:color="auto"/>
            <w:left w:val="none" w:sz="0" w:space="0" w:color="auto"/>
            <w:bottom w:val="none" w:sz="0" w:space="0" w:color="auto"/>
            <w:right w:val="none" w:sz="0" w:space="0" w:color="auto"/>
          </w:divBdr>
        </w:div>
        <w:div w:id="110981250">
          <w:marLeft w:val="480"/>
          <w:marRight w:val="0"/>
          <w:marTop w:val="0"/>
          <w:marBottom w:val="0"/>
          <w:divBdr>
            <w:top w:val="none" w:sz="0" w:space="0" w:color="auto"/>
            <w:left w:val="none" w:sz="0" w:space="0" w:color="auto"/>
            <w:bottom w:val="none" w:sz="0" w:space="0" w:color="auto"/>
            <w:right w:val="none" w:sz="0" w:space="0" w:color="auto"/>
          </w:divBdr>
        </w:div>
        <w:div w:id="121772330">
          <w:marLeft w:val="480"/>
          <w:marRight w:val="0"/>
          <w:marTop w:val="0"/>
          <w:marBottom w:val="0"/>
          <w:divBdr>
            <w:top w:val="none" w:sz="0" w:space="0" w:color="auto"/>
            <w:left w:val="none" w:sz="0" w:space="0" w:color="auto"/>
            <w:bottom w:val="none" w:sz="0" w:space="0" w:color="auto"/>
            <w:right w:val="none" w:sz="0" w:space="0" w:color="auto"/>
          </w:divBdr>
        </w:div>
        <w:div w:id="221989714">
          <w:marLeft w:val="480"/>
          <w:marRight w:val="0"/>
          <w:marTop w:val="0"/>
          <w:marBottom w:val="0"/>
          <w:divBdr>
            <w:top w:val="none" w:sz="0" w:space="0" w:color="auto"/>
            <w:left w:val="none" w:sz="0" w:space="0" w:color="auto"/>
            <w:bottom w:val="none" w:sz="0" w:space="0" w:color="auto"/>
            <w:right w:val="none" w:sz="0" w:space="0" w:color="auto"/>
          </w:divBdr>
        </w:div>
        <w:div w:id="264851643">
          <w:marLeft w:val="480"/>
          <w:marRight w:val="0"/>
          <w:marTop w:val="0"/>
          <w:marBottom w:val="0"/>
          <w:divBdr>
            <w:top w:val="none" w:sz="0" w:space="0" w:color="auto"/>
            <w:left w:val="none" w:sz="0" w:space="0" w:color="auto"/>
            <w:bottom w:val="none" w:sz="0" w:space="0" w:color="auto"/>
            <w:right w:val="none" w:sz="0" w:space="0" w:color="auto"/>
          </w:divBdr>
        </w:div>
        <w:div w:id="280233081">
          <w:marLeft w:val="480"/>
          <w:marRight w:val="0"/>
          <w:marTop w:val="0"/>
          <w:marBottom w:val="0"/>
          <w:divBdr>
            <w:top w:val="none" w:sz="0" w:space="0" w:color="auto"/>
            <w:left w:val="none" w:sz="0" w:space="0" w:color="auto"/>
            <w:bottom w:val="none" w:sz="0" w:space="0" w:color="auto"/>
            <w:right w:val="none" w:sz="0" w:space="0" w:color="auto"/>
          </w:divBdr>
        </w:div>
        <w:div w:id="294334210">
          <w:marLeft w:val="480"/>
          <w:marRight w:val="0"/>
          <w:marTop w:val="0"/>
          <w:marBottom w:val="0"/>
          <w:divBdr>
            <w:top w:val="none" w:sz="0" w:space="0" w:color="auto"/>
            <w:left w:val="none" w:sz="0" w:space="0" w:color="auto"/>
            <w:bottom w:val="none" w:sz="0" w:space="0" w:color="auto"/>
            <w:right w:val="none" w:sz="0" w:space="0" w:color="auto"/>
          </w:divBdr>
        </w:div>
        <w:div w:id="444077491">
          <w:marLeft w:val="480"/>
          <w:marRight w:val="0"/>
          <w:marTop w:val="0"/>
          <w:marBottom w:val="0"/>
          <w:divBdr>
            <w:top w:val="none" w:sz="0" w:space="0" w:color="auto"/>
            <w:left w:val="none" w:sz="0" w:space="0" w:color="auto"/>
            <w:bottom w:val="none" w:sz="0" w:space="0" w:color="auto"/>
            <w:right w:val="none" w:sz="0" w:space="0" w:color="auto"/>
          </w:divBdr>
        </w:div>
        <w:div w:id="645742354">
          <w:marLeft w:val="480"/>
          <w:marRight w:val="0"/>
          <w:marTop w:val="0"/>
          <w:marBottom w:val="0"/>
          <w:divBdr>
            <w:top w:val="none" w:sz="0" w:space="0" w:color="auto"/>
            <w:left w:val="none" w:sz="0" w:space="0" w:color="auto"/>
            <w:bottom w:val="none" w:sz="0" w:space="0" w:color="auto"/>
            <w:right w:val="none" w:sz="0" w:space="0" w:color="auto"/>
          </w:divBdr>
        </w:div>
        <w:div w:id="788280870">
          <w:marLeft w:val="480"/>
          <w:marRight w:val="0"/>
          <w:marTop w:val="0"/>
          <w:marBottom w:val="0"/>
          <w:divBdr>
            <w:top w:val="none" w:sz="0" w:space="0" w:color="auto"/>
            <w:left w:val="none" w:sz="0" w:space="0" w:color="auto"/>
            <w:bottom w:val="none" w:sz="0" w:space="0" w:color="auto"/>
            <w:right w:val="none" w:sz="0" w:space="0" w:color="auto"/>
          </w:divBdr>
        </w:div>
        <w:div w:id="958992622">
          <w:marLeft w:val="480"/>
          <w:marRight w:val="0"/>
          <w:marTop w:val="0"/>
          <w:marBottom w:val="0"/>
          <w:divBdr>
            <w:top w:val="none" w:sz="0" w:space="0" w:color="auto"/>
            <w:left w:val="none" w:sz="0" w:space="0" w:color="auto"/>
            <w:bottom w:val="none" w:sz="0" w:space="0" w:color="auto"/>
            <w:right w:val="none" w:sz="0" w:space="0" w:color="auto"/>
          </w:divBdr>
        </w:div>
        <w:div w:id="965543913">
          <w:marLeft w:val="480"/>
          <w:marRight w:val="0"/>
          <w:marTop w:val="0"/>
          <w:marBottom w:val="0"/>
          <w:divBdr>
            <w:top w:val="none" w:sz="0" w:space="0" w:color="auto"/>
            <w:left w:val="none" w:sz="0" w:space="0" w:color="auto"/>
            <w:bottom w:val="none" w:sz="0" w:space="0" w:color="auto"/>
            <w:right w:val="none" w:sz="0" w:space="0" w:color="auto"/>
          </w:divBdr>
        </w:div>
        <w:div w:id="1049183805">
          <w:marLeft w:val="480"/>
          <w:marRight w:val="0"/>
          <w:marTop w:val="0"/>
          <w:marBottom w:val="0"/>
          <w:divBdr>
            <w:top w:val="none" w:sz="0" w:space="0" w:color="auto"/>
            <w:left w:val="none" w:sz="0" w:space="0" w:color="auto"/>
            <w:bottom w:val="none" w:sz="0" w:space="0" w:color="auto"/>
            <w:right w:val="none" w:sz="0" w:space="0" w:color="auto"/>
          </w:divBdr>
        </w:div>
        <w:div w:id="1055856410">
          <w:marLeft w:val="480"/>
          <w:marRight w:val="0"/>
          <w:marTop w:val="0"/>
          <w:marBottom w:val="0"/>
          <w:divBdr>
            <w:top w:val="none" w:sz="0" w:space="0" w:color="auto"/>
            <w:left w:val="none" w:sz="0" w:space="0" w:color="auto"/>
            <w:bottom w:val="none" w:sz="0" w:space="0" w:color="auto"/>
            <w:right w:val="none" w:sz="0" w:space="0" w:color="auto"/>
          </w:divBdr>
        </w:div>
        <w:div w:id="1091438110">
          <w:marLeft w:val="480"/>
          <w:marRight w:val="0"/>
          <w:marTop w:val="0"/>
          <w:marBottom w:val="0"/>
          <w:divBdr>
            <w:top w:val="none" w:sz="0" w:space="0" w:color="auto"/>
            <w:left w:val="none" w:sz="0" w:space="0" w:color="auto"/>
            <w:bottom w:val="none" w:sz="0" w:space="0" w:color="auto"/>
            <w:right w:val="none" w:sz="0" w:space="0" w:color="auto"/>
          </w:divBdr>
        </w:div>
        <w:div w:id="1121076347">
          <w:marLeft w:val="480"/>
          <w:marRight w:val="0"/>
          <w:marTop w:val="0"/>
          <w:marBottom w:val="0"/>
          <w:divBdr>
            <w:top w:val="none" w:sz="0" w:space="0" w:color="auto"/>
            <w:left w:val="none" w:sz="0" w:space="0" w:color="auto"/>
            <w:bottom w:val="none" w:sz="0" w:space="0" w:color="auto"/>
            <w:right w:val="none" w:sz="0" w:space="0" w:color="auto"/>
          </w:divBdr>
        </w:div>
        <w:div w:id="1139882038">
          <w:marLeft w:val="480"/>
          <w:marRight w:val="0"/>
          <w:marTop w:val="0"/>
          <w:marBottom w:val="0"/>
          <w:divBdr>
            <w:top w:val="none" w:sz="0" w:space="0" w:color="auto"/>
            <w:left w:val="none" w:sz="0" w:space="0" w:color="auto"/>
            <w:bottom w:val="none" w:sz="0" w:space="0" w:color="auto"/>
            <w:right w:val="none" w:sz="0" w:space="0" w:color="auto"/>
          </w:divBdr>
        </w:div>
        <w:div w:id="1141537133">
          <w:marLeft w:val="480"/>
          <w:marRight w:val="0"/>
          <w:marTop w:val="0"/>
          <w:marBottom w:val="0"/>
          <w:divBdr>
            <w:top w:val="none" w:sz="0" w:space="0" w:color="auto"/>
            <w:left w:val="none" w:sz="0" w:space="0" w:color="auto"/>
            <w:bottom w:val="none" w:sz="0" w:space="0" w:color="auto"/>
            <w:right w:val="none" w:sz="0" w:space="0" w:color="auto"/>
          </w:divBdr>
        </w:div>
        <w:div w:id="1195194728">
          <w:marLeft w:val="480"/>
          <w:marRight w:val="0"/>
          <w:marTop w:val="0"/>
          <w:marBottom w:val="0"/>
          <w:divBdr>
            <w:top w:val="none" w:sz="0" w:space="0" w:color="auto"/>
            <w:left w:val="none" w:sz="0" w:space="0" w:color="auto"/>
            <w:bottom w:val="none" w:sz="0" w:space="0" w:color="auto"/>
            <w:right w:val="none" w:sz="0" w:space="0" w:color="auto"/>
          </w:divBdr>
        </w:div>
        <w:div w:id="1209953286">
          <w:marLeft w:val="480"/>
          <w:marRight w:val="0"/>
          <w:marTop w:val="0"/>
          <w:marBottom w:val="0"/>
          <w:divBdr>
            <w:top w:val="none" w:sz="0" w:space="0" w:color="auto"/>
            <w:left w:val="none" w:sz="0" w:space="0" w:color="auto"/>
            <w:bottom w:val="none" w:sz="0" w:space="0" w:color="auto"/>
            <w:right w:val="none" w:sz="0" w:space="0" w:color="auto"/>
          </w:divBdr>
        </w:div>
        <w:div w:id="1278637774">
          <w:marLeft w:val="480"/>
          <w:marRight w:val="0"/>
          <w:marTop w:val="0"/>
          <w:marBottom w:val="0"/>
          <w:divBdr>
            <w:top w:val="none" w:sz="0" w:space="0" w:color="auto"/>
            <w:left w:val="none" w:sz="0" w:space="0" w:color="auto"/>
            <w:bottom w:val="none" w:sz="0" w:space="0" w:color="auto"/>
            <w:right w:val="none" w:sz="0" w:space="0" w:color="auto"/>
          </w:divBdr>
        </w:div>
        <w:div w:id="1400396282">
          <w:marLeft w:val="480"/>
          <w:marRight w:val="0"/>
          <w:marTop w:val="0"/>
          <w:marBottom w:val="0"/>
          <w:divBdr>
            <w:top w:val="none" w:sz="0" w:space="0" w:color="auto"/>
            <w:left w:val="none" w:sz="0" w:space="0" w:color="auto"/>
            <w:bottom w:val="none" w:sz="0" w:space="0" w:color="auto"/>
            <w:right w:val="none" w:sz="0" w:space="0" w:color="auto"/>
          </w:divBdr>
        </w:div>
        <w:div w:id="1423258837">
          <w:marLeft w:val="480"/>
          <w:marRight w:val="0"/>
          <w:marTop w:val="0"/>
          <w:marBottom w:val="0"/>
          <w:divBdr>
            <w:top w:val="none" w:sz="0" w:space="0" w:color="auto"/>
            <w:left w:val="none" w:sz="0" w:space="0" w:color="auto"/>
            <w:bottom w:val="none" w:sz="0" w:space="0" w:color="auto"/>
            <w:right w:val="none" w:sz="0" w:space="0" w:color="auto"/>
          </w:divBdr>
        </w:div>
        <w:div w:id="1457328512">
          <w:marLeft w:val="480"/>
          <w:marRight w:val="0"/>
          <w:marTop w:val="0"/>
          <w:marBottom w:val="0"/>
          <w:divBdr>
            <w:top w:val="none" w:sz="0" w:space="0" w:color="auto"/>
            <w:left w:val="none" w:sz="0" w:space="0" w:color="auto"/>
            <w:bottom w:val="none" w:sz="0" w:space="0" w:color="auto"/>
            <w:right w:val="none" w:sz="0" w:space="0" w:color="auto"/>
          </w:divBdr>
        </w:div>
        <w:div w:id="1477331247">
          <w:marLeft w:val="480"/>
          <w:marRight w:val="0"/>
          <w:marTop w:val="0"/>
          <w:marBottom w:val="0"/>
          <w:divBdr>
            <w:top w:val="none" w:sz="0" w:space="0" w:color="auto"/>
            <w:left w:val="none" w:sz="0" w:space="0" w:color="auto"/>
            <w:bottom w:val="none" w:sz="0" w:space="0" w:color="auto"/>
            <w:right w:val="none" w:sz="0" w:space="0" w:color="auto"/>
          </w:divBdr>
        </w:div>
        <w:div w:id="1528058989">
          <w:marLeft w:val="480"/>
          <w:marRight w:val="0"/>
          <w:marTop w:val="0"/>
          <w:marBottom w:val="0"/>
          <w:divBdr>
            <w:top w:val="none" w:sz="0" w:space="0" w:color="auto"/>
            <w:left w:val="none" w:sz="0" w:space="0" w:color="auto"/>
            <w:bottom w:val="none" w:sz="0" w:space="0" w:color="auto"/>
            <w:right w:val="none" w:sz="0" w:space="0" w:color="auto"/>
          </w:divBdr>
        </w:div>
        <w:div w:id="1534070901">
          <w:marLeft w:val="480"/>
          <w:marRight w:val="0"/>
          <w:marTop w:val="0"/>
          <w:marBottom w:val="0"/>
          <w:divBdr>
            <w:top w:val="none" w:sz="0" w:space="0" w:color="auto"/>
            <w:left w:val="none" w:sz="0" w:space="0" w:color="auto"/>
            <w:bottom w:val="none" w:sz="0" w:space="0" w:color="auto"/>
            <w:right w:val="none" w:sz="0" w:space="0" w:color="auto"/>
          </w:divBdr>
        </w:div>
        <w:div w:id="1600718782">
          <w:marLeft w:val="480"/>
          <w:marRight w:val="0"/>
          <w:marTop w:val="0"/>
          <w:marBottom w:val="0"/>
          <w:divBdr>
            <w:top w:val="none" w:sz="0" w:space="0" w:color="auto"/>
            <w:left w:val="none" w:sz="0" w:space="0" w:color="auto"/>
            <w:bottom w:val="none" w:sz="0" w:space="0" w:color="auto"/>
            <w:right w:val="none" w:sz="0" w:space="0" w:color="auto"/>
          </w:divBdr>
        </w:div>
        <w:div w:id="1655141706">
          <w:marLeft w:val="480"/>
          <w:marRight w:val="0"/>
          <w:marTop w:val="0"/>
          <w:marBottom w:val="0"/>
          <w:divBdr>
            <w:top w:val="none" w:sz="0" w:space="0" w:color="auto"/>
            <w:left w:val="none" w:sz="0" w:space="0" w:color="auto"/>
            <w:bottom w:val="none" w:sz="0" w:space="0" w:color="auto"/>
            <w:right w:val="none" w:sz="0" w:space="0" w:color="auto"/>
          </w:divBdr>
        </w:div>
        <w:div w:id="1676103570">
          <w:marLeft w:val="480"/>
          <w:marRight w:val="0"/>
          <w:marTop w:val="0"/>
          <w:marBottom w:val="0"/>
          <w:divBdr>
            <w:top w:val="none" w:sz="0" w:space="0" w:color="auto"/>
            <w:left w:val="none" w:sz="0" w:space="0" w:color="auto"/>
            <w:bottom w:val="none" w:sz="0" w:space="0" w:color="auto"/>
            <w:right w:val="none" w:sz="0" w:space="0" w:color="auto"/>
          </w:divBdr>
        </w:div>
        <w:div w:id="1728606452">
          <w:marLeft w:val="480"/>
          <w:marRight w:val="0"/>
          <w:marTop w:val="0"/>
          <w:marBottom w:val="0"/>
          <w:divBdr>
            <w:top w:val="none" w:sz="0" w:space="0" w:color="auto"/>
            <w:left w:val="none" w:sz="0" w:space="0" w:color="auto"/>
            <w:bottom w:val="none" w:sz="0" w:space="0" w:color="auto"/>
            <w:right w:val="none" w:sz="0" w:space="0" w:color="auto"/>
          </w:divBdr>
        </w:div>
        <w:div w:id="1788887745">
          <w:marLeft w:val="480"/>
          <w:marRight w:val="0"/>
          <w:marTop w:val="0"/>
          <w:marBottom w:val="0"/>
          <w:divBdr>
            <w:top w:val="none" w:sz="0" w:space="0" w:color="auto"/>
            <w:left w:val="none" w:sz="0" w:space="0" w:color="auto"/>
            <w:bottom w:val="none" w:sz="0" w:space="0" w:color="auto"/>
            <w:right w:val="none" w:sz="0" w:space="0" w:color="auto"/>
          </w:divBdr>
        </w:div>
        <w:div w:id="1838301645">
          <w:marLeft w:val="480"/>
          <w:marRight w:val="0"/>
          <w:marTop w:val="0"/>
          <w:marBottom w:val="0"/>
          <w:divBdr>
            <w:top w:val="none" w:sz="0" w:space="0" w:color="auto"/>
            <w:left w:val="none" w:sz="0" w:space="0" w:color="auto"/>
            <w:bottom w:val="none" w:sz="0" w:space="0" w:color="auto"/>
            <w:right w:val="none" w:sz="0" w:space="0" w:color="auto"/>
          </w:divBdr>
        </w:div>
        <w:div w:id="1860468314">
          <w:marLeft w:val="480"/>
          <w:marRight w:val="0"/>
          <w:marTop w:val="0"/>
          <w:marBottom w:val="0"/>
          <w:divBdr>
            <w:top w:val="none" w:sz="0" w:space="0" w:color="auto"/>
            <w:left w:val="none" w:sz="0" w:space="0" w:color="auto"/>
            <w:bottom w:val="none" w:sz="0" w:space="0" w:color="auto"/>
            <w:right w:val="none" w:sz="0" w:space="0" w:color="auto"/>
          </w:divBdr>
        </w:div>
        <w:div w:id="1918589560">
          <w:marLeft w:val="480"/>
          <w:marRight w:val="0"/>
          <w:marTop w:val="0"/>
          <w:marBottom w:val="0"/>
          <w:divBdr>
            <w:top w:val="none" w:sz="0" w:space="0" w:color="auto"/>
            <w:left w:val="none" w:sz="0" w:space="0" w:color="auto"/>
            <w:bottom w:val="none" w:sz="0" w:space="0" w:color="auto"/>
            <w:right w:val="none" w:sz="0" w:space="0" w:color="auto"/>
          </w:divBdr>
        </w:div>
        <w:div w:id="2108307534">
          <w:marLeft w:val="480"/>
          <w:marRight w:val="0"/>
          <w:marTop w:val="0"/>
          <w:marBottom w:val="0"/>
          <w:divBdr>
            <w:top w:val="none" w:sz="0" w:space="0" w:color="auto"/>
            <w:left w:val="none" w:sz="0" w:space="0" w:color="auto"/>
            <w:bottom w:val="none" w:sz="0" w:space="0" w:color="auto"/>
            <w:right w:val="none" w:sz="0" w:space="0" w:color="auto"/>
          </w:divBdr>
        </w:div>
      </w:divsChild>
    </w:div>
    <w:div w:id="1978879711">
      <w:bodyDiv w:val="1"/>
      <w:marLeft w:val="0"/>
      <w:marRight w:val="0"/>
      <w:marTop w:val="0"/>
      <w:marBottom w:val="0"/>
      <w:divBdr>
        <w:top w:val="none" w:sz="0" w:space="0" w:color="auto"/>
        <w:left w:val="none" w:sz="0" w:space="0" w:color="auto"/>
        <w:bottom w:val="none" w:sz="0" w:space="0" w:color="auto"/>
        <w:right w:val="none" w:sz="0" w:space="0" w:color="auto"/>
      </w:divBdr>
      <w:divsChild>
        <w:div w:id="108478977">
          <w:marLeft w:val="480"/>
          <w:marRight w:val="0"/>
          <w:marTop w:val="0"/>
          <w:marBottom w:val="0"/>
          <w:divBdr>
            <w:top w:val="none" w:sz="0" w:space="0" w:color="auto"/>
            <w:left w:val="none" w:sz="0" w:space="0" w:color="auto"/>
            <w:bottom w:val="none" w:sz="0" w:space="0" w:color="auto"/>
            <w:right w:val="none" w:sz="0" w:space="0" w:color="auto"/>
          </w:divBdr>
        </w:div>
        <w:div w:id="125318081">
          <w:marLeft w:val="480"/>
          <w:marRight w:val="0"/>
          <w:marTop w:val="0"/>
          <w:marBottom w:val="0"/>
          <w:divBdr>
            <w:top w:val="none" w:sz="0" w:space="0" w:color="auto"/>
            <w:left w:val="none" w:sz="0" w:space="0" w:color="auto"/>
            <w:bottom w:val="none" w:sz="0" w:space="0" w:color="auto"/>
            <w:right w:val="none" w:sz="0" w:space="0" w:color="auto"/>
          </w:divBdr>
        </w:div>
        <w:div w:id="158544010">
          <w:marLeft w:val="480"/>
          <w:marRight w:val="0"/>
          <w:marTop w:val="0"/>
          <w:marBottom w:val="0"/>
          <w:divBdr>
            <w:top w:val="none" w:sz="0" w:space="0" w:color="auto"/>
            <w:left w:val="none" w:sz="0" w:space="0" w:color="auto"/>
            <w:bottom w:val="none" w:sz="0" w:space="0" w:color="auto"/>
            <w:right w:val="none" w:sz="0" w:space="0" w:color="auto"/>
          </w:divBdr>
        </w:div>
        <w:div w:id="203711854">
          <w:marLeft w:val="480"/>
          <w:marRight w:val="0"/>
          <w:marTop w:val="0"/>
          <w:marBottom w:val="0"/>
          <w:divBdr>
            <w:top w:val="none" w:sz="0" w:space="0" w:color="auto"/>
            <w:left w:val="none" w:sz="0" w:space="0" w:color="auto"/>
            <w:bottom w:val="none" w:sz="0" w:space="0" w:color="auto"/>
            <w:right w:val="none" w:sz="0" w:space="0" w:color="auto"/>
          </w:divBdr>
        </w:div>
        <w:div w:id="238563911">
          <w:marLeft w:val="480"/>
          <w:marRight w:val="0"/>
          <w:marTop w:val="0"/>
          <w:marBottom w:val="0"/>
          <w:divBdr>
            <w:top w:val="none" w:sz="0" w:space="0" w:color="auto"/>
            <w:left w:val="none" w:sz="0" w:space="0" w:color="auto"/>
            <w:bottom w:val="none" w:sz="0" w:space="0" w:color="auto"/>
            <w:right w:val="none" w:sz="0" w:space="0" w:color="auto"/>
          </w:divBdr>
        </w:div>
        <w:div w:id="250509277">
          <w:marLeft w:val="480"/>
          <w:marRight w:val="0"/>
          <w:marTop w:val="0"/>
          <w:marBottom w:val="0"/>
          <w:divBdr>
            <w:top w:val="none" w:sz="0" w:space="0" w:color="auto"/>
            <w:left w:val="none" w:sz="0" w:space="0" w:color="auto"/>
            <w:bottom w:val="none" w:sz="0" w:space="0" w:color="auto"/>
            <w:right w:val="none" w:sz="0" w:space="0" w:color="auto"/>
          </w:divBdr>
        </w:div>
        <w:div w:id="268903073">
          <w:marLeft w:val="480"/>
          <w:marRight w:val="0"/>
          <w:marTop w:val="0"/>
          <w:marBottom w:val="0"/>
          <w:divBdr>
            <w:top w:val="none" w:sz="0" w:space="0" w:color="auto"/>
            <w:left w:val="none" w:sz="0" w:space="0" w:color="auto"/>
            <w:bottom w:val="none" w:sz="0" w:space="0" w:color="auto"/>
            <w:right w:val="none" w:sz="0" w:space="0" w:color="auto"/>
          </w:divBdr>
        </w:div>
        <w:div w:id="270476727">
          <w:marLeft w:val="480"/>
          <w:marRight w:val="0"/>
          <w:marTop w:val="0"/>
          <w:marBottom w:val="0"/>
          <w:divBdr>
            <w:top w:val="none" w:sz="0" w:space="0" w:color="auto"/>
            <w:left w:val="none" w:sz="0" w:space="0" w:color="auto"/>
            <w:bottom w:val="none" w:sz="0" w:space="0" w:color="auto"/>
            <w:right w:val="none" w:sz="0" w:space="0" w:color="auto"/>
          </w:divBdr>
        </w:div>
        <w:div w:id="300232882">
          <w:marLeft w:val="480"/>
          <w:marRight w:val="0"/>
          <w:marTop w:val="0"/>
          <w:marBottom w:val="0"/>
          <w:divBdr>
            <w:top w:val="none" w:sz="0" w:space="0" w:color="auto"/>
            <w:left w:val="none" w:sz="0" w:space="0" w:color="auto"/>
            <w:bottom w:val="none" w:sz="0" w:space="0" w:color="auto"/>
            <w:right w:val="none" w:sz="0" w:space="0" w:color="auto"/>
          </w:divBdr>
        </w:div>
        <w:div w:id="310445008">
          <w:marLeft w:val="480"/>
          <w:marRight w:val="0"/>
          <w:marTop w:val="0"/>
          <w:marBottom w:val="0"/>
          <w:divBdr>
            <w:top w:val="none" w:sz="0" w:space="0" w:color="auto"/>
            <w:left w:val="none" w:sz="0" w:space="0" w:color="auto"/>
            <w:bottom w:val="none" w:sz="0" w:space="0" w:color="auto"/>
            <w:right w:val="none" w:sz="0" w:space="0" w:color="auto"/>
          </w:divBdr>
        </w:div>
        <w:div w:id="313485198">
          <w:marLeft w:val="480"/>
          <w:marRight w:val="0"/>
          <w:marTop w:val="0"/>
          <w:marBottom w:val="0"/>
          <w:divBdr>
            <w:top w:val="none" w:sz="0" w:space="0" w:color="auto"/>
            <w:left w:val="none" w:sz="0" w:space="0" w:color="auto"/>
            <w:bottom w:val="none" w:sz="0" w:space="0" w:color="auto"/>
            <w:right w:val="none" w:sz="0" w:space="0" w:color="auto"/>
          </w:divBdr>
        </w:div>
        <w:div w:id="335692984">
          <w:marLeft w:val="480"/>
          <w:marRight w:val="0"/>
          <w:marTop w:val="0"/>
          <w:marBottom w:val="0"/>
          <w:divBdr>
            <w:top w:val="none" w:sz="0" w:space="0" w:color="auto"/>
            <w:left w:val="none" w:sz="0" w:space="0" w:color="auto"/>
            <w:bottom w:val="none" w:sz="0" w:space="0" w:color="auto"/>
            <w:right w:val="none" w:sz="0" w:space="0" w:color="auto"/>
          </w:divBdr>
        </w:div>
        <w:div w:id="496649384">
          <w:marLeft w:val="480"/>
          <w:marRight w:val="0"/>
          <w:marTop w:val="0"/>
          <w:marBottom w:val="0"/>
          <w:divBdr>
            <w:top w:val="none" w:sz="0" w:space="0" w:color="auto"/>
            <w:left w:val="none" w:sz="0" w:space="0" w:color="auto"/>
            <w:bottom w:val="none" w:sz="0" w:space="0" w:color="auto"/>
            <w:right w:val="none" w:sz="0" w:space="0" w:color="auto"/>
          </w:divBdr>
        </w:div>
        <w:div w:id="617293477">
          <w:marLeft w:val="480"/>
          <w:marRight w:val="0"/>
          <w:marTop w:val="0"/>
          <w:marBottom w:val="0"/>
          <w:divBdr>
            <w:top w:val="none" w:sz="0" w:space="0" w:color="auto"/>
            <w:left w:val="none" w:sz="0" w:space="0" w:color="auto"/>
            <w:bottom w:val="none" w:sz="0" w:space="0" w:color="auto"/>
            <w:right w:val="none" w:sz="0" w:space="0" w:color="auto"/>
          </w:divBdr>
        </w:div>
        <w:div w:id="757872347">
          <w:marLeft w:val="480"/>
          <w:marRight w:val="0"/>
          <w:marTop w:val="0"/>
          <w:marBottom w:val="0"/>
          <w:divBdr>
            <w:top w:val="none" w:sz="0" w:space="0" w:color="auto"/>
            <w:left w:val="none" w:sz="0" w:space="0" w:color="auto"/>
            <w:bottom w:val="none" w:sz="0" w:space="0" w:color="auto"/>
            <w:right w:val="none" w:sz="0" w:space="0" w:color="auto"/>
          </w:divBdr>
        </w:div>
        <w:div w:id="769084365">
          <w:marLeft w:val="480"/>
          <w:marRight w:val="0"/>
          <w:marTop w:val="0"/>
          <w:marBottom w:val="0"/>
          <w:divBdr>
            <w:top w:val="none" w:sz="0" w:space="0" w:color="auto"/>
            <w:left w:val="none" w:sz="0" w:space="0" w:color="auto"/>
            <w:bottom w:val="none" w:sz="0" w:space="0" w:color="auto"/>
            <w:right w:val="none" w:sz="0" w:space="0" w:color="auto"/>
          </w:divBdr>
        </w:div>
        <w:div w:id="778568902">
          <w:marLeft w:val="480"/>
          <w:marRight w:val="0"/>
          <w:marTop w:val="0"/>
          <w:marBottom w:val="0"/>
          <w:divBdr>
            <w:top w:val="none" w:sz="0" w:space="0" w:color="auto"/>
            <w:left w:val="none" w:sz="0" w:space="0" w:color="auto"/>
            <w:bottom w:val="none" w:sz="0" w:space="0" w:color="auto"/>
            <w:right w:val="none" w:sz="0" w:space="0" w:color="auto"/>
          </w:divBdr>
        </w:div>
        <w:div w:id="881673993">
          <w:marLeft w:val="480"/>
          <w:marRight w:val="0"/>
          <w:marTop w:val="0"/>
          <w:marBottom w:val="0"/>
          <w:divBdr>
            <w:top w:val="none" w:sz="0" w:space="0" w:color="auto"/>
            <w:left w:val="none" w:sz="0" w:space="0" w:color="auto"/>
            <w:bottom w:val="none" w:sz="0" w:space="0" w:color="auto"/>
            <w:right w:val="none" w:sz="0" w:space="0" w:color="auto"/>
          </w:divBdr>
        </w:div>
        <w:div w:id="928538377">
          <w:marLeft w:val="480"/>
          <w:marRight w:val="0"/>
          <w:marTop w:val="0"/>
          <w:marBottom w:val="0"/>
          <w:divBdr>
            <w:top w:val="none" w:sz="0" w:space="0" w:color="auto"/>
            <w:left w:val="none" w:sz="0" w:space="0" w:color="auto"/>
            <w:bottom w:val="none" w:sz="0" w:space="0" w:color="auto"/>
            <w:right w:val="none" w:sz="0" w:space="0" w:color="auto"/>
          </w:divBdr>
        </w:div>
        <w:div w:id="1028484054">
          <w:marLeft w:val="480"/>
          <w:marRight w:val="0"/>
          <w:marTop w:val="0"/>
          <w:marBottom w:val="0"/>
          <w:divBdr>
            <w:top w:val="none" w:sz="0" w:space="0" w:color="auto"/>
            <w:left w:val="none" w:sz="0" w:space="0" w:color="auto"/>
            <w:bottom w:val="none" w:sz="0" w:space="0" w:color="auto"/>
            <w:right w:val="none" w:sz="0" w:space="0" w:color="auto"/>
          </w:divBdr>
        </w:div>
        <w:div w:id="1038511812">
          <w:marLeft w:val="480"/>
          <w:marRight w:val="0"/>
          <w:marTop w:val="0"/>
          <w:marBottom w:val="0"/>
          <w:divBdr>
            <w:top w:val="none" w:sz="0" w:space="0" w:color="auto"/>
            <w:left w:val="none" w:sz="0" w:space="0" w:color="auto"/>
            <w:bottom w:val="none" w:sz="0" w:space="0" w:color="auto"/>
            <w:right w:val="none" w:sz="0" w:space="0" w:color="auto"/>
          </w:divBdr>
        </w:div>
        <w:div w:id="1101073793">
          <w:marLeft w:val="480"/>
          <w:marRight w:val="0"/>
          <w:marTop w:val="0"/>
          <w:marBottom w:val="0"/>
          <w:divBdr>
            <w:top w:val="none" w:sz="0" w:space="0" w:color="auto"/>
            <w:left w:val="none" w:sz="0" w:space="0" w:color="auto"/>
            <w:bottom w:val="none" w:sz="0" w:space="0" w:color="auto"/>
            <w:right w:val="none" w:sz="0" w:space="0" w:color="auto"/>
          </w:divBdr>
        </w:div>
        <w:div w:id="1134375633">
          <w:marLeft w:val="480"/>
          <w:marRight w:val="0"/>
          <w:marTop w:val="0"/>
          <w:marBottom w:val="0"/>
          <w:divBdr>
            <w:top w:val="none" w:sz="0" w:space="0" w:color="auto"/>
            <w:left w:val="none" w:sz="0" w:space="0" w:color="auto"/>
            <w:bottom w:val="none" w:sz="0" w:space="0" w:color="auto"/>
            <w:right w:val="none" w:sz="0" w:space="0" w:color="auto"/>
          </w:divBdr>
        </w:div>
        <w:div w:id="1150056335">
          <w:marLeft w:val="480"/>
          <w:marRight w:val="0"/>
          <w:marTop w:val="0"/>
          <w:marBottom w:val="0"/>
          <w:divBdr>
            <w:top w:val="none" w:sz="0" w:space="0" w:color="auto"/>
            <w:left w:val="none" w:sz="0" w:space="0" w:color="auto"/>
            <w:bottom w:val="none" w:sz="0" w:space="0" w:color="auto"/>
            <w:right w:val="none" w:sz="0" w:space="0" w:color="auto"/>
          </w:divBdr>
        </w:div>
        <w:div w:id="1152722406">
          <w:marLeft w:val="480"/>
          <w:marRight w:val="0"/>
          <w:marTop w:val="0"/>
          <w:marBottom w:val="0"/>
          <w:divBdr>
            <w:top w:val="none" w:sz="0" w:space="0" w:color="auto"/>
            <w:left w:val="none" w:sz="0" w:space="0" w:color="auto"/>
            <w:bottom w:val="none" w:sz="0" w:space="0" w:color="auto"/>
            <w:right w:val="none" w:sz="0" w:space="0" w:color="auto"/>
          </w:divBdr>
        </w:div>
        <w:div w:id="1165170712">
          <w:marLeft w:val="480"/>
          <w:marRight w:val="0"/>
          <w:marTop w:val="0"/>
          <w:marBottom w:val="0"/>
          <w:divBdr>
            <w:top w:val="none" w:sz="0" w:space="0" w:color="auto"/>
            <w:left w:val="none" w:sz="0" w:space="0" w:color="auto"/>
            <w:bottom w:val="none" w:sz="0" w:space="0" w:color="auto"/>
            <w:right w:val="none" w:sz="0" w:space="0" w:color="auto"/>
          </w:divBdr>
        </w:div>
        <w:div w:id="1166364994">
          <w:marLeft w:val="480"/>
          <w:marRight w:val="0"/>
          <w:marTop w:val="0"/>
          <w:marBottom w:val="0"/>
          <w:divBdr>
            <w:top w:val="none" w:sz="0" w:space="0" w:color="auto"/>
            <w:left w:val="none" w:sz="0" w:space="0" w:color="auto"/>
            <w:bottom w:val="none" w:sz="0" w:space="0" w:color="auto"/>
            <w:right w:val="none" w:sz="0" w:space="0" w:color="auto"/>
          </w:divBdr>
        </w:div>
        <w:div w:id="1214926760">
          <w:marLeft w:val="480"/>
          <w:marRight w:val="0"/>
          <w:marTop w:val="0"/>
          <w:marBottom w:val="0"/>
          <w:divBdr>
            <w:top w:val="none" w:sz="0" w:space="0" w:color="auto"/>
            <w:left w:val="none" w:sz="0" w:space="0" w:color="auto"/>
            <w:bottom w:val="none" w:sz="0" w:space="0" w:color="auto"/>
            <w:right w:val="none" w:sz="0" w:space="0" w:color="auto"/>
          </w:divBdr>
        </w:div>
        <w:div w:id="1264730186">
          <w:marLeft w:val="480"/>
          <w:marRight w:val="0"/>
          <w:marTop w:val="0"/>
          <w:marBottom w:val="0"/>
          <w:divBdr>
            <w:top w:val="none" w:sz="0" w:space="0" w:color="auto"/>
            <w:left w:val="none" w:sz="0" w:space="0" w:color="auto"/>
            <w:bottom w:val="none" w:sz="0" w:space="0" w:color="auto"/>
            <w:right w:val="none" w:sz="0" w:space="0" w:color="auto"/>
          </w:divBdr>
        </w:div>
        <w:div w:id="1307977857">
          <w:marLeft w:val="480"/>
          <w:marRight w:val="0"/>
          <w:marTop w:val="0"/>
          <w:marBottom w:val="0"/>
          <w:divBdr>
            <w:top w:val="none" w:sz="0" w:space="0" w:color="auto"/>
            <w:left w:val="none" w:sz="0" w:space="0" w:color="auto"/>
            <w:bottom w:val="none" w:sz="0" w:space="0" w:color="auto"/>
            <w:right w:val="none" w:sz="0" w:space="0" w:color="auto"/>
          </w:divBdr>
        </w:div>
        <w:div w:id="1312560120">
          <w:marLeft w:val="480"/>
          <w:marRight w:val="0"/>
          <w:marTop w:val="0"/>
          <w:marBottom w:val="0"/>
          <w:divBdr>
            <w:top w:val="none" w:sz="0" w:space="0" w:color="auto"/>
            <w:left w:val="none" w:sz="0" w:space="0" w:color="auto"/>
            <w:bottom w:val="none" w:sz="0" w:space="0" w:color="auto"/>
            <w:right w:val="none" w:sz="0" w:space="0" w:color="auto"/>
          </w:divBdr>
        </w:div>
        <w:div w:id="1315060937">
          <w:marLeft w:val="480"/>
          <w:marRight w:val="0"/>
          <w:marTop w:val="0"/>
          <w:marBottom w:val="0"/>
          <w:divBdr>
            <w:top w:val="none" w:sz="0" w:space="0" w:color="auto"/>
            <w:left w:val="none" w:sz="0" w:space="0" w:color="auto"/>
            <w:bottom w:val="none" w:sz="0" w:space="0" w:color="auto"/>
            <w:right w:val="none" w:sz="0" w:space="0" w:color="auto"/>
          </w:divBdr>
        </w:div>
        <w:div w:id="1627731768">
          <w:marLeft w:val="480"/>
          <w:marRight w:val="0"/>
          <w:marTop w:val="0"/>
          <w:marBottom w:val="0"/>
          <w:divBdr>
            <w:top w:val="none" w:sz="0" w:space="0" w:color="auto"/>
            <w:left w:val="none" w:sz="0" w:space="0" w:color="auto"/>
            <w:bottom w:val="none" w:sz="0" w:space="0" w:color="auto"/>
            <w:right w:val="none" w:sz="0" w:space="0" w:color="auto"/>
          </w:divBdr>
        </w:div>
        <w:div w:id="1641305711">
          <w:marLeft w:val="480"/>
          <w:marRight w:val="0"/>
          <w:marTop w:val="0"/>
          <w:marBottom w:val="0"/>
          <w:divBdr>
            <w:top w:val="none" w:sz="0" w:space="0" w:color="auto"/>
            <w:left w:val="none" w:sz="0" w:space="0" w:color="auto"/>
            <w:bottom w:val="none" w:sz="0" w:space="0" w:color="auto"/>
            <w:right w:val="none" w:sz="0" w:space="0" w:color="auto"/>
          </w:divBdr>
        </w:div>
        <w:div w:id="1772162569">
          <w:marLeft w:val="480"/>
          <w:marRight w:val="0"/>
          <w:marTop w:val="0"/>
          <w:marBottom w:val="0"/>
          <w:divBdr>
            <w:top w:val="none" w:sz="0" w:space="0" w:color="auto"/>
            <w:left w:val="none" w:sz="0" w:space="0" w:color="auto"/>
            <w:bottom w:val="none" w:sz="0" w:space="0" w:color="auto"/>
            <w:right w:val="none" w:sz="0" w:space="0" w:color="auto"/>
          </w:divBdr>
        </w:div>
        <w:div w:id="1842499992">
          <w:marLeft w:val="480"/>
          <w:marRight w:val="0"/>
          <w:marTop w:val="0"/>
          <w:marBottom w:val="0"/>
          <w:divBdr>
            <w:top w:val="none" w:sz="0" w:space="0" w:color="auto"/>
            <w:left w:val="none" w:sz="0" w:space="0" w:color="auto"/>
            <w:bottom w:val="none" w:sz="0" w:space="0" w:color="auto"/>
            <w:right w:val="none" w:sz="0" w:space="0" w:color="auto"/>
          </w:divBdr>
        </w:div>
        <w:div w:id="1847207458">
          <w:marLeft w:val="480"/>
          <w:marRight w:val="0"/>
          <w:marTop w:val="0"/>
          <w:marBottom w:val="0"/>
          <w:divBdr>
            <w:top w:val="none" w:sz="0" w:space="0" w:color="auto"/>
            <w:left w:val="none" w:sz="0" w:space="0" w:color="auto"/>
            <w:bottom w:val="none" w:sz="0" w:space="0" w:color="auto"/>
            <w:right w:val="none" w:sz="0" w:space="0" w:color="auto"/>
          </w:divBdr>
        </w:div>
        <w:div w:id="1888561927">
          <w:marLeft w:val="480"/>
          <w:marRight w:val="0"/>
          <w:marTop w:val="0"/>
          <w:marBottom w:val="0"/>
          <w:divBdr>
            <w:top w:val="none" w:sz="0" w:space="0" w:color="auto"/>
            <w:left w:val="none" w:sz="0" w:space="0" w:color="auto"/>
            <w:bottom w:val="none" w:sz="0" w:space="0" w:color="auto"/>
            <w:right w:val="none" w:sz="0" w:space="0" w:color="auto"/>
          </w:divBdr>
        </w:div>
        <w:div w:id="1900550947">
          <w:marLeft w:val="480"/>
          <w:marRight w:val="0"/>
          <w:marTop w:val="0"/>
          <w:marBottom w:val="0"/>
          <w:divBdr>
            <w:top w:val="none" w:sz="0" w:space="0" w:color="auto"/>
            <w:left w:val="none" w:sz="0" w:space="0" w:color="auto"/>
            <w:bottom w:val="none" w:sz="0" w:space="0" w:color="auto"/>
            <w:right w:val="none" w:sz="0" w:space="0" w:color="auto"/>
          </w:divBdr>
        </w:div>
        <w:div w:id="1922181657">
          <w:marLeft w:val="480"/>
          <w:marRight w:val="0"/>
          <w:marTop w:val="0"/>
          <w:marBottom w:val="0"/>
          <w:divBdr>
            <w:top w:val="none" w:sz="0" w:space="0" w:color="auto"/>
            <w:left w:val="none" w:sz="0" w:space="0" w:color="auto"/>
            <w:bottom w:val="none" w:sz="0" w:space="0" w:color="auto"/>
            <w:right w:val="none" w:sz="0" w:space="0" w:color="auto"/>
          </w:divBdr>
        </w:div>
        <w:div w:id="1937858100">
          <w:marLeft w:val="480"/>
          <w:marRight w:val="0"/>
          <w:marTop w:val="0"/>
          <w:marBottom w:val="0"/>
          <w:divBdr>
            <w:top w:val="none" w:sz="0" w:space="0" w:color="auto"/>
            <w:left w:val="none" w:sz="0" w:space="0" w:color="auto"/>
            <w:bottom w:val="none" w:sz="0" w:space="0" w:color="auto"/>
            <w:right w:val="none" w:sz="0" w:space="0" w:color="auto"/>
          </w:divBdr>
        </w:div>
        <w:div w:id="1941795215">
          <w:marLeft w:val="480"/>
          <w:marRight w:val="0"/>
          <w:marTop w:val="0"/>
          <w:marBottom w:val="0"/>
          <w:divBdr>
            <w:top w:val="none" w:sz="0" w:space="0" w:color="auto"/>
            <w:left w:val="none" w:sz="0" w:space="0" w:color="auto"/>
            <w:bottom w:val="none" w:sz="0" w:space="0" w:color="auto"/>
            <w:right w:val="none" w:sz="0" w:space="0" w:color="auto"/>
          </w:divBdr>
        </w:div>
        <w:div w:id="1947155421">
          <w:marLeft w:val="480"/>
          <w:marRight w:val="0"/>
          <w:marTop w:val="0"/>
          <w:marBottom w:val="0"/>
          <w:divBdr>
            <w:top w:val="none" w:sz="0" w:space="0" w:color="auto"/>
            <w:left w:val="none" w:sz="0" w:space="0" w:color="auto"/>
            <w:bottom w:val="none" w:sz="0" w:space="0" w:color="auto"/>
            <w:right w:val="none" w:sz="0" w:space="0" w:color="auto"/>
          </w:divBdr>
        </w:div>
        <w:div w:id="2004620804">
          <w:marLeft w:val="480"/>
          <w:marRight w:val="0"/>
          <w:marTop w:val="0"/>
          <w:marBottom w:val="0"/>
          <w:divBdr>
            <w:top w:val="none" w:sz="0" w:space="0" w:color="auto"/>
            <w:left w:val="none" w:sz="0" w:space="0" w:color="auto"/>
            <w:bottom w:val="none" w:sz="0" w:space="0" w:color="auto"/>
            <w:right w:val="none" w:sz="0" w:space="0" w:color="auto"/>
          </w:divBdr>
        </w:div>
        <w:div w:id="2032875896">
          <w:marLeft w:val="480"/>
          <w:marRight w:val="0"/>
          <w:marTop w:val="0"/>
          <w:marBottom w:val="0"/>
          <w:divBdr>
            <w:top w:val="none" w:sz="0" w:space="0" w:color="auto"/>
            <w:left w:val="none" w:sz="0" w:space="0" w:color="auto"/>
            <w:bottom w:val="none" w:sz="0" w:space="0" w:color="auto"/>
            <w:right w:val="none" w:sz="0" w:space="0" w:color="auto"/>
          </w:divBdr>
        </w:div>
        <w:div w:id="2056729402">
          <w:marLeft w:val="480"/>
          <w:marRight w:val="0"/>
          <w:marTop w:val="0"/>
          <w:marBottom w:val="0"/>
          <w:divBdr>
            <w:top w:val="none" w:sz="0" w:space="0" w:color="auto"/>
            <w:left w:val="none" w:sz="0" w:space="0" w:color="auto"/>
            <w:bottom w:val="none" w:sz="0" w:space="0" w:color="auto"/>
            <w:right w:val="none" w:sz="0" w:space="0" w:color="auto"/>
          </w:divBdr>
        </w:div>
        <w:div w:id="2087681752">
          <w:marLeft w:val="480"/>
          <w:marRight w:val="0"/>
          <w:marTop w:val="0"/>
          <w:marBottom w:val="0"/>
          <w:divBdr>
            <w:top w:val="none" w:sz="0" w:space="0" w:color="auto"/>
            <w:left w:val="none" w:sz="0" w:space="0" w:color="auto"/>
            <w:bottom w:val="none" w:sz="0" w:space="0" w:color="auto"/>
            <w:right w:val="none" w:sz="0" w:space="0" w:color="auto"/>
          </w:divBdr>
        </w:div>
      </w:divsChild>
    </w:div>
    <w:div w:id="1979720195">
      <w:bodyDiv w:val="1"/>
      <w:marLeft w:val="0"/>
      <w:marRight w:val="0"/>
      <w:marTop w:val="0"/>
      <w:marBottom w:val="0"/>
      <w:divBdr>
        <w:top w:val="none" w:sz="0" w:space="0" w:color="auto"/>
        <w:left w:val="none" w:sz="0" w:space="0" w:color="auto"/>
        <w:bottom w:val="none" w:sz="0" w:space="0" w:color="auto"/>
        <w:right w:val="none" w:sz="0" w:space="0" w:color="auto"/>
      </w:divBdr>
    </w:div>
    <w:div w:id="1980498153">
      <w:bodyDiv w:val="1"/>
      <w:marLeft w:val="0"/>
      <w:marRight w:val="0"/>
      <w:marTop w:val="0"/>
      <w:marBottom w:val="0"/>
      <w:divBdr>
        <w:top w:val="none" w:sz="0" w:space="0" w:color="auto"/>
        <w:left w:val="none" w:sz="0" w:space="0" w:color="auto"/>
        <w:bottom w:val="none" w:sz="0" w:space="0" w:color="auto"/>
        <w:right w:val="none" w:sz="0" w:space="0" w:color="auto"/>
      </w:divBdr>
    </w:div>
    <w:div w:id="1984700013">
      <w:bodyDiv w:val="1"/>
      <w:marLeft w:val="0"/>
      <w:marRight w:val="0"/>
      <w:marTop w:val="0"/>
      <w:marBottom w:val="0"/>
      <w:divBdr>
        <w:top w:val="none" w:sz="0" w:space="0" w:color="auto"/>
        <w:left w:val="none" w:sz="0" w:space="0" w:color="auto"/>
        <w:bottom w:val="none" w:sz="0" w:space="0" w:color="auto"/>
        <w:right w:val="none" w:sz="0" w:space="0" w:color="auto"/>
      </w:divBdr>
    </w:div>
    <w:div w:id="1989237977">
      <w:bodyDiv w:val="1"/>
      <w:marLeft w:val="0"/>
      <w:marRight w:val="0"/>
      <w:marTop w:val="0"/>
      <w:marBottom w:val="0"/>
      <w:divBdr>
        <w:top w:val="none" w:sz="0" w:space="0" w:color="auto"/>
        <w:left w:val="none" w:sz="0" w:space="0" w:color="auto"/>
        <w:bottom w:val="none" w:sz="0" w:space="0" w:color="auto"/>
        <w:right w:val="none" w:sz="0" w:space="0" w:color="auto"/>
      </w:divBdr>
    </w:div>
    <w:div w:id="1990741342">
      <w:bodyDiv w:val="1"/>
      <w:marLeft w:val="0"/>
      <w:marRight w:val="0"/>
      <w:marTop w:val="0"/>
      <w:marBottom w:val="0"/>
      <w:divBdr>
        <w:top w:val="none" w:sz="0" w:space="0" w:color="auto"/>
        <w:left w:val="none" w:sz="0" w:space="0" w:color="auto"/>
        <w:bottom w:val="none" w:sz="0" w:space="0" w:color="auto"/>
        <w:right w:val="none" w:sz="0" w:space="0" w:color="auto"/>
      </w:divBdr>
    </w:div>
    <w:div w:id="1991326249">
      <w:bodyDiv w:val="1"/>
      <w:marLeft w:val="0"/>
      <w:marRight w:val="0"/>
      <w:marTop w:val="0"/>
      <w:marBottom w:val="0"/>
      <w:divBdr>
        <w:top w:val="none" w:sz="0" w:space="0" w:color="auto"/>
        <w:left w:val="none" w:sz="0" w:space="0" w:color="auto"/>
        <w:bottom w:val="none" w:sz="0" w:space="0" w:color="auto"/>
        <w:right w:val="none" w:sz="0" w:space="0" w:color="auto"/>
      </w:divBdr>
    </w:div>
    <w:div w:id="1994135412">
      <w:bodyDiv w:val="1"/>
      <w:marLeft w:val="0"/>
      <w:marRight w:val="0"/>
      <w:marTop w:val="0"/>
      <w:marBottom w:val="0"/>
      <w:divBdr>
        <w:top w:val="none" w:sz="0" w:space="0" w:color="auto"/>
        <w:left w:val="none" w:sz="0" w:space="0" w:color="auto"/>
        <w:bottom w:val="none" w:sz="0" w:space="0" w:color="auto"/>
        <w:right w:val="none" w:sz="0" w:space="0" w:color="auto"/>
      </w:divBdr>
    </w:div>
    <w:div w:id="1995721711">
      <w:bodyDiv w:val="1"/>
      <w:marLeft w:val="0"/>
      <w:marRight w:val="0"/>
      <w:marTop w:val="0"/>
      <w:marBottom w:val="0"/>
      <w:divBdr>
        <w:top w:val="none" w:sz="0" w:space="0" w:color="auto"/>
        <w:left w:val="none" w:sz="0" w:space="0" w:color="auto"/>
        <w:bottom w:val="none" w:sz="0" w:space="0" w:color="auto"/>
        <w:right w:val="none" w:sz="0" w:space="0" w:color="auto"/>
      </w:divBdr>
    </w:div>
    <w:div w:id="1998604890">
      <w:bodyDiv w:val="1"/>
      <w:marLeft w:val="0"/>
      <w:marRight w:val="0"/>
      <w:marTop w:val="0"/>
      <w:marBottom w:val="0"/>
      <w:divBdr>
        <w:top w:val="none" w:sz="0" w:space="0" w:color="auto"/>
        <w:left w:val="none" w:sz="0" w:space="0" w:color="auto"/>
        <w:bottom w:val="none" w:sz="0" w:space="0" w:color="auto"/>
        <w:right w:val="none" w:sz="0" w:space="0" w:color="auto"/>
      </w:divBdr>
    </w:div>
    <w:div w:id="1999766043">
      <w:bodyDiv w:val="1"/>
      <w:marLeft w:val="0"/>
      <w:marRight w:val="0"/>
      <w:marTop w:val="0"/>
      <w:marBottom w:val="0"/>
      <w:divBdr>
        <w:top w:val="none" w:sz="0" w:space="0" w:color="auto"/>
        <w:left w:val="none" w:sz="0" w:space="0" w:color="auto"/>
        <w:bottom w:val="none" w:sz="0" w:space="0" w:color="auto"/>
        <w:right w:val="none" w:sz="0" w:space="0" w:color="auto"/>
      </w:divBdr>
    </w:div>
    <w:div w:id="2001033243">
      <w:bodyDiv w:val="1"/>
      <w:marLeft w:val="0"/>
      <w:marRight w:val="0"/>
      <w:marTop w:val="0"/>
      <w:marBottom w:val="0"/>
      <w:divBdr>
        <w:top w:val="none" w:sz="0" w:space="0" w:color="auto"/>
        <w:left w:val="none" w:sz="0" w:space="0" w:color="auto"/>
        <w:bottom w:val="none" w:sz="0" w:space="0" w:color="auto"/>
        <w:right w:val="none" w:sz="0" w:space="0" w:color="auto"/>
      </w:divBdr>
    </w:div>
    <w:div w:id="2008943682">
      <w:bodyDiv w:val="1"/>
      <w:marLeft w:val="0"/>
      <w:marRight w:val="0"/>
      <w:marTop w:val="0"/>
      <w:marBottom w:val="0"/>
      <w:divBdr>
        <w:top w:val="none" w:sz="0" w:space="0" w:color="auto"/>
        <w:left w:val="none" w:sz="0" w:space="0" w:color="auto"/>
        <w:bottom w:val="none" w:sz="0" w:space="0" w:color="auto"/>
        <w:right w:val="none" w:sz="0" w:space="0" w:color="auto"/>
      </w:divBdr>
    </w:div>
    <w:div w:id="2008944015">
      <w:bodyDiv w:val="1"/>
      <w:marLeft w:val="0"/>
      <w:marRight w:val="0"/>
      <w:marTop w:val="0"/>
      <w:marBottom w:val="0"/>
      <w:divBdr>
        <w:top w:val="none" w:sz="0" w:space="0" w:color="auto"/>
        <w:left w:val="none" w:sz="0" w:space="0" w:color="auto"/>
        <w:bottom w:val="none" w:sz="0" w:space="0" w:color="auto"/>
        <w:right w:val="none" w:sz="0" w:space="0" w:color="auto"/>
      </w:divBdr>
      <w:divsChild>
        <w:div w:id="8600936">
          <w:marLeft w:val="480"/>
          <w:marRight w:val="0"/>
          <w:marTop w:val="0"/>
          <w:marBottom w:val="0"/>
          <w:divBdr>
            <w:top w:val="none" w:sz="0" w:space="0" w:color="auto"/>
            <w:left w:val="none" w:sz="0" w:space="0" w:color="auto"/>
            <w:bottom w:val="none" w:sz="0" w:space="0" w:color="auto"/>
            <w:right w:val="none" w:sz="0" w:space="0" w:color="auto"/>
          </w:divBdr>
        </w:div>
        <w:div w:id="85881563">
          <w:marLeft w:val="480"/>
          <w:marRight w:val="0"/>
          <w:marTop w:val="0"/>
          <w:marBottom w:val="0"/>
          <w:divBdr>
            <w:top w:val="none" w:sz="0" w:space="0" w:color="auto"/>
            <w:left w:val="none" w:sz="0" w:space="0" w:color="auto"/>
            <w:bottom w:val="none" w:sz="0" w:space="0" w:color="auto"/>
            <w:right w:val="none" w:sz="0" w:space="0" w:color="auto"/>
          </w:divBdr>
        </w:div>
        <w:div w:id="133372201">
          <w:marLeft w:val="480"/>
          <w:marRight w:val="0"/>
          <w:marTop w:val="0"/>
          <w:marBottom w:val="0"/>
          <w:divBdr>
            <w:top w:val="none" w:sz="0" w:space="0" w:color="auto"/>
            <w:left w:val="none" w:sz="0" w:space="0" w:color="auto"/>
            <w:bottom w:val="none" w:sz="0" w:space="0" w:color="auto"/>
            <w:right w:val="none" w:sz="0" w:space="0" w:color="auto"/>
          </w:divBdr>
        </w:div>
        <w:div w:id="138156142">
          <w:marLeft w:val="480"/>
          <w:marRight w:val="0"/>
          <w:marTop w:val="0"/>
          <w:marBottom w:val="0"/>
          <w:divBdr>
            <w:top w:val="none" w:sz="0" w:space="0" w:color="auto"/>
            <w:left w:val="none" w:sz="0" w:space="0" w:color="auto"/>
            <w:bottom w:val="none" w:sz="0" w:space="0" w:color="auto"/>
            <w:right w:val="none" w:sz="0" w:space="0" w:color="auto"/>
          </w:divBdr>
        </w:div>
        <w:div w:id="258803368">
          <w:marLeft w:val="480"/>
          <w:marRight w:val="0"/>
          <w:marTop w:val="0"/>
          <w:marBottom w:val="0"/>
          <w:divBdr>
            <w:top w:val="none" w:sz="0" w:space="0" w:color="auto"/>
            <w:left w:val="none" w:sz="0" w:space="0" w:color="auto"/>
            <w:bottom w:val="none" w:sz="0" w:space="0" w:color="auto"/>
            <w:right w:val="none" w:sz="0" w:space="0" w:color="auto"/>
          </w:divBdr>
        </w:div>
        <w:div w:id="388964801">
          <w:marLeft w:val="480"/>
          <w:marRight w:val="0"/>
          <w:marTop w:val="0"/>
          <w:marBottom w:val="0"/>
          <w:divBdr>
            <w:top w:val="none" w:sz="0" w:space="0" w:color="auto"/>
            <w:left w:val="none" w:sz="0" w:space="0" w:color="auto"/>
            <w:bottom w:val="none" w:sz="0" w:space="0" w:color="auto"/>
            <w:right w:val="none" w:sz="0" w:space="0" w:color="auto"/>
          </w:divBdr>
        </w:div>
        <w:div w:id="503473680">
          <w:marLeft w:val="480"/>
          <w:marRight w:val="0"/>
          <w:marTop w:val="0"/>
          <w:marBottom w:val="0"/>
          <w:divBdr>
            <w:top w:val="none" w:sz="0" w:space="0" w:color="auto"/>
            <w:left w:val="none" w:sz="0" w:space="0" w:color="auto"/>
            <w:bottom w:val="none" w:sz="0" w:space="0" w:color="auto"/>
            <w:right w:val="none" w:sz="0" w:space="0" w:color="auto"/>
          </w:divBdr>
        </w:div>
        <w:div w:id="1047215638">
          <w:marLeft w:val="480"/>
          <w:marRight w:val="0"/>
          <w:marTop w:val="0"/>
          <w:marBottom w:val="0"/>
          <w:divBdr>
            <w:top w:val="none" w:sz="0" w:space="0" w:color="auto"/>
            <w:left w:val="none" w:sz="0" w:space="0" w:color="auto"/>
            <w:bottom w:val="none" w:sz="0" w:space="0" w:color="auto"/>
            <w:right w:val="none" w:sz="0" w:space="0" w:color="auto"/>
          </w:divBdr>
        </w:div>
        <w:div w:id="1092435695">
          <w:marLeft w:val="480"/>
          <w:marRight w:val="0"/>
          <w:marTop w:val="0"/>
          <w:marBottom w:val="0"/>
          <w:divBdr>
            <w:top w:val="none" w:sz="0" w:space="0" w:color="auto"/>
            <w:left w:val="none" w:sz="0" w:space="0" w:color="auto"/>
            <w:bottom w:val="none" w:sz="0" w:space="0" w:color="auto"/>
            <w:right w:val="none" w:sz="0" w:space="0" w:color="auto"/>
          </w:divBdr>
        </w:div>
        <w:div w:id="1262565190">
          <w:marLeft w:val="480"/>
          <w:marRight w:val="0"/>
          <w:marTop w:val="0"/>
          <w:marBottom w:val="0"/>
          <w:divBdr>
            <w:top w:val="none" w:sz="0" w:space="0" w:color="auto"/>
            <w:left w:val="none" w:sz="0" w:space="0" w:color="auto"/>
            <w:bottom w:val="none" w:sz="0" w:space="0" w:color="auto"/>
            <w:right w:val="none" w:sz="0" w:space="0" w:color="auto"/>
          </w:divBdr>
        </w:div>
        <w:div w:id="1294948390">
          <w:marLeft w:val="480"/>
          <w:marRight w:val="0"/>
          <w:marTop w:val="0"/>
          <w:marBottom w:val="0"/>
          <w:divBdr>
            <w:top w:val="none" w:sz="0" w:space="0" w:color="auto"/>
            <w:left w:val="none" w:sz="0" w:space="0" w:color="auto"/>
            <w:bottom w:val="none" w:sz="0" w:space="0" w:color="auto"/>
            <w:right w:val="none" w:sz="0" w:space="0" w:color="auto"/>
          </w:divBdr>
        </w:div>
        <w:div w:id="1299991406">
          <w:marLeft w:val="480"/>
          <w:marRight w:val="0"/>
          <w:marTop w:val="0"/>
          <w:marBottom w:val="0"/>
          <w:divBdr>
            <w:top w:val="none" w:sz="0" w:space="0" w:color="auto"/>
            <w:left w:val="none" w:sz="0" w:space="0" w:color="auto"/>
            <w:bottom w:val="none" w:sz="0" w:space="0" w:color="auto"/>
            <w:right w:val="none" w:sz="0" w:space="0" w:color="auto"/>
          </w:divBdr>
        </w:div>
        <w:div w:id="1310750755">
          <w:marLeft w:val="480"/>
          <w:marRight w:val="0"/>
          <w:marTop w:val="0"/>
          <w:marBottom w:val="0"/>
          <w:divBdr>
            <w:top w:val="none" w:sz="0" w:space="0" w:color="auto"/>
            <w:left w:val="none" w:sz="0" w:space="0" w:color="auto"/>
            <w:bottom w:val="none" w:sz="0" w:space="0" w:color="auto"/>
            <w:right w:val="none" w:sz="0" w:space="0" w:color="auto"/>
          </w:divBdr>
        </w:div>
        <w:div w:id="1442069592">
          <w:marLeft w:val="480"/>
          <w:marRight w:val="0"/>
          <w:marTop w:val="0"/>
          <w:marBottom w:val="0"/>
          <w:divBdr>
            <w:top w:val="none" w:sz="0" w:space="0" w:color="auto"/>
            <w:left w:val="none" w:sz="0" w:space="0" w:color="auto"/>
            <w:bottom w:val="none" w:sz="0" w:space="0" w:color="auto"/>
            <w:right w:val="none" w:sz="0" w:space="0" w:color="auto"/>
          </w:divBdr>
        </w:div>
        <w:div w:id="1470054245">
          <w:marLeft w:val="480"/>
          <w:marRight w:val="0"/>
          <w:marTop w:val="0"/>
          <w:marBottom w:val="0"/>
          <w:divBdr>
            <w:top w:val="none" w:sz="0" w:space="0" w:color="auto"/>
            <w:left w:val="none" w:sz="0" w:space="0" w:color="auto"/>
            <w:bottom w:val="none" w:sz="0" w:space="0" w:color="auto"/>
            <w:right w:val="none" w:sz="0" w:space="0" w:color="auto"/>
          </w:divBdr>
        </w:div>
        <w:div w:id="1526560087">
          <w:marLeft w:val="480"/>
          <w:marRight w:val="0"/>
          <w:marTop w:val="0"/>
          <w:marBottom w:val="0"/>
          <w:divBdr>
            <w:top w:val="none" w:sz="0" w:space="0" w:color="auto"/>
            <w:left w:val="none" w:sz="0" w:space="0" w:color="auto"/>
            <w:bottom w:val="none" w:sz="0" w:space="0" w:color="auto"/>
            <w:right w:val="none" w:sz="0" w:space="0" w:color="auto"/>
          </w:divBdr>
        </w:div>
        <w:div w:id="1688486740">
          <w:marLeft w:val="480"/>
          <w:marRight w:val="0"/>
          <w:marTop w:val="0"/>
          <w:marBottom w:val="0"/>
          <w:divBdr>
            <w:top w:val="none" w:sz="0" w:space="0" w:color="auto"/>
            <w:left w:val="none" w:sz="0" w:space="0" w:color="auto"/>
            <w:bottom w:val="none" w:sz="0" w:space="0" w:color="auto"/>
            <w:right w:val="none" w:sz="0" w:space="0" w:color="auto"/>
          </w:divBdr>
        </w:div>
        <w:div w:id="1876038993">
          <w:marLeft w:val="480"/>
          <w:marRight w:val="0"/>
          <w:marTop w:val="0"/>
          <w:marBottom w:val="0"/>
          <w:divBdr>
            <w:top w:val="none" w:sz="0" w:space="0" w:color="auto"/>
            <w:left w:val="none" w:sz="0" w:space="0" w:color="auto"/>
            <w:bottom w:val="none" w:sz="0" w:space="0" w:color="auto"/>
            <w:right w:val="none" w:sz="0" w:space="0" w:color="auto"/>
          </w:divBdr>
        </w:div>
        <w:div w:id="1899127581">
          <w:marLeft w:val="480"/>
          <w:marRight w:val="0"/>
          <w:marTop w:val="0"/>
          <w:marBottom w:val="0"/>
          <w:divBdr>
            <w:top w:val="none" w:sz="0" w:space="0" w:color="auto"/>
            <w:left w:val="none" w:sz="0" w:space="0" w:color="auto"/>
            <w:bottom w:val="none" w:sz="0" w:space="0" w:color="auto"/>
            <w:right w:val="none" w:sz="0" w:space="0" w:color="auto"/>
          </w:divBdr>
        </w:div>
        <w:div w:id="2060276190">
          <w:marLeft w:val="480"/>
          <w:marRight w:val="0"/>
          <w:marTop w:val="0"/>
          <w:marBottom w:val="0"/>
          <w:divBdr>
            <w:top w:val="none" w:sz="0" w:space="0" w:color="auto"/>
            <w:left w:val="none" w:sz="0" w:space="0" w:color="auto"/>
            <w:bottom w:val="none" w:sz="0" w:space="0" w:color="auto"/>
            <w:right w:val="none" w:sz="0" w:space="0" w:color="auto"/>
          </w:divBdr>
        </w:div>
      </w:divsChild>
    </w:div>
    <w:div w:id="2009869227">
      <w:bodyDiv w:val="1"/>
      <w:marLeft w:val="0"/>
      <w:marRight w:val="0"/>
      <w:marTop w:val="0"/>
      <w:marBottom w:val="0"/>
      <w:divBdr>
        <w:top w:val="none" w:sz="0" w:space="0" w:color="auto"/>
        <w:left w:val="none" w:sz="0" w:space="0" w:color="auto"/>
        <w:bottom w:val="none" w:sz="0" w:space="0" w:color="auto"/>
        <w:right w:val="none" w:sz="0" w:space="0" w:color="auto"/>
      </w:divBdr>
      <w:divsChild>
        <w:div w:id="26879335">
          <w:marLeft w:val="480"/>
          <w:marRight w:val="0"/>
          <w:marTop w:val="0"/>
          <w:marBottom w:val="0"/>
          <w:divBdr>
            <w:top w:val="none" w:sz="0" w:space="0" w:color="auto"/>
            <w:left w:val="none" w:sz="0" w:space="0" w:color="auto"/>
            <w:bottom w:val="none" w:sz="0" w:space="0" w:color="auto"/>
            <w:right w:val="none" w:sz="0" w:space="0" w:color="auto"/>
          </w:divBdr>
        </w:div>
        <w:div w:id="48844371">
          <w:marLeft w:val="480"/>
          <w:marRight w:val="0"/>
          <w:marTop w:val="0"/>
          <w:marBottom w:val="0"/>
          <w:divBdr>
            <w:top w:val="none" w:sz="0" w:space="0" w:color="auto"/>
            <w:left w:val="none" w:sz="0" w:space="0" w:color="auto"/>
            <w:bottom w:val="none" w:sz="0" w:space="0" w:color="auto"/>
            <w:right w:val="none" w:sz="0" w:space="0" w:color="auto"/>
          </w:divBdr>
        </w:div>
        <w:div w:id="106237123">
          <w:marLeft w:val="480"/>
          <w:marRight w:val="0"/>
          <w:marTop w:val="0"/>
          <w:marBottom w:val="0"/>
          <w:divBdr>
            <w:top w:val="none" w:sz="0" w:space="0" w:color="auto"/>
            <w:left w:val="none" w:sz="0" w:space="0" w:color="auto"/>
            <w:bottom w:val="none" w:sz="0" w:space="0" w:color="auto"/>
            <w:right w:val="none" w:sz="0" w:space="0" w:color="auto"/>
          </w:divBdr>
        </w:div>
        <w:div w:id="147677201">
          <w:marLeft w:val="480"/>
          <w:marRight w:val="0"/>
          <w:marTop w:val="0"/>
          <w:marBottom w:val="0"/>
          <w:divBdr>
            <w:top w:val="none" w:sz="0" w:space="0" w:color="auto"/>
            <w:left w:val="none" w:sz="0" w:space="0" w:color="auto"/>
            <w:bottom w:val="none" w:sz="0" w:space="0" w:color="auto"/>
            <w:right w:val="none" w:sz="0" w:space="0" w:color="auto"/>
          </w:divBdr>
        </w:div>
        <w:div w:id="169952478">
          <w:marLeft w:val="480"/>
          <w:marRight w:val="0"/>
          <w:marTop w:val="0"/>
          <w:marBottom w:val="0"/>
          <w:divBdr>
            <w:top w:val="none" w:sz="0" w:space="0" w:color="auto"/>
            <w:left w:val="none" w:sz="0" w:space="0" w:color="auto"/>
            <w:bottom w:val="none" w:sz="0" w:space="0" w:color="auto"/>
            <w:right w:val="none" w:sz="0" w:space="0" w:color="auto"/>
          </w:divBdr>
        </w:div>
        <w:div w:id="197788169">
          <w:marLeft w:val="480"/>
          <w:marRight w:val="0"/>
          <w:marTop w:val="0"/>
          <w:marBottom w:val="0"/>
          <w:divBdr>
            <w:top w:val="none" w:sz="0" w:space="0" w:color="auto"/>
            <w:left w:val="none" w:sz="0" w:space="0" w:color="auto"/>
            <w:bottom w:val="none" w:sz="0" w:space="0" w:color="auto"/>
            <w:right w:val="none" w:sz="0" w:space="0" w:color="auto"/>
          </w:divBdr>
        </w:div>
        <w:div w:id="207227050">
          <w:marLeft w:val="480"/>
          <w:marRight w:val="0"/>
          <w:marTop w:val="0"/>
          <w:marBottom w:val="0"/>
          <w:divBdr>
            <w:top w:val="none" w:sz="0" w:space="0" w:color="auto"/>
            <w:left w:val="none" w:sz="0" w:space="0" w:color="auto"/>
            <w:bottom w:val="none" w:sz="0" w:space="0" w:color="auto"/>
            <w:right w:val="none" w:sz="0" w:space="0" w:color="auto"/>
          </w:divBdr>
        </w:div>
        <w:div w:id="318115051">
          <w:marLeft w:val="480"/>
          <w:marRight w:val="0"/>
          <w:marTop w:val="0"/>
          <w:marBottom w:val="0"/>
          <w:divBdr>
            <w:top w:val="none" w:sz="0" w:space="0" w:color="auto"/>
            <w:left w:val="none" w:sz="0" w:space="0" w:color="auto"/>
            <w:bottom w:val="none" w:sz="0" w:space="0" w:color="auto"/>
            <w:right w:val="none" w:sz="0" w:space="0" w:color="auto"/>
          </w:divBdr>
        </w:div>
        <w:div w:id="419527684">
          <w:marLeft w:val="480"/>
          <w:marRight w:val="0"/>
          <w:marTop w:val="0"/>
          <w:marBottom w:val="0"/>
          <w:divBdr>
            <w:top w:val="none" w:sz="0" w:space="0" w:color="auto"/>
            <w:left w:val="none" w:sz="0" w:space="0" w:color="auto"/>
            <w:bottom w:val="none" w:sz="0" w:space="0" w:color="auto"/>
            <w:right w:val="none" w:sz="0" w:space="0" w:color="auto"/>
          </w:divBdr>
        </w:div>
        <w:div w:id="441536473">
          <w:marLeft w:val="480"/>
          <w:marRight w:val="0"/>
          <w:marTop w:val="0"/>
          <w:marBottom w:val="0"/>
          <w:divBdr>
            <w:top w:val="none" w:sz="0" w:space="0" w:color="auto"/>
            <w:left w:val="none" w:sz="0" w:space="0" w:color="auto"/>
            <w:bottom w:val="none" w:sz="0" w:space="0" w:color="auto"/>
            <w:right w:val="none" w:sz="0" w:space="0" w:color="auto"/>
          </w:divBdr>
        </w:div>
        <w:div w:id="579605479">
          <w:marLeft w:val="480"/>
          <w:marRight w:val="0"/>
          <w:marTop w:val="0"/>
          <w:marBottom w:val="0"/>
          <w:divBdr>
            <w:top w:val="none" w:sz="0" w:space="0" w:color="auto"/>
            <w:left w:val="none" w:sz="0" w:space="0" w:color="auto"/>
            <w:bottom w:val="none" w:sz="0" w:space="0" w:color="auto"/>
            <w:right w:val="none" w:sz="0" w:space="0" w:color="auto"/>
          </w:divBdr>
        </w:div>
        <w:div w:id="628318712">
          <w:marLeft w:val="480"/>
          <w:marRight w:val="0"/>
          <w:marTop w:val="0"/>
          <w:marBottom w:val="0"/>
          <w:divBdr>
            <w:top w:val="none" w:sz="0" w:space="0" w:color="auto"/>
            <w:left w:val="none" w:sz="0" w:space="0" w:color="auto"/>
            <w:bottom w:val="none" w:sz="0" w:space="0" w:color="auto"/>
            <w:right w:val="none" w:sz="0" w:space="0" w:color="auto"/>
          </w:divBdr>
        </w:div>
        <w:div w:id="630751172">
          <w:marLeft w:val="480"/>
          <w:marRight w:val="0"/>
          <w:marTop w:val="0"/>
          <w:marBottom w:val="0"/>
          <w:divBdr>
            <w:top w:val="none" w:sz="0" w:space="0" w:color="auto"/>
            <w:left w:val="none" w:sz="0" w:space="0" w:color="auto"/>
            <w:bottom w:val="none" w:sz="0" w:space="0" w:color="auto"/>
            <w:right w:val="none" w:sz="0" w:space="0" w:color="auto"/>
          </w:divBdr>
        </w:div>
        <w:div w:id="640311288">
          <w:marLeft w:val="480"/>
          <w:marRight w:val="0"/>
          <w:marTop w:val="0"/>
          <w:marBottom w:val="0"/>
          <w:divBdr>
            <w:top w:val="none" w:sz="0" w:space="0" w:color="auto"/>
            <w:left w:val="none" w:sz="0" w:space="0" w:color="auto"/>
            <w:bottom w:val="none" w:sz="0" w:space="0" w:color="auto"/>
            <w:right w:val="none" w:sz="0" w:space="0" w:color="auto"/>
          </w:divBdr>
        </w:div>
        <w:div w:id="735976133">
          <w:marLeft w:val="480"/>
          <w:marRight w:val="0"/>
          <w:marTop w:val="0"/>
          <w:marBottom w:val="0"/>
          <w:divBdr>
            <w:top w:val="none" w:sz="0" w:space="0" w:color="auto"/>
            <w:left w:val="none" w:sz="0" w:space="0" w:color="auto"/>
            <w:bottom w:val="none" w:sz="0" w:space="0" w:color="auto"/>
            <w:right w:val="none" w:sz="0" w:space="0" w:color="auto"/>
          </w:divBdr>
        </w:div>
        <w:div w:id="823156666">
          <w:marLeft w:val="480"/>
          <w:marRight w:val="0"/>
          <w:marTop w:val="0"/>
          <w:marBottom w:val="0"/>
          <w:divBdr>
            <w:top w:val="none" w:sz="0" w:space="0" w:color="auto"/>
            <w:left w:val="none" w:sz="0" w:space="0" w:color="auto"/>
            <w:bottom w:val="none" w:sz="0" w:space="0" w:color="auto"/>
            <w:right w:val="none" w:sz="0" w:space="0" w:color="auto"/>
          </w:divBdr>
        </w:div>
        <w:div w:id="952974602">
          <w:marLeft w:val="480"/>
          <w:marRight w:val="0"/>
          <w:marTop w:val="0"/>
          <w:marBottom w:val="0"/>
          <w:divBdr>
            <w:top w:val="none" w:sz="0" w:space="0" w:color="auto"/>
            <w:left w:val="none" w:sz="0" w:space="0" w:color="auto"/>
            <w:bottom w:val="none" w:sz="0" w:space="0" w:color="auto"/>
            <w:right w:val="none" w:sz="0" w:space="0" w:color="auto"/>
          </w:divBdr>
        </w:div>
        <w:div w:id="1051002763">
          <w:marLeft w:val="480"/>
          <w:marRight w:val="0"/>
          <w:marTop w:val="0"/>
          <w:marBottom w:val="0"/>
          <w:divBdr>
            <w:top w:val="none" w:sz="0" w:space="0" w:color="auto"/>
            <w:left w:val="none" w:sz="0" w:space="0" w:color="auto"/>
            <w:bottom w:val="none" w:sz="0" w:space="0" w:color="auto"/>
            <w:right w:val="none" w:sz="0" w:space="0" w:color="auto"/>
          </w:divBdr>
        </w:div>
        <w:div w:id="1157114337">
          <w:marLeft w:val="480"/>
          <w:marRight w:val="0"/>
          <w:marTop w:val="0"/>
          <w:marBottom w:val="0"/>
          <w:divBdr>
            <w:top w:val="none" w:sz="0" w:space="0" w:color="auto"/>
            <w:left w:val="none" w:sz="0" w:space="0" w:color="auto"/>
            <w:bottom w:val="none" w:sz="0" w:space="0" w:color="auto"/>
            <w:right w:val="none" w:sz="0" w:space="0" w:color="auto"/>
          </w:divBdr>
        </w:div>
        <w:div w:id="1327444118">
          <w:marLeft w:val="480"/>
          <w:marRight w:val="0"/>
          <w:marTop w:val="0"/>
          <w:marBottom w:val="0"/>
          <w:divBdr>
            <w:top w:val="none" w:sz="0" w:space="0" w:color="auto"/>
            <w:left w:val="none" w:sz="0" w:space="0" w:color="auto"/>
            <w:bottom w:val="none" w:sz="0" w:space="0" w:color="auto"/>
            <w:right w:val="none" w:sz="0" w:space="0" w:color="auto"/>
          </w:divBdr>
        </w:div>
        <w:div w:id="1348362144">
          <w:marLeft w:val="480"/>
          <w:marRight w:val="0"/>
          <w:marTop w:val="0"/>
          <w:marBottom w:val="0"/>
          <w:divBdr>
            <w:top w:val="none" w:sz="0" w:space="0" w:color="auto"/>
            <w:left w:val="none" w:sz="0" w:space="0" w:color="auto"/>
            <w:bottom w:val="none" w:sz="0" w:space="0" w:color="auto"/>
            <w:right w:val="none" w:sz="0" w:space="0" w:color="auto"/>
          </w:divBdr>
        </w:div>
        <w:div w:id="1354724779">
          <w:marLeft w:val="480"/>
          <w:marRight w:val="0"/>
          <w:marTop w:val="0"/>
          <w:marBottom w:val="0"/>
          <w:divBdr>
            <w:top w:val="none" w:sz="0" w:space="0" w:color="auto"/>
            <w:left w:val="none" w:sz="0" w:space="0" w:color="auto"/>
            <w:bottom w:val="none" w:sz="0" w:space="0" w:color="auto"/>
            <w:right w:val="none" w:sz="0" w:space="0" w:color="auto"/>
          </w:divBdr>
        </w:div>
        <w:div w:id="1422026858">
          <w:marLeft w:val="480"/>
          <w:marRight w:val="0"/>
          <w:marTop w:val="0"/>
          <w:marBottom w:val="0"/>
          <w:divBdr>
            <w:top w:val="none" w:sz="0" w:space="0" w:color="auto"/>
            <w:left w:val="none" w:sz="0" w:space="0" w:color="auto"/>
            <w:bottom w:val="none" w:sz="0" w:space="0" w:color="auto"/>
            <w:right w:val="none" w:sz="0" w:space="0" w:color="auto"/>
          </w:divBdr>
        </w:div>
        <w:div w:id="1471480373">
          <w:marLeft w:val="480"/>
          <w:marRight w:val="0"/>
          <w:marTop w:val="0"/>
          <w:marBottom w:val="0"/>
          <w:divBdr>
            <w:top w:val="none" w:sz="0" w:space="0" w:color="auto"/>
            <w:left w:val="none" w:sz="0" w:space="0" w:color="auto"/>
            <w:bottom w:val="none" w:sz="0" w:space="0" w:color="auto"/>
            <w:right w:val="none" w:sz="0" w:space="0" w:color="auto"/>
          </w:divBdr>
        </w:div>
        <w:div w:id="1532961050">
          <w:marLeft w:val="480"/>
          <w:marRight w:val="0"/>
          <w:marTop w:val="0"/>
          <w:marBottom w:val="0"/>
          <w:divBdr>
            <w:top w:val="none" w:sz="0" w:space="0" w:color="auto"/>
            <w:left w:val="none" w:sz="0" w:space="0" w:color="auto"/>
            <w:bottom w:val="none" w:sz="0" w:space="0" w:color="auto"/>
            <w:right w:val="none" w:sz="0" w:space="0" w:color="auto"/>
          </w:divBdr>
        </w:div>
        <w:div w:id="1538397633">
          <w:marLeft w:val="480"/>
          <w:marRight w:val="0"/>
          <w:marTop w:val="0"/>
          <w:marBottom w:val="0"/>
          <w:divBdr>
            <w:top w:val="none" w:sz="0" w:space="0" w:color="auto"/>
            <w:left w:val="none" w:sz="0" w:space="0" w:color="auto"/>
            <w:bottom w:val="none" w:sz="0" w:space="0" w:color="auto"/>
            <w:right w:val="none" w:sz="0" w:space="0" w:color="auto"/>
          </w:divBdr>
        </w:div>
        <w:div w:id="1550149834">
          <w:marLeft w:val="480"/>
          <w:marRight w:val="0"/>
          <w:marTop w:val="0"/>
          <w:marBottom w:val="0"/>
          <w:divBdr>
            <w:top w:val="none" w:sz="0" w:space="0" w:color="auto"/>
            <w:left w:val="none" w:sz="0" w:space="0" w:color="auto"/>
            <w:bottom w:val="none" w:sz="0" w:space="0" w:color="auto"/>
            <w:right w:val="none" w:sz="0" w:space="0" w:color="auto"/>
          </w:divBdr>
        </w:div>
        <w:div w:id="1603758172">
          <w:marLeft w:val="480"/>
          <w:marRight w:val="0"/>
          <w:marTop w:val="0"/>
          <w:marBottom w:val="0"/>
          <w:divBdr>
            <w:top w:val="none" w:sz="0" w:space="0" w:color="auto"/>
            <w:left w:val="none" w:sz="0" w:space="0" w:color="auto"/>
            <w:bottom w:val="none" w:sz="0" w:space="0" w:color="auto"/>
            <w:right w:val="none" w:sz="0" w:space="0" w:color="auto"/>
          </w:divBdr>
        </w:div>
        <w:div w:id="1642534099">
          <w:marLeft w:val="480"/>
          <w:marRight w:val="0"/>
          <w:marTop w:val="0"/>
          <w:marBottom w:val="0"/>
          <w:divBdr>
            <w:top w:val="none" w:sz="0" w:space="0" w:color="auto"/>
            <w:left w:val="none" w:sz="0" w:space="0" w:color="auto"/>
            <w:bottom w:val="none" w:sz="0" w:space="0" w:color="auto"/>
            <w:right w:val="none" w:sz="0" w:space="0" w:color="auto"/>
          </w:divBdr>
        </w:div>
        <w:div w:id="1812625696">
          <w:marLeft w:val="480"/>
          <w:marRight w:val="0"/>
          <w:marTop w:val="0"/>
          <w:marBottom w:val="0"/>
          <w:divBdr>
            <w:top w:val="none" w:sz="0" w:space="0" w:color="auto"/>
            <w:left w:val="none" w:sz="0" w:space="0" w:color="auto"/>
            <w:bottom w:val="none" w:sz="0" w:space="0" w:color="auto"/>
            <w:right w:val="none" w:sz="0" w:space="0" w:color="auto"/>
          </w:divBdr>
        </w:div>
        <w:div w:id="1967009391">
          <w:marLeft w:val="480"/>
          <w:marRight w:val="0"/>
          <w:marTop w:val="0"/>
          <w:marBottom w:val="0"/>
          <w:divBdr>
            <w:top w:val="none" w:sz="0" w:space="0" w:color="auto"/>
            <w:left w:val="none" w:sz="0" w:space="0" w:color="auto"/>
            <w:bottom w:val="none" w:sz="0" w:space="0" w:color="auto"/>
            <w:right w:val="none" w:sz="0" w:space="0" w:color="auto"/>
          </w:divBdr>
        </w:div>
        <w:div w:id="1993217118">
          <w:marLeft w:val="480"/>
          <w:marRight w:val="0"/>
          <w:marTop w:val="0"/>
          <w:marBottom w:val="0"/>
          <w:divBdr>
            <w:top w:val="none" w:sz="0" w:space="0" w:color="auto"/>
            <w:left w:val="none" w:sz="0" w:space="0" w:color="auto"/>
            <w:bottom w:val="none" w:sz="0" w:space="0" w:color="auto"/>
            <w:right w:val="none" w:sz="0" w:space="0" w:color="auto"/>
          </w:divBdr>
        </w:div>
        <w:div w:id="2022584055">
          <w:marLeft w:val="480"/>
          <w:marRight w:val="0"/>
          <w:marTop w:val="0"/>
          <w:marBottom w:val="0"/>
          <w:divBdr>
            <w:top w:val="none" w:sz="0" w:space="0" w:color="auto"/>
            <w:left w:val="none" w:sz="0" w:space="0" w:color="auto"/>
            <w:bottom w:val="none" w:sz="0" w:space="0" w:color="auto"/>
            <w:right w:val="none" w:sz="0" w:space="0" w:color="auto"/>
          </w:divBdr>
        </w:div>
        <w:div w:id="2115780474">
          <w:marLeft w:val="480"/>
          <w:marRight w:val="0"/>
          <w:marTop w:val="0"/>
          <w:marBottom w:val="0"/>
          <w:divBdr>
            <w:top w:val="none" w:sz="0" w:space="0" w:color="auto"/>
            <w:left w:val="none" w:sz="0" w:space="0" w:color="auto"/>
            <w:bottom w:val="none" w:sz="0" w:space="0" w:color="auto"/>
            <w:right w:val="none" w:sz="0" w:space="0" w:color="auto"/>
          </w:divBdr>
        </w:div>
        <w:div w:id="2118865549">
          <w:marLeft w:val="480"/>
          <w:marRight w:val="0"/>
          <w:marTop w:val="0"/>
          <w:marBottom w:val="0"/>
          <w:divBdr>
            <w:top w:val="none" w:sz="0" w:space="0" w:color="auto"/>
            <w:left w:val="none" w:sz="0" w:space="0" w:color="auto"/>
            <w:bottom w:val="none" w:sz="0" w:space="0" w:color="auto"/>
            <w:right w:val="none" w:sz="0" w:space="0" w:color="auto"/>
          </w:divBdr>
        </w:div>
      </w:divsChild>
    </w:div>
    <w:div w:id="2013331760">
      <w:bodyDiv w:val="1"/>
      <w:marLeft w:val="0"/>
      <w:marRight w:val="0"/>
      <w:marTop w:val="0"/>
      <w:marBottom w:val="0"/>
      <w:divBdr>
        <w:top w:val="none" w:sz="0" w:space="0" w:color="auto"/>
        <w:left w:val="none" w:sz="0" w:space="0" w:color="auto"/>
        <w:bottom w:val="none" w:sz="0" w:space="0" w:color="auto"/>
        <w:right w:val="none" w:sz="0" w:space="0" w:color="auto"/>
      </w:divBdr>
    </w:div>
    <w:div w:id="2016224406">
      <w:bodyDiv w:val="1"/>
      <w:marLeft w:val="0"/>
      <w:marRight w:val="0"/>
      <w:marTop w:val="0"/>
      <w:marBottom w:val="0"/>
      <w:divBdr>
        <w:top w:val="none" w:sz="0" w:space="0" w:color="auto"/>
        <w:left w:val="none" w:sz="0" w:space="0" w:color="auto"/>
        <w:bottom w:val="none" w:sz="0" w:space="0" w:color="auto"/>
        <w:right w:val="none" w:sz="0" w:space="0" w:color="auto"/>
      </w:divBdr>
    </w:div>
    <w:div w:id="2017415785">
      <w:bodyDiv w:val="1"/>
      <w:marLeft w:val="0"/>
      <w:marRight w:val="0"/>
      <w:marTop w:val="0"/>
      <w:marBottom w:val="0"/>
      <w:divBdr>
        <w:top w:val="none" w:sz="0" w:space="0" w:color="auto"/>
        <w:left w:val="none" w:sz="0" w:space="0" w:color="auto"/>
        <w:bottom w:val="none" w:sz="0" w:space="0" w:color="auto"/>
        <w:right w:val="none" w:sz="0" w:space="0" w:color="auto"/>
      </w:divBdr>
    </w:div>
    <w:div w:id="2021395450">
      <w:bodyDiv w:val="1"/>
      <w:marLeft w:val="0"/>
      <w:marRight w:val="0"/>
      <w:marTop w:val="0"/>
      <w:marBottom w:val="0"/>
      <w:divBdr>
        <w:top w:val="none" w:sz="0" w:space="0" w:color="auto"/>
        <w:left w:val="none" w:sz="0" w:space="0" w:color="auto"/>
        <w:bottom w:val="none" w:sz="0" w:space="0" w:color="auto"/>
        <w:right w:val="none" w:sz="0" w:space="0" w:color="auto"/>
      </w:divBdr>
    </w:div>
    <w:div w:id="2022121895">
      <w:bodyDiv w:val="1"/>
      <w:marLeft w:val="0"/>
      <w:marRight w:val="0"/>
      <w:marTop w:val="0"/>
      <w:marBottom w:val="0"/>
      <w:divBdr>
        <w:top w:val="none" w:sz="0" w:space="0" w:color="auto"/>
        <w:left w:val="none" w:sz="0" w:space="0" w:color="auto"/>
        <w:bottom w:val="none" w:sz="0" w:space="0" w:color="auto"/>
        <w:right w:val="none" w:sz="0" w:space="0" w:color="auto"/>
      </w:divBdr>
    </w:div>
    <w:div w:id="2027098094">
      <w:bodyDiv w:val="1"/>
      <w:marLeft w:val="0"/>
      <w:marRight w:val="0"/>
      <w:marTop w:val="0"/>
      <w:marBottom w:val="0"/>
      <w:divBdr>
        <w:top w:val="none" w:sz="0" w:space="0" w:color="auto"/>
        <w:left w:val="none" w:sz="0" w:space="0" w:color="auto"/>
        <w:bottom w:val="none" w:sz="0" w:space="0" w:color="auto"/>
        <w:right w:val="none" w:sz="0" w:space="0" w:color="auto"/>
      </w:divBdr>
    </w:div>
    <w:div w:id="2027511408">
      <w:bodyDiv w:val="1"/>
      <w:marLeft w:val="0"/>
      <w:marRight w:val="0"/>
      <w:marTop w:val="0"/>
      <w:marBottom w:val="0"/>
      <w:divBdr>
        <w:top w:val="none" w:sz="0" w:space="0" w:color="auto"/>
        <w:left w:val="none" w:sz="0" w:space="0" w:color="auto"/>
        <w:bottom w:val="none" w:sz="0" w:space="0" w:color="auto"/>
        <w:right w:val="none" w:sz="0" w:space="0" w:color="auto"/>
      </w:divBdr>
    </w:div>
    <w:div w:id="2030177793">
      <w:bodyDiv w:val="1"/>
      <w:marLeft w:val="0"/>
      <w:marRight w:val="0"/>
      <w:marTop w:val="0"/>
      <w:marBottom w:val="0"/>
      <w:divBdr>
        <w:top w:val="none" w:sz="0" w:space="0" w:color="auto"/>
        <w:left w:val="none" w:sz="0" w:space="0" w:color="auto"/>
        <w:bottom w:val="none" w:sz="0" w:space="0" w:color="auto"/>
        <w:right w:val="none" w:sz="0" w:space="0" w:color="auto"/>
      </w:divBdr>
    </w:div>
    <w:div w:id="2041977211">
      <w:bodyDiv w:val="1"/>
      <w:marLeft w:val="0"/>
      <w:marRight w:val="0"/>
      <w:marTop w:val="0"/>
      <w:marBottom w:val="0"/>
      <w:divBdr>
        <w:top w:val="none" w:sz="0" w:space="0" w:color="auto"/>
        <w:left w:val="none" w:sz="0" w:space="0" w:color="auto"/>
        <w:bottom w:val="none" w:sz="0" w:space="0" w:color="auto"/>
        <w:right w:val="none" w:sz="0" w:space="0" w:color="auto"/>
      </w:divBdr>
    </w:div>
    <w:div w:id="2042439566">
      <w:bodyDiv w:val="1"/>
      <w:marLeft w:val="0"/>
      <w:marRight w:val="0"/>
      <w:marTop w:val="0"/>
      <w:marBottom w:val="0"/>
      <w:divBdr>
        <w:top w:val="none" w:sz="0" w:space="0" w:color="auto"/>
        <w:left w:val="none" w:sz="0" w:space="0" w:color="auto"/>
        <w:bottom w:val="none" w:sz="0" w:space="0" w:color="auto"/>
        <w:right w:val="none" w:sz="0" w:space="0" w:color="auto"/>
      </w:divBdr>
    </w:div>
    <w:div w:id="2049406463">
      <w:bodyDiv w:val="1"/>
      <w:marLeft w:val="0"/>
      <w:marRight w:val="0"/>
      <w:marTop w:val="0"/>
      <w:marBottom w:val="0"/>
      <w:divBdr>
        <w:top w:val="none" w:sz="0" w:space="0" w:color="auto"/>
        <w:left w:val="none" w:sz="0" w:space="0" w:color="auto"/>
        <w:bottom w:val="none" w:sz="0" w:space="0" w:color="auto"/>
        <w:right w:val="none" w:sz="0" w:space="0" w:color="auto"/>
      </w:divBdr>
    </w:div>
    <w:div w:id="2055735952">
      <w:bodyDiv w:val="1"/>
      <w:marLeft w:val="0"/>
      <w:marRight w:val="0"/>
      <w:marTop w:val="0"/>
      <w:marBottom w:val="0"/>
      <w:divBdr>
        <w:top w:val="none" w:sz="0" w:space="0" w:color="auto"/>
        <w:left w:val="none" w:sz="0" w:space="0" w:color="auto"/>
        <w:bottom w:val="none" w:sz="0" w:space="0" w:color="auto"/>
        <w:right w:val="none" w:sz="0" w:space="0" w:color="auto"/>
      </w:divBdr>
    </w:div>
    <w:div w:id="2056390958">
      <w:bodyDiv w:val="1"/>
      <w:marLeft w:val="0"/>
      <w:marRight w:val="0"/>
      <w:marTop w:val="0"/>
      <w:marBottom w:val="0"/>
      <w:divBdr>
        <w:top w:val="none" w:sz="0" w:space="0" w:color="auto"/>
        <w:left w:val="none" w:sz="0" w:space="0" w:color="auto"/>
        <w:bottom w:val="none" w:sz="0" w:space="0" w:color="auto"/>
        <w:right w:val="none" w:sz="0" w:space="0" w:color="auto"/>
      </w:divBdr>
      <w:divsChild>
        <w:div w:id="46953248">
          <w:marLeft w:val="480"/>
          <w:marRight w:val="0"/>
          <w:marTop w:val="0"/>
          <w:marBottom w:val="0"/>
          <w:divBdr>
            <w:top w:val="none" w:sz="0" w:space="0" w:color="auto"/>
            <w:left w:val="none" w:sz="0" w:space="0" w:color="auto"/>
            <w:bottom w:val="none" w:sz="0" w:space="0" w:color="auto"/>
            <w:right w:val="none" w:sz="0" w:space="0" w:color="auto"/>
          </w:divBdr>
        </w:div>
        <w:div w:id="361790668">
          <w:marLeft w:val="480"/>
          <w:marRight w:val="0"/>
          <w:marTop w:val="0"/>
          <w:marBottom w:val="0"/>
          <w:divBdr>
            <w:top w:val="none" w:sz="0" w:space="0" w:color="auto"/>
            <w:left w:val="none" w:sz="0" w:space="0" w:color="auto"/>
            <w:bottom w:val="none" w:sz="0" w:space="0" w:color="auto"/>
            <w:right w:val="none" w:sz="0" w:space="0" w:color="auto"/>
          </w:divBdr>
        </w:div>
        <w:div w:id="534389929">
          <w:marLeft w:val="480"/>
          <w:marRight w:val="0"/>
          <w:marTop w:val="0"/>
          <w:marBottom w:val="0"/>
          <w:divBdr>
            <w:top w:val="none" w:sz="0" w:space="0" w:color="auto"/>
            <w:left w:val="none" w:sz="0" w:space="0" w:color="auto"/>
            <w:bottom w:val="none" w:sz="0" w:space="0" w:color="auto"/>
            <w:right w:val="none" w:sz="0" w:space="0" w:color="auto"/>
          </w:divBdr>
        </w:div>
        <w:div w:id="810951001">
          <w:marLeft w:val="480"/>
          <w:marRight w:val="0"/>
          <w:marTop w:val="0"/>
          <w:marBottom w:val="0"/>
          <w:divBdr>
            <w:top w:val="none" w:sz="0" w:space="0" w:color="auto"/>
            <w:left w:val="none" w:sz="0" w:space="0" w:color="auto"/>
            <w:bottom w:val="none" w:sz="0" w:space="0" w:color="auto"/>
            <w:right w:val="none" w:sz="0" w:space="0" w:color="auto"/>
          </w:divBdr>
        </w:div>
        <w:div w:id="837042404">
          <w:marLeft w:val="480"/>
          <w:marRight w:val="0"/>
          <w:marTop w:val="0"/>
          <w:marBottom w:val="0"/>
          <w:divBdr>
            <w:top w:val="none" w:sz="0" w:space="0" w:color="auto"/>
            <w:left w:val="none" w:sz="0" w:space="0" w:color="auto"/>
            <w:bottom w:val="none" w:sz="0" w:space="0" w:color="auto"/>
            <w:right w:val="none" w:sz="0" w:space="0" w:color="auto"/>
          </w:divBdr>
        </w:div>
        <w:div w:id="971712509">
          <w:marLeft w:val="480"/>
          <w:marRight w:val="0"/>
          <w:marTop w:val="0"/>
          <w:marBottom w:val="0"/>
          <w:divBdr>
            <w:top w:val="none" w:sz="0" w:space="0" w:color="auto"/>
            <w:left w:val="none" w:sz="0" w:space="0" w:color="auto"/>
            <w:bottom w:val="none" w:sz="0" w:space="0" w:color="auto"/>
            <w:right w:val="none" w:sz="0" w:space="0" w:color="auto"/>
          </w:divBdr>
        </w:div>
        <w:div w:id="983966013">
          <w:marLeft w:val="480"/>
          <w:marRight w:val="0"/>
          <w:marTop w:val="0"/>
          <w:marBottom w:val="0"/>
          <w:divBdr>
            <w:top w:val="none" w:sz="0" w:space="0" w:color="auto"/>
            <w:left w:val="none" w:sz="0" w:space="0" w:color="auto"/>
            <w:bottom w:val="none" w:sz="0" w:space="0" w:color="auto"/>
            <w:right w:val="none" w:sz="0" w:space="0" w:color="auto"/>
          </w:divBdr>
        </w:div>
        <w:div w:id="1034649480">
          <w:marLeft w:val="480"/>
          <w:marRight w:val="0"/>
          <w:marTop w:val="0"/>
          <w:marBottom w:val="0"/>
          <w:divBdr>
            <w:top w:val="none" w:sz="0" w:space="0" w:color="auto"/>
            <w:left w:val="none" w:sz="0" w:space="0" w:color="auto"/>
            <w:bottom w:val="none" w:sz="0" w:space="0" w:color="auto"/>
            <w:right w:val="none" w:sz="0" w:space="0" w:color="auto"/>
          </w:divBdr>
        </w:div>
        <w:div w:id="1508668694">
          <w:marLeft w:val="480"/>
          <w:marRight w:val="0"/>
          <w:marTop w:val="0"/>
          <w:marBottom w:val="0"/>
          <w:divBdr>
            <w:top w:val="none" w:sz="0" w:space="0" w:color="auto"/>
            <w:left w:val="none" w:sz="0" w:space="0" w:color="auto"/>
            <w:bottom w:val="none" w:sz="0" w:space="0" w:color="auto"/>
            <w:right w:val="none" w:sz="0" w:space="0" w:color="auto"/>
          </w:divBdr>
        </w:div>
      </w:divsChild>
    </w:div>
    <w:div w:id="2056585419">
      <w:bodyDiv w:val="1"/>
      <w:marLeft w:val="0"/>
      <w:marRight w:val="0"/>
      <w:marTop w:val="0"/>
      <w:marBottom w:val="0"/>
      <w:divBdr>
        <w:top w:val="none" w:sz="0" w:space="0" w:color="auto"/>
        <w:left w:val="none" w:sz="0" w:space="0" w:color="auto"/>
        <w:bottom w:val="none" w:sz="0" w:space="0" w:color="auto"/>
        <w:right w:val="none" w:sz="0" w:space="0" w:color="auto"/>
      </w:divBdr>
      <w:divsChild>
        <w:div w:id="77530930">
          <w:marLeft w:val="480"/>
          <w:marRight w:val="0"/>
          <w:marTop w:val="0"/>
          <w:marBottom w:val="0"/>
          <w:divBdr>
            <w:top w:val="none" w:sz="0" w:space="0" w:color="auto"/>
            <w:left w:val="none" w:sz="0" w:space="0" w:color="auto"/>
            <w:bottom w:val="none" w:sz="0" w:space="0" w:color="auto"/>
            <w:right w:val="none" w:sz="0" w:space="0" w:color="auto"/>
          </w:divBdr>
        </w:div>
        <w:div w:id="82191520">
          <w:marLeft w:val="480"/>
          <w:marRight w:val="0"/>
          <w:marTop w:val="0"/>
          <w:marBottom w:val="0"/>
          <w:divBdr>
            <w:top w:val="none" w:sz="0" w:space="0" w:color="auto"/>
            <w:left w:val="none" w:sz="0" w:space="0" w:color="auto"/>
            <w:bottom w:val="none" w:sz="0" w:space="0" w:color="auto"/>
            <w:right w:val="none" w:sz="0" w:space="0" w:color="auto"/>
          </w:divBdr>
        </w:div>
        <w:div w:id="467942863">
          <w:marLeft w:val="480"/>
          <w:marRight w:val="0"/>
          <w:marTop w:val="0"/>
          <w:marBottom w:val="0"/>
          <w:divBdr>
            <w:top w:val="none" w:sz="0" w:space="0" w:color="auto"/>
            <w:left w:val="none" w:sz="0" w:space="0" w:color="auto"/>
            <w:bottom w:val="none" w:sz="0" w:space="0" w:color="auto"/>
            <w:right w:val="none" w:sz="0" w:space="0" w:color="auto"/>
          </w:divBdr>
        </w:div>
        <w:div w:id="553976148">
          <w:marLeft w:val="480"/>
          <w:marRight w:val="0"/>
          <w:marTop w:val="0"/>
          <w:marBottom w:val="0"/>
          <w:divBdr>
            <w:top w:val="none" w:sz="0" w:space="0" w:color="auto"/>
            <w:left w:val="none" w:sz="0" w:space="0" w:color="auto"/>
            <w:bottom w:val="none" w:sz="0" w:space="0" w:color="auto"/>
            <w:right w:val="none" w:sz="0" w:space="0" w:color="auto"/>
          </w:divBdr>
        </w:div>
        <w:div w:id="621226655">
          <w:marLeft w:val="480"/>
          <w:marRight w:val="0"/>
          <w:marTop w:val="0"/>
          <w:marBottom w:val="0"/>
          <w:divBdr>
            <w:top w:val="none" w:sz="0" w:space="0" w:color="auto"/>
            <w:left w:val="none" w:sz="0" w:space="0" w:color="auto"/>
            <w:bottom w:val="none" w:sz="0" w:space="0" w:color="auto"/>
            <w:right w:val="none" w:sz="0" w:space="0" w:color="auto"/>
          </w:divBdr>
        </w:div>
        <w:div w:id="705714121">
          <w:marLeft w:val="480"/>
          <w:marRight w:val="0"/>
          <w:marTop w:val="0"/>
          <w:marBottom w:val="0"/>
          <w:divBdr>
            <w:top w:val="none" w:sz="0" w:space="0" w:color="auto"/>
            <w:left w:val="none" w:sz="0" w:space="0" w:color="auto"/>
            <w:bottom w:val="none" w:sz="0" w:space="0" w:color="auto"/>
            <w:right w:val="none" w:sz="0" w:space="0" w:color="auto"/>
          </w:divBdr>
        </w:div>
        <w:div w:id="806972597">
          <w:marLeft w:val="480"/>
          <w:marRight w:val="0"/>
          <w:marTop w:val="0"/>
          <w:marBottom w:val="0"/>
          <w:divBdr>
            <w:top w:val="none" w:sz="0" w:space="0" w:color="auto"/>
            <w:left w:val="none" w:sz="0" w:space="0" w:color="auto"/>
            <w:bottom w:val="none" w:sz="0" w:space="0" w:color="auto"/>
            <w:right w:val="none" w:sz="0" w:space="0" w:color="auto"/>
          </w:divBdr>
        </w:div>
        <w:div w:id="902258349">
          <w:marLeft w:val="480"/>
          <w:marRight w:val="0"/>
          <w:marTop w:val="0"/>
          <w:marBottom w:val="0"/>
          <w:divBdr>
            <w:top w:val="none" w:sz="0" w:space="0" w:color="auto"/>
            <w:left w:val="none" w:sz="0" w:space="0" w:color="auto"/>
            <w:bottom w:val="none" w:sz="0" w:space="0" w:color="auto"/>
            <w:right w:val="none" w:sz="0" w:space="0" w:color="auto"/>
          </w:divBdr>
        </w:div>
        <w:div w:id="930046576">
          <w:marLeft w:val="480"/>
          <w:marRight w:val="0"/>
          <w:marTop w:val="0"/>
          <w:marBottom w:val="0"/>
          <w:divBdr>
            <w:top w:val="none" w:sz="0" w:space="0" w:color="auto"/>
            <w:left w:val="none" w:sz="0" w:space="0" w:color="auto"/>
            <w:bottom w:val="none" w:sz="0" w:space="0" w:color="auto"/>
            <w:right w:val="none" w:sz="0" w:space="0" w:color="auto"/>
          </w:divBdr>
        </w:div>
        <w:div w:id="1021586275">
          <w:marLeft w:val="480"/>
          <w:marRight w:val="0"/>
          <w:marTop w:val="0"/>
          <w:marBottom w:val="0"/>
          <w:divBdr>
            <w:top w:val="none" w:sz="0" w:space="0" w:color="auto"/>
            <w:left w:val="none" w:sz="0" w:space="0" w:color="auto"/>
            <w:bottom w:val="none" w:sz="0" w:space="0" w:color="auto"/>
            <w:right w:val="none" w:sz="0" w:space="0" w:color="auto"/>
          </w:divBdr>
        </w:div>
        <w:div w:id="1148858896">
          <w:marLeft w:val="480"/>
          <w:marRight w:val="0"/>
          <w:marTop w:val="0"/>
          <w:marBottom w:val="0"/>
          <w:divBdr>
            <w:top w:val="none" w:sz="0" w:space="0" w:color="auto"/>
            <w:left w:val="none" w:sz="0" w:space="0" w:color="auto"/>
            <w:bottom w:val="none" w:sz="0" w:space="0" w:color="auto"/>
            <w:right w:val="none" w:sz="0" w:space="0" w:color="auto"/>
          </w:divBdr>
        </w:div>
        <w:div w:id="1249578644">
          <w:marLeft w:val="480"/>
          <w:marRight w:val="0"/>
          <w:marTop w:val="0"/>
          <w:marBottom w:val="0"/>
          <w:divBdr>
            <w:top w:val="none" w:sz="0" w:space="0" w:color="auto"/>
            <w:left w:val="none" w:sz="0" w:space="0" w:color="auto"/>
            <w:bottom w:val="none" w:sz="0" w:space="0" w:color="auto"/>
            <w:right w:val="none" w:sz="0" w:space="0" w:color="auto"/>
          </w:divBdr>
        </w:div>
        <w:div w:id="1403528205">
          <w:marLeft w:val="480"/>
          <w:marRight w:val="0"/>
          <w:marTop w:val="0"/>
          <w:marBottom w:val="0"/>
          <w:divBdr>
            <w:top w:val="none" w:sz="0" w:space="0" w:color="auto"/>
            <w:left w:val="none" w:sz="0" w:space="0" w:color="auto"/>
            <w:bottom w:val="none" w:sz="0" w:space="0" w:color="auto"/>
            <w:right w:val="none" w:sz="0" w:space="0" w:color="auto"/>
          </w:divBdr>
        </w:div>
        <w:div w:id="1411582003">
          <w:marLeft w:val="480"/>
          <w:marRight w:val="0"/>
          <w:marTop w:val="0"/>
          <w:marBottom w:val="0"/>
          <w:divBdr>
            <w:top w:val="none" w:sz="0" w:space="0" w:color="auto"/>
            <w:left w:val="none" w:sz="0" w:space="0" w:color="auto"/>
            <w:bottom w:val="none" w:sz="0" w:space="0" w:color="auto"/>
            <w:right w:val="none" w:sz="0" w:space="0" w:color="auto"/>
          </w:divBdr>
        </w:div>
        <w:div w:id="1540505727">
          <w:marLeft w:val="480"/>
          <w:marRight w:val="0"/>
          <w:marTop w:val="0"/>
          <w:marBottom w:val="0"/>
          <w:divBdr>
            <w:top w:val="none" w:sz="0" w:space="0" w:color="auto"/>
            <w:left w:val="none" w:sz="0" w:space="0" w:color="auto"/>
            <w:bottom w:val="none" w:sz="0" w:space="0" w:color="auto"/>
            <w:right w:val="none" w:sz="0" w:space="0" w:color="auto"/>
          </w:divBdr>
        </w:div>
        <w:div w:id="1650866806">
          <w:marLeft w:val="480"/>
          <w:marRight w:val="0"/>
          <w:marTop w:val="0"/>
          <w:marBottom w:val="0"/>
          <w:divBdr>
            <w:top w:val="none" w:sz="0" w:space="0" w:color="auto"/>
            <w:left w:val="none" w:sz="0" w:space="0" w:color="auto"/>
            <w:bottom w:val="none" w:sz="0" w:space="0" w:color="auto"/>
            <w:right w:val="none" w:sz="0" w:space="0" w:color="auto"/>
          </w:divBdr>
        </w:div>
        <w:div w:id="1740975868">
          <w:marLeft w:val="480"/>
          <w:marRight w:val="0"/>
          <w:marTop w:val="0"/>
          <w:marBottom w:val="0"/>
          <w:divBdr>
            <w:top w:val="none" w:sz="0" w:space="0" w:color="auto"/>
            <w:left w:val="none" w:sz="0" w:space="0" w:color="auto"/>
            <w:bottom w:val="none" w:sz="0" w:space="0" w:color="auto"/>
            <w:right w:val="none" w:sz="0" w:space="0" w:color="auto"/>
          </w:divBdr>
        </w:div>
        <w:div w:id="1829206880">
          <w:marLeft w:val="480"/>
          <w:marRight w:val="0"/>
          <w:marTop w:val="0"/>
          <w:marBottom w:val="0"/>
          <w:divBdr>
            <w:top w:val="none" w:sz="0" w:space="0" w:color="auto"/>
            <w:left w:val="none" w:sz="0" w:space="0" w:color="auto"/>
            <w:bottom w:val="none" w:sz="0" w:space="0" w:color="auto"/>
            <w:right w:val="none" w:sz="0" w:space="0" w:color="auto"/>
          </w:divBdr>
        </w:div>
        <w:div w:id="2022049742">
          <w:marLeft w:val="480"/>
          <w:marRight w:val="0"/>
          <w:marTop w:val="0"/>
          <w:marBottom w:val="0"/>
          <w:divBdr>
            <w:top w:val="none" w:sz="0" w:space="0" w:color="auto"/>
            <w:left w:val="none" w:sz="0" w:space="0" w:color="auto"/>
            <w:bottom w:val="none" w:sz="0" w:space="0" w:color="auto"/>
            <w:right w:val="none" w:sz="0" w:space="0" w:color="auto"/>
          </w:divBdr>
        </w:div>
        <w:div w:id="2131001168">
          <w:marLeft w:val="480"/>
          <w:marRight w:val="0"/>
          <w:marTop w:val="0"/>
          <w:marBottom w:val="0"/>
          <w:divBdr>
            <w:top w:val="none" w:sz="0" w:space="0" w:color="auto"/>
            <w:left w:val="none" w:sz="0" w:space="0" w:color="auto"/>
            <w:bottom w:val="none" w:sz="0" w:space="0" w:color="auto"/>
            <w:right w:val="none" w:sz="0" w:space="0" w:color="auto"/>
          </w:divBdr>
        </w:div>
      </w:divsChild>
    </w:div>
    <w:div w:id="2057585624">
      <w:bodyDiv w:val="1"/>
      <w:marLeft w:val="0"/>
      <w:marRight w:val="0"/>
      <w:marTop w:val="0"/>
      <w:marBottom w:val="0"/>
      <w:divBdr>
        <w:top w:val="none" w:sz="0" w:space="0" w:color="auto"/>
        <w:left w:val="none" w:sz="0" w:space="0" w:color="auto"/>
        <w:bottom w:val="none" w:sz="0" w:space="0" w:color="auto"/>
        <w:right w:val="none" w:sz="0" w:space="0" w:color="auto"/>
      </w:divBdr>
    </w:div>
    <w:div w:id="2059091242">
      <w:bodyDiv w:val="1"/>
      <w:marLeft w:val="0"/>
      <w:marRight w:val="0"/>
      <w:marTop w:val="0"/>
      <w:marBottom w:val="0"/>
      <w:divBdr>
        <w:top w:val="none" w:sz="0" w:space="0" w:color="auto"/>
        <w:left w:val="none" w:sz="0" w:space="0" w:color="auto"/>
        <w:bottom w:val="none" w:sz="0" w:space="0" w:color="auto"/>
        <w:right w:val="none" w:sz="0" w:space="0" w:color="auto"/>
      </w:divBdr>
    </w:div>
    <w:div w:id="2059276881">
      <w:bodyDiv w:val="1"/>
      <w:marLeft w:val="0"/>
      <w:marRight w:val="0"/>
      <w:marTop w:val="0"/>
      <w:marBottom w:val="0"/>
      <w:divBdr>
        <w:top w:val="none" w:sz="0" w:space="0" w:color="auto"/>
        <w:left w:val="none" w:sz="0" w:space="0" w:color="auto"/>
        <w:bottom w:val="none" w:sz="0" w:space="0" w:color="auto"/>
        <w:right w:val="none" w:sz="0" w:space="0" w:color="auto"/>
      </w:divBdr>
    </w:div>
    <w:div w:id="2062753260">
      <w:bodyDiv w:val="1"/>
      <w:marLeft w:val="0"/>
      <w:marRight w:val="0"/>
      <w:marTop w:val="0"/>
      <w:marBottom w:val="0"/>
      <w:divBdr>
        <w:top w:val="none" w:sz="0" w:space="0" w:color="auto"/>
        <w:left w:val="none" w:sz="0" w:space="0" w:color="auto"/>
        <w:bottom w:val="none" w:sz="0" w:space="0" w:color="auto"/>
        <w:right w:val="none" w:sz="0" w:space="0" w:color="auto"/>
      </w:divBdr>
    </w:div>
    <w:div w:id="2064325466">
      <w:bodyDiv w:val="1"/>
      <w:marLeft w:val="0"/>
      <w:marRight w:val="0"/>
      <w:marTop w:val="0"/>
      <w:marBottom w:val="0"/>
      <w:divBdr>
        <w:top w:val="none" w:sz="0" w:space="0" w:color="auto"/>
        <w:left w:val="none" w:sz="0" w:space="0" w:color="auto"/>
        <w:bottom w:val="none" w:sz="0" w:space="0" w:color="auto"/>
        <w:right w:val="none" w:sz="0" w:space="0" w:color="auto"/>
      </w:divBdr>
    </w:div>
    <w:div w:id="2064400307">
      <w:bodyDiv w:val="1"/>
      <w:marLeft w:val="0"/>
      <w:marRight w:val="0"/>
      <w:marTop w:val="0"/>
      <w:marBottom w:val="0"/>
      <w:divBdr>
        <w:top w:val="none" w:sz="0" w:space="0" w:color="auto"/>
        <w:left w:val="none" w:sz="0" w:space="0" w:color="auto"/>
        <w:bottom w:val="none" w:sz="0" w:space="0" w:color="auto"/>
        <w:right w:val="none" w:sz="0" w:space="0" w:color="auto"/>
      </w:divBdr>
    </w:div>
    <w:div w:id="2064864220">
      <w:bodyDiv w:val="1"/>
      <w:marLeft w:val="0"/>
      <w:marRight w:val="0"/>
      <w:marTop w:val="0"/>
      <w:marBottom w:val="0"/>
      <w:divBdr>
        <w:top w:val="none" w:sz="0" w:space="0" w:color="auto"/>
        <w:left w:val="none" w:sz="0" w:space="0" w:color="auto"/>
        <w:bottom w:val="none" w:sz="0" w:space="0" w:color="auto"/>
        <w:right w:val="none" w:sz="0" w:space="0" w:color="auto"/>
      </w:divBdr>
    </w:div>
    <w:div w:id="2065061859">
      <w:bodyDiv w:val="1"/>
      <w:marLeft w:val="0"/>
      <w:marRight w:val="0"/>
      <w:marTop w:val="0"/>
      <w:marBottom w:val="0"/>
      <w:divBdr>
        <w:top w:val="none" w:sz="0" w:space="0" w:color="auto"/>
        <w:left w:val="none" w:sz="0" w:space="0" w:color="auto"/>
        <w:bottom w:val="none" w:sz="0" w:space="0" w:color="auto"/>
        <w:right w:val="none" w:sz="0" w:space="0" w:color="auto"/>
      </w:divBdr>
    </w:div>
    <w:div w:id="2066441888">
      <w:bodyDiv w:val="1"/>
      <w:marLeft w:val="0"/>
      <w:marRight w:val="0"/>
      <w:marTop w:val="0"/>
      <w:marBottom w:val="0"/>
      <w:divBdr>
        <w:top w:val="none" w:sz="0" w:space="0" w:color="auto"/>
        <w:left w:val="none" w:sz="0" w:space="0" w:color="auto"/>
        <w:bottom w:val="none" w:sz="0" w:space="0" w:color="auto"/>
        <w:right w:val="none" w:sz="0" w:space="0" w:color="auto"/>
      </w:divBdr>
      <w:divsChild>
        <w:div w:id="218710523">
          <w:marLeft w:val="480"/>
          <w:marRight w:val="0"/>
          <w:marTop w:val="0"/>
          <w:marBottom w:val="0"/>
          <w:divBdr>
            <w:top w:val="none" w:sz="0" w:space="0" w:color="auto"/>
            <w:left w:val="none" w:sz="0" w:space="0" w:color="auto"/>
            <w:bottom w:val="none" w:sz="0" w:space="0" w:color="auto"/>
            <w:right w:val="none" w:sz="0" w:space="0" w:color="auto"/>
          </w:divBdr>
        </w:div>
        <w:div w:id="533926973">
          <w:marLeft w:val="480"/>
          <w:marRight w:val="0"/>
          <w:marTop w:val="0"/>
          <w:marBottom w:val="0"/>
          <w:divBdr>
            <w:top w:val="none" w:sz="0" w:space="0" w:color="auto"/>
            <w:left w:val="none" w:sz="0" w:space="0" w:color="auto"/>
            <w:bottom w:val="none" w:sz="0" w:space="0" w:color="auto"/>
            <w:right w:val="none" w:sz="0" w:space="0" w:color="auto"/>
          </w:divBdr>
        </w:div>
        <w:div w:id="1459763016">
          <w:marLeft w:val="480"/>
          <w:marRight w:val="0"/>
          <w:marTop w:val="0"/>
          <w:marBottom w:val="0"/>
          <w:divBdr>
            <w:top w:val="none" w:sz="0" w:space="0" w:color="auto"/>
            <w:left w:val="none" w:sz="0" w:space="0" w:color="auto"/>
            <w:bottom w:val="none" w:sz="0" w:space="0" w:color="auto"/>
            <w:right w:val="none" w:sz="0" w:space="0" w:color="auto"/>
          </w:divBdr>
        </w:div>
        <w:div w:id="1506093169">
          <w:marLeft w:val="480"/>
          <w:marRight w:val="0"/>
          <w:marTop w:val="0"/>
          <w:marBottom w:val="0"/>
          <w:divBdr>
            <w:top w:val="none" w:sz="0" w:space="0" w:color="auto"/>
            <w:left w:val="none" w:sz="0" w:space="0" w:color="auto"/>
            <w:bottom w:val="none" w:sz="0" w:space="0" w:color="auto"/>
            <w:right w:val="none" w:sz="0" w:space="0" w:color="auto"/>
          </w:divBdr>
        </w:div>
        <w:div w:id="1563174250">
          <w:marLeft w:val="480"/>
          <w:marRight w:val="0"/>
          <w:marTop w:val="0"/>
          <w:marBottom w:val="0"/>
          <w:divBdr>
            <w:top w:val="none" w:sz="0" w:space="0" w:color="auto"/>
            <w:left w:val="none" w:sz="0" w:space="0" w:color="auto"/>
            <w:bottom w:val="none" w:sz="0" w:space="0" w:color="auto"/>
            <w:right w:val="none" w:sz="0" w:space="0" w:color="auto"/>
          </w:divBdr>
        </w:div>
        <w:div w:id="1703558775">
          <w:marLeft w:val="480"/>
          <w:marRight w:val="0"/>
          <w:marTop w:val="0"/>
          <w:marBottom w:val="0"/>
          <w:divBdr>
            <w:top w:val="none" w:sz="0" w:space="0" w:color="auto"/>
            <w:left w:val="none" w:sz="0" w:space="0" w:color="auto"/>
            <w:bottom w:val="none" w:sz="0" w:space="0" w:color="auto"/>
            <w:right w:val="none" w:sz="0" w:space="0" w:color="auto"/>
          </w:divBdr>
        </w:div>
        <w:div w:id="1822308379">
          <w:marLeft w:val="480"/>
          <w:marRight w:val="0"/>
          <w:marTop w:val="0"/>
          <w:marBottom w:val="0"/>
          <w:divBdr>
            <w:top w:val="none" w:sz="0" w:space="0" w:color="auto"/>
            <w:left w:val="none" w:sz="0" w:space="0" w:color="auto"/>
            <w:bottom w:val="none" w:sz="0" w:space="0" w:color="auto"/>
            <w:right w:val="none" w:sz="0" w:space="0" w:color="auto"/>
          </w:divBdr>
        </w:div>
        <w:div w:id="1870678645">
          <w:marLeft w:val="480"/>
          <w:marRight w:val="0"/>
          <w:marTop w:val="0"/>
          <w:marBottom w:val="0"/>
          <w:divBdr>
            <w:top w:val="none" w:sz="0" w:space="0" w:color="auto"/>
            <w:left w:val="none" w:sz="0" w:space="0" w:color="auto"/>
            <w:bottom w:val="none" w:sz="0" w:space="0" w:color="auto"/>
            <w:right w:val="none" w:sz="0" w:space="0" w:color="auto"/>
          </w:divBdr>
        </w:div>
        <w:div w:id="1956205288">
          <w:marLeft w:val="480"/>
          <w:marRight w:val="0"/>
          <w:marTop w:val="0"/>
          <w:marBottom w:val="0"/>
          <w:divBdr>
            <w:top w:val="none" w:sz="0" w:space="0" w:color="auto"/>
            <w:left w:val="none" w:sz="0" w:space="0" w:color="auto"/>
            <w:bottom w:val="none" w:sz="0" w:space="0" w:color="auto"/>
            <w:right w:val="none" w:sz="0" w:space="0" w:color="auto"/>
          </w:divBdr>
        </w:div>
        <w:div w:id="1960992944">
          <w:marLeft w:val="480"/>
          <w:marRight w:val="0"/>
          <w:marTop w:val="0"/>
          <w:marBottom w:val="0"/>
          <w:divBdr>
            <w:top w:val="none" w:sz="0" w:space="0" w:color="auto"/>
            <w:left w:val="none" w:sz="0" w:space="0" w:color="auto"/>
            <w:bottom w:val="none" w:sz="0" w:space="0" w:color="auto"/>
            <w:right w:val="none" w:sz="0" w:space="0" w:color="auto"/>
          </w:divBdr>
        </w:div>
        <w:div w:id="2096391888">
          <w:marLeft w:val="480"/>
          <w:marRight w:val="0"/>
          <w:marTop w:val="0"/>
          <w:marBottom w:val="0"/>
          <w:divBdr>
            <w:top w:val="none" w:sz="0" w:space="0" w:color="auto"/>
            <w:left w:val="none" w:sz="0" w:space="0" w:color="auto"/>
            <w:bottom w:val="none" w:sz="0" w:space="0" w:color="auto"/>
            <w:right w:val="none" w:sz="0" w:space="0" w:color="auto"/>
          </w:divBdr>
        </w:div>
        <w:div w:id="2117941154">
          <w:marLeft w:val="480"/>
          <w:marRight w:val="0"/>
          <w:marTop w:val="0"/>
          <w:marBottom w:val="0"/>
          <w:divBdr>
            <w:top w:val="none" w:sz="0" w:space="0" w:color="auto"/>
            <w:left w:val="none" w:sz="0" w:space="0" w:color="auto"/>
            <w:bottom w:val="none" w:sz="0" w:space="0" w:color="auto"/>
            <w:right w:val="none" w:sz="0" w:space="0" w:color="auto"/>
          </w:divBdr>
        </w:div>
        <w:div w:id="2137333812">
          <w:marLeft w:val="480"/>
          <w:marRight w:val="0"/>
          <w:marTop w:val="0"/>
          <w:marBottom w:val="0"/>
          <w:divBdr>
            <w:top w:val="none" w:sz="0" w:space="0" w:color="auto"/>
            <w:left w:val="none" w:sz="0" w:space="0" w:color="auto"/>
            <w:bottom w:val="none" w:sz="0" w:space="0" w:color="auto"/>
            <w:right w:val="none" w:sz="0" w:space="0" w:color="auto"/>
          </w:divBdr>
        </w:div>
      </w:divsChild>
    </w:div>
    <w:div w:id="2069956896">
      <w:bodyDiv w:val="1"/>
      <w:marLeft w:val="0"/>
      <w:marRight w:val="0"/>
      <w:marTop w:val="0"/>
      <w:marBottom w:val="0"/>
      <w:divBdr>
        <w:top w:val="none" w:sz="0" w:space="0" w:color="auto"/>
        <w:left w:val="none" w:sz="0" w:space="0" w:color="auto"/>
        <w:bottom w:val="none" w:sz="0" w:space="0" w:color="auto"/>
        <w:right w:val="none" w:sz="0" w:space="0" w:color="auto"/>
      </w:divBdr>
    </w:div>
    <w:div w:id="2078362836">
      <w:bodyDiv w:val="1"/>
      <w:marLeft w:val="0"/>
      <w:marRight w:val="0"/>
      <w:marTop w:val="0"/>
      <w:marBottom w:val="0"/>
      <w:divBdr>
        <w:top w:val="none" w:sz="0" w:space="0" w:color="auto"/>
        <w:left w:val="none" w:sz="0" w:space="0" w:color="auto"/>
        <w:bottom w:val="none" w:sz="0" w:space="0" w:color="auto"/>
        <w:right w:val="none" w:sz="0" w:space="0" w:color="auto"/>
      </w:divBdr>
    </w:div>
    <w:div w:id="2079130459">
      <w:bodyDiv w:val="1"/>
      <w:marLeft w:val="0"/>
      <w:marRight w:val="0"/>
      <w:marTop w:val="0"/>
      <w:marBottom w:val="0"/>
      <w:divBdr>
        <w:top w:val="none" w:sz="0" w:space="0" w:color="auto"/>
        <w:left w:val="none" w:sz="0" w:space="0" w:color="auto"/>
        <w:bottom w:val="none" w:sz="0" w:space="0" w:color="auto"/>
        <w:right w:val="none" w:sz="0" w:space="0" w:color="auto"/>
      </w:divBdr>
    </w:div>
    <w:div w:id="2081322907">
      <w:bodyDiv w:val="1"/>
      <w:marLeft w:val="0"/>
      <w:marRight w:val="0"/>
      <w:marTop w:val="0"/>
      <w:marBottom w:val="0"/>
      <w:divBdr>
        <w:top w:val="none" w:sz="0" w:space="0" w:color="auto"/>
        <w:left w:val="none" w:sz="0" w:space="0" w:color="auto"/>
        <w:bottom w:val="none" w:sz="0" w:space="0" w:color="auto"/>
        <w:right w:val="none" w:sz="0" w:space="0" w:color="auto"/>
      </w:divBdr>
    </w:div>
    <w:div w:id="2084792426">
      <w:bodyDiv w:val="1"/>
      <w:marLeft w:val="0"/>
      <w:marRight w:val="0"/>
      <w:marTop w:val="0"/>
      <w:marBottom w:val="0"/>
      <w:divBdr>
        <w:top w:val="none" w:sz="0" w:space="0" w:color="auto"/>
        <w:left w:val="none" w:sz="0" w:space="0" w:color="auto"/>
        <w:bottom w:val="none" w:sz="0" w:space="0" w:color="auto"/>
        <w:right w:val="none" w:sz="0" w:space="0" w:color="auto"/>
      </w:divBdr>
      <w:divsChild>
        <w:div w:id="36394820">
          <w:marLeft w:val="480"/>
          <w:marRight w:val="0"/>
          <w:marTop w:val="0"/>
          <w:marBottom w:val="0"/>
          <w:divBdr>
            <w:top w:val="none" w:sz="0" w:space="0" w:color="auto"/>
            <w:left w:val="none" w:sz="0" w:space="0" w:color="auto"/>
            <w:bottom w:val="none" w:sz="0" w:space="0" w:color="auto"/>
            <w:right w:val="none" w:sz="0" w:space="0" w:color="auto"/>
          </w:divBdr>
        </w:div>
        <w:div w:id="69475216">
          <w:marLeft w:val="480"/>
          <w:marRight w:val="0"/>
          <w:marTop w:val="0"/>
          <w:marBottom w:val="0"/>
          <w:divBdr>
            <w:top w:val="none" w:sz="0" w:space="0" w:color="auto"/>
            <w:left w:val="none" w:sz="0" w:space="0" w:color="auto"/>
            <w:bottom w:val="none" w:sz="0" w:space="0" w:color="auto"/>
            <w:right w:val="none" w:sz="0" w:space="0" w:color="auto"/>
          </w:divBdr>
        </w:div>
        <w:div w:id="88619740">
          <w:marLeft w:val="480"/>
          <w:marRight w:val="0"/>
          <w:marTop w:val="0"/>
          <w:marBottom w:val="0"/>
          <w:divBdr>
            <w:top w:val="none" w:sz="0" w:space="0" w:color="auto"/>
            <w:left w:val="none" w:sz="0" w:space="0" w:color="auto"/>
            <w:bottom w:val="none" w:sz="0" w:space="0" w:color="auto"/>
            <w:right w:val="none" w:sz="0" w:space="0" w:color="auto"/>
          </w:divBdr>
        </w:div>
        <w:div w:id="100956821">
          <w:marLeft w:val="480"/>
          <w:marRight w:val="0"/>
          <w:marTop w:val="0"/>
          <w:marBottom w:val="0"/>
          <w:divBdr>
            <w:top w:val="none" w:sz="0" w:space="0" w:color="auto"/>
            <w:left w:val="none" w:sz="0" w:space="0" w:color="auto"/>
            <w:bottom w:val="none" w:sz="0" w:space="0" w:color="auto"/>
            <w:right w:val="none" w:sz="0" w:space="0" w:color="auto"/>
          </w:divBdr>
        </w:div>
        <w:div w:id="184365961">
          <w:marLeft w:val="480"/>
          <w:marRight w:val="0"/>
          <w:marTop w:val="0"/>
          <w:marBottom w:val="0"/>
          <w:divBdr>
            <w:top w:val="none" w:sz="0" w:space="0" w:color="auto"/>
            <w:left w:val="none" w:sz="0" w:space="0" w:color="auto"/>
            <w:bottom w:val="none" w:sz="0" w:space="0" w:color="auto"/>
            <w:right w:val="none" w:sz="0" w:space="0" w:color="auto"/>
          </w:divBdr>
        </w:div>
        <w:div w:id="260603254">
          <w:marLeft w:val="480"/>
          <w:marRight w:val="0"/>
          <w:marTop w:val="0"/>
          <w:marBottom w:val="0"/>
          <w:divBdr>
            <w:top w:val="none" w:sz="0" w:space="0" w:color="auto"/>
            <w:left w:val="none" w:sz="0" w:space="0" w:color="auto"/>
            <w:bottom w:val="none" w:sz="0" w:space="0" w:color="auto"/>
            <w:right w:val="none" w:sz="0" w:space="0" w:color="auto"/>
          </w:divBdr>
        </w:div>
        <w:div w:id="343170008">
          <w:marLeft w:val="480"/>
          <w:marRight w:val="0"/>
          <w:marTop w:val="0"/>
          <w:marBottom w:val="0"/>
          <w:divBdr>
            <w:top w:val="none" w:sz="0" w:space="0" w:color="auto"/>
            <w:left w:val="none" w:sz="0" w:space="0" w:color="auto"/>
            <w:bottom w:val="none" w:sz="0" w:space="0" w:color="auto"/>
            <w:right w:val="none" w:sz="0" w:space="0" w:color="auto"/>
          </w:divBdr>
        </w:div>
        <w:div w:id="442505534">
          <w:marLeft w:val="480"/>
          <w:marRight w:val="0"/>
          <w:marTop w:val="0"/>
          <w:marBottom w:val="0"/>
          <w:divBdr>
            <w:top w:val="none" w:sz="0" w:space="0" w:color="auto"/>
            <w:left w:val="none" w:sz="0" w:space="0" w:color="auto"/>
            <w:bottom w:val="none" w:sz="0" w:space="0" w:color="auto"/>
            <w:right w:val="none" w:sz="0" w:space="0" w:color="auto"/>
          </w:divBdr>
        </w:div>
        <w:div w:id="499656524">
          <w:marLeft w:val="480"/>
          <w:marRight w:val="0"/>
          <w:marTop w:val="0"/>
          <w:marBottom w:val="0"/>
          <w:divBdr>
            <w:top w:val="none" w:sz="0" w:space="0" w:color="auto"/>
            <w:left w:val="none" w:sz="0" w:space="0" w:color="auto"/>
            <w:bottom w:val="none" w:sz="0" w:space="0" w:color="auto"/>
            <w:right w:val="none" w:sz="0" w:space="0" w:color="auto"/>
          </w:divBdr>
        </w:div>
        <w:div w:id="706492984">
          <w:marLeft w:val="480"/>
          <w:marRight w:val="0"/>
          <w:marTop w:val="0"/>
          <w:marBottom w:val="0"/>
          <w:divBdr>
            <w:top w:val="none" w:sz="0" w:space="0" w:color="auto"/>
            <w:left w:val="none" w:sz="0" w:space="0" w:color="auto"/>
            <w:bottom w:val="none" w:sz="0" w:space="0" w:color="auto"/>
            <w:right w:val="none" w:sz="0" w:space="0" w:color="auto"/>
          </w:divBdr>
        </w:div>
        <w:div w:id="927497315">
          <w:marLeft w:val="480"/>
          <w:marRight w:val="0"/>
          <w:marTop w:val="0"/>
          <w:marBottom w:val="0"/>
          <w:divBdr>
            <w:top w:val="none" w:sz="0" w:space="0" w:color="auto"/>
            <w:left w:val="none" w:sz="0" w:space="0" w:color="auto"/>
            <w:bottom w:val="none" w:sz="0" w:space="0" w:color="auto"/>
            <w:right w:val="none" w:sz="0" w:space="0" w:color="auto"/>
          </w:divBdr>
        </w:div>
        <w:div w:id="974601022">
          <w:marLeft w:val="480"/>
          <w:marRight w:val="0"/>
          <w:marTop w:val="0"/>
          <w:marBottom w:val="0"/>
          <w:divBdr>
            <w:top w:val="none" w:sz="0" w:space="0" w:color="auto"/>
            <w:left w:val="none" w:sz="0" w:space="0" w:color="auto"/>
            <w:bottom w:val="none" w:sz="0" w:space="0" w:color="auto"/>
            <w:right w:val="none" w:sz="0" w:space="0" w:color="auto"/>
          </w:divBdr>
        </w:div>
        <w:div w:id="980575698">
          <w:marLeft w:val="480"/>
          <w:marRight w:val="0"/>
          <w:marTop w:val="0"/>
          <w:marBottom w:val="0"/>
          <w:divBdr>
            <w:top w:val="none" w:sz="0" w:space="0" w:color="auto"/>
            <w:left w:val="none" w:sz="0" w:space="0" w:color="auto"/>
            <w:bottom w:val="none" w:sz="0" w:space="0" w:color="auto"/>
            <w:right w:val="none" w:sz="0" w:space="0" w:color="auto"/>
          </w:divBdr>
        </w:div>
        <w:div w:id="981615702">
          <w:marLeft w:val="480"/>
          <w:marRight w:val="0"/>
          <w:marTop w:val="0"/>
          <w:marBottom w:val="0"/>
          <w:divBdr>
            <w:top w:val="none" w:sz="0" w:space="0" w:color="auto"/>
            <w:left w:val="none" w:sz="0" w:space="0" w:color="auto"/>
            <w:bottom w:val="none" w:sz="0" w:space="0" w:color="auto"/>
            <w:right w:val="none" w:sz="0" w:space="0" w:color="auto"/>
          </w:divBdr>
        </w:div>
        <w:div w:id="1143307406">
          <w:marLeft w:val="480"/>
          <w:marRight w:val="0"/>
          <w:marTop w:val="0"/>
          <w:marBottom w:val="0"/>
          <w:divBdr>
            <w:top w:val="none" w:sz="0" w:space="0" w:color="auto"/>
            <w:left w:val="none" w:sz="0" w:space="0" w:color="auto"/>
            <w:bottom w:val="none" w:sz="0" w:space="0" w:color="auto"/>
            <w:right w:val="none" w:sz="0" w:space="0" w:color="auto"/>
          </w:divBdr>
        </w:div>
        <w:div w:id="1160805479">
          <w:marLeft w:val="480"/>
          <w:marRight w:val="0"/>
          <w:marTop w:val="0"/>
          <w:marBottom w:val="0"/>
          <w:divBdr>
            <w:top w:val="none" w:sz="0" w:space="0" w:color="auto"/>
            <w:left w:val="none" w:sz="0" w:space="0" w:color="auto"/>
            <w:bottom w:val="none" w:sz="0" w:space="0" w:color="auto"/>
            <w:right w:val="none" w:sz="0" w:space="0" w:color="auto"/>
          </w:divBdr>
        </w:div>
        <w:div w:id="1182083549">
          <w:marLeft w:val="480"/>
          <w:marRight w:val="0"/>
          <w:marTop w:val="0"/>
          <w:marBottom w:val="0"/>
          <w:divBdr>
            <w:top w:val="none" w:sz="0" w:space="0" w:color="auto"/>
            <w:left w:val="none" w:sz="0" w:space="0" w:color="auto"/>
            <w:bottom w:val="none" w:sz="0" w:space="0" w:color="auto"/>
            <w:right w:val="none" w:sz="0" w:space="0" w:color="auto"/>
          </w:divBdr>
        </w:div>
        <w:div w:id="1184630875">
          <w:marLeft w:val="480"/>
          <w:marRight w:val="0"/>
          <w:marTop w:val="0"/>
          <w:marBottom w:val="0"/>
          <w:divBdr>
            <w:top w:val="none" w:sz="0" w:space="0" w:color="auto"/>
            <w:left w:val="none" w:sz="0" w:space="0" w:color="auto"/>
            <w:bottom w:val="none" w:sz="0" w:space="0" w:color="auto"/>
            <w:right w:val="none" w:sz="0" w:space="0" w:color="auto"/>
          </w:divBdr>
        </w:div>
        <w:div w:id="1202018569">
          <w:marLeft w:val="480"/>
          <w:marRight w:val="0"/>
          <w:marTop w:val="0"/>
          <w:marBottom w:val="0"/>
          <w:divBdr>
            <w:top w:val="none" w:sz="0" w:space="0" w:color="auto"/>
            <w:left w:val="none" w:sz="0" w:space="0" w:color="auto"/>
            <w:bottom w:val="none" w:sz="0" w:space="0" w:color="auto"/>
            <w:right w:val="none" w:sz="0" w:space="0" w:color="auto"/>
          </w:divBdr>
        </w:div>
        <w:div w:id="1229532140">
          <w:marLeft w:val="480"/>
          <w:marRight w:val="0"/>
          <w:marTop w:val="0"/>
          <w:marBottom w:val="0"/>
          <w:divBdr>
            <w:top w:val="none" w:sz="0" w:space="0" w:color="auto"/>
            <w:left w:val="none" w:sz="0" w:space="0" w:color="auto"/>
            <w:bottom w:val="none" w:sz="0" w:space="0" w:color="auto"/>
            <w:right w:val="none" w:sz="0" w:space="0" w:color="auto"/>
          </w:divBdr>
        </w:div>
        <w:div w:id="1256399222">
          <w:marLeft w:val="480"/>
          <w:marRight w:val="0"/>
          <w:marTop w:val="0"/>
          <w:marBottom w:val="0"/>
          <w:divBdr>
            <w:top w:val="none" w:sz="0" w:space="0" w:color="auto"/>
            <w:left w:val="none" w:sz="0" w:space="0" w:color="auto"/>
            <w:bottom w:val="none" w:sz="0" w:space="0" w:color="auto"/>
            <w:right w:val="none" w:sz="0" w:space="0" w:color="auto"/>
          </w:divBdr>
        </w:div>
        <w:div w:id="1361472828">
          <w:marLeft w:val="480"/>
          <w:marRight w:val="0"/>
          <w:marTop w:val="0"/>
          <w:marBottom w:val="0"/>
          <w:divBdr>
            <w:top w:val="none" w:sz="0" w:space="0" w:color="auto"/>
            <w:left w:val="none" w:sz="0" w:space="0" w:color="auto"/>
            <w:bottom w:val="none" w:sz="0" w:space="0" w:color="auto"/>
            <w:right w:val="none" w:sz="0" w:space="0" w:color="auto"/>
          </w:divBdr>
        </w:div>
        <w:div w:id="1697926353">
          <w:marLeft w:val="480"/>
          <w:marRight w:val="0"/>
          <w:marTop w:val="0"/>
          <w:marBottom w:val="0"/>
          <w:divBdr>
            <w:top w:val="none" w:sz="0" w:space="0" w:color="auto"/>
            <w:left w:val="none" w:sz="0" w:space="0" w:color="auto"/>
            <w:bottom w:val="none" w:sz="0" w:space="0" w:color="auto"/>
            <w:right w:val="none" w:sz="0" w:space="0" w:color="auto"/>
          </w:divBdr>
        </w:div>
        <w:div w:id="2020308278">
          <w:marLeft w:val="480"/>
          <w:marRight w:val="0"/>
          <w:marTop w:val="0"/>
          <w:marBottom w:val="0"/>
          <w:divBdr>
            <w:top w:val="none" w:sz="0" w:space="0" w:color="auto"/>
            <w:left w:val="none" w:sz="0" w:space="0" w:color="auto"/>
            <w:bottom w:val="none" w:sz="0" w:space="0" w:color="auto"/>
            <w:right w:val="none" w:sz="0" w:space="0" w:color="auto"/>
          </w:divBdr>
        </w:div>
        <w:div w:id="2036886123">
          <w:marLeft w:val="480"/>
          <w:marRight w:val="0"/>
          <w:marTop w:val="0"/>
          <w:marBottom w:val="0"/>
          <w:divBdr>
            <w:top w:val="none" w:sz="0" w:space="0" w:color="auto"/>
            <w:left w:val="none" w:sz="0" w:space="0" w:color="auto"/>
            <w:bottom w:val="none" w:sz="0" w:space="0" w:color="auto"/>
            <w:right w:val="none" w:sz="0" w:space="0" w:color="auto"/>
          </w:divBdr>
        </w:div>
      </w:divsChild>
    </w:div>
    <w:div w:id="2090692551">
      <w:bodyDiv w:val="1"/>
      <w:marLeft w:val="0"/>
      <w:marRight w:val="0"/>
      <w:marTop w:val="0"/>
      <w:marBottom w:val="0"/>
      <w:divBdr>
        <w:top w:val="none" w:sz="0" w:space="0" w:color="auto"/>
        <w:left w:val="none" w:sz="0" w:space="0" w:color="auto"/>
        <w:bottom w:val="none" w:sz="0" w:space="0" w:color="auto"/>
        <w:right w:val="none" w:sz="0" w:space="0" w:color="auto"/>
      </w:divBdr>
    </w:div>
    <w:div w:id="2092657401">
      <w:bodyDiv w:val="1"/>
      <w:marLeft w:val="0"/>
      <w:marRight w:val="0"/>
      <w:marTop w:val="0"/>
      <w:marBottom w:val="0"/>
      <w:divBdr>
        <w:top w:val="none" w:sz="0" w:space="0" w:color="auto"/>
        <w:left w:val="none" w:sz="0" w:space="0" w:color="auto"/>
        <w:bottom w:val="none" w:sz="0" w:space="0" w:color="auto"/>
        <w:right w:val="none" w:sz="0" w:space="0" w:color="auto"/>
      </w:divBdr>
      <w:divsChild>
        <w:div w:id="312877063">
          <w:marLeft w:val="480"/>
          <w:marRight w:val="0"/>
          <w:marTop w:val="0"/>
          <w:marBottom w:val="0"/>
          <w:divBdr>
            <w:top w:val="none" w:sz="0" w:space="0" w:color="auto"/>
            <w:left w:val="none" w:sz="0" w:space="0" w:color="auto"/>
            <w:bottom w:val="none" w:sz="0" w:space="0" w:color="auto"/>
            <w:right w:val="none" w:sz="0" w:space="0" w:color="auto"/>
          </w:divBdr>
        </w:div>
        <w:div w:id="358168033">
          <w:marLeft w:val="480"/>
          <w:marRight w:val="0"/>
          <w:marTop w:val="0"/>
          <w:marBottom w:val="0"/>
          <w:divBdr>
            <w:top w:val="none" w:sz="0" w:space="0" w:color="auto"/>
            <w:left w:val="none" w:sz="0" w:space="0" w:color="auto"/>
            <w:bottom w:val="none" w:sz="0" w:space="0" w:color="auto"/>
            <w:right w:val="none" w:sz="0" w:space="0" w:color="auto"/>
          </w:divBdr>
        </w:div>
        <w:div w:id="361789492">
          <w:marLeft w:val="480"/>
          <w:marRight w:val="0"/>
          <w:marTop w:val="0"/>
          <w:marBottom w:val="0"/>
          <w:divBdr>
            <w:top w:val="none" w:sz="0" w:space="0" w:color="auto"/>
            <w:left w:val="none" w:sz="0" w:space="0" w:color="auto"/>
            <w:bottom w:val="none" w:sz="0" w:space="0" w:color="auto"/>
            <w:right w:val="none" w:sz="0" w:space="0" w:color="auto"/>
          </w:divBdr>
        </w:div>
        <w:div w:id="454058512">
          <w:marLeft w:val="480"/>
          <w:marRight w:val="0"/>
          <w:marTop w:val="0"/>
          <w:marBottom w:val="0"/>
          <w:divBdr>
            <w:top w:val="none" w:sz="0" w:space="0" w:color="auto"/>
            <w:left w:val="none" w:sz="0" w:space="0" w:color="auto"/>
            <w:bottom w:val="none" w:sz="0" w:space="0" w:color="auto"/>
            <w:right w:val="none" w:sz="0" w:space="0" w:color="auto"/>
          </w:divBdr>
        </w:div>
        <w:div w:id="834960372">
          <w:marLeft w:val="480"/>
          <w:marRight w:val="0"/>
          <w:marTop w:val="0"/>
          <w:marBottom w:val="0"/>
          <w:divBdr>
            <w:top w:val="none" w:sz="0" w:space="0" w:color="auto"/>
            <w:left w:val="none" w:sz="0" w:space="0" w:color="auto"/>
            <w:bottom w:val="none" w:sz="0" w:space="0" w:color="auto"/>
            <w:right w:val="none" w:sz="0" w:space="0" w:color="auto"/>
          </w:divBdr>
        </w:div>
        <w:div w:id="954143018">
          <w:marLeft w:val="480"/>
          <w:marRight w:val="0"/>
          <w:marTop w:val="0"/>
          <w:marBottom w:val="0"/>
          <w:divBdr>
            <w:top w:val="none" w:sz="0" w:space="0" w:color="auto"/>
            <w:left w:val="none" w:sz="0" w:space="0" w:color="auto"/>
            <w:bottom w:val="none" w:sz="0" w:space="0" w:color="auto"/>
            <w:right w:val="none" w:sz="0" w:space="0" w:color="auto"/>
          </w:divBdr>
        </w:div>
        <w:div w:id="1545604915">
          <w:marLeft w:val="480"/>
          <w:marRight w:val="0"/>
          <w:marTop w:val="0"/>
          <w:marBottom w:val="0"/>
          <w:divBdr>
            <w:top w:val="none" w:sz="0" w:space="0" w:color="auto"/>
            <w:left w:val="none" w:sz="0" w:space="0" w:color="auto"/>
            <w:bottom w:val="none" w:sz="0" w:space="0" w:color="auto"/>
            <w:right w:val="none" w:sz="0" w:space="0" w:color="auto"/>
          </w:divBdr>
        </w:div>
        <w:div w:id="1588230743">
          <w:marLeft w:val="480"/>
          <w:marRight w:val="0"/>
          <w:marTop w:val="0"/>
          <w:marBottom w:val="0"/>
          <w:divBdr>
            <w:top w:val="none" w:sz="0" w:space="0" w:color="auto"/>
            <w:left w:val="none" w:sz="0" w:space="0" w:color="auto"/>
            <w:bottom w:val="none" w:sz="0" w:space="0" w:color="auto"/>
            <w:right w:val="none" w:sz="0" w:space="0" w:color="auto"/>
          </w:divBdr>
        </w:div>
        <w:div w:id="1783261093">
          <w:marLeft w:val="480"/>
          <w:marRight w:val="0"/>
          <w:marTop w:val="0"/>
          <w:marBottom w:val="0"/>
          <w:divBdr>
            <w:top w:val="none" w:sz="0" w:space="0" w:color="auto"/>
            <w:left w:val="none" w:sz="0" w:space="0" w:color="auto"/>
            <w:bottom w:val="none" w:sz="0" w:space="0" w:color="auto"/>
            <w:right w:val="none" w:sz="0" w:space="0" w:color="auto"/>
          </w:divBdr>
        </w:div>
        <w:div w:id="2098548607">
          <w:marLeft w:val="480"/>
          <w:marRight w:val="0"/>
          <w:marTop w:val="0"/>
          <w:marBottom w:val="0"/>
          <w:divBdr>
            <w:top w:val="none" w:sz="0" w:space="0" w:color="auto"/>
            <w:left w:val="none" w:sz="0" w:space="0" w:color="auto"/>
            <w:bottom w:val="none" w:sz="0" w:space="0" w:color="auto"/>
            <w:right w:val="none" w:sz="0" w:space="0" w:color="auto"/>
          </w:divBdr>
        </w:div>
      </w:divsChild>
    </w:div>
    <w:div w:id="2094155683">
      <w:bodyDiv w:val="1"/>
      <w:marLeft w:val="0"/>
      <w:marRight w:val="0"/>
      <w:marTop w:val="0"/>
      <w:marBottom w:val="0"/>
      <w:divBdr>
        <w:top w:val="none" w:sz="0" w:space="0" w:color="auto"/>
        <w:left w:val="none" w:sz="0" w:space="0" w:color="auto"/>
        <w:bottom w:val="none" w:sz="0" w:space="0" w:color="auto"/>
        <w:right w:val="none" w:sz="0" w:space="0" w:color="auto"/>
      </w:divBdr>
    </w:div>
    <w:div w:id="2099792716">
      <w:bodyDiv w:val="1"/>
      <w:marLeft w:val="0"/>
      <w:marRight w:val="0"/>
      <w:marTop w:val="0"/>
      <w:marBottom w:val="0"/>
      <w:divBdr>
        <w:top w:val="none" w:sz="0" w:space="0" w:color="auto"/>
        <w:left w:val="none" w:sz="0" w:space="0" w:color="auto"/>
        <w:bottom w:val="none" w:sz="0" w:space="0" w:color="auto"/>
        <w:right w:val="none" w:sz="0" w:space="0" w:color="auto"/>
      </w:divBdr>
    </w:div>
    <w:div w:id="2103990124">
      <w:bodyDiv w:val="1"/>
      <w:marLeft w:val="0"/>
      <w:marRight w:val="0"/>
      <w:marTop w:val="0"/>
      <w:marBottom w:val="0"/>
      <w:divBdr>
        <w:top w:val="none" w:sz="0" w:space="0" w:color="auto"/>
        <w:left w:val="none" w:sz="0" w:space="0" w:color="auto"/>
        <w:bottom w:val="none" w:sz="0" w:space="0" w:color="auto"/>
        <w:right w:val="none" w:sz="0" w:space="0" w:color="auto"/>
      </w:divBdr>
    </w:div>
    <w:div w:id="2106264017">
      <w:bodyDiv w:val="1"/>
      <w:marLeft w:val="0"/>
      <w:marRight w:val="0"/>
      <w:marTop w:val="0"/>
      <w:marBottom w:val="0"/>
      <w:divBdr>
        <w:top w:val="none" w:sz="0" w:space="0" w:color="auto"/>
        <w:left w:val="none" w:sz="0" w:space="0" w:color="auto"/>
        <w:bottom w:val="none" w:sz="0" w:space="0" w:color="auto"/>
        <w:right w:val="none" w:sz="0" w:space="0" w:color="auto"/>
      </w:divBdr>
    </w:div>
    <w:div w:id="2110076851">
      <w:bodyDiv w:val="1"/>
      <w:marLeft w:val="0"/>
      <w:marRight w:val="0"/>
      <w:marTop w:val="0"/>
      <w:marBottom w:val="0"/>
      <w:divBdr>
        <w:top w:val="none" w:sz="0" w:space="0" w:color="auto"/>
        <w:left w:val="none" w:sz="0" w:space="0" w:color="auto"/>
        <w:bottom w:val="none" w:sz="0" w:space="0" w:color="auto"/>
        <w:right w:val="none" w:sz="0" w:space="0" w:color="auto"/>
      </w:divBdr>
    </w:div>
    <w:div w:id="2112235623">
      <w:bodyDiv w:val="1"/>
      <w:marLeft w:val="0"/>
      <w:marRight w:val="0"/>
      <w:marTop w:val="0"/>
      <w:marBottom w:val="0"/>
      <w:divBdr>
        <w:top w:val="none" w:sz="0" w:space="0" w:color="auto"/>
        <w:left w:val="none" w:sz="0" w:space="0" w:color="auto"/>
        <w:bottom w:val="none" w:sz="0" w:space="0" w:color="auto"/>
        <w:right w:val="none" w:sz="0" w:space="0" w:color="auto"/>
      </w:divBdr>
    </w:div>
    <w:div w:id="2112894896">
      <w:bodyDiv w:val="1"/>
      <w:marLeft w:val="0"/>
      <w:marRight w:val="0"/>
      <w:marTop w:val="0"/>
      <w:marBottom w:val="0"/>
      <w:divBdr>
        <w:top w:val="none" w:sz="0" w:space="0" w:color="auto"/>
        <w:left w:val="none" w:sz="0" w:space="0" w:color="auto"/>
        <w:bottom w:val="none" w:sz="0" w:space="0" w:color="auto"/>
        <w:right w:val="none" w:sz="0" w:space="0" w:color="auto"/>
      </w:divBdr>
    </w:div>
    <w:div w:id="2113698598">
      <w:bodyDiv w:val="1"/>
      <w:marLeft w:val="0"/>
      <w:marRight w:val="0"/>
      <w:marTop w:val="0"/>
      <w:marBottom w:val="0"/>
      <w:divBdr>
        <w:top w:val="none" w:sz="0" w:space="0" w:color="auto"/>
        <w:left w:val="none" w:sz="0" w:space="0" w:color="auto"/>
        <w:bottom w:val="none" w:sz="0" w:space="0" w:color="auto"/>
        <w:right w:val="none" w:sz="0" w:space="0" w:color="auto"/>
      </w:divBdr>
    </w:div>
    <w:div w:id="2115637892">
      <w:bodyDiv w:val="1"/>
      <w:marLeft w:val="0"/>
      <w:marRight w:val="0"/>
      <w:marTop w:val="0"/>
      <w:marBottom w:val="0"/>
      <w:divBdr>
        <w:top w:val="none" w:sz="0" w:space="0" w:color="auto"/>
        <w:left w:val="none" w:sz="0" w:space="0" w:color="auto"/>
        <w:bottom w:val="none" w:sz="0" w:space="0" w:color="auto"/>
        <w:right w:val="none" w:sz="0" w:space="0" w:color="auto"/>
      </w:divBdr>
    </w:div>
    <w:div w:id="2117170524">
      <w:bodyDiv w:val="1"/>
      <w:marLeft w:val="0"/>
      <w:marRight w:val="0"/>
      <w:marTop w:val="0"/>
      <w:marBottom w:val="0"/>
      <w:divBdr>
        <w:top w:val="none" w:sz="0" w:space="0" w:color="auto"/>
        <w:left w:val="none" w:sz="0" w:space="0" w:color="auto"/>
        <w:bottom w:val="none" w:sz="0" w:space="0" w:color="auto"/>
        <w:right w:val="none" w:sz="0" w:space="0" w:color="auto"/>
      </w:divBdr>
    </w:div>
    <w:div w:id="2118744554">
      <w:bodyDiv w:val="1"/>
      <w:marLeft w:val="0"/>
      <w:marRight w:val="0"/>
      <w:marTop w:val="0"/>
      <w:marBottom w:val="0"/>
      <w:divBdr>
        <w:top w:val="none" w:sz="0" w:space="0" w:color="auto"/>
        <w:left w:val="none" w:sz="0" w:space="0" w:color="auto"/>
        <w:bottom w:val="none" w:sz="0" w:space="0" w:color="auto"/>
        <w:right w:val="none" w:sz="0" w:space="0" w:color="auto"/>
      </w:divBdr>
    </w:div>
    <w:div w:id="2118866846">
      <w:bodyDiv w:val="1"/>
      <w:marLeft w:val="0"/>
      <w:marRight w:val="0"/>
      <w:marTop w:val="0"/>
      <w:marBottom w:val="0"/>
      <w:divBdr>
        <w:top w:val="none" w:sz="0" w:space="0" w:color="auto"/>
        <w:left w:val="none" w:sz="0" w:space="0" w:color="auto"/>
        <w:bottom w:val="none" w:sz="0" w:space="0" w:color="auto"/>
        <w:right w:val="none" w:sz="0" w:space="0" w:color="auto"/>
      </w:divBdr>
    </w:div>
    <w:div w:id="2121760576">
      <w:bodyDiv w:val="1"/>
      <w:marLeft w:val="0"/>
      <w:marRight w:val="0"/>
      <w:marTop w:val="0"/>
      <w:marBottom w:val="0"/>
      <w:divBdr>
        <w:top w:val="none" w:sz="0" w:space="0" w:color="auto"/>
        <w:left w:val="none" w:sz="0" w:space="0" w:color="auto"/>
        <w:bottom w:val="none" w:sz="0" w:space="0" w:color="auto"/>
        <w:right w:val="none" w:sz="0" w:space="0" w:color="auto"/>
      </w:divBdr>
    </w:div>
    <w:div w:id="2128548119">
      <w:bodyDiv w:val="1"/>
      <w:marLeft w:val="0"/>
      <w:marRight w:val="0"/>
      <w:marTop w:val="0"/>
      <w:marBottom w:val="0"/>
      <w:divBdr>
        <w:top w:val="none" w:sz="0" w:space="0" w:color="auto"/>
        <w:left w:val="none" w:sz="0" w:space="0" w:color="auto"/>
        <w:bottom w:val="none" w:sz="0" w:space="0" w:color="auto"/>
        <w:right w:val="none" w:sz="0" w:space="0" w:color="auto"/>
      </w:divBdr>
    </w:div>
    <w:div w:id="2129622391">
      <w:bodyDiv w:val="1"/>
      <w:marLeft w:val="0"/>
      <w:marRight w:val="0"/>
      <w:marTop w:val="0"/>
      <w:marBottom w:val="0"/>
      <w:divBdr>
        <w:top w:val="none" w:sz="0" w:space="0" w:color="auto"/>
        <w:left w:val="none" w:sz="0" w:space="0" w:color="auto"/>
        <w:bottom w:val="none" w:sz="0" w:space="0" w:color="auto"/>
        <w:right w:val="none" w:sz="0" w:space="0" w:color="auto"/>
      </w:divBdr>
    </w:div>
    <w:div w:id="2131242451">
      <w:bodyDiv w:val="1"/>
      <w:marLeft w:val="0"/>
      <w:marRight w:val="0"/>
      <w:marTop w:val="0"/>
      <w:marBottom w:val="0"/>
      <w:divBdr>
        <w:top w:val="none" w:sz="0" w:space="0" w:color="auto"/>
        <w:left w:val="none" w:sz="0" w:space="0" w:color="auto"/>
        <w:bottom w:val="none" w:sz="0" w:space="0" w:color="auto"/>
        <w:right w:val="none" w:sz="0" w:space="0" w:color="auto"/>
      </w:divBdr>
    </w:div>
    <w:div w:id="2133401775">
      <w:bodyDiv w:val="1"/>
      <w:marLeft w:val="0"/>
      <w:marRight w:val="0"/>
      <w:marTop w:val="0"/>
      <w:marBottom w:val="0"/>
      <w:divBdr>
        <w:top w:val="none" w:sz="0" w:space="0" w:color="auto"/>
        <w:left w:val="none" w:sz="0" w:space="0" w:color="auto"/>
        <w:bottom w:val="none" w:sz="0" w:space="0" w:color="auto"/>
        <w:right w:val="none" w:sz="0" w:space="0" w:color="auto"/>
      </w:divBdr>
    </w:div>
    <w:div w:id="2136168091">
      <w:bodyDiv w:val="1"/>
      <w:marLeft w:val="0"/>
      <w:marRight w:val="0"/>
      <w:marTop w:val="0"/>
      <w:marBottom w:val="0"/>
      <w:divBdr>
        <w:top w:val="none" w:sz="0" w:space="0" w:color="auto"/>
        <w:left w:val="none" w:sz="0" w:space="0" w:color="auto"/>
        <w:bottom w:val="none" w:sz="0" w:space="0" w:color="auto"/>
        <w:right w:val="none" w:sz="0" w:space="0" w:color="auto"/>
      </w:divBdr>
    </w:div>
    <w:div w:id="21449576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comments" Target="comments.xml" Id="rId8" /><Relationship Type="http://schemas.openxmlformats.org/officeDocument/2006/relationships/image" Target="media/image1.png" Id="rId13" /><Relationship Type="http://schemas.openxmlformats.org/officeDocument/2006/relationships/hyperlink" Target="https://doi.org/10.3389/FPLS.2020.500479/TEXT" TargetMode="External" Id="rId18" /><Relationship Type="http://schemas.openxmlformats.org/officeDocument/2006/relationships/styles" Target="styles.xml" Id="rId3" /><Relationship Type="http://schemas.microsoft.com/office/2011/relationships/people" Target="people.xml" Id="rId21" /><Relationship Type="http://schemas.openxmlformats.org/officeDocument/2006/relationships/endnotes" Target="endnotes.xml" Id="rId7" /><Relationship Type="http://schemas.openxmlformats.org/officeDocument/2006/relationships/hyperlink" Target="https://doi.org/10.1038/s41598-018-28800-4" TargetMode="External" Id="rId17" /><Relationship Type="http://schemas.openxmlformats.org/officeDocument/2006/relationships/numbering" Target="numbering.xml" Id="rId2" /><Relationship Type="http://schemas.openxmlformats.org/officeDocument/2006/relationships/hyperlink" Target="https://doi.org/10.1371/JOURNAL.PONE.0047128" TargetMode="Externa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footnotes" Target="footnotes.xml" Id="rId6" /><Relationship Type="http://schemas.microsoft.com/office/2018/08/relationships/commentsExtensible" Target="commentsExtensible.xml" Id="rId11" /><Relationship Type="http://schemas.openxmlformats.org/officeDocument/2006/relationships/webSettings" Target="webSettings.xml" Id="rId5" /><Relationship Type="http://schemas.openxmlformats.org/officeDocument/2006/relationships/hyperlink" Target="https://doi.org/10.1126/SCIENCE.1155121;WEBSITE:WEBSITE:AAAS-SITE;JOURNAL:JOURNAL:SCIENCE;WGROUP:STRING:PUBLICATION" TargetMode="External" Id="rId15" /><Relationship Type="http://schemas.openxmlformats.org/officeDocument/2006/relationships/theme" Target="theme/theme1.xml" Id="rId23" /><Relationship Type="http://schemas.microsoft.com/office/2016/09/relationships/commentsIds" Target="commentsIds.xml" Id="rId10" /><Relationship Type="http://schemas.openxmlformats.org/officeDocument/2006/relationships/footer" Target="footer1.xml" Id="rId19" /><Relationship Type="http://schemas.openxmlformats.org/officeDocument/2006/relationships/settings" Target="settings.xml" Id="rId4" /><Relationship Type="http://schemas.microsoft.com/office/2011/relationships/commentsExtended" Target="commentsExtended.xml" Id="rId9" /><Relationship Type="http://schemas.openxmlformats.org/officeDocument/2006/relationships/image" Target="media/image2.png" Id="rId14" /><Relationship Type="http://schemas.openxmlformats.org/officeDocument/2006/relationships/glossaryDocument" Target="glossary/document.xml" Id="rId22" /><Relationship Type="http://schemas.openxmlformats.org/officeDocument/2006/relationships/hyperlink" Target="mailto:andrea.chavezpacheco@ugent.be" TargetMode="External" Id="R873269bf434e4719"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3809B817-0EE2-42D0-ADE9-36351D8E077E}"/>
      </w:docPartPr>
      <w:docPartBody>
        <w:p xmlns:wp14="http://schemas.microsoft.com/office/word/2010/wordml" w:rsidR="007F17FB" w:rsidRDefault="00652528" w14:paraId="024C5B7A" wp14:textId="77777777">
          <w:r w:rsidRPr="0E2CAB0E">
            <w:t>Haga clic o pulse aquí para escribir texto.</w:t>
          </w:r>
        </w:p>
      </w:docPartBody>
    </w:docPart>
    <w:docPart>
      <w:docPartPr>
        <w:name w:val="262EBDEE10E27140A5AA7CB2E2B21508"/>
        <w:category>
          <w:name w:val="General"/>
          <w:gallery w:val="placeholder"/>
        </w:category>
        <w:types>
          <w:type w:val="bbPlcHdr"/>
        </w:types>
        <w:behaviors>
          <w:behavior w:val="content"/>
        </w:behaviors>
        <w:guid w:val="{206A247D-B551-6B4B-8446-7E60FCBF11E8}"/>
      </w:docPartPr>
      <w:docPartBody>
        <w:p xmlns:wp14="http://schemas.microsoft.com/office/word/2010/wordml" w:rsidR="00871296" w:rsidP="007F17FB" w:rsidRDefault="007F17FB" w14:paraId="09E63982" wp14:textId="77777777">
          <w:pPr>
            <w:pStyle w:val="262EBDEE10E27140A5AA7CB2E2B21508"/>
          </w:pPr>
          <w:r w:rsidRPr="0E2CAB0E">
            <w:t>Haga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w:panose1 w:val="020B0502040204020203"/>
    <w:charset w:val="00"/>
    <w:family w:val="swiss"/>
    <w:pitch w:val="variable"/>
    <w:sig w:usb0="E4002EFF" w:usb1="C000E47F" w:usb2="00000009" w:usb3="00000000" w:csb0="000001FF" w:csb1="00000000"/>
  </w:font>
  <w:font w:name="Yu Mincho">
    <w:charset w:val="80"/>
    <w:family w:val="roman"/>
    <w:pitch w:val="variable"/>
    <w:sig w:usb0="800002E7" w:usb1="2AC7FCFF" w:usb2="00000012" w:usb3="00000000" w:csb0="0002009F" w:csb1="00000000"/>
  </w:font>
  <w:font w:name="system-ui">
    <w:altName w:val="Cambria"/>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MathJax_Math-italic">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280E6E"/>
    <w:rsid w:val="000E667D"/>
    <w:rsid w:val="00272501"/>
    <w:rsid w:val="00280E6E"/>
    <w:rsid w:val="004076DB"/>
    <w:rsid w:val="00461101"/>
    <w:rsid w:val="00652528"/>
    <w:rsid w:val="007E2B28"/>
    <w:rsid w:val="007F17FB"/>
    <w:rsid w:val="008271BA"/>
    <w:rsid w:val="00871296"/>
    <w:rsid w:val="00A27CFC"/>
    <w:rsid w:val="00AB2296"/>
    <w:rsid w:val="00BD5117"/>
    <w:rsid w:val="00D17704"/>
    <w:rsid w:val="00DB7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262EBDEE10E27140A5AA7CB2E2B21508">
    <w:name w:val="262EBDEE10E27140A5AA7CB2E2B21508"/>
    <w:rsid w:val="007F17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xmlns:thm15="http://schemas.microsoft.com/office/thememl/2012/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3" Type="http://schemas.microsoft.com/office/2011/relationships/webextension" Target="webextension3.xml"/><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1">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 dockstate="right" visibility="0" width="350" row="1">
    <wetp:webextensionref xmlns:r="http://schemas.openxmlformats.org/officeDocument/2006/relationships" r:id="rId3"/>
  </wetp:taskpane>
</wetp:taskpanes>
</file>

<file path=word/webextensions/webextension1.xml><?xml version="1.0" encoding="utf-8"?>
<we:webextension xmlns:we="http://schemas.microsoft.com/office/webextensions/webextension/2010/11" id="4b140f10-6989-4fb9-8043-19b48b733566">
  <we:reference id="WA104382081" version="1.55.1.0" store="en-US" storeType="omex"/>
  <we:alternateReferences>
    <we:reference id="WA104382081" version="1.55.1.0" store="en-US" storeType="omex"/>
  </we:alternateReferences>
  <we:properties>
    <we:property name="MENDELEY_CITATIONS" value="[{&quot;citationID&quot;:&quot;MENDELEY_CITATION_ea7a1f30-a090-43bf-9fe7-126617dcaea9&quot;,&quot;properties&quot;:{&quot;noteIndex&quot;:0},&quot;isEdited&quot;:false,&quot;manualOverride&quot;:{&quot;isManuallyOverridden&quot;:false,&quot;citeprocText&quot;:&quot;(Mitchard, 2018; Rahbek, Borregaard, Antonelli, et al., 2019; Rahbek, Borregaard, Colwell, et al., 2019)&quot;,&quot;manualOverrideText&quot;:&quot;&quot;},&quot;citationTag&quot;:&quot;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quot;,&quot;citationItems&quot;:[{&quot;id&quot;:&quot;069bb6be-22f9-3cbf-9e16-00de5cddaa96&quot;,&quot;itemData&quot;:{&quot;type&quot;:&quot;article-journal&quot;,&quot;id&quot;:&quot;069bb6be-22f9-3cbf-9e16-00de5cddaa96&quot;,&quot;title&quot;:&quot;Humboldt's enigma: What causes global patterns of mountain biodiversity?&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Colwell&quot;,&quot;given&quot;:&quot;Robert K.&quot;,&quot;parse-names&quot;:false,&quot;dropping-particle&quot;:&quot;&quot;,&quot;non-dropping-particle&quot;:&quot;&quot;},{&quot;family&quot;:&quot;Dalsgaard&quot;,&quot;given&quot;:&quot;Bo&quot;,&quot;parse-names&quot;:false,&quot;dropping-particle&quot;:&quot;&quot;,&quot;non-dropping-particle&quot;:&quot;&quot;},{&quot;family&quot;:&quot;Holt&quot;,&quot;given&quot;:&quot;Ben G.&quot;,&quot;parse-names&quot;:false,&quot;dropping-particle&quot;:&quot;&quot;,&quot;non-dropping-particle&quot;:&quot;&quot;},{&quot;family&quot;:&quot;Morueta-Holme&quot;,&quot;given&quot;:&quot;Naia&quot;,&quot;parse-names&quot;:false,&quot;dropping-particle&quot;:&quot;&quot;,&quot;non-dropping-particle&quot;:&quot;&quot;},{&quot;family&quot;:&quot;Nogues-Bravo&quot;,&quot;given&quot;:&quot;David&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49&quot;,&quot;ISSN&quot;:&quot;1095-9203&quot;,&quot;PMID&quot;:&quot;31515383&quot;,&quot;URL&quot;:&quot;https://pubmed.ncbi.nlm.nih.gov/31515383/&quot;,&quot;issued&quot;:{&quot;date-parts&quot;:[[2019,9,13]]},&quot;page&quot;:&quot;1108-1113&quot;,&quot;abstract&quot;:&quot;Mountains contribute disproportionately to the terrestrial biodiversity of Earth, especially in the tropics, where they host hotspots of extraordinary and puzzling richness. With about 25% of all land area, mountain regions are home to more than 85% of the world’s species of amphibians, birds, and mammals, many entirely restricted to mountains. Biodiversity varies markedly among these regions. Together with the extreme species richness of some tropical mountains, this variation has proven challenging to explain under traditional climatic hypotheses. However, the complex climatic characteristics of rugged mountain regions differ fundamentally from those of lowland regions, likely playing a key role in generating and maintaining diversity. With ongoing global changes in climate and land use, the role of mountains as refugia for biodiversity may well come under threat.&quot;,&quot;publisher&quot;:&quot;Science&quot;,&quot;issue&quot;:&quot;6458&quot;,&quot;volume&quot;:&quot;365&quot;,&quot;container-title-short&quot;:&quot;Science&quot;},&quot;isTemporary&quot;:false},{&quot;id&quot;:&quot;87c39b46-44c2-370b-8104-b195d63d284f&quot;,&quot;itemData&quot;:{&quot;type&quot;:&quot;article-journal&quot;,&quot;id&quot;:&quot;87c39b46-44c2-370b-8104-b195d63d284f&quot;,&quot;title&quot;:&quot;Building mountain biodiversity: Geological and evolutionary processes&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Antonelli&quot;,&quot;given&quot;:&quot;Alexandre&quot;,&quot;parse-names&quot;:false,&quot;dropping-particle&quot;:&quot;&quot;,&quot;non-dropping-particle&quot;:&quot;&quot;},{&quot;family&quot;:&quot;Colwell&quot;,&quot;given&quot;:&quot;Robert K.&quot;,&quot;parse-names&quot;:false,&quot;dropping-particle&quot;:&quot;&quot;,&quot;non-dropping-particle&quot;:&quot;&quot;},{&quot;family&quot;:&quot;Holt&quot;,&quot;given&quot;:&quot;Ben G.&quot;,&quot;parse-names&quot;:false,&quot;dropping-particle&quot;:&quot;&quot;,&quot;non-dropping-particle&quot;:&quot;&quot;},{&quot;family&quot;:&quot;Nogues-Bravo&quot;,&quot;given&quot;:&quot;David&quot;,&quot;parse-names&quot;:false,&quot;dropping-particle&quot;:&quot;&quot;,&quot;non-dropping-particle&quot;:&quot;&quot;},{&quot;family&quot;:&quot;Rasmussen&quot;,&quot;given&quot;:&quot;Christian M.Ø.&quot;,&quot;parse-names&quot;:false,&quot;dropping-particle&quot;:&quot;&quot;,&quot;non-dropping-particle&quot;:&quot;&quot;},{&quot;family&quot;:&quot;Richardson&quot;,&quot;given&quot;:&quot;Katherine&quot;,&quot;parse-names&quot;:false,&quot;dropping-particle&quot;:&quot;&quot;,&quot;non-dropping-particle&quot;:&quot;&quot;},{&quot;family&quot;:&quot;Rosing&quot;,&quot;given&quot;:&quot;Minik T.&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51&quot;,&quot;ISSN&quot;:&quot;1095-9203&quot;,&quot;PMID&quot;:&quot;31515384&quot;,&quot;URL&quot;:&quot;https://pubmed.ncbi.nlm.nih.gov/31515384/&quot;,&quot;issued&quot;:{&quot;date-parts&quot;:[[2019,9,13]]},&quot;page&quot;:&quot;1114-1119&quot;,&quot;abstract&quot;:&quot;Mountain regions are unusually biodiverse, with rich aggregations of small-ranged species that form centers of endemism. Mountains play an array of roles for Earth’s biodiversity and affect neighboring lowlands through biotic interchange, changes in regional climate, and nutrient runoff. The high biodiversity of certain mountains reflects the interplay of multiple evolutionary mechanisms: enhanced speciation rates with distinct opportunities for coexistence and persistence of lineages, shaped by long-term climatic changes interacting with topographically dynamic landscapes. High diversity in most tropical mountains is tightly linked to bedrock geology—notably, areas comprising mafic and ultramafic lithologies, rock types rich in magnesium and poor in phosphate that present special requirements for plant physiology. Mountain biodiversity bears the signature of deep-time evolutionary and ecological processes, a history well worth preserving.&quot;,&quot;publisher&quot;:&quot;Science&quot;,&quot;issue&quot;:&quot;6458&quot;,&quot;volume&quot;:&quot;365&quot;,&quot;container-title-short&quot;:&quot;Science&quot;},&quot;isTemporary&quot;:false},{&quot;id&quot;:&quot;144625e6-192d-328b-a701-15889cc0f502&quot;,&quot;itemData&quot;:{&quot;type&quot;:&quot;article-journal&quot;,&quot;id&quot;:&quot;144625e6-192d-328b-a701-15889cc0f502&quot;,&quot;title&quot;:&quot;The tropical forest carbon cycle and climate change&quot;,&quot;author&quot;:[{&quot;family&quot;:&quot;Mitchard&quot;,&quot;given&quot;:&quot;Edward T.A.&quot;,&quot;parse-names&quot;:false,&quot;dropping-particle&quot;:&quot;&quot;,&quot;non-dropping-particle&quot;:&quot;&quot;}],&quot;container-title&quot;:&quot;Nature&quot;,&quot;accessed&quot;:{&quot;date-parts&quot;:[[2026,7,5]]},&quot;DOI&quot;:&quot;10.1038/S41586-018-0300-2&quot;,&quot;ISSN&quot;:&quot;1476-4687&quot;,&quot;PMID&quot;:&quot;30046067&quot;,&quot;URL&quot;:&quot;https://pubmed.ncbi.nlm.nih.gov/30046067/&quot;,&quot;issued&quot;:{&quot;date-parts&quot;:[[2018,7,26]]},&quot;page&quot;:&quot;527-534&quot;,&quot;abstract&quot;:&quot;Tropical forests make an approximately neutral contribution to the global carbon cycle, with intact and recovering forests taking in as much carbon as is released through deforestation and degradation. In the near future, tropical forests are likely to become a carbon source, owing to continued forest loss and the effect of climate change on the ability of the remaining forests to capture excess atmospheric carbon dioxide. This will make it harder to limit global warming to below 2 °C. Encouragingly, recent international agreements commit to halting deforestation and degradation, but a lack of fundamental data for use in monitoring and model design makes policy action difficult.&quot;,&quot;publisher&quot;:&quot;Nature&quot;,&quot;issue&quot;:&quot;7715&quot;,&quot;volume&quot;:&quot;559&quot;,&quot;container-title-short&quot;:&quot;Nature&quot;},&quot;isTemporary&quot;:false}]},{&quot;citationID&quot;:&quot;MENDELEY_CITATION_11f968d2-5b57-4bea-b01a-ec5109c8fbf6&quot;,&quot;properties&quot;:{&quot;noteIndex&quot;:0},&quot;isEdited&quot;:false,&quot;manualOverride&quot;:{&quot;isManuallyOverridden&quot;:false,&quot;citeprocText&quot;:&quot;(Bonnesoeur et al., 2019; Bubb, 2004; Cuesta et al., 2009)&quot;,&quot;manualOverrideText&quot;:&quot;&quot;},&quot;citationTag&quot;:&quot;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quot;,&quot;citationItems&quot;:[{&quot;id&quot;:&quot;855155d8-0430-3fde-a576-928e307304b1&quot;,&quot;itemData&quot;:{&quot;type&quot;:&quot;book&quot;,&quot;id&quot;:&quot;855155d8-0430-3fde-a576-928e307304b1&quot;,&quot;title&quot;:&quot;Los bosques montanos de los Andes tropicales&quot;,&quot;author&quot;:[{&quot;family&quot;:&quot;Cuesta&quot;,&quot;given&quot;:&quot;Francisco.&quot;,&quot;parse-names&quot;:false,&quot;dropping-particle&quot;:&quot;&quot;,&quot;non-dropping-particle&quot;:&quot;&quot;},{&quot;family&quot;:&quot;Peralvo&quot;,&quot;given&quot;:&quot;Manuel.&quot;,&quot;parse-names&quot;:false,&quot;dropping-particle&quot;:&quot;&quot;,&quot;non-dropping-particle&quot;:&quot;&quot;},{&quot;family&quot;:&quot;Valarezo&quot;,&quot;given&quot;:&quot;Natalia.&quot;,&quot;parse-names&quot;:false,&quot;dropping-particle&quot;:&quot;&quot;,&quot;non-dropping-particle&quot;:&quot;&quot;},{&quot;family&quot;:&quot;Programa Regional ECOBONA-Intercooperation.&quot;,&quot;given&quot;:&quot;&quot;,&quot;parse-names&quot;:false,&quot;dropping-particle&quot;:&quot;&quot;,&quot;non-dropping-particle&quot;:&quot;&quot;}],&quot;ISBN&quot;:&quot;9789942996602&quot;,&quot;issued&quot;:{&quot;date-parts&quot;:[[2009]]},&quot;number-of-pages&quot;:&quot;73&quot;,&quot;publisher&quot;:&quot;Programa Regional ECOBONA-Intercooperation&quot;,&quot;container-title-short&quot;:&quot;&quot;},&quot;isTemporary&quot;:false},{&quot;id&quot;:&quot;f46548d8-2111-3e45-919f-5567614bc442&quot;,&quot;itemData&quot;:{&quot;type&quot;:&quot;report&quot;,&quot;id&quot;:&quot;f46548d8-2111-3e45-919f-5567614bc442&quot;,&quot;title&quot;:&quot;Cloud Forest Agenda&quot;,&quot;author&quot;:[{&quot;family&quot;:&quot;Bubb&quot;,&quot;given&quot;:&quot;P., May I., Miles L., Sayer J.&quot;,&quot;parse-names&quot;:false,&quot;dropping-particle&quot;:&quot;&quot;,&quot;non-dropping-particle&quot;:&quot;&quot;}],&quot;accessed&quot;:{&quot;date-parts&quot;:[[2026,7,6]]},&quot;URL&quot;:&quot;https://www.researchgate.net/publication/318657347_Cloud_Forest_Agenda&quot;,&quot;issued&quot;:{&quot;date-parts&quot;:[[2004]]},&quot;container-title-short&quot;:&quot;&quot;},&quot;isTemporary&quot;:false},{&quot;id&quot;:&quot;84e11fa3-bef2-37cf-969e-bc31854ed2de&quot;,&quot;itemData&quot;:{&quot;type&quot;:&quot;article-journal&quot;,&quot;id&quot;:&quot;84e11fa3-bef2-37cf-969e-bc31854ed2de&quot;,&quot;title&quot;:&quot;Impacts of forests and forestation on hydrological services in the Andes: A systematic review&quot;,&quot;author&quot;:[{&quot;family&quot;:&quot;Bonnesoeur&quot;,&quot;given&quot;:&quot;Vivien&quot;,&quot;parse-names&quot;:false,&quot;dropping-particle&quot;:&quot;&quot;,&quot;non-dropping-particle&quot;:&quot;&quot;},{&quot;family&quot;:&quot;Locatelli&quot;,&quot;given&quot;:&quot;Bruno&quot;,&quot;parse-names&quot;:false,&quot;dropping-particle&quot;:&quot;&quot;,&quot;non-dropping-particle&quot;:&quot;&quot;},{&quot;family&quot;:&quot;Guariguata&quot;,&quot;given&quot;:&quot;Manuel R.&quot;,&quot;parse-names&quot;:false,&quot;dropping-particle&quot;:&quot;&quot;,&quot;non-dropping-particle&quot;:&quot;&quot;},{&quot;family&quot;:&quot;Ochoa-Tocachi&quot;,&quot;given&quot;:&quot;Boris F.&quot;,&quot;parse-names&quot;:false,&quot;dropping-particle&quot;:&quot;&quot;,&quot;non-dropping-particle&quot;:&quot;&quot;},{&quot;family&quot;:&quot;Vanacker&quot;,&quot;given&quot;:&quot;Veerle&quot;,&quot;parse-names&quot;:false,&quot;dropping-particle&quot;:&quot;&quot;,&quot;non-dropping-particle&quot;:&quot;&quot;},{&quot;family&quot;:&quot;Mao&quot;,&quot;given&quot;:&quot;Zhun&quot;,&quot;parse-names&quot;:false,&quot;dropping-particle&quot;:&quot;&quot;,&quot;non-dropping-particle&quot;:&quot;&quot;},{&quot;family&quot;:&quot;Stokes&quot;,&quot;given&quot;:&quot;Alexia&quot;,&quot;parse-names&quot;:false,&quot;dropping-particle&quot;:&quot;&quot;,&quot;non-dropping-particle&quot;:&quot;&quot;},{&quot;family&quot;:&quot;Mathez-Stiefel&quot;,&quot;given&quot;:&quot;Sarah Lan&quot;,&quot;parse-names&quot;:false,&quot;dropping-particle&quot;:&quot;&quot;,&quot;non-dropping-particle&quot;:&quot;&quot;}],&quot;container-title&quot;:&quot;Forest Ecology and Management&quot;,&quot;accessed&quot;:{&quot;date-parts&quot;:[[2026,7,6]]},&quot;DOI&quot;:&quot;10.1016/J.FORECO.2018.11.033&quot;,&quot;ISSN&quot;:&quot;0378-1127&quot;,&quot;URL&quot;:&quot;https://www.sciencedirect.com/science/article/abs/pii/S0378112718311836&quot;,&quot;issued&quot;:{&quot;date-parts&quot;:[[2019,2,15]]},&quot;page&quot;:&quot;569-584&quot;,&quot;abstract&quot;:&quot;Several Andean countries have planned to restore forest cover in degraded land to enhance the provision of multiple ecosystem services in response to international commitments such as the Bonn Challenge. Hydrological services, e.g. water supply, hydrological regulation and erosion mitigation, are particularly important to sustain the life of more than fifty million Andean people. While rapid and important forest cover changes have occurred during recent decades, critical information on the impact of forestation on hydrological services has not yet been synthesized in the context of Andean ecosystems. We define forestation as the establishment of forest by plantation or natural regeneration on areas that either had forest in the past or not. To help improve decision-making on forestation in the Andes, we reviewed the available literature concerning the impacts of forestation on water supply, hydrological regulation and mitigation of erosion and landslides. We also examined available data on the most relevant hydrological processes such as infiltration, evapotranspiration and runoff in forest stands. Hydrological services from native forests were also included as a reference state for comparing processes and services provided by forestation. Following systematic review protocols, we synthesized 155 studies using different methods, including meta-analyses and meta-regressions. Results show that forestation has had clear impacts on degraded soils, through reducing water erosion of soils and risk of moderate floods, increasing soil infiltration rate by 8 and topsoil organic matter (SOM). We found that 20 years of tree plantation was sufficient to recover infiltration rate and sediment yield close to the levels of native forests whereas SOM, soil water storage and surface runoff of native forests could not be recovered by forestation in the time scales examined. The benefits in terms of hydrological regulation are at the expense of a reduction in total water supply since forest cover was associated with higher water use in most Andean regions. Forestation with native species was underrepresented in the reviewed studies. The impact of forestation on landslides has also been largely overlooked in the Andes. At high elevations, exotic tree plantations on Andean grasslands (e.g. páramo and puna) had the most detrimental consequences since these grasslands showed an excellent capacity for hydrological regulation and erosion mitigation but also a water yield up to 40% higher than tree plantations. People engaged in forest restoration initiative should be aware that hydrological services may take some time for society and the environment to show clear benefits after forestation.&quot;,&quot;publisher&quot;:&quot;Elsevier&quot;,&quot;volume&quot;:&quot;433&quot;,&quot;container-title-short&quot;:&quot;For. Ecol. Manage.&quot;},&quot;isTemporary&quot;:false}]},{&quot;citationID&quot;:&quot;MENDELEY_CITATION_da8b5f96-ed3e-46a0-b25f-017ea988c84c&quot;,&quot;properties&quot;:{&quot;noteIndex&quot;:0},&quot;isEdited&quot;:false,&quot;manualOverride&quot;:{&quot;isManuallyOverridden&quot;:false,&quot;citeprocText&quot;:&quot;(Pounds et al., 1999; Still et al., 1999)&quot;,&quot;manualOverrideText&quot;:&quot;&quot;},&quot;citationTag&quot;:&quot;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quot;,&quot;citationItems&quot;:[{&quot;id&quot;:&quot;707a0ef9-feff-30ae-b181-85ea443339df&quot;,&quot;itemData&quot;:{&quot;type&quot;:&quot;article-journal&quot;,&quot;id&quot;:&quot;707a0ef9-feff-30ae-b181-85ea443339df&quot;,&quot;title&quot;:&quot;Biological response to climate change on a tropical mountain&quot;,&quot;author&quot;:[{&quot;family&quot;:&quot;Pounds&quot;,&quot;given&quot;:&quot;J. Alan&quot;,&quot;parse-names&quot;:false,&quot;dropping-particle&quot;:&quot;&quot;,&quot;non-dropping-particle&quot;:&quot;&quot;},{&quot;family&quot;:&quot;Fogden&quot;,&quot;given&quot;:&quot;Michael P.L.&quot;,&quot;parse-names&quot;:false,&quot;dropping-particle&quot;:&quot;&quot;,&quot;non-dropping-particle&quot;:&quot;&quot;},{&quot;family&quot;:&quot;Campbell&quot;,&quot;given&quot;:&quot;John H.&quot;,&quot;parse-names&quot;:false,&quot;dropping-particle&quot;:&quot;&quot;,&quot;non-dropping-particle&quot;:&quot;&quot;}],&quot;container-title&quot;:&quot;Nature 1999 398:6728&quot;,&quot;accessed&quot;:{&quot;date-parts&quot;:[[2026,7,5]]},&quot;DOI&quot;:&quot;10.1038/19297&quot;,&quot;ISSN&quot;:&quot;1476-4687&quot;,&quot;URL&quot;:&quot;https://www.nature.com/articles/19297&quot;,&quot;issued&quot;:{&quot;date-parts&quot;:[[1999,4,15]]},&quot;page&quot;:&quot;611-615&quot;,&quot;abstract&quot;:&quot;Recent warming has caused changes in species distribution and abundance1,2,3, but the extent of the effects is unclear. Here we investigate whether such changes in highland forests at Monteverde, Costa Rica, are related to the increase in air temperatures that followed a step-like warming of tropical oceans in 1976 (refs4, 5). Twenty of 50 species of anurans (frogs and toads) in a 30-km2 study area, including the locally endemic golden toad (Bufo periglenes), disappeared following synchronous population crashes in 1987 (6–8). Our results indicate that these crashes probably belong to a constellation of demographic changes that have altered communities of birds, reptiles and amphibians in the area and are linked to recent warming. The changes are all associated with patterns of dry-season mist frequency, which is negatively correlated with sea surface temperatures in the equatorial Pacific and has declined dramatically since the mid-1970s. The biological and climatic patterns suggest that atmospheric warming has raised the average altitude at the base of the orographic cloud bank, as predicted by the lifting-cloud-base hypothesis9,10.&quot;,&quot;publisher&quot;:&quot;Nature Publishing Group&quot;,&quot;issue&quot;:&quot;6728&quot;,&quot;volume&quot;:&quot;398&quot;,&quot;container-title-short&quot;:&quot;&quot;},&quot;isTemporary&quot;:false},{&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citationID&quot;:&quot;MENDELEY_CITATION_040f0149-2287-4a00-ac6f-6d53efde69af&quot;,&quot;properties&quot;:{&quot;noteIndex&quot;:0},&quot;isEdited&quot;:false,&quot;manualOverride&quot;:{&quot;isManuallyOverridden&quot;:false,&quot;citeprocText&quot;:&quot;(Crausbay et al., 2015; Still et al., 1999)&quot;,&quot;manualOverrideText&quot;:&quot;&quot;},&quot;citationTag&quot;:&quot;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quot;,&quot;citationItems&quot;:[{&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id&quot;:&quot;81d71f37-6d14-3f82-8a0b-9072c2ebfa1e&quot;,&quot;itemData&quot;:{&quot;type&quot;:&quot;article-journal&quot;,&quot;id&quot;:&quot;81d71f37-6d14-3f82-8a0b-9072c2ebfa1e&quot;,&quot;title&quot;:&quot;Tropical montane vegetation dynamics near the upper cloud belt strongly associated with a shifting ITCZ and fire&quot;,&quot;author&quot;:[{&quot;family&quot;:&quot;Crausbay&quot;,&quot;given&quot;:&quot;Shelley D.&quot;,&quot;parse-names&quot;:false,&quot;dropping-particle&quot;:&quot;&quot;,&quot;non-dropping-particle&quot;:&quot;&quot;},{&quot;family&quot;:&quot;Martin&quot;,&quot;given&quot;:&quot;Patrick H.&quot;,&quot;parse-names&quot;:false,&quot;dropping-particle&quot;:&quot;&quot;,&quot;non-dropping-particle&quot;:&quot;&quot;},{&quot;family&quot;:&quot;Kelly&quot;,&quot;given&quot;:&quot;Eugene F.&quot;,&quot;parse-names&quot;:false,&quot;dropping-particle&quot;:&quot;&quot;,&quot;non-dropping-particle&quot;:&quot;&quot;}],&quot;container-title&quot;:&quot;Journal of Ecology&quot;,&quot;DOI&quot;:&quot;10.1111/1365-2745.12423&quot;,&quot;ISSN&quot;:&quot;13652745&quot;,&quot;issued&quot;:{&quot;date-parts&quot;:[[2015,7,1]]},&quot;page&quot;:&quot;891-903&quot;,&quot;abstract&quot;:&quot;Tropical montane forests house unusual and diverse biota and are considered highly vulnerable to climate change, particularly near the trade wind inversion (TWI) - the upper end of the cloud belt that defines tropical montane cloud forest (TMCF). The upper cloud belt has two possible futures: one hypothesis postulates a 'lifting cloud base', raising both the upper and lower ends of the cloud belt; the other expects the upper end of the cloud belt will change independently, with a 'shifting TWI'. We used a 5900-year-long palaeorecord of vegetation and fire from a small forest hollow at 2455 m in the Cordillera Central, Dominican Republic. The site sits near the upper limit of TMCF taxa and the TWI and allows us to evaluate the relationship between vegetation dynamics and two potential drivers of TWI elevation - the Intertropical Convergence Zone (ITCZ) and the El Niño/Southern Oscillation (ENSO). Vegetation changed from cloud forest (5900-5500 cal. years BP) to alpine grassland (4300-1300 cal. years BP), to pine savanna (1300-600 cal. years BP) and finally to closed pine forest (after 600 cal. years BP). Habitat distribution models for TMCF and pine forest taxa show that these state changes were strongly associated with position of the ITCZ (cloud forest xR2 = 0.63; pine forest xR2 = 0.53), providing support for the shifting TWI hypothesis. We find a negative relationship between fire and TMCF and a hump-shaped relationship between fire activity and pine. Synthesis. Shifts up- and downslope of the upper limit of the cloud belt over the last 5900 years produced major vegetation changes. Fire also played a significant role, in particular when pine occupied the site after 1300 years ago and from 1965 AD when fire suppression led to a rapid return of cloud forest taxa. Our results strongly suggest that latitudinal shifts in the ITCZ position have controlled the upper limit of cloud forest in the Caribbean and understanding how the ITCZ will respond to climate change will be critical for tropical montane conservation strategies. Shifts up- and downslope of the cloud belt's upper limit over the last 5900 years produced major vegetation changes on high mountains in the Caribbean. Habitat distribution models show that vegetation state changes were strongly linked to latitudinal position of the ITCZ, providing support for the shifting TWI hypothesis over a lifting cloud base hypothesis for tropical high elevations.&quot;,&quot;issue&quot;:&quot;4&quot;,&quot;volume&quot;:&quot;103&quot;,&quot;container-title-short&quot;:&quot;&quot;},&quot;isTemporary&quot;:false}]},{&quot;citationID&quot;:&quot;MENDELEY_CITATION_28152e98-43d5-4ad1-8dd7-26c6e0a887e6&quot;,&quot;properties&quot;:{&quot;noteIndex&quot;:0},&quot;isEdited&quot;:false,&quot;manualOverride&quot;:{&quot;isManuallyOverridden&quot;:false,&quot;citeprocText&quot;:&quot;(Brum et al., 2023; Oliveira et al., 2014)&quot;,&quot;manualOverrideText&quot;:&quot;&quot;},&quot;citationTag&quot;:&quot;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quot;,&quot;citationItems&quot;:[{&quot;id&quot;:&quot;7889bf8f-add1-37e0-a47f-570909224135&quot;,&quot;itemData&quot;:{&quot;type&quot;:&quot;article-journal&quot;,&quot;id&quot;:&quot;7889bf8f-add1-37e0-a47f-570909224135&quot;,&quot;title&quot;:&quot;The hydroclimatic and ecophysiological basis of cloud forest distributions under current and projected climates&quot;,&quot;author&quot;:[{&quot;family&quot;:&quot;Oliveira&quot;,&quot;given&quot;:&quot;Rafael S.&quot;,&quot;parse-names&quot;:false,&quot;dropping-particle&quot;:&quot;&quot;,&quot;non-dropping-particle&quot;:&quot;&quot;},{&quot;family&quot;:&quot;Eller&quot;,&quot;given&quot;:&quot;Cleiton B.&quot;,&quot;parse-names&quot;:false,&quot;dropping-particle&quot;:&quot;&quot;,&quot;non-dropping-particle&quot;:&quot;&quot;},{&quot;family&quot;:&quot;Bittencourt&quot;,&quot;given&quot;:&quot;Paulo R.L.&quot;,&quot;parse-names&quot;:false,&quot;dropping-particle&quot;:&quot;&quot;,&quot;non-dropping-particle&quot;:&quot;&quot;},{&quot;family&quot;:&quot;Mulligan&quot;,&quot;given&quot;:&quot;Mark&quot;,&quot;parse-names&quot;:false,&quot;dropping-particle&quot;:&quot;&quot;,&quot;non-dropping-particle&quot;:&quot;&quot;}],&quot;container-title&quot;:&quot;Annals of botany&quot;,&quot;accessed&quot;:{&quot;date-parts&quot;:[[2026,7,5]]},&quot;DOI&quot;:&quot;10.1093/AOB/MCU060&quot;,&quot;ISSN&quot;:&quot;1095-8290&quot;,&quot;PMID&quot;:&quot;24759267&quot;,&quot;URL&quot;:&quot;https://pubmed.ncbi.nlm.nih.gov/24759267/&quot;,&quot;issued&quot;:{&quot;date-parts&quot;:[[2014]]},&quot;page&quot;:&quot;909-920&quot;,&quot;abstract&quot;:&quot;Background Tropical montane cloud forests (TMCFs) are characterized by a unique set of biological and hydroclimatic features, including frequent and/or persistent fog, cool temperatures, and high biodiversity and endemism. These forests are one of the most vulnerable ecosystems to climate change given their small geographic range, high endemism and dependence on a rare microclimatic envelope. The frequency of atmospheric water deficits for some TMCFs is likely to increase in the future, but the consequences for the integrity and distribution of these ecosystems are uncertain. In order to investigate plant and ecosystem responses to climate change, we need to know how TMCF species function in response to current climate, which factors shape function and ecology most and how these will change into the future. Scope This review focuses on recent advances in ecophysiological research of TMCF plants to establish a link between TMCF hydrometeorological conditions and vegetation distribution, functioning and survival. The hydraulic characteristics of TMCF trees are discussed, together with the prevalence and ecological consequences of foliar uptake of fog water (FWU) in TMCFs, a key process that allows efficient acquisition of water during cloud immersion periods, minimizing water deficits and favouring survival of species prone to drought-induced hydraulic failure. Conclusions Fog occurrence is the single most important microclimatic feature affecting the distribution and function of TMCF plants. Plants in TMCFs are very vulnerable to drought (possessing a small hydraulic safety margin), and the presence of fog and FWU minimizes the occurrence of tree water deficits and thus favours the survival of TMCF trees where such deficits may occur. Characterizing the interplay between microclimatic dynamics and plant water relations is key to foster more realistic projections about climate change effects on TMCF functioning and distribution. © 2014 The Author.&quot;,&quot;publisher&quot;:&quot;Ann Bot&quot;,&quot;issue&quot;:&quot;6&quot;,&quot;volume&quot;:&quot;113&quot;,&quot;container-title-short&quot;:&quot;Ann. Bot.&quot;},&quot;isTemporary&quot;:false},{&quot;id&quot;:&quot;306f3e65-e47d-3043-b122-3ced9ab9369c&quot;,&quot;itemData&quot;:{&quot;type&quot;:&quot;article-journal&quot;,&quot;id&quot;:&quot;306f3e65-e47d-3043-b122-3ced9ab9369c&quot;,&quot;title&quot;:&quot;Ecophysiological controls on water use of tropical cloud forest trees in response to experimental drought&quot;,&quot;author&quot;:[{&quot;family&quot;:&quot;Brum&quot;,&quot;given&quot;:&quot;Mauro&quot;,&quot;parse-names&quot;:false,&quot;dropping-particle&quot;:&quot;&quot;,&quot;non-dropping-particle&quot;:&quot;&quot;},{&quot;family&quot;:&quot;Vadeboncoeur&quot;,&quot;given&quot;:&quot;Matthew&quot;,&quot;parse-names&quot;:false,&quot;dropping-particle&quot;:&quot;&quot;,&quot;non-dropping-particle&quot;:&quot;&quot;},{&quot;family&quot;:&quot;Asbjomsen&quot;,&quot;given&quot;:&quot;Heidi&quot;,&quot;parse-names&quot;:false,&quot;dropping-particle&quot;:&quot;&quot;,&quot;non-dropping-particle&quot;:&quot;&quot;},{&quot;family&quot;:&quot;Lea&quot;,&quot;given&quot;:&quot;Beisit L.Puma Vi&quot;,&quot;parse-names&quot;:false,&quot;dropping-particle&quot;:&quot;&quot;,&quot;non-dropping-particle&quot;:&quot;&quot;},{&quot;family&quot;:&quot;Galiano&quot;,&quot;given&quot;:&quot;Darcy&quot;,&quot;parse-names&quot;:false,&quot;dropping-particle&quot;:&quot;&quot;,&quot;non-dropping-particle&quot;:&quot;&quot;},{&quot;family&quot;:&quot;Horwath&quot;,&quot;given&quot;:&quot;Aline B.&quot;,&quot;parse-names&quot;:false,&quot;dropping-particle&quot;:&quot;&quot;,&quot;non-dropping-particle&quot;:&quot;&quot;},{&quot;family&quot;:&quot;Metcalfe&quot;,&quot;given&quot;:&quot;Daniel B.&quot;,&quot;parse-names&quot;:false,&quot;dropping-particle&quot;:&quot;&quot;,&quot;non-dropping-particle&quot;:&quot;&quot;}],&quot;container-title&quot;:&quot;Tree Physiology&quot;,&quot;accessed&quot;:{&quot;date-parts&quot;:[[2026,6,28]]},&quot;DOI&quot;:&quot;10.1093/TREEPHYS/TPAD070&quot;,&quot;ISSN&quot;:&quot;17584469&quot;,&quot;PMID&quot;:&quot;37209136&quot;,&quot;URL&quot;:&quot;https://dx.doi.org/10.1093/treephys/tpad070&quot;,&quot;issued&quot;:{&quot;date-parts&quot;:[[2023,9,6]]},&quot;page&quot;:&quot;1514-1532&quot;,&quot;abstract&quot;:&quot;Tropical montane cloud forests (TMCFs) are expected to experience more frequent and prolonged droughts over the coming century, yet understanding of TCMF tree responses to moisture stress remains weak compared with the lowland tropics. We simulated a severe drought in a throughfall reduction experiment (TFR) for 2 years in a Peruvian TCMF and evaluated the physiological responses of several dominant species (Clusia Haviflora Engl., Weinmannia bangii (Rusby) Engl., Weinmannia crassifolia Ruiz &amp; Pav. and Prunus integrifolia (C. Presl) Walp). Measurements were taken of (i) sap flow; (ii) diurnal cycles of stem shrinkage, stem moisture variation and water-use; and (iii) intrinsic water-use efficiency (iWUE) estimated from foliar 513C. In W. bangii, we used dendrometers and volumetric water content (VWC) sensors to quantify daily cycles of stem water storage. In 2 years of sap flow (Js) data, we found a threshold response of water use to vapor pressure deficit vapor pressure deficit (VPD) &gt; 1.07 kPa independent of treatment, though control trees used more soil water than the treatment trees. The daily decline in water use in the TFR trees was associated with a strong reduction in both morning and afternoon Js rates at a given VPD. Soil moisture also affected the hysteresis strength between Js and VPD. Reduced hysteresis under moisture stress implies that TMCFs are strongly dependent on shallow soil water. Additionally, we suggest that hysteresis can serve as a sensitive indicator of environmental constraints on plant function. Finally, 6 months into the experiment, the TFR treatment significantly increased iWUE in all study species. Our results highlight the conservative behavior of TMCF tree water use under severe soil drought and elucidate physiological thresholds related to VPD and its interaction with soil moisture. The observed strongly isohydric response likely incurs a cost to the carbon balance of the tree and reduces overall ecosystem carbon uptake.&quot;,&quot;publisher&quot;:&quot;Oxford Academic&quot;,&quot;issue&quot;:&quot;9&quot;,&quot;volume&quot;:&quot;43&quot;,&quot;container-title-short&quot;:&quot;Tree Physiol.&quot;},&quot;isTemporary&quot;:false}]},{&quot;citationID&quot;:&quot;MENDELEY_CITATION_22f76278-999a-4f89-9b7b-c0d0077c7c92&quot;,&quot;properties&quot;:{&quot;noteIndex&quot;:0},&quot;isEdited&quot;:false,&quot;manualOverride&quot;:{&quot;isManuallyOverridden&quot;:false,&quot;citeprocText&quot;:&quot;(Velescu et al., 2016, 2026)&quot;,&quot;manualOverrideText&quot;:&quot;&quot;},&quot;citationTag&quot;:&quot;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id&quot;:&quot;ae6abb68-d4e5-3b54-b54a-ef5a15d935de&quot;,&quot;itemData&quot;:{&quot;type&quot;:&quot;article-journal&quot;,&quot;id&quot;:&quot;ae6abb68-d4e5-3b54-b54a-ef5a15d935de&quot;,&quot;title&quot;:&quot;Response of dissolved carbon and nitrogen concentrations to moderate nutrient additions in a tropical montane forest of south Ecuador&quot;,&quot;author&quot;:[{&quot;family&quot;:&quot;Velescu&quot;,&quot;given&quot;:&quot;Andre&quot;,&quot;parse-names&quot;:false,&quot;dropping-particle&quot;:&quot;&quot;,&quot;non-dropping-particle&quot;:&quot;&quot;},{&quot;family&quot;:&quot;Valarezo&quot;,&quot;given&quot;:&quot;Carlos&quot;,&quot;parse-names&quot;:false,&quot;dropping-particle&quot;:&quot;&quot;,&quot;non-dropping-particle&quot;:&quot;&quot;},{&quot;family&quot;:&quot;Wilcke&quot;,&quot;given&quot;:&quot;Wolfgang&quot;,&quot;parse-names&quot;:false,&quot;dropping-particle&quot;:&quot;&quot;,&quot;non-dropping-particle&quot;:&quot;&quot;}],&quot;container-title&quot;:&quot;Frontiers in Earth Science&quot;,&quot;accessed&quot;:{&quot;date-parts&quot;:[[2026,2,12]]},&quot;DOI&quot;:&quot;10.3389/feart.2016.00058&quot;,&quot;ISSN&quot;:&quot;22966463&quot;,&quot;URL&quot;:&quot;www.frontiersin.org&quot;,&quot;issued&quot;:{&quot;date-parts&quot;:[[2016,5,1]]},&quot;page&quot;:&quot;181327&quot;,&quot;abstract&quot;:&quot;In the past two decades, the tropical montane rain forests in south Ecuador experienced increasing deposition of reactive nitrogen mainly originating from Amazonian forest fires, while Saharan dust inputs episodically increased deposition of base metals. Increasing air temperature and unevenly distributed rainfall have allowed for longer dry spells in a perhumid ecosystem. This might have favored mineralization of dissolved organic matter (DOM) by microorganisms and increased nutrient release from the organic layer. Environmental change is expected to impact the functioning of this ecosystem belonging to the biodiversity hotspots of the Earth. In 2007, we established a nutrient manipulation experiment (NUMEX) to understand the response of the ecosystem to moderately increased nutrient inputs. Since 2008, we have continuously applied 50kg ha−1 a−1 of nitrogen (N), 10kg ha−1 a−1 of phosphorus (P), 50kg + 10kg ha−1 a−1 of N, and P and 10kg ha−1 a−1 of calcium (Ca) in a randomized block design at 2000m a.s.l. in a natural forest on the Amazonia-exposed slopes of the south Ecuadorian Andes. Nitrogen concentrations in throughfall increased following N+P additions, while separate N amendments only increased nitrate concentrations. Total organic carbon (TOC) and dissolved organic nitrogen (DON) concentrations showed high seasonal variations in litter leachate and decreased significantly in the P and N+P treatments, but not in the N treatment. Thus, P availability plays a key role in the mineralization of DOM. TOC/DON ratios were narrower in throughfall than in litter leachate but their temporal course did not respond to nutrient amendments. Our results revealed an initially fast, positive response of the C and N cycling to nutrient additions which declined with time. TOC and DON cycling only change if N and P supply are improved concurrently, while NO3 -N leaching increases only if N is separately added. This indicates co-limitation of the microorganisms by N and P. The current increasing reactive N deposition will increase N export from the root zone, while it will only accelerate TOC and DON turnover if P availability is simultaneously increased. The Saharan dust-related Ca deposition has no impact on TOC and DON turnover.&quot;,&quot;publisher&quot;:&quot;Frontiers Media SA&quot;,&quot;volume&quot;:&quot;4&quot;,&quot;container-title-short&quot;:&quot;Front. Earth Sci. (Lausanne).&quot;},&quot;isTemporary&quot;:false}]},{&quot;citationID&quot;:&quot;MENDELEY_CITATION_08327476-ae3f-4405-afe5-2171d5d7d109&quot;,&quot;properties&quot;:{&quot;noteIndex&quot;:0},&quot;isEdited&quot;:false,&quot;manualOverride&quot;:{&quot;isManuallyOverridden&quot;:false,&quot;citeprocText&quot;:&quot;(Mathias &amp;#38; Thomas, 2021; Pernicová et al., 2024; Rahman et al., 2019; Yan et al., 2014)&quot;,&quot;manualOverrideText&quot;:&quot;&quot;},&quot;citationTag&quot;:&quot;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quot;,&quot;citationItems&quot;:[{&quot;id&quot;:&quot;67a7c8f4-3261-3d7b-b9e2-e490b6269d9f&quot;,&quot;itemData&quot;:{&quot;type&quot;:&quot;article-journal&quot;,&quot;id&quot;:&quot;67a7c8f4-3261-3d7b-b9e2-e490b6269d9f&quot;,&quot;title&quot;:&quot;Trends in tree growth and intrinsic water-use efficiency in the tropics under elevated CO2 and climate change&quot;,&quot;author&quot;:[{&quot;family&quot;:&quot;Rahman&quot;,&quot;given&quot;:&quot;Mizanur&quot;,&quot;parse-names&quot;:false,&quot;dropping-particle&quot;:&quot;&quot;,&quot;non-dropping-particle&quot;:&quot;&quot;},{&quot;family&quot;:&quot;Islam&quot;,&quot;given&quot;:&quot;Mahmuda&quot;,&quot;parse-names&quot;:false,&quot;dropping-particle&quot;:&quot;&quot;,&quot;non-dropping-particle&quot;:&quot;&quot;},{&quot;family&quot;:&quot;Gebrekirstos&quot;,&quot;given&quot;:&quot;Aster&quot;,&quot;parse-names&quot;:false,&quot;dropping-particle&quot;:&quot;&quot;,&quot;non-dropping-particle&quot;:&quot;&quot;},{&quot;family&quot;:&quot;Bräuning&quot;,&quot;given&quot;:&quot;Achim&quot;,&quot;parse-names&quot;:false,&quot;dropping-particle&quot;:&quot;&quot;,&quot;non-dropping-particle&quot;:&quot;&quot;}],&quot;container-title&quot;:&quot;Trees 2019 33:3&quot;,&quot;accessed&quot;:{&quot;date-parts&quot;:[[2026,2,16]]},&quot;DOI&quot;:&quot;10.1007/s00468-019-01836-3&quot;,&quot;ISBN&quot;:&quot;0123456789&quot;,&quot;ISSN&quot;:&quot;09311890&quot;,&quot;URL&quot;:&quot;https://link.springer.com/article/10.1007/s00468-019-01836-3&quot;,&quot;issued&quot;:{&quot;date-parts&quot;:[[2019,3,18]]},&quot;page&quot;:&quot;623-640&quot;,&quot;abstract&quot;:&quot;Increasing water-use efficiency, due to rising atmospheric CO2, did not stimulate radial growth in tropical trees, probably because negative impacts of changing climate on tree growth have overridden the small positive influence of rising atmospheric CO2. Global environmental changes affect tree growth and physiological behavior across the major biomes around the world. However, it is not yet clear how tree growth and physiology of tropical trees responded to global environmental changes in a long term, yet such information is critical to get insight into how tropical trees will respond to future global changes. The main objective of this review article is to explore the long-term trends in tree growth, carbon isotope discrimination (Δ13C), intercellular CO2 concentration (Ci), and intrinsic water-use efficiency (iWUE) across the tropics and subtropics. We distinguished between data generated on plot levels or on species or tree individual levels. Stand-level growth trends were not consistent across the studies and plots, although recent studies indicated a declining growth trend. Ci and iWUE consistently increased during the past decades, while Δ13C remained nearly&amp;nbsp;constant. Increased iWUE either caused by higher photosynthetic capacity or reduced stomatal conductance did not translate into tree- and species-level radial growth, probably because assimilated carbon was allocated more to the root development to facilitate water absorption from moisture-limited soils rather than to basal area growth&amp;nbsp;or xylem cell differentiation and maturation processess were impared by cavitation induced hydraulic limitations. Thus, higher temperature or drought-induced soil moisture deficit might have strongly impaired radial growth which has probably overridden the small positive effect of atmospheric CO2. Yet, disentangling the role of multiple drivers in explaining stem radial growth variation and their interactive effects on tropical trees under natural field conditions are not adequately studied and hence future research should focus on this aspect. Tree hydraulics should be taken into account in future research when predicting radial growth variability in tropical trees.&quot;,&quot;publisher&quot;:&quot;Springer&quot;,&quot;issue&quot;:&quot;3&quot;,&quot;volume&quot;:&quot;33&quot;,&quot;container-title-short&quot;:&quot;&quot;},&quot;isTemporary&quot;:false},{&quot;id&quot;:&quot;4deebb8c-fe19-3624-9533-a384b1ee4229&quot;,&quot;itemData&quot;:{&quot;type&quot;:&quot;article-journal&quot;,&quot;id&quot;:&quot;4deebb8c-fe19-3624-9533-a384b1ee4229&quot;,&quot;title&quot;:&quot;Global tree intrinsic water use efficiency is enhanced by increased atmospheric CO2 and modulated by climate and plant functional types&quot;,&quot;author&quot;:[{&quot;family&quot;:&quot;Mathias&quot;,&quot;given&quot;:&quot;Justin M.&quot;,&quot;parse-names&quot;:false,&quot;dropping-particle&quot;:&quot;&quot;,&quot;non-dropping-particle&quot;:&quot;&quot;},{&quot;family&quot;:&quot;Thomas&quot;,&quot;given&quot;:&quot;Richard B.&quot;,&quot;parse-names&quot;:false,&quot;dropping-particle&quot;:&quot;&quot;,&quot;non-dropping-particle&quot;:&quot;&quot;}],&quot;container-title&quot;:&quot;Proceedings of the National Academy of Sciences of the United States of America&quot;,&quot;accessed&quot;:{&quot;date-parts&quot;:[[2026,2,16]]},&quot;DOI&quot;:&quot;10.1073/pnas.2014286118&quot;,&quot;ISSN&quot;:&quot;10916490&quot;,&quot;PMID&quot;:&quot;33558233&quot;,&quot;URL&quot;:&quot;/doi/pdf/10.1073/pnas.2014286118?download=true&quot;,&quot;issued&quot;:{&quot;date-parts&quot;:[[2021,2,16]]},&quot;page&quot;:&quot;e2014286118&quot;,&quot;abstract&quot;:&quot;We conducted a meta-analysis of carbon and oxygen isotopes from tree ring chronologies representing 34 species across 10 biomes to better understand the environmental drivers and physiological mechanisms leading to historical changes in tree intrinsic water use efficiency (iWUE), or the ratio of net photosynthesis (Anet) to stomatal conductance (gs), over the last century. We show a ∼40% increase in tree iWUE globally since 1901, coinciding with a ∼34% increase in atmospheric CO2 (Ca), although mean iWUE, and the rates of increase, varied across biomes and leaf and wood functional types. While Ca was a dominant environmental driver of iWUE, the effects of increasing Ca were modulated either positively or negatively by climate, including vapor pressure deficit (VPD), temperature, and precipitation, and by leaf and wood functional types. A dual carbon–oxygen isotope approach revealed that increases in Anet dominated the observed increased iWUE in ∼83% of examined cases, supporting recent reports of global increases in Anet, whereas reductions in gs occurred in the remaining ∼17%. This meta-analysis provides a strong process-based framework for predicting changes in tree carbon gain and water loss across biomes and across wood and leaf functional types, and the interactions between Ca and other environmental factors have important implications for the coupled carbon–hydrologic cycles under future climate. Our results furthermore challenge the idea of widespread reductions in gs as the major driver of increasing tree iWUE and will better inform Earth system models regarding the role of trees in the global carbon and water cycles.&quot;,&quot;publisher&quot;:&quot;National Academy of Sciences&quot;,&quot;issue&quot;:&quot;7&quot;,&quot;volume&quot;:&quot;118&quot;,&quot;container-title-short&quot;:&quot;Proc. Natl. Acad. Sci. U. S. A.&quot;},&quot;isTemporary&quot;:false},{&quot;id&quot;:&quot;c6f42049-00fc-3acb-aecb-10f92415c6e3&quot;,&quot;itemData&quot;:{&quot;type&quot;:&quot;article-journal&quot;,&quot;id&quot;:&quot;c6f42049-00fc-3acb-aecb-10f92415c6e3&quot;,&quot;title&quot;:&quot;Interactions between CO2 enhancement and N addition on net primary productivity and water-use efficiency in a mesocosm with multiple subtropical tree species&quot;,&quot;author&quot;:[{&quot;family&quot;:&quot;Yan&quot;,&quot;given&quot;:&quot;Junhua&quot;,&quot;parse-names&quot;:false,&quot;dropping-particle&quot;:&quot;&quot;,&quot;non-dropping-particle&quot;:&quot;&quot;},{&quot;family&quot;:&quot;Zhang&quot;,&quot;given&quot;:&quot;Deqiang&quot;,&quot;parse-names&quot;:false,&quot;dropping-particle&quot;:&quot;&quot;,&quot;non-dropping-particle&quot;:&quot;&quot;},{&quot;family&quot;:&quot;Liu&quot;,&quot;given&quot;:&quot;Juxiu&quot;,&quot;parse-names&quot;:false,&quot;dropping-particle&quot;:&quot;&quot;,&quot;non-dropping-particle&quot;:&quot;&quot;},{&quot;family&quot;:&quot;Zhou&quot;,&quot;given&quot;:&quot;Guoyi&quot;,&quot;parse-names&quot;:false,&quot;dropping-particle&quot;:&quot;&quot;,&quot;non-dropping-particle&quot;:&quot;&quot;}],&quot;container-title&quot;:&quot;Global Change Biology&quot;,&quot;accessed&quot;:{&quot;date-parts&quot;:[[2026,2,16]]},&quot;DOI&quot;:&quot;10.1111/gcb.12501&quot;,&quot;ISSN&quot;:&quot;13652486&quot;,&quot;PMID&quot;:&quot;24339232&quot;,&quot;URL&quot;:&quot;/doi/pdf/10.1111/gcb.12501&quot;,&quot;issued&quot;:{&quot;date-parts&quot;:[[2014,7,1]]},&quot;page&quot;:&quot;2230-2239&quot;,&quot;abstract&quot;:&quot;Carbon dioxide (CO2) enhancement (eCO2) and N addition (aN) have been shown to increase net primary production (NPP) and to affect water-use efficiency (WUE) for many temperate ecosystems, but few studies have been made on subtropical tree species. This study compared the responses of NPP and WUE from a mesocosm composing five subtropical tree species to eCO2 (700 ppm), aN (10 g N m-2 yr-1) and eCO2 × aN using open-top chambers. Our results showed that mean annual ecosystem NPP did not changed significantly under eCO2, increased by 56% under aN and 64% under eCO2 × aN. Ecosystem WUE increased by 14%, 55%, and 61% under eCO2, aN and eCO2 × aN, respectively. We found that the observed responses of ecosystem WUE were largely driven by the responses of ecosystem NPP. Statistical analysis showed that there was no significant interactions between eCO2 and aN on ecosystem NPP (P = 0.731) or WUE (P = 0.442). Our results showed that increasing N deposition was likely to have much stronger effects on ecosystem NPP and WUE than increasing CO2 concentration for the subtropical forests. However, different tree species responded quite differently. aN significantly increased annual NPP of the fast-growing species (Schima superba). Nitrogen-fixing species (Ormosia pinnata) grew significantly faster only under eCO2 × aN. eCO2 had no effects on annual NPP of those two species but significantly increased annual NPP of other two species (Castanopsis hystrix and Acmena acuminatissima). Differential responses of the NPP among different tree species to eCO2 and aN will likely have significant implications on the species composition of subtropical forests under future global change. © 2013 John Wiley &amp; Sons Ltd.&quot;,&quot;publisher&quot;:&quot;Blackwell Publishing Ltd&quot;,&quot;issue&quot;:&quot;7&quot;,&quot;volume&quot;:&quot;20&quot;,&quot;container-title-short&quot;:&quot;Glob. Chang. Biol.&quot;},&quot;isTemporary&quot;:false},{&quot;id&quot;:&quot;40626884-e1e9-35c7-84c2-75d0d3d6a42d&quot;,&quot;itemData&quot;:{&quot;type&quot;:&quot;article-journal&quot;,&quot;id&quot;:&quot;40626884-e1e9-35c7-84c2-75d0d3d6a42d&quot;,&quot;title&quot;:&quot;Impacts of elevated CO2 levels and temperature on photosynthesis and stomatal closure along an altitudinal gradient are counteracted by the rising atmospheric vapor pressure deficit&quot;,&quot;author&quot;:[{&quot;family&quot;:&quot;Pernicová&quot;,&quot;given&quot;:&quot;Natálie&quot;,&quot;parse-names&quot;:false,&quot;dropping-particle&quot;:&quot;&quot;,&quot;non-dropping-particle&quot;:&quot;&quot;},{&quot;family&quot;:&quot;Urban&quot;,&quot;given&quot;:&quot;Otmar&quot;,&quot;parse-names&quot;:false,&quot;dropping-particle&quot;:&quot;&quot;,&quot;non-dropping-particle&quot;:&quot;&quot;},{&quot;family&quot;:&quot;Čáslavský&quot;,&quot;given&quot;:&quot;Josef&quot;,&quot;parse-names&quot;:false,&quot;dropping-particle&quot;:&quot;&quot;,&quot;non-dropping-particle&quot;:&quot;&quot;},{&quot;family&quot;:&quot;Kolář&quot;,&quot;given&quot;:&quot;Tomáš&quot;,&quot;parse-names&quot;:false,&quot;dropping-particle&quot;:&quot;&quot;,&quot;non-dropping-particle&quot;:&quot;&quot;},{&quot;family&quot;:&quot;Rybníček&quot;,&quot;given&quot;:&quot;Michal&quot;,&quot;parse-names&quot;:false,&quot;dropping-particle&quot;:&quot;&quot;,&quot;non-dropping-particle&quot;:&quot;&quot;},{&quot;family&quot;:&quot;Sochová&quot;,&quot;given&quot;:&quot;Irena&quot;,&quot;parse-names&quot;:false,&quot;dropping-particle&quot;:&quot;&quot;,&quot;non-dropping-particle&quot;:&quot;&quot;},{&quot;family&quot;:&quot;Peñuelas&quot;,&quot;given&quot;:&quot;Josep&quot;,&quot;parse-names&quot;:false,&quot;dropping-particle&quot;:&quot;&quot;,&quot;non-dropping-particle&quot;:&quot;&quot;},{&quot;family&quot;:&quot;Bošeľa&quot;,&quot;given&quot;:&quot;Michal&quot;,&quot;parse-names&quot;:false,&quot;dropping-particle&quot;:&quot;&quot;,&quot;non-dropping-particle&quot;:&quot;&quot;},{&quot;family&quot;:&quot;Trnka&quot;,&quot;given&quot;:&quot;Miroslav&quot;,&quot;parse-names&quot;:false,&quot;dropping-particle&quot;:&quot;&quot;,&quot;non-dropping-particle&quot;:&quot;&quot;}],&quot;container-title&quot;:&quot;Science of The Total Environment&quot;,&quot;accessed&quot;:{&quot;date-parts&quot;:[[2026,5,11]]},&quot;DOI&quot;:&quot;10.1016/J.SCITOTENV.2024.171173&quot;,&quot;ISSN&quot;:&quot;0048-9697&quot;,&quot;PMID&quot;:&quot;38401718&quot;,&quot;URL&quot;:&quot;https://www.sciencedirect.com/science/article/pii/S0048969724013123&quot;,&quot;issued&quot;:{&quot;date-parts&quot;:[[2024,4,15]]},&quot;page&quot;:&quot;171173&quot;,&quot;abstract&quot;:&quot;The efficiency of water use in plants, a critical ecophysiological parameter closely related to water and carbon cycles, is essential for understanding the interactions between plants and their environment. This study investigates the effects of ongoing climate change and increasing atmospheric CO2 concentration on intrinsic (stomata-based; iWUE) and evaporative (transpiration-based; eWUE) water use efficiency in oak trees along a naturally small altitudinal gradient (130–630 m a.s.l.) of Vihorlat Mountains (eastern Slovakia, Central Europe). To assess changes in iWUE and eWUE values over the past 60 years (1961–2020), stable carbon isotope ratios in latewood cellulose (δ13Ccell) of annually resolved tree rings were analyzed. Such an approach was sensitive enough to distinguish tree responses to growth environments at different altitudes. Our findings revealed a rising trend in iWUE, particularly in oak trees at low and middle altitudes. However, this increase was negligible at high altitudes. Warmer and drier conditions at lower altitudes likely led to significant stomatal closure and enhanced efficiency in photosynthetic CO2 uptake due to rising CO2 concentration. Conversely, the increasing intracellular-to-ambient CO2 ratio (Ci/Ca) at higher altitudes indicated lower efficiency in photosynthetic CO2 uptake. In contrast to iWUE, eWUE showed no increasing trends over the last 60 years. This suggests that the positive impacts of elevated CO2 concentrations and temperature on photosynthesis and stomatal closure are counteracted by the rising atmospheric vapor pressure deficit (VPD). These differences underscore the importance of the correct interpretation of stomata-based and transpiration-based WUEs and highlight the necessity of atmospheric VPD correction when applying tree-ring δ13C-derived WUE at ecosystem and global levels.&quot;,&quot;publisher&quot;:&quot;Elsevier&quot;,&quot;volume&quot;:&quot;921&quot;,&quot;container-title-short&quot;:&quot;&quot;},&quot;isTemporary&quot;:false}]},{&quot;citationID&quot;:&quot;MENDELEY_CITATION_1e7ff88b-98c8-403f-9663-cffe5c477e06&quot;,&quot;properties&quot;:{&quot;noteIndex&quot;:0},&quot;isEdited&quot;:false,&quot;manualOverride&quot;:{&quot;isManuallyOverridden&quot;:true,&quot;citeprocText&quot;:&quot;(Fleischer &amp;#38; Terrer, 2022; Terrer et al., 2019; Van Sundert et al., 2023)&quot;,&quot;manualOverrideText&quot;:&quot;(Fleischer &amp; Terrer, 2022; Terrer et al., 2019; Van Sundert et al., 2023)&quot;},&quot;citationTag&quot;:&quot;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quot;,&quot;citationItems&quot;:[{&quot;id&quot;:&quot;4dc9c85b-a296-3f52-9f67-9eec990437fa&quot;,&quot;itemData&quot;:{&quot;type&quot;:&quot;article-journal&quot;,&quot;id&quot;:&quot;4dc9c85b-a296-3f52-9f67-9eec990437fa&quot;,&quot;title&quot;:&quot;Estimates of soil nutrient limitation on the CO2 fertilization effect for tropical vegetation&quot;,&quot;author&quot;:[{&quot;family&quot;:&quot;Fleischer&quot;,&quot;given&quot;:&quot;Katrin&quot;,&quot;parse-names&quot;:false,&quot;dropping-particle&quot;:&quot;&quot;,&quot;non-dropping-particle&quot;:&quot;&quot;},{&quot;family&quot;:&quot;Terrer&quot;,&quot;given&quot;:&quot;César&quot;,&quot;parse-names&quot;:false,&quot;dropping-particle&quot;:&quot;&quot;,&quot;non-dropping-particle&quot;:&quot;&quot;}],&quot;container-title&quot;:&quot;Global Change Biology&quot;,&quot;accessed&quot;:{&quot;date-parts&quot;:[[2026,6,23]]},&quot;DOI&quot;:&quot;10.1111/GCB.16377&quot;,&quot;ISSN&quot;:&quot;1365-2486&quot;,&quot;PMID&quot;:&quot;36184908&quot;,&quot;URL&quot;:&quot;/doi/pdf/10.1111/gcb.16377&quot;,&quot;issued&quot;:{&quot;date-parts&quot;:[[2022,11,1]]},&quot;page&quot;:&quot;6366-6369&quot;,&quot;publisher&quot;:&quot;John Wiley &amp; Sons, Ltd&quot;,&quot;issue&quot;:&quot;21&quot;,&quot;volume&quot;:&quot;28&quot;,&quot;container-title-short&quot;:&quot;Glob. Chang. Biol.&quot;},&quot;isTemporary&quot;:false},{&quot;id&quot;:&quot;b0496731-cf34-3754-ad98-00eba164c4de&quot;,&quot;itemData&quot;:{&quot;type&quot;:&quot;article-journal&quot;,&quot;id&quot;:&quot;b0496731-cf34-3754-ad98-00eba164c4de&quot;,&quot;title&quot;:&quot;When things get MESI: The Manipulation Experiments Synthesis Initiative—A coordinated effort to synthesize terrestrial global change experiments&quot;,&quot;author&quot;:[{&quot;family&quot;:&quot;Van Sundert&quot;,&quot;given&quot;:&quot;Kevin&quot;,&quot;parse-names&quot;:false,&quot;dropping-particle&quot;:&quot;&quot;,&quot;non-dropping-particle&quot;:&quot;&quot;},{&quot;family&quot;:&quot;Leuzinger&quot;,&quot;given&quot;:&quot;Sebastian&quot;,&quot;parse-names&quot;:false,&quot;dropping-particle&quot;:&quot;&quot;,&quot;non-dropping-particle&quot;:&quot;&quot;},{&quot;family&quot;:&quot;Bader&quot;,&quot;given&quot;:&quot;Martin K.F.&quot;,&quot;parse-names&quot;:false,&quot;dropping-particle&quot;:&quot;&quot;,&quot;non-dropping-particle&quot;:&quot;&quot;},{&quot;family&quot;:&quot;Chang&quot;,&quot;given&quot;:&quot;Scott X.&quot;,&quot;parse-names&quot;:false,&quot;dropping-particle&quot;:&quot;&quot;,&quot;non-dropping-particle&quot;:&quot;&quot;},{&quot;family&quot;:&quot;De Kauwe&quot;,&quot;given&quot;:&quot;Martin G.&quot;,&quot;parse-names&quot;:false,&quot;dropping-particle&quot;:&quot;&quot;,&quot;non-dropping-particle&quot;:&quot;&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accessed&quot;:{&quot;date-parts&quot;:[[2026,6,22]]},&quot;DOI&quot;:&quot;10.1111/GCB.16585;PAGEGROUP:STRING:PUBLICATION&quot;,&quot;ISSN&quot;:&quot;13652486&quot;,&quot;URL&quot;:&quot;/doi/pdf/10.1111/gcb.16585&quot;,&quot;issued&quot;:{&quot;date-parts&quot;:[[2023,4,1]]},&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publisher&quot;:&quot;John Wiley and Sons Inc&quot;,&quot;issue&quot;:&quot;7&quot;,&quot;volume&quot;:&quot;29&quot;,&quot;container-title-short&quot;:&quot;Glob. Chang. Biol.&quot;},&quot;isTemporary&quot;:false},{&quot;id&quot;:&quot;229e18db-0824-342e-af09-a807b94c1c70&quot;,&quot;itemData&quot;:{&quot;type&quot;:&quot;article-journal&quot;,&quot;id&quot;:&quot;229e18db-0824-342e-af09-a807b94c1c70&quot;,&quot;title&quot;:&quot;Nitrogen and phosphorus constrain the CO2 fertilization of global plant biomass&quot;,&quot;author&quot;:[{&quot;family&quot;:&quot;Terrer&quot;,&quot;given&quot;:&quot;César&quot;,&quot;parse-names&quot;:false,&quot;dropping-particle&quot;:&quot;&quot;,&quot;non-dropping-particle&quot;:&quot;&quot;},{&quot;family&quot;:&quot;Jackson&quot;,&quot;given&quot;:&quot;Robert B.&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Kaiser&quot;,&quot;given&quot;:&quot;Christina&quot;,&quot;parse-names&quot;:false,&quot;dropping-particle&quot;:&quot;&quot;,&quot;non-dropping-particle&quot;:&quot;&quot;},{&quot;family&quot;:&quot;Vicca&quot;,&quot;given&quot;:&quot;Sara&quot;,&quot;parse-names&quot;:false,&quot;dropping-particle&quot;:&quot;&quot;,&quot;non-dropping-particle&quot;:&quot;&quot;},{&quot;family&quot;:&quot;Fisher&quot;,&quot;given&quot;:&quot;Joshua B.&quot;,&quot;parse-names&quot;:false,&quot;dropping-particle&quot;:&quot;&quot;,&quot;non-dropping-particle&quot;:&quot;&quot;},{&quot;family&quot;:&quot;Reich&quot;,&quot;given&quot;:&quot;Peter B.&quot;,&quot;parse-names&quot;:false,&quot;dropping-particle&quot;:&quot;&quot;,&quot;non-dropping-particle&quot;:&quot;&quot;},{&quot;family&quot;:&quot;Stocker&quot;,&quot;given&quot;:&quot;Benjamin D.&quot;,&quot;parse-names&quot;:false,&quot;dropping-particle&quot;:&quot;&quot;,&quot;non-dropping-particle&quot;:&quot;&quot;},{&quot;family&quot;:&quot;Hungate&quot;,&quot;given&quot;:&quot;Bruce A.&quot;,&quot;parse-names&quot;:false,&quot;dropping-particle&quot;:&quot;&quot;,&quot;non-dropping-particle&quot;:&quot;&quot;},{&quot;family&quot;:&quot;Peñuelas&quot;,&quot;given&quot;:&quot;Josep&quot;,&quot;parse-names&quot;:false,&quot;dropping-particle&quot;:&quot;&quot;,&quot;non-dropping-particle&quot;:&quot;&quot;},{&quot;family&quot;:&quot;McCallum&quot;,&quot;given&quot;:&quot;Ian&quot;,&quot;parse-names&quot;:false,&quot;dropping-particle&quot;:&quot;&quot;,&quot;non-dropping-particle&quot;:&quot;&quot;},{&quot;family&quot;:&quot;Soudzilovskaia&quot;,&quot;given&quot;:&quot;Nadejda A.&quot;,&quot;parse-names&quot;:false,&quot;dropping-particle&quot;:&quot;&quot;,&quot;non-dropping-particle&quot;:&quot;&quot;},{&quot;family&quot;:&quot;Cernusak&quot;,&quot;given&quot;:&quot;Lucas A.&quot;,&quot;parse-names&quot;:false,&quot;dropping-particle&quot;:&quot;&quot;,&quot;non-dropping-particle&quot;:&quot;&quot;},{&quot;family&quot;:&quot;Talhelm&quot;,&quot;given&quot;:&quot;Alan F.&quot;,&quot;parse-names&quot;:false,&quot;dropping-particle&quot;:&quot;&quot;,&quot;non-dropping-particle&quot;:&quot;&quot;},{&quot;family&quot;:&quot;Sundert&quot;,&quot;given&quot;:&quot;Kevin&quot;,&quot;parse-names&quot;:false,&quot;dropping-particle&quot;:&quot;&quot;,&quot;non-dropping-particle&quot;:&quot;Van&quot;},{&quot;family&quot;:&quot;Piao&quot;,&quot;given&quot;:&quot;Shilong&quot;,&quot;parse-names&quot;:false,&quot;dropping-particle&quot;:&quot;&quot;,&quot;non-dropping-particle&quot;:&quot;&quot;},{&quot;family&quot;:&quot;Newton&quot;,&quot;given&quot;:&quot;Paul C.D.&quot;,&quot;parse-names&quot;:false,&quot;dropping-particle&quot;:&quot;&quot;,&quot;non-dropping-particle&quot;:&quot;&quot;},{&quot;family&quot;:&quot;Hovenden&quot;,&quot;given&quot;:&quot;Mark J.&quot;,&quot;parse-names&quot;:false,&quot;dropping-particle&quot;:&quot;&quot;,&quot;non-dropping-particle&quot;:&quot;&quot;},{&quot;family&quot;:&quot;Blumenthal&quot;,&quot;given&quot;:&quot;Dana M.&quot;,&quot;parse-names&quot;:false,&quot;dropping-particle&quot;:&quot;&quot;,&quot;non-dropping-particle&quot;:&quot;&quot;},{&quot;family&quot;:&quot;Liu&quot;,&quot;given&quot;:&quot;Yi Y.&quot;,&quot;parse-names&quot;:false,&quot;dropping-particle&quot;:&quot;&quot;,&quot;non-dropping-particle&quot;:&quot;&quot;},{&quot;family&quot;:&quot;Müller&quot;,&quot;given&quot;:&quot;Christoph&quot;,&quot;parse-names&quot;:false,&quot;dropping-particle&quot;:&quot;&quot;,&quot;non-dropping-particle&quot;:&quot;&quot;},{&quot;family&quot;:&quot;Winter&quot;,&quot;given&quot;:&quot;Klaus&quot;,&quot;parse-names&quot;:false,&quot;dropping-particle&quot;:&quot;&quot;,&quot;non-dropping-particle&quot;:&quot;&quot;},{&quot;family&quot;:&quot;Field&quot;,&quot;given&quot;:&quot;Christopher B.&quot;,&quot;parse-names&quot;:false,&quot;dropping-particle&quot;:&quot;&quot;,&quot;non-dropping-particle&quot;:&quot;&quot;},{&quot;family&quot;:&quot;Viechtbauer&quot;,&quot;given&quot;:&quot;Wolfgang&quot;,&quot;parse-names&quot;:false,&quot;dropping-particle&quot;:&quot;&quot;,&quot;non-dropping-particle&quot;:&quot;&quot;},{&quot;family&quot;:&quot;Lissa&quot;,&quot;given&quot;:&quot;Caspar J.&quot;,&quot;parse-names&quot;:false,&quot;dropping-particle&quot;:&quot;&quot;,&quot;non-dropping-particle&quot;:&quot;Van&quot;},{&quot;family&quot;:&quot;Hoosbeek&quot;,&quot;given&quot;:&quot;Marcel R.&quot;,&quot;parse-names&quot;:false,&quot;dropping-particle&quot;:&quot;&quot;,&quot;non-dropping-particle&quot;:&quot;&quot;},{&quot;family&quot;:&quot;Watanabe&quot;,&quot;given&quot;:&quot;Makoto&quot;,&quot;parse-names&quot;:false,&quot;dropping-particle&quot;:&quot;&quot;,&quot;non-dropping-particle&quot;:&quot;&quot;},{&quot;family&quot;:&quot;Koike&quot;,&quot;given&quot;:&quot;Takayoshi&quot;,&quot;parse-names&quot;:false,&quot;dropping-particle&quot;:&quot;&quot;,&quot;non-dropping-particle&quot;:&quot;&quot;},{&quot;family&quot;:&quot;Leshyk&quot;,&quot;given&quot;:&quot;Victor O.&quot;,&quot;parse-names&quot;:false,&quot;dropping-particle&quot;:&quot;&quot;,&quot;non-dropping-particle&quot;:&quot;&quot;},{&quot;family&quot;:&quot;Polley&quot;,&quot;given&quot;:&quot;H. Wayne&quot;,&quot;parse-names&quot;:false,&quot;dropping-particle&quot;:&quot;&quot;,&quot;non-dropping-particle&quot;:&quot;&quot;},{&quot;family&quot;:&quot;Franklin&quot;,&quot;given&quot;:&quot;Oskar&quot;,&quot;parse-names&quot;:false,&quot;dropping-particle&quot;:&quot;&quot;,&quot;non-dropping-particle&quot;:&quot;&quot;}],&quot;container-title&quot;:&quot;Nature Climate Change&quot;,&quot;accessed&quot;:{&quot;date-parts&quot;:[[2026,6,23]]},&quot;DOI&quot;:&quot;10.1038/S41558-019-0545-2;SUBJMETA&quot;,&quot;ISSN&quot;:&quot;17586798&quot;,&quot;URL&quot;:&quot;https://www.nature.com/articles/s41558-019-0545-2&quot;,&quot;issued&quot;:{&quot;date-parts&quot;:[[2019,9,1]]},&quot;page&quot;:&quot;684-689&quot;,&quot;abstract&quot;:&quot;Elevated CO2 (eCO2) experiments provide critical information to quantify the effects of rising CO2 on vegetation1–6. Many eCO2 experiments suggest that nutrient limitations modulate the local magnitude of the eCO2 effect on plant biomass1,3,5, but the global extent of these limitations has not been empirically quantified, complicating projections of the capacity of plants to take up CO27,8. Here, we present a data-driven global quantification of the eCO2 effect on biomass based on 138 eCO2 experiments. The strength of CO2 fertilization is primarily driven by nitrogen (N) in ~65% of global vegetation and by phosphorus (P) in ~25% of global vegetation, with N- or P-limitation modulated by mycorrhizal association. Our approach suggests that CO2 levels expected by 2100 can potentially enhance plant biomass by 12 ± 3% above current values, equivalent to 59 ± 13 PgC. The global-scale response to eCO2 we derive from experiments is similar to past changes in greenness9 and biomass10 with rising CO2, suggesting that CO2 will continue to stimulate plant biomass in the future despite the constraining effect of soil nutrients. Our research reconciles conflicting evidence on CO2 fertilization across scales and provides an empirical estimate of the biomass sensitivity to eCO2 that may help to constrain climate projections.&quot;,&quot;publisher&quot;:&quot;Nature Publishing Group&quot;,&quot;issue&quot;:&quot;9&quot;,&quot;volume&quot;:&quot;9&quot;,&quot;container-title-short&quot;:&quot;Nat. Clim. Chang.&quot;},&quot;isTemporary&quot;:false}]},{&quot;citationID&quot;:&quot;MENDELEY_CITATION_35cecb07-9243-42a0-ba66-10c1c98c10aa&quot;,&quot;properties&quot;:{&quot;noteIndex&quot;:0},&quot;isEdited&quot;:false,&quot;manualOverride&quot;:{&quot;isManuallyOverridden&quot;:false,&quot;citeprocText&quot;:&quot;(Ellsworth et al., 2022; Evans &amp;#38; Clarke, 2019; J.R. &amp;#38; J.R., 1989; Peng et al., 2021; Vitousek et al., 2010)&quot;,&quot;manualOverrideText&quot;:&quot;&quot;},&quot;citationTag&quot;:&quot;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id&quot;:&quot;0bb49dcf-9187-362e-b755-93ba856693e5&quot;,&quot;itemData&quot;:{&quot;type&quot;:&quot;article-journal&quot;,&quot;id&quot;:&quot;0bb49dcf-9187-362e-b755-93ba856693e5&quot;,&quot;title&quot;:&quot;The allocation of protein nitrogen in the photosynthetic apparatus: costs, consequences, and control.&quot;,&quot;author&quot;:[{&quot;family&quot;:&quot;J.R.&quot;,&quot;given&quot;:&quot;Evans&quot;,&quot;parse-names&quot;:false,&quot;dropping-particle&quot;:&quot;&quot;,&quot;non-dropping-particle&quot;:&quot;&quot;},{&quot;family&quot;:&quot;J.R.&quot;,&quot;given&quot;:&quot;Seemann&quot;,&quot;parse-names&quot;:false,&quot;dropping-particle&quot;:&quot;&quot;,&quot;non-dropping-particle&quot;:&quot;&quot;}],&quot;container-title&quot;:&quot;Plant biology&quot;,&quot;accessed&quot;:{&quot;date-parts&quot;:[[2026,7,5]]},&quot;ISSN&quot;:&quot;0894-4563&quot;,&quot;issued&quot;:{&quot;date-parts&quot;:[[1989]]},&quot;volume&quot;:&quot;8&quot;,&quot;container-title-short&quot;:&quot;Plant Biol.&quot;},&quot;isTemporary&quot;:false},{&quot;id&quot;:&quot;557ec866-ec0c-3e5d-ab3e-e07a7459169c&quot;,&quot;itemData&quot;:{&quot;type&quot;:&quot;article-journal&quot;,&quot;id&quot;:&quot;557ec866-ec0c-3e5d-ab3e-e07a7459169c&quot;,&quot;title&quot;:&quot;The nitrogen cost of photosynthesis&quot;,&quot;author&quot;:[{&quot;family&quot;:&quot;Evans&quot;,&quot;given&quot;:&quot;John R.&quot;,&quot;parse-names&quot;:false,&quot;dropping-particle&quot;:&quot;&quot;,&quot;non-dropping-particle&quot;:&quot;&quot;},{&quot;family&quot;:&quot;Clarke&quot;,&quot;given&quot;:&quot;Victoria C.&quot;,&quot;parse-names&quot;:false,&quot;dropping-particle&quot;:&quot;&quot;,&quot;non-dropping-particle&quot;:&quot;&quot;}],&quot;container-title&quot;:&quot;Journal of Experimental Botany&quot;,&quot;accessed&quot;:{&quot;date-parts&quot;:[[2026,7,5]]},&quot;DOI&quot;:&quot;10.1093/JXB/ERY366&quot;,&quot;ISSN&quot;:&quot;0022-0957&quot;,&quot;PMID&quot;:&quot;30357381&quot;,&quot;URL&quot;:&quot;https://dx.doi.org/10.1093/jxb/ery366&quot;,&quot;issued&quot;:{&quot;date-parts&quot;:[[2019,1,1]]},&quot;page&quot;:&quot;7-15&quot;,&quot;abstract&quot;:&quot;Global food security depends on three main cereal crops (wheat, rice and maize) achieving and maintaining high yields, as well as increasing their future yields. Fundamental to the production of this biomass is photosynthesis. The process of photosynthesis involves a large number of proteins that together account for the majority of the nitrogen in leaves. As large amounts of nitrogen are removed in the harvested grain, this needs to be replaced either from synthetic fertilizer or biological nitrogen fixation. Knowledge about photosynthetic properties of leaves in natural ecosystems is also important, particularly when we consider the potential impacts of climate change. While the relationship between nitrogen and photosynthetic capacity of a leaf differs between species, leaf nitrogen content provides a useful way to incorporate photosynthesis into models of ecosystems and the terrestrial biosphere. This review provides a generalized nitrogen budget for a C3 leaf cell and discusses the potential for improving photosynthesis from a nitrogen perspective.&quot;,&quot;publisher&quot;:&quot;Oxford Academic&quot;,&quot;issue&quot;:&quot;1&quot;,&quot;volume&quot;:&quot;70&quot;,&quot;container-title-short&quot;:&quot;J. Exp. Bot.&quot;},&quot;isTemporary&quot;:false},{&quot;id&quot;:&quot;0c2a92aa-22b4-3444-9ee3-f7c7be3f41f3&quot;,&quot;itemData&quot;:{&quot;type&quot;:&quot;article-journal&quot;,&quot;id&quot;:&quot;0c2a92aa-22b4-3444-9ee3-f7c7be3f41f3&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accessed&quot;:{&quot;date-parts&quot;:[[2026,7,5]]},&quot;DOI&quot;:&quot;10.1890/08-0127.1;WGROUP:STRING:PUBLICATION&quot;,&quot;ISSN&quot;:&quot;10510761&quot;,&quot;PMID&quot;:&quot;20349827&quot;,&quot;URL&quot;:&quot;/doi/pdf/10.1890/08-0127.1&quot;,&quot;issued&quot;:{&quot;date-parts&quot;:[[2010,1,1]]},&quot;page&quot;:&quot;5-15&quot;,&quot;abstract&quot;:&quot;Nutrient limitation to primary productivity and other biological processes is widespread in terrestrial ecosystems, and nitrogen (N) and phosphorus (P) are the most common limiting elements, both individually and in combination, Mechanisms that drive P limitation, and their interactions with the N cycle, have received less attention than mechanisms causing N limitation. We identify and discuss six mechanisms that could drive P limitation in terrestrial ecosystems. The best known of these is depletion-driven limitation, in which accumulated P losses during long-term soil and ecosystem development contribute to what Walker and Syers termed a \&quot;terminal steady state\&quot; of profound P depletion and limitation. The other mechanisms are soil barriers that prevent access to P; transactional limitation, in which weathering of P-containing minerals does not keep pace with the supply of other resources; low-P parent materials; P sinks; and anthropogenic changes that increase the supply of other resources (often N) relative to P. We distinguish proximate nutrient limitation (which occurs where additions of a nutrient stimulate biological processes, especially productivity) from ultimate nutrient limitation (where additions of a nutrient can transform ecosystems). Of the mechanisms that drive P limitation, we suggest that depletion, soil barriers, and low-P parent material often cause ultimate limitation because they control the ecosystem mass balance of P. Similarly, demand-independent losses and constraints to N fixation can control the ecosystem-level mass balance of N and cause it to be an ultimate limiting nutrient. © 2010 by the Ecological Society of America.&quot;,&quot;publisher&quot;:&quot;John Wiley &amp; Sons, Ltd&quot;,&quot;issue&quot;:&quot;1&quot;,&quot;volume&quot;:&quot;20&quot;,&quot;container-title-short&quot;:&quot;&quot;},&quot;isTemporary&quot;:false},{&quot;id&quot;:&quot;c6def4cb-8167-3fee-bb43-c327abe937aa&quot;,&quot;itemData&quot;:{&quot;type&quot;:&quot;article-journal&quot;,&quot;id&quot;:&quot;c6def4cb-8167-3fee-bb43-c327abe937aa&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Colin Prentice&quot;,&quot;given&quot;:&quot;I.&quot;,&quot;parse-names&quot;:false,&quot;dropping-particle&quot;:&quot;&quot;,&quot;non-dropping-particle&quot;:&quot;&quot;}],&quot;container-title&quot;:&quot;Communications Biology 2021 4:1&quot;,&quot;accessed&quot;:{&quot;date-parts&quot;:[[2026,7,5]]},&quot;DOI&quot;:&quot;10.1038/s42003-021-01985-7&quot;,&quot;ISSN&quot;:&quot;2399-3642&quot;,&quot;PMID&quot;:&quot;33846550&quot;,&quot;URL&quot;:&quot;https://www.nature.com/articles/s42003-021-01985-7&quot;,&quot;issued&quot;:{&quot;date-parts&quot;:[[2021,4,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Vcmax25) was found to be proportional to growing-season irradiance, and to increase—as predicted—towards both colder and drier climates. Individual species’ departures from predicted Vcmax25 covaried with area-based leaf nitrogen (Narea) but community-mean Vcmax25 was unrelated to Narea, which in turn was unrelated to the soil C:N ratio. In contrast, leaves with low area-based phosphorus (Parea) had low Vcmax25 (both between and within communities), and P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 Yunke Peng et al. use in-situ measurements and leaf trait data at 266 global sites for 1637&amp;nbsp;species and find that the maximum rate of carboxylation standardized to 25 °C is proportional to growing-season irradiance, and covaries with area-based leaf nitrogen and area-based phosphorus on the species level. These results challenge the assumption that leaf-level photosynthetic capacity depends on soil N supply yet supports the relationship between photosynthesis and soil P supply.&quot;,&quot;publisher&quot;:&quot;Nature Publishing Group&quot;,&quot;issue&quot;:&quot;1&quot;,&quot;volume&quot;:&quot;4&quot;,&quot;container-title-short&quot;:&quot;&quot;},&quot;isTemporary&quot;:false}]},{&quot;citationID&quot;:&quot;MENDELEY_CITATION_cf39e49d-db80-43d4-bf76-9a2588caf55f&quot;,&quot;properties&quot;:{&quot;noteIndex&quot;:0},&quot;isEdited&quot;:false,&quot;manualOverride&quot;:{&quot;isManuallyOverridden&quot;:false,&quot;citeprocText&quot;:&quot;(Bejarano-Castillo et al., 2015)&quot;,&quot;manualOverrideText&quot;:&quot;&quot;},&quot;citationTag&quot;:&quot;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quot;,&quot;citationItems&quot;:[{&quot;id&quot;:&quot;d17deb65-7844-35b3-b74d-e0f87f5e3455&quot;,&quot;itemData&quot;:{&quot;type&quot;:&quot;article-journal&quot;,&quot;id&quot;:&quot;d17deb65-7844-35b3-b74d-e0f87f5e3455&quot;,&quot;title&quot;:&quot;Effects of Increased Nitrogen Availability on C and N Cycles in Tropical Forests: A Meta-Analysis&quot;,&quot;author&quot;:[{&quot;family&quot;:&quot;Bejarano-Castillo&quot;,&quot;given&quot;:&quot;Marylin&quot;,&quot;parse-names&quot;:false,&quot;dropping-particle&quot;:&quot;&quot;,&quot;non-dropping-particle&quot;:&quot;&quot;},{&quot;family&quot;:&quot;Campo&quot;,&quot;given&quot;:&quot;Julio&quot;,&quot;parse-names&quot;:false,&quot;dropping-particle&quot;:&quot;&quot;,&quot;non-dropping-particle&quot;:&quot;&quot;},{&quot;family&quot;:&quot;Roa-Fuentes&quot;,&quot;given&quot;:&quot;Lilia L.&quot;,&quot;parse-names&quot;:false,&quot;dropping-particle&quot;:&quot;&quot;,&quot;non-dropping-particle&quot;:&quot;&quot;}],&quot;container-title&quot;:&quot;PLoS ONE&quot;,&quot;accessed&quot;:{&quot;date-parts&quot;:[[2026,7,6]]},&quot;DOI&quot;:&quot;10.1371/JOURNAL.PONE.0144253&quot;,&quot;ISSN&quot;:&quot;19326203&quot;,&quot;PMID&quot;:&quot;26633681&quot;,&quot;URL&quot;:&quot;https://pmc.ncbi.nlm.nih.gov/articles/PMC4669154/&quot;,&quot;issued&quot;:{&quot;date-parts&quot;:[[2015,12,1]]},&quot;page&quot;:&quot;e0144253&quot;,&quot;abstract&quot;:&quot;Atmospheric N deposition is predicted to increase four times over its current status in tropical forests by 2030. Our ability to understand the effects of N enrichment on C and N cycles is being challenged by the large heterogeneity of the tropical forest biome. The specific response will depend on the forest's nutrient status; however, few studies of N addition appear to incorporate the nutrient status in tropical forests, possibly due to difficulties in explaining how this status is maintained. We used a meta-analysis to explore the consequences of the N enrichment on C and N cycles in tropical montane and lowland forests. We tracked changes in aboveground and belowground plant C and N and in mineral soil in response to N addition. We found an increasing trend of plant biomass in montane forests, but not in lowland forests, as well as a greater increase in NO emission in montane forest compared with lowland forest. The N2O and NO emission increase in both forest; however, the N2O increase in lowland forest was significantly even at first time N addition. The NO emission increase showed be greater at first term compared with long term N addition. Moreover, the increase in total soil N, ammonium, microbial N, and dissolved N concentration under N enrichment indicates a rich N status of lowland forests. The available evidence of N addition experiments shows that the lowland forest is richer in N than montane forests. Finally, the greater increase in N leaching and N gas emission highlights the importance of study the N deposition effect on the global climate change.&quot;,&quot;publisher&quot;:&quot;Public Library of Science&quot;,&quot;issue&quot;:&quot;12&quot;,&quot;volume&quot;:&quot;10&quot;,&quot;container-title-short&quot;:&quot;PLoS One&quot;},&quot;isTemporary&quot;:false}]},{&quot;citationID&quot;:&quot;MENDELEY_CITATION_59302f80-f06d-4ac7-9d82-e4f21cfb0406&quot;,&quot;properties&quot;:{&quot;noteIndex&quot;:0},&quot;isEdited&quot;:false,&quot;manualOverride&quot;:{&quot;isManuallyOverridden&quot;:true,&quot;citeprocText&quot;:&quot;(Rastetter et al., 2022; Wilcke et al., 2019)&quot;,&quot;manualOverrideText&quot;:&quot;(Rastetter et al., 2022; Wilcke et al., 2019).&quot;},&quot;citationTag&quot;:&quot;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quot;,&quot;citationItems&quot;:[{&quot;id&quot;:&quot;74e99d74-c945-32b7-93b2-f9e9cfac6d24&quot;,&quot;itemData&quot;:{&quot;type&quot;:&quot;article-journal&quot;,&quot;id&quot;:&quot;74e99d74-c945-32b7-93b2-f9e9cfac6d24&quot;,&quot;title&quot;:&quot;N and P constrain C in ecosystems under climate change: Role of nutrient redistribution, accumulation, and stoichiometry&quot;,&quot;author&quot;:[{&quot;family&quot;:&quot;Rastetter&quot;,&quot;given&quot;:&quot;Edward B.&quot;,&quot;parse-names&quot;:false,&quot;dropping-particle&quot;:&quot;&quot;,&quot;non-dropping-particle&quot;:&quot;&quot;},{&quot;family&quot;:&quot;Kwiatkowski&quot;,&quot;given&quot;:&quot;Bonnie L.&quot;,&quot;parse-names&quot;:false,&quot;dropping-particle&quot;:&quot;&quot;,&quot;non-dropping-particle&quot;:&quot;&quot;},{&quot;family&quot;:&quot;Kicklighter&quot;,&quot;given&quot;:&quot;David W.&quot;,&quot;parse-names&quot;:false,&quot;dropping-particle&quot;:&quot;&quot;,&quot;non-dropping-particle&quot;:&quot;&quot;},{&quot;family&quot;:&quot;Barker Plotkin&quot;,&quot;given&quot;:&quot;Audrey&quot;,&quot;parse-names&quot;:false,&quot;dropping-particle&quot;:&quot;&quot;,&quot;non-dropping-particle&quot;:&quot;&quot;},{&quot;family&quot;:&quot;Genet&quot;,&quot;given&quot;:&quot;Helene&quot;,&quot;parse-names&quot;:false,&quot;dropping-particle&quot;:&quot;&quot;,&quot;non-dropping-particle&quot;:&quot;&quot;},{&quot;family&quot;:&quot;Nippert&quot;,&quot;given&quot;:&quot;Jesse B.&quot;,&quot;parse-names&quot;:false,&quot;dropping-particle&quot;:&quot;&quot;,&quot;non-dropping-particle&quot;:&quot;&quot;},{&quot;family&quot;:&quot;O'Keefe&quot;,&quot;given&quot;:&quot;Kimberly&quot;,&quot;parse-names&quot;:false,&quot;dropping-particle&quot;:&quot;&quot;,&quot;non-dropping-particle&quot;:&quot;&quot;},{&quot;family&quot;:&quot;Perakis&quot;,&quot;given&quot;:&quot;Steven S.&quot;,&quot;parse-names&quot;:false,&quot;dropping-particle&quot;:&quot;&quot;,&quot;non-dropping-particle&quot;:&quot;&quot;},{&quot;family&quot;:&quot;Porder&quot;,&quot;given&quot;:&quot;Stephen&quot;,&quot;parse-names&quot;:false,&quot;dropping-particle&quot;:&quot;&quot;,&quot;non-dropping-particle&quot;:&quot;&quot;},{&quot;family&quot;:&quot;Roley&quot;,&quot;given&quot;:&quot;Sarah S.&quot;,&quot;parse-names&quot;:false,&quot;dropping-particle&quot;:&quot;&quot;,&quot;non-dropping-particle&quot;:&quot;&quot;},{&quot;family&quot;:&quot;Ruess&quot;,&quot;given&quot;:&quot;Roger W.&quot;,&quot;parse-names&quot;:false,&quot;dropping-particle&quot;:&quot;&quot;,&quot;non-dropping-particle&quot;:&quot;&quot;},{&quot;family&quot;:&quot;Thompson&quot;,&quot;given&quot;:&quot;Jonathan R.&quot;,&quot;parse-names&quot;:false,&quot;dropping-particle&quot;:&quot;&quot;,&quot;non-dropping-particle&quot;:&quot;&quot;},{&quot;family&quot;:&quot;Wieder&quot;,&quot;given&quot;:&quot;William R.&quot;,&quot;parse-names&quot;:false,&quot;dropping-particle&quot;:&quot;&quot;,&quot;non-dropping-particle&quot;:&quot;&quot;},{&quot;family&quot;:&quot;Wilcox&quot;,&quot;given&quot;:&quot;Kevin&quot;,&quot;parse-names&quot;:false,&quot;dropping-particle&quot;:&quot;&quot;,&quot;non-dropping-particle&quot;:&quot;&quot;},{&quot;family&quot;:&quot;Yanai&quot;,&quot;given&quot;:&quot;Ruth D.&quot;,&quot;parse-names&quot;:false,&quot;dropping-particle&quot;:&quot;&quot;,&quot;non-dropping-particle&quot;:&quot;&quot;}],&quot;container-title&quot;:&quot;Ecological applications : a publication of the Ecological Society of America&quot;,&quot;accessed&quot;:{&quot;date-parts&quot;:[[2026,6,22]]},&quot;DOI&quot;:&quot;10.1002/EAP.2684&quot;,&quot;ISSN&quot;:&quot;1051-0761&quot;,&quot;PMID&quot;:&quot;35633204&quot;,&quot;URL&quot;:&quot;https://pubmed.ncbi.nlm.nih.gov/35633204/&quot;,&quot;issued&quot;:{&quot;date-parts&quot;:[[2022,12,1]]},&quot;abstract&quot;:&quot;We use the Multiple Element Limitation (MEL) model to examine responses of 12 ecosystems to elevated carbon dioxide (CO2), warming, and 20% decreases or increases in precipitation. Ecosystems respond synergistically to elevated CO2, warming, and decreased precipitation combined because higher water-use efficiency with elevated CO2 and higher fertility with warming compensate for responses to drought. Response to elevated CO2, warming, and increased precipitation combined is additive. We analyze changes in ecosystem carbon (C) based on four nitrogen (N) and four phosphorus (P) attribution factors: (1) changes in total ecosystem N and P, (2) changes in N and P distribution between vegetation and soil, (3) changes in vegetation C:N and C:P ratios, and (4) changes in soil C:N and C:P ratios. In the combined CO2 and climate change simulations, all ecosystems gain C. The contributions of these four attribution factors to changes in ecosystem C storage varies among ecosystems because of differences in the initial distributions of N and P between vegetation and soil and the openness of the ecosystem N and P cycles. The net transfer of N and P from soil to vegetation dominates the C response of forests. For tundra and grasslands, the C gain is also associated with increased soil C:N and C:P. In ecosystems with symbiotic N fixation, C gains resulted from N accumulation. Because of differences in N versus P cycle openness and the distribution of organic matter between vegetation and soil, changes in the N and P attribution factors do not always parallel one another. Differences among ecosystems in C-nutrient interactions and the amount of woody biomass interact to shape ecosystem C sequestration under simulated global change. We suggest that future studies quantify the openness of the N and P cycles and changes in the distribution of C, N, and P among ecosystem components, which currently limit understanding of nutrient effects on C sequestration and responses to elevated CO2 and climate change.&quot;,&quot;publisher&quot;:&quot;Ecol Appl&quot;,&quot;issue&quot;:&quot;8&quot;,&quot;volume&quot;:&quot;32&quot;,&quot;container-title-short&quot;:&quot;Ecol. Appl.&quot;},&quot;isTemporary&quot;:false},{&quot;id&quot;:&quot;03aced2e-5835-3fe9-a4ab-7b5df77ec80c&quot;,&quot;itemData&quot;:{&quot;type&quot;:&quot;article-journal&quot;,&quot;id&quot;:&quot;03aced2e-5835-3fe9-a4ab-7b5df77ec80c&quot;,&quot;title&quot;:&quot;Temporal Trends of Phosphorus Cycling in a Tropical Montane Forest in Ecuador During 14 Years&quot;,&quot;author&quot;:[{&quot;family&quot;:&quot;Wilcke&quot;,&quot;given&quot;:&quot;Wolfgang&quot;,&quot;parse-names&quot;:false,&quot;dropping-particle&quot;:&quot;&quot;,&quot;non-dropping-particle&quot;:&quot;&quot;},{&quot;family&quot;:&quot;Velescu&quot;,&quot;given&quot;:&quot;Andre&quot;,&quot;parse-names&quot;:false,&quot;dropping-particle&quot;:&quot;&quot;,&quot;non-dropping-particle&quot;:&quot;&quot;},{&quot;family&quot;:&quot;Leimer&quot;,&quot;given&quot;:&quot;Sophia&quot;,&quot;parse-names&quot;:false,&quot;dropping-particle&quot;:&quot;&quot;,&quot;non-dropping-particle&quot;:&quot;&quot;},{&quot;family&quot;:&quot;Bigalke&quot;,&quot;given&quot;:&quot;Moritz&quot;,&quot;parse-names&quot;:false,&quot;dropping-particle&quot;:&quot;&quot;,&quot;non-dropping-particle&quot;:&quot;&quot;},{&quot;family&quot;:&quot;Boy&quot;,&quot;given&quot;:&quot;Jens&quot;,&quot;parse-names&quot;:false,&quot;dropping-particle&quot;:&quot;&quot;,&quot;non-dropping-particle&quot;:&quot;&quot;},{&quot;family&quot;:&quot;Valarezo&quot;,&quot;given&quot;:&quot;Carlos&quot;,&quot;parse-names&quot;:false,&quot;dropping-particle&quot;:&quot;&quot;,&quot;non-dropping-particle&quot;:&quot;&quot;}],&quot;container-title&quot;:&quot;Journal of Geophysical Research: Biogeosciences&quot;,&quot;accessed&quot;:{&quot;date-parts&quot;:[[2026,7,6]]},&quot;DOI&quot;:&quot;10.1029/2018JG004942;WGROUP:STRING:PUBLICATION&quot;,&quot;ISSN&quot;:&quot;21698961&quot;,&quot;URL&quot;:&quot;/doi/pdf/10.1029/2018JG004942&quot;,&quot;issued&quot;:{&quot;date-parts&quot;:[[2019,5,1]]},&quot;page&quot;:&quot;1370-1386&quot;,&quot;abstract&quot;:&quot;Increased bioavailability of P can have a negative impact on plant biodiversity. In an approximately 9-ha catchment under N + P-limited megadiverse tropical montane forest in Ecuador, we budgeted all major P fluxes and determined whether the P fluxes changed from 1999 to 2013. Furthermore, we assessed which external drivers (rainfall, total P and acid deposition) caused this potential change. Mean (±SD) annual P deposition (bulk+dry) was 240 ± 270 mg/m2, with the SD reflecting the interannual variation. The annual P flux to the soil via throughfall+stemflow+litterfall was 1,400 ± 170 mg/m2 of which 18 ± 9.2% was leached to below the organic layer. The mineral soil retained 80 ± 12% of the P leached from the organic layer. The mean annual P weathering rate was 79 ± 63 mg/m2. The sum of P fluxes was approximately 5 times larger above than below the mineral soil surface, illustrating that P was tightly cycled in the biological part of the forest. The mean annual canopy budget was negative (−120 ± 280 mg/m2); that is, P was leached from the canopy. Throughfall was the largest source of dissolved P. The P catchment budget (total deposition-streamflow) was positive (200 ± 270 mg/m2); that is, P was retained, mainly in the soil organic layer. From 1999 to 2013, P fluxes with throughfall, stemflow, and streamflow increased significantly. The strongest driver of the P budgets of the canopy and the catchment was total P deposition. Our results demonstrate that mainly biological processes retained deposited P in the vegetation and the organic layer enhancing the internal P cycle.&quot;,&quot;publisher&quot;:&quot;Blackwell Publishing Ltd&quot;,&quot;issue&quot;:&quot;5&quot;,&quot;volume&quot;:&quot;124&quot;,&quot;container-title-short&quot;:&quot;J. Geophys. Res. Biogeosci.&quot;},&quot;isTemporary&quot;:false}]},{&quot;citationID&quot;:&quot;MENDELEY_CITATION_c41cea51-47c4-4a0d-936a-e810bc74c4eb&quot;,&quot;properties&quot;:{&quot;noteIndex&quot;:0},&quot;isEdited&quot;:false,&quot;manualOverride&quot;:{&quot;isManuallyOverridden&quot;:false,&quot;citeprocText&quot;:&quot;(Fisher et al., 2012; Homeier &amp;#38; Leuschner, 2021)&quot;,&quot;manualOverrideText&quot;:&quot;&quot;},&quot;citationTag&quot;:&quot;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quot;,&quot;citationItems&quot;:[{&quot;id&quot;:&quot;22b1e944-e113-3f82-bae9-4e2b4f85f313&quot;,&quot;itemData&quot;:{&quot;type&quot;:&quot;article-journal&quot;,&quot;id&quot;:&quot;22b1e944-e113-3f82-bae9-4e2b4f85f313&quot;,&quot;title&quot;:&quot;Nutrient limitation in rainforests and cloud forests along a 3,000-m elevation gradient in the Peruvian Andes&quot;,&quot;author&quot;:[{&quot;family&quot;:&quot;Fisher&quot;,&quot;given&quot;:&quot;Joshua B&quot;,&quot;parse-names&quot;:false,&quot;dropping-particle&quot;:&quot;&quot;,&quot;non-dropping-particle&quot;:&quot;&quot;},{&quot;family&quot;:&quot;Malhi&quot;,&quot;given&quot;:&quot;Yadvinder&quot;,&quot;parse-names&quot;:false,&quot;dropping-particle&quot;:&quot;&quot;,&quot;non-dropping-particle&quot;:&quot;&quot;},{&quot;family&quot;:&quot;Israel&quot;,&quot;given&quot;:&quot;•&quot;,&quot;parse-names&quot;:false,&quot;dropping-particle&quot;:&quot;&quot;,&quot;non-dropping-particle&quot;:&quot;&quot;},{&quot;family&quot;:&quot;Torres&quot;,&quot;given&quot;:&quot;Cuba&quot;,&quot;parse-names&quot;:false,&quot;dropping-particle&quot;:&quot;&quot;,&quot;non-dropping-particle&quot;:&quot;&quot;},{&quot;family&quot;:&quot;Daniel&quot;,&quot;given&quot;:&quot;•&quot;,&quot;parse-names&quot;:false,&quot;dropping-particle&quot;:&quot;&quot;,&quot;non-dropping-particle&quot;:&quot;&quot;},{&quot;family&quot;:&quot;Metcalfe&quot;,&quot;given&quot;:&quot;B&quot;,&quot;parse-names&quot;:false,&quot;dropping-particle&quot;:&quot;&quot;,&quot;non-dropping-particle&quot;:&quot;&quot;},{&quot;family&quot;:&quot;Weg&quot;,&quot;given&quot;:&quot;Martine J&quot;,&quot;parse-names&quot;:false,&quot;dropping-particle&quot;:&quot;&quot;,&quot;non-dropping-particle&quot;:&quot;Van De&quot;},{&quot;family&quot;:&quot;Meir&quot;,&quot;given&quot;:&quot;Patrick&quot;,&quot;parse-names&quot;:false,&quot;dropping-particle&quot;:&quot;&quot;,&quot;non-dropping-particle&quot;:&quot;&quot;},{&quot;family&quot;:&quot;Silva-Espejo&quot;,&quot;given&quot;:&quot;Javier E&quot;,&quot;parse-names&quot;:false,&quot;dropping-particle&quot;:&quot;&quot;,&quot;non-dropping-particle&quot;:&quot;&quot;},{&quot;family&quot;:&quot;Walter&quot;,&quot;given&quot;:&quot;•&quot;,&quot;parse-names&quot;:false,&quot;dropping-particle&quot;:&quot;&quot;,&quot;non-dropping-particle&quot;:&quot;&quot;},{&quot;family&quot;:&quot;Huasco&quot;,&quot;given&quot;:&quot;Huaraca&quot;,&quot;parse-names&quot;:false,&quot;dropping-particle&quot;:&quot;&quot;,&quot;non-dropping-particle&quot;:&quot;&quot;},{&quot;family&quot;:&quot;Fisher&quot;,&quot;given&quot;:&quot;J B&quot;,&quot;parse-names&quot;:false,&quot;dropping-particle&quot;:&quot;&quot;,&quot;non-dropping-particle&quot;:&quot;&quot;},{&quot;family&quot;:&quot;Malhi&quot;,&quot;given&quot;:&quot;Á Y&quot;,&quot;parse-names&quot;:false,&quot;dropping-particle&quot;:&quot;&quot;,&quot;non-dropping-particle&quot;:&quot;&quot;},{&quot;family&quot;:&quot;Torres&quot;,&quot;given&quot;:&quot;I C&quot;,&quot;parse-names&quot;:false,&quot;dropping-particle&quot;:&quot;&quot;,&quot;non-dropping-particle&quot;:&quot;&quot;},{&quot;family&quot;:&quot;Silva-Espejo&quot;,&quot;given&quot;:&quot;Á J E&quot;,&quot;parse-names&quot;:false,&quot;dropping-particle&quot;:&quot;&quot;,&quot;non-dropping-particle&quot;:&quot;&quot;},{&quot;family&quot;:&quot;Huasco&quot;,&quot;given&quot;:&quot;W H&quot;,&quot;parse-names&quot;:false,&quot;dropping-particle&quot;:&quot;&quot;,&quot;non-dropping-particle&quot;:&quot;&quot;},{&quot;family&quot;:&quot;Metcalfe&quot;,&quot;given&quot;:&quot;D B&quot;,&quot;parse-names&quot;:false,&quot;dropping-particle&quot;:&quot;&quot;,&quot;non-dropping-particle&quot;:&quot;&quot;},{&quot;family&quot;:&quot;Weg&quot;,&quot;given&quot;:&quot;M J&quot;,&quot;parse-names&quot;:false,&quot;dropping-particle&quot;:&quot;&quot;,&quot;non-dropping-particle&quot;:&quot;Van De&quot;},{&quot;family&quot;:&quot;Meir&quot;,&quot;given&quot;:&quot;P&quot;,&quot;parse-names&quot;:false,&quot;dropping-particle&quot;:&quot;&quot;,&quot;non-dropping-particle&quot;:&quot;&quot;}],&quot;container-title&quot;:&quot;Oecologia 2012 172:3&quot;,&quot;accessed&quot;:{&quot;date-parts&quot;:[[2026,3,25]]},&quot;DOI&quot;:&quot;10.1007/s00442-012-2522-6&quot;,&quot;ISSN&quot;:&quot;00298549&quot;,&quot;PMID&quot;:&quot;23180422&quot;,&quot;URL&quot;:&quot;https://link.springer.com/article/10.1007/s00442-012-2522-6&quot;,&quot;issued&quot;:{&quot;date-parts&quot;:[[2012,11,24]]},&quot;page&quot;:&quot;889-902&quot;,&quot;abstract&quot;:&quot;We report results from a large-scale nutrient fertilization experiment along a “megadiverse” (154 unique species were included in the study) 3,000-m elevation transect in the Peruvian Andes and adjacent lowland Amazonia. Our objectives were to test if nitrogen (N) and phosphorus (P) limitation shift along this elevation gradient, and to determine how an alleviation of nutrient limitation would manifest in ecosystem changes. Tree height decreased with increasing elevation, but leaf area index (LAI) and diameter at breast height (DBH) did not vary with elevation. Leaf N:P decreased with increasing elevation (from 24 at 200&amp;nbsp;m to 11 at 3,000&amp;nbsp;m), suggesting increased N limitation and decreased P limitation with increasing elevation. After 4&amp;nbsp;years of fertilization (N, P, N&amp;nbsp;+&amp;nbsp;P), plots at the lowland site (200&amp;nbsp;m) fertilized with N&amp;nbsp;+&amp;nbsp;P showed greater relative growth rates in DBH than did the control plots; no significant differences were evident at the 1,000&amp;nbsp;m site, and plots fertilized with N at the highest elevation sites (1,500, 3,000&amp;nbsp;m) showed greater relative growth rates in DBH than did the control plots, again suggesting increased N constraint with elevation. Across elevations in general N fertilization led to an increase in microbial respiration, while P and N&amp;nbsp;+&amp;nbsp;P addition led to an increase in root respiration and corresponding decrease in hyphal respiration. There was no significant canopy response (LAI, leaf nutrients) to fertilization, suggesting that photosynthetic capacity was not N or P limited in these ecosystems. In sum, our study significantly advances ecological understanding of nutrient cycling and ecosystem response in a region where our collective knowledge and data are sparse: we demonstrate N limitation in high elevation tropical montane forests, N and P co-limitation in lowland Amazonia, and a nutrient limitation response manifested not in canopy changes, but rather in stem and belowground changes.&quot;,&quot;publisher&quot;:&quot;Springer&quot;,&quot;issue&quot;:&quot;3&quot;,&quot;volume&quot;:&quot;172&quot;,&quot;container-title-short&quot;:&quot;&quot;},&quot;isTemporary&quot;:false},{&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citationID&quot;:&quot;MENDELEY_CITATION_d0078896-8b8e-4833-989f-9906ebbb9075&quot;,&quot;properties&quot;:{&quot;noteIndex&quot;:0},&quot;isEdited&quot;:false,&quot;manualOverride&quot;:{&quot;isManuallyOverridden&quot;:false,&quot;citeprocText&quot;:&quot;(Baez &amp;#38; Homeier, 2018; Cárate-Tandalla et al., 2018a; Mayor et al., 2014)&quot;,&quot;manualOverrideText&quot;:&quot;&quot;},&quot;citationTag&quot;:&quot;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quot;,&quot;citationItems&quot;:[{&quot;id&quot;:&quot;e18483b0-e8bf-3e51-a4ca-5661cac205b0&quot;,&quot;itemData&quot;:{&quot;type&quot;:&quot;article-journal&quot;,&quot;id&quot;:&quot;e18483b0-e8bf-3e51-a4ca-5661cac205b0&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accessed&quot;:{&quot;date-parts&quot;:[[2026,2,15]]},&quot;DOI&quot;:&quot;10.1111/btp.12518&quot;,&quot;ISSN&quot;:&quot;17447429&quot;,&quot;URL&quot;:&quot;/doi/pdf/10.1111/btp.12518&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id&quot;:&quot;afa88e6a-448e-3da7-ba30-00755ab973e4&quot;,&quot;itemData&quot;:{&quot;type&quot;:&quot;article-journal&quot;,&quot;id&quot;:&quot;afa88e6a-448e-3da7-ba30-00755ab973e4&quot;,&quot;title&quot;:&quot;Functional traits determine tree growth and ecosystem productivity of a tropical montane forest: Insights from a long-term nutrient manipulation experiment&quot;,&quot;author&quot;:[{&quot;family&quot;:&quot;Baez&quot;,&quot;given&quot;:&quot;Selene&quot;,&quot;parse-names&quot;:false,&quot;dropping-particle&quot;:&quot;&quot;,&quot;non-dropping-particle&quot;:&quot;&quot;},{&quot;family&quot;:&quot;Homeier&quot;,&quot;given&quot;:&quot;Juergen&quot;,&quot;parse-names&quot;:false,&quot;dropping-particle&quot;:&quot;&quot;,&quot;non-dropping-particle&quot;:&quot;&quot;}],&quot;accessed&quot;:{&quot;date-parts&quot;:[[2026,4,21]]},&quot;DOI&quot;:&quot;10.1111/gcb.13905&quot;,&quot;URL&quot;:&quot;https://www.researchgate.net/publication/322399682&quot;,&quot;issued&quot;:{&quot;date-parts&quot;:[[2018]]},&quot;abstract&quot;:&quot;The user has requested enhancement of the downloaded file.&quot;,&quot;container-title-short&quot;:&quot;&quot;},&quot;isTemporary&quot;:false}]},{&quot;citationID&quot;:&quot;MENDELEY_CITATION_9a604d24-d735-4f40-9295-67367f4a97a5&quot;,&quot;properties&quot;:{&quot;noteIndex&quot;:0},&quot;isEdited&quot;:false,&quot;manualOverride&quot;:{&quot;isManuallyOverridden&quot;:false,&quot;citeprocText&quot;:&quot;(Sala et al., 2000)&quot;,&quot;manualOverrideText&quot;:&quot;&quot;},&quot;citationTag&quot;:&quot;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quot;,&quot;citationItems&quot;:[{&quot;id&quot;:&quot;cd1de052-d4f0-3e5b-b8ed-b7fff83f1706&quot;,&quot;itemData&quot;:{&quot;type&quot;:&quot;article-journal&quot;,&quot;id&quot;:&quot;cd1de052-d4f0-3e5b-b8ed-b7fff83f1706&quot;,&quot;title&quot;:&quot;Global biodiversity scenarios for the year 2100&quot;,&quot;author&quot;:[{&quot;family&quot;:&quot;Sala&quot;,&quot;given&quot;:&quot;Osvaldo E.&quot;,&quot;parse-names&quot;:false,&quot;dropping-particle&quot;:&quot;&quot;,&quot;non-dropping-particle&quot;:&quot;&quot;},{&quot;family&quot;:&quot;Chapin&quot;,&quot;given&quot;:&quot;F. Stuart&quot;,&quot;parse-names&quot;:false,&quot;dropping-particle&quot;:&quot;&quot;,&quot;non-dropping-particle&quot;:&quot;&quot;},{&quot;family&quot;:&quot;Armesto&quot;,&quot;given&quot;:&quot;Juan J.&quot;,&quot;parse-names&quot;:false,&quot;dropping-particle&quot;:&quot;&quot;,&quot;non-dropping-particle&quot;:&quot;&quot;},{&quot;family&quot;:&quot;Berlow&quot;,&quot;given&quot;:&quot;Eric&quot;,&quot;parse-names&quot;:false,&quot;dropping-particle&quot;:&quot;&quot;,&quot;non-dropping-particle&quot;:&quot;&quot;},{&quot;family&quot;:&quot;Bloomfield&quot;,&quot;given&quot;:&quot;Janine&quot;,&quot;parse-names&quot;:false,&quot;dropping-particle&quot;:&quot;&quot;,&quot;non-dropping-particle&quot;:&quot;&quot;},{&quot;family&quot;:&quot;Dirzo&quot;,&quot;given&quot;:&quot;Rodolfo&quot;,&quot;parse-names&quot;:false,&quot;dropping-particle&quot;:&quot;&quot;,&quot;non-dropping-particle&quot;:&quot;&quot;},{&quot;family&quot;:&quot;Huber-Sanwald&quot;,&quot;given&quot;:&quot;Elisabeth&quot;,&quot;parse-names&quot;:false,&quot;dropping-particle&quot;:&quot;&quot;,&quot;non-dropping-particle&quot;:&quot;&quot;},{&quot;family&quot;:&quot;Huenneke&quot;,&quot;given&quot;:&quot;Laura F.&quot;,&quot;parse-names&quot;:false,&quot;dropping-particle&quot;:&quot;&quot;,&quot;non-dropping-particle&quot;:&quot;&quot;},{&quot;family&quot;:&quot;Jackson&quot;,&quot;given&quot;:&quot;Robert B.&quot;,&quot;parse-names&quot;:false,&quot;dropping-particle&quot;:&quot;&quot;,&quot;non-dropping-particle&quot;:&quot;&quot;},{&quot;family&quot;:&quot;Kinzig&quot;,&quot;given&quot;:&quot;Ann&quot;,&quot;parse-names&quot;:false,&quot;dropping-particle&quot;:&quot;&quot;,&quot;non-dropping-particle&quot;:&quot;&quot;},{&quot;family&quot;:&quot;Leemans&quot;,&quot;given&quot;:&quot;Rik&quot;,&quot;parse-names&quot;:false,&quot;dropping-particle&quot;:&quot;&quot;,&quot;non-dropping-particle&quot;:&quot;&quot;},{&quot;family&quot;:&quot;Lodge&quot;,&quot;given&quot;:&quot;David M.&quot;,&quot;parse-names&quot;:false,&quot;dropping-particle&quot;:&quot;&quot;,&quot;non-dropping-particle&quot;:&quot;&quot;},{&quot;family&quot;:&quot;Mooney&quot;,&quot;given&quot;:&quot;Harold A.&quot;,&quot;parse-names&quot;:false,&quot;dropping-particle&quot;:&quot;&quot;,&quot;non-dropping-particle&quot;:&quot;&quot;},{&quot;family&quot;:&quot;Oesterheld&quot;,&quot;given&quot;:&quot;Martin&quot;,&quot;parse-names&quot;:false,&quot;dropping-particle&quot;:&quot;&quot;,&quot;non-dropping-particle&quot;:&quot;&quot;},{&quot;family&quot;:&quot;Poff&quot;,&quot;given&quot;:&quot;N. Le Roy&quot;,&quot;parse-names&quot;:false,&quot;dropping-particle&quot;:&quot;&quot;,&quot;non-dropping-particle&quot;:&quot;&quot;},{&quot;family&quot;:&quot;Sykes&quot;,&quot;given&quot;:&quot;Martin T.&quot;,&quot;parse-names&quot;:false,&quot;dropping-particle&quot;:&quot;&quot;,&quot;non-dropping-particle&quot;:&quot;&quot;},{&quot;family&quot;:&quot;Walker&quot;,&quot;given&quot;:&quot;Brian H.&quot;,&quot;parse-names&quot;:false,&quot;dropping-particle&quot;:&quot;&quot;,&quot;non-dropping-particle&quot;:&quot;&quot;},{&quot;family&quot;:&quot;Walker&quot;,&quot;given&quot;:&quot;Marilyn&quot;,&quot;parse-names&quot;:false,&quot;dropping-particle&quot;:&quot;&quot;,&quot;non-dropping-particle&quot;:&quot;&quot;},{&quot;family&quot;:&quot;Wall&quot;,&quot;given&quot;:&quot;Diana H.&quot;,&quot;parse-names&quot;:false,&quot;dropping-particle&quot;:&quot;&quot;,&quot;non-dropping-particle&quot;:&quot;&quot;}],&quot;container-title&quot;:&quot;Science&quot;,&quot;accessed&quot;:{&quot;date-parts&quot;:[[2026,7,6]]},&quot;DOI&quot;:&quot;10.1126/SCIENCE.287.5459.1770;WEBSITE:WEBSITE:AAAS-SITE;JOURNAL:JOURNAL:SCIENCE;WGROUP:STRING:PUBLICATION&quot;,&quot;ISSN&quot;:&quot;00368075&quot;,&quot;PMID&quot;:&quot;10710299&quot;,&quot;URL&quot;:&quot;/doi/pdf/10.1126/science.287.5459.1770&quot;,&quot;issued&quot;:{&quot;date-parts&quot;:[[2000,3,10]]},&quot;page&quot;:&quot;1770-1774&quot;,&quot;abstract&quot;:&quot;Scenarios of changes in biodiversity for the year 2100 can now be developed based on scenarios of changes in atmospheric carbon dioxide, climate, vegetation, and land use and the known sensitivity of biodiversity to these changes. This study identified a ranking of the importance of drivers of change, a ranking of the biomes with respect to expected changes, and the major sources of uncertainties. For terrestrial ecosystems, land-use change probably will have the largest effect, followed by climate change, nitrogen deposition, biotic exchange, and elevated carbon dioxide concentration. For freshwater ecosystems, biotic exchange is much more important. Mediterranean climate and grassland ecosystems likely will experience the greatest proportional change in biodiversity because of the substantial influence of all drivers of biodiversity change. Northern temperate ecosystems are estimated to experience the least biodiversity change because major land-use change has already occurred. Plausible changes in biodiversity in other biomes depend on interactions among the causes of biodiversity change. These interactions represent one of the largest uncertainties in projections of future biodiversity change.&quot;,&quot;publisher&quot;:&quot;American Association for the Advancement of Science&quot;,&quot;issue&quot;:&quot;5459&quot;,&quot;volume&quot;:&quot;287&quot;,&quot;container-title-short&quot;:&quot;Science (1979).&quot;},&quot;isTemporary&quot;:false}]},{&quot;citationID&quot;:&quot;MENDELEY_CITATION_e4691eab-f6b3-46a1-8cc8-659be43159e3&quot;,&quot;properties&quot;:{&quot;noteIndex&quot;:0},&quot;isEdited&quot;:false,&quot;manualOverride&quot;:{&quot;isManuallyOverridden&quot;:false,&quot;citeprocText&quot;:&quot;(Beer et al., 2010; Bonan, 2008; Pan et al., 2011)&quot;,&quot;manualOverrideText&quot;:&quot;&quot;},&quot;citationTag&quot;:&quot;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quot;,&quot;citationItems&quot;:[{&quot;id&quot;:&quot;3925134a-85a4-346c-85d4-bd119f1f36f0&quot;,&quot;itemData&quot;:{&quot;type&quot;:&quot;article-journal&quot;,&quot;id&quot;:&quot;3925134a-85a4-346c-85d4-bd119f1f36f0&quot;,&quot;title&quot;:&quot;Terrestrial gross carbon dioxide uptake: global distribution and covariation with climate&quot;,&quot;author&quot;:[{&quot;family&quot;:&quot;Beer&quot;,&quot;given&quot;:&quot;Christian&quot;,&quot;parse-names&quot;:false,&quot;dropping-particle&quot;:&quot;&quot;,&quot;non-dropping-particle&quot;:&quot;&quot;},{&quot;family&quot;:&quot;Reichstein&quot;,&quot;given&quot;:&quot;Markus&quot;,&quot;parse-names&quot;:false,&quot;dropping-particle&quot;:&quot;&quot;,&quot;non-dropping-particle&quot;:&quot;&quot;},{&quot;family&quot;:&quot;Tomelleri&quot;,&quot;given&quot;:&quot;Enrico&quot;,&quot;parse-names&quot;:false,&quot;dropping-particle&quot;:&quot;&quot;,&quot;non-dropping-particle&quot;:&quot;&quot;},{&quot;family&quot;:&quot;Ciais&quot;,&quot;given&quot;:&quot;Philippe&quot;,&quot;parse-names&quot;:false,&quot;dropping-particle&quot;:&quot;&quot;,&quot;non-dropping-particle&quot;:&quot;&quot;},{&quot;family&quot;:&quot;Jung&quot;,&quot;given&quot;:&quot;Martin&quot;,&quot;parse-names&quot;:false,&quot;dropping-particle&quot;:&quot;&quot;,&quot;non-dropping-particle&quot;:&quot;&quot;},{&quot;family&quot;:&quot;Carvalhais&quot;,&quot;given&quot;:&quot;Nuno&quot;,&quot;parse-names&quot;:false,&quot;dropping-particle&quot;:&quot;&quot;,&quot;non-dropping-particle&quot;:&quot;&quot;},{&quot;family&quot;:&quot;Rödenbeck&quot;,&quot;given&quot;:&quot;Christian&quot;,&quot;parse-names&quot;:false,&quot;dropping-particle&quot;:&quot;&quot;,&quot;non-dropping-particle&quot;:&quot;&quot;},{&quot;family&quot;:&quot;Arain&quot;,&quot;given&quot;:&quot;M. Altaf&quot;,&quot;parse-names&quot;:false,&quot;dropping-particle&quot;:&quot;&quot;,&quot;non-dropping-particle&quot;:&quot;&quot;},{&quot;family&quot;:&quot;Baldocchi&quot;,&quot;given&quot;:&quot;Dennis&quot;,&quot;parse-names&quot;:false,&quot;dropping-particle&quot;:&quot;&quot;,&quot;non-dropping-particle&quot;:&quot;&quot;},{&quot;family&quot;:&quot;Bonan&quot;,&quot;given&quot;:&quot;Gordon B.&quot;,&quot;parse-names&quot;:false,&quot;dropping-particle&quot;:&quot;&quot;,&quot;non-dropping-particle&quot;:&quot;&quot;},{&quot;family&quot;:&quot;Bondeau&quot;,&quot;given&quot;:&quot;Alberte&quot;,&quot;parse-names&quot;:false,&quot;dropping-particle&quot;:&quot;&quot;,&quot;non-dropping-particle&quot;:&quot;&quot;},{&quot;family&quot;:&quot;Cescatti&quot;,&quot;given&quot;:&quot;Alessandro&quot;,&quot;parse-names&quot;:false,&quot;dropping-particle&quot;:&quot;&quot;,&quot;non-dropping-particle&quot;:&quot;&quot;},{&quot;family&quot;:&quot;Lasslop&quot;,&quot;given&quot;:&quot;Gitta&quot;,&quot;parse-names&quot;:false,&quot;dropping-particle&quot;:&quot;&quot;,&quot;non-dropping-particle&quot;:&quot;&quot;},{&quot;family&quot;:&quot;Lindroth&quot;,&quot;given&quot;:&quot;Anders&quot;,&quot;parse-names&quot;:false,&quot;dropping-particle&quot;:&quot;&quot;,&quot;non-dropping-particle&quot;:&quot;&quot;},{&quot;family&quot;:&quot;Lomas&quot;,&quot;given&quot;:&quot;Mark&quot;,&quot;parse-names&quot;:false,&quot;dropping-particle&quot;:&quot;&quot;,&quot;non-dropping-particle&quot;:&quot;&quot;},{&quot;family&quot;:&quot;Luyssaert&quot;,&quot;given&quot;:&quot;Sebastiaan&quot;,&quot;parse-names&quot;:false,&quot;dropping-particle&quot;:&quot;&quot;,&quot;non-dropping-particle&quot;:&quot;&quot;},{&quot;family&quot;:&quot;Margolis&quot;,&quot;given&quot;:&quot;Hank&quot;,&quot;parse-names&quot;:false,&quot;dropping-particle&quot;:&quot;&quot;,&quot;non-dropping-particle&quot;:&quot;&quot;},{&quot;family&quot;:&quot;Oleson&quot;,&quot;given&quot;:&quot;Keith W.&quot;,&quot;parse-names&quot;:false,&quot;dropping-particle&quot;:&quot;&quot;,&quot;non-dropping-particle&quot;:&quot;&quot;},{&quot;family&quot;:&quot;Roupsard&quot;,&quot;given&quot;:&quot;Olivier&quot;,&quot;parse-names&quot;:false,&quot;dropping-particle&quot;:&quot;&quot;,&quot;non-dropping-particle&quot;:&quot;&quot;},{&quot;family&quot;:&quot;Veenendaal&quot;,&quot;given&quot;:&quot;Elmar&quot;,&quot;parse-names&quot;:false,&quot;dropping-particle&quot;:&quot;&quot;,&quot;non-dropping-particle&quot;:&quot;&quot;},{&quot;family&quot;:&quot;Viovy&quot;,&quot;given&quot;:&quot;Nicolas&quot;,&quot;parse-names&quot;:false,&quot;dropping-particle&quot;:&quot;&quot;,&quot;non-dropping-particle&quot;:&quot;&quot;},{&quot;family&quot;:&quot;Williams&quot;,&quot;given&quot;:&quot;Christopher&quot;,&quot;parse-names&quot;:false,&quot;dropping-particle&quot;:&quot;&quot;,&quot;non-dropping-particle&quot;:&quot;&quot;},{&quot;family&quot;:&quot;Woodward&quot;,&quot;given&quot;:&quot;F. Ian&quot;,&quot;parse-names&quot;:false,&quot;dropping-particle&quot;:&quot;&quot;,&quot;non-dropping-particle&quot;:&quot;&quot;},{&quot;family&quot;:&quot;Papale&quot;,&quot;given&quot;:&quot;Dario&quot;,&quot;parse-names&quot;:false,&quot;dropping-particle&quot;:&quot;&quot;,&quot;non-dropping-particle&quot;:&quot;&quot;}],&quot;container-title&quot;:&quot;Science (New York, N.Y.)&quot;,&quot;accessed&quot;:{&quot;date-parts&quot;:[[2026,6,28]]},&quot;DOI&quot;:&quot;10.1126/SCIENCE.1184984&quot;,&quot;ISSN&quot;:&quot;1095-9203&quot;,&quot;PMID&quot;:&quot;20603496&quot;,&quot;URL&quot;:&quot;https://pubmed.ncbi.nlm.nih.gov/20603496/&quot;,&quot;issued&quot;:{&quot;date-parts&quot;:[[2010,8,13]]},&quot;page&quot;:&quot;834-838&quot;,&quot;abstract&quot;:&quot;Terrestrial gross primary production (GPP) is the largest global CO 2 flux driving several ecosystem functions. We provide an observation-based estimate of this flux at 123 ± 8 petagrams of carbon per year (Pg C year-1) using eddy covariance flux data and various diagnostic models. Tropical forests and savannahs account for 60%. GPP over 40% of the vegetated land is associated with precipitation. State-of-the-art process-oriented biosphere models used for climate predictions exhibit a large between-model variation of GPP's latitudinal patterns and show higher spatial correlations between GPP and precipitation, suggesting the existence of missing processes or feedback mechanisms which attenuate the vegetation response to climate. Our estimates of spatially distributed GPP and its covariation with climate can help improve coupled climate-carbon cycle process models.&quot;,&quot;publisher&quot;:&quot;Science&quot;,&quot;issue&quot;:&quot;5993&quot;,&quot;volume&quot;:&quot;329&quot;,&quot;container-title-short&quot;:&quot;Science&quot;},&quot;isTemporary&quot;:false},{&quot;id&quot;:&quot;4abc08b4-2755-3cdd-acc1-bf4d80d9d9a4&quot;,&quot;itemData&quot;:{&quot;type&quot;:&quot;article-journal&quot;,&quot;id&quot;:&quot;4abc08b4-2755-3cdd-acc1-bf4d80d9d9a4&quot;,&quot;title&quot;:&quot;Forests and climate change: Forcings, feedbacks, and the climate benefits of forests&quot;,&quot;author&quot;:[{&quot;family&quot;:&quot;Bonan&quot;,&quot;given&quot;:&quot;Gordon B.&quot;,&quot;parse-names&quot;:false,&quot;dropping-particle&quot;:&quot;&quot;,&quot;non-dropping-particle&quot;:&quot;&quot;}],&quot;container-title&quot;:&quot;Science&quot;,&quot;accessed&quot;:{&quot;date-parts&quot;:[[2026,6,28]]},&quot;DOI&quot;:&quot;10.1126/SCIENCE.1155121;WEBSITE:WEBSITE:AAAS-SITE;JOURNAL:JOURNAL:SCIENCE;WGROUP:STRING:PUBLICATION&quot;,&quot;ISSN&quot;:&quot;00368075&quot;,&quot;PMID&quot;:&quot;18556546&quot;,&quot;URL&quot;:&quot;/doi/pdf/10.1126/science.1155121&quot;,&quot;issued&quot;:{&quot;date-parts&quot;:[[2008,6,13]]},&quot;page&quot;:&quot;1444-1449&quot;,&quot;abstract&quot;:&quot;The world's forests influence climate through physical, chemical, and biological processes that affect planetary energetics, the hydrologic cycle, and atmospheric composition. These complex and nonlinear forest-atmosphere interactions can dampen or amplify anthropogenic climate change. Tropical, temperate, and boreal reforestation and afforestation attenuate global warming through carbon sequestration. Biogeophysical feedbacks can enhance or diminish this negative climate forcing. Tropical forests mitigate warming through evaporative cooling, but the low albedo of boreal forests is a positive climate forcing. The evaporative effect of temperate forests is unclear. The net climate forcing from these and other processes is not known. Forests are under tremendous pressure from global change. Interdisciplinary science that integrates knowledge of the many interacting climate services of forests with the impacts of global change is necessary to identify and understand as yet unexplored feedbacks in the Earth system and the potential of forests to mitigate climate change.&quot;,&quot;publisher&quot;:&quot;American Association for the Advancement of Science&quot;,&quot;issue&quot;:&quot;5882&quot;,&quot;volume&quot;:&quot;320&quot;,&quot;container-title-short&quot;:&quot;Science (1979).&quot;},&quot;isTemporary&quot;:false},{&quot;id&quot;:&quot;664406e0-3681-3b92-850b-daa630ab115e&quot;,&quot;itemData&quot;:{&quot;type&quot;:&quot;article-journal&quot;,&quot;id&quot;:&quot;664406e0-3681-3b92-850b-daa630ab115e&quot;,&quot;title&quot;:&quot;A large and persistent carbon sink in the world's forests&quot;,&quot;author&quot;:[{&quot;family&quot;:&quot;Pan&quot;,&quot;given&quot;:&quot;Yude&quot;,&quot;parse-names&quot;:false,&quot;dropping-particle&quot;:&quot;&quot;,&quot;non-dropping-particle&quot;:&quot;&quot;},{&quot;family&quot;:&quot;Birdsey&quot;,&quot;given&quot;:&quot;Richard A.&quot;,&quot;parse-names&quot;:false,&quot;dropping-particle&quot;:&quot;&quot;,&quot;non-dropping-particle&quot;:&quot;&quot;},{&quot;family&quot;:&quot;Fang&quot;,&quot;given&quot;:&quot;Jingyun&quot;,&quot;parse-names&quot;:false,&quot;dropping-particle&quot;:&quot;&quot;,&quot;non-dropping-particle&quot;:&quot;&quot;},{&quot;family&quot;:&quot;Houghton&quot;,&quot;given&quot;:&quot;Richard&quot;,&quot;parse-names&quot;:false,&quot;dropping-particle&quot;:&quot;&quot;,&quot;non-dropping-particle&quot;:&quot;&quot;},{&quot;family&quot;:&quot;Kauppi&quot;,&quot;given&quot;:&quot;Pekka E.&quot;,&quot;parse-names&quot;:false,&quot;dropping-particle&quot;:&quot;&quot;,&quot;non-dropping-particle&quot;:&quot;&quot;},{&quot;family&quot;:&quot;Kurz&quot;,&quot;given&quot;:&quot;Werner A.&quot;,&quot;parse-names&quot;:false,&quot;dropping-particle&quot;:&quot;&quot;,&quot;non-dropping-particle&quot;:&quot;&quot;},{&quot;family&quot;:&quot;Phillips&quot;,&quot;given&quot;:&quot;Oliver L.&quot;,&quot;parse-names&quot;:false,&quot;dropping-particle&quot;:&quot;&quot;,&quot;non-dropping-particle&quot;:&quot;&quot;},{&quot;family&quot;:&quot;Shvidenko&quot;,&quot;given&quot;:&quot;Anatoly&quot;,&quot;parse-names&quot;:false,&quot;dropping-particle&quot;:&quot;&quot;,&quot;non-dropping-particle&quot;:&quot;&quot;},{&quot;family&quot;:&quot;Lewis&quot;,&quot;given&quot;:&quot;Simon L.&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Jackson&quot;,&quot;given&quot;:&quot;Robert B.&quot;,&quot;parse-names&quot;:false,&quot;dropping-particle&quot;:&quot;&quot;,&quot;non-dropping-particle&quot;:&quot;&quot;},{&quot;family&quot;:&quot;Pacala&quot;,&quot;given&quot;:&quot;Stephen W.&quot;,&quot;parse-names&quot;:false,&quot;dropping-particle&quot;:&quot;&quot;,&quot;non-dropping-particle&quot;:&quot;&quot;},{&quot;family&quot;:&quot;McGuire&quot;,&quot;given&quot;:&quot;A. David&quot;,&quot;parse-names&quot;:false,&quot;dropping-particle&quot;:&quot;&quot;,&quot;non-dropping-particle&quot;:&quot;&quot;},{&quot;family&quot;:&quot;Piao&quot;,&quot;given&quot;:&quot;Shilong&quot;,&quot;parse-names&quot;:false,&quot;dropping-particle&quot;:&quot;&quot;,&quot;non-dropping-particle&quot;:&quot;&quot;},{&quot;family&quot;:&quot;Rautiainen&quot;,&quot;given&quot;:&quot;Aapo&quot;,&quot;parse-names&quot;:false,&quot;dropping-particle&quot;:&quot;&quot;,&quot;non-dropping-particle&quot;:&quot;&quot;},{&quot;family&quot;:&quot;Sitch&quot;,&quot;given&quot;:&quot;Stephen&quot;,&quot;parse-names&quot;:false,&quot;dropping-particle&quot;:&quot;&quot;,&quot;non-dropping-particle&quot;:&quot;&quot;},{&quot;family&quot;:&quot;Hayes&quot;,&quot;given&quot;:&quot;Daniel&quot;,&quot;parse-names&quot;:false,&quot;dropping-particle&quot;:&quot;&quot;,&quot;non-dropping-particle&quot;:&quot;&quot;}],&quot;container-title&quot;:&quot;Science&quot;,&quot;accessed&quot;:{&quot;date-parts&quot;:[[2026,6,28]]},&quot;DOI&quot;:&quot;10.1126/SCIENCE.1201609;PAGEGROUP:STRING:PUBLICATION&quot;,&quot;ISSN&quot;:&quot;00368075&quot;,&quot;PMID&quot;:&quot;21764754&quot;,&quot;URL&quot;:&quot;/doi/pdf/10.1126/science.1201609&quot;,&quot;issued&quot;:{&quot;date-parts&quot;:[[2011,8,19]]},&quot;page&quot;:&quot;988-993&quot;,&quot;abstract&quot;:&quot;The terrestrial carbon sink has been large in recent decades, but its size and location remain uncertain. Using forest inventory data and long-term ecosystem carbon studies, we estimate a total forest sink of 2.4 ± 0.4 petagrams of carbon per year (Pg C year-1) globally for 1990 to 2007. We also estimate a source of 1.3 ± 0.7 Pg C year-1 from tropical land-use change, consisting of a gross tropical deforestation emission of 2.9 ± 0.5 Pg C year-1 partially compensated by a carbon sink in tropical forest regrowth of 1.6 ± 0.5 Pg C year-1. Together, the fluxes comprise a net global forest sink of 1.1 ± 0.8 Pg C year-1, with tropical estimates having the largest uncertainties. Our total forest sink estimate is equivalent in magnitude to the terrestrial sink deduced from fossil fuel emissions and land-use change sources minus ocean and atmospheric sinks.&quot;,&quot;publisher&quot;:&quot;American Association for the Advancement of Science&quot;,&quot;issue&quot;:&quot;6045&quot;,&quot;volume&quot;:&quot;333&quot;,&quot;container-title-short&quot;:&quot;Science (1979).&quot;},&quot;isTemporary&quot;:false}]},{&quot;citationID&quot;:&quot;MENDELEY_CITATION_0e5bfb88-3f59-4cab-93d1-2df2be61dd1e&quot;,&quot;properties&quot;:{&quot;noteIndex&quot;:0},&quot;isEdited&quot;:false,&quot;manualOverride&quot;:{&quot;isManuallyOverridden&quot;:false,&quot;citeprocText&quot;:&quot;(Eller et al., 2020)&quot;,&quot;manualOverrideText&quot;:&quot;&quot;},&quot;citationTag&quot;:&quot;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quot;,&quot;citationItems&quot;:[{&quot;id&quot;:&quot;48c4f701-1a57-377b-a36b-41b8999729a0&quot;,&quot;itemData&quot;:{&quot;type&quot;:&quot;article-journal&quot;,&quot;id&quot;:&quot;48c4f701-1a57-377b-a36b-41b8999729a0&quot;,&quot;title&quot;:&quot;How Climate Shapes the Functioning of Tropical Montane Cloud Forests&quot;,&quot;author&quot;:[{&quot;family&quot;:&quot;Eller&quot;,&quot;given&quot;:&quot;Cleiton B&quot;,&quot;parse-names&quot;:false,&quot;dropping-particle&quot;:&quot;&quot;,&quot;non-dropping-particle&quot;:&quot;&quot;},{&quot;family&quot;:&quot;Meireles&quot;,&quot;given&quot;:&quot;Leonardo D&quot;,&quot;parse-names&quot;:false,&quot;dropping-particle&quot;:&quot;&quot;,&quot;non-dropping-particle&quot;:&quot;&quot;},{&quot;family&quot;:&quot;Sitch&quot;,&quot;given&quot;:&quot;Stephen&quot;,&quot;parse-names&quot;:false,&quot;dropping-particle&quot;:&quot;&quot;,&quot;non-dropping-particle&quot;:&quot;&quot;},{&quot;family&quot;:&quot;Burgess&quot;,&quot;given&quot;:&quot;Stephen S O&quot;,&quot;parse-names&quot;:false,&quot;dropping-particle&quot;:&quot;&quot;,&quot;non-dropping-particle&quot;:&quot;&quot;},{&quot;family&quot;:&quot;Oliveira&quot;,&quot;given&quot;:&quot;Rafael S&quot;,&quot;parse-names&quot;:false,&quot;dropping-particle&quot;:&quot;&quot;,&quot;non-dropping-particle&quot;:&quot;&quot;}],&quot;container-title&quot;:&quot;Physiological processesss (M Mencuccini, section Editors)&quot;,&quot;accessed&quot;:{&quot;date-parts&quot;:[[2026,6,28]]},&quot;DOI&quot;:&quot;10.1007/s40725-020-00115-6&quot;,&quot;URL&quot;:&quot;https://doi.org/10.1007/s40725-020-00115-6&quot;,&quot;issued&quot;:{&quot;date-parts&quot;:[[2020]]},&quot;page&quot;:&quot;6:97-114&quot;,&quot;abstract&quot;:&quot;Purpose of Review Tropical Montane Cloud Forest (TMCF) is a highly vulnerable ecosystem, which occurs at higher elevations in tropical mountains. Many aspects of TMCF vegetation functioning are poorly understood, making it difficult to quantify and project TMCF vulnerability to global change. We compile functional traits data to provide an overview of TMCF functional ecology. We use numerical models to understand the consequences of TMCF functional composition with respect to its responses to climate and link the traits of TMCF to its environmental conditions. Recent Findings TMCF leaves are small and have low SLA but high Rubisco content per leaf area. This implies that TMCF maximum net leaf carbon assimilation (A n) is high but often limited by low temperature and leaf wetting. Cloud immersion provides important water and potentially nutrient inputs to TMCF plants. TMCF species possess low sapwood specific conductivity , which is compensated with a lower tree height and higher sapwood to leaf area ratio. These traits associated with a more conservative stomatal regulation results in a higher hydraulic safety margin than nearby forests not affected by clouds. The architecture of TMCF trees including its proportionally thicker trunks and large root systems increases tree mechanical stability. Summary The TMCF functional traits can be conceptually linked to its colder and cloudy environment limiting A n , growth, water transport and nutrient availability. A hotter climate would drastically affect the abiotic filters shaping TMCF communities and potentially facilitate the invasion of TMCF by more productive lowland species.&quot;,&quot;container-title-short&quot;:&quot;&quot;},&quot;isTemporary&quot;:false}]},{&quot;citationID&quot;:&quot;MENDELEY_CITATION_31979f4e-584c-45b5-815a-69412ea9ace1&quot;,&quot;properties&quot;:{&quot;noteIndex&quot;:0},&quot;isEdited&quot;:false,&quot;manualOverride&quot;:{&quot;isManuallyOverridden&quot;:false,&quot;citeprocText&quot;:&quot;(Cernusak et al., 2009, 2013a; Hatfield &amp;#38; Dold, 2019; Lavergne et al., 2019)&quot;,&quot;manualOverrideText&quot;:&quot;&quot;},&quot;citationTag&quot;:&quot;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quot;,&quot;citationItems&quot;:[{&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cef40666-2edb-3046-9101-ff65b087e3be&quot;,&quot;itemData&quot;:{&quot;type&quot;:&quot;article-journal&quot;,&quot;id&quot;:&quot;cef40666-2edb-3046-9101-ff65b087e3be&quot;,&quot;title&quot;:&quot;Water-use efficiency: Advances and challenges in a changing climate&quot;,&quot;author&quot;:[{&quot;family&quot;:&quot;Hatfield&quot;,&quot;given&quot;:&quot;Jerry L.&quot;,&quot;parse-names&quot;:false,&quot;dropping-particle&quot;:&quot;&quot;,&quot;non-dropping-particle&quot;:&quot;&quot;},{&quot;family&quot;:&quot;Dold&quot;,&quot;given&quot;:&quot;Christian&quot;,&quot;parse-names&quot;:false,&quot;dropping-particle&quot;:&quot;&quot;,&quot;non-dropping-particle&quot;:&quot;&quot;}],&quot;container-title&quot;:&quot;Frontiers in Plant Science&quot;,&quot;accessed&quot;:{&quot;date-parts&quot;:[[2023,9,20]]},&quot;DOI&quot;:&quot;10.3389/FPLS.2019.00103/BIBTEX&quot;,&quot;ISSN&quot;:&quot;1664462X&quot;,&quot;issued&quot;:{&quot;date-parts&quot;:[[2019,2,19]]},&quot;page&quot;:&quot;429990&quot;,&quot;abstract&quot;:&quot;Water use efficiency (WUE) is defined as the amount of carbon assimilated as biomass or grain produced per unit of water used by the crop. One of the primary questions being asked is how plants will respond to a changing climate with changes in temperature, precipitation, and carbon dioxide (CO 2 ) that affect their WUE At the leaf level, increasing CO 2 increases WUE until the leaf is exposed to temperatures exceeded the optimum for growth (i.e., heat stress) and then WUE begins to decline. Leaves subjected to water deficits (i.e., drought stress) show varying responses in WUE. The response of WUE at the leaf level is directly related to the physiological processes controlling the gradients of CO 2 and H 2 O, e.g., leaf:air vapor pressure deficits, between the leaf and air surrounding the leaf. There a variety of methods available to screen genetic material for enhanced WUE under scenarios of climate change. When we extend from the leaf to the canopy, then the dynamics of crop water use and biomass accumulation have to consider soil water evaporation rate, transpiration from the leaves, and the growth pattern of the crop. Enhancing WUE at the canopy level can be achieved by adopting practices that reduce the soil water evaporation component and divert more water into transpiration which can be through crop residue management, mulching, row spacing, and irrigation. Climate change will affect plant growth, but we have opportunities to enhance WUE through crop selection and cultural practices to offset the impact of a changing climate.&quot;,&quot;publisher&quot;:&quot;Frontiers Media S.A.&quot;,&quot;volume&quot;:&quot;10&quot;,&quot;container-title-short&quot;:&quot;Front. Plant Sci.&quot;},&quot;isTemporary&quot;:false},{&quot;id&quot;:&quot;a0ff54dc-bfa5-34c8-86ab-ef383bbe8376&quot;,&quot;itemData&quot;:{&quot;type&quot;:&quot;article-journal&quot;,&quot;id&quot;:&quot;a0ff54dc-bfa5-34c8-86ab-ef383bbe8376&quot;,&quot;title&quot;:&quot;Physiological and isotopic (δ13C and δ18 O)responses of three tropical tree species to water and nutrient availability&quot;,&quot;author&quot;:[{&quot;family&quot;:&quot;Cernusak&quot;,&quot;given&quot;:&quot;Lucas A.&quot;,&quot;parse-names&quot;:false,&quot;dropping-particle&quot;:&quot;&quot;,&quot;non-dropping-particle&quot;:&quot;&quot;},{&quot;family&quot;:&quot;Winter&quot;,&quot;given&quot;:&quot;Klaus&quot;,&quot;parse-names&quot;:false,&quot;dropping-particle&quot;:&quot;&quot;,&quot;non-dropping-particle&quot;:&quot;&quot;},{&quot;family&quot;:&quot;Turner&quot;,&quot;given&quot;:&quot;Benjamin L.&quot;,&quot;parse-names&quot;:false,&quot;dropping-particle&quot;:&quot;&quot;,&quot;non-dropping-particle&quot;:&quot;&quot;}],&quot;container-title&quot;:&quot;Plant, Cell and Environment&quot;,&quot;accessed&quot;:{&quot;date-parts&quot;:[[2026,4,27]]},&quot;DOI&quot;:&quot;10.1111/J.1365-3040.2009.02010.X;PAGE:STRING:ARTICLE/CHAPTER&quot;,&quot;ISSN&quot;:&quot;01407791&quot;,&quot;PMID&quot;:&quot;19558409&quot;,&quot;URL&quot;:&quot;/doi/pdf/10.1111/j.1365-3040.2009.02010.x&quot;,&quot;issued&quot;:{&quot;date-parts&quot;:[[2009,10,1]]},&quot;page&quot;:&quot;1441-1455&quot;,&quot;abstract&quot;:&quot;Water-use efficiency and stable isotope composition were studied in three tropical tree species. Seedlings of Tectona grandis, Swietenia macrophylla and Platymiscium pinnatum were grown at either high or low water supply, and with or without added fertilizer. These three species previously exhibited low, intermediate and high whole-plant water-use efficiency (TE) when grown at high water supply in unfertilized soil. Responses of TE to water and nutrient availability varied among species. The TE was calculated as experiment-long dry matter production divided by cumulative water use. Species-specific offsets were observed in relationships between TE and whole-plant 13C discrimination (δ13Cp). These offsets could be attributed to a breakdown in the relationship between δ13C p and the ratio of intercellular to ambient CO2 partial pressures (ci/ca) in P. pinnatum, and to variation among species in the leaf-to-air vapour pressure difference (v). Thus, a plot of v·TE against ci/ca showed a general relationship among species. Relationships between δ18O of stem dry matter and stomatal conductance ranged from strongly negative for S. macrophylla to no relationship for T. grandis. Results suggest inter-specific variation among tropical tree species in relationships between stable isotope ratios (δ13C and δ18O) and the gas exchange processes thought to affect them. © 2009 Blackwell Publishing Ltd.&quot;,&quot;publisher&quot;:&quot;John Wiley &amp; Sons, Ltd&quot;,&quot;issue&quot;:&quot;10&quot;,&quot;volume&quot;:&quot;32&quot;,&quot;container-title-short&quot;:&quot;Plant Cell Environ.&quot;},&quot;isTemporary&quot;:false},{&quot;id&quot;:&quot;745f2217-5d4d-373c-a2c1-f82de4d3cdc6&quot;,&quot;itemData&quot;:{&quot;type&quot;:&quot;article-journal&quot;,&quot;id&quot;:&quot;745f2217-5d4d-373c-a2c1-f82de4d3cdc6&quot;,&quot;title&quot;:&quot;Environmental and physiological determinants of carbon isotope discrimination in terrestrial plants&quot;,&quot;groupId&quot;:&quot;0ddf5ecd-4236-3341-87c1-d7bb37bbf47a&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be9df8e9-44cd-455c-a937-37f87b370ae8&quot;,&quot;properties&quot;:{&quot;noteIndex&quot;:0},&quot;isEdited&quot;:false,&quot;manualOverride&quot;:{&quot;isManuallyOverridden&quot;:true,&quot;citeprocText&quot;:&quot;(Bauters et al., 2020; Bonal et al., 2000, 2011; Mumbanza et al., 2021)&quot;,&quot;manualOverrideText&quot;:&quot;(Bauters et al., 2020; Bonal et al., 2000, 2011)&quot;},&quot;citationTag&quot;:&quot;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16f84bd2-642b-3ea5-8e3e-5a1f8314248c&quot;,&quot;itemData&quot;:{&quot;type&quot;:&quot;article-journal&quot;,&quot;id&quot;:&quot;16f84bd2-642b-3ea5-8e3e-5a1f8314248c&quot;,&quot;title&quot;:&quot;Interspecific variability of δ13C among trees in rainforests of French Guiana: Functional groups and canopy integration&quot;,&quot;author&quot;:[{&quot;family&quot;:&quot;Bonal&quot;,&quot;given&quot;:&quot;D.&quot;,&quot;parse-names&quot;:false,&quot;dropping-particle&quot;:&quot;&quot;,&quot;non-dropping-particle&quot;:&quot;&quot;},{&quot;family&quot;:&quot;Sabatier&quot;,&quot;given&quot;:&quot;D.&quot;,&quot;parse-names&quot;:false,&quot;dropping-particle&quot;:&quot;&quot;,&quot;non-dropping-particle&quot;:&quot;&quot;},{&quot;family&quot;:&quot;Montpied&quot;,&quot;given&quot;:&quot;P.&quot;,&quot;parse-names&quot;:false,&quot;dropping-particle&quot;:&quot;&quot;,&quot;non-dropping-particle&quot;:&quot;&quot;},{&quot;family&quot;:&quot;Tremeaux&quot;,&quot;given&quot;:&quot;D.&quot;,&quot;parse-names&quot;:false,&quot;dropping-particle&quot;:&quot;&quot;,&quot;non-dropping-particle&quot;:&quot;&quot;},{&quot;family&quot;:&quot;Guehl&quot;,&quot;given&quot;:&quot;J. M.&quot;,&quot;parse-names&quot;:false,&quot;dropping-particle&quot;:&quot;&quot;,&quot;non-dropping-particle&quot;:&quot;&quot;}],&quot;container-title&quot;:&quot;Oecologia&quot;,&quot;accessed&quot;:{&quot;date-parts&quot;:[[2026,6,24]]},&quot;DOI&quot;:&quot;10.1007/PL00008871/METRICS&quot;,&quot;ISSN&quot;:&quot;00298549&quot;,&quot;URL&quot;:&quot;https://link.springer.com/article/10.1007/PL00008871&quot;,&quot;issued&quot;:{&quot;date-parts&quot;:[[2000]]},&quot;page&quot;:&quot;454-468&quot;,&quot;abstract&quot;:&quot;The interspecific variability of sunlit leaf carbon isotope composition (δ13C), an indicator of leaf intrinsic water-use efficiency (WUE, CO2 assimilation rate/leaf conductance for water vapour), was investigated in canopy trees of three lowland rainforest stands in French Guiana, differing in floristic composition and in soil drainage characteristics, but subjected to similar climatic conditions. We sampled leaves with a rifle from 406 trees in total, representing 102 species. Eighteen species were common to the three stands. Mean species δ13C varied over a 6,0‰ range within each stand, corresponding to WUE varying over about a threefold range. Species occurring in at least two stands displayed remarkably stable δ13C values, suggesting a close genetic control of species δ13C. Marked differences in species δ13C values were found with respect to: (1) the leaf phenology pattern (average δ13C=-29.7‰ and -31.0‰ in deciduous-leaved and evergreen-leaved species, respectively), and (2) different types of shade tolerance defined by features reflecting the plasticity of growth dynamics with respect to contrasting light conditions. Heliophilic species exhibited more negative δ13C values (average δ13C=-30.5‰) (i.e. lower WUE) than hemitolerant species (-29.3‰). However, tolerant species (-31.4‰) displayed even more negative δ13C values than heliophilic ones. We could not provide a straightforward ecophysiological interpretation of this result. The negative relationship found between species δ13C and midday leaf water potential (ψ(wm)) suggests that low δ13C is associated with high whole tree leaf specific hydraulic conductance. Canopy carbon isotope discrimination (Δ(A)) calculated from the basal area-weighed integral of the species δ13C values was similar in the three stands (average Δ(A)=23.1‰), despite differences in stand species composition and soil drainage type, reflecting the similar proportions of the three different shade-tolerance types among stands.&quot;,&quot;publisher&quot;:&quot;Springer Verlag&quot;,&quot;issue&quot;:&quot;3&quot;,&quot;volume&quot;:&quot;124&quot;,&quot;container-title-short&quot;:&quot;Oecologia&quot;},&quot;isTemporary&quot;:false},{&quot;id&quot;:&quot;e1a1352d-4195-3019-a314-269c33000546&quot;,&quot;itemData&quot;:{&quot;type&quot;:&quot;article-journal&quot;,&quot;id&quot;:&quot;e1a1352d-4195-3019-a314-269c33000546&quot;,&quot;title&quot;:&quot;Leaf functional response to increasing atmospheric CO 2 concentrations over the last century in two northern Amazonian tree species: A historical δ 13C and δ 18O approach using herbarium samples&quot;,&quot;author&quot;:[{&quot;family&quot;:&quot;Bonal&quot;,&quot;given&quot;:&quot;Damien&quot;,&quot;parse-names&quot;:false,&quot;dropping-particle&quot;:&quot;&quot;,&quot;non-dropping-particle&quot;:&quot;&quot;},{&quot;family&quot;:&quot;Ponton&quot;,&quot;given&quot;:&quot;Stéphane&quot;,&quot;parse-names&quot;:false,&quot;dropping-particle&quot;:&quot;&quot;,&quot;non-dropping-particle&quot;:&quot;&quot;},{&quot;family&quot;:&quot;Thiec&quot;,&quot;given&quot;:&quot;Didier&quot;,&quot;parse-names&quot;:false,&quot;dropping-particle&quot;:&quot;&quot;,&quot;non-dropping-particle&quot;:&quot;Le&quot;},{&quot;family&quot;:&quot;Richard&quot;,&quot;given&quot;:&quot;Béatrice&quot;,&quot;parse-names&quot;:false,&quot;dropping-particle&quot;:&quot;&quot;,&quot;non-dropping-particle&quot;:&quot;&quot;},{&quot;family&quot;:&quot;Ningre&quot;,&quot;given&quot;:&quot;Nathalie&quot;,&quot;parse-names&quot;:false,&quot;dropping-particle&quot;:&quot;&quot;,&quot;non-dropping-particle&quot;:&quot;&quot;},{&quot;family&quot;:&quot;Hérault&quot;,&quot;given&quot;:&quot;Bruno&quot;,&quot;parse-names&quot;:false,&quot;dropping-particle&quot;:&quot;&quot;,&quot;non-dropping-particle&quot;:&quot;&quot;},{&quot;family&quot;:&quot;Ogée&quot;,&quot;given&quot;:&quot;Jérôme&quot;,&quot;parse-names&quot;:false,&quot;dropping-particle&quot;:&quot;&quot;,&quot;non-dropping-particle&quot;:&quot;&quot;},{&quot;family&quot;:&quot;Gonzalez&quot;,&quot;given&quot;:&quot;Sophie&quot;,&quot;parse-names&quot;:false,&quot;dropping-particle&quot;:&quot;&quot;,&quot;non-dropping-particle&quot;:&quot;&quot;},{&quot;family&quot;:&quot;Pignal&quot;,&quot;given&quot;:&quot;Marc&quot;,&quot;parse-names&quot;:false,&quot;dropping-particle&quot;:&quot;&quot;,&quot;non-dropping-particle&quot;:&quot;&quot;},{&quot;family&quot;:&quot;Sabatier&quot;,&quot;given&quot;:&quot;Daniel&quot;,&quot;parse-names&quot;:false,&quot;dropping-particle&quot;:&quot;&quot;,&quot;non-dropping-particle&quot;:&quot;&quot;},{&quot;family&quot;:&quot;Guehl&quot;,&quot;given&quot;:&quot;Jean Marc&quot;,&quot;parse-names&quot;:false,&quot;dropping-particle&quot;:&quot;&quot;,&quot;non-dropping-particle&quot;:&quot;&quot;}],&quot;container-title&quot;:&quot;Plant, Cell and Environment&quot;,&quot;DOI&quot;:&quot;10.1111/j.1365-3040.2011.02333.x&quot;,&quot;ISSN&quot;:&quot;01407791&quot;,&quot;PMID&quot;:&quot;21486302&quot;,&quot;issued&quot;:{&quot;date-parts&quot;:[[2011,8]]},&quot;page&quot;:&quot;1332-1344&quot;,&quot;abstract&quot;:&quot;We assessed the extent of recent environmental changes on leaf morphological (stomatal density, stomatal surface, leaf mass per unit area) and physiological traits (carbon isotope composition, δ 13C leaf, and discrimination, Δ 13C leaf, oxygen isotope composition, δ 18O leaf) of two tropical rainforest species (Dicorynia guianensis; Humiria balsamifera) that are abundant in the Guiana shield (Northern Amazonia). Leaf samples were collected in different international herbariums to cover a 200 year time-period (1790-2004) and the whole Guiana shield. Using models describing carbon and oxygen isotope fractionations during photosynthesis, different scenarios of change in intercellular CO 2 concentrations inside the leaf (C i), stomatal conductance (g), and photosynthesis (A) were tested in order to understand leaf physiological response to increasing air CO 2 concentrations (C a). Our results confirmed that both species displayed physiological response to changing C a. For both species, we observed a decrease of about 1.7‰ in δ 13C leaf since 1950, without significant change in Δ 13C leaf and leaf morphological traits. Furthermore, there was no clear change in δ 18O leaf for Humiria over this period. Our simulation approach revealed that an increase in A, rather than a decrease in g, explained the observed trends for these tropical rainforest species, allowing them to maintain a constant ratio of C i/C a. © 2011 Blackwell Publishing Ltd.&quot;,&quot;issue&quot;:&quot;8&quot;,&quot;volume&quot;:&quot;34&quot;,&quot;container-title-short&quot;:&quot;Plant Cell Environ.&quot;},&quot;isTemporary&quot;:false},{&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c7a861d4-c01f-406c-9c51-f0f7f7c6fa70&quot;,&quot;properties&quot;:{&quot;noteIndex&quot;:0},&quot;isEdited&quot;:false,&quot;manualOverride&quot;:{&quot;isManuallyOverridden&quot;:false,&quot;citeprocText&quot;:&quot;(Mumbanza et al., 2021)&quot;,&quot;manualOverrideText&quot;:&quot;&quot;},&quot;citationTag&quot;:&quot;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quot;,&quot;citationItems&quot;:[{&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citationID&quot;:&quot;MENDELEY_CITATION_0ba2edf1-8753-45bc-95e2-e33c107917da&quot;,&quot;properties&quot;:{&quot;noteIndex&quot;:0},&quot;isEdited&quot;:false,&quot;manualOverride&quot;:{&quot;isManuallyOverridden&quot;:true,&quot;citeprocText&quot;:&quot;(Jennings et al., 2016; Perkowski et al., 2025)&quot;,&quot;manualOverrideText&quot;:&quot;Jennings et al., 2016; Perkowski et al., 2025)&quot;},&quot;citationTag&quot;:&quot;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quot;,&quot;citationItems&quot;:[{&quot;id&quot;:&quot;e47d08af-e033-3f97-ade5-be68dc71e5ba&quot;,&quot;itemData&quot;:{&quot;type&quot;:&quot;article-journal&quot;,&quot;id&quot;:&quot;e47d08af-e033-3f97-ade5-be68dc71e5ba&quot;,&quot;title&quot;:&quot;Increasing nitrogen availability increases water-use efficiency and decreases nitrogen-use efficiency in Acer saccharum&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accessed&quot;:{&quot;date-parts&quot;:[[2026,5,25]]},&quot;DOI&quot;:&quot;10.1093/TREEPHYS/TPAF119&quot;,&quot;ISSN&quot;:&quot;17584469&quot;,&quot;PMID&quot;:&quot;40995941&quot;,&quot;URL&quot;:&quot;https://dx.doi.org/10.1093/treephys/tpaf119&quot;,&quot;issued&quot;:{&quot;date-parts&quot;:[[2025,12,3]]},&quot;abstract&quot;:&quo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Marshall trees growing in a 9-year, nitrogen-by-pH manipulation in the northeastern USA. Increasing soil nitrogen availability did not affect net photosynthesis (A net) or stomatal conductance (g s) rates, but was associated with increased area-based leaf nitrogen content (N area), increased photosynthetic capacity (V cmax, J max) and decreased χ (i.e, increased water-use efficiency). These patterns strengthened the tradeoff between nitrogen and water use, indicated by steeper slopes of N area–χ and V cmax–χ with increasing soil nitrogen availability. When examined across all plots, soil pH had no effect on any traits. However, in plots without nitrogen additions, increasing soil pH increased the slopes of N area–χ and V cmax–χ, though did not modify χ. Supporting the theory, A. saccharum maintained A 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quot;,&quot;publisher&quot;:&quot;Oxford Academic&quot;,&quot;issue&quot;:&quot;12&quot;,&quot;volume&quot;:&quot;45&quot;,&quot;container-title-short&quot;:&quot;Tree Physiol.&quot;},&quot;isTemporary&quot;:false},{&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container-title-short&quot;:&quot;Tree Physiol.&quot;},&quot;isTemporary&quot;:false}]},{&quot;citationID&quot;:&quot;MENDELEY_CITATION_d71591c9-5b7a-4c82-aae2-2e3a78c28248&quot;,&quot;properties&quot;:{&quot;noteIndex&quot;:0},&quot;isEdited&quot;:false,&quot;manualOverride&quot;:{&quot;isManuallyOverridden&quot;:false,&quot;citeprocText&quot;:&quot;(Giammarchi et al., 2019; Li et al., 2015; Mo et al., 2021)&quot;,&quot;manualOverrideText&quot;:&quot;&quot;},&quot;citationTag&quot;:&quot;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quot;,&quot;citationItems&quot;:[{&quot;id&quot;:&quot;3b009684-7059-3d4f-a635-1ad6581c3168&quot;,&quot;itemData&quot;:{&quot;type&quot;:&quot;article-journal&quot;,&quot;id&quot;:&quot;3b009684-7059-3d4f-a635-1ad6581c3168&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accessed&quot;:{&quot;date-parts&quot;:[[2026,6,8]]},&quot;DOI&quot;:&quot;10.1111/1365-2435.13896&quot;,&quot;ISSN&quot;:&quot;13652435&quot;,&quot;issued&quot;:{&quot;date-parts&quot;:[[2021,10,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publisher&quot;:&quot;John Wiley and Sons Inc&quot;,&quot;issue&quot;:&quot;10&quot;,&quot;volume&quot;:&quot;35&quot;,&quot;container-title-short&quot;:&quot;Funct. Ecol.&quot;},&quot;isTemporary&quot;:false},{&quot;id&quot;:&quot;84e7126f-4770-3423-b61f-c3565e9f0e97&quot;,&quot;itemData&quot;:{&quot;type&quot;:&quot;article-journal&quot;,&quot;id&quot;:&quot;84e7126f-4770-3423-b61f-c3565e9f0e97&quot;,&quot;title&quot;:&quot;Tree Growth and Water-Use Efficiency Do Not React in the Short Term to Artificially Increased Nitrogen Deposition&quot;,&quot;author&quot;:[{&quot;family&quot;:&quot;Giammarchi&quot;,&quot;given&quot;:&quot;Francesco&quot;,&quot;parse-names&quot;:false,&quot;dropping-particle&quot;:&quot;&quot;,&quot;non-dropping-particle&quot;:&quot;&quot;},{&quot;family&quot;:&quot;Panzacchi&quot;,&quot;given&quot;:&quot;Pietro&quot;,&quot;parse-names&quot;:false,&quot;dropping-particle&quot;:&quot;&quot;,&quot;non-dropping-particle&quot;:&quot;&quot;},{&quot;family&quot;:&quot;Ventura&quot;,&quot;given&quot;:&quot;Maurizio&quot;,&quot;parse-names&quot;:false,&quot;dropping-particle&quot;:&quot;&quot;,&quot;non-dropping-particle&quot;:&quot;&quot;},{&quot;family&quot;:&quot;Tonon&quot;,&quot;given&quot;:&quot;Giustino&quot;,&quot;parse-names&quot;:false,&quot;dropping-particle&quot;:&quot;&quot;,&quot;non-dropping-particle&quot;:&quot;&quot;}],&quot;container-title&quot;:&quot;Forests 2020, Vol. 11, Page 47&quot;,&quot;accessed&quot;:{&quot;date-parts&quot;:[[2025,8,24]]},&quot;DOI&quot;:&quot;10.3390/F11010047&quot;,&quot;ISSN&quot;:&quot;1999-4907&quot;,&quot;URL&quot;:&quot;https://www.mdpi.com/1999-4907/11/1/47/htm&quot;,&quot;issued&quot;:{&quot;date-parts&quot;:[[2019,12,31]]},&quot;page&quot;:&quot;47&quot;,&quot;abstract&quot;:&quot;Increasing atmospheric CO2 concentration and nitrogen deposition are, among the global change related drivers, those playing a major role on forests carbon sequestration potential, affecting both their productivity and water-use efficiency. Up to now, results are however contrasting, showing that the processes underlying them are far from being fully comprehended. In this study, we adopted an innovative approach to simulate the increase of N deposition in a sessile oak forest in North-Eastern Italy, by fertilizing both from above and below the canopy. We observed the dynamics of basal area increment, intrinsic water-use efficiency and of several leaf functional traits over 4 years, to evaluate how the added nitrogen and the two different fertilization system could affect them. We were not able, however, to detect any shift, besides a common yearly variability related to a prevailing background environmental forcing. To this end, we considered as relevant factors both the short time-span of the observation and the relatively low rate of applied nitrogen. Therefore, we stress the importance of long-term, manipulative experiments to improve the understanding of the C sequestration and mitigation ability of forests in response to increased N deposition.&quot;,&quot;publisher&quot;:&quot;Multidisciplinary Digital Publishing Institute&quot;,&quot;issue&quot;:&quot;1&quot;,&quot;volume&quot;:&quot;11&quot;,&quot;container-title-short&quot;:&quot;&quot;},&quot;isTemporary&quot;:false},{&quot;id&quot;:&quot;d013b1b7-a0c4-3060-bf4c-7a75739ebf30&quot;,&quot;itemData&quot;:{&quot;type&quot;:&quot;article-journal&quot;,&quot;id&quot;:&quot;d013b1b7-a0c4-3060-bf4c-7a75739ebf30&quot;,&quot;title&quot;:&quot;Water-use efficiency of four native trees under CO2 enrichment and N addition in subtropical model forest ecosystems&quot;,&quot;author&quot;:[{&quot;family&quot;:&quot;Li&quot;,&quot;given&quot;:&quot;Yiyong&quot;,&quot;parse-names&quot;:false,&quot;dropping-particle&quot;:&quot;&quot;,&quot;non-dropping-particle&quot;:&quot;&quot;},{&quot;family&quot;:&quot;Liu&quot;,&quot;given&quot;:&quot;Juxiu&quot;,&quot;parse-names&quot;:false,&quot;dropping-particle&quot;:&quot;&quot;,&quot;non-dropping-particle&quot;:&quot;&quot;},{&quot;family&quot;:&quot;Chen&quot;,&quot;given&quot;:&quot;Genyun&quot;,&quot;parse-names&quot;:false,&quot;dropping-particle&quot;:&quot;&quot;,&quot;non-dropping-particle&quot;:&quot;&quot;},{&quot;family&quot;:&quot;Zhou&quot;,&quot;given&quot;:&quot;Guoyi&quot;,&quot;parse-names&quot;:false,&quot;dropping-particle&quot;:&quot;&quot;,&quot;non-dropping-particle&quot;:&quot;&quot;},{&quot;family&quot;:&quot;Huang&quot;,&quot;given&quot;:&quot;Wenjuan&quot;,&quot;parse-names&quot;:false,&quot;dropping-particle&quot;:&quot;&quot;,&quot;non-dropping-particle&quot;:&quot;&quot;},{&quot;family&quot;:&quot;Yin&quot;,&quot;given&quot;:&quot;Guangcai&quot;,&quot;parse-names&quot;:false,&quot;dropping-particle&quot;:&quot;&quot;,&quot;non-dropping-particle&quot;:&quot;&quot;},{&quot;family&quot;:&quot;Zhang&quot;,&quot;given&quot;:&quot;Deqiang&quot;,&quot;parse-names&quot;:false,&quot;dropping-particle&quot;:&quot;&quot;,&quot;non-dropping-particle&quot;:&quot;&quot;},{&quot;family&quot;:&quot;Li&quot;,&quot;given&quot;:&quot;Yuelin&quot;,&quot;parse-names&quot;:false,&quot;dropping-particle&quot;:&quot;&quot;,&quot;non-dropping-particle&quot;:&quot;&quot;}],&quot;container-title&quot;:&quot;Journal of Plant Ecology&quot;,&quot;accessed&quot;:{&quot;date-parts&quot;:[[2026,2,16]]},&quot;DOI&quot;:&quot;10.1093/jpe/rtu022&quot;,&quot;ISSN&quot;:&quot;1752993X&quot;,&quot;URL&quot;:&quot;https://dx.doi.org/10.1093/jpe/rtu022&quot;,&quot;issued&quot;:{&quot;date-parts&quot;:[[2015,8,1]]},&quot;page&quot;:&quot;411-419&quot;,&quot;abstract&quot;:&quot;Aims: We aimed to evaluate the changes in water-use efficiency (WUE) in native tree species in forests of subtropical China, and determine how coexisting species would be responding to increases in atmospheric carbon dioxide (CO2) concentrations and nitrogen (N) deposition. Methods: We used model forest ecosystems in open-top chambers to study the effects of elevated CO2 (ca. 700 μmol mol-1) alone and together with N addition (NH4NO3 applied at 100kg N ha-1year-1) on WUE of four native tree species (Schima superba, Ormosia pinnata, Castanopsis hystrix and Acmena acuminatissima) from 2006 to 2010. Important findings: Our result indicated that all species increased their WUE when they were exposed to elevated CO2. Although higher WUE was shown in faster-growing species (S. superba and O. pinnata) than that of slower-growing species (C. hystrix and Acmena acuminatissima), the increased extent of WUE induced by elevated CO2 was higher in the slower-growing species than that of the faster-growing species (P &lt; 0.01). The N treatment decreased WUE of S. superba, while the effects on other species were not significant. The interactions between elevated CO2 and N addition increased intrinsic WUE of S. superba significantly (P &lt; 0.001), however, it did not affect WUE of the other tree species significantly. We conclude that the responses of native tree species to elevated CO2 and N addition are different in subtropical China. The species-specific effects of elevated CO2 and N addition on WUE would have important implications on species composition in China's subtropics in response to global change.&quot;,&quot;publisher&quot;:&quot;Oxford Academic&quot;,&quot;issue&quot;:&quot;4&quot;,&quot;volume&quot;:&quot;8&quot;,&quot;container-title-short&quot;:&quot;&quot;},&quot;isTemporary&quot;:false}]},{&quot;citationID&quot;:&quot;MENDELEY_CITATION_d22fd133-08d2-4233-ac3d-7f2255ca8b08&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quot;,&quot;citationItems&quot;:[{&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ID&quot;:&quot;MENDELEY_CITATION_1562ca02-05fd-4033-9eaa-2304eaf2211e&quot;,&quot;properties&quot;:{&quot;noteIndex&quot;:0},&quot;isEdited&quot;:false,&quot;manualOverride&quot;:{&quot;isManuallyOverridden&quot;:true,&quot;citeprocText&quot;:&quot;(Cernusak et al., 2013b)&quot;,&quot;manualOverrideText&quot;:&quot;(Cernusak et al., 2013b).&quot;},&quot;citationTag&quot;:&quot;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58ba7d47-dc16-445a-afd5-233935e83531&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e6877bd6-dd8a-40dd-ab22-09441748cab1&quot;,&quot;properties&quot;:{&quot;noteIndex&quot;:0},&quot;isEdited&quot;:false,&quot;manualOverride&quot;:{&quot;isManuallyOverridden&quot;:true,&quot;citeprocText&quot;:&quot;(Homeier &amp;#38; Leuschner, 2021; Wilcke et al., 2009)&quot;,&quot;manualOverrideText&quot;:&quot;Homeier &amp; Leuschner, 2021a; Wilcke et al., 2009)&quot;},&quot;citationTag&quot;:&quot;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quot;,&quot;citationItems&quot;:[{&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id&quot;:&quot;02049bc3-adfd-35be-b0ad-623ca908a730&quot;,&quot;itemData&quot;:{&quot;type&quot;:&quot;article-journal&quot;,&quot;id&quot;:&quot;02049bc3-adfd-35be-b0ad-623ca908a730&quot;,&quot;title&quot;:&quot;Response of water and nutrient fluxes to improvement fellings in a tropical montane forest in Ecuador&quot;,&quot;groupId&quot;:&quot;0ddf5ecd-4236-3341-87c1-d7bb37bbf47a&quot;,&quot;author&quot;:[{&quot;family&quot;:&quot;Wilcke&quot;,&quot;given&quot;:&quot;Wolfgang&quot;,&quot;parse-names&quot;:false,&quot;dropping-particle&quot;:&quot;&quot;,&quot;non-dropping-particle&quot;:&quot;&quot;},{&quot;family&quot;:&quot;Günter&quot;,&quot;given&quot;:&quot;Sven&quot;,&quot;parse-names&quot;:false,&quot;dropping-particle&quot;:&quot;&quot;,&quot;non-dropping-particle&quot;:&quot;&quot;},{&quot;family&quot;:&quot;Alt&quot;,&quot;given&quot;:&quot;Fabian&quot;,&quot;parse-names&quot;:false,&quot;dropping-particle&quot;:&quot;&quot;,&quot;non-dropping-particle&quot;:&quot;&quot;},{&quot;family&quot;:&quot;Geißler&quot;,&quot;given&quot;:&quot;Christiane&quot;,&quot;parse-names&quot;:false,&quot;dropping-particle&quot;:&quot;&quot;,&quot;non-dropping-particle&quot;:&quot;&quot;},{&quot;family&quot;:&quot;Boy&quot;,&quot;given&quot;:&quot;Jens&quot;,&quot;parse-names&quot;:false,&quot;dropping-particle&quot;:&quot;&quot;,&quot;non-dropping-particle&quot;:&quot;&quot;},{&quot;family&quot;:&quot;Knuth&quot;,&quot;given&quot;:&quot;Jana&quot;,&quot;parse-names&quot;:false,&quot;dropping-particle&quot;:&quot;&quot;,&quot;non-dropping-particle&quot;:&quot;&quot;},{&quot;family&quot;:&quot;Oelmann&quot;,&quot;given&quot;:&quot;Yvonne&quot;,&quot;parse-names&quot;:false,&quot;dropping-particle&quot;:&quot;&quot;,&quot;non-dropping-particle&quot;:&quot;&quot;},{&quot;family&quot;:&quot;Weber&quot;,&quot;given&quot;:&quot;Michael&quot;,&quot;parse-names&quot;:false,&quot;dropping-particle&quot;:&quot;&quot;,&quot;non-dropping-particle&quot;:&quot;&quot;},{&quot;family&quot;:&quot;Valarezo&quot;,&quot;given&quot;:&quot;Carlos&quot;,&quot;parse-names&quot;:false,&quot;dropping-particle&quot;:&quot;&quot;,&quot;non-dropping-particle&quot;:&quot;&quot;},{&quot;family&quot;:&quot;Mosandl&quot;,&quot;given&quot;:&quot;Reinhard&quot;,&quot;parse-names&quot;:false,&quot;dropping-particle&quot;:&quot;&quot;,&quot;non-dropping-particle&quot;:&quot;&quot;}],&quot;container-title&quot;:&quot;Forest Ecology and Management&quot;,&quot;accessed&quot;:{&quot;date-parts&quot;:[[2025,4,21]]},&quot;DOI&quot;:&quot;10.1016/J.FORECO.2008.11.036&quot;,&quot;ISSN&quot;:&quot;0378-1127&quot;,&quot;issued&quot;:{&quot;date-parts&quot;:[[2009,2,20]]},&quot;page&quot;:&quot;1292-1304&quot;,&quot;abstract&quot;:&quot;Management of natural forests might be one option to reduce the high deforestation rate in Ecuador. We therefore evaluated the response of water and nutrient cycles in a natural tropical montane forest to improvement fellings with the aim of favoring economically valuable target trees which will later be harvested with additional ecosystem impacts not considered here. The study was conducted at ca. 1900-2200 m above sea level in the south Ecuadorian Andes on the east-exposed slope of the east cordillera. In June 2004, one of two paired ca. 10-ha large catchments was thinned by felling 10.2% of the initial basal area (dbh ≥ 10 cm) on 30% of the catchment. The stems remained in situ. We measured ecosystem fluxes from rainfall via throughfall and stemflow to soil solution (litter leachate, soil solution at 15 and 30 cm depth) and stream flow between May 2004 and May 2005. After the fellings, soil solutions were extracted from the gaps created by the felled trees and the forest next to the gaps. We determined aboveground water fluxes by direct measurement and soil water fluxes with a budget approach. In the solutions, we measured concentrations of NH4+-N, NO3--N, total dissolved N, PO43--P, total dissolved P, Ca, Mg, K, Na, and Cl-. Fluxes were calculated as volume-weighted mean (vwm) concentrations times water fluxes. Dry deposition was estimated using Cl- as inert tracer. The fellings increased concentrations of N, K, Ca, and Mg in the organic layer of the resulting gaps compared with the forest next to the gaps (vwm concentrations of N: 6.4 mg l-1 in the forest next to the gap/8.7 mg l-1 in the gaps, K: 9.8/11, Mg: 1.8/3.0, Ca: 3.4/5.8). Lower nutrient concentrations and fluxes in the mineral soil of the gaps than in forest next to the gaps suggested that these nutrients were taken up by ground vegetation and target trees. The paired modified and undisturbed catchments had similar water and nutrient budgets. The fellings did not have a significant impact on the water and nutrient budget at the catchment scale. © 2008 Elsevier B.V. All rights reserved.&quot;,&quot;publisher&quot;:&quot;Elsevier&quot;,&quot;issue&quot;:&quot;4&quot;,&quot;volume&quot;:&quot;257&quot;,&quot;container-title-short&quot;:&quot;For. Ecol. Manage.&quot;},&quot;isTemporary&quot;:false}]},{&quot;citationID&quot;:&quot;MENDELEY_CITATION_7463bb5e-3c9d-43d1-a1b4-b14767980d76&quot;,&quot;properties&quot;:{&quot;noteIndex&quot;:0},&quot;isEdited&quot;:false,&quot;manualOverride&quot;:{&quot;isManuallyOverridden&quot;:true,&quot;citeprocText&quot;:&quot;(Homeier et al., 2013a)&quot;,&quot;manualOverrideText&quot;:&quot;Homeier et al., 2013a)&quot;},&quot;citationTag&quot;:&quot;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7]]},&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73020271-ca3d-4fea-89f1-8d8f5cea957b&quot;,&quot;properties&quot;:{&quot;noteIndex&quot;:0},&quot;isEdited&quot;:false,&quot;manualOverride&quot;:{&quot;isManuallyOverridden&quot;:false,&quot;citeprocText&quot;:&quot;(O’Leary, 1981)&quot;,&quot;manualOverrideText&quot;:&quot;&quot;},&quot;citationTag&quot;:&quot;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quot;,&quot;citationItems&quot;:[{&quot;id&quot;:&quot;08a10c82-44e0-33e9-ac0a-1b416d1ee6e4&quot;,&quot;itemData&quot;:{&quot;type&quot;:&quot;article-journal&quot;,&quot;id&quot;:&quot;08a10c82-44e0-33e9-ac0a-1b416d1ee6e4&quot;,&quot;title&quot;:&quot;Carbon isotope fractionation in plants&quot;,&quot;groupId&quot;:&quot;0ddf5ecd-4236-3341-87c1-d7bb37bbf47a&quot;,&quot;author&quot;:[{&quot;family&quot;:&quot;O'Leary&quot;,&quot;given&quot;:&quot;Marion H.&quot;,&quot;parse-names&quot;:false,&quot;dropping-particle&quot;:&quot;&quot;,&quot;non-dropping-particle&quot;:&quot;&quot;}],&quot;container-title&quot;:&quot;Phytochemistry&quot;,&quot;accessed&quot;:{&quot;date-parts&quot;:[[2026,7,5]]},&quot;DOI&quot;:&quot;10.1016/0031-9422(81)85134-5&quot;,&quot;ISSN&quot;:&quot;0031-9422&quot;,&quot;URL&quot;:&quot;https://www.sciencedirect.com/science/article/abs/pii/0031942281851345&quot;,&quot;issued&quot;:{&quot;date-parts&quot;:[[1981,1,1]]},&quot;page&quot;:&quot;553-567&quot;,&quot;abstract&quot;:&quot;Plants with the C3, C4, and crassulacean acid metabolism (CAM) photosynthetic pathways show characteristically different discriminations against 13C during photosynthesis. For each photosynthetic type, no more than slight variations are observed within or among species. CAM plants show large variations in isotope fractionation with temperature, but other plants do not. Different plant organs, subcellular fractions and metabolises can show widely varying isotopic compositions. The isotopic composition of respired carbon is often different from that of plant carbon, but it is not currently possible to describe this effect in detail. The principal components which will affect the overall isotope discrimination during photosynthesis are diffusion of CO2, interconversion of CO2 and HCO-3, incorporation of CO2 by phosphoenolpyruvate carboxylase or ribulose bisphosphate carboxylase, and respiration. Theisotope fractionations associated with these processes are summarized. Mathematical models are presented which permit prediction of the overall isotope discrimination in terms of these components. These models also permit a correlation of isotope fractionations with internal CO2 concentrations. Analysis of existing data in terms of these models reveals that CO2 incorporation in C3 plants is limited principally by ribulose bisphosphate carboxylase, but CO2 diffusion also contributes. In C4 plants, carbon fixation is principally limited by the rate of CO2 diffusion into the leaf. There is probably a small fractionation in C4 plants due to ribulose bisphosphate carboxylase. © 1981.&quot;,&quot;publisher&quot;:&quot;Pergamon&quot;,&quot;issue&quot;:&quot;4&quot;,&quot;volume&quot;:&quot;20&quot;,&quot;container-title-short&quot;:&quot;Phytochemistry&quot;},&quot;isTemporary&quot;:false}]},{&quot;citationID&quot;:&quot;MENDELEY_CITATION_e859147c-605c-4d80-9dfc-b3b13bb482e2&quot;,&quot;properties&quot;:{&quot;noteIndex&quot;:0},&quot;isEdited&quot;:false,&quot;manualOverride&quot;:{&quot;isManuallyOverridden&quot;:false,&quot;citeprocText&quot;:&quot;(G. D. Farquhar &amp;#38; Richards, 1984)&quot;,&quot;manualOverrideText&quot;:&quot;&quot;},&quot;citationTag&quot;:&quot;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quot;,&quot;citationItems&quot;:[{&quot;id&quot;:&quot;50d7f6e9-033e-3175-923d-273f3643fa9a&quot;,&quot;itemData&quot;:{&quot;type&quot;:&quot;article-journal&quot;,&quot;id&quot;:&quot;50d7f6e9-033e-3175-923d-273f3643fa9a&quot;,&quot;title&quot;:&quot;Isotopic composition of plant carbon correlates with water-use efficiency of wheat genotypes.&quot;,&quot;author&quot;:[{&quot;family&quot;:&quot;Farquhar&quot;,&quot;given&quot;:&quot;G. D.&quot;,&quot;parse-names&quot;:false,&quot;dropping-particle&quot;:&quot;&quot;,&quot;non-dropping-particle&quot;:&quot;&quot;},{&quot;family&quot;:&quot;Richards&quot;,&quot;given&quot;:&quot;R. A.&quot;,&quot;parse-names&quot;:false,&quot;dropping-particle&quot;:&quot;&quot;,&quot;non-dropping-particle&quot;:&quot;&quot;}],&quot;container-title&quot;:&quot;Australian Journal of Plant Physiology&quot;,&quot;accessed&quot;:{&quot;date-parts&quot;:[[2026,7,5]]},&quot;DOI&quot;:&quot;10.1071/PP9840539&quot;,&quot;ISSN&quot;:&quot;03107841&quot;,&quot;issued&quot;:{&quot;date-parts&quot;:[[1984]]},&quot;page&quot;:&quot;539-552&quot;,&quot;abstract&quot;:&quot;In the main, winter experiment, water-use efficiencies ranged from 2.0-3.7 mmolC/mol H2O, while the corresponding isotope effects for Triticum aestivum leaf material ranged from 1.0225-1.0194. -from Authors&quot;,&quot;issue&quot;:&quot;6&quot;,&quot;volume&quot;:&quot;11&quot;,&quot;container-title-short&quot;:&quot;Aust. J. Plant Physiol.&quot;},&quot;isTemporary&quot;:false}]},{&quot;citationID&quot;:&quot;MENDELEY_CITATION_9b35dd2f-cd59-4a97-9fe1-651f9958e36b&quot;,&quot;properties&quot;:{&quot;noteIndex&quot;:0},&quot;isEdited&quot;:false,&quot;manualOverride&quot;:{&quot;isManuallyOverridden&quot;:false,&quot;citeprocText&quot;:&quot;(Bauters et al., 2020; G. Farquhar et al., 1982; Keeling et al., 2017; Lavergne et al., 2019)&quot;,&quot;manualOverrideText&quot;:&quot;&quot;},&quot;citationTag&quot;:&quot;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674610f0-27fd-373e-bfb3-1cb43671c540&quot;,&quot;itemData&quot;:{&quot;type&quot;:&quot;article-journal&quot;,&quot;id&quot;:&quot;674610f0-27fd-373e-bfb3-1cb43671c540&quot;,&quot;title&quot;:&quot;On the Relationship Between Carbon Isotope Discrimination and the Intercellular Carbon Dioxide Concentration in Leaves&quot;,&quot;author&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quot;,&quot;parse-names&quot;:false,&quot;dropping-particle&quot;:&quot;&quot;,&quot;non-dropping-particle&quot;:&quot;&quot;},{&quot;family&quot;:&quot;GD&quot;,&quot;given&quot;:&quot;&quot;,&quot;parse-names&quot;:false,&quot;dropping-particle&quot;:&quot;&quot;,&quot;non-dropping-particle&quot;:&quot;&quot;},{&quot;family&quot;:&quot;O'Leary&quot;,&quot;given&quot;:&quot;&quot;,&quot;parse-names&quot;:false,&quot;dropping-particle&quot;:&quot;&quot;,&quot;non-dropping-particle&quot;:&quot;&quot;},{&quot;family&quot;:&quot;MH&quot;,&quot;given&quot;:&quot;&quot;,&quot;parse-names&quot;:false,&quot;dropping-particle&quot;:&quot;&quot;,&quot;non-dropping-particle&quot;:&quot;&quot;},{&quot;family&quot;:&quot;Berry&quot;,&quot;given&quot;:&quot;&quot;,&quot;parse-names&quot;:false,&quot;dropping-particle&quot;:&quot;&quot;,&quot;non-dropping-particle&quot;:&quot;&quot;},{&quot;family&quot;:&quot;JA&quot;,&quot;given&quot;:&quot;&quot;,&quot;parse-names&quot;:false,&quot;dropping-particle&quot;:&quot;&quot;,&quot;non-dropping-particle&quot;:&quot;&quot;}],&quot;container-title&quot;:&quot;FunPB&quot;,&quot;accessed&quot;:{&quot;date-parts&quot;:[[2026,7,5]]},&quot;DOI&quot;:&quot;10.1071/PP9820121&quot;,&quot;ISSN&quot;:&quot;03107841&quot;,&quot;URL&quot;:&quot;https://ui.adsabs.harvard.edu/abs/1982FunPB...9..121F/abstract&quot;,&quot;issued&quot;:{&quot;date-parts&quot;:[[1982]]},&quot;page&quot;:&quot;121&quot;,&quot;abstract&quot;:&quot;Diffusion of gaseous CO2 can significantly affect carbon isotopic discrimination. The effects on discrimination by diffusion and carboxylation are integrated, yielding a simple relationship between discrimination and the ratio of the intercellular and atmospheric partial pressures of CO2. The effects of dark respiration and photorespiration are also considered; they probably have relatively little effect on discrimination other than via their effects on intercellular p(CO2). Environmental factors such as light, temperature, salinity and drought will also have effects via changes in intercellular p(CO2). -from Authors&quot;,&quot;issue&quot;:&quot;2&quot;,&quot;volume&quot;:&quot;9&quot;,&quot;container-title-short&quot;:&quot;&quot;},&quot;isTemporary&quot;:false},{&quot;id&quot;:&quot;9870612c-1563-3a42-afdc-544d37992c89&quot;,&quot;itemData&quot;:{&quot;type&quot;:&quot;article-journal&quot;,&quot;id&quot;:&quot;9870612c-1563-3a42-afdc-544d37992c89&quot;,&quot;title&quot;:&quot;Atmospheric evidence for a global secular increase in carbon isotopic discrimination of land photosynthesis&quot;,&quot;author&quot;:[{&quot;family&quot;:&quot;Keeling&quot;,&quot;given&quot;:&quot;Ralph F.&quot;,&quot;parse-names&quot;:false,&quot;dropping-particle&quot;:&quot;&quot;,&quot;non-dropping-particle&quot;:&quot;&quot;},{&quot;family&quot;:&quot;Graven&quot;,&quot;given&quot;:&quot;Heather D.&quot;,&quot;parse-names&quot;:false,&quot;dropping-particle&quot;:&quot;&quot;,&quot;non-dropping-particle&quot;:&quot;&quot;},{&quot;family&quot;:&quot;Welp&quot;,&quot;given&quot;:&quot;Lisa R.&quot;,&quot;parse-names&quot;:false,&quot;dropping-particle&quot;:&quot;&quot;,&quot;non-dropping-particle&quot;:&quot;&quot;},{&quot;family&quot;:&quot;Resplandy&quot;,&quot;given&quot;:&quot;Laure&quot;,&quot;parse-names&quot;:false,&quot;dropping-particle&quot;:&quot;&quot;,&quot;non-dropping-particle&quot;:&quot;&quot;},{&quot;family&quot;:&quot;Bi&quot;,&quot;given&quot;:&quot;Jian&quot;,&quot;parse-names&quot;:false,&quot;dropping-particle&quot;:&quot;&quot;,&quot;non-dropping-particle&quot;:&quot;&quot;},{&quot;family&quot;:&quot;Piper&quot;,&quot;given&quot;:&quot;Stephen C.&quot;,&quot;parse-names&quot;:false,&quot;dropping-particle&quot;:&quot;&quot;,&quot;non-dropping-particle&quot;:&quot;&quot;},{&quot;family&quot;:&quot;Sun&quot;,&quot;given&quot;:&quot;Ying&quot;,&quot;parse-names&quot;:false,&quot;dropping-particle&quot;:&quot;&quot;,&quot;non-dropping-particle&quot;:&quot;&quot;},{&quot;family&quot;:&quot;Bollenbacher&quot;,&quot;given&quot;:&quot;Alane&quot;,&quot;parse-names&quot;:false,&quot;dropping-particle&quot;:&quot;&quot;,&quot;non-dropping-particle&quot;:&quot;&quot;},{&quot;family&quot;:&quot;Meijer&quot;,&quot;given&quot;:&quot;Harro A.J.&quot;,&quot;parse-names&quot;:false,&quot;dropping-particle&quot;:&quot;&quot;,&quot;non-dropping-particle&quot;:&quot;&quot;}],&quot;container-title&quot;:&quot;Proceedings of the National Academy of Sciences of the United States of America&quot;,&quot;accessed&quot;:{&quot;date-parts&quot;:[[2026,7,5]]},&quot;DOI&quot;:&quot;10.1073/PNAS.1619240114&quot;,&quot;ISSN&quot;:&quot;1091-6490&quot;,&quot;PMID&quot;:&quot;28893986&quot;,&quot;URL&quot;:&quot;https://pubmed.ncbi.nlm.nih.gov/28893986/&quot;,&quot;issued&quot;:{&quot;date-parts&quot;:[[2017,9,26]]},&quot;page&quot;:&quot;10361-10366&quot;,&quot;abstract&quot;:&quot;A decrease in the 13C/12C ratio of atmospheric CO2 has been documented by direct observations since 1978 and from ice core measurements since the industrial revolution. This decrease, known as the 13C-Suess effect, is driven primarily by the input of fossil fuel-derived CO2 but is also sensitive to land and ocean carbon cycling and uptake. Using updated records, we show that no plausible combination of sources and sinks of CO2 from fossil fuel, land, and oceans can explain the observed 13C-Suess effect unless an increase has occurred in the 13C/12C isotopic discrimination of land photosynthesis. A trend toward greater discrimination under higher CO2 levels is broadly consistent with tree ring studies over the past century, with field and chamber experiments, and with geological records of C3 plants at times of altered atmospheric CO2, but increasing discrimination has not previously been included in studies of long-term atmospheric 13C/12C measurements. We further show that the inferred discrimination increase of 0.014 ± 0.007‰ ppm−1 is largely explained by photorespiratory and mesophyll effects. This result implies that, at the global scale, land plants have regulated their stomatal conductance so as to allow the CO2 partial pressure within stomatal cavities and their intrinsic water use efficiency to increase in nearly constant proportion to the rise in atmospheric CO2 concentration.&quot;,&quot;publisher&quot;:&quot;Proc Natl Acad Sci U S A&quot;,&quot;issue&quot;:&quot;39&quot;,&quot;volume&quot;:&quot;114&quot;,&quot;container-title-short&quot;:&quot;Proc. Natl. Acad. Sci. U. S. A.&quot;},&quot;isTemporary&quot;:false},{&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0f2bc041-5669-4a4a-92f0-000ed1ff72d4&quot;,&quot;properties&quot;:{&quot;noteIndex&quot;:0},&quot;isEdited&quot;:false,&quot;manualOverride&quot;:{&quot;isManuallyOverridden&quot;:true,&quot;citeprocText&quot;:&quot;(Bates et al., 2015)&quot;,&quot;manualOverrideText&quot;:&quot;(Bates et al., 2015).&quot;},&quot;citationTag&quot;:&quot;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quot;,&quot;citationItems&quot;:[{&quot;id&quot;:&quot;58724a8e-34d0-3884-b1cd-e23b00c49d3a&quot;,&quot;itemData&quot;:{&quot;type&quot;:&quot;article-journal&quot;,&quot;id&quot;:&quot;58724a8e-34d0-3884-b1cd-e23b00c49d3a&quot;,&quot;title&quot;:&quot;Fitting Linear Mixed-Effects Models Using lme4&quot;,&quot;groupId&quot;:&quot;0ddf5ecd-4236-3341-87c1-d7bb37bbf47a&quot;,&quot;author&quot;:[{&quot;family&quot;:&quot;Bates&quot;,&quot;given&quot;:&quot;Douglas&quot;,&quot;parse-names&quot;:false,&quot;dropping-particle&quot;:&quot;&quot;,&quot;non-dropping-particle&quot;:&quot;&quot;},{&quot;family&quot;:&quot;Mächler&quot;,&quot;given&quot;:&quot;Martin&quot;,&quot;parse-names&quot;:false,&quot;dropping-particle&quot;:&quot;&quot;,&quot;non-dropping-particle&quot;:&quot;&quot;},{&quot;family&quot;:&quot;Bolker&quot;,&quot;given&quot;:&quot;Benjamin M.&quot;,&quot;parse-names&quot;:false,&quot;dropping-particle&quot;:&quot;&quot;,&quot;non-dropping-particle&quot;:&quot;&quot;},{&quot;family&quot;:&quot;Walker&quot;,&quot;given&quot;:&quot;Steven C.&quot;,&quot;parse-names&quot;:false,&quot;dropping-particle&quot;:&quot;&quot;,&quot;non-dropping-particle&quot;:&quot;&quot;}],&quot;container-title&quot;:&quot;Journal of Statistical Software&quot;,&quot;accessed&quot;:{&quot;date-parts&quot;:[[2026,7,5]]},&quot;DOI&quot;:&quot;10.18637/JSS.V067.I01&quot;,&quot;ISSN&quot;:&quot;1548-7660&quot;,&quot;URL&quot;:&quot;https://www.jstatsoft.org/index.php/jss/article/view/v067i01&quot;,&quot;issued&quot;:{&quot;date-parts&quot;:[[2015,10,7]]},&quot;page&quot;:&quot;1-48&quot;,&quot;abstract&quot;:&quo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quot;,&quot;publisher&quot;:&quot;American Statistical Association&quot;,&quot;issue&quot;:&quot;1&quot;,&quot;volume&quot;:&quot;67&quot;,&quot;container-title-short&quot;:&quot;J. Stat. Softw.&quot;},&quot;isTemporary&quot;:false}]},{&quot;citationID&quot;:&quot;MENDELEY_CITATION_d6e403a1-00eb-4ff1-b8e9-a363e22f30cb&quot;,&quot;properties&quot;:{&quot;noteIndex&quot;:0},&quot;isEdited&quot;:false,&quot;manualOverride&quot;:{&quot;isManuallyOverridden&quot;:false,&quot;citeprocText&quot;:&quot;(Cernusak et al., 2013b, 2013c)&quot;,&quot;manualOverrideText&quot;:&quot;&quot;},&quot;citationTag&quot;:&quot;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id&quot;:&quot;e6ebf66a-155a-3425-b1ef-715cc3ad1dfe&quot;,&quot;itemData&quot;:{&quot;type&quot;:&quot;article-journal&quot;,&quot;id&quot;:&quot;e6ebf66a-155a-3425-b1ef-715cc3ad1dfe&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ad70d9af-f7e5-4761-a5e2-84a088e4c527&quot;,&quot;properties&quot;:{&quot;noteIndex&quot;:0},&quot;isEdited&quot;:false,&quot;manualOverride&quot;:{&quot;isManuallyOverridden&quot;:false,&quot;citeprocText&quot;:&quot;(Elser et al., 2007; Ostertag, 2010; Ostertag &amp;#38; DiManno, 2016)&quot;,&quot;manualOverrideText&quot;:&quot;&quot;},&quot;citationTag&quot;:&quot;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quot;,&quot;citationItems&quot;:[{&quot;id&quot;:&quot;27d212ea-98a3-313e-9725-c07993616e4b&quot;,&quot;itemData&quot;:{&quot;type&quot;:&quot;article-journal&quot;,&quot;id&quot;:&quot;27d212ea-98a3-313e-9725-c07993616e4b&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6,7,13]]},&quot;DOI&quot;:&quot;10.1111/J.1461-0248.2007.01113.X;JOURNAL:JOURNAL:14610248;PAGE:STRING:ARTICLE/CHAPTER&quot;,&quot;ISSN&quot;:&quot;1461023X&quot;,&quot;PMID&quot;:&quot;17922835&quot;,&quot;URL&quot;:&quot;/doi/pdf/10.1111/j.1461-0248.2007.01113.x&quot;,&quot;issued&quot;:{&quot;date-parts&quot;:[[2007,12,1]]},&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publisher&quot;:&quot;John Wiley &amp; Sons, Ltd&quot;,&quot;issue&quot;:&quot;12&quot;,&quot;volume&quot;:&quot;10&quot;,&quot;container-title-short&quot;:&quot;Ecol. Lett.&quot;},&quot;isTemporary&quot;:false},{&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fe2e25dc-5da2-304e-a075-61ca0c0774b7&quot;,&quot;itemData&quot;:{&quot;type&quot;:&quot;article-journal&quot;,&quot;id&quot;:&quot;fe2e25dc-5da2-304e-a075-61ca0c0774b7&quot;,&quot;title&quot;:&quot;Detecting terrestrial nutrient limitation: A global meta-analysis of foliar nutrient concentrations after fertilization&quot;,&quot;author&quot;:[{&quot;family&quot;:&quot;Ostertag&quot;,&quot;given&quot;:&quot;Rebecca&quot;,&quot;parse-names&quot;:false,&quot;dropping-particle&quot;:&quot;&quot;,&quot;non-dropping-particle&quot;:&quot;&quot;},{&quot;family&quot;:&quot;DiManno&quot;,&quot;given&quot;:&quot;Nicole M.&quot;,&quot;parse-names&quot;:false,&quot;dropping-particle&quot;:&quot;&quot;,&quot;non-dropping-particle&quot;:&quot;&quot;}],&quot;container-title&quot;:&quot;Frontiers in Earth Science&quot;,&quot;accessed&quot;:{&quot;date-parts&quot;:[[2026,4,28]]},&quot;DOI&quot;:&quot;10.3389/FEART.2016.00023/TEXT&quot;,&quot;ISSN&quot;:&quot;22966463&quot;,&quot;URL&quot;:&quot;www.frontiersin.org&quot;,&quot;issued&quot;:{&quot;date-parts&quot;:[[2016,3,30]]},&quot;page&quot;:&quot;163370&quot;,&quot;abstract&quot;:&quot;Examining foliar nutrient concentrations after fertilization provides an alternative method for detecting nutrient limitation of ecosystems, which is logistically simpler to measure than biomass change. We present a meta-analysis of response ratios of foliar nitrogen and phosphorus (RRN, RRP) after addition of fertilizer of nitrogen (N), phosphorus (P), or the two elements in combination, in relation to climate, ecosystem type, life form, family, and methodological factors. Results support other meta-analyses using biomass, and demonstrate there is strong evidence for nutrient limitation in natural communities. However, because N fertilization experiments greatly outnumber P fertilization trials, it is difficult to discern the absolute importance of Nvs. Pvs. co-limitation across ecosystems. Despite these caveats, it is striking that results did not follow“conventional wisdom” that temperate ecosystems are N-limited and tropical ones are P-limited. In addition, the use of ratios of N-to-P rather than response ratios also are a useful index of nutrient limitation, but due to large overlap in values, there are unlikely to be universal cutoff values for delimiting N vs. P limitation. Differences in RRN and RRP were most significant across ecosystem types, plant families, life forms, and between competitive environments, but not across climatic variables.&quot;,&quot;publisher&quot;:&quot;Frontiers Media SA&quot;,&quot;volume&quot;:&quot;4&quot;,&quot;container-title-short&quot;:&quot;Front. Earth Sci. (Lausanne).&quot;},&quot;isTemporary&quot;:false}]},{&quot;citationID&quot;:&quot;MENDELEY_CITATION_a400d4c1-8f5f-4c1d-b006-cd60a5a78191&quot;,&quot;properties&quot;:{&quot;noteIndex&quot;:0},&quot;isEdited&quot;:false,&quot;manualOverride&quot;:{&quot;isManuallyOverridden&quot;:true,&quot;citeprocText&quot;:&quot;(Xia et al., 2023)&quot;,&quot;manualOverrideText&quot;:&quot;(Xia et al., 2023).&quot;},&quot;citationTag&quot;:&quot;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quot;,&quot;citationItems&quot;:[{&quot;id&quot;:&quot;e30ea87e-1abd-33d8-a456-a870fde187d8&quot;,&quot;itemData&quot;:{&quot;type&quot;:&quot;article-journal&quot;,&quot;id&quot;:&quot;e30ea87e-1abd-33d8-a456-a870fde187d8&quot;,&quot;title&quot;:&quot;Phosphorus addition promotes plant nitrogen uptake mainly via enhancing microbial activities: A global meta-analysis&quot;,&quot;author&quot;:[{&quot;family&quot;:&quot;Xia&quot;,&quot;given&quot;:&quot;Shiting&quot;,&quot;parse-names&quot;:false,&quot;dropping-particle&quot;:&quot;&quot;,&quot;non-dropping-particle&quot;:&quot;&quot;},{&quot;family&quot;:&quot;Jiang&quot;,&quot;given&quot;:&quot;Jun&quot;,&quot;parse-names&quot;:false,&quot;dropping-particle&quot;:&quot;&quot;,&quot;non-dropping-particle&quot;:&quot;&quot;},{&quot;family&quot;:&quot;Liu&quot;,&quot;given&quot;:&quot;Fengcai&quot;,&quot;parse-names&quot;:false,&quot;dropping-particle&quot;:&quot;&quot;,&quot;non-dropping-particle&quot;:&quot;&quot;},{&quot;family&quot;:&quot;Chang&quot;,&quot;given&quot;:&quot;Zhongbing&quot;,&quot;parse-names&quot;:false,&quot;dropping-particle&quot;:&quot;&quot;,&quot;non-dropping-particle&quot;:&quot;&quot;},{&quot;family&quot;:&quot;Yu&quot;,&quot;given&quot;:&quot;Mengxiao&quot;,&quot;parse-names&quot;:false,&quot;dropping-particle&quot;:&quot;&quot;,&quot;non-dropping-particle&quot;:&quot;&quot;},{&quot;family&quot;:&quot;Liu&quot;,&quot;given&quot;:&quot;Chunyi&quot;,&quot;parse-names&quot;:false,&quot;dropping-particle&quot;:&quot;&quot;,&quot;non-dropping-particle&quot;:&quot;&quot;},{&quot;family&quot;:&quot;Wang&quot;,&quot;given&quot;:&quot;Ying Ping&quot;,&quot;parse-names&quot;:false,&quot;dropping-particle&quot;:&quot;&quot;,&quot;non-dropping-particle&quot;:&quot;&quot;},{&quot;family&quot;:&quot;Yan&quot;,&quot;given&quot;:&quot;Junhua&quot;,&quot;parse-names&quot;:false,&quot;dropping-particle&quot;:&quot;&quot;,&quot;non-dropping-particle&quot;:&quot;&quot;}],&quot;container-title&quot;:&quot;Applied Soil Ecology&quot;,&quot;accessed&quot;:{&quot;date-parts&quot;:[[2026,7,13]]},&quot;DOI&quot;:&quot;10.1016/J.APSOIL.2023.104927&quot;,&quot;ISSN&quot;:&quot;0929-1393&quot;,&quot;URL&quot;:&quot;https://www.sciencedirect.com/science/article/abs/pii/S0929139323001257&quot;,&quot;issued&quot;:{&quot;date-parts&quot;:[[2023,8,1]]},&quot;page&quot;:&quot;104927&quot;,&quot;abstract&quot;:&quot;Nitrogen (N) addition drives ecosystems toward phosphorus (P) limitation has gained increasing recognition, whereas how P addition affects ecosystem N-cycling processes remains elusive. We performed a meta-analysis of 1826 observational data from 222 independent studies to evaluate the responses of plant N pools, soil N pools, and N fluxes to P addition at the global scale. The results suggested that P addition had an overall positive effect on plant N uptake and ecosystem N retention, which were mainly reflected in increases of plant N pools (i.e., aboveground/belowground biomass and belowground biomass-N) and microbial N transformation (i.e., net N mineralization and nitrification), and decrease of soil N leaching (i.e., nitrate-N and total dissolved N). The contribution of microbial processes to plant N uptake was greater in the mid−/high-latitude ecosystems (≥30°) than in the low-latitude ecosystems (&lt;30°), and the sensitivities of most N-cycling variables to P addition were stronger in the most/moderately acidic soils (pH &lt; 6.5) or strongly/intermediately weathered soils than in the neutral/alkaline soils or slightly weathered soils. Our meta-analysis highlighted the key role of soil microbes in promoting plant N uptake, and identified several important soil properties (i.e., soil N status, initial pH, and weathering degree) regulating the N-cycling responses to P addition and should be incorporated into the nutrient-cycling models of terrestrial ecosystems.&quot;,&quot;publisher&quot;:&quot;Elsevier&quot;,&quot;volume&quot;:&quot;188&quot;,&quot;container-title-short&quot;:&quot;&quot;},&quot;isTemporary&quot;:false}]},{&quot;citationID&quot;:&quot;MENDELEY_CITATION_4eb2298c-56ce-4bbe-8ae8-a9a0a580ee9f&quot;,&quot;properties&quot;:{&quot;noteIndex&quot;:0},&quot;isEdited&quot;:false,&quot;manualOverride&quot;:{&quot;isManuallyOverridden&quot;:false,&quot;citeprocText&quot;:&quot;(Homeier et al., 2021)&quot;,&quot;manualOverrideText&quot;:&quot;&quot;},&quot;citationTag&quot;:&quot;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citationID&quot;:&quot;MENDELEY_CITATION_bb9d9072-5094-458a-8617-f5b18a2ab0f8&quot;,&quot;properties&quot;:{&quot;noteIndex&quot;:0},&quot;isEdited&quot;:false,&quot;manualOverride&quot;:{&quot;isManuallyOverridden&quot;:true,&quot;citeprocText&quot;:&quot;(Cárate-Tandalla et al., 2018b; Homeier et al., 2012a, 2021)&quot;,&quot;manualOverrideText&quot;:&quot;(Homeier et al., 2012b, 2021)&quot;},&quot;citationTag&quot;:&quot;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27a9dcaf-0fa1-3c69-a1d3-90c4b9e1aa5c&quot;,&quot;itemData&quot;:{&quot;type&quot;:&quot;article-journal&quot;,&quot;id&quot;:&quot;27a9dcaf-0fa1-3c69-a1d3-90c4b9e1aa5c&quot;,&quot;title&quot;:&quot;Tropical Andean Forests Are Highly Susceptible to Nutrient Inputs—Rapid Effects of Experimental N and P Addition to an Ecuadorian Montane Forest&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8,24]]},&quot;DOI&quot;:&quot;10.1371/JOURNAL.PONE.0047128&quot;,&quot;ISSN&quot;:&quot;19326203&quot;,&quot;PMID&quot;:&quot;23071734&quot;,&quot;URL&quot;:&quot;https://pmc.ncbi.nlm.nih.gov/articles/PMC3468540/&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 © 2012 Homeier et al.&quot;,&quot;issue&quot;:&quot;10&quot;,&quot;volume&quot;:&quot;7&quot;,&quot;container-title-short&quot;:&quot;PLoS One&quot;},&quot;isTemporary&quot;:false}]},{&quot;citationID&quot;:&quot;MENDELEY_CITATION_1d8fe464-4594-4cbf-b454-b75be3da4dd0&quot;,&quot;properties&quot;:{&quot;noteIndex&quot;:0},&quot;isEdited&quot;:false,&quot;manualOverride&quot;:{&quot;isManuallyOverridden&quot;:false,&quot;citeprocText&quot;:&quot;(Mayor et al., 2014; Ostertag, 2010)&quot;,&quot;manualOverrideText&quot;:&quot;&quot;},&quot;citationTag&quot;:&quot;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quot;,&quot;citationItems&quot;:[{&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b,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145fd9a6-874d-447a-8955-f5545098e888&quot;,&quot;properties&quot;:{&quot;noteIndex&quot;:0},&quot;isEdited&quot;:false,&quot;manualOverride&quot;:{&quot;isManuallyOverridden&quot;:false,&quot;citeprocText&quot;:&quot;(Wright et al., 2003)&quot;,&quot;manualOverrideText&quot;:&quot;&quot;},&quot;citationTag&quot;:&quot;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quot;,&quot;citationItems&quot;:[{&quot;id&quot;:&quot;12cfb35d-54e9-38fa-b370-4fd87fdf104c&quot;,&quot;itemData&quot;:{&quot;type&quot;:&quot;article-journal&quot;,&quot;id&quot;:&quot;12cfb35d-54e9-38fa-b370-4fd87fdf104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accessed&quot;:{&quot;date-parts&quot;:[[2026,7,5]]},&quot;DOI&quot;:&quot;10.1086/344920&quot;,&quot;ISSN&quot;:&quot;0003-0147&quot;,&quot;PMID&quot;:&quot;12650465&quot;,&quot;URL&quot;:&quot;https://pubmed.ncbi.nlm.nih.gov/12650465/&quot;,&quot;issued&quot;:{&quot;date-parts&quot;:[[2003,1,1]]},&quot;page&quot;:&quot;98-111&quot;,&quot;abstract&quot;:&quot;In microeconomics, a standard framework is used for determining the optimal input mix for a two-input production process. Here we adapt this framework for understanding the way plants use water and nitrogen (N) in photosynthesis. The least-cost input mixture for generating a given output depends on the relative cost of procuring and using nitrogen versus water. This way of considering the issue integrates concepts such as water-use efficiency and photosynthetic nitrogen-use efficiency into the more inclusive objective of optimizing the input mix for a given situation. We explore the implications of deploying alternative combinations of leaf nitrogen concentration and stomatal conductance to water, focusing on comparing hypothetical species occurring in low- versus high-humidity habitats. We then present data from sites in both the United States and Australia and show that low-rainfall species operate with substantially higher leaf N concentration per unit leaf area. The extra protein reflected in higher leaf N concentration is associated with a greater drawdown of internal CO2, such that low-rainfall species achieve higher photosynthetic rates at a given stomatal conductance. This restraint of transpirational water use apparently counterbalances the multiple costs of deploying high-nitrogen leaves.&quot;,&quot;publisher&quot;:&quot;Am Nat&quot;,&quot;issue&quot;:&quot;1&quot;,&quot;volume&quot;:&quot;161&quot;,&quot;container-title-short&quot;:&quot;Am. Nat.&quot;},&quot;isTemporary&quot;:false}]},{&quot;citationID&quot;:&quot;MENDELEY_CITATION_b55f9453-f081-4b32-9f31-f4daf90872f0&quot;,&quot;properties&quot;:{&quot;noteIndex&quot;:0},&quot;isEdited&quot;:false,&quot;manualOverride&quot;:{&quot;isManuallyOverridden&quot;:false,&quot;citeprocText&quot;:&quot;(Dusenge et al., 2015; Ziegler et al., 2020)&quot;,&quot;manualOverrideText&quot;:&quot;&quot;},&quot;citationTag&quot;:&quot;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quot;,&quot;citationItems&quot;:[{&quot;id&quot;:&quot;4c12bdbe-c700-3a1e-9d10-04213d01276a&quot;,&quot;itemData&quot;:{&quot;type&quot;:&quot;article-journal&quot;,&quot;id&quot;:&quot;4c12bdbe-c700-3a1e-9d10-04213d01276a&quot;,&quot;title&quot;:&quot;Contrasting Dependencies of Photosynthetic Capacity on Leaf Nitrogen in Early- and Late-Successional Tropical Montane Tree Species&quot;,&quot;author&quot;:[{&quot;family&quot;:&quot;Ziegler&quot;,&quot;given&quot;:&quot;Camille&quot;,&quot;parse-names&quot;:false,&quot;dropping-particle&quot;:&quot;&quot;,&quot;non-dropping-particle&quot;:&quot;&quot;},{&quot;family&quot;:&quot;Dusenge&quot;,&quot;given&quot;:&quot;Mirindi Eric&quot;,&quot;parse-names&quot;:false,&quot;dropping-particle&quot;:&quot;&quot;,&quot;non-dropping-particle&quot;:&quot;&quot;},{&quot;family&quot;:&quot;Nyirambangutse&quot;,&quot;given&quot;:&quot;Brigitte&quot;,&quot;parse-names&quot;:false,&quot;dropping-particle&quot;:&quot;&quot;,&quot;non-dropping-particle&quot;:&quot;&quot;},{&quot;family&quot;:&quot;Zibera&quot;,&quot;given&quot;:&quot;Etienne&quot;,&quot;parse-names&quot;:false,&quot;dropping-particle&quot;:&quot;&quot;,&quot;non-dropping-particle&quot;:&quot;&quot;},{&quot;family&quot;:&quot;Wallin&quot;,&quot;given&quot;:&quot;Göran&quot;,&quot;parse-names&quot;:false,&quot;dropping-particle&quot;:&quot;&quot;,&quot;non-dropping-particle&quot;:&quot;&quot;},{&quot;family&quot;:&quot;Uddling&quot;,&quot;given&quot;:&quot;Johan&quot;,&quot;parse-names&quot;:false,&quot;dropping-particle&quot;:&quot;&quot;,&quot;non-dropping-particle&quot;:&quot;&quot;}],&quot;container-title&quot;:&quot;Frontiers in Plant Science&quot;,&quot;accessed&quot;:{&quot;date-parts&quot;:[[2026,4,27]]},&quot;DOI&quot;:&quot;10.3389/FPLS.2020.500479/TEXT&quot;,&quot;ISSN&quot;:&quot;1664462X&quot;,&quot;URL&quot;:&quot;www.frontiersin.org&quot;,&quot;issued&quot;:{&quot;date-parts&quot;:[[2020,9,17]]},&quot;page&quot;:&quot;500479&quot;,&quot;abstract&quot;:&quot;Differences in photosynthetic capacity among tree species and tree functional types are currently assumed to be largely driven by variation in leaf nutrient content, particularly nitrogen (N). However, recent studies indicate that leaf N content is often a poor predictor of variation in photosynthetic capacity in tropical trees. In this study, we explored the relative importance of area-based total leaf N content (Ntot) and within-leaf N allocation to photosynthetic capacity versus light-harvesting in controlling the variation in photosynthetic capacity (i.e. Vcmax, Jmax) among mature trees of 12 species belonging to either early (ES) or late successional (LS) groups growing in a tropical montane rainforest in Rwanda, Central Africa. Photosynthetic capacity at a common leaf temperature of 25˚C (i.e. maximum rates of Rubisco carboxylation, Vcmax25 and of electron transport, Jmax25) was higher in ES than in LS species (+ 58% and 68% for Vcmax25 and Jmax25, respectively). While Ntot did not significantly differ between successional groups, the photosynthetic dependency on Ntot was markedly different. In ES species, Vcmax25 was strongly and positively related to Ntot but this was not the case in LS species. However, there was no significant trade-off between relative leaf N investments in compounds maximizing photosynthetic capacity versus compounds maximizing light harvesting. Both leaf dark respiration at 25˚C (+ 33%) and, more surprisingly, apparent photosynthetic quantum yield (+ 35%) was higher in ES than in LS species. Moreover, Rd25 was positively related to Ntot for both ES and LS species. Our results imply that efforts to quantify carbon fluxes of tropical montane rainforests would be improved if they considered contrasting within-leaf N allocation and photosynthetic Ntot dependencies between species with different successional strategies.&quot;,&quot;publisher&quot;:&quot;Frontiers Media S.A.&quot;,&quot;volume&quot;:&quot;11&quot;,&quot;container-title-short&quot;:&quot;Front. Plant Sci.&quot;},&quot;isTemporary&quot;:false},{&quot;id&quot;:&quot;200b31c8-c43f-3206-ab89-30b1776e8e21&quot;,&quot;itemData&quot;:{&quot;type&quot;:&quot;article-journal&quot;,&quot;id&quot;:&quot;200b31c8-c43f-3206-ab89-30b1776e8e21&quot;,&quot;title&quot;:&quot;Photosynthetic capacity of tropical montane tree species in relation to leaf nutrients, successional strategy and growth temperature&quot;,&quot;author&quot;:[{&quot;family&quot;:&quot;Dusenge&quot;,&quot;given&quot;:&quot;Mirindi Eric&quot;,&quot;parse-names&quot;:false,&quot;dropping-particle&quot;:&quot;&quot;,&quot;non-dropping-particle&quot;:&quot;&quot;},{&quot;family&quot;:&quot;Wallin&quot;,&quot;given&quot;:&quot;Göran&quot;,&quot;parse-names&quot;:false,&quot;dropping-particle&quot;:&quot;&quot;,&quot;non-dropping-particle&quot;:&quot;&quot;},{&quot;family&quot;:&quot;Gårdesten&quot;,&quot;given&quot;:&quot;Johanna&quot;,&quot;parse-names&quot;:false,&quot;dropping-particle&quot;:&quot;&quot;,&quot;non-dropping-particle&quot;:&quot;&quot;},{&quot;family&quot;:&quot;Niyonzima&quot;,&quot;given&quot;:&quot;Felix&quot;,&quot;parse-names&quot;:false,&quot;dropping-particle&quot;:&quot;&quot;,&quot;non-dropping-particle&quot;:&quot;&quot;},{&quot;family&quot;:&quot;Adolfsson&quot;,&quot;given&quot;:&quot;Lisa&quot;,&quot;parse-names&quot;:false,&quot;dropping-particle&quot;:&quot;&quot;,&quot;non-dropping-particle&quot;:&quot;&quot;},{&quot;family&quot;:&quot;Nsabimana&quot;,&quot;given&quot;:&quot;Donat&quot;,&quot;parse-names&quot;:false,&quot;dropping-particle&quot;:&quot;&quot;,&quot;non-dropping-particle&quot;:&quot;&quot;},{&quot;family&quot;:&quot;Uddling&quot;,&quot;given&quot;:&quot;Johan&quot;,&quot;parse-names&quot;:false,&quot;dropping-particle&quot;:&quot;&quot;,&quot;non-dropping-particle&quot;:&quot;&quot;}],&quot;container-title&quot;:&quot;Oecologia 2015 177:4&quot;,&quot;accessed&quot;:{&quot;date-parts&quot;:[[2026,4,7]]},&quot;DOI&quot;:&quot;10.1007/S00442-015-3260-3&quot;,&quot;ISSN&quot;:&quot;1432-1939&quot;,&quot;PMID&quot;:&quot;25694041&quot;,&quot;URL&quot;:&quot;https://link.springer.com/article/10.1007/s00442-015-3260-3&quot;,&quot;issued&quot;:{&quot;date-parts&quot;:[[2015,2,20]]},&quot;page&quot;:&quot;1183-1194&quot;,&quot;abstract&quot;:&quot;Photosynthetic capacity of tree leaves is typically positively related to nutrient content and little affected by changes in growth temperature. These relationships are, however, often poorly supported for tropical trees, for which interspecific differences may be more strongly controlled by within-leaf nutrient allocation than by absolute leaf nutrient content, and little is known regarding photosynthetic acclimation to temperature. To explore the influence of leaf nutrient status, successional strategy and growth temperature on the photosynthetic capacity of tropical trees, we collected data on photosynthetic, chemical and morphological leaf traits of ten tree species in Rwanda. Seven species were studied in a forest plantation at mid-altitude (~1,700&amp;nbsp;m), whereas six species were studied in a cooler montane rainforest at higher altitude (~2,500&amp;nbsp;m). Three species were common to both sites, and, in the montane rainforest, three pioneer species and three climax species were investigated. Across species, interspecific variation in photosynthetic capacity was not related to leaf nutrient content. Instead, this variation was related to differences in within-leaf nitrogen allocation, with a tradeoff between investments into compounds related to photosynthetic capacity (higher in pioneer species) versus light-harvesting compounds (higher in climax species). Photosynthetic capacity was significantly lower at the warmer site at 1,700&amp;nbsp;m altitude. We conclude that (1) within-leaf nutrient allocation is more important than leaf nutrient content per se in controlling interspecific variation in photosynthetic capacity among tree species in tropical Rwanda, and that (2) tropical montane rainforest species exhibit decreased photosynthetic capacity when grown in a warmer environment.&quot;,&quot;publisher&quot;:&quot;Springer&quot;,&quot;issue&quot;:&quot;4&quot;,&quot;volume&quot;:&quot;177&quot;,&quot;container-title-short&quot;:&quot;&quot;},&quot;isTemporary&quot;:false}]},{&quot;citationID&quot;:&quot;MENDELEY_CITATION_8ba6dca7-e771-42ca-a988-9dd51c85c77b&quot;,&quot;properties&quot;:{&quot;noteIndex&quot;:0},&quot;isEdited&quot;:false,&quot;manualOverride&quot;:{&quot;isManuallyOverridden&quot;:false,&quot;citeprocText&quot;:&quot;(Wittich et al., 2012)&quot;,&quot;manualOverrideText&quot;:&quot;&quot;},&quot;citationTag&quot;:&quot;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quot;,&quot;citationItems&quot;:[{&quot;id&quot;:&quot;44c95eff-3e5e-3b98-96f4-85f96520546c&quot;,&quot;itemData&quot;:{&quot;type&quot;:&quot;article-journal&quot;,&quot;id&quot;:&quot;44c95eff-3e5e-3b98-96f4-85f96520546c&quot;,&quot;title&quot;:&quot;Altitudinal Change in the Photosynthetic Capacity of Tropical Trees: A Case Study from Ecuador and a Pantropical Literature Analysis&quot;,&quot;author&quot;:[{&quot;family&quot;:&quot;Wittich&quot;,&quot;given&quot;:&quot;Bärbel&quot;,&quot;parse-names&quot;:false,&quot;dropping-particle&quot;:&quot;&quot;,&quot;non-dropping-particle&quot;:&quot;&quot;},{&quot;family&quot;:&quot;Horna&quot;,&quot;given&quot;:&quot;Viviana&quot;,&quot;parse-names&quot;:false,&quot;dropping-particle&quot;:&quot;&quot;,&quot;non-dropping-particle&quot;:&quot;&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container-title&quot;:&quot;Ecosystems 2012 15:6&quot;,&quot;accessed&quot;:{&quot;date-parts&quot;:[[2026,4,29]]},&quot;DOI&quot;:&quot;10.1007/S10021-012-9556-9&quot;,&quot;ISSN&quot;:&quot;1435-0629&quot;,&quot;URL&quot;:&quot;https://link.springer.com/article/10.1007/s10021-012-9556-9&quot;,&quot;issued&quot;:{&quot;date-parts&quot;:[[2012,6,29]]},&quot;page&quot;:&quot;958-973&quot;,&quot;abstract&quot;:&quot;In tropical mountains, trees are the dominant life form from sea level to above 4,000-m altitude under highly variable thermal conditions (range of mean annual temperatures: &amp;lt;8 to &amp;gt;28°C). How light-saturated net photosynthesis of tropical trees adapts to variation in temperature, atmospheric CO2 concentration, and further environmental factors, that change along elevation gradients, is not precisely known. With gas exchange measurements in mature trees, we determined light-saturated net photosynthesis at ambient temperature (T) and [CO2] (A sat) of 40 tree species from 21 families in tropical mountain forests at 1000-, 2000-, and 3000-m elevation in southern Ecuador. We tested the hypothesis that stand-level averages of A sat and leaf dark respiration (R D) per leaf area remain constant with elevation. Stand-level means of A sat were 8.8, 11.3, and 7.2&amp;nbsp;μmol&amp;nbsp;CO2&amp;nbsp;m−2&amp;nbsp;s−1; those of R D 0.8, 0.6, and 0.7&amp;nbsp;μmol&amp;nbsp;CO2&amp;nbsp;m−2&amp;nbsp;s−1 at 1000-, 2000-, and 3000-m elevation, respectively, with no significant altitudinal trend. We obtained coefficients of among-species variation in A sat and R D of 20–53% (n&amp;nbsp;=&amp;nbsp;10–16 tree species per stand). Examining our data in the context of a pan-tropical A sat data base for mature tropical trees (c. 170 species from 18 sites at variable elevation) revealed that area-based A sat decreases in tropical mountains by, on average, 1.3&amp;nbsp;μmol&amp;nbsp;CO2&amp;nbsp;m−2&amp;nbsp;s−1&amp;nbsp;per&amp;nbsp;km altitude increase (or by 0.2&amp;nbsp;μmol&amp;nbsp;CO2&amp;nbsp;m−2&amp;nbsp;s−1 per K temperature decrease). The A sat decrease occurred despite an increase in leaf mass per area with altitude. Local geological and soil fertility conditions and related foliar N and P concentrations considerably influenced the altitudinal A sat patterns. We conclude that elevation is an important influencing factor of the photosynthetic activity of tropical trees. Lowered A sat together with a reduced stand leaf area decrease canopy C gain with elevation in tropical mountains.&quot;,&quot;publisher&quot;:&quot;Springer&quot;,&quot;issue&quot;:&quot;6&quot;,&quot;volume&quot;:&quot;15&quot;,&quot;container-title-short&quot;:&quot;&quot;},&quot;isTemporary&quot;:false}]},{&quot;citationID&quot;:&quot;MENDELEY_CITATION_a61834e4-8535-4fd6-9554-90b7b2db8769&quot;,&quot;properties&quot;:{&quot;noteIndex&quot;:0},&quot;isEdited&quot;:false,&quot;manualOverride&quot;:{&quot;isManuallyOverridden&quot;:false,&quot;citeprocText&quot;:&quot;(Ellsworth et al., 2022)&quot;,&quot;manualOverrideText&quot;:&quot;&quot;},&quot;citationTag&quot;:&quot;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f5f5d2af-1cb8-45f8-949f-b68efb9bf0ba&quot;,&quot;properties&quot;:{&quot;noteIndex&quot;:0},&quot;isEdited&quot;:false,&quot;manualOverride&quot;:{&quot;isManuallyOverridden&quot;:true,&quot;citeprocText&quot;:&quot;(G. Zhang et al., 2018)&quot;,&quot;manualOverrideText&quot;:&quot;(Zhang et al., 2018).&quot;},&quot;citationTag&quot;:&quot;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quot;,&quot;citationItems&quot;:[{&quot;id&quot;:&quot;93dfdf32-d7bc-3aec-a5a7-7797d7fe3964&quot;,&quot;itemData&quot;:{&quot;type&quot;:&quot;article-journal&quot;,&quot;id&quot;:&quot;93dfdf32-d7bc-3aec-a5a7-7797d7fe3964&quot;,&quot;title&quot;:&quot;Photosynthesis of subtropical forest species from different successional status in relation to foliar nutrients and phosphorus fractions&quot;,&quot;author&quot;:[{&quot;family&quot;:&quot;Zhang&quot;,&quot;given&quot;:&quot;Guihua&quot;,&quot;parse-names&quot;:false,&quot;dropping-particle&quot;:&quot;&quot;,&quot;non-dropping-particle&quot;:&quot;&quot;},{&quot;family&quot;:&quot;Zhang&quot;,&quot;given&quot;:&quot;Lingling&quot;,&quot;parse-names&quot;:false,&quot;dropping-particle&quot;:&quot;&quot;,&quot;non-dropping-particle&quot;:&quot;&quot;},{&quot;family&quot;:&quot;Wen&quot;,&quot;given&quot;:&quot;Dazhi&quot;,&quot;parse-names&quot;:false,&quot;dropping-particle&quot;:&quot;&quot;,&quot;non-dropping-particle&quot;:&quot;&quot;}],&quot;container-title&quot;:&quot;Scientific Reports 2018 8:1&quot;,&quot;accessed&quot;:{&quot;date-parts&quot;:[[2026,4,27]]},&quot;DOI&quot;:&quot;10.1038/s41598-018-28800-4&quot;,&quot;ISSN&quot;:&quot;2045-2322&quot;,&quot;PMID&quot;:&quot;29993018&quot;,&quot;URL&quot;:&quot;https://www.nature.com/articles/s41598-018-28800-4&quot;,&quot;issued&quot;:{&quot;date-parts&quot;:[[2018,7,11]]},&quot;page&quot;:&quot;10455-&quot;,&quot;abstract&quot;:&quot;The ecophysiological linkages of leaf nutrients to photosynthesis in subtropical forests along succession remain elusive. We measured photosynthetic parameters (Amax, Vcmax, Jmax, PPUE), leaf phosphorus (P) and nitrogen (N), foliar P fractions and LMA from 24 species (pioneer, generalist, and climax). Amax was significantly related to N and P for the pooled data, while significant relationship between Amax and P was only found in climax species. The mixed-effect model including variables (N, P, and SLA or LMA) for predicting Vcmax and Jmax best fitted but varied remarkably across succession. Climax species had higher N: P ratios, indicating an increasing P limitation at later succession stage; photosynthesis, however, did not show stronger P than N limitations across all species. Nevertheless, climax species appeared to increase nucleic acid P allocation and residual P utilization for growth, thereby reducing the overall demand for P. Our results indicate that the scaling of photosynthesis with other functional traits could not be uniform across succession, growth variables (e.g. photosynthesis) and species trait identity (e.g. successional strategy) should be considered in combination with N: P ratio when we investigate P limitation in subtropical forests, and variations in P allocation state further influencing photosynthetic rates and P-use efficiency.&quot;,&quot;publisher&quot;:&quot;Nature Publishing Group&quot;,&quot;issue&quot;:&quot;1&quot;,&quot;volume&quot;:&quot;8&quot;,&quot;container-title-short&quot;:&quot;&quot;},&quot;isTemporary&quot;:false}]},{&quot;citationID&quot;:&quot;MENDELEY_CITATION_13432910-b1c3-48e5-a035-54c89c0fe18e&quot;,&quot;properties&quot;:{&quot;noteIndex&quot;:0},&quot;isEdited&quot;:false,&quot;manualOverride&quot;:{&quot;isManuallyOverridden&quot;:false,&quot;citeprocText&quot;:&quot;(Ellsworth et al., 2022; Walker et al., 2014)&quot;,&quot;manualOverrideText&quot;:&quot;&quot;},&quot;citationTag&quot;:&quot;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quot;,&quot;citationItems&quot;:[{&quot;id&quot;:&quot;6ca1c8ec-8798-3c00-a75b-fb0035934122&quot;,&quot;itemData&quot;:{&quot;type&quot;:&quot;article-journal&quot;,&quot;id&quot;:&quot;6ca1c8ec-8798-3c00-a75b-fb0035934122&quot;,&quot;title&quot;:&quot;The relationship of leaf photosynthetic traits-V cmax and J max-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Ian Woodward&quot;,&quot;given&quot;:&quot;F&quot;,&quot;parse-names&quot;:false,&quot;dropping-particle&quot;:&quot;&quot;,&quot;non-dropping-particle&quot;:&quot;&quot;},{&quot;family&quot;:&quot;Anthony Walker&quot;,&quot;given&quot;:&quot;Correspondence P&quot;,&quot;parse-names&quot;:false,&quot;dropping-particle&quot;:&quot;&quot;,&quot;non-dropping-particle&quot;:&quot;&quot;}],&quot;container-title&quot;:&quot;Ecology and Evolution&quot;,&quot;accessed&quot;:{&quot;date-parts&quot;:[[2026,6,25]]},&quot;DOI&quot;:&quot;10.1002/ece3.1173&quot;,&quot;URL&quot;:&quot;http://dx.doi.org/10.&quot;,&quot;issued&quot;:{&quot;date-parts&quot;:[[2014]]},&quot;page&quot;:&quot;3218-3235&quot;,&quot;abstract&quot;:&quot;Great uncertainty exists in the global exchange of carbon between the atmosphere and the terrestrial biosphere. An important source of this uncertainty lies in the dependency of photosynthesis on the maximum rate of carboxylation (V cmax) and the maximum rate of electron transport (J max). Understanding and making accurate prediction of C fluxes thus requires accurate characterization of these rates and their relationship with plant nutrient status over large geographic scales. Plant nutrient status is indicated by the traits: leaf nitrogen (N), leaf phosphorus (P), and specific leaf area (SLA). Correlations between V cmax and J max and leaf nitrogen (N) are typically derived from local to global scales, while correlations with leaf phosphorus (P) and specific leaf area (SLA) have typically been derived at a local scale. Thus, there is no global-scale relationship between V cmax and J max and P or SLA limiting the ability of global-scale carbon flux models do not account for P or SLA. We gathered published data from 24 studies to reveal global relationships of V cmax and J max with leaf N, P, and SLA. V cmax was strongly related to leaf N, and increasing leaf P substantially increased the sensitivity of V cmax to leaf N. J max was strongly related to V cmax , and neither leaf N, P, or SLA had a substantial impact on the relationship. Although more data are needed to expand the applicability of the relationship, we show leaf P is a globally important determinant of photosynthetic rates. In a model of photosynthesis, we showed that at high leaf N (3 gm À2), increasing leaf P from 0.05 to 0.22 gm À2 nearly doubled assimilation rates. Finally, we show that plants may employ a conservative strategy of J max to V cmax coordination that restricts photoinhibition when carboxylation is limiting at the expense of maximizing photosynthetic rates when light is limiting. 3218&quot;,&quot;issue&quot;:&quot;16&quot;,&quot;volume&quot;:&quot;4&quot;,&quot;container-title-short&quot;:&quot;Ecol. Evol.&quot;},&quot;isTemporary&quot;:false},{&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3606cde7-bde6-4ed0-96e9-874f1911b075&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65ab9571-df0d-44ca-957a-a01696e4a0f7&quot;,&quot;properties&quot;:{&quot;noteIndex&quot;:0},&quot;isEdited&quot;:false,&quot;manualOverride&quot;:{&quot;isManuallyOverridden&quot;:false,&quot;citeprocText&quot;:&quot;(Chmura et al., 2017; X. Zhang et al., 2023)&quot;,&quot;manualOverrideText&quot;:&quot;&quot;},&quot;citationTag&quot;:&quot;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quot;,&quot;citationItems&quot;:[{&quot;id&quot;:&quot;11dab8d5-6b97-35ff-b9a3-8f9740fc9e09&quot;,&quot;itemData&quot;:{&quot;type&quot;:&quot;article-journal&quot;,&quot;id&quot;:&quot;11dab8d5-6b97-35ff-b9a3-8f9740fc9e09&quot;,&quot;title&quot;:&quot;Plasticity in seedling morphology, biomass allocation and physiology among ten temperate tree species in response to shade is related to shade tolerance and not leaf habit&quot;,&quot;author&quot;:[{&quot;family&quot;:&quot;Chmura&quot;,&quot;given&quot;:&quot;D. J.&quot;,&quot;parse-names&quot;:false,&quot;dropping-particle&quot;:&quot;&quot;,&quot;non-dropping-particle&quot;:&quot;&quot;},{&quot;family&quot;:&quot;Modrzyński&quot;,&quot;given&quot;:&quot;J.&quot;,&quot;parse-names&quot;:false,&quot;dropping-particle&quot;:&quot;&quot;,&quot;non-dropping-particle&quot;:&quot;&quot;},{&quot;family&quot;:&quot;Chmielarz&quot;,&quot;given&quot;:&quot;P.&quot;,&quot;parse-names&quot;:false,&quot;dropping-particle&quot;:&quot;&quot;,&quot;non-dropping-particle&quot;:&quot;&quot;},{&quot;family&quot;:&quot;Tjoelker&quot;,&quot;given&quot;:&quot;M. G.&quot;,&quot;parse-names&quot;:false,&quot;dropping-particle&quot;:&quot;&quot;,&quot;non-dropping-particle&quot;:&quot;&quot;}],&quot;container-title&quot;:&quot;Plant biology (Stuttgart, Germany)&quot;,&quot;accessed&quot;:{&quot;date-parts&quot;:[[2026,7,13]]},&quot;DOI&quot;:&quot;10.1111/PLB.12531&quot;,&quot;ISSN&quot;:&quot;1438-8677&quot;,&quot;PMID&quot;:&quot;27981788&quot;,&quot;URL&quot;:&quot;https://pubmed.ncbi.nlm.nih.gov/27981788/&quot;,&quot;issued&quot;:{&quot;date-parts&quot;:[[2017,3,1]]},&quot;page&quot;:&quot;172-182&quot;,&quot;abstract&quot;:&quot;Mechanisms of shade tolerance in tree seedlings, and thus growth in shade, may differ by leaf habit and vary with ontogeny following seed germination. To examine early responses of seedlings to shade in relation to morphological, physiological and biomass allocation traits, we compared seedlings of 10 temperate species, varying in their leaf habit (broadleaved versus needle-leaved) and observed tolerance to shade, when growing in two contrasting light treatments – open (about 20% of full sunlight) and shade (about 5% of full sunlight). We analyzed biomass allocation and its response to shade using allometric relationships. We also measured leaf gas exchange rates and leaf N in the two light treatments. Compared to the open treatment, shading significantly increased traits typically associated with high relative growth rate (RGR) – leaf area ratio (LAR), specific leaf area (SLA), and allocation of biomass into leaves, and reduced seedling mass and allocation to roots, and net assimilation rate (NAR). Interestingly, RGR was not affected by light treatment, likely because of morphological and physiological adjustments in shaded plants that offset reductions of in situ net assimilation of carbon in shade. Leaf area-based rates of light-saturated leaf gas exchange differed among species groups, but not between light treatments, as leaf N concentration increased in concert with increased SLA in shade. We found little evidence to support the hypothesis of a increased plasticity of broadleaved species compared to needle-leaved conifers in response to shade. However, an expectation of higher plasticity in shade-intolerant species than in shade-tolerant ones, and in leaf and plant morphology than in biomass allocation was supported across species of contrasting leaf habit.&quot;,&quot;publisher&quot;:&quot;Plant Biol (Stuttg)&quot;,&quot;issue&quot;:&quot;2&quot;,&quot;volume&quot;:&quot;19&quot;,&quot;container-title-short&quot;:&quot;Plant Biol. (Stuttg).&quot;},&quot;isTemporary&quot;:false},{&quot;id&quot;:&quot;57fd97a8-9ce1-32ac-9447-0d02d7b04dc5&quot;,&quot;itemData&quot;:{&quot;type&quot;:&quot;article-journal&quot;,&quot;id&quot;:&quot;57fd97a8-9ce1-32ac-9447-0d02d7b04dc5&quot;,&quot;title&quot;:&quot;Resource-acquisitive species have greater plasticity in leaf functional traits than resource-conservative species in response to nitrogen addition in subtropical China&quot;,&quot;author&quot;:[{&quot;family&quot;:&quot;Zhang&quot;,&quot;given&quot;:&quot;Xue&quot;,&quot;parse-names&quot;:false,&quot;dropping-particle&quot;:&quot;&quot;,&quot;non-dropping-particle&quot;:&quot;&quot;},{&quot;family&quot;:&quot;Li&quot;,&quot;given&quot;:&quot;Baoyin&quot;,&quot;parse-names&quot;:false,&quot;dropping-particle&quot;:&quot;&quot;,&quot;non-dropping-particle&quot;:&quot;&quot;},{&quot;family&quot;:&quot;Peñuelas&quot;,&quot;given&quot;:&quot;Josep&quot;,&quot;parse-names&quot;:false,&quot;dropping-particle&quot;:&quot;&quot;,&quot;non-dropping-particle&quot;:&quot;&quot;},{&quot;family&quot;:&quot;Sardans&quot;,&quot;given&quot;:&quot;Jordi&quot;,&quot;parse-names&quot;:false,&quot;dropping-particle&quot;:&quot;&quot;,&quot;non-dropping-particle&quot;:&quot;&quot;},{&quot;family&quot;:&quot;Cheng&quot;,&quot;given&quot;:&quot;Dongliang&quot;,&quot;parse-names&quot;:false,&quot;dropping-particle&quot;:&quot;&quot;,&quot;non-dropping-particle&quot;:&quot;&quot;},{&quot;family&quot;:&quot;Yu&quot;,&quot;given&quot;:&quot;Hua&quot;,&quot;parse-names&quot;:false,&quot;dropping-particle&quot;:&quot;&quot;,&quot;non-dropping-particle&quot;:&quot;&quot;},{&quot;family&quot;:&quot;Zhong&quot;,&quot;given&quot;:&quot;Quanlin&quot;,&quot;parse-names&quot;:false,&quot;dropping-particle&quot;:&quot;&quot;,&quot;non-dropping-particle&quot;:&quot;&quot;}],&quot;container-title&quot;:&quot;Science of The Total Environment&quot;,&quot;accessed&quot;:{&quot;date-parts&quot;:[[2026,7,13]]},&quot;DOI&quot;:&quot;10.1016/J.SCITOTENV.2023.166177&quot;,&quot;ISSN&quot;:&quot;0048-9697&quot;,&quot;PMID&quot;:&quot;37572896&quot;,&quot;URL&quot;:&quot;https://www.sciencedirect.com/science/article/abs/pii/S0048969723048027&quot;,&quot;issued&quot;:{&quot;date-parts&quot;:[[2023,12,10]]},&quot;page&quot;:&quot;166177&quot;,&quot;abstract&quot;:&quot;The evergreen broad-leaf forest is subtropical zonal vegetation in China, and its species diversity and stability are crucial for maintaining forest ecosystem functions. The region is generally affected by global changes such as high levels of nitrogen deposition. Therefore, it is critical to determine the adaptation strategies of subtropical dominant species under nitrogen addition. Here, we conducted two-year field experiments with nitrogen addition levels as 0 kg N ha−1 yr−1 (CK), 50 kg N ha−1 yr−1 (LN) and 100 kg N ha−1 yr−1 (HN). We investigated the effects of nitrogen addition on leaf functional traits (including nutrition, structural and physiological characteristics) of five dominant species in subtropical evergreen broad-leaf forest. Results suggested that the effect of nitrogen addition on leaf functional traits was species-specific. Contrary to Rhododendron delavayi and Eurya muricata, Quercus glauca, Schima superba and Castanopsis eyrei all responded more to the HN treatment than LN treatment. Compared to other leaf functional traits, leaf anatomical structure traits had the highest average plasticity (0.246), and the relative effect of leaf photosynthetic property was highest (7.785) under N addition. Among the five species, S. superba was highest in terms of the index of plasticity for leaf functional traits under nitrogen addition, followed by Q. glauca, E. muricata, C. eyrei and R. delavayi. The major leaf functional traits representing the economic spectrum of leaves (LES) showed resource acquisitive strategy (high SLA, LNC, LPC, Pn) and conservative strategy (high LTD, LDMC, C/N) clustering on the opposite ends of the PCA axis. The PCA analysis indicated that species with high leaf plasticity adopt resource acquisitive strategy (S. superba and Q. glauca), whereas species with low leaf plasticity adopt resource conservative strategy (E. muricata, C. eyrei and R. delavayi). In aggregate, resource-acquisitive species benefit from nitrogen addition more than resource-conservative species, suggesting that S. superba and Q. glauca will occupy the dominant position in community succession under persistently elevated nitrogen deposition.&quot;,&quot;publisher&quot;:&quot;Elsevier&quot;,&quot;volume&quot;:&quot;9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82156710044"/>
  </we:properties>
  <we:bindings/>
  <we:snapshot xmlns:r="http://schemas.openxmlformats.org/officeDocument/2006/relationships"/>
</we:webextension>
</file>

<file path=word/webextensions/webextension2.xml><?xml version="1.0" encoding="utf-8"?>
<we:webextension xmlns:we="http://schemas.microsoft.com/office/webextensions/webextension/2010/11" id="8a65dcd6-2134-4e46-b024-9c5b23487c4a">
  <we:reference id="WA104382081" version="1.55.1.0" store="es-ES" storeType="omex"/>
  <we:alternateReferences>
    <we:reference id="WA104382081" version="1.55.1.0" store="es-ES" storeType="omex"/>
  </we:alternateReferences>
  <we:properties>
    <we:property name="MENDELEY_CITATIONS" value="[{&quot;citationID&quot;:&quot;MENDELEY_CITATION_4dfcf3c5-dce8-4ddf-8544-978e8fcf54c7&quot;,&quot;properties&quot;:{&quot;noteIndex&quot;:0},&quot;isEdited&quot;:false,&quot;manualOverride&quot;:{&quot;isManuallyOverridden&quot;:false,&quot;citeprocText&quot;:&quot;(Homeier et al., 2013a)&quot;,&quot;manualOverrideText&quot;:&quot;&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Tag&quot;:&quot;MENDELEY_CITATION_v3_eyJjaXRhdGlvbklEIjoiTUVOREVMRVlfQ0lUQVRJT05fNGRmY2YzYzUtZGNlOC00ZGRmLTg1NDQtOTc4ZThmY2Y1NGM3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container-title-short&quot;:&quot;Geoderma&quot;,&quot;accessed&quot;:{&quot;date-parts&quot;:[[2026,2,17]]},&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isTemporary&quot;:false}]},{&quot;citationID&quot;:&quot;MENDELEY_CITATION_a9d04849-d094-44a6-aecb-f776d71b2623&quot;,&quot;properties&quot;:{&quot;noteIndex&quot;:0},&quot;isEdited&quot;:false,&quot;manualOverride&quot;:{&quot;isManuallyOverridden&quot;:false,&quot;citeprocText&quot;:&quot;(Cárate-Tandalla et al., 2018)&quot;,&quot;manualOverrideText&quot;:&quot;&quot;},&quot;citationTag&quot;:&quot;MENDELEY_CITATION_v3_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&quot;,&quot;citationItems&quot;:[{&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container-title-short&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isTemporary&quot;:false}]},{&quot;citationID&quot;:&quot;MENDELEY_CITATION_7463bb5e-3c9d-43d1-a1b4-b14767980d7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NzQ2M2JiNWUtM2M5ZC00M2QxLWExYjQtYjE0NzY3OTgwZDc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h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8]]},&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9ea31a44-5860-4cc8-9c86-299c50db0f77&quot;,&quot;properties&quot;:{&quot;noteIndex&quot;:0},&quot;isEdited&quot;:false,&quot;manualOverride&quot;:{&quot;isManuallyOverridden&quot;:false,&quot;citeprocText&quot;:&quot;(Pérez-Harguindeguy et al., 2013)&quot;,&quot;manualOverrideText&quot;:&quot;&quot;},&quot;citationTag&quot;:&quot;MENDELEY_CITATION_v3_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&quot;,&quot;citationItems&quot;:[{&quot;id&quot;:&quot;070b61c8-07ba-3886-a00e-c2982218556b&quot;,&quot;itemData&quot;:{&quot;type&quot;:&quot;article-journal&quot;,&quot;id&quot;:&quot;070b61c8-07ba-3886-a00e-c2982218556b&quot;,&quot;title&quot;:&quot;New handbook for standardised measurement of plant functional traits worldwide&quot;,&quot;groupId&quot;:&quot;0ddf5ecd-4236-3341-87c1-d7bb37bbf47a&quot;,&quot;author&quot;:[{&quot;family&quot;:&quot;Pérez-Harguindeguy&quot;,&quot;given&quot;:&quot;N A&quot;,&quot;parse-names&quot;:false,&quot;dropping-particle&quot;:&quot;&quot;,&quot;non-dropping-particle&quot;:&quot;&quot;},{&quot;family&quot;:&quot;Díaz&quot;,&quot;given&quot;:&quot;S A&quot;,&quot;parse-names&quot;:false,&quot;dropping-particle&quot;:&quot;&quot;,&quot;non-dropping-particle&quot;:&quot;&quot;},{&quot;family&quot;:&quot;Garnier&quot;,&quot;given&quot;:&quot;E B&quot;,&quot;parse-names&quot;:false,&quot;dropping-particle&quot;:&quot;&quot;,&quot;non-dropping-particle&quot;:&quot;&quot;},{&quot;family&quot;:&quot;Lavorel&quot;,&quot;given&quot;:&quot;S C&quot;,&quot;parse-names&quot;:false,&quot;dropping-particle&quot;:&quot;&quot;,&quot;non-dropping-particle&quot;:&quot;&quot;},{&quot;family&quot;:&quot;Poorter&quot;,&quot;given&quot;:&quot;H D&quot;,&quot;parse-names&quot;:false,&quot;dropping-particle&quot;:&quot;&quot;,&quot;non-dropping-particle&quot;:&quot;&quot;},{&quot;family&quot;:&quot;Jaureguiberry&quot;,&quot;given&quot;:&quot;P A&quot;,&quot;parse-names&quot;:false,&quot;dropping-particle&quot;:&quot;&quot;,&quot;non-dropping-particle&quot;:&quot;&quot;},{&quot;family&quot;:&quot;Bret-Harte E&quot;,&quot;given&quot;:&quot;M S&quot;,&quot;parse-names&quot;:false,&quot;dropping-particle&quot;:&quot;&quot;,&quot;non-dropping-particle&quot;:&quot;&quot;},{&quot;family&quot;:&quot;Cornwell F&quot;,&quot;given&quot;:&quot;W K&quot;,&quot;parse-names&quot;:false,&quot;dropping-particle&quot;:&quot;&quot;,&quot;non-dropping-particle&quot;:&quot;&quot;},{&quot;family&quot;:&quot;Craine G&quot;,&quot;given&quot;:&quot;J M&quot;,&quot;parse-names&quot;:false,&quot;dropping-particle&quot;:&quot;&quot;,&quot;non-dropping-particle&quot;:&quot;&quot;},{&quot;family&quot;:&quot;Gurvich A&quot;,&quot;given&quot;:&quot;D E&quot;,&quot;parse-names&quot;:false,&quot;dropping-particle&quot;:&quot;&quot;,&quot;non-dropping-particle&quot;:&quot;&quot;},{&quot;family&quot;:&quot;Urcelay&quot;,&quot;given&quot;:&quot;C A&quot;,&quot;parse-names&quot;:false,&quot;dropping-particle&quot;:&quot;&quot;,&quot;non-dropping-particle&quot;:&quot;&quot;},{&quot;family&quot;:&quot;Veneklaas H&quot;,&quot;given&quot;:&quot;E J&quot;,&quot;parse-names&quot;:false,&quot;dropping-particle&quot;:&quot;&quot;,&quot;non-dropping-particle&quot;:&quot;&quot;},{&quot;family&quot;:&quot;Reich I&quot;,&quot;given&quot;:&quot;P B&quot;,&quot;parse-names&quot;:false,&quot;dropping-particle&quot;:&quot;&quot;,&quot;non-dropping-particle&quot;:&quot;&quot;},{&quot;family&quot;:&quot;Poorter&quot;,&quot;given&quot;:&quot;L J&quot;,&quot;parse-names&quot;:false,&quot;dropping-particle&quot;:&quot;&quot;,&quot;non-dropping-particle&quot;:&quot;&quot;},{&quot;family&quot;:&quot;Wright K&quot;,&quot;given&quot;:&quot;I J&quot;,&quot;parse-names&quot;:false,&quot;dropping-particle&quot;:&quot;&quot;,&quot;non-dropping-particle&quot;:&quot;&quot;},{&quot;family&quot;:&quot;Ray&quot;,&quot;given&quot;:&quot;P L&quot;,&quot;parse-names&quot;:false,&quot;dropping-particle&quot;:&quot;&quot;,&quot;non-dropping-particle&quot;:&quot;&quot;},{&quot;family&quot;:&quot;Enrico&quot;,&quot;given&quot;:&quot;L A&quot;,&quot;parse-names&quot;:false,&quot;dropping-particle&quot;:&quot;&quot;,&quot;non-dropping-particle&quot;:&quot;&quot;},{&quot;family&quot;:&quot;Pausas M&quot;,&quot;given&quot;:&quot;J G&quot;,&quot;parse-names&quot;:false,&quot;dropping-particle&quot;:&quot;&quot;,&quot;non-dropping-particle&quot;:&quot;&quot;},{&quot;family&quot;:&quot;Vos F&quot;,&quot;given&quot;:&quot;A C&quot;,&quot;parse-names&quot;:false,&quot;dropping-particle&quot;:&quot;&quot;,&quot;non-dropping-particle&quot;:&quot;de&quot;},{&quot;family&quot;:&quot;Buchmann&quot;,&quot;given&quot;:&quot;N N&quot;,&quot;parse-names&quot;:false,&quot;dropping-particle&quot;:&quot;&quot;,&quot;non-dropping-particle&quot;:&quot;&quot;},{&quot;family&quot;:&quot;Funes&quot;,&quot;given&quot;:&quot;G A&quot;,&quot;parse-names&quot;:false,&quot;dropping-particle&quot;:&quot;&quot;,&quot;non-dropping-particle&quot;:&quot;&quot;},{&quot;family&quot;:&quot;Quétier&quot;,&quot;given&quot;:&quot;F A&quot;,&quot;parse-names&quot;:false,&quot;dropping-particle&quot;:&quot;&quot;,&quot;non-dropping-particle&quot;:&quot;&quot;},{&quot;family&quot;:&quot;Hodgson O&quot;,&quot;given&quot;:&quot;J G&quot;,&quot;parse-names&quot;:false,&quot;dropping-particle&quot;:&quot;&quot;,&quot;non-dropping-particle&quot;:&quot;&quot;},{&quot;family&quot;:&quot;Thompson&quot;,&quot;given&quot;:&quot;K P&quot;,&quot;parse-names&quot;:false,&quot;dropping-particle&quot;:&quot;&quot;,&quot;non-dropping-particle&quot;:&quot;&quot;},{&quot;family&quot;:&quot;Morgan Q&quot;,&quot;given&quot;:&quot;H D&quot;,&quot;parse-names&quot;:false,&quot;dropping-particle&quot;:&quot;&quot;,&quot;non-dropping-particle&quot;:&quot;&quot;},{&quot;family&quot;:&quot;Steege&quot;,&quot;given&quot;:&quot;H R&quot;,&quot;parse-names&quot;:false,&quot;dropping-particle&quot;:&quot;&quot;,&quot;non-dropping-particle&quot;:&quot;ter&quot;},{&quot;family&quot;:&quot;A van der Heijden S&quot;,&quot;given&quot;:&quot;M G&quot;,&quot;parse-names&quot;:false,&quot;dropping-particle&quot;:&quot;&quot;,&quot;non-dropping-particle&quot;:&quot;&quot;},{&quot;family&quot;:&quot;Sack&quot;,&quot;given&quot;:&quot;L T&quot;,&quot;parse-names&quot;:false,&quot;dropping-particle&quot;:&quot;&quot;,&quot;non-dropping-particle&quot;:&quot;&quot;},{&quot;family&quot;:&quot;Blonder&quot;,&quot;given&quot;:&quot;B U&quot;,&quot;parse-names&quot;:false,&quot;dropping-particle&quot;:&quot;&quot;,&quot;non-dropping-particle&quot;:&quot;&quot;},{&quot;family&quot;:&quot;Poschlod&quot;,&quot;given&quot;:&quot;P&quot;,&quot;parse-names&quot;:false,&quot;dropping-particle&quot;:&quot;V&quot;,&quot;non-dropping-particle&quot;:&quot;&quot;},{&quot;family&quot;:&quot;Vaieretti A&quot;,&quot;given&quot;:&quot;M&quot;,&quot;parse-names&quot;:false,&quot;dropping-particle&quot;:&quot;V&quot;,&quot;non-dropping-particle&quot;:&quot;&quot;},{&quot;family&quot;:&quot;Conti&quot;,&quot;given&quot;:&quot;G A&quot;,&quot;parse-names&quot;:false,&quot;dropping-particle&quot;:&quot;&quot;,&quot;non-dropping-particle&quot;:&quot;&quot;},{&quot;family&quot;:&quot;Staver W&quot;,&quot;given&quot;:&quot;A C&quot;,&quot;parse-names&quot;:false,&quot;dropping-particle&quot;:&quot;&quot;,&quot;non-dropping-particle&quot;:&quot;&quot;},{&quot;family&quot;:&quot;Aquino&quot;,&quot;given&quot;:&quot;S X&quot;,&quot;parse-names&quot;:false,&quot;dropping-particle&quot;:&quot;&quot;,&quot;non-dropping-particle&quot;:&quot;&quot;},{&quot;family&quot;:&quot;C Cornelissen F&quot;,&quot;given&quot;:&quot;J H&quot;,&quot;parse-names&quot;:false,&quot;dropping-particle&quot;:&quot;&quot;,&quot;non-dropping-particle&quot;:&quot;&quot;}],&quot;container-title&quot;:&quot;Australian Journal of Botany&quot;,&quot;accessed&quot;:{&quot;date-parts&quot;:[[2026,4,2]]},&quot;DOI&quot;:&quot;10.1071/BT12225&quot;,&quot;URL&quot;:&quot;http://dx.doi.org/10.1071/BT12225JournalcompilationÓCSIRO2013www.publish.csiro.au/journals/ajb&quot;,&quot;issued&quot;:{&quot;date-parts&quot;:[[2013,4,26]]},&quot;container-title-short&quot;:&quot;Aust. J. Bot.&quot;},&quot;isTemporary&quot;:false}]},{&quot;citationID&quot;:&quot;MENDELEY_CITATION_c6266bfb-3bc8-40e6-96c1-6c3f97e75912&quot;,&quot;properties&quot;:{&quot;noteIndex&quot;:0},&quot;isEdited&quot;:false,&quot;manualOverride&quot;:{&quot;isManuallyOverridden&quot;:false,&quot;citeprocText&quot;:&quot;(Andreu-Hayles et al., 2019)&quot;,&quot;manualOverrideText&quot;:&quot;&quot;},&quot;citationTag&quot;:&quot;MENDELEY_CITATION_v3_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&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2]]},&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&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2]]},&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6]]},&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6]]},&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7]]},&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6]]},&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3]]},&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4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8]]},&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2757f3b1-1301-4300-8f9d-5425276fe7aa&quot;,&quot;properties&quot;:{&quot;noteIndex&quot;:0},&quot;isEdited&quot;:false,&quot;manualOverride&quot;:{&quot;isManuallyOverridden&quot;:false,&quot;citeprocText&quot;:&quot;(Jiang et al., 2024; Midolo et al., 2019)&quot;,&quot;manualOverrideText&quot;:&quot;&quot;},&quot;citationTag&quot;:&quot;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&quot;,&quot;citationItems&quot;:[{&quot;id&quot;:&quot;27585932-684d-3d6c-ba57-852ee841b599&quot;,&quot;itemData&quot;:{&quot;type&quot;:&quot;article-journal&quot;,&quot;id&quot;:&quot;27585932-684d-3d6c-ba57-852ee841b599&quot;,&quot;title&quot;:&quot;Global patterns of intraspecific leaf trait responses to elevation&quot;,&quot;author&quot;:[{&quot;family&quot;:&quot;Midolo&quot;,&quot;given&quot;:&quot;Gabriele&quot;,&quot;parse-names&quot;:false,&quot;dropping-particle&quot;:&quot;&quot;,&quot;non-dropping-particle&quot;:&quot;&quot;},{&quot;family&quot;:&quot;Frenne&quot;,&quot;given&quot;:&quot;Pieter&quot;,&quot;parse-names&quot;:false,&quot;dropping-particle&quot;:&quot;&quot;,&quot;non-dropping-particle&quot;:&quot;De&quot;},{&quot;family&quot;:&quot;Hölzel&quot;,&quot;given&quot;:&quot;Norbert&quot;,&quot;parse-names&quot;:false,&quot;dropping-particle&quot;:&quot;&quot;,&quot;non-dropping-particle&quot;:&quot;&quot;},{&quot;family&quot;:&quot;Wellstein&quot;,&quot;given&quot;:&quot;Camilla&quot;,&quot;parse-names&quot;:false,&quot;dropping-particle&quot;:&quot;&quot;,&quot;non-dropping-particle&quot;:&quot;&quot;}],&quot;container-title&quot;:&quot;Global Change Biology&quot;,&quot;container-title-short&quot;:&quot;Glob. Chang. Biol.&quot;,&quot;accessed&quot;:{&quot;date-parts&quot;:[[2026,4,29]]},&quot;DOI&quot;:&quot;10.1111/GCB.14646;WEBSITE:WEBSITE:PERICLES;REQUESTEDJOURNAL:JOURNAL:13652486;JOURNAL:JOURNAL:13652486;WGROUP:STRING:PUBLICATION&quot;,&quot;ISSN&quot;:&quot;13652486&quot;,&quot;PMID&quot;:&quot;31056841&quot;,&quot;URL&quot;:&quot;/doi/pdf/10.1111/gcb.14646&quot;,&quot;issued&quot;:{&quot;date-parts&quot;:[[2019,7,1]]},&quot;page&quot;:&quot;2485-2498&quot;,&quot;abstract&quot;:&quot;Elevational gradients are often used to quantify how traits of plant species respond to abiotic and biotic environmental variations. Yet, such analyses are frequently restricted spatially and applied along single slopes or mountain ranges. Since we know little on the response of intraspecific leaf traits to elevation across the globe, we here perform a global meta-analysis of leaf traits in 109 plant species located in 4 continents and reported in 71 studies published between 1983 and 2018. We quantified the intraspecific change in seven morpho-ecophysiological leaf traits along global elevational gradients: specific leaf area (SLA), leaf mass per area (LMA), leaf area (LA), nitrogen concentration per unit of area (Narea), nitrogen concentration per unit mass (Nmass), phosphorous concentration per unit mass (Pmass) and carbon isotope composition (δ13C). We found LMA, Narea, Nmass and δ13C to significantly increase and SLA to decrease with increasing elevation. Conversely, LA and Pmass showed no significant pattern with elevation worldwide. We found significantly larger increase in Narea, Nmass, Pmass and δ13C with elevation in warmer regions. Larger responses to increasing elevation were apparent for SLA of herbaceous compared to woody species, but not for the other traits. Finally, we also detected evidences of covariation across morphological and physiological traits within the same elevational gradient. In sum, we demonstrate that there are common cross-species patterns of intraspecific leaf trait variation across elevational gradients worldwide. Irrespective of whether such variation is genetically determined via local adaptation or attributed to phenotypic plasticity, the leaf trait patterns quantified here suggest that plant species are adapted to live on a range of temperature conditions. Since the distribution of mountain biota is predominantly shifting upslope in response to changes in environmental conditions, our results are important to further our understanding of how plants species of mountain ecosystems adapt to global environmental change.&quot;,&quot;publisher&quot;:&quot;Blackwell Publishing Ltd&quot;,&quot;issue&quot;:&quot;7&quot;,&quot;volume&quot;:&quot;25&quot;},&quot;isTemporary&quot;:false},{&quot;id&quot;:&quot;e539907a-fbf0-3704-9879-145bd95c5aad&quot;,&quot;itemData&quot;:{&quot;type&quot;:&quot;article-journal&quot;,&quot;id&quot;:&quot;e539907a-fbf0-3704-9879-145bd95c5aad&quot;,&quot;title&quot;:&quot;Stable carbon isotope composition and intrinsic water use efficiency in plants along an altitudinal gradient on the eastern slope of Yulong Snow Mountain, China&quot;,&quot;groupId&quot;:&quot;0ddf5ecd-4236-3341-87c1-d7bb37bbf47a&quot;,&quot;author&quot;:[{&quot;family&quot;:&quot;Jiang&quot;,&quot;given&quot;:&quot;Feng&quot;,&quot;parse-names&quot;:false,&quot;dropping-particle&quot;:&quot;&quot;,&quot;non-dropping-particle&quot;:&quot;&quot;},{&quot;family&quot;:&quot;Pu&quot;,&quot;given&quot;:&quot;Tao&quot;,&quot;parse-names&quot;:false,&quot;dropping-particle&quot;:&quot;&quot;,&quot;non-dropping-particle&quot;:&quot;&quot;},{&quot;family&quot;:&quot;Xue&quot;,&quot;given&quot;:&quot;Zi Jing&quot;,&quot;parse-names&quot;:false,&quot;dropping-particle&quot;:&quot;&quot;,&quot;non-dropping-particle&quot;:&quot;&quot;},{&quot;family&quot;:&quot;Ma&quot;,&quot;given&quot;:&quot;Yan Wei&quot;,&quot;parse-names&quot;:false,&quot;dropping-particle&quot;:&quot;&quot;,&quot;non-dropping-particle&quot;:&quot;&quot;},{&quot;family&quot;:&quot;Shi&quot;,&quot;given&quot;:&quot;Xiao Yi&quot;,&quot;parse-names&quot;:false,&quot;dropping-particle&quot;:&quot;&quot;,&quot;non-dropping-particle&quot;:&quot;&quot;},{&quot;family&quot;:&quot;Shi&quot;,&quot;given&quot;:&quot;Fu Xi&quot;,&quot;parse-names&quot;:false,&quot;dropping-particle&quot;:&quot;&quot;,&quot;non-dropping-particle&quot;:&quot;&quot;}],&quot;container-title&quot;:&quot;Ecological Processes&quot;,&quot;accessed&quot;:{&quot;date-parts&quot;:[[2024,9,12]]},&quot;DOI&quot;:&quot;10.1186/S13717-024-00518-4/FIGURES/6&quot;,&quot;ISSN&quot;:&quot;21921709&quot;,&quot;URL&quot;:&quot;https://ecologicalprocesses.springeropen.com/articles/10.1186/s13717-024-00518-4&quot;,&quot;issued&quot;:{&quot;date-parts&quot;:[[2024,12,1]]},&quot;page&quot;:&quot;1-13&quot;,&quot;abstract&quot;:&quot;Background: Stable carbon isotope composition (δ13Cp) can be used to estimate the changes in intrinsic water use efficiency (iWUE) in plants, which helps us to better understand plants’ response strategies to climate change. This study focused on the variations in δ13Cp and iWUE for the different life-form plants (i.e., herbs, shrubs, and trees) along an altitudinal gradient (3300, 3600, 3900, 4100, 4300, and 4500 m) on the eastern slope of Yulong Snow Mountain, southeastern margin of the Qinghai-Tibet Plateau. The response mechanisms of δ13Cp and iWUE for different life-form plants to altitude were thoroughly analyzed in this mountain ecosystem. Results: The δ13Cp values of plants on the eastern slopes of Yulong Snow Mountain ranged from − 30.4‰ to − 26.55‰, with a mean of − 28.02‰, indicating a dominance of C3 plants. The δ13Cp and iWUE values varied among different life-form plants in the order of herbs &gt; shrubs &gt; trees, particularly in 3600, 3900, and 4300 m. The δ13Cp and iWUE values for herbs and shrubs increased with altitude and were mainly controlled by air temperature. The two parameters for trees exhibited a trend of initial decrease followed by an increase with altitude. Below 3900 m, the δ13Cp and iWUE values decreased with altitude, influenced by soil moisture. However, above 3900 m, the two parameters increased with altitude, mainly regulated by air temperature. In addition, iWUE was positively correlated with leaf P content but negatively correlated with leaf N:P ratio, especially for herbs and trees, suggesting that P plays a key role in modulating iWUE in this region. Conclusions: The differentiated responses of water availability for different life-form plants to a higher altitudinal gradient are regulated by air temperature, soil moisture, and leaf P content in the Yulong Snow Mountain. These results provide valuable insights into understanding the water–carbon relationships in high-altitude ecosystems.&quot;,&quot;publisher&quot;:&quot;Springer Science and Business Media Deutschland GmbH&quot;,&quot;issue&quot;:&quot;1&quot;,&quot;volume&quot;:&quot;13&quot;,&quot;container-title-short&quot;:&quot;Ecol. Process.&quot;},&quot;isTemporary&quot;:false}]},{&quot;citationID&quot;:&quot;MENDELEY_CITATION_b5b3e8c1-d56b-41fc-9c0f-dbcf27559619&quot;,&quot;properties&quot;:{&quot;noteIndex&quot;:0},&quot;isEdited&quot;:false,&quot;manualOverride&quot;:{&quot;isManuallyOverridden&quot;:false,&quot;citeprocText&quot;:&quot;(Reich, 2014)&quot;,&quot;manualOverrideText&quot;:&quot;&quot;},&quot;citationTag&quot;:&quot;MENDELEY_CITATION_v3_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&quot;,&quot;citationItems&quot;:[{&quot;id&quot;:&quot;4851520d-d8d9-3834-8469-0fd1bc9eb853&quot;,&quot;itemData&quot;:{&quot;type&quot;:&quot;article-journal&quot;,&quot;id&quot;:&quot;4851520d-d8d9-3834-8469-0fd1bc9eb853&quot;,&quot;title&quot;:&quot;The world-wide 'fast-slow' plant economics spectrum: A traits manifesto&quot;,&quot;author&quot;:[{&quot;family&quot;:&quot;Reich&quot;,&quot;given&quot;:&quot;Peter B.&quot;,&quot;parse-names&quot;:false,&quot;dropping-particle&quot;:&quot;&quot;,&quot;non-dropping-particle&quot;:&quot;&quot;}],&quot;container-title&quot;:&quot;Journal of Ecology&quot;,&quot;accessed&quot;:{&quot;date-parts&quot;:[[2026,3,26]]},&quot;DOI&quot;:&quot;10.1111/1365-2745.12211&quot;,&quot;ISSN&quot;:&quot;00220477&quot;,&quot;issued&quot;:{&quot;date-parts&quot;:[[2014,3]]},&quot;page&quot;:&quot;275-301&quot;,&quot;abstract&quot;:&quot;The leaf economics spectrum (LES) provides a useful framework for examining species strategies as shaped by their evolutionary history. However, that spectrum, as originally described, involved only two key resources (carbon and nutrients) and one of three economically important plant organs. Herein, I evaluate whether the economics spectrum idea can be broadly extended to water - the third key resource -stems, roots and entire plants and to individual, community and ecosystem scales. My overarching hypothesis is that strong selection along trait trade-off axes, in tandem with biophysical constraints, results in convergence for any taxon on a uniformly fast, medium or slow strategy (i.e. rates of resource acquisition and processing) for all organs and all resources. Evidence for economic trait spectra exists for stems and roots as well as leaves, and for traits related to water as well as carbon and nutrients. These apply generally within and across scales (within and across communities, climate zones, biomes and lineages). There are linkages across organs and coupling among resources, resulting in an integrated whole-plant economics spectrum. Species capable of moving water rapidly have low tissue density, short tissue life span and high rates of resource acquisition and flux at organ and individual scales. The reverse is true for species with the slow strategy. Different traits may be important in different conditions, but as being fast in one respect generally requires being fast in others, being fast or slow is a general feature of species. Economic traits influence performance and fitness consistent with trait-based theory about underlying adaptive mechanisms. Traits help explain differences in growth and survival across resource gradients and thus help explain the distribution of species and the assembly of communities across light, water and nutrient gradients. Traits scale up - fast traits are associated with faster rates of ecosystem processes such as decomposition or primary productivity, and slow traits with slow process rates. Synthesis. Traits matter. A single 'fast-slow' plant economics spectrum that integrates across leaves, stems and roots is a key feature of the plant universe and helps to explain individual ecological strategies, community assembly processes and the functioning of ecosystems. © 2014 British Ecological Society.&quot;,&quot;issue&quot;:&quot;2&quot;,&quot;volume&quot;:&quot;102&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true"/>
    <we:property name="MENDELEY_BIBLIOGRAPHY_LAST_MODIFIED" value="1777468961891"/>
  </we:properties>
  <we:bindings/>
  <we:snapshot xmlns:r="http://schemas.openxmlformats.org/officeDocument/2006/relationships"/>
</we:webextension>
</file>

<file path=word/webextensions/webextension3.xml><?xml version="1.0" encoding="utf-8"?>
<we:webextension xmlns:we="http://schemas.microsoft.com/office/webextensions/webextension/2010/11" id="845c2662-20c7-40f5-b2a9-07a36a80a673">
  <we:reference id="WA104382081" version="1.55.1.0" store="en-gb" storeType="omex"/>
  <we:alternateReferences>
    <we:reference id="WA104382081" version="1.55.1.0" store="en-gb" storeType="omex"/>
  </we:alternateReferences>
  <we:properties>
    <we:property name="MENDELEY_CITATIONS" value="[{&quot;citationID&quot;:&quot;MENDELEY_CITATION_edcd1159-d232-4804-972a-8366943be4ce&quot;,&quot;properties&quot;:{&quot;noteIndex&quot;:0},&quot;isEdited&quot;:false,&quot;manualOverride&quot;:{&quot;isManuallyOverridden&quot;:false,&quot;citeprocText&quot;:&quot;(Salinas et al., 2021)&quot;,&quot;manualOverrideText&quot;:&quot;&quot;},&quot;citationTag&quot;:&quot;MENDELEY_CITATION_v3_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&quot;,&quot;citationItems&quot;:[{&quot;id&quot;:&quot;2962cbd0-e4f3-38cd-9807-bb158f2f9723&quot;,&quot;itemData&quot;:{&quot;type&quot;:&quot;article-journal&quot;,&quot;id&quot;:&quot;2962cbd0-e4f3-38cd-9807-bb158f2f9723&quot;,&quot;title&quot;:&quot;Editorial: Tropical Montane Forests in a Changing Environment&quot;,&quot;author&quot;:[{&quot;family&quot;:&quot;Salinas&quot;,&quot;given&quot;:&quot;Norma&quot;,&quot;parse-names&quot;:false,&quot;dropping-particle&quot;:&quot;&quot;,&quot;non-dropping-particle&quot;:&quot;&quot;},{&quot;family&quot;:&quot;Cosio&quot;,&quot;given&quot;:&quot;Eric G.&quot;,&quot;parse-names&quot;:false,&quot;dropping-particle&quot;:&quot;&quot;,&quot;non-dropping-particle&quot;:&quot;&quot;},{&quot;family&quot;:&quot;Silman&quot;,&quot;given&quot;:&quot;Miles&quot;,&quot;parse-names&quot;:false,&quot;dropping-particle&quot;:&quot;&quot;,&quot;non-dropping-particle&quot;:&quot;&quot;},{&quot;family&quot;:&quot;Meir&quot;,&quot;given&quot;:&quot;Patrick&quot;,&quot;parse-names&quot;:false,&quot;dropping-particle&quot;:&quot;&quot;,&quot;non-dropping-particle&quot;:&quot;&quot;},{&quot;family&quot;:&quot;Nottingham&quot;,&quot;given&quot;:&quot;Andrew T.&quot;,&quot;parse-names&quot;:false,&quot;dropping-particle&quot;:&quot;&quot;,&quot;non-dropping-particle&quot;:&quot;&quot;},{&quot;family&quot;:&quot;Roman-Cuesta&quot;,&quot;given&quot;:&quot;Rosa Maria&quot;,&quot;parse-names&quot;:false,&quot;dropping-particle&quot;:&quot;&quot;,&quot;non-dropping-particle&quot;:&quot;&quot;},{&quot;family&quot;:&quot;Malhi&quot;,&quot;given&quot;:&quot;Yadvinder&quot;,&quot;parse-names&quot;:false,&quot;dropping-particle&quot;:&quot;&quot;,&quot;non-dropping-particle&quot;:&quot;&quot;}],&quot;container-title&quot;:&quot;Frontiers in Plant Science&quot;,&quot;container-title-short&quot;:&quot;Front. Plant Sci.&quot;,&quot;accessed&quot;:{&quot;date-parts&quot;:[[2026,7,14]]},&quot;DOI&quot;:&quot;10.3389/FPLS.2021.712748&quot;,&quot;ISSN&quot;:&quot;1664462X&quot;,&quot;PMID&quot;:&quot;34456951&quot;,&quot;URL&quot;:&quot;https://pmc.ncbi.nlm.nih.gov/articles/PMC8385751/&quot;,&quot;issued&quot;:{&quot;date-parts&quot;:[[2021,8,11]]},&quot;page&quot;:&quot;712748&quot;,&quot;publisher&quot;:&quot;Frontiers Media S.A.&quot;,&quot;volume&quot;:&quot;12&quot;},&quot;isTemporary&quot;:false}]},{&quot;citationID&quot;:&quot;MENDELEY_CITATION_ea7a1f30-a090-43bf-9fe7-126617dcaea9&quot;,&quot;properties&quot;:{&quot;noteIndex&quot;:0},&quot;isEdited&quot;:false,&quot;manualOverride&quot;:{&quot;isManuallyOverridden&quot;:false,&quot;citeprocText&quot;:&quot;(Mitchard, 2018; Rahbek, Borregaard, Antonelli, et al., 2019; Rahbek, Borregaard, Colwell, et al., 2019)&quot;,&quot;manualOverrideText&quot;:&quot;&quot;},&quot;citationTag&quot;:&quot;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&quot;,&quot;citationItems&quot;:[{&quot;id&quot;:&quot;069bb6be-22f9-3cbf-9e16-00de5cddaa96&quot;,&quot;itemData&quot;:{&quot;type&quot;:&quot;article-journal&quot;,&quot;id&quot;:&quot;069bb6be-22f9-3cbf-9e16-00de5cddaa96&quot;,&quot;title&quot;:&quot;Humboldt's enigma: What causes global patterns of mountain biodiversity?&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Colwell&quot;,&quot;given&quot;:&quot;Robert K.&quot;,&quot;parse-names&quot;:false,&quot;dropping-particle&quot;:&quot;&quot;,&quot;non-dropping-particle&quot;:&quot;&quot;},{&quot;family&quot;:&quot;Dalsgaard&quot;,&quot;given&quot;:&quot;Bo&quot;,&quot;parse-names&quot;:false,&quot;dropping-particle&quot;:&quot;&quot;,&quot;non-dropping-particle&quot;:&quot;&quot;},{&quot;family&quot;:&quot;Holt&quot;,&quot;given&quot;:&quot;Ben G.&quot;,&quot;parse-names&quot;:false,&quot;dropping-particle&quot;:&quot;&quot;,&quot;non-dropping-particle&quot;:&quot;&quot;},{&quot;family&quot;:&quot;Morueta-Holme&quot;,&quot;given&quot;:&quot;Naia&quot;,&quot;parse-names&quot;:false,&quot;dropping-particle&quot;:&quot;&quot;,&quot;non-dropping-particle&quot;:&quot;&quot;},{&quot;family&quot;:&quot;Nogues-Bravo&quot;,&quot;given&quot;:&quot;David&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49&quot;,&quot;ISSN&quot;:&quot;1095-9203&quot;,&quot;PMID&quot;:&quot;31515383&quot;,&quot;URL&quot;:&quot;https://pubmed.ncbi.nlm.nih.gov/31515383/&quot;,&quot;issued&quot;:{&quot;date-parts&quot;:[[2019,9,13]]},&quot;page&quot;:&quot;1108-1113&quot;,&quot;abstract&quot;:&quot;Mountains contribute disproportionately to the terrestrial biodiversity of Earth, especially in the tropics, where they host hotspots of extraordinary and puzzling richness. With about 25% of all land area, mountain regions are home to more than 85% of the world’s species of amphibians, birds, and mammals, many entirely restricted to mountains. Biodiversity varies markedly among these regions. Together with the extreme species richness of some tropical mountains, this variation has proven challenging to explain under traditional climatic hypotheses. However, the complex climatic characteristics of rugged mountain regions differ fundamentally from those of lowland regions, likely playing a key role in generating and maintaining diversity. With ongoing global changes in climate and land use, the role of mountains as refugia for biodiversity may well come under threat.&quot;,&quot;publisher&quot;:&quot;Science&quot;,&quot;issue&quot;:&quot;6458&quot;,&quot;volume&quot;:&quot;365&quot;,&quot;container-title-short&quot;:&quot;Science&quot;},&quot;isTemporary&quot;:false},{&quot;id&quot;:&quot;87c39b46-44c2-370b-8104-b195d63d284f&quot;,&quot;itemData&quot;:{&quot;type&quot;:&quot;article-journal&quot;,&quot;id&quot;:&quot;87c39b46-44c2-370b-8104-b195d63d284f&quot;,&quot;title&quot;:&quot;Building mountain biodiversity: Geological and evolutionary processes&quot;,&quot;author&quot;:[{&quot;family&quot;:&quot;Rahbek&quot;,&quot;given&quot;:&quot;Carsten&quot;,&quot;parse-names&quot;:false,&quot;dropping-particle&quot;:&quot;&quot;,&quot;non-dropping-particle&quot;:&quot;&quot;},{&quot;family&quot;:&quot;Borregaard&quot;,&quot;given&quot;:&quot;Michael K.&quot;,&quot;parse-names&quot;:false,&quot;dropping-particle&quot;:&quot;&quot;,&quot;non-dropping-particle&quot;:&quot;&quot;},{&quot;family&quot;:&quot;Antonelli&quot;,&quot;given&quot;:&quot;Alexandre&quot;,&quot;parse-names&quot;:false,&quot;dropping-particle&quot;:&quot;&quot;,&quot;non-dropping-particle&quot;:&quot;&quot;},{&quot;family&quot;:&quot;Colwell&quot;,&quot;given&quot;:&quot;Robert K.&quot;,&quot;parse-names&quot;:false,&quot;dropping-particle&quot;:&quot;&quot;,&quot;non-dropping-particle&quot;:&quot;&quot;},{&quot;family&quot;:&quot;Holt&quot;,&quot;given&quot;:&quot;Ben G.&quot;,&quot;parse-names&quot;:false,&quot;dropping-particle&quot;:&quot;&quot;,&quot;non-dropping-particle&quot;:&quot;&quot;},{&quot;family&quot;:&quot;Nogues-Bravo&quot;,&quot;given&quot;:&quot;David&quot;,&quot;parse-names&quot;:false,&quot;dropping-particle&quot;:&quot;&quot;,&quot;non-dropping-particle&quot;:&quot;&quot;},{&quot;family&quot;:&quot;Rasmussen&quot;,&quot;given&quot;:&quot;Christian M.Ø.&quot;,&quot;parse-names&quot;:false,&quot;dropping-particle&quot;:&quot;&quot;,&quot;non-dropping-particle&quot;:&quot;&quot;},{&quot;family&quot;:&quot;Richardson&quot;,&quot;given&quot;:&quot;Katherine&quot;,&quot;parse-names&quot;:false,&quot;dropping-particle&quot;:&quot;&quot;,&quot;non-dropping-particle&quot;:&quot;&quot;},{&quot;family&quot;:&quot;Rosing&quot;,&quot;given&quot;:&quot;Minik T.&quot;,&quot;parse-names&quot;:false,&quot;dropping-particle&quot;:&quot;&quot;,&quot;non-dropping-particle&quot;:&quot;&quot;},{&quot;family&quot;:&quot;Whittaker&quot;,&quot;given&quot;:&quot;Robert J.&quot;,&quot;parse-names&quot;:false,&quot;dropping-particle&quot;:&quot;&quot;,&quot;non-dropping-particle&quot;:&quot;&quot;},{&quot;family&quot;:&quot;Fjeldså&quot;,&quot;given&quot;:&quot;Jon&quot;,&quot;parse-names&quot;:false,&quot;dropping-particle&quot;:&quot;&quot;,&quot;non-dropping-particle&quot;:&quot;&quot;}],&quot;container-title&quot;:&quot;Science (New York, N.Y.)&quot;,&quot;accessed&quot;:{&quot;date-parts&quot;:[[2026,7,5]]},&quot;DOI&quot;:&quot;10.1126/SCIENCE.AAX0151&quot;,&quot;ISSN&quot;:&quot;1095-9203&quot;,&quot;PMID&quot;:&quot;31515384&quot;,&quot;URL&quot;:&quot;https://pubmed.ncbi.nlm.nih.gov/31515384/&quot;,&quot;issued&quot;:{&quot;date-parts&quot;:[[2019,9,13]]},&quot;page&quot;:&quot;1114-1119&quot;,&quot;abstract&quot;:&quot;Mountain regions are unusually biodiverse, with rich aggregations of small-ranged species that form centers of endemism. Mountains play an array of roles for Earth’s biodiversity and affect neighboring lowlands through biotic interchange, changes in regional climate, and nutrient runoff. The high biodiversity of certain mountains reflects the interplay of multiple evolutionary mechanisms: enhanced speciation rates with distinct opportunities for coexistence and persistence of lineages, shaped by long-term climatic changes interacting with topographically dynamic landscapes. High diversity in most tropical mountains is tightly linked to bedrock geology—notably, areas comprising mafic and ultramafic lithologies, rock types rich in magnesium and poor in phosphate that present special requirements for plant physiology. Mountain biodiversity bears the signature of deep-time evolutionary and ecological processes, a history well worth preserving.&quot;,&quot;publisher&quot;:&quot;Science&quot;,&quot;issue&quot;:&quot;6458&quot;,&quot;volume&quot;:&quot;365&quot;,&quot;container-title-short&quot;:&quot;Science&quot;},&quot;isTemporary&quot;:false},{&quot;id&quot;:&quot;144625e6-192d-328b-a701-15889cc0f502&quot;,&quot;itemData&quot;:{&quot;type&quot;:&quot;article-journal&quot;,&quot;id&quot;:&quot;144625e6-192d-328b-a701-15889cc0f502&quot;,&quot;title&quot;:&quot;The tropical forest carbon cycle and climate change&quot;,&quot;author&quot;:[{&quot;family&quot;:&quot;Mitchard&quot;,&quot;given&quot;:&quot;Edward T.A.&quot;,&quot;parse-names&quot;:false,&quot;dropping-particle&quot;:&quot;&quot;,&quot;non-dropping-particle&quot;:&quot;&quot;}],&quot;container-title&quot;:&quot;Nature&quot;,&quot;accessed&quot;:{&quot;date-parts&quot;:[[2026,7,5]]},&quot;DOI&quot;:&quot;10.1038/S41586-018-0300-2&quot;,&quot;ISSN&quot;:&quot;1476-4687&quot;,&quot;PMID&quot;:&quot;30046067&quot;,&quot;URL&quot;:&quot;https://pubmed.ncbi.nlm.nih.gov/30046067/&quot;,&quot;issued&quot;:{&quot;date-parts&quot;:[[2018,7,26]]},&quot;page&quot;:&quot;527-534&quot;,&quot;abstract&quot;:&quot;Tropical forests make an approximately neutral contribution to the global carbon cycle, with intact and recovering forests taking in as much carbon as is released through deforestation and degradation. In the near future, tropical forests are likely to become a carbon source, owing to continued forest loss and the effect of climate change on the ability of the remaining forests to capture excess atmospheric carbon dioxide. This will make it harder to limit global warming to below 2 °C. Encouragingly, recent international agreements commit to halting deforestation and degradation, but a lack of fundamental data for use in monitoring and model design makes policy action difficult.&quot;,&quot;publisher&quot;:&quot;Nature&quot;,&quot;issue&quot;:&quot;7715&quot;,&quot;volume&quot;:&quot;559&quot;,&quot;container-title-short&quot;:&quot;Nature&quot;},&quot;isTemporary&quot;:false}]},{&quot;citationID&quot;:&quot;MENDELEY_CITATION_11f968d2-5b57-4bea-b01a-ec5109c8fbf6&quot;,&quot;properties&quot;:{&quot;noteIndex&quot;:0},&quot;isEdited&quot;:false,&quot;manualOverride&quot;:{&quot;isManuallyOverridden&quot;:false,&quot;citeprocText&quot;:&quot;(Bonnesoeur et al., 2019; Bubb, 2004; Cuesta et al., 2009)&quot;,&quot;manualOverrideText&quot;:&quot;&quot;},&quot;citationTag&quot;:&quot;MENDELEY_CITATION_v3_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&quot;,&quot;citationItems&quot;:[{&quot;id&quot;:&quot;855155d8-0430-3fde-a576-928e307304b1&quot;,&quot;itemData&quot;:{&quot;type&quot;:&quot;book&quot;,&quot;id&quot;:&quot;855155d8-0430-3fde-a576-928e307304b1&quot;,&quot;title&quot;:&quot;Los bosques montanos de los Andes tropicales&quot;,&quot;author&quot;:[{&quot;family&quot;:&quot;Cuesta&quot;,&quot;given&quot;:&quot;Francisco.&quot;,&quot;parse-names&quot;:false,&quot;dropping-particle&quot;:&quot;&quot;,&quot;non-dropping-particle&quot;:&quot;&quot;},{&quot;family&quot;:&quot;Peralvo&quot;,&quot;given&quot;:&quot;Manuel.&quot;,&quot;parse-names&quot;:false,&quot;dropping-particle&quot;:&quot;&quot;,&quot;non-dropping-particle&quot;:&quot;&quot;},{&quot;family&quot;:&quot;Valarezo&quot;,&quot;given&quot;:&quot;Natalia.&quot;,&quot;parse-names&quot;:false,&quot;dropping-particle&quot;:&quot;&quot;,&quot;non-dropping-particle&quot;:&quot;&quot;},{&quot;family&quot;:&quot;Programa Regional ECOBONA-Intercooperation.&quot;,&quot;given&quot;:&quot;&quot;,&quot;parse-names&quot;:false,&quot;dropping-particle&quot;:&quot;&quot;,&quot;non-dropping-particle&quot;:&quot;&quot;}],&quot;ISBN&quot;:&quot;9789942996602&quot;,&quot;issued&quot;:{&quot;date-parts&quot;:[[2009]]},&quot;number-of-pages&quot;:&quot;73&quot;,&quot;publisher&quot;:&quot;Programa Regional ECOBONA-Intercooperation&quot;,&quot;container-title-short&quot;:&quot;&quot;},&quot;isTemporary&quot;:false},{&quot;id&quot;:&quot;f46548d8-2111-3e45-919f-5567614bc442&quot;,&quot;itemData&quot;:{&quot;type&quot;:&quot;report&quot;,&quot;id&quot;:&quot;f46548d8-2111-3e45-919f-5567614bc442&quot;,&quot;title&quot;:&quot;Cloud Forest Agenda&quot;,&quot;author&quot;:[{&quot;family&quot;:&quot;Bubb&quot;,&quot;given&quot;:&quot;P., May I., Miles L., Sayer J.&quot;,&quot;parse-names&quot;:false,&quot;dropping-particle&quot;:&quot;&quot;,&quot;non-dropping-particle&quot;:&quot;&quot;}],&quot;accessed&quot;:{&quot;date-parts&quot;:[[2026,7,6]]},&quot;URL&quot;:&quot;https://www.researchgate.net/publication/318657347_Cloud_Forest_Agenda&quot;,&quot;issued&quot;:{&quot;date-parts&quot;:[[2004]]},&quot;container-title-short&quot;:&quot;&quot;},&quot;isTemporary&quot;:false},{&quot;id&quot;:&quot;84e11fa3-bef2-37cf-969e-bc31854ed2de&quot;,&quot;itemData&quot;:{&quot;type&quot;:&quot;article-journal&quot;,&quot;id&quot;:&quot;84e11fa3-bef2-37cf-969e-bc31854ed2de&quot;,&quot;title&quot;:&quot;Impacts of forests and forestation on hydrological services in the Andes: A systematic review&quot;,&quot;author&quot;:[{&quot;family&quot;:&quot;Bonnesoeur&quot;,&quot;given&quot;:&quot;Vivien&quot;,&quot;parse-names&quot;:false,&quot;dropping-particle&quot;:&quot;&quot;,&quot;non-dropping-particle&quot;:&quot;&quot;},{&quot;family&quot;:&quot;Locatelli&quot;,&quot;given&quot;:&quot;Bruno&quot;,&quot;parse-names&quot;:false,&quot;dropping-particle&quot;:&quot;&quot;,&quot;non-dropping-particle&quot;:&quot;&quot;},{&quot;family&quot;:&quot;Guariguata&quot;,&quot;given&quot;:&quot;Manuel R.&quot;,&quot;parse-names&quot;:false,&quot;dropping-particle&quot;:&quot;&quot;,&quot;non-dropping-particle&quot;:&quot;&quot;},{&quot;family&quot;:&quot;Ochoa-Tocachi&quot;,&quot;given&quot;:&quot;Boris F.&quot;,&quot;parse-names&quot;:false,&quot;dropping-particle&quot;:&quot;&quot;,&quot;non-dropping-particle&quot;:&quot;&quot;},{&quot;family&quot;:&quot;Vanacker&quot;,&quot;given&quot;:&quot;Veerle&quot;,&quot;parse-names&quot;:false,&quot;dropping-particle&quot;:&quot;&quot;,&quot;non-dropping-particle&quot;:&quot;&quot;},{&quot;family&quot;:&quot;Mao&quot;,&quot;given&quot;:&quot;Zhun&quot;,&quot;parse-names&quot;:false,&quot;dropping-particle&quot;:&quot;&quot;,&quot;non-dropping-particle&quot;:&quot;&quot;},{&quot;family&quot;:&quot;Stokes&quot;,&quot;given&quot;:&quot;Alexia&quot;,&quot;parse-names&quot;:false,&quot;dropping-particle&quot;:&quot;&quot;,&quot;non-dropping-particle&quot;:&quot;&quot;},{&quot;family&quot;:&quot;Mathez-Stiefel&quot;,&quot;given&quot;:&quot;Sarah Lan&quot;,&quot;parse-names&quot;:false,&quot;dropping-particle&quot;:&quot;&quot;,&quot;non-dropping-particle&quot;:&quot;&quot;}],&quot;container-title&quot;:&quot;Forest Ecology and Management&quot;,&quot;accessed&quot;:{&quot;date-parts&quot;:[[2026,7,6]]},&quot;DOI&quot;:&quot;10.1016/J.FORECO.2018.11.033&quot;,&quot;ISSN&quot;:&quot;0378-1127&quot;,&quot;URL&quot;:&quot;https://www.sciencedirect.com/science/article/abs/pii/S0378112718311836&quot;,&quot;issued&quot;:{&quot;date-parts&quot;:[[2019,2,15]]},&quot;page&quot;:&quot;569-584&quot;,&quot;abstract&quot;:&quot;Several Andean countries have planned to restore forest cover in degraded land to enhance the provision of multiple ecosystem services in response to international commitments such as the Bonn Challenge. Hydrological services, e.g. water supply, hydrological regulation and erosion mitigation, are particularly important to sustain the life of more than fifty million Andean people. While rapid and important forest cover changes have occurred during recent decades, critical information on the impact of forestation on hydrological services has not yet been synthesized in the context of Andean ecosystems. We define forestation as the establishment of forest by plantation or natural regeneration on areas that either had forest in the past or not. To help improve decision-making on forestation in the Andes, we reviewed the available literature concerning the impacts of forestation on water supply, hydrological regulation and mitigation of erosion and landslides. We also examined available data on the most relevant hydrological processes such as infiltration, evapotranspiration and runoff in forest stands. Hydrological services from native forests were also included as a reference state for comparing processes and services provided by forestation. Following systematic review protocols, we synthesized 155 studies using different methods, including meta-analyses and meta-regressions. Results show that forestation has had clear impacts on degraded soils, through reducing water erosion of soils and risk of moderate floods, increasing soil infiltration rate by 8 and topsoil organic matter (SOM). We found that 20 years of tree plantation was sufficient to recover infiltration rate and sediment yield close to the levels of native forests whereas SOM, soil water storage and surface runoff of native forests could not be recovered by forestation in the time scales examined. The benefits in terms of hydrological regulation are at the expense of a reduction in total water supply since forest cover was associated with higher water use in most Andean regions. Forestation with native species was underrepresented in the reviewed studies. The impact of forestation on landslides has also been largely overlooked in the Andes. At high elevations, exotic tree plantations on Andean grasslands (e.g. páramo and puna) had the most detrimental consequences since these grasslands showed an excellent capacity for hydrological regulation and erosion mitigation but also a water yield up to 40% higher than tree plantations. People engaged in forest restoration initiative should be aware that hydrological services may take some time for society and the environment to show clear benefits after forestation.&quot;,&quot;publisher&quot;:&quot;Elsevier&quot;,&quot;volume&quot;:&quot;433&quot;,&quot;container-title-short&quot;:&quot;For. Ecol. Manage.&quot;},&quot;isTemporary&quot;:false}]},{&quot;citationID&quot;:&quot;MENDELEY_CITATION_da8b5f96-ed3e-46a0-b25f-017ea988c84c&quot;,&quot;properties&quot;:{&quot;noteIndex&quot;:0},&quot;isEdited&quot;:false,&quot;manualOverride&quot;:{&quot;isManuallyOverridden&quot;:false,&quot;citeprocText&quot;:&quot;(Pounds et al., 1999; Still et al., 1999)&quot;,&quot;manualOverrideText&quot;:&quot;&quot;},&quot;citationTag&quot;:&quot;MENDELEY_CITATION_v3_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1dfQ==&quot;,&quot;citationItems&quot;:[{&quot;id&quot;:&quot;707a0ef9-feff-30ae-b181-85ea443339df&quot;,&quot;itemData&quot;:{&quot;type&quot;:&quot;article-journal&quot;,&quot;id&quot;:&quot;707a0ef9-feff-30ae-b181-85ea443339df&quot;,&quot;title&quot;:&quot;Biological response to climate change on a tropical mountain&quot;,&quot;author&quot;:[{&quot;family&quot;:&quot;Pounds&quot;,&quot;given&quot;:&quot;J. Alan&quot;,&quot;parse-names&quot;:false,&quot;dropping-particle&quot;:&quot;&quot;,&quot;non-dropping-particle&quot;:&quot;&quot;},{&quot;family&quot;:&quot;Fogden&quot;,&quot;given&quot;:&quot;Michael P.L.&quot;,&quot;parse-names&quot;:false,&quot;dropping-particle&quot;:&quot;&quot;,&quot;non-dropping-particle&quot;:&quot;&quot;},{&quot;family&quot;:&quot;Campbell&quot;,&quot;given&quot;:&quot;John H.&quot;,&quot;parse-names&quot;:false,&quot;dropping-particle&quot;:&quot;&quot;,&quot;non-dropping-particle&quot;:&quot;&quot;}],&quot;container-title&quot;:&quot;Nature 1999 398:6728&quot;,&quot;accessed&quot;:{&quot;date-parts&quot;:[[2026,7,5]]},&quot;DOI&quot;:&quot;10.1038/19297&quot;,&quot;ISSN&quot;:&quot;1476-4687&quot;,&quot;URL&quot;:&quot;https://www.nature.com/articles/19297&quot;,&quot;issued&quot;:{&quot;date-parts&quot;:[[1999,4,15]]},&quot;page&quot;:&quot;611-615&quot;,&quot;abstract&quot;:&quot;Recent warming has caused changes in species distribution and abundance1,2,3, but the extent of the effects is unclear. Here we investigate whether such changes in highland forests at Monteverde, Costa Rica, are related to the increase in air temperatures that followed a step-like warming of tropical oceans in 1976 (refs4, 5). Twenty of 50 species of anurans (frogs and toads) in a 30-km2 study area, including the locally endemic golden toad (Bufo periglenes), disappeared following synchronous population crashes in 1987 (6–8). Our results indicate that these crashes probably belong to a constellation of demographic changes that have altered communities of birds, reptiles and amphibians in the area and are linked to recent warming. The changes are all associated with patterns of dry-season mist frequency, which is negatively correlated with sea surface temperatures in the equatorial Pacific and has declined dramatically since the mid-1970s. The biological and climatic patterns suggest that atmospheric warming has raised the average altitude at the base of the orographic cloud bank, as predicted by the lifting-cloud-base hypothesis9,10.&quot;,&quot;publisher&quot;:&quot;Nature Publishing Group&quot;,&quot;issue&quot;:&quot;6728&quot;,&quot;volume&quot;:&quot;398&quot;,&quot;container-title-short&quot;:&quot;&quot;},&quot;isTemporary&quot;:false},{&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citationID&quot;:&quot;MENDELEY_CITATION_040f0149-2287-4a00-ac6f-6d53efde69af&quot;,&quot;properties&quot;:{&quot;noteIndex&quot;:0},&quot;isEdited&quot;:false,&quot;manualOverride&quot;:{&quot;isManuallyOverridden&quot;:false,&quot;citeprocText&quot;:&quot;(Crausbay et al., 2015; Still et al., 1999)&quot;,&quot;manualOverrideText&quot;:&quot;&quot;},&quot;citationTag&quot;:&quot;MENDELEY_CITATION_v3_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&quot;,&quot;citationItems&quot;:[{&quot;id&quot;:&quot;68eee871-2174-3f59-a868-cdcfafe30bad&quot;,&quot;itemData&quot;:{&quot;type&quot;:&quot;article-journal&quot;,&quot;id&quot;:&quot;68eee871-2174-3f59-a868-cdcfafe30bad&quot;,&quot;title&quot;:&quot;Simulating the effects of climate change on tropical montane cloud forests&quot;,&quot;author&quot;:[{&quot;family&quot;:&quot;Still&quot;,&quot;given&quot;:&quot;Christopher J&quot;,&quot;parse-names&quot;:false,&quot;dropping-particle&quot;:&quot;&quot;,&quot;non-dropping-particle&quot;:&quot;&quot;},{&quot;family&quot;:&quot;Foster²&quot;,&quot;given&quot;:&quot;Prudence N&quot;,&quot;parse-names&quot;:false,&quot;dropping-particle&quot;:&quot;&quot;,&quot;non-dropping-particle&quot;:&quot;&quot;},{&quot;family&quot;:&quot;Schneider&quot;,&quot;given&quot;:&quot;Stephen H&quot;,&quot;parse-names&quot;:false,&quot;dropping-particle&quot;:&quot;&quot;,&quot;non-dropping-particle&quot;:&quot;&quot;}],&quot;accessed&quot;:{&quot;date-parts&quot;:[[2026,7,5]]},&quot;URL&quot;:&quot;www.nature.com&quot;,&quot;issued&quot;:{&quot;date-parts&quot;:[[1999]]},&quot;container-title-short&quot;:&quot;&quot;},&quot;isTemporary&quot;:false},{&quot;id&quot;:&quot;81d71f37-6d14-3f82-8a0b-9072c2ebfa1e&quot;,&quot;itemData&quot;:{&quot;type&quot;:&quot;article-journal&quot;,&quot;id&quot;:&quot;81d71f37-6d14-3f82-8a0b-9072c2ebfa1e&quot;,&quot;title&quot;:&quot;Tropical montane vegetation dynamics near the upper cloud belt strongly associated with a shifting ITCZ and fire&quot;,&quot;author&quot;:[{&quot;family&quot;:&quot;Crausbay&quot;,&quot;given&quot;:&quot;Shelley D.&quot;,&quot;parse-names&quot;:false,&quot;dropping-particle&quot;:&quot;&quot;,&quot;non-dropping-particle&quot;:&quot;&quot;},{&quot;family&quot;:&quot;Martin&quot;,&quot;given&quot;:&quot;Patrick H.&quot;,&quot;parse-names&quot;:false,&quot;dropping-particle&quot;:&quot;&quot;,&quot;non-dropping-particle&quot;:&quot;&quot;},{&quot;family&quot;:&quot;Kelly&quot;,&quot;given&quot;:&quot;Eugene F.&quot;,&quot;parse-names&quot;:false,&quot;dropping-particle&quot;:&quot;&quot;,&quot;non-dropping-particle&quot;:&quot;&quot;}],&quot;container-title&quot;:&quot;Journal of Ecology&quot;,&quot;DOI&quot;:&quot;10.1111/1365-2745.12423&quot;,&quot;ISSN&quot;:&quot;13652745&quot;,&quot;issued&quot;:{&quot;date-parts&quot;:[[2015,7,1]]},&quot;page&quot;:&quot;891-903&quot;,&quot;abstract&quot;:&quot;Tropical montane forests house unusual and diverse biota and are considered highly vulnerable to climate change, particularly near the trade wind inversion (TWI) - the upper end of the cloud belt that defines tropical montane cloud forest (TMCF). The upper cloud belt has two possible futures: one hypothesis postulates a 'lifting cloud base', raising both the upper and lower ends of the cloud belt; the other expects the upper end of the cloud belt will change independently, with a 'shifting TWI'. We used a 5900-year-long palaeorecord of vegetation and fire from a small forest hollow at 2455 m in the Cordillera Central, Dominican Republic. The site sits near the upper limit of TMCF taxa and the TWI and allows us to evaluate the relationship between vegetation dynamics and two potential drivers of TWI elevation - the Intertropical Convergence Zone (ITCZ) and the El Niño/Southern Oscillation (ENSO). Vegetation changed from cloud forest (5900-5500 cal. years BP) to alpine grassland (4300-1300 cal. years BP), to pine savanna (1300-600 cal. years BP) and finally to closed pine forest (after 600 cal. years BP). Habitat distribution models for TMCF and pine forest taxa show that these state changes were strongly associated with position of the ITCZ (cloud forest xR2 = 0.63; pine forest xR2 = 0.53), providing support for the shifting TWI hypothesis. We find a negative relationship between fire and TMCF and a hump-shaped relationship between fire activity and pine. Synthesis. Shifts up- and downslope of the upper limit of the cloud belt over the last 5900 years produced major vegetation changes. Fire also played a significant role, in particular when pine occupied the site after 1300 years ago and from 1965 AD when fire suppression led to a rapid return of cloud forest taxa. Our results strongly suggest that latitudinal shifts in the ITCZ position have controlled the upper limit of cloud forest in the Caribbean and understanding how the ITCZ will respond to climate change will be critical for tropical montane conservation strategies. Shifts up- and downslope of the cloud belt's upper limit over the last 5900 years produced major vegetation changes on high mountains in the Caribbean. Habitat distribution models show that vegetation state changes were strongly linked to latitudinal position of the ITCZ, providing support for the shifting TWI hypothesis over a lifting cloud base hypothesis for tropical high elevations.&quot;,&quot;issue&quot;:&quot;4&quot;,&quot;volume&quot;:&quot;103&quot;,&quot;container-title-short&quot;:&quot;&quot;},&quot;isTemporary&quot;:false}]},{&quot;citationID&quot;:&quot;MENDELEY_CITATION_28152e98-43d5-4ad1-8dd7-26c6e0a887e6&quot;,&quot;properties&quot;:{&quot;noteIndex&quot;:0},&quot;isEdited&quot;:false,&quot;manualOverride&quot;:{&quot;isManuallyOverridden&quot;:false,&quot;citeprocText&quot;:&quot;(Brum et al., 2023; Oliveira et al., 2014)&quot;,&quot;manualOverrideText&quot;:&quot;&quot;},&quot;citationTag&quot;:&quot;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&quot;,&quot;citationItems&quot;:[{&quot;id&quot;:&quot;7889bf8f-add1-37e0-a47f-570909224135&quot;,&quot;itemData&quot;:{&quot;type&quot;:&quot;article-journal&quot;,&quot;id&quot;:&quot;7889bf8f-add1-37e0-a47f-570909224135&quot;,&quot;title&quot;:&quot;The hydroclimatic and ecophysiological basis of cloud forest distributions under current and projected climates&quot;,&quot;author&quot;:[{&quot;family&quot;:&quot;Oliveira&quot;,&quot;given&quot;:&quot;Rafael S.&quot;,&quot;parse-names&quot;:false,&quot;dropping-particle&quot;:&quot;&quot;,&quot;non-dropping-particle&quot;:&quot;&quot;},{&quot;family&quot;:&quot;Eller&quot;,&quot;given&quot;:&quot;Cleiton B.&quot;,&quot;parse-names&quot;:false,&quot;dropping-particle&quot;:&quot;&quot;,&quot;non-dropping-particle&quot;:&quot;&quot;},{&quot;family&quot;:&quot;Bittencourt&quot;,&quot;given&quot;:&quot;Paulo R.L.&quot;,&quot;parse-names&quot;:false,&quot;dropping-particle&quot;:&quot;&quot;,&quot;non-dropping-particle&quot;:&quot;&quot;},{&quot;family&quot;:&quot;Mulligan&quot;,&quot;given&quot;:&quot;Mark&quot;,&quot;parse-names&quot;:false,&quot;dropping-particle&quot;:&quot;&quot;,&quot;non-dropping-particle&quot;:&quot;&quot;}],&quot;container-title&quot;:&quot;Annals of botany&quot;,&quot;accessed&quot;:{&quot;date-parts&quot;:[[2026,7,5]]},&quot;DOI&quot;:&quot;10.1093/AOB/MCU060&quot;,&quot;ISSN&quot;:&quot;1095-8290&quot;,&quot;PMID&quot;:&quot;24759267&quot;,&quot;URL&quot;:&quot;https://pubmed.ncbi.nlm.nih.gov/24759267/&quot;,&quot;issued&quot;:{&quot;date-parts&quot;:[[2014]]},&quot;page&quot;:&quot;909-920&quot;,&quot;abstract&quot;:&quot;Background Tropical montane cloud forests (TMCFs) are characterized by a unique set of biological and hydroclimatic features, including frequent and/or persistent fog, cool temperatures, and high biodiversity and endemism. These forests are one of the most vulnerable ecosystems to climate change given their small geographic range, high endemism and dependence on a rare microclimatic envelope. The frequency of atmospheric water deficits for some TMCFs is likely to increase in the future, but the consequences for the integrity and distribution of these ecosystems are uncertain. In order to investigate plant and ecosystem responses to climate change, we need to know how TMCF species function in response to current climate, which factors shape function and ecology most and how these will change into the future. Scope This review focuses on recent advances in ecophysiological research of TMCF plants to establish a link between TMCF hydrometeorological conditions and vegetation distribution, functioning and survival. The hydraulic characteristics of TMCF trees are discussed, together with the prevalence and ecological consequences of foliar uptake of fog water (FWU) in TMCFs, a key process that allows efficient acquisition of water during cloud immersion periods, minimizing water deficits and favouring survival of species prone to drought-induced hydraulic failure. Conclusions Fog occurrence is the single most important microclimatic feature affecting the distribution and function of TMCF plants. Plants in TMCFs are very vulnerable to drought (possessing a small hydraulic safety margin), and the presence of fog and FWU minimizes the occurrence of tree water deficits and thus favours the survival of TMCF trees where such deficits may occur. Characterizing the interplay between microclimatic dynamics and plant water relations is key to foster more realistic projections about climate change effects on TMCF functioning and distribution. © 2014 The Author.&quot;,&quot;publisher&quot;:&quot;Ann Bot&quot;,&quot;issue&quot;:&quot;6&quot;,&quot;volume&quot;:&quot;113&quot;,&quot;container-title-short&quot;:&quot;Ann. Bot.&quot;},&quot;isTemporary&quot;:false},{&quot;id&quot;:&quot;306f3e65-e47d-3043-b122-3ced9ab9369c&quot;,&quot;itemData&quot;:{&quot;type&quot;:&quot;article-journal&quot;,&quot;id&quot;:&quot;306f3e65-e47d-3043-b122-3ced9ab9369c&quot;,&quot;title&quot;:&quot;Ecophysiological controls on water use of tropical cloud forest trees in response to experimental drought&quot;,&quot;author&quot;:[{&quot;family&quot;:&quot;Brum&quot;,&quot;given&quot;:&quot;Mauro&quot;,&quot;parse-names&quot;:false,&quot;dropping-particle&quot;:&quot;&quot;,&quot;non-dropping-particle&quot;:&quot;&quot;},{&quot;family&quot;:&quot;Vadeboncoeur&quot;,&quot;given&quot;:&quot;Matthew&quot;,&quot;parse-names&quot;:false,&quot;dropping-particle&quot;:&quot;&quot;,&quot;non-dropping-particle&quot;:&quot;&quot;},{&quot;family&quot;:&quot;Asbjomsen&quot;,&quot;given&quot;:&quot;Heidi&quot;,&quot;parse-names&quot;:false,&quot;dropping-particle&quot;:&quot;&quot;,&quot;non-dropping-particle&quot;:&quot;&quot;},{&quot;family&quot;:&quot;Lea&quot;,&quot;given&quot;:&quot;Beisit L.Puma Vi&quot;,&quot;parse-names&quot;:false,&quot;dropping-particle&quot;:&quot;&quot;,&quot;non-dropping-particle&quot;:&quot;&quot;},{&quot;family&quot;:&quot;Galiano&quot;,&quot;given&quot;:&quot;Darcy&quot;,&quot;parse-names&quot;:false,&quot;dropping-particle&quot;:&quot;&quot;,&quot;non-dropping-particle&quot;:&quot;&quot;},{&quot;family&quot;:&quot;Horwath&quot;,&quot;given&quot;:&quot;Aline B.&quot;,&quot;parse-names&quot;:false,&quot;dropping-particle&quot;:&quot;&quot;,&quot;non-dropping-particle&quot;:&quot;&quot;},{&quot;family&quot;:&quot;Metcalfe&quot;,&quot;given&quot;:&quot;Daniel B.&quot;,&quot;parse-names&quot;:false,&quot;dropping-particle&quot;:&quot;&quot;,&quot;non-dropping-particle&quot;:&quot;&quot;}],&quot;container-title&quot;:&quot;Tree Physiology&quot;,&quot;accessed&quot;:{&quot;date-parts&quot;:[[2026,6,28]]},&quot;DOI&quot;:&quot;10.1093/TREEPHYS/TPAD070&quot;,&quot;ISSN&quot;:&quot;17584469&quot;,&quot;PMID&quot;:&quot;37209136&quot;,&quot;URL&quot;:&quot;https://dx.doi.org/10.1093/treephys/tpad070&quot;,&quot;issued&quot;:{&quot;date-parts&quot;:[[2023,9,6]]},&quot;page&quot;:&quot;1514-1532&quot;,&quot;abstract&quot;:&quot;Tropical montane cloud forests (TMCFs) are expected to experience more frequent and prolonged droughts over the coming century, yet understanding of TCMF tree responses to moisture stress remains weak compared with the lowland tropics. We simulated a severe drought in a throughfall reduction experiment (TFR) for 2 years in a Peruvian TCMF and evaluated the physiological responses of several dominant species (Clusia Haviflora Engl., Weinmannia bangii (Rusby) Engl., Weinmannia crassifolia Ruiz &amp; Pav. and Prunus integrifolia (C. Presl) Walp). Measurements were taken of (i) sap flow; (ii) diurnal cycles of stem shrinkage, stem moisture variation and water-use; and (iii) intrinsic water-use efficiency (iWUE) estimated from foliar 513C. In W. bangii, we used dendrometers and volumetric water content (VWC) sensors to quantify daily cycles of stem water storage. In 2 years of sap flow (Js) data, we found a threshold response of water use to vapor pressure deficit vapor pressure deficit (VPD) &gt; 1.07 kPa independent of treatment, though control trees used more soil water than the treatment trees. The daily decline in water use in the TFR trees was associated with a strong reduction in both morning and afternoon Js rates at a given VPD. Soil moisture also affected the hysteresis strength between Js and VPD. Reduced hysteresis under moisture stress implies that TMCFs are strongly dependent on shallow soil water. Additionally, we suggest that hysteresis can serve as a sensitive indicator of environmental constraints on plant function. Finally, 6 months into the experiment, the TFR treatment significantly increased iWUE in all study species. Our results highlight the conservative behavior of TMCF tree water use under severe soil drought and elucidate physiological thresholds related to VPD and its interaction with soil moisture. The observed strongly isohydric response likely incurs a cost to the carbon balance of the tree and reduces overall ecosystem carbon uptake.&quot;,&quot;publisher&quot;:&quot;Oxford Academic&quot;,&quot;issue&quot;:&quot;9&quot;,&quot;volume&quot;:&quot;43&quot;,&quot;container-title-short&quot;:&quot;Tree Physiol.&quot;},&quot;isTemporary&quot;:false}]},{&quot;citationID&quot;:&quot;MENDELEY_CITATION_22f76278-999a-4f89-9b7b-c0d0077c7c92&quot;,&quot;properties&quot;:{&quot;noteIndex&quot;:0},&quot;isEdited&quot;:false,&quot;manualOverride&quot;:{&quot;isManuallyOverridden&quot;:false,&quot;citeprocText&quot;:&quot;(Velescu et al., 2016, 2026)&quot;,&quot;manualOverrideText&quot;:&quot;&quot;},&quot;citationTag&quot;:&quot;MENDELEY_CITATION_v3_eyJjaXRhdGlvbklEIjoiTUVOREVMRVlfQ0lUQVRJT05fMjJmNzYyNzgtOTk5YS00Zjg5LTliN2ItYzBkMDA3N2M3YzkyIiwicHJvcGVydGllcyI6eyJub3RlSW5kZXgiOjB9LCJpc0VkaXRlZCI6ZmFsc2UsIm1hbnVhbE92ZXJyaWRlIjp7ImlzTWFudWFsbHlPdmVycmlkZGVuIjpmYWxzZSwiY2l0ZXByb2NUZXh0IjoiKFZlbGVzY3UgZXQgYWwuLCAyMDE2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&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id&quot;:&quot;ae6abb68-d4e5-3b54-b54a-ef5a15d935de&quot;,&quot;itemData&quot;:{&quot;type&quot;:&quot;article-journal&quot;,&quot;id&quot;:&quot;ae6abb68-d4e5-3b54-b54a-ef5a15d935de&quot;,&quot;title&quot;:&quot;Response of dissolved carbon and nitrogen concentrations to moderate nutrient additions in a tropical montane forest of south Ecuador&quot;,&quot;author&quot;:[{&quot;family&quot;:&quot;Velescu&quot;,&quot;given&quot;:&quot;Andre&quot;,&quot;parse-names&quot;:false,&quot;dropping-particle&quot;:&quot;&quot;,&quot;non-dropping-particle&quot;:&quot;&quot;},{&quot;family&quot;:&quot;Valarezo&quot;,&quot;given&quot;:&quot;Carlos&quot;,&quot;parse-names&quot;:false,&quot;dropping-particle&quot;:&quot;&quot;,&quot;non-dropping-particle&quot;:&quot;&quot;},{&quot;family&quot;:&quot;Wilcke&quot;,&quot;given&quot;:&quot;Wolfgang&quot;,&quot;parse-names&quot;:false,&quot;dropping-particle&quot;:&quot;&quot;,&quot;non-dropping-particle&quot;:&quot;&quot;}],&quot;container-title&quot;:&quot;Frontiers in Earth Science&quot;,&quot;accessed&quot;:{&quot;date-parts&quot;:[[2026,2,12]]},&quot;DOI&quot;:&quot;10.3389/feart.2016.00058&quot;,&quot;ISSN&quot;:&quot;22966463&quot;,&quot;URL&quot;:&quot;www.frontiersin.org&quot;,&quot;issued&quot;:{&quot;date-parts&quot;:[[2016,5,1]]},&quot;page&quot;:&quot;181327&quot;,&quot;abstract&quot;:&quot;In the past two decades, the tropical montane rain forests in south Ecuador experienced increasing deposition of reactive nitrogen mainly originating from Amazonian forest fires, while Saharan dust inputs episodically increased deposition of base metals. Increasing air temperature and unevenly distributed rainfall have allowed for longer dry spells in a perhumid ecosystem. This might have favored mineralization of dissolved organic matter (DOM) by microorganisms and increased nutrient release from the organic layer. Environmental change is expected to impact the functioning of this ecosystem belonging to the biodiversity hotspots of the Earth. In 2007, we established a nutrient manipulation experiment (NUMEX) to understand the response of the ecosystem to moderately increased nutrient inputs. Since 2008, we have continuously applied 50kg ha−1 a−1 of nitrogen (N), 10kg ha−1 a−1 of phosphorus (P), 50kg + 10kg ha−1 a−1 of N, and P and 10kg ha−1 a−1 of calcium (Ca) in a randomized block design at 2000m a.s.l. in a natural forest on the Amazonia-exposed slopes of the south Ecuadorian Andes. Nitrogen concentrations in throughfall increased following N+P additions, while separate N amendments only increased nitrate concentrations. Total organic carbon (TOC) and dissolved organic nitrogen (DON) concentrations showed high seasonal variations in litter leachate and decreased significantly in the P and N+P treatments, but not in the N treatment. Thus, P availability plays a key role in the mineralization of DOM. TOC/DON ratios were narrower in throughfall than in litter leachate but their temporal course did not respond to nutrient amendments. Our results revealed an initially fast, positive response of the C and N cycling to nutrient additions which declined with time. TOC and DON cycling only change if N and P supply are improved concurrently, while NO3 -N leaching increases only if N is separately added. This indicates co-limitation of the microorganisms by N and P. The current increasing reactive N deposition will increase N export from the root zone, while it will only accelerate TOC and DON turnover if P availability is simultaneously increased. The Saharan dust-related Ca deposition has no impact on TOC and DON turnover.&quot;,&quot;publisher&quot;:&quot;Frontiers Media SA&quot;,&quot;volume&quot;:&quot;4&quot;,&quot;container-title-short&quot;:&quot;Front. Earth Sci. (Lausanne).&quot;},&quot;isTemporary&quot;:false}]},{&quot;citationID&quot;:&quot;MENDELEY_CITATION_08327476-ae3f-4405-afe5-2171d5d7d109&quot;,&quot;properties&quot;:{&quot;noteIndex&quot;:0},&quot;isEdited&quot;:false,&quot;manualOverride&quot;:{&quot;isManuallyOverridden&quot;:false,&quot;citeprocText&quot;:&quot;(Mathias &amp;#38; Thomas, 2021; Pernicová et al., 2024; Rahman et al., 2019; Yan et al., 2014)&quot;,&quot;manualOverrideText&quot;:&quot;&quot;},&quot;citationTag&quot;:&quot;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&quot;,&quot;citationItems&quot;:[{&quot;id&quot;:&quot;67a7c8f4-3261-3d7b-b9e2-e490b6269d9f&quot;,&quot;itemData&quot;:{&quot;type&quot;:&quot;article-journal&quot;,&quot;id&quot;:&quot;67a7c8f4-3261-3d7b-b9e2-e490b6269d9f&quot;,&quot;title&quot;:&quot;Trends in tree growth and intrinsic water-use efficiency in the tropics under elevated CO2 and climate change&quot;,&quot;author&quot;:[{&quot;family&quot;:&quot;Rahman&quot;,&quot;given&quot;:&quot;Mizanur&quot;,&quot;parse-names&quot;:false,&quot;dropping-particle&quot;:&quot;&quot;,&quot;non-dropping-particle&quot;:&quot;&quot;},{&quot;family&quot;:&quot;Islam&quot;,&quot;given&quot;:&quot;Mahmuda&quot;,&quot;parse-names&quot;:false,&quot;dropping-particle&quot;:&quot;&quot;,&quot;non-dropping-particle&quot;:&quot;&quot;},{&quot;family&quot;:&quot;Gebrekirstos&quot;,&quot;given&quot;:&quot;Aster&quot;,&quot;parse-names&quot;:false,&quot;dropping-particle&quot;:&quot;&quot;,&quot;non-dropping-particle&quot;:&quot;&quot;},{&quot;family&quot;:&quot;Bräuning&quot;,&quot;given&quot;:&quot;Achim&quot;,&quot;parse-names&quot;:false,&quot;dropping-particle&quot;:&quot;&quot;,&quot;non-dropping-particle&quot;:&quot;&quot;}],&quot;container-title&quot;:&quot;Trees 2019 33:3&quot;,&quot;accessed&quot;:{&quot;date-parts&quot;:[[2026,2,16]]},&quot;DOI&quot;:&quot;10.1007/s00468-019-01836-3&quot;,&quot;ISBN&quot;:&quot;0123456789&quot;,&quot;ISSN&quot;:&quot;09311890&quot;,&quot;URL&quot;:&quot;https://link.springer.com/article/10.1007/s00468-019-01836-3&quot;,&quot;issued&quot;:{&quot;date-parts&quot;:[[2019,3,18]]},&quot;page&quot;:&quot;623-640&quot;,&quot;abstract&quot;:&quot;Increasing water-use efficiency, due to rising atmospheric CO2, did not stimulate radial growth in tropical trees, probably because negative impacts of changing climate on tree growth have overridden the small positive influence of rising atmospheric CO2. Global environmental changes affect tree growth and physiological behavior across the major biomes around the world. However, it is not yet clear how tree growth and physiology of tropical trees responded to global environmental changes in a long term, yet such information is critical to get insight into how tropical trees will respond to future global changes. The main objective of this review article is to explore the long-term trends in tree growth, carbon isotope discrimination (Δ13C), intercellular CO2 concentration (Ci), and intrinsic water-use efficiency (iWUE) across the tropics and subtropics. We distinguished between data generated on plot levels or on species or tree individual levels. Stand-level growth trends were not consistent across the studies and plots, although recent studies indicated a declining growth trend. Ci and iWUE consistently increased during the past decades, while Δ13C remained nearly&amp;nbsp;constant. Increased iWUE either caused by higher photosynthetic capacity or reduced stomatal conductance did not translate into tree- and species-level radial growth, probably because assimilated carbon was allocated more to the root development to facilitate water absorption from moisture-limited soils rather than to basal area growth&amp;nbsp;or xylem cell differentiation and maturation processess were impared by cavitation induced hydraulic limitations. Thus, higher temperature or drought-induced soil moisture deficit might have strongly impaired radial growth which has probably overridden the small positive effect of atmospheric CO2. Yet, disentangling the role of multiple drivers in explaining stem radial growth variation and their interactive effects on tropical trees under natural field conditions are not adequately studied and hence future research should focus on this aspect. Tree hydraulics should be taken into account in future research when predicting radial growth variability in tropical trees.&quot;,&quot;publisher&quot;:&quot;Springer&quot;,&quot;issue&quot;:&quot;3&quot;,&quot;volume&quot;:&quot;33&quot;,&quot;container-title-short&quot;:&quot;&quot;},&quot;isTemporary&quot;:false},{&quot;id&quot;:&quot;4deebb8c-fe19-3624-9533-a384b1ee4229&quot;,&quot;itemData&quot;:{&quot;type&quot;:&quot;article-journal&quot;,&quot;id&quot;:&quot;4deebb8c-fe19-3624-9533-a384b1ee4229&quot;,&quot;title&quot;:&quot;Global tree intrinsic water use efficiency is enhanced by increased atmospheric CO2 and modulated by climate and plant functional types&quot;,&quot;author&quot;:[{&quot;family&quot;:&quot;Mathias&quot;,&quot;given&quot;:&quot;Justin M.&quot;,&quot;parse-names&quot;:false,&quot;dropping-particle&quot;:&quot;&quot;,&quot;non-dropping-particle&quot;:&quot;&quot;},{&quot;family&quot;:&quot;Thomas&quot;,&quot;given&quot;:&quot;Richard B.&quot;,&quot;parse-names&quot;:false,&quot;dropping-particle&quot;:&quot;&quot;,&quot;non-dropping-particle&quot;:&quot;&quot;}],&quot;container-title&quot;:&quot;Proceedings of the National Academy of Sciences of the United States of America&quot;,&quot;accessed&quot;:{&quot;date-parts&quot;:[[2026,2,16]]},&quot;DOI&quot;:&quot;10.1073/pnas.2014286118&quot;,&quot;ISSN&quot;:&quot;10916490&quot;,&quot;PMID&quot;:&quot;33558233&quot;,&quot;URL&quot;:&quot;/doi/pdf/10.1073/pnas.2014286118?download=true&quot;,&quot;issued&quot;:{&quot;date-parts&quot;:[[2021,2,16]]},&quot;page&quot;:&quot;e2014286118&quot;,&quot;abstract&quot;:&quot;We conducted a meta-analysis of carbon and oxygen isotopes from tree ring chronologies representing 34 species across 10 biomes to better understand the environmental drivers and physiological mechanisms leading to historical changes in tree intrinsic water use efficiency (iWUE), or the ratio of net photosynthesis (Anet) to stomatal conductance (gs), over the last century. We show a ∼40% increase in tree iWUE globally since 1901, coinciding with a ∼34% increase in atmospheric CO2 (Ca), although mean iWUE, and the rates of increase, varied across biomes and leaf and wood functional types. While Ca was a dominant environmental driver of iWUE, the effects of increasing Ca were modulated either positively or negatively by climate, including vapor pressure deficit (VPD), temperature, and precipitation, and by leaf and wood functional types. A dual carbon–oxygen isotope approach revealed that increases in Anet dominated the observed increased iWUE in ∼83% of examined cases, supporting recent reports of global increases in Anet, whereas reductions in gs occurred in the remaining ∼17%. This meta-analysis provides a strong process-based framework for predicting changes in tree carbon gain and water loss across biomes and across wood and leaf functional types, and the interactions between Ca and other environmental factors have important implications for the coupled carbon–hydrologic cycles under future climate. Our results furthermore challenge the idea of widespread reductions in gs as the major driver of increasing tree iWUE and will better inform Earth system models regarding the role of trees in the global carbon and water cycles.&quot;,&quot;publisher&quot;:&quot;National Academy of Sciences&quot;,&quot;issue&quot;:&quot;7&quot;,&quot;volume&quot;:&quot;118&quot;,&quot;container-title-short&quot;:&quot;Proc. Natl. Acad. Sci. U. S. A.&quot;},&quot;isTemporary&quot;:false},{&quot;id&quot;:&quot;c6f42049-00fc-3acb-aecb-10f92415c6e3&quot;,&quot;itemData&quot;:{&quot;type&quot;:&quot;article-journal&quot;,&quot;id&quot;:&quot;c6f42049-00fc-3acb-aecb-10f92415c6e3&quot;,&quot;title&quot;:&quot;Interactions between CO2 enhancement and N addition on net primary productivity and water-use efficiency in a mesocosm with multiple subtropical tree species&quot;,&quot;author&quot;:[{&quot;family&quot;:&quot;Yan&quot;,&quot;given&quot;:&quot;Junhua&quot;,&quot;parse-names&quot;:false,&quot;dropping-particle&quot;:&quot;&quot;,&quot;non-dropping-particle&quot;:&quot;&quot;},{&quot;family&quot;:&quot;Zhang&quot;,&quot;given&quot;:&quot;Deqiang&quot;,&quot;parse-names&quot;:false,&quot;dropping-particle&quot;:&quot;&quot;,&quot;non-dropping-particle&quot;:&quot;&quot;},{&quot;family&quot;:&quot;Liu&quot;,&quot;given&quot;:&quot;Juxiu&quot;,&quot;parse-names&quot;:false,&quot;dropping-particle&quot;:&quot;&quot;,&quot;non-dropping-particle&quot;:&quot;&quot;},{&quot;family&quot;:&quot;Zhou&quot;,&quot;given&quot;:&quot;Guoyi&quot;,&quot;parse-names&quot;:false,&quot;dropping-particle&quot;:&quot;&quot;,&quot;non-dropping-particle&quot;:&quot;&quot;}],&quot;container-title&quot;:&quot;Global Change Biology&quot;,&quot;accessed&quot;:{&quot;date-parts&quot;:[[2026,2,16]]},&quot;DOI&quot;:&quot;10.1111/gcb.12501&quot;,&quot;ISSN&quot;:&quot;13652486&quot;,&quot;PMID&quot;:&quot;24339232&quot;,&quot;URL&quot;:&quot;/doi/pdf/10.1111/gcb.12501&quot;,&quot;issued&quot;:{&quot;date-parts&quot;:[[2014,7,1]]},&quot;page&quot;:&quot;2230-2239&quot;,&quot;abstract&quot;:&quot;Carbon dioxide (CO2) enhancement (eCO2) and N addition (aN) have been shown to increase net primary production (NPP) and to affect water-use efficiency (WUE) for many temperate ecosystems, but few studies have been made on subtropical tree species. This study compared the responses of NPP and WUE from a mesocosm composing five subtropical tree species to eCO2 (700 ppm), aN (10 g N m-2 yr-1) and eCO2 × aN using open-top chambers. Our results showed that mean annual ecosystem NPP did not changed significantly under eCO2, increased by 56% under aN and 64% under eCO2 × aN. Ecosystem WUE increased by 14%, 55%, and 61% under eCO2, aN and eCO2 × aN, respectively. We found that the observed responses of ecosystem WUE were largely driven by the responses of ecosystem NPP. Statistical analysis showed that there was no significant interactions between eCO2 and aN on ecosystem NPP (P = 0.731) or WUE (P = 0.442). Our results showed that increasing N deposition was likely to have much stronger effects on ecosystem NPP and WUE than increasing CO2 concentration for the subtropical forests. However, different tree species responded quite differently. aN significantly increased annual NPP of the fast-growing species (Schima superba). Nitrogen-fixing species (Ormosia pinnata) grew significantly faster only under eCO2 × aN. eCO2 had no effects on annual NPP of those two species but significantly increased annual NPP of other two species (Castanopsis hystrix and Acmena acuminatissima). Differential responses of the NPP among different tree species to eCO2 and aN will likely have significant implications on the species composition of subtropical forests under future global change. © 2013 John Wiley &amp; Sons Ltd.&quot;,&quot;publisher&quot;:&quot;Blackwell Publishing Ltd&quot;,&quot;issue&quot;:&quot;7&quot;,&quot;volume&quot;:&quot;20&quot;,&quot;container-title-short&quot;:&quot;Glob. Chang. Biol.&quot;},&quot;isTemporary&quot;:false},{&quot;id&quot;:&quot;40626884-e1e9-35c7-84c2-75d0d3d6a42d&quot;,&quot;itemData&quot;:{&quot;type&quot;:&quot;article-journal&quot;,&quot;id&quot;:&quot;40626884-e1e9-35c7-84c2-75d0d3d6a42d&quot;,&quot;title&quot;:&quot;Impacts of elevated CO2 levels and temperature on photosynthesis and stomatal closure along an altitudinal gradient are counteracted by the rising atmospheric vapor pressure deficit&quot;,&quot;author&quot;:[{&quot;family&quot;:&quot;Pernicová&quot;,&quot;given&quot;:&quot;Natálie&quot;,&quot;parse-names&quot;:false,&quot;dropping-particle&quot;:&quot;&quot;,&quot;non-dropping-particle&quot;:&quot;&quot;},{&quot;family&quot;:&quot;Urban&quot;,&quot;given&quot;:&quot;Otmar&quot;,&quot;parse-names&quot;:false,&quot;dropping-particle&quot;:&quot;&quot;,&quot;non-dropping-particle&quot;:&quot;&quot;},{&quot;family&quot;:&quot;Čáslavský&quot;,&quot;given&quot;:&quot;Josef&quot;,&quot;parse-names&quot;:false,&quot;dropping-particle&quot;:&quot;&quot;,&quot;non-dropping-particle&quot;:&quot;&quot;},{&quot;family&quot;:&quot;Kolář&quot;,&quot;given&quot;:&quot;Tomáš&quot;,&quot;parse-names&quot;:false,&quot;dropping-particle&quot;:&quot;&quot;,&quot;non-dropping-particle&quot;:&quot;&quot;},{&quot;family&quot;:&quot;Rybníček&quot;,&quot;given&quot;:&quot;Michal&quot;,&quot;parse-names&quot;:false,&quot;dropping-particle&quot;:&quot;&quot;,&quot;non-dropping-particle&quot;:&quot;&quot;},{&quot;family&quot;:&quot;Sochová&quot;,&quot;given&quot;:&quot;Irena&quot;,&quot;parse-names&quot;:false,&quot;dropping-particle&quot;:&quot;&quot;,&quot;non-dropping-particle&quot;:&quot;&quot;},{&quot;family&quot;:&quot;Peñuelas&quot;,&quot;given&quot;:&quot;Josep&quot;,&quot;parse-names&quot;:false,&quot;dropping-particle&quot;:&quot;&quot;,&quot;non-dropping-particle&quot;:&quot;&quot;},{&quot;family&quot;:&quot;Bošeľa&quot;,&quot;given&quot;:&quot;Michal&quot;,&quot;parse-names&quot;:false,&quot;dropping-particle&quot;:&quot;&quot;,&quot;non-dropping-particle&quot;:&quot;&quot;},{&quot;family&quot;:&quot;Trnka&quot;,&quot;given&quot;:&quot;Miroslav&quot;,&quot;parse-names&quot;:false,&quot;dropping-particle&quot;:&quot;&quot;,&quot;non-dropping-particle&quot;:&quot;&quot;}],&quot;container-title&quot;:&quot;Science of The Total Environment&quot;,&quot;accessed&quot;:{&quot;date-parts&quot;:[[2026,5,11]]},&quot;DOI&quot;:&quot;10.1016/J.SCITOTENV.2024.171173&quot;,&quot;ISSN&quot;:&quot;0048-9697&quot;,&quot;PMID&quot;:&quot;38401718&quot;,&quot;URL&quot;:&quot;https://www.sciencedirect.com/science/article/pii/S0048969724013123&quot;,&quot;issued&quot;:{&quot;date-parts&quot;:[[2024,4,15]]},&quot;page&quot;:&quot;171173&quot;,&quot;abstract&quot;:&quot;The efficiency of water use in plants, a critical ecophysiological parameter closely related to water and carbon cycles, is essential for understanding the interactions between plants and their environment. This study investigates the effects of ongoing climate change and increasing atmospheric CO2 concentration on intrinsic (stomata-based; iWUE) and evaporative (transpiration-based; eWUE) water use efficiency in oak trees along a naturally small altitudinal gradient (130–630 m a.s.l.) of Vihorlat Mountains (eastern Slovakia, Central Europe). To assess changes in iWUE and eWUE values over the past 60 years (1961–2020), stable carbon isotope ratios in latewood cellulose (δ13Ccell) of annually resolved tree rings were analyzed. Such an approach was sensitive enough to distinguish tree responses to growth environments at different altitudes. Our findings revealed a rising trend in iWUE, particularly in oak trees at low and middle altitudes. However, this increase was negligible at high altitudes. Warmer and drier conditions at lower altitudes likely led to significant stomatal closure and enhanced efficiency in photosynthetic CO2 uptake due to rising CO2 concentration. Conversely, the increasing intracellular-to-ambient CO2 ratio (Ci/Ca) at higher altitudes indicated lower efficiency in photosynthetic CO2 uptake. In contrast to iWUE, eWUE showed no increasing trends over the last 60 years. This suggests that the positive impacts of elevated CO2 concentrations and temperature on photosynthesis and stomatal closure are counteracted by the rising atmospheric vapor pressure deficit (VPD). These differences underscore the importance of the correct interpretation of stomata-based and transpiration-based WUEs and highlight the necessity of atmospheric VPD correction when applying tree-ring δ13C-derived WUE at ecosystem and global levels.&quot;,&quot;publisher&quot;:&quot;Elsevier&quot;,&quot;volume&quot;:&quot;921&quot;,&quot;container-title-short&quot;:&quot;&quot;},&quot;isTemporary&quot;:false}]},{&quot;citationID&quot;:&quot;MENDELEY_CITATION_1e7ff88b-98c8-403f-9663-cffe5c477e06&quot;,&quot;properties&quot;:{&quot;noteIndex&quot;:0},&quot;isEdited&quot;:false,&quot;manualOverride&quot;:{&quot;isManuallyOverridden&quot;:true,&quot;citeprocText&quot;:&quot;(Fleischer &amp;#38; Terrer, 2022; Terrer et al., 2019; Van Sundert et al., 2023)&quot;,&quot;manualOverrideText&quot;:&quot;(Fleischer &amp; Terrer, 2022; Terrer et al., 2019; Van Sundert et al., 2023)&quot;},&quot;citationTag&quot;:&quot;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&quot;,&quot;citationItems&quot;:[{&quot;id&quot;:&quot;4dc9c85b-a296-3f52-9f67-9eec990437fa&quot;,&quot;itemData&quot;:{&quot;type&quot;:&quot;article-journal&quot;,&quot;id&quot;:&quot;4dc9c85b-a296-3f52-9f67-9eec990437fa&quot;,&quot;title&quot;:&quot;Estimates of soil nutrient limitation on the CO2 fertilization effect for tropical vegetation&quot;,&quot;author&quot;:[{&quot;family&quot;:&quot;Fleischer&quot;,&quot;given&quot;:&quot;Katrin&quot;,&quot;parse-names&quot;:false,&quot;dropping-particle&quot;:&quot;&quot;,&quot;non-dropping-particle&quot;:&quot;&quot;},{&quot;family&quot;:&quot;Terrer&quot;,&quot;given&quot;:&quot;César&quot;,&quot;parse-names&quot;:false,&quot;dropping-particle&quot;:&quot;&quot;,&quot;non-dropping-particle&quot;:&quot;&quot;}],&quot;container-title&quot;:&quot;Global Change Biology&quot;,&quot;accessed&quot;:{&quot;date-parts&quot;:[[2026,6,23]]},&quot;DOI&quot;:&quot;10.1111/GCB.16377&quot;,&quot;ISSN&quot;:&quot;1365-2486&quot;,&quot;PMID&quot;:&quot;36184908&quot;,&quot;URL&quot;:&quot;/doi/pdf/10.1111/gcb.16377&quot;,&quot;issued&quot;:{&quot;date-parts&quot;:[[2022,11,1]]},&quot;page&quot;:&quot;6366-6369&quot;,&quot;publisher&quot;:&quot;John Wiley &amp; Sons, Ltd&quot;,&quot;issue&quot;:&quot;21&quot;,&quot;volume&quot;:&quot;28&quot;,&quot;container-title-short&quot;:&quot;Glob. Chang. Biol.&quot;},&quot;isTemporary&quot;:false},{&quot;id&quot;:&quot;b0496731-cf34-3754-ad98-00eba164c4de&quot;,&quot;itemData&quot;:{&quot;type&quot;:&quot;article-journal&quot;,&quot;id&quot;:&quot;b0496731-cf34-3754-ad98-00eba164c4de&quot;,&quot;title&quot;:&quot;When things get MESI: The Manipulation Experiments Synthesis Initiative—A coordinated effort to synthesize terrestrial global change experiments&quot;,&quot;author&quot;:[{&quot;family&quot;:&quot;Van Sundert&quot;,&quot;given&quot;:&quot;Kevin&quot;,&quot;parse-names&quot;:false,&quot;dropping-particle&quot;:&quot;&quot;,&quot;non-dropping-particle&quot;:&quot;&quot;},{&quot;family&quot;:&quot;Leuzinger&quot;,&quot;given&quot;:&quot;Sebastian&quot;,&quot;parse-names&quot;:false,&quot;dropping-particle&quot;:&quot;&quot;,&quot;non-dropping-particle&quot;:&quot;&quot;},{&quot;family&quot;:&quot;Bader&quot;,&quot;given&quot;:&quot;Martin K.F.&quot;,&quot;parse-names&quot;:false,&quot;dropping-particle&quot;:&quot;&quot;,&quot;non-dropping-particle&quot;:&quot;&quot;},{&quot;family&quot;:&quot;Chang&quot;,&quot;given&quot;:&quot;Scott X.&quot;,&quot;parse-names&quot;:false,&quot;dropping-particle&quot;:&quot;&quot;,&quot;non-dropping-particle&quot;:&quot;&quot;},{&quot;family&quot;:&quot;De Kauwe&quot;,&quot;given&quot;:&quot;Martin G.&quot;,&quot;parse-names&quot;:false,&quot;dropping-particle&quot;:&quot;&quot;,&quot;non-dropping-particle&quot;:&quot;&quot;},{&quot;family&quot;:&quot;Dukes&quot;,&quot;given&quot;:&quot;Jeffrey S.&quot;,&quot;parse-names&quot;:false,&quot;dropping-particle&quot;:&quot;&quot;,&quot;non-dropping-particle&quot;:&quot;&quot;},{&quot;family&quot;:&quot;Langley&quot;,&quot;given&quot;:&quot;J. Adam&quot;,&quot;parse-names&quot;:false,&quot;dropping-particle&quot;:&quot;&quot;,&quot;non-dropping-particle&quot;:&quot;&quot;},{&quot;family&quot;:&quot;Ma&quot;,&quot;given&quot;:&quot;Zilong&quot;,&quot;parse-names&quot;:false,&quot;dropping-particle&quot;:&quot;&quot;,&quot;non-dropping-particle&quot;:&quot;&quot;},{&quot;family&quot;:&quot;Mariën&quot;,&quot;given&quot;:&quot;Bertold&quot;,&quot;parse-names&quot;:false,&quot;dropping-particle&quot;:&quot;&quot;,&quot;non-dropping-particle&quot;:&quot;&quot;},{&quot;family&quot;:&quot;Reynaert&quot;,&quot;given&quot;:&quot;Simon&quot;,&quot;parse-names&quot;:false,&quot;dropping-particle&quot;:&quot;&quot;,&quot;non-dropping-particle&quot;:&quot;&quot;},{&quot;family&quot;:&quot;Ru&quot;,&quot;given&quot;:&quot;Jingyi&quot;,&quot;parse-names&quot;:false,&quot;dropping-particle&quot;:&quot;&quot;,&quot;non-dropping-particle&quot;:&quot;&quot;},{&quot;family&quot;:&quot;Song&quot;,&quot;given&quot;:&quot;Jian&quot;,&quot;parse-names&quot;:false,&quot;dropping-particle&quot;:&quot;&quot;,&quot;non-dropping-particle&quot;:&quot;&quot;},{&quot;family&quot;:&quot;Stocker&quot;,&quot;given&quot;:&quot;Benjamin&quot;,&quot;parse-names&quot;:false,&quot;dropping-particle&quot;:&quot;&quot;,&quot;non-dropping-particle&quot;:&quot;&quot;},{&quot;family&quot;:&quot;Terrer&quot;,&quot;given&quot;:&quot;César&quot;,&quot;parse-names&quot;:false,&quot;dropping-particle&quot;:&quot;&quot;,&quot;non-dropping-particle&quot;:&quot;&quot;},{&quot;family&quot;:&quot;Thoresen&quot;,&quot;given&quot;:&quot;Joshua&quot;,&quot;parse-names&quot;:false,&quot;dropping-particle&quot;:&quot;&quot;,&quot;non-dropping-particle&quot;:&quot;&quot;},{&quot;family&quot;:&quot;Vanuytrecht&quot;,&quot;given&quot;:&quot;Eline&quot;,&quot;parse-names&quot;:false,&quot;dropping-particle&quot;:&quot;&quot;,&quot;non-dropping-particle&quot;:&quot;&quot;},{&quot;family&quot;:&quot;Wan&quot;,&quot;given&quot;:&quot;Shiqiang&quot;,&quot;parse-names&quot;:false,&quot;dropping-particle&quot;:&quot;&quot;,&quot;non-dropping-particle&quot;:&quot;&quot;},{&quot;family&quot;:&quot;Yue&quot;,&quot;given&quot;:&quot;Kai&quot;,&quot;parse-names&quot;:false,&quot;dropping-particle&quot;:&quot;&quot;,&quot;non-dropping-particle&quot;:&quot;&quot;},{&quot;family&quot;:&quot;Vicca&quot;,&quot;given&quot;:&quot;Sara&quot;,&quot;parse-names&quot;:false,&quot;dropping-particle&quot;:&quot;&quot;,&quot;non-dropping-particle&quot;:&quot;&quot;}],&quot;container-title&quot;:&quot;Global Change Biology&quot;,&quot;accessed&quot;:{&quot;date-parts&quot;:[[2026,6,22]]},&quot;DOI&quot;:&quot;10.1111/GCB.16585;PAGEGROUP:STRING:PUBLICATION&quot;,&quot;ISSN&quot;:&quot;13652486&quot;,&quot;URL&quot;:&quot;/doi/pdf/10.1111/gcb.16585&quot;,&quot;issued&quot;:{&quot;date-parts&quot;:[[2023,4,1]]},&quot;page&quot;:&quot;1922-1938&quot;,&quot;abstract&quot;:&quot;Responses of the terrestrial biosphere to rapidly changing environmental conditions are a major source of uncertainty in climate projections. In an effort to reduce this uncertainty, a wide range of global change experiments have been conducted that mimic future conditions in terrestrial ecosystems, manipulating CO2, temperature, and nutrient and water availability. Syntheses of results across experiments provide a more general sense of ecosystem responses to global change, and help to discern the influence of background conditions such as climate and vegetation type in determining global change responses. Several independent syntheses of published data have yielded distinct databases for specific objectives. Such parallel, uncoordinated initiatives carry the risk of producing redundant data collection efforts and have led to contrasting outcomes without clarifying the underlying reason for divergence. These problems could be avoided by creating a publicly available, updatable, curated database. Here, we report on a global effort to collect and curate 57,089 treatment responses across 3644 manipulation experiments at 1145 sites, simulating elevated CO2, warming, nutrient addition, and precipitation changes. In the resulting Manipulation Experiments Synthesis Initiative (MESI) database, effects of experimental global change drivers on carbon and nutrient cycles are included, as well as ancillary data such as background climate, vegetation type, treatment magnitude, duration, and, unique to our database, measured soil properties. Our analysis of the database indicates that most experiments are short term (one or few growing seasons), conducted in the USA, Europe, or China, and that the most abundantly reported variable is aboveground biomass. We provide the most comprehensive multifactor global change database to date, enabling the research community to tackle open research questions, vital to global policymaking. The MESI database, freely accessible at doi.org/10.5281/zenodo.7153253, opens new avenues for model evaluation and synthesis-based understanding of how global change affects terrestrial biomes. We welcome contributions to the database on GitHub.&quot;,&quot;publisher&quot;:&quot;John Wiley and Sons Inc&quot;,&quot;issue&quot;:&quot;7&quot;,&quot;volume&quot;:&quot;29&quot;,&quot;container-title-short&quot;:&quot;Glob. Chang. Biol.&quot;},&quot;isTemporary&quot;:false},{&quot;id&quot;:&quot;229e18db-0824-342e-af09-a807b94c1c70&quot;,&quot;itemData&quot;:{&quot;type&quot;:&quot;article-journal&quot;,&quot;id&quot;:&quot;229e18db-0824-342e-af09-a807b94c1c70&quot;,&quot;title&quot;:&quot;Nitrogen and phosphorus constrain the CO2 fertilization of global plant biomass&quot;,&quot;author&quot;:[{&quot;family&quot;:&quot;Terrer&quot;,&quot;given&quot;:&quot;César&quot;,&quot;parse-names&quot;:false,&quot;dropping-particle&quot;:&quot;&quot;,&quot;non-dropping-particle&quot;:&quot;&quot;},{&quot;family&quot;:&quot;Jackson&quot;,&quot;given&quot;:&quot;Robert B.&quot;,&quot;parse-names&quot;:false,&quot;dropping-particle&quot;:&quot;&quot;,&quot;non-dropping-particle&quot;:&quot;&quot;},{&quot;family&quot;:&quot;Prentice&quot;,&quot;given&quot;:&quot;I. Colin&quot;,&quot;parse-names&quot;:false,&quot;dropping-particle&quot;:&quot;&quot;,&quot;non-dropping-particle&quot;:&quot;&quot;},{&quot;family&quot;:&quot;Keenan&quot;,&quot;given&quot;:&quot;Trevor F.&quot;,&quot;parse-names&quot;:false,&quot;dropping-particle&quot;:&quot;&quot;,&quot;non-dropping-particle&quot;:&quot;&quot;},{&quot;family&quot;:&quot;Kaiser&quot;,&quot;given&quot;:&quot;Christina&quot;,&quot;parse-names&quot;:false,&quot;dropping-particle&quot;:&quot;&quot;,&quot;non-dropping-particle&quot;:&quot;&quot;},{&quot;family&quot;:&quot;Vicca&quot;,&quot;given&quot;:&quot;Sara&quot;,&quot;parse-names&quot;:false,&quot;dropping-particle&quot;:&quot;&quot;,&quot;non-dropping-particle&quot;:&quot;&quot;},{&quot;family&quot;:&quot;Fisher&quot;,&quot;given&quot;:&quot;Joshua B.&quot;,&quot;parse-names&quot;:false,&quot;dropping-particle&quot;:&quot;&quot;,&quot;non-dropping-particle&quot;:&quot;&quot;},{&quot;family&quot;:&quot;Reich&quot;,&quot;given&quot;:&quot;Peter B.&quot;,&quot;parse-names&quot;:false,&quot;dropping-particle&quot;:&quot;&quot;,&quot;non-dropping-particle&quot;:&quot;&quot;},{&quot;family&quot;:&quot;Stocker&quot;,&quot;given&quot;:&quot;Benjamin D.&quot;,&quot;parse-names&quot;:false,&quot;dropping-particle&quot;:&quot;&quot;,&quot;non-dropping-particle&quot;:&quot;&quot;},{&quot;family&quot;:&quot;Hungate&quot;,&quot;given&quot;:&quot;Bruce A.&quot;,&quot;parse-names&quot;:false,&quot;dropping-particle&quot;:&quot;&quot;,&quot;non-dropping-particle&quot;:&quot;&quot;},{&quot;family&quot;:&quot;Peñuelas&quot;,&quot;given&quot;:&quot;Josep&quot;,&quot;parse-names&quot;:false,&quot;dropping-particle&quot;:&quot;&quot;,&quot;non-dropping-particle&quot;:&quot;&quot;},{&quot;family&quot;:&quot;McCallum&quot;,&quot;given&quot;:&quot;Ian&quot;,&quot;parse-names&quot;:false,&quot;dropping-particle&quot;:&quot;&quot;,&quot;non-dropping-particle&quot;:&quot;&quot;},{&quot;family&quot;:&quot;Soudzilovskaia&quot;,&quot;given&quot;:&quot;Nadejda A.&quot;,&quot;parse-names&quot;:false,&quot;dropping-particle&quot;:&quot;&quot;,&quot;non-dropping-particle&quot;:&quot;&quot;},{&quot;family&quot;:&quot;Cernusak&quot;,&quot;given&quot;:&quot;Lucas A.&quot;,&quot;parse-names&quot;:false,&quot;dropping-particle&quot;:&quot;&quot;,&quot;non-dropping-particle&quot;:&quot;&quot;},{&quot;family&quot;:&quot;Talhelm&quot;,&quot;given&quot;:&quot;Alan F.&quot;,&quot;parse-names&quot;:false,&quot;dropping-particle&quot;:&quot;&quot;,&quot;non-dropping-particle&quot;:&quot;&quot;},{&quot;family&quot;:&quot;Sundert&quot;,&quot;given&quot;:&quot;Kevin&quot;,&quot;parse-names&quot;:false,&quot;dropping-particle&quot;:&quot;&quot;,&quot;non-dropping-particle&quot;:&quot;Van&quot;},{&quot;family&quot;:&quot;Piao&quot;,&quot;given&quot;:&quot;Shilong&quot;,&quot;parse-names&quot;:false,&quot;dropping-particle&quot;:&quot;&quot;,&quot;non-dropping-particle&quot;:&quot;&quot;},{&quot;family&quot;:&quot;Newton&quot;,&quot;given&quot;:&quot;Paul C.D.&quot;,&quot;parse-names&quot;:false,&quot;dropping-particle&quot;:&quot;&quot;,&quot;non-dropping-particle&quot;:&quot;&quot;},{&quot;family&quot;:&quot;Hovenden&quot;,&quot;given&quot;:&quot;Mark J.&quot;,&quot;parse-names&quot;:false,&quot;dropping-particle&quot;:&quot;&quot;,&quot;non-dropping-particle&quot;:&quot;&quot;},{&quot;family&quot;:&quot;Blumenthal&quot;,&quot;given&quot;:&quot;Dana M.&quot;,&quot;parse-names&quot;:false,&quot;dropping-particle&quot;:&quot;&quot;,&quot;non-dropping-particle&quot;:&quot;&quot;},{&quot;family&quot;:&quot;Liu&quot;,&quot;given&quot;:&quot;Yi Y.&quot;,&quot;parse-names&quot;:false,&quot;dropping-particle&quot;:&quot;&quot;,&quot;non-dropping-particle&quot;:&quot;&quot;},{&quot;family&quot;:&quot;Müller&quot;,&quot;given&quot;:&quot;Christoph&quot;,&quot;parse-names&quot;:false,&quot;dropping-particle&quot;:&quot;&quot;,&quot;non-dropping-particle&quot;:&quot;&quot;},{&quot;family&quot;:&quot;Winter&quot;,&quot;given&quot;:&quot;Klaus&quot;,&quot;parse-names&quot;:false,&quot;dropping-particle&quot;:&quot;&quot;,&quot;non-dropping-particle&quot;:&quot;&quot;},{&quot;family&quot;:&quot;Field&quot;,&quot;given&quot;:&quot;Christopher B.&quot;,&quot;parse-names&quot;:false,&quot;dropping-particle&quot;:&quot;&quot;,&quot;non-dropping-particle&quot;:&quot;&quot;},{&quot;family&quot;:&quot;Viechtbauer&quot;,&quot;given&quot;:&quot;Wolfgang&quot;,&quot;parse-names&quot;:false,&quot;dropping-particle&quot;:&quot;&quot;,&quot;non-dropping-particle&quot;:&quot;&quot;},{&quot;family&quot;:&quot;Lissa&quot;,&quot;given&quot;:&quot;Caspar J.&quot;,&quot;parse-names&quot;:false,&quot;dropping-particle&quot;:&quot;&quot;,&quot;non-dropping-particle&quot;:&quot;Van&quot;},{&quot;family&quot;:&quot;Hoosbeek&quot;,&quot;given&quot;:&quot;Marcel R.&quot;,&quot;parse-names&quot;:false,&quot;dropping-particle&quot;:&quot;&quot;,&quot;non-dropping-particle&quot;:&quot;&quot;},{&quot;family&quot;:&quot;Watanabe&quot;,&quot;given&quot;:&quot;Makoto&quot;,&quot;parse-names&quot;:false,&quot;dropping-particle&quot;:&quot;&quot;,&quot;non-dropping-particle&quot;:&quot;&quot;},{&quot;family&quot;:&quot;Koike&quot;,&quot;given&quot;:&quot;Takayoshi&quot;,&quot;parse-names&quot;:false,&quot;dropping-particle&quot;:&quot;&quot;,&quot;non-dropping-particle&quot;:&quot;&quot;},{&quot;family&quot;:&quot;Leshyk&quot;,&quot;given&quot;:&quot;Victor O.&quot;,&quot;parse-names&quot;:false,&quot;dropping-particle&quot;:&quot;&quot;,&quot;non-dropping-particle&quot;:&quot;&quot;},{&quot;family&quot;:&quot;Polley&quot;,&quot;given&quot;:&quot;H. Wayne&quot;,&quot;parse-names&quot;:false,&quot;dropping-particle&quot;:&quot;&quot;,&quot;non-dropping-particle&quot;:&quot;&quot;},{&quot;family&quot;:&quot;Franklin&quot;,&quot;given&quot;:&quot;Oskar&quot;,&quot;parse-names&quot;:false,&quot;dropping-particle&quot;:&quot;&quot;,&quot;non-dropping-particle&quot;:&quot;&quot;}],&quot;container-title&quot;:&quot;Nature Climate Change&quot;,&quot;accessed&quot;:{&quot;date-parts&quot;:[[2026,6,23]]},&quot;DOI&quot;:&quot;10.1038/S41558-019-0545-2;SUBJMETA&quot;,&quot;ISSN&quot;:&quot;17586798&quot;,&quot;URL&quot;:&quot;https://www.nature.com/articles/s41558-019-0545-2&quot;,&quot;issued&quot;:{&quot;date-parts&quot;:[[2019,9,1]]},&quot;page&quot;:&quot;684-689&quot;,&quot;abstract&quot;:&quot;Elevated CO2 (eCO2) experiments provide critical information to quantify the effects of rising CO2 on vegetation1–6. Many eCO2 experiments suggest that nutrient limitations modulate the local magnitude of the eCO2 effect on plant biomass1,3,5, but the global extent of these limitations has not been empirically quantified, complicating projections of the capacity of plants to take up CO27,8. Here, we present a data-driven global quantification of the eCO2 effect on biomass based on 138 eCO2 experiments. The strength of CO2 fertilization is primarily driven by nitrogen (N) in ~65% of global vegetation and by phosphorus (P) in ~25% of global vegetation, with N- or P-limitation modulated by mycorrhizal association. Our approach suggests that CO2 levels expected by 2100 can potentially enhance plant biomass by 12 ± 3% above current values, equivalent to 59 ± 13 PgC. The global-scale response to eCO2 we derive from experiments is similar to past changes in greenness9 and biomass10 with rising CO2, suggesting that CO2 will continue to stimulate plant biomass in the future despite the constraining effect of soil nutrients. Our research reconciles conflicting evidence on CO2 fertilization across scales and provides an empirical estimate of the biomass sensitivity to eCO2 that may help to constrain climate projections.&quot;,&quot;publisher&quot;:&quot;Nature Publishing Group&quot;,&quot;issue&quot;:&quot;9&quot;,&quot;volume&quot;:&quot;9&quot;,&quot;container-title-short&quot;:&quot;Nat. Clim. Chang.&quot;},&quot;isTemporary&quot;:false}]},{&quot;citationID&quot;:&quot;MENDELEY_CITATION_35cecb07-9243-42a0-ba66-10c1c98c10aa&quot;,&quot;properties&quot;:{&quot;noteIndex&quot;:0},&quot;isEdited&quot;:false,&quot;manualOverride&quot;:{&quot;isManuallyOverridden&quot;:false,&quot;citeprocText&quot;:&quot;(Ellsworth et al., 2022; Evans &amp;#38; Clarke, 2019; J.R. &amp;#38; J.R., 1989; Peng et al., 2021; Vitousek et al., 2010)&quot;,&quot;manualOverrideText&quot;:&quot;&quot;},&quot;citationTag&quot;:&quot;MENDELEY_CITATION_v3_eyJjaXRhdGlvbklEIjoiTUVOREVMRVlfQ0lUQVRJT05fMzVjZWNiMDctOTI0My00MmEwLWJhNjYtMTBjMWM5OGMxMGFhIiwicHJvcGVydGllcyI6eyJub3RlSW5kZXgiOjB9LCJpc0VkaXRlZCI6ZmFsc2UsIm1hbnVhbE92ZXJyaWRlIjp7ImlzTWFudWFsbHlPdmVycmlkZGVuIjpmYWxzZSwiY2l0ZXByb2NUZXh0IjoiKEVsbHN3b3J0aCBldCBhbC4sIDIwMjI7IEV2YW5zICYjMzg7IENsYXJrZSwgMjAxOTsgSi5SLiAmIzM4OyBKLlIuLCAxOTg5OyBQZW5nIGV0IGFsLiwgMjAyMTsgVml0b3VzZWsgZXQgYWwuLCAyMDEwKSIsIm1hbnVhbE92ZXJyaWRlVGV4dCI6IiJ9LCJjaXRhdGlvbkl0ZW1zIjpb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id&quot;:&quot;0bb49dcf-9187-362e-b755-93ba856693e5&quot;,&quot;itemData&quot;:{&quot;type&quot;:&quot;article-journal&quot;,&quot;id&quot;:&quot;0bb49dcf-9187-362e-b755-93ba856693e5&quot;,&quot;title&quot;:&quot;The allocation of protein nitrogen in the photosynthetic apparatus: costs, consequences, and control.&quot;,&quot;author&quot;:[{&quot;family&quot;:&quot;J.R.&quot;,&quot;given&quot;:&quot;Evans&quot;,&quot;parse-names&quot;:false,&quot;dropping-particle&quot;:&quot;&quot;,&quot;non-dropping-particle&quot;:&quot;&quot;},{&quot;family&quot;:&quot;J.R.&quot;,&quot;given&quot;:&quot;Seemann&quot;,&quot;parse-names&quot;:false,&quot;dropping-particle&quot;:&quot;&quot;,&quot;non-dropping-particle&quot;:&quot;&quot;}],&quot;container-title&quot;:&quot;Plant biology&quot;,&quot;accessed&quot;:{&quot;date-parts&quot;:[[2026,7,5]]},&quot;ISSN&quot;:&quot;0894-4563&quot;,&quot;issued&quot;:{&quot;date-parts&quot;:[[1989]]},&quot;volume&quot;:&quot;8&quot;,&quot;container-title-short&quot;:&quot;Plant Biol.&quot;},&quot;isTemporary&quot;:false},{&quot;id&quot;:&quot;557ec866-ec0c-3e5d-ab3e-e07a7459169c&quot;,&quot;itemData&quot;:{&quot;type&quot;:&quot;article-journal&quot;,&quot;id&quot;:&quot;557ec866-ec0c-3e5d-ab3e-e07a7459169c&quot;,&quot;title&quot;:&quot;The nitrogen cost of photosynthesis&quot;,&quot;author&quot;:[{&quot;family&quot;:&quot;Evans&quot;,&quot;given&quot;:&quot;John R.&quot;,&quot;parse-names&quot;:false,&quot;dropping-particle&quot;:&quot;&quot;,&quot;non-dropping-particle&quot;:&quot;&quot;},{&quot;family&quot;:&quot;Clarke&quot;,&quot;given&quot;:&quot;Victoria C.&quot;,&quot;parse-names&quot;:false,&quot;dropping-particle&quot;:&quot;&quot;,&quot;non-dropping-particle&quot;:&quot;&quot;}],&quot;container-title&quot;:&quot;Journal of Experimental Botany&quot;,&quot;accessed&quot;:{&quot;date-parts&quot;:[[2026,7,5]]},&quot;DOI&quot;:&quot;10.1093/JXB/ERY366&quot;,&quot;ISSN&quot;:&quot;0022-0957&quot;,&quot;PMID&quot;:&quot;30357381&quot;,&quot;URL&quot;:&quot;https://dx.doi.org/10.1093/jxb/ery366&quot;,&quot;issued&quot;:{&quot;date-parts&quot;:[[2019,1,1]]},&quot;page&quot;:&quot;7-15&quot;,&quot;abstract&quot;:&quot;Global food security depends on three main cereal crops (wheat, rice and maize) achieving and maintaining high yields, as well as increasing their future yields. Fundamental to the production of this biomass is photosynthesis. The process of photosynthesis involves a large number of proteins that together account for the majority of the nitrogen in leaves. As large amounts of nitrogen are removed in the harvested grain, this needs to be replaced either from synthetic fertilizer or biological nitrogen fixation. Knowledge about photosynthetic properties of leaves in natural ecosystems is also important, particularly when we consider the potential impacts of climate change. While the relationship between nitrogen and photosynthetic capacity of a leaf differs between species, leaf nitrogen content provides a useful way to incorporate photosynthesis into models of ecosystems and the terrestrial biosphere. This review provides a generalized nitrogen budget for a C3 leaf cell and discusses the potential for improving photosynthesis from a nitrogen perspective.&quot;,&quot;publisher&quot;:&quot;Oxford Academic&quot;,&quot;issue&quot;:&quot;1&quot;,&quot;volume&quot;:&quot;70&quot;,&quot;container-title-short&quot;:&quot;J. Exp. Bot.&quot;},&quot;isTemporary&quot;:false},{&quot;id&quot;:&quot;0c2a92aa-22b4-3444-9ee3-f7c7be3f41f3&quot;,&quot;itemData&quot;:{&quot;type&quot;:&quot;article-journal&quot;,&quot;id&quot;:&quot;0c2a92aa-22b4-3444-9ee3-f7c7be3f41f3&quot;,&quot;title&quot;:&quot;Terrestrial phosphorus limitation: Mechanisms, implications, and nitrogen-phosphorus interactions&quot;,&quot;author&quot;:[{&quot;family&quot;:&quot;Vitousek&quot;,&quot;given&quot;:&quot;Peter M.&quot;,&quot;parse-names&quot;:false,&quot;dropping-particle&quot;:&quot;&quot;,&quot;non-dropping-particle&quot;:&quot;&quot;},{&quot;family&quot;:&quot;Porder&quot;,&quot;given&quot;:&quot;Stephen&quot;,&quot;parse-names&quot;:false,&quot;dropping-particle&quot;:&quot;&quot;,&quot;non-dropping-particle&quot;:&quot;&quot;},{&quot;family&quot;:&quot;Houlton&quot;,&quot;given&quot;:&quot;Benjamin Z.&quot;,&quot;parse-names&quot;:false,&quot;dropping-particle&quot;:&quot;&quot;,&quot;non-dropping-particle&quot;:&quot;&quot;},{&quot;family&quot;:&quot;Chadwick&quot;,&quot;given&quot;:&quot;Oliver A.&quot;,&quot;parse-names&quot;:false,&quot;dropping-particle&quot;:&quot;&quot;,&quot;non-dropping-particle&quot;:&quot;&quot;}],&quot;container-title&quot;:&quot;Ecological Applications&quot;,&quot;accessed&quot;:{&quot;date-parts&quot;:[[2026,7,5]]},&quot;DOI&quot;:&quot;10.1890/08-0127.1;WGROUP:STRING:PUBLICATION&quot;,&quot;ISSN&quot;:&quot;10510761&quot;,&quot;PMID&quot;:&quot;20349827&quot;,&quot;URL&quot;:&quot;/doi/pdf/10.1890/08-0127.1&quot;,&quot;issued&quot;:{&quot;date-parts&quot;:[[2010,1,1]]},&quot;page&quot;:&quot;5-15&quot;,&quot;abstract&quot;:&quot;Nutrient limitation to primary productivity and other biological processes is widespread in terrestrial ecosystems, and nitrogen (N) and phosphorus (P) are the most common limiting elements, both individually and in combination, Mechanisms that drive P limitation, and their interactions with the N cycle, have received less attention than mechanisms causing N limitation. We identify and discuss six mechanisms that could drive P limitation in terrestrial ecosystems. The best known of these is depletion-driven limitation, in which accumulated P losses during long-term soil and ecosystem development contribute to what Walker and Syers termed a \&quot;terminal steady state\&quot; of profound P depletion and limitation. The other mechanisms are soil barriers that prevent access to P; transactional limitation, in which weathering of P-containing minerals does not keep pace with the supply of other resources; low-P parent materials; P sinks; and anthropogenic changes that increase the supply of other resources (often N) relative to P. We distinguish proximate nutrient limitation (which occurs where additions of a nutrient stimulate biological processes, especially productivity) from ultimate nutrient limitation (where additions of a nutrient can transform ecosystems). Of the mechanisms that drive P limitation, we suggest that depletion, soil barriers, and low-P parent material often cause ultimate limitation because they control the ecosystem mass balance of P. Similarly, demand-independent losses and constraints to N fixation can control the ecosystem-level mass balance of N and cause it to be an ultimate limiting nutrient. © 2010 by the Ecological Society of America.&quot;,&quot;publisher&quot;:&quot;John Wiley &amp; Sons, Ltd&quot;,&quot;issue&quot;:&quot;1&quot;,&quot;volume&quot;:&quot;20&quot;,&quot;container-title-short&quot;:&quot;&quot;},&quot;isTemporary&quot;:false},{&quot;id&quot;:&quot;c6def4cb-8167-3fee-bb43-c327abe937aa&quot;,&quot;itemData&quot;:{&quot;type&quot;:&quot;article-journal&quot;,&quot;id&quot;:&quot;c6def4cb-8167-3fee-bb43-c327abe937aa&quot;,&quot;title&quot;:&quot;Global climate and nutrient controls of photosynthetic capacity&quot;,&quot;author&quot;:[{&quot;family&quot;:&quot;Peng&quot;,&quot;given&quot;:&quot;Yunke&quot;,&quot;parse-names&quot;:false,&quot;dropping-particle&quot;:&quot;&quot;,&quot;non-dropping-particle&quot;:&quot;&quot;},{&quot;family&quot;:&quot;Bloomfield&quot;,&quot;given&quot;:&quot;Keith J.&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Colin Prentice&quot;,&quot;given&quot;:&quot;I.&quot;,&quot;parse-names&quot;:false,&quot;dropping-particle&quot;:&quot;&quot;,&quot;non-dropping-particle&quot;:&quot;&quot;}],&quot;container-title&quot;:&quot;Communications Biology 2021 4:1&quot;,&quot;accessed&quot;:{&quot;date-parts&quot;:[[2026,7,5]]},&quot;DOI&quot;:&quot;10.1038/s42003-021-01985-7&quot;,&quot;ISSN&quot;:&quot;2399-3642&quot;,&quot;PMID&quot;:&quot;33846550&quot;,&quot;URL&quot;:&quot;https://www.nature.com/articles/s42003-021-01985-7&quot;,&quot;issued&quot;:{&quot;date-parts&quot;:[[2021,4,12]]},&quot;page&quot;:&quot;462-&quot;,&quot;abstract&quot;:&quot;There is huge uncertainty about how global exchanges of carbon between the atmosphere and land will respond to continuing environmental change. A better representation of photosynthetic capacity is required for Earth System models to simulate carbon assimilation reliably. Here we use a global leaf-trait dataset to test whether photosynthetic capacity is quantitatively predictable from climate, based on optimality principles; and to explore how this prediction is modified by soil properties, including indices of nitrogen and phosphorus availability, measured in situ. The maximum rate of carboxylation standardized to 25 °C (Vcmax25) was found to be proportional to growing-season irradiance, and to increase—as predicted—towards both colder and drier climates. Individual species’ departures from predicted Vcmax25 covaried with area-based leaf nitrogen (Narea) but community-mean Vcmax25 was unrelated to Narea, which in turn was unrelated to the soil C:N ratio. In contrast, leaves with low area-based phosphorus (Parea) had low Vcmax25 (both between and within communities), and Parea increased with total soil P. These findings do not support the assumption, adopted in some ecosystem and Earth System models, that leaf-level photosynthetic capacity depends on soil N supply. They do, however, support a previously-noted relationship between photosynthesis and soil P supply. Yunke Peng et al. use in-situ measurements and leaf trait data at 266 global sites for 1637&amp;nbsp;species and find that the maximum rate of carboxylation standardized to 25 °C is proportional to growing-season irradiance, and covaries with area-based leaf nitrogen and area-based phosphorus on the species level. These results challenge the assumption that leaf-level photosynthetic capacity depends on soil N supply yet supports the relationship between photosynthesis and soil P supply.&quot;,&quot;publisher&quot;:&quot;Nature Publishing Group&quot;,&quot;issue&quot;:&quot;1&quot;,&quot;volume&quot;:&quot;4&quot;,&quot;container-title-short&quot;:&quot;&quot;},&quot;isTemporary&quot;:false}]},{&quot;citationID&quot;:&quot;MENDELEY_CITATION_cf39e49d-db80-43d4-bf76-9a2588caf55f&quot;,&quot;properties&quot;:{&quot;noteIndex&quot;:0},&quot;isEdited&quot;:false,&quot;manualOverride&quot;:{&quot;isManuallyOverridden&quot;:false,&quot;citeprocText&quot;:&quot;(Bejarano-Castillo et al., 2015)&quot;,&quot;manualOverrideText&quot;:&quot;&quot;},&quot;citationTag&quot;:&quot;MENDELEY_CITATION_v3_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&quot;,&quot;citationItems&quot;:[{&quot;id&quot;:&quot;d17deb65-7844-35b3-b74d-e0f87f5e3455&quot;,&quot;itemData&quot;:{&quot;type&quot;:&quot;article-journal&quot;,&quot;id&quot;:&quot;d17deb65-7844-35b3-b74d-e0f87f5e3455&quot;,&quot;title&quot;:&quot;Effects of Increased Nitrogen Availability on C and N Cycles in Tropical Forests: A Meta-Analysis&quot;,&quot;author&quot;:[{&quot;family&quot;:&quot;Bejarano-Castillo&quot;,&quot;given&quot;:&quot;Marylin&quot;,&quot;parse-names&quot;:false,&quot;dropping-particle&quot;:&quot;&quot;,&quot;non-dropping-particle&quot;:&quot;&quot;},{&quot;family&quot;:&quot;Campo&quot;,&quot;given&quot;:&quot;Julio&quot;,&quot;parse-names&quot;:false,&quot;dropping-particle&quot;:&quot;&quot;,&quot;non-dropping-particle&quot;:&quot;&quot;},{&quot;family&quot;:&quot;Roa-Fuentes&quot;,&quot;given&quot;:&quot;Lilia L.&quot;,&quot;parse-names&quot;:false,&quot;dropping-particle&quot;:&quot;&quot;,&quot;non-dropping-particle&quot;:&quot;&quot;}],&quot;container-title&quot;:&quot;PLoS ONE&quot;,&quot;accessed&quot;:{&quot;date-parts&quot;:[[2026,7,6]]},&quot;DOI&quot;:&quot;10.1371/JOURNAL.PONE.0144253&quot;,&quot;ISSN&quot;:&quot;19326203&quot;,&quot;PMID&quot;:&quot;26633681&quot;,&quot;URL&quot;:&quot;https://pmc.ncbi.nlm.nih.gov/articles/PMC4669154/&quot;,&quot;issued&quot;:{&quot;date-parts&quot;:[[2015,12,1]]},&quot;page&quot;:&quot;e0144253&quot;,&quot;abstract&quot;:&quot;Atmospheric N deposition is predicted to increase four times over its current status in tropical forests by 2030. Our ability to understand the effects of N enrichment on C and N cycles is being challenged by the large heterogeneity of the tropical forest biome. The specific response will depend on the forest's nutrient status; however, few studies of N addition appear to incorporate the nutrient status in tropical forests, possibly due to difficulties in explaining how this status is maintained. We used a meta-analysis to explore the consequences of the N enrichment on C and N cycles in tropical montane and lowland forests. We tracked changes in aboveground and belowground plant C and N and in mineral soil in response to N addition. We found an increasing trend of plant biomass in montane forests, but not in lowland forests, as well as a greater increase in NO emission in montane forest compared with lowland forest. The N2O and NO emission increase in both forest; however, the N2O increase in lowland forest was significantly even at first time N addition. The NO emission increase showed be greater at first term compared with long term N addition. Moreover, the increase in total soil N, ammonium, microbial N, and dissolved N concentration under N enrichment indicates a rich N status of lowland forests. The available evidence of N addition experiments shows that the lowland forest is richer in N than montane forests. Finally, the greater increase in N leaching and N gas emission highlights the importance of study the N deposition effect on the global climate change.&quot;,&quot;publisher&quot;:&quot;Public Library of Science&quot;,&quot;issue&quot;:&quot;12&quot;,&quot;volume&quot;:&quot;10&quot;,&quot;container-title-short&quot;:&quot;PLoS One&quot;},&quot;isTemporary&quot;:false}]},{&quot;citationID&quot;:&quot;MENDELEY_CITATION_59302f80-f06d-4ac7-9d82-e4f21cfb0406&quot;,&quot;properties&quot;:{&quot;noteIndex&quot;:0},&quot;isEdited&quot;:false,&quot;manualOverride&quot;:{&quot;isManuallyOverridden&quot;:true,&quot;citeprocText&quot;:&quot;(Rastetter et al., 2022; Wilcke et al., 2019)&quot;,&quot;manualOverrideText&quot;:&quot;(Rastetter et al., 2022; Wilcke et al., 2019).&quot;},&quot;citationTag&quot;:&quot;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&quot;,&quot;citationItems&quot;:[{&quot;id&quot;:&quot;74e99d74-c945-32b7-93b2-f9e9cfac6d24&quot;,&quot;itemData&quot;:{&quot;type&quot;:&quot;article-journal&quot;,&quot;id&quot;:&quot;74e99d74-c945-32b7-93b2-f9e9cfac6d24&quot;,&quot;title&quot;:&quot;N and P constrain C in ecosystems under climate change: Role of nutrient redistribution, accumulation, and stoichiometry&quot;,&quot;author&quot;:[{&quot;family&quot;:&quot;Rastetter&quot;,&quot;given&quot;:&quot;Edward B.&quot;,&quot;parse-names&quot;:false,&quot;dropping-particle&quot;:&quot;&quot;,&quot;non-dropping-particle&quot;:&quot;&quot;},{&quot;family&quot;:&quot;Kwiatkowski&quot;,&quot;given&quot;:&quot;Bonnie L.&quot;,&quot;parse-names&quot;:false,&quot;dropping-particle&quot;:&quot;&quot;,&quot;non-dropping-particle&quot;:&quot;&quot;},{&quot;family&quot;:&quot;Kicklighter&quot;,&quot;given&quot;:&quot;David W.&quot;,&quot;parse-names&quot;:false,&quot;dropping-particle&quot;:&quot;&quot;,&quot;non-dropping-particle&quot;:&quot;&quot;},{&quot;family&quot;:&quot;Barker Plotkin&quot;,&quot;given&quot;:&quot;Audrey&quot;,&quot;parse-names&quot;:false,&quot;dropping-particle&quot;:&quot;&quot;,&quot;non-dropping-particle&quot;:&quot;&quot;},{&quot;family&quot;:&quot;Genet&quot;,&quot;given&quot;:&quot;Helene&quot;,&quot;parse-names&quot;:false,&quot;dropping-particle&quot;:&quot;&quot;,&quot;non-dropping-particle&quot;:&quot;&quot;},{&quot;family&quot;:&quot;Nippert&quot;,&quot;given&quot;:&quot;Jesse B.&quot;,&quot;parse-names&quot;:false,&quot;dropping-particle&quot;:&quot;&quot;,&quot;non-dropping-particle&quot;:&quot;&quot;},{&quot;family&quot;:&quot;O'Keefe&quot;,&quot;given&quot;:&quot;Kimberly&quot;,&quot;parse-names&quot;:false,&quot;dropping-particle&quot;:&quot;&quot;,&quot;non-dropping-particle&quot;:&quot;&quot;},{&quot;family&quot;:&quot;Perakis&quot;,&quot;given&quot;:&quot;Steven S.&quot;,&quot;parse-names&quot;:false,&quot;dropping-particle&quot;:&quot;&quot;,&quot;non-dropping-particle&quot;:&quot;&quot;},{&quot;family&quot;:&quot;Porder&quot;,&quot;given&quot;:&quot;Stephen&quot;,&quot;parse-names&quot;:false,&quot;dropping-particle&quot;:&quot;&quot;,&quot;non-dropping-particle&quot;:&quot;&quot;},{&quot;family&quot;:&quot;Roley&quot;,&quot;given&quot;:&quot;Sarah S.&quot;,&quot;parse-names&quot;:false,&quot;dropping-particle&quot;:&quot;&quot;,&quot;non-dropping-particle&quot;:&quot;&quot;},{&quot;family&quot;:&quot;Ruess&quot;,&quot;given&quot;:&quot;Roger W.&quot;,&quot;parse-names&quot;:false,&quot;dropping-particle&quot;:&quot;&quot;,&quot;non-dropping-particle&quot;:&quot;&quot;},{&quot;family&quot;:&quot;Thompson&quot;,&quot;given&quot;:&quot;Jonathan R.&quot;,&quot;parse-names&quot;:false,&quot;dropping-particle&quot;:&quot;&quot;,&quot;non-dropping-particle&quot;:&quot;&quot;},{&quot;family&quot;:&quot;Wieder&quot;,&quot;given&quot;:&quot;William R.&quot;,&quot;parse-names&quot;:false,&quot;dropping-particle&quot;:&quot;&quot;,&quot;non-dropping-particle&quot;:&quot;&quot;},{&quot;family&quot;:&quot;Wilcox&quot;,&quot;given&quot;:&quot;Kevin&quot;,&quot;parse-names&quot;:false,&quot;dropping-particle&quot;:&quot;&quot;,&quot;non-dropping-particle&quot;:&quot;&quot;},{&quot;family&quot;:&quot;Yanai&quot;,&quot;given&quot;:&quot;Ruth D.&quot;,&quot;parse-names&quot;:false,&quot;dropping-particle&quot;:&quot;&quot;,&quot;non-dropping-particle&quot;:&quot;&quot;}],&quot;container-title&quot;:&quot;Ecological applications : a publication of the Ecological Society of America&quot;,&quot;accessed&quot;:{&quot;date-parts&quot;:[[2026,6,22]]},&quot;DOI&quot;:&quot;10.1002/EAP.2684&quot;,&quot;ISSN&quot;:&quot;1051-0761&quot;,&quot;PMID&quot;:&quot;35633204&quot;,&quot;URL&quot;:&quot;https://pubmed.ncbi.nlm.nih.gov/35633204/&quot;,&quot;issued&quot;:{&quot;date-parts&quot;:[[2022,12,1]]},&quot;abstract&quot;:&quot;We use the Multiple Element Limitation (MEL) model to examine responses of 12 ecosystems to elevated carbon dioxide (CO2), warming, and 20% decreases or increases in precipitation. Ecosystems respond synergistically to elevated CO2, warming, and decreased precipitation combined because higher water-use efficiency with elevated CO2 and higher fertility with warming compensate for responses to drought. Response to elevated CO2, warming, and increased precipitation combined is additive. We analyze changes in ecosystem carbon (C) based on four nitrogen (N) and four phosphorus (P) attribution factors: (1) changes in total ecosystem N and P, (2) changes in N and P distribution between vegetation and soil, (3) changes in vegetation C:N and C:P ratios, and (4) changes in soil C:N and C:P ratios. In the combined CO2 and climate change simulations, all ecosystems gain C. The contributions of these four attribution factors to changes in ecosystem C storage varies among ecosystems because of differences in the initial distributions of N and P between vegetation and soil and the openness of the ecosystem N and P cycles. The net transfer of N and P from soil to vegetation dominates the C response of forests. For tundra and grasslands, the C gain is also associated with increased soil C:N and C:P. In ecosystems with symbiotic N fixation, C gains resulted from N accumulation. Because of differences in N versus P cycle openness and the distribution of organic matter between vegetation and soil, changes in the N and P attribution factors do not always parallel one another. Differences among ecosystems in C-nutrient interactions and the amount of woody biomass interact to shape ecosystem C sequestration under simulated global change. We suggest that future studies quantify the openness of the N and P cycles and changes in the distribution of C, N, and P among ecosystem components, which currently limit understanding of nutrient effects on C sequestration and responses to elevated CO2 and climate change.&quot;,&quot;publisher&quot;:&quot;Ecol Appl&quot;,&quot;issue&quot;:&quot;8&quot;,&quot;volume&quot;:&quot;32&quot;,&quot;container-title-short&quot;:&quot;Ecol. Appl.&quot;},&quot;isTemporary&quot;:false},{&quot;id&quot;:&quot;03aced2e-5835-3fe9-a4ab-7b5df77ec80c&quot;,&quot;itemData&quot;:{&quot;type&quot;:&quot;article-journal&quot;,&quot;id&quot;:&quot;03aced2e-5835-3fe9-a4ab-7b5df77ec80c&quot;,&quot;title&quot;:&quot;Temporal Trends of Phosphorus Cycling in a Tropical Montane Forest in Ecuador During 14 Years&quot;,&quot;author&quot;:[{&quot;family&quot;:&quot;Wilcke&quot;,&quot;given&quot;:&quot;Wolfgang&quot;,&quot;parse-names&quot;:false,&quot;dropping-particle&quot;:&quot;&quot;,&quot;non-dropping-particle&quot;:&quot;&quot;},{&quot;family&quot;:&quot;Velescu&quot;,&quot;given&quot;:&quot;Andre&quot;,&quot;parse-names&quot;:false,&quot;dropping-particle&quot;:&quot;&quot;,&quot;non-dropping-particle&quot;:&quot;&quot;},{&quot;family&quot;:&quot;Leimer&quot;,&quot;given&quot;:&quot;Sophia&quot;,&quot;parse-names&quot;:false,&quot;dropping-particle&quot;:&quot;&quot;,&quot;non-dropping-particle&quot;:&quot;&quot;},{&quot;family&quot;:&quot;Bigalke&quot;,&quot;given&quot;:&quot;Moritz&quot;,&quot;parse-names&quot;:false,&quot;dropping-particle&quot;:&quot;&quot;,&quot;non-dropping-particle&quot;:&quot;&quot;},{&quot;family&quot;:&quot;Boy&quot;,&quot;given&quot;:&quot;Jens&quot;,&quot;parse-names&quot;:false,&quot;dropping-particle&quot;:&quot;&quot;,&quot;non-dropping-particle&quot;:&quot;&quot;},{&quot;family&quot;:&quot;Valarezo&quot;,&quot;given&quot;:&quot;Carlos&quot;,&quot;parse-names&quot;:false,&quot;dropping-particle&quot;:&quot;&quot;,&quot;non-dropping-particle&quot;:&quot;&quot;}],&quot;container-title&quot;:&quot;Journal of Geophysical Research: Biogeosciences&quot;,&quot;accessed&quot;:{&quot;date-parts&quot;:[[2026,7,6]]},&quot;DOI&quot;:&quot;10.1029/2018JG004942;WGROUP:STRING:PUBLICATION&quot;,&quot;ISSN&quot;:&quot;21698961&quot;,&quot;URL&quot;:&quot;/doi/pdf/10.1029/2018JG004942&quot;,&quot;issued&quot;:{&quot;date-parts&quot;:[[2019,5,1]]},&quot;page&quot;:&quot;1370-1386&quot;,&quot;abstract&quot;:&quot;Increased bioavailability of P can have a negative impact on plant biodiversity. In an approximately 9-ha catchment under N + P-limited megadiverse tropical montane forest in Ecuador, we budgeted all major P fluxes and determined whether the P fluxes changed from 1999 to 2013. Furthermore, we assessed which external drivers (rainfall, total P and acid deposition) caused this potential change. Mean (±SD) annual P deposition (bulk+dry) was 240 ± 270 mg/m2, with the SD reflecting the interannual variation. The annual P flux to the soil via throughfall+stemflow+litterfall was 1,400 ± 170 mg/m2 of which 18 ± 9.2% was leached to below the organic layer. The mineral soil retained 80 ± 12% of the P leached from the organic layer. The mean annual P weathering rate was 79 ± 63 mg/m2. The sum of P fluxes was approximately 5 times larger above than below the mineral soil surface, illustrating that P was tightly cycled in the biological part of the forest. The mean annual canopy budget was negative (−120 ± 280 mg/m2); that is, P was leached from the canopy. Throughfall was the largest source of dissolved P. The P catchment budget (total deposition-streamflow) was positive (200 ± 270 mg/m2); that is, P was retained, mainly in the soil organic layer. From 1999 to 2013, P fluxes with throughfall, stemflow, and streamflow increased significantly. The strongest driver of the P budgets of the canopy and the catchment was total P deposition. Our results demonstrate that mainly biological processes retained deposited P in the vegetation and the organic layer enhancing the internal P cycle.&quot;,&quot;publisher&quot;:&quot;Blackwell Publishing Ltd&quot;,&quot;issue&quot;:&quot;5&quot;,&quot;volume&quot;:&quot;124&quot;,&quot;container-title-short&quot;:&quot;J. Geophys. Res. Biogeosci.&quot;},&quot;isTemporary&quot;:false}]},{&quot;citationID&quot;:&quot;MENDELEY_CITATION_c41cea51-47c4-4a0d-936a-e810bc74c4eb&quot;,&quot;properties&quot;:{&quot;noteIndex&quot;:0},&quot;isEdited&quot;:false,&quot;manualOverride&quot;:{&quot;isManuallyOverridden&quot;:false,&quot;citeprocText&quot;:&quot;(Fisher et al., 2012; Homeier &amp;#38; Leuschner, 2021)&quot;,&quot;manualOverrideText&quot;:&quot;&quot;},&quot;citationTag&quot;:&quot;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&quot;,&quot;citationItems&quot;:[{&quot;id&quot;:&quot;22b1e944-e113-3f82-bae9-4e2b4f85f313&quot;,&quot;itemData&quot;:{&quot;type&quot;:&quot;article-journal&quot;,&quot;id&quot;:&quot;22b1e944-e113-3f82-bae9-4e2b4f85f313&quot;,&quot;title&quot;:&quot;Nutrient limitation in rainforests and cloud forests along a 3,000-m elevation gradient in the Peruvian Andes&quot;,&quot;author&quot;:[{&quot;family&quot;:&quot;Fisher&quot;,&quot;given&quot;:&quot;Joshua B&quot;,&quot;parse-names&quot;:false,&quot;dropping-particle&quot;:&quot;&quot;,&quot;non-dropping-particle&quot;:&quot;&quot;},{&quot;family&quot;:&quot;Malhi&quot;,&quot;given&quot;:&quot;Yadvinder&quot;,&quot;parse-names&quot;:false,&quot;dropping-particle&quot;:&quot;&quot;,&quot;non-dropping-particle&quot;:&quot;&quot;},{&quot;family&quot;:&quot;Israel&quot;,&quot;given&quot;:&quot;•&quot;,&quot;parse-names&quot;:false,&quot;dropping-particle&quot;:&quot;&quot;,&quot;non-dropping-particle&quot;:&quot;&quot;},{&quot;family&quot;:&quot;Torres&quot;,&quot;given&quot;:&quot;Cuba&quot;,&quot;parse-names&quot;:false,&quot;dropping-particle&quot;:&quot;&quot;,&quot;non-dropping-particle&quot;:&quot;&quot;},{&quot;family&quot;:&quot;Daniel&quot;,&quot;given&quot;:&quot;•&quot;,&quot;parse-names&quot;:false,&quot;dropping-particle&quot;:&quot;&quot;,&quot;non-dropping-particle&quot;:&quot;&quot;},{&quot;family&quot;:&quot;Metcalfe&quot;,&quot;given&quot;:&quot;B&quot;,&quot;parse-names&quot;:false,&quot;dropping-particle&quot;:&quot;&quot;,&quot;non-dropping-particle&quot;:&quot;&quot;},{&quot;family&quot;:&quot;Weg&quot;,&quot;given&quot;:&quot;Martine J&quot;,&quot;parse-names&quot;:false,&quot;dropping-particle&quot;:&quot;&quot;,&quot;non-dropping-particle&quot;:&quot;Van De&quot;},{&quot;family&quot;:&quot;Meir&quot;,&quot;given&quot;:&quot;Patrick&quot;,&quot;parse-names&quot;:false,&quot;dropping-particle&quot;:&quot;&quot;,&quot;non-dropping-particle&quot;:&quot;&quot;},{&quot;family&quot;:&quot;Silva-Espejo&quot;,&quot;given&quot;:&quot;Javier E&quot;,&quot;parse-names&quot;:false,&quot;dropping-particle&quot;:&quot;&quot;,&quot;non-dropping-particle&quot;:&quot;&quot;},{&quot;family&quot;:&quot;Walter&quot;,&quot;given&quot;:&quot;•&quot;,&quot;parse-names&quot;:false,&quot;dropping-particle&quot;:&quot;&quot;,&quot;non-dropping-particle&quot;:&quot;&quot;},{&quot;family&quot;:&quot;Huasco&quot;,&quot;given&quot;:&quot;Huaraca&quot;,&quot;parse-names&quot;:false,&quot;dropping-particle&quot;:&quot;&quot;,&quot;non-dropping-particle&quot;:&quot;&quot;},{&quot;family&quot;:&quot;Fisher&quot;,&quot;given&quot;:&quot;J B&quot;,&quot;parse-names&quot;:false,&quot;dropping-particle&quot;:&quot;&quot;,&quot;non-dropping-particle&quot;:&quot;&quot;},{&quot;family&quot;:&quot;Malhi&quot;,&quot;given&quot;:&quot;Á Y&quot;,&quot;parse-names&quot;:false,&quot;dropping-particle&quot;:&quot;&quot;,&quot;non-dropping-particle&quot;:&quot;&quot;},{&quot;family&quot;:&quot;Torres&quot;,&quot;given&quot;:&quot;I C&quot;,&quot;parse-names&quot;:false,&quot;dropping-particle&quot;:&quot;&quot;,&quot;non-dropping-particle&quot;:&quot;&quot;},{&quot;family&quot;:&quot;Silva-Espejo&quot;,&quot;given&quot;:&quot;Á J E&quot;,&quot;parse-names&quot;:false,&quot;dropping-particle&quot;:&quot;&quot;,&quot;non-dropping-particle&quot;:&quot;&quot;},{&quot;family&quot;:&quot;Huasco&quot;,&quot;given&quot;:&quot;W H&quot;,&quot;parse-names&quot;:false,&quot;dropping-particle&quot;:&quot;&quot;,&quot;non-dropping-particle&quot;:&quot;&quot;},{&quot;family&quot;:&quot;Metcalfe&quot;,&quot;given&quot;:&quot;D B&quot;,&quot;parse-names&quot;:false,&quot;dropping-particle&quot;:&quot;&quot;,&quot;non-dropping-particle&quot;:&quot;&quot;},{&quot;family&quot;:&quot;Weg&quot;,&quot;given&quot;:&quot;M J&quot;,&quot;parse-names&quot;:false,&quot;dropping-particle&quot;:&quot;&quot;,&quot;non-dropping-particle&quot;:&quot;Van De&quot;},{&quot;family&quot;:&quot;Meir&quot;,&quot;given&quot;:&quot;P&quot;,&quot;parse-names&quot;:false,&quot;dropping-particle&quot;:&quot;&quot;,&quot;non-dropping-particle&quot;:&quot;&quot;}],&quot;container-title&quot;:&quot;Oecologia 2012 172:3&quot;,&quot;accessed&quot;:{&quot;date-parts&quot;:[[2026,3,25]]},&quot;DOI&quot;:&quot;10.1007/s00442-012-2522-6&quot;,&quot;ISSN&quot;:&quot;00298549&quot;,&quot;PMID&quot;:&quot;23180422&quot;,&quot;URL&quot;:&quot;https://link.springer.com/article/10.1007/s00442-012-2522-6&quot;,&quot;issued&quot;:{&quot;date-parts&quot;:[[2012,11,24]]},&quot;page&quot;:&quot;889-902&quot;,&quot;abstract&quot;:&quot;We report results from a large-scale nutrient fertilization experiment along a “megadiverse” (154 unique species were included in the study) 3,000-m elevation transect in the Peruvian Andes and adjacent lowland Amazonia. Our objectives were to test if nitrogen (N) and phosphorus (P) limitation shift along this elevation gradient, and to determine how an alleviation of nutrient limitation would manifest in ecosystem changes. Tree height decreased with increasing elevation, but leaf area index (LAI) and diameter at breast height (DBH) did not vary with elevation. Leaf N:P decreased with increasing elevation (from 24 at 200&amp;nbsp;m to 11 at 3,000&amp;nbsp;m), suggesting increased N limitation and decreased P limitation with increasing elevation. After 4&amp;nbsp;years of fertilization (N, P, N&amp;nbsp;+&amp;nbsp;P), plots at the lowland site (200&amp;nbsp;m) fertilized with N&amp;nbsp;+&amp;nbsp;P showed greater relative growth rates in DBH than did the control plots; no significant differences were evident at the 1,000&amp;nbsp;m site, and plots fertilized with N at the highest elevation sites (1,500, 3,000&amp;nbsp;m) showed greater relative growth rates in DBH than did the control plots, again suggesting increased N constraint with elevation. Across elevations in general N fertilization led to an increase in microbial respiration, while P and N&amp;nbsp;+&amp;nbsp;P addition led to an increase in root respiration and corresponding decrease in hyphal respiration. There was no significant canopy response (LAI, leaf nutrients) to fertilization, suggesting that photosynthetic capacity was not N or P limited in these ecosystems. In sum, our study significantly advances ecological understanding of nutrient cycling and ecosystem response in a region where our collective knowledge and data are sparse: we demonstrate N limitation in high elevation tropical montane forests, N and P co-limitation in lowland Amazonia, and a nutrient limitation response manifested not in canopy changes, but rather in stem and belowground changes.&quot;,&quot;publisher&quot;:&quot;Springer&quot;,&quot;issue&quot;:&quot;3&quot;,&quot;volume&quot;:&quot;172&quot;,&quot;container-title-short&quot;:&quot;&quot;},&quot;isTemporary&quot;:false},{&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citationID&quot;:&quot;MENDELEY_CITATION_d0078896-8b8e-4833-989f-9906ebbb9075&quot;,&quot;properties&quot;:{&quot;noteIndex&quot;:0},&quot;isEdited&quot;:false,&quot;manualOverride&quot;:{&quot;isManuallyOverridden&quot;:false,&quot;citeprocText&quot;:&quot;(Baez &amp;#38; Homeier, 2018; Cárate-Tandalla et al., 2018a; Mayor et al., 2014)&quot;,&quot;manualOverrideText&quot;:&quot;&quot;},&quot;citationTag&quot;:&quot;MENDELEY_CITATION_v3_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hY2Nlc3NlZCI6eyJkYXRlLXBhcnRzIjpbWzIwMjYsMiwxNV1dfSwiRE9JIjoiMTAuMTExMS9idHAuMTI1MTgiLCJJU1NOIjoiMTc0NDc0MjkiLCJVUkwiOiIvZG9pL3BkZi8xMC4xMTExL2J0cC4xMjUxOC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&quot;,&quot;citationItems&quot;:[{&quot;id&quot;:&quot;e18483b0-e8bf-3e51-a4ca-5661cac205b0&quot;,&quot;itemData&quot;:{&quot;type&quot;:&quot;article-journal&quot;,&quot;id&quot;:&quot;e18483b0-e8bf-3e51-a4ca-5661cac205b0&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accessed&quot;:{&quot;date-parts&quot;:[[2026,2,15]]},&quot;DOI&quot;:&quot;10.1111/btp.12518&quot;,&quot;ISSN&quot;:&quot;17447429&quot;,&quot;URL&quot;:&quot;/doi/pdf/10.1111/btp.12518&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id&quot;:&quot;afa88e6a-448e-3da7-ba30-00755ab973e4&quot;,&quot;itemData&quot;:{&quot;type&quot;:&quot;article-journal&quot;,&quot;id&quot;:&quot;afa88e6a-448e-3da7-ba30-00755ab973e4&quot;,&quot;title&quot;:&quot;Functional traits determine tree growth and ecosystem productivity of a tropical montane forest: Insights from a long-term nutrient manipulation experiment&quot;,&quot;author&quot;:[{&quot;family&quot;:&quot;Baez&quot;,&quot;given&quot;:&quot;Selene&quot;,&quot;parse-names&quot;:false,&quot;dropping-particle&quot;:&quot;&quot;,&quot;non-dropping-particle&quot;:&quot;&quot;},{&quot;family&quot;:&quot;Homeier&quot;,&quot;given&quot;:&quot;Juergen&quot;,&quot;parse-names&quot;:false,&quot;dropping-particle&quot;:&quot;&quot;,&quot;non-dropping-particle&quot;:&quot;&quot;}],&quot;accessed&quot;:{&quot;date-parts&quot;:[[2026,4,21]]},&quot;DOI&quot;:&quot;10.1111/gcb.13905&quot;,&quot;URL&quot;:&quot;https://www.researchgate.net/publication/322399682&quot;,&quot;issued&quot;:{&quot;date-parts&quot;:[[2018]]},&quot;abstract&quot;:&quot;The user has requested enhancement of the downloaded file.&quot;,&quot;container-title-short&quot;:&quot;&quot;},&quot;isTemporary&quot;:false}]},{&quot;citationID&quot;:&quot;MENDELEY_CITATION_9a604d24-d735-4f40-9295-67367f4a97a5&quot;,&quot;properties&quot;:{&quot;noteIndex&quot;:0},&quot;isEdited&quot;:false,&quot;manualOverride&quot;:{&quot;isManuallyOverridden&quot;:false,&quot;citeprocText&quot;:&quot;(Sala et al., 2000)&quot;,&quot;manualOverrideText&quot;:&quot;&quot;},&quot;citationTag&quot;:&quot;MENDELEY_CITATION_v3_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&quot;,&quot;citationItems&quot;:[{&quot;id&quot;:&quot;cd1de052-d4f0-3e5b-b8ed-b7fff83f1706&quot;,&quot;itemData&quot;:{&quot;type&quot;:&quot;article-journal&quot;,&quot;id&quot;:&quot;cd1de052-d4f0-3e5b-b8ed-b7fff83f1706&quot;,&quot;title&quot;:&quot;Global biodiversity scenarios for the year 2100&quot;,&quot;author&quot;:[{&quot;family&quot;:&quot;Sala&quot;,&quot;given&quot;:&quot;Osvaldo E.&quot;,&quot;parse-names&quot;:false,&quot;dropping-particle&quot;:&quot;&quot;,&quot;non-dropping-particle&quot;:&quot;&quot;},{&quot;family&quot;:&quot;Chapin&quot;,&quot;given&quot;:&quot;F. Stuart&quot;,&quot;parse-names&quot;:false,&quot;dropping-particle&quot;:&quot;&quot;,&quot;non-dropping-particle&quot;:&quot;&quot;},{&quot;family&quot;:&quot;Armesto&quot;,&quot;given&quot;:&quot;Juan J.&quot;,&quot;parse-names&quot;:false,&quot;dropping-particle&quot;:&quot;&quot;,&quot;non-dropping-particle&quot;:&quot;&quot;},{&quot;family&quot;:&quot;Berlow&quot;,&quot;given&quot;:&quot;Eric&quot;,&quot;parse-names&quot;:false,&quot;dropping-particle&quot;:&quot;&quot;,&quot;non-dropping-particle&quot;:&quot;&quot;},{&quot;family&quot;:&quot;Bloomfield&quot;,&quot;given&quot;:&quot;Janine&quot;,&quot;parse-names&quot;:false,&quot;dropping-particle&quot;:&quot;&quot;,&quot;non-dropping-particle&quot;:&quot;&quot;},{&quot;family&quot;:&quot;Dirzo&quot;,&quot;given&quot;:&quot;Rodolfo&quot;,&quot;parse-names&quot;:false,&quot;dropping-particle&quot;:&quot;&quot;,&quot;non-dropping-particle&quot;:&quot;&quot;},{&quot;family&quot;:&quot;Huber-Sanwald&quot;,&quot;given&quot;:&quot;Elisabeth&quot;,&quot;parse-names&quot;:false,&quot;dropping-particle&quot;:&quot;&quot;,&quot;non-dropping-particle&quot;:&quot;&quot;},{&quot;family&quot;:&quot;Huenneke&quot;,&quot;given&quot;:&quot;Laura F.&quot;,&quot;parse-names&quot;:false,&quot;dropping-particle&quot;:&quot;&quot;,&quot;non-dropping-particle&quot;:&quot;&quot;},{&quot;family&quot;:&quot;Jackson&quot;,&quot;given&quot;:&quot;Robert B.&quot;,&quot;parse-names&quot;:false,&quot;dropping-particle&quot;:&quot;&quot;,&quot;non-dropping-particle&quot;:&quot;&quot;},{&quot;family&quot;:&quot;Kinzig&quot;,&quot;given&quot;:&quot;Ann&quot;,&quot;parse-names&quot;:false,&quot;dropping-particle&quot;:&quot;&quot;,&quot;non-dropping-particle&quot;:&quot;&quot;},{&quot;family&quot;:&quot;Leemans&quot;,&quot;given&quot;:&quot;Rik&quot;,&quot;parse-names&quot;:false,&quot;dropping-particle&quot;:&quot;&quot;,&quot;non-dropping-particle&quot;:&quot;&quot;},{&quot;family&quot;:&quot;Lodge&quot;,&quot;given&quot;:&quot;David M.&quot;,&quot;parse-names&quot;:false,&quot;dropping-particle&quot;:&quot;&quot;,&quot;non-dropping-particle&quot;:&quot;&quot;},{&quot;family&quot;:&quot;Mooney&quot;,&quot;given&quot;:&quot;Harold A.&quot;,&quot;parse-names&quot;:false,&quot;dropping-particle&quot;:&quot;&quot;,&quot;non-dropping-particle&quot;:&quot;&quot;},{&quot;family&quot;:&quot;Oesterheld&quot;,&quot;given&quot;:&quot;Martin&quot;,&quot;parse-names&quot;:false,&quot;dropping-particle&quot;:&quot;&quot;,&quot;non-dropping-particle&quot;:&quot;&quot;},{&quot;family&quot;:&quot;Poff&quot;,&quot;given&quot;:&quot;N. Le Roy&quot;,&quot;parse-names&quot;:false,&quot;dropping-particle&quot;:&quot;&quot;,&quot;non-dropping-particle&quot;:&quot;&quot;},{&quot;family&quot;:&quot;Sykes&quot;,&quot;given&quot;:&quot;Martin T.&quot;,&quot;parse-names&quot;:false,&quot;dropping-particle&quot;:&quot;&quot;,&quot;non-dropping-particle&quot;:&quot;&quot;},{&quot;family&quot;:&quot;Walker&quot;,&quot;given&quot;:&quot;Brian H.&quot;,&quot;parse-names&quot;:false,&quot;dropping-particle&quot;:&quot;&quot;,&quot;non-dropping-particle&quot;:&quot;&quot;},{&quot;family&quot;:&quot;Walker&quot;,&quot;given&quot;:&quot;Marilyn&quot;,&quot;parse-names&quot;:false,&quot;dropping-particle&quot;:&quot;&quot;,&quot;non-dropping-particle&quot;:&quot;&quot;},{&quot;family&quot;:&quot;Wall&quot;,&quot;given&quot;:&quot;Diana H.&quot;,&quot;parse-names&quot;:false,&quot;dropping-particle&quot;:&quot;&quot;,&quot;non-dropping-particle&quot;:&quot;&quot;}],&quot;container-title&quot;:&quot;Science&quot;,&quot;accessed&quot;:{&quot;date-parts&quot;:[[2026,7,6]]},&quot;DOI&quot;:&quot;10.1126/SCIENCE.287.5459.1770;WEBSITE:WEBSITE:AAAS-SITE;JOURNAL:JOURNAL:SCIENCE;WGROUP:STRING:PUBLICATION&quot;,&quot;ISSN&quot;:&quot;00368075&quot;,&quot;PMID&quot;:&quot;10710299&quot;,&quot;URL&quot;:&quot;/doi/pdf/10.1126/science.287.5459.1770&quot;,&quot;issued&quot;:{&quot;date-parts&quot;:[[2000,3,10]]},&quot;page&quot;:&quot;1770-1774&quot;,&quot;abstract&quot;:&quot;Scenarios of changes in biodiversity for the year 2100 can now be developed based on scenarios of changes in atmospheric carbon dioxide, climate, vegetation, and land use and the known sensitivity of biodiversity to these changes. This study identified a ranking of the importance of drivers of change, a ranking of the biomes with respect to expected changes, and the major sources of uncertainties. For terrestrial ecosystems, land-use change probably will have the largest effect, followed by climate change, nitrogen deposition, biotic exchange, and elevated carbon dioxide concentration. For freshwater ecosystems, biotic exchange is much more important. Mediterranean climate and grassland ecosystems likely will experience the greatest proportional change in biodiversity because of the substantial influence of all drivers of biodiversity change. Northern temperate ecosystems are estimated to experience the least biodiversity change because major land-use change has already occurred. Plausible changes in biodiversity in other biomes depend on interactions among the causes of biodiversity change. These interactions represent one of the largest uncertainties in projections of future biodiversity change.&quot;,&quot;publisher&quot;:&quot;American Association for the Advancement of Science&quot;,&quot;issue&quot;:&quot;5459&quot;,&quot;volume&quot;:&quot;287&quot;,&quot;container-title-short&quot;:&quot;Science (1979).&quot;},&quot;isTemporary&quot;:false}]},{&quot;citationID&quot;:&quot;MENDELEY_CITATION_e4691eab-f6b3-46a1-8cc8-659be43159e3&quot;,&quot;properties&quot;:{&quot;noteIndex&quot;:0},&quot;isEdited&quot;:false,&quot;manualOverride&quot;:{&quot;isManuallyOverridden&quot;:false,&quot;citeprocText&quot;:&quot;(Beer et al., 2010; Bonan, 2008; Pan et al., 2011)&quot;,&quot;manualOverrideText&quot;:&quot;&quot;},&quot;citationTag&quot;:&quot;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&quot;,&quot;citationItems&quot;:[{&quot;id&quot;:&quot;3925134a-85a4-346c-85d4-bd119f1f36f0&quot;,&quot;itemData&quot;:{&quot;type&quot;:&quot;article-journal&quot;,&quot;id&quot;:&quot;3925134a-85a4-346c-85d4-bd119f1f36f0&quot;,&quot;title&quot;:&quot;Terrestrial gross carbon dioxide uptake: global distribution and covariation with climate&quot;,&quot;author&quot;:[{&quot;family&quot;:&quot;Beer&quot;,&quot;given&quot;:&quot;Christian&quot;,&quot;parse-names&quot;:false,&quot;dropping-particle&quot;:&quot;&quot;,&quot;non-dropping-particle&quot;:&quot;&quot;},{&quot;family&quot;:&quot;Reichstein&quot;,&quot;given&quot;:&quot;Markus&quot;,&quot;parse-names&quot;:false,&quot;dropping-particle&quot;:&quot;&quot;,&quot;non-dropping-particle&quot;:&quot;&quot;},{&quot;family&quot;:&quot;Tomelleri&quot;,&quot;given&quot;:&quot;Enrico&quot;,&quot;parse-names&quot;:false,&quot;dropping-particle&quot;:&quot;&quot;,&quot;non-dropping-particle&quot;:&quot;&quot;},{&quot;family&quot;:&quot;Ciais&quot;,&quot;given&quot;:&quot;Philippe&quot;,&quot;parse-names&quot;:false,&quot;dropping-particle&quot;:&quot;&quot;,&quot;non-dropping-particle&quot;:&quot;&quot;},{&quot;family&quot;:&quot;Jung&quot;,&quot;given&quot;:&quot;Martin&quot;,&quot;parse-names&quot;:false,&quot;dropping-particle&quot;:&quot;&quot;,&quot;non-dropping-particle&quot;:&quot;&quot;},{&quot;family&quot;:&quot;Carvalhais&quot;,&quot;given&quot;:&quot;Nuno&quot;,&quot;parse-names&quot;:false,&quot;dropping-particle&quot;:&quot;&quot;,&quot;non-dropping-particle&quot;:&quot;&quot;},{&quot;family&quot;:&quot;Rödenbeck&quot;,&quot;given&quot;:&quot;Christian&quot;,&quot;parse-names&quot;:false,&quot;dropping-particle&quot;:&quot;&quot;,&quot;non-dropping-particle&quot;:&quot;&quot;},{&quot;family&quot;:&quot;Arain&quot;,&quot;given&quot;:&quot;M. Altaf&quot;,&quot;parse-names&quot;:false,&quot;dropping-particle&quot;:&quot;&quot;,&quot;non-dropping-particle&quot;:&quot;&quot;},{&quot;family&quot;:&quot;Baldocchi&quot;,&quot;given&quot;:&quot;Dennis&quot;,&quot;parse-names&quot;:false,&quot;dropping-particle&quot;:&quot;&quot;,&quot;non-dropping-particle&quot;:&quot;&quot;},{&quot;family&quot;:&quot;Bonan&quot;,&quot;given&quot;:&quot;Gordon B.&quot;,&quot;parse-names&quot;:false,&quot;dropping-particle&quot;:&quot;&quot;,&quot;non-dropping-particle&quot;:&quot;&quot;},{&quot;family&quot;:&quot;Bondeau&quot;,&quot;given&quot;:&quot;Alberte&quot;,&quot;parse-names&quot;:false,&quot;dropping-particle&quot;:&quot;&quot;,&quot;non-dropping-particle&quot;:&quot;&quot;},{&quot;family&quot;:&quot;Cescatti&quot;,&quot;given&quot;:&quot;Alessandro&quot;,&quot;parse-names&quot;:false,&quot;dropping-particle&quot;:&quot;&quot;,&quot;non-dropping-particle&quot;:&quot;&quot;},{&quot;family&quot;:&quot;Lasslop&quot;,&quot;given&quot;:&quot;Gitta&quot;,&quot;parse-names&quot;:false,&quot;dropping-particle&quot;:&quot;&quot;,&quot;non-dropping-particle&quot;:&quot;&quot;},{&quot;family&quot;:&quot;Lindroth&quot;,&quot;given&quot;:&quot;Anders&quot;,&quot;parse-names&quot;:false,&quot;dropping-particle&quot;:&quot;&quot;,&quot;non-dropping-particle&quot;:&quot;&quot;},{&quot;family&quot;:&quot;Lomas&quot;,&quot;given&quot;:&quot;Mark&quot;,&quot;parse-names&quot;:false,&quot;dropping-particle&quot;:&quot;&quot;,&quot;non-dropping-particle&quot;:&quot;&quot;},{&quot;family&quot;:&quot;Luyssaert&quot;,&quot;given&quot;:&quot;Sebastiaan&quot;,&quot;parse-names&quot;:false,&quot;dropping-particle&quot;:&quot;&quot;,&quot;non-dropping-particle&quot;:&quot;&quot;},{&quot;family&quot;:&quot;Margolis&quot;,&quot;given&quot;:&quot;Hank&quot;,&quot;parse-names&quot;:false,&quot;dropping-particle&quot;:&quot;&quot;,&quot;non-dropping-particle&quot;:&quot;&quot;},{&quot;family&quot;:&quot;Oleson&quot;,&quot;given&quot;:&quot;Keith W.&quot;,&quot;parse-names&quot;:false,&quot;dropping-particle&quot;:&quot;&quot;,&quot;non-dropping-particle&quot;:&quot;&quot;},{&quot;family&quot;:&quot;Roupsard&quot;,&quot;given&quot;:&quot;Olivier&quot;,&quot;parse-names&quot;:false,&quot;dropping-particle&quot;:&quot;&quot;,&quot;non-dropping-particle&quot;:&quot;&quot;},{&quot;family&quot;:&quot;Veenendaal&quot;,&quot;given&quot;:&quot;Elmar&quot;,&quot;parse-names&quot;:false,&quot;dropping-particle&quot;:&quot;&quot;,&quot;non-dropping-particle&quot;:&quot;&quot;},{&quot;family&quot;:&quot;Viovy&quot;,&quot;given&quot;:&quot;Nicolas&quot;,&quot;parse-names&quot;:false,&quot;dropping-particle&quot;:&quot;&quot;,&quot;non-dropping-particle&quot;:&quot;&quot;},{&quot;family&quot;:&quot;Williams&quot;,&quot;given&quot;:&quot;Christopher&quot;,&quot;parse-names&quot;:false,&quot;dropping-particle&quot;:&quot;&quot;,&quot;non-dropping-particle&quot;:&quot;&quot;},{&quot;family&quot;:&quot;Woodward&quot;,&quot;given&quot;:&quot;F. Ian&quot;,&quot;parse-names&quot;:false,&quot;dropping-particle&quot;:&quot;&quot;,&quot;non-dropping-particle&quot;:&quot;&quot;},{&quot;family&quot;:&quot;Papale&quot;,&quot;given&quot;:&quot;Dario&quot;,&quot;parse-names&quot;:false,&quot;dropping-particle&quot;:&quot;&quot;,&quot;non-dropping-particle&quot;:&quot;&quot;}],&quot;container-title&quot;:&quot;Science (New York, N.Y.)&quot;,&quot;accessed&quot;:{&quot;date-parts&quot;:[[2026,6,28]]},&quot;DOI&quot;:&quot;10.1126/SCIENCE.1184984&quot;,&quot;ISSN&quot;:&quot;1095-9203&quot;,&quot;PMID&quot;:&quot;20603496&quot;,&quot;URL&quot;:&quot;https://pubmed.ncbi.nlm.nih.gov/20603496/&quot;,&quot;issued&quot;:{&quot;date-parts&quot;:[[2010,8,13]]},&quot;page&quot;:&quot;834-838&quot;,&quot;abstract&quot;:&quot;Terrestrial gross primary production (GPP) is the largest global CO 2 flux driving several ecosystem functions. We provide an observation-based estimate of this flux at 123 ± 8 petagrams of carbon per year (Pg C year-1) using eddy covariance flux data and various diagnostic models. Tropical forests and savannahs account for 60%. GPP over 40% of the vegetated land is associated with precipitation. State-of-the-art process-oriented biosphere models used for climate predictions exhibit a large between-model variation of GPP's latitudinal patterns and show higher spatial correlations between GPP and precipitation, suggesting the existence of missing processes or feedback mechanisms which attenuate the vegetation response to climate. Our estimates of spatially distributed GPP and its covariation with climate can help improve coupled climate-carbon cycle process models.&quot;,&quot;publisher&quot;:&quot;Science&quot;,&quot;issue&quot;:&quot;5993&quot;,&quot;volume&quot;:&quot;329&quot;,&quot;container-title-short&quot;:&quot;Science&quot;},&quot;isTemporary&quot;:false},{&quot;id&quot;:&quot;4abc08b4-2755-3cdd-acc1-bf4d80d9d9a4&quot;,&quot;itemData&quot;:{&quot;type&quot;:&quot;article-journal&quot;,&quot;id&quot;:&quot;4abc08b4-2755-3cdd-acc1-bf4d80d9d9a4&quot;,&quot;title&quot;:&quot;Forests and climate change: Forcings, feedbacks, and the climate benefits of forests&quot;,&quot;author&quot;:[{&quot;family&quot;:&quot;Bonan&quot;,&quot;given&quot;:&quot;Gordon B.&quot;,&quot;parse-names&quot;:false,&quot;dropping-particle&quot;:&quot;&quot;,&quot;non-dropping-particle&quot;:&quot;&quot;}],&quot;container-title&quot;:&quot;Science&quot;,&quot;accessed&quot;:{&quot;date-parts&quot;:[[2026,6,28]]},&quot;DOI&quot;:&quot;10.1126/SCIENCE.1155121;WEBSITE:WEBSITE:AAAS-SITE;JOURNAL:JOURNAL:SCIENCE;WGROUP:STRING:PUBLICATION&quot;,&quot;ISSN&quot;:&quot;00368075&quot;,&quot;PMID&quot;:&quot;18556546&quot;,&quot;URL&quot;:&quot;/doi/pdf/10.1126/science.1155121&quot;,&quot;issued&quot;:{&quot;date-parts&quot;:[[2008,6,13]]},&quot;page&quot;:&quot;1444-1449&quot;,&quot;abstract&quot;:&quot;The world's forests influence climate through physical, chemical, and biological processes that affect planetary energetics, the hydrologic cycle, and atmospheric composition. These complex and nonlinear forest-atmosphere interactions can dampen or amplify anthropogenic climate change. Tropical, temperate, and boreal reforestation and afforestation attenuate global warming through carbon sequestration. Biogeophysical feedbacks can enhance or diminish this negative climate forcing. Tropical forests mitigate warming through evaporative cooling, but the low albedo of boreal forests is a positive climate forcing. The evaporative effect of temperate forests is unclear. The net climate forcing from these and other processes is not known. Forests are under tremendous pressure from global change. Interdisciplinary science that integrates knowledge of the many interacting climate services of forests with the impacts of global change is necessary to identify and understand as yet unexplored feedbacks in the Earth system and the potential of forests to mitigate climate change.&quot;,&quot;publisher&quot;:&quot;American Association for the Advancement of Science&quot;,&quot;issue&quot;:&quot;5882&quot;,&quot;volume&quot;:&quot;320&quot;,&quot;container-title-short&quot;:&quot;Science (1979).&quot;},&quot;isTemporary&quot;:false},{&quot;id&quot;:&quot;664406e0-3681-3b92-850b-daa630ab115e&quot;,&quot;itemData&quot;:{&quot;type&quot;:&quot;article-journal&quot;,&quot;id&quot;:&quot;664406e0-3681-3b92-850b-daa630ab115e&quot;,&quot;title&quot;:&quot;A large and persistent carbon sink in the world's forests&quot;,&quot;author&quot;:[{&quot;family&quot;:&quot;Pan&quot;,&quot;given&quot;:&quot;Yude&quot;,&quot;parse-names&quot;:false,&quot;dropping-particle&quot;:&quot;&quot;,&quot;non-dropping-particle&quot;:&quot;&quot;},{&quot;family&quot;:&quot;Birdsey&quot;,&quot;given&quot;:&quot;Richard A.&quot;,&quot;parse-names&quot;:false,&quot;dropping-particle&quot;:&quot;&quot;,&quot;non-dropping-particle&quot;:&quot;&quot;},{&quot;family&quot;:&quot;Fang&quot;,&quot;given&quot;:&quot;Jingyun&quot;,&quot;parse-names&quot;:false,&quot;dropping-particle&quot;:&quot;&quot;,&quot;non-dropping-particle&quot;:&quot;&quot;},{&quot;family&quot;:&quot;Houghton&quot;,&quot;given&quot;:&quot;Richard&quot;,&quot;parse-names&quot;:false,&quot;dropping-particle&quot;:&quot;&quot;,&quot;non-dropping-particle&quot;:&quot;&quot;},{&quot;family&quot;:&quot;Kauppi&quot;,&quot;given&quot;:&quot;Pekka E.&quot;,&quot;parse-names&quot;:false,&quot;dropping-particle&quot;:&quot;&quot;,&quot;non-dropping-particle&quot;:&quot;&quot;},{&quot;family&quot;:&quot;Kurz&quot;,&quot;given&quot;:&quot;Werner A.&quot;,&quot;parse-names&quot;:false,&quot;dropping-particle&quot;:&quot;&quot;,&quot;non-dropping-particle&quot;:&quot;&quot;},{&quot;family&quot;:&quot;Phillips&quot;,&quot;given&quot;:&quot;Oliver L.&quot;,&quot;parse-names&quot;:false,&quot;dropping-particle&quot;:&quot;&quot;,&quot;non-dropping-particle&quot;:&quot;&quot;},{&quot;family&quot;:&quot;Shvidenko&quot;,&quot;given&quot;:&quot;Anatoly&quot;,&quot;parse-names&quot;:false,&quot;dropping-particle&quot;:&quot;&quot;,&quot;non-dropping-particle&quot;:&quot;&quot;},{&quot;family&quot;:&quot;Lewis&quot;,&quot;given&quot;:&quot;Simon L.&quot;,&quot;parse-names&quot;:false,&quot;dropping-particle&quot;:&quot;&quot;,&quot;non-dropping-particle&quot;:&quot;&quot;},{&quot;family&quot;:&quot;Canadell&quot;,&quot;given&quot;:&quot;Josep G.&quot;,&quot;parse-names&quot;:false,&quot;dropping-particle&quot;:&quot;&quot;,&quot;non-dropping-particle&quot;:&quot;&quot;},{&quot;family&quot;:&quot;Ciais&quot;,&quot;given&quot;:&quot;Philippe&quot;,&quot;parse-names&quot;:false,&quot;dropping-particle&quot;:&quot;&quot;,&quot;non-dropping-particle&quot;:&quot;&quot;},{&quot;family&quot;:&quot;Jackson&quot;,&quot;given&quot;:&quot;Robert B.&quot;,&quot;parse-names&quot;:false,&quot;dropping-particle&quot;:&quot;&quot;,&quot;non-dropping-particle&quot;:&quot;&quot;},{&quot;family&quot;:&quot;Pacala&quot;,&quot;given&quot;:&quot;Stephen W.&quot;,&quot;parse-names&quot;:false,&quot;dropping-particle&quot;:&quot;&quot;,&quot;non-dropping-particle&quot;:&quot;&quot;},{&quot;family&quot;:&quot;McGuire&quot;,&quot;given&quot;:&quot;A. David&quot;,&quot;parse-names&quot;:false,&quot;dropping-particle&quot;:&quot;&quot;,&quot;non-dropping-particle&quot;:&quot;&quot;},{&quot;family&quot;:&quot;Piao&quot;,&quot;given&quot;:&quot;Shilong&quot;,&quot;parse-names&quot;:false,&quot;dropping-particle&quot;:&quot;&quot;,&quot;non-dropping-particle&quot;:&quot;&quot;},{&quot;family&quot;:&quot;Rautiainen&quot;,&quot;given&quot;:&quot;Aapo&quot;,&quot;parse-names&quot;:false,&quot;dropping-particle&quot;:&quot;&quot;,&quot;non-dropping-particle&quot;:&quot;&quot;},{&quot;family&quot;:&quot;Sitch&quot;,&quot;given&quot;:&quot;Stephen&quot;,&quot;parse-names&quot;:false,&quot;dropping-particle&quot;:&quot;&quot;,&quot;non-dropping-particle&quot;:&quot;&quot;},{&quot;family&quot;:&quot;Hayes&quot;,&quot;given&quot;:&quot;Daniel&quot;,&quot;parse-names&quot;:false,&quot;dropping-particle&quot;:&quot;&quot;,&quot;non-dropping-particle&quot;:&quot;&quot;}],&quot;container-title&quot;:&quot;Science&quot;,&quot;accessed&quot;:{&quot;date-parts&quot;:[[2026,6,28]]},&quot;DOI&quot;:&quot;10.1126/SCIENCE.1201609;PAGEGROUP:STRING:PUBLICATION&quot;,&quot;ISSN&quot;:&quot;00368075&quot;,&quot;PMID&quot;:&quot;21764754&quot;,&quot;URL&quot;:&quot;/doi/pdf/10.1126/science.1201609&quot;,&quot;issued&quot;:{&quot;date-parts&quot;:[[2011,8,19]]},&quot;page&quot;:&quot;988-993&quot;,&quot;abstract&quot;:&quot;The terrestrial carbon sink has been large in recent decades, but its size and location remain uncertain. Using forest inventory data and long-term ecosystem carbon studies, we estimate a total forest sink of 2.4 ± 0.4 petagrams of carbon per year (Pg C year-1) globally for 1990 to 2007. We also estimate a source of 1.3 ± 0.7 Pg C year-1 from tropical land-use change, consisting of a gross tropical deforestation emission of 2.9 ± 0.5 Pg C year-1 partially compensated by a carbon sink in tropical forest regrowth of 1.6 ± 0.5 Pg C year-1. Together, the fluxes comprise a net global forest sink of 1.1 ± 0.8 Pg C year-1, with tropical estimates having the largest uncertainties. Our total forest sink estimate is equivalent in magnitude to the terrestrial sink deduced from fossil fuel emissions and land-use change sources minus ocean and atmospheric sinks.&quot;,&quot;publisher&quot;:&quot;American Association for the Advancement of Science&quot;,&quot;issue&quot;:&quot;6045&quot;,&quot;volume&quot;:&quot;333&quot;,&quot;container-title-short&quot;:&quot;Science (1979).&quot;},&quot;isTemporary&quot;:false}]},{&quot;citationID&quot;:&quot;MENDELEY_CITATION_0e5bfb88-3f59-4cab-93d1-2df2be61dd1e&quot;,&quot;properties&quot;:{&quot;noteIndex&quot;:0},&quot;isEdited&quot;:false,&quot;manualOverride&quot;:{&quot;isManuallyOverridden&quot;:false,&quot;citeprocText&quot;:&quot;(Eller et al., 2020)&quot;,&quot;manualOverrideText&quot;:&quot;&quot;},&quot;citationTag&quot;:&quot;MENDELEY_CITATION_v3_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&quot;,&quot;citationItems&quot;:[{&quot;id&quot;:&quot;48c4f701-1a57-377b-a36b-41b8999729a0&quot;,&quot;itemData&quot;:{&quot;type&quot;:&quot;article-journal&quot;,&quot;id&quot;:&quot;48c4f701-1a57-377b-a36b-41b8999729a0&quot;,&quot;title&quot;:&quot;How Climate Shapes the Functioning of Tropical Montane Cloud Forests&quot;,&quot;author&quot;:[{&quot;family&quot;:&quot;Eller&quot;,&quot;given&quot;:&quot;Cleiton B&quot;,&quot;parse-names&quot;:false,&quot;dropping-particle&quot;:&quot;&quot;,&quot;non-dropping-particle&quot;:&quot;&quot;},{&quot;family&quot;:&quot;Meireles&quot;,&quot;given&quot;:&quot;Leonardo D&quot;,&quot;parse-names&quot;:false,&quot;dropping-particle&quot;:&quot;&quot;,&quot;non-dropping-particle&quot;:&quot;&quot;},{&quot;family&quot;:&quot;Sitch&quot;,&quot;given&quot;:&quot;Stephen&quot;,&quot;parse-names&quot;:false,&quot;dropping-particle&quot;:&quot;&quot;,&quot;non-dropping-particle&quot;:&quot;&quot;},{&quot;family&quot;:&quot;Burgess&quot;,&quot;given&quot;:&quot;Stephen S O&quot;,&quot;parse-names&quot;:false,&quot;dropping-particle&quot;:&quot;&quot;,&quot;non-dropping-particle&quot;:&quot;&quot;},{&quot;family&quot;:&quot;Oliveira&quot;,&quot;given&quot;:&quot;Rafael S&quot;,&quot;parse-names&quot;:false,&quot;dropping-particle&quot;:&quot;&quot;,&quot;non-dropping-particle&quot;:&quot;&quot;}],&quot;container-title&quot;:&quot;Physiological processesss (M Mencuccini, section Editors)&quot;,&quot;accessed&quot;:{&quot;date-parts&quot;:[[2026,6,28]]},&quot;DOI&quot;:&quot;10.1007/s40725-020-00115-6&quot;,&quot;URL&quot;:&quot;https://doi.org/10.1007/s40725-020-00115-6&quot;,&quot;issued&quot;:{&quot;date-parts&quot;:[[2020]]},&quot;page&quot;:&quot;6:97-114&quot;,&quot;abstract&quot;:&quot;Purpose of Review Tropical Montane Cloud Forest (TMCF) is a highly vulnerable ecosystem, which occurs at higher elevations in tropical mountains. Many aspects of TMCF vegetation functioning are poorly understood, making it difficult to quantify and project TMCF vulnerability to global change. We compile functional traits data to provide an overview of TMCF functional ecology. We use numerical models to understand the consequences of TMCF functional composition with respect to its responses to climate and link the traits of TMCF to its environmental conditions. Recent Findings TMCF leaves are small and have low SLA but high Rubisco content per leaf area. This implies that TMCF maximum net leaf carbon assimilation (A n) is high but often limited by low temperature and leaf wetting. Cloud immersion provides important water and potentially nutrient inputs to TMCF plants. TMCF species possess low sapwood specific conductivity , which is compensated with a lower tree height and higher sapwood to leaf area ratio. These traits associated with a more conservative stomatal regulation results in a higher hydraulic safety margin than nearby forests not affected by clouds. The architecture of TMCF trees including its proportionally thicker trunks and large root systems increases tree mechanical stability. Summary The TMCF functional traits can be conceptually linked to its colder and cloudy environment limiting A n , growth, water transport and nutrient availability. A hotter climate would drastically affect the abiotic filters shaping TMCF communities and potentially facilitate the invasion of TMCF by more productive lowland species.&quot;,&quot;container-title-short&quot;:&quot;&quot;},&quot;isTemporary&quot;:false}]},{&quot;citationID&quot;:&quot;MENDELEY_CITATION_31979f4e-584c-45b5-815a-69412ea9ace1&quot;,&quot;properties&quot;:{&quot;noteIndex&quot;:0},&quot;isEdited&quot;:false,&quot;manualOverride&quot;:{&quot;isManuallyOverridden&quot;:false,&quot;citeprocText&quot;:&quot;(Cernusak et al., 2009, 2013a; Hatfield &amp;#38; Dold, 2019; Lavergne et al., 2019)&quot;,&quot;manualOverrideText&quot;:&quot;&quot;},&quot;citationTag&quot;:&quot;MENDELEY_CITATION_v3_eyJjaXRhdGlvbklEIjoiTUVOREVMRVlfQ0lUQVRJT05fMzE5NzlmNGUtNTg0Yy00NWI1LTgxNWEtNjk0MTJlYTlhY2UxIiwicHJvcGVydGllcyI6eyJub3RlSW5kZXgiOjB9LCJpc0VkaXRlZCI6ZmFsc2UsIm1hbnVhbE92ZXJyaWRlIjp7ImlzTWFudWFsbHlPdmVycmlkZGVuIjpmYWxzZSwiY2l0ZXByb2NUZXh0IjoiKENlcm51c2FrIGV0IGFsLiwgMjAwOSwgMjAxM2E7IEhhdGZpZWxkICYjMzg7IERvbGQsIDIwMTk7IExhdmVyZ25lIGV0IGFsLiwgMjAxOSkiLCJtYW51YWxPdmVycmlkZVRleHQiOiIifSwiY2l0YXRpb25JdGVtcyI6W3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XX0=&quot;,&quot;citationItems&quot;:[{&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cef40666-2edb-3046-9101-ff65b087e3be&quot;,&quot;itemData&quot;:{&quot;type&quot;:&quot;article-journal&quot;,&quot;id&quot;:&quot;cef40666-2edb-3046-9101-ff65b087e3be&quot;,&quot;title&quot;:&quot;Water-use efficiency: Advances and challenges in a changing climate&quot;,&quot;author&quot;:[{&quot;family&quot;:&quot;Hatfield&quot;,&quot;given&quot;:&quot;Jerry L.&quot;,&quot;parse-names&quot;:false,&quot;dropping-particle&quot;:&quot;&quot;,&quot;non-dropping-particle&quot;:&quot;&quot;},{&quot;family&quot;:&quot;Dold&quot;,&quot;given&quot;:&quot;Christian&quot;,&quot;parse-names&quot;:false,&quot;dropping-particle&quot;:&quot;&quot;,&quot;non-dropping-particle&quot;:&quot;&quot;}],&quot;container-title&quot;:&quot;Frontiers in Plant Science&quot;,&quot;accessed&quot;:{&quot;date-parts&quot;:[[2023,9,20]]},&quot;DOI&quot;:&quot;10.3389/FPLS.2019.00103/BIBTEX&quot;,&quot;ISSN&quot;:&quot;1664462X&quot;,&quot;issued&quot;:{&quot;date-parts&quot;:[[2019,2,19]]},&quot;page&quot;:&quot;429990&quot;,&quot;abstract&quot;:&quot;Water use efficiency (WUE) is defined as the amount of carbon assimilated as biomass or grain produced per unit of water used by the crop. One of the primary questions being asked is how plants will respond to a changing climate with changes in temperature, precipitation, and carbon dioxide (CO 2 ) that affect their WUE At the leaf level, increasing CO 2 increases WUE until the leaf is exposed to temperatures exceeded the optimum for growth (i.e., heat stress) and then WUE begins to decline. Leaves subjected to water deficits (i.e., drought stress) show varying responses in WUE. The response of WUE at the leaf level is directly related to the physiological processes controlling the gradients of CO 2 and H 2 O, e.g., leaf:air vapor pressure deficits, between the leaf and air surrounding the leaf. There a variety of methods available to screen genetic material for enhanced WUE under scenarios of climate change. When we extend from the leaf to the canopy, then the dynamics of crop water use and biomass accumulation have to consider soil water evaporation rate, transpiration from the leaves, and the growth pattern of the crop. Enhancing WUE at the canopy level can be achieved by adopting practices that reduce the soil water evaporation component and divert more water into transpiration which can be through crop residue management, mulching, row spacing, and irrigation. Climate change will affect plant growth, but we have opportunities to enhance WUE through crop selection and cultural practices to offset the impact of a changing climate.&quot;,&quot;publisher&quot;:&quot;Frontiers Media S.A.&quot;,&quot;volume&quot;:&quot;10&quot;,&quot;container-title-short&quot;:&quot;Front. Plant Sci.&quot;},&quot;isTemporary&quot;:false},{&quot;id&quot;:&quot;a0ff54dc-bfa5-34c8-86ab-ef383bbe8376&quot;,&quot;itemData&quot;:{&quot;type&quot;:&quot;article-journal&quot;,&quot;id&quot;:&quot;a0ff54dc-bfa5-34c8-86ab-ef383bbe8376&quot;,&quot;title&quot;:&quot;Physiological and isotopic (δ13C and δ18 O)responses of three tropical tree species to water and nutrient availability&quot;,&quot;author&quot;:[{&quot;family&quot;:&quot;Cernusak&quot;,&quot;given&quot;:&quot;Lucas A.&quot;,&quot;parse-names&quot;:false,&quot;dropping-particle&quot;:&quot;&quot;,&quot;non-dropping-particle&quot;:&quot;&quot;},{&quot;family&quot;:&quot;Winter&quot;,&quot;given&quot;:&quot;Klaus&quot;,&quot;parse-names&quot;:false,&quot;dropping-particle&quot;:&quot;&quot;,&quot;non-dropping-particle&quot;:&quot;&quot;},{&quot;family&quot;:&quot;Turner&quot;,&quot;given&quot;:&quot;Benjamin L.&quot;,&quot;parse-names&quot;:false,&quot;dropping-particle&quot;:&quot;&quot;,&quot;non-dropping-particle&quot;:&quot;&quot;}],&quot;container-title&quot;:&quot;Plant, Cell and Environment&quot;,&quot;accessed&quot;:{&quot;date-parts&quot;:[[2026,4,27]]},&quot;DOI&quot;:&quot;10.1111/J.1365-3040.2009.02010.X;PAGE:STRING:ARTICLE/CHAPTER&quot;,&quot;ISSN&quot;:&quot;01407791&quot;,&quot;PMID&quot;:&quot;19558409&quot;,&quot;URL&quot;:&quot;/doi/pdf/10.1111/j.1365-3040.2009.02010.x&quot;,&quot;issued&quot;:{&quot;date-parts&quot;:[[2009,10,1]]},&quot;page&quot;:&quot;1441-1455&quot;,&quot;abstract&quot;:&quot;Water-use efficiency and stable isotope composition were studied in three tropical tree species. Seedlings of Tectona grandis, Swietenia macrophylla and Platymiscium pinnatum were grown at either high or low water supply, and with or without added fertilizer. These three species previously exhibited low, intermediate and high whole-plant water-use efficiency (TE) when grown at high water supply in unfertilized soil. Responses of TE to water and nutrient availability varied among species. The TE was calculated as experiment-long dry matter production divided by cumulative water use. Species-specific offsets were observed in relationships between TE and whole-plant 13C discrimination (δ13Cp). These offsets could be attributed to a breakdown in the relationship between δ13C p and the ratio of intercellular to ambient CO2 partial pressures (ci/ca) in P. pinnatum, and to variation among species in the leaf-to-air vapour pressure difference (v). Thus, a plot of v·TE against ci/ca showed a general relationship among species. Relationships between δ18O of stem dry matter and stomatal conductance ranged from strongly negative for S. macrophylla to no relationship for T. grandis. Results suggest inter-specific variation among tropical tree species in relationships between stable isotope ratios (δ13C and δ18O) and the gas exchange processes thought to affect them. © 2009 Blackwell Publishing Ltd.&quot;,&quot;publisher&quot;:&quot;John Wiley &amp; Sons, Ltd&quot;,&quot;issue&quot;:&quot;10&quot;,&quot;volume&quot;:&quot;32&quot;,&quot;container-title-short&quot;:&quot;Plant Cell Environ.&quot;},&quot;isTemporary&quot;:false},{&quot;id&quot;:&quot;745f2217-5d4d-373c-a2c1-f82de4d3cdc6&quot;,&quot;itemData&quot;:{&quot;type&quot;:&quot;article-journal&quot;,&quot;id&quot;:&quot;745f2217-5d4d-373c-a2c1-f82de4d3cdc6&quot;,&quot;title&quot;:&quot;Environmental and physiological determinants of carbon isotope discrimination in terrestrial plants&quot;,&quot;groupId&quot;:&quot;0ddf5ecd-4236-3341-87c1-d7bb37bbf47a&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be9df8e9-44cd-455c-a937-37f87b370ae8&quot;,&quot;properties&quot;:{&quot;noteIndex&quot;:0},&quot;isEdited&quot;:false,&quot;manualOverride&quot;:{&quot;isManuallyOverridden&quot;:true,&quot;citeprocText&quot;:&quot;(Bauters et al., 2020; Bonal et al., 2000, 2011; Mumbanza et al., 2021)&quot;,&quot;manualOverrideText&quot;:&quot;(Bauters et al., 2020; Bonal et al., 2000, 2011)&quot;},&quot;citationTag&quot;:&quot;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16f84bd2-642b-3ea5-8e3e-5a1f8314248c&quot;,&quot;itemData&quot;:{&quot;type&quot;:&quot;article-journal&quot;,&quot;id&quot;:&quot;16f84bd2-642b-3ea5-8e3e-5a1f8314248c&quot;,&quot;title&quot;:&quot;Interspecific variability of δ13C among trees in rainforests of French Guiana: Functional groups and canopy integration&quot;,&quot;author&quot;:[{&quot;family&quot;:&quot;Bonal&quot;,&quot;given&quot;:&quot;D.&quot;,&quot;parse-names&quot;:false,&quot;dropping-particle&quot;:&quot;&quot;,&quot;non-dropping-particle&quot;:&quot;&quot;},{&quot;family&quot;:&quot;Sabatier&quot;,&quot;given&quot;:&quot;D.&quot;,&quot;parse-names&quot;:false,&quot;dropping-particle&quot;:&quot;&quot;,&quot;non-dropping-particle&quot;:&quot;&quot;},{&quot;family&quot;:&quot;Montpied&quot;,&quot;given&quot;:&quot;P.&quot;,&quot;parse-names&quot;:false,&quot;dropping-particle&quot;:&quot;&quot;,&quot;non-dropping-particle&quot;:&quot;&quot;},{&quot;family&quot;:&quot;Tremeaux&quot;,&quot;given&quot;:&quot;D.&quot;,&quot;parse-names&quot;:false,&quot;dropping-particle&quot;:&quot;&quot;,&quot;non-dropping-particle&quot;:&quot;&quot;},{&quot;family&quot;:&quot;Guehl&quot;,&quot;given&quot;:&quot;J. M.&quot;,&quot;parse-names&quot;:false,&quot;dropping-particle&quot;:&quot;&quot;,&quot;non-dropping-particle&quot;:&quot;&quot;}],&quot;container-title&quot;:&quot;Oecologia&quot;,&quot;accessed&quot;:{&quot;date-parts&quot;:[[2026,6,24]]},&quot;DOI&quot;:&quot;10.1007/PL00008871/METRICS&quot;,&quot;ISSN&quot;:&quot;00298549&quot;,&quot;URL&quot;:&quot;https://link.springer.com/article/10.1007/PL00008871&quot;,&quot;issued&quot;:{&quot;date-parts&quot;:[[2000]]},&quot;page&quot;:&quot;454-468&quot;,&quot;abstract&quot;:&quot;The interspecific variability of sunlit leaf carbon isotope composition (δ13C), an indicator of leaf intrinsic water-use efficiency (WUE, CO2 assimilation rate/leaf conductance for water vapour), was investigated in canopy trees of three lowland rainforest stands in French Guiana, differing in floristic composition and in soil drainage characteristics, but subjected to similar climatic conditions. We sampled leaves with a rifle from 406 trees in total, representing 102 species. Eighteen species were common to the three stands. Mean species δ13C varied over a 6,0‰ range within each stand, corresponding to WUE varying over about a threefold range. Species occurring in at least two stands displayed remarkably stable δ13C values, suggesting a close genetic control of species δ13C. Marked differences in species δ13C values were found with respect to: (1) the leaf phenology pattern (average δ13C=-29.7‰ and -31.0‰ in deciduous-leaved and evergreen-leaved species, respectively), and (2) different types of shade tolerance defined by features reflecting the plasticity of growth dynamics with respect to contrasting light conditions. Heliophilic species exhibited more negative δ13C values (average δ13C=-30.5‰) (i.e. lower WUE) than hemitolerant species (-29.3‰). However, tolerant species (-31.4‰) displayed even more negative δ13C values than heliophilic ones. We could not provide a straightforward ecophysiological interpretation of this result. The negative relationship found between species δ13C and midday leaf water potential (ψ(wm)) suggests that low δ13C is associated with high whole tree leaf specific hydraulic conductance. Canopy carbon isotope discrimination (Δ(A)) calculated from the basal area-weighed integral of the species δ13C values was similar in the three stands (average Δ(A)=23.1‰), despite differences in stand species composition and soil drainage type, reflecting the similar proportions of the three different shade-tolerance types among stands.&quot;,&quot;publisher&quot;:&quot;Springer Verlag&quot;,&quot;issue&quot;:&quot;3&quot;,&quot;volume&quot;:&quot;124&quot;,&quot;container-title-short&quot;:&quot;Oecologia&quot;},&quot;isTemporary&quot;:false},{&quot;id&quot;:&quot;e1a1352d-4195-3019-a314-269c33000546&quot;,&quot;itemData&quot;:{&quot;type&quot;:&quot;article-journal&quot;,&quot;id&quot;:&quot;e1a1352d-4195-3019-a314-269c33000546&quot;,&quot;title&quot;:&quot;Leaf functional response to increasing atmospheric CO 2 concentrations over the last century in two northern Amazonian tree species: A historical δ 13C and δ 18O approach using herbarium samples&quot;,&quot;author&quot;:[{&quot;family&quot;:&quot;Bonal&quot;,&quot;given&quot;:&quot;Damien&quot;,&quot;parse-names&quot;:false,&quot;dropping-particle&quot;:&quot;&quot;,&quot;non-dropping-particle&quot;:&quot;&quot;},{&quot;family&quot;:&quot;Ponton&quot;,&quot;given&quot;:&quot;Stéphane&quot;,&quot;parse-names&quot;:false,&quot;dropping-particle&quot;:&quot;&quot;,&quot;non-dropping-particle&quot;:&quot;&quot;},{&quot;family&quot;:&quot;Thiec&quot;,&quot;given&quot;:&quot;Didier&quot;,&quot;parse-names&quot;:false,&quot;dropping-particle&quot;:&quot;&quot;,&quot;non-dropping-particle&quot;:&quot;Le&quot;},{&quot;family&quot;:&quot;Richard&quot;,&quot;given&quot;:&quot;Béatrice&quot;,&quot;parse-names&quot;:false,&quot;dropping-particle&quot;:&quot;&quot;,&quot;non-dropping-particle&quot;:&quot;&quot;},{&quot;family&quot;:&quot;Ningre&quot;,&quot;given&quot;:&quot;Nathalie&quot;,&quot;parse-names&quot;:false,&quot;dropping-particle&quot;:&quot;&quot;,&quot;non-dropping-particle&quot;:&quot;&quot;},{&quot;family&quot;:&quot;Hérault&quot;,&quot;given&quot;:&quot;Bruno&quot;,&quot;parse-names&quot;:false,&quot;dropping-particle&quot;:&quot;&quot;,&quot;non-dropping-particle&quot;:&quot;&quot;},{&quot;family&quot;:&quot;Ogée&quot;,&quot;given&quot;:&quot;Jérôme&quot;,&quot;parse-names&quot;:false,&quot;dropping-particle&quot;:&quot;&quot;,&quot;non-dropping-particle&quot;:&quot;&quot;},{&quot;family&quot;:&quot;Gonzalez&quot;,&quot;given&quot;:&quot;Sophie&quot;,&quot;parse-names&quot;:false,&quot;dropping-particle&quot;:&quot;&quot;,&quot;non-dropping-particle&quot;:&quot;&quot;},{&quot;family&quot;:&quot;Pignal&quot;,&quot;given&quot;:&quot;Marc&quot;,&quot;parse-names&quot;:false,&quot;dropping-particle&quot;:&quot;&quot;,&quot;non-dropping-particle&quot;:&quot;&quot;},{&quot;family&quot;:&quot;Sabatier&quot;,&quot;given&quot;:&quot;Daniel&quot;,&quot;parse-names&quot;:false,&quot;dropping-particle&quot;:&quot;&quot;,&quot;non-dropping-particle&quot;:&quot;&quot;},{&quot;family&quot;:&quot;Guehl&quot;,&quot;given&quot;:&quot;Jean Marc&quot;,&quot;parse-names&quot;:false,&quot;dropping-particle&quot;:&quot;&quot;,&quot;non-dropping-particle&quot;:&quot;&quot;}],&quot;container-title&quot;:&quot;Plant, Cell and Environment&quot;,&quot;DOI&quot;:&quot;10.1111/j.1365-3040.2011.02333.x&quot;,&quot;ISSN&quot;:&quot;01407791&quot;,&quot;PMID&quot;:&quot;21486302&quot;,&quot;issued&quot;:{&quot;date-parts&quot;:[[2011,8]]},&quot;page&quot;:&quot;1332-1344&quot;,&quot;abstract&quot;:&quot;We assessed the extent of recent environmental changes on leaf morphological (stomatal density, stomatal surface, leaf mass per unit area) and physiological traits (carbon isotope composition, δ 13C leaf, and discrimination, Δ 13C leaf, oxygen isotope composition, δ 18O leaf) of two tropical rainforest species (Dicorynia guianensis; Humiria balsamifera) that are abundant in the Guiana shield (Northern Amazonia). Leaf samples were collected in different international herbariums to cover a 200 year time-period (1790-2004) and the whole Guiana shield. Using models describing carbon and oxygen isotope fractionations during photosynthesis, different scenarios of change in intercellular CO 2 concentrations inside the leaf (C i), stomatal conductance (g), and photosynthesis (A) were tested in order to understand leaf physiological response to increasing air CO 2 concentrations (C a). Our results confirmed that both species displayed physiological response to changing C a. For both species, we observed a decrease of about 1.7‰ in δ 13C leaf since 1950, without significant change in Δ 13C leaf and leaf morphological traits. Furthermore, there was no clear change in δ 18O leaf for Humiria over this period. Our simulation approach revealed that an increase in A, rather than a decrease in g, explained the observed trends for these tropical rainforest species, allowing them to maintain a constant ratio of C i/C a. © 2011 Blackwell Publishing Ltd.&quot;,&quot;issue&quot;:&quot;8&quot;,&quot;volume&quot;:&quot;34&quot;,&quot;container-title-short&quot;:&quot;Plant Cell Environ.&quot;},&quot;isTemporary&quot;:false},{&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c7a861d4-c01f-406c-9c51-f0f7f7c6fa70&quot;,&quot;properties&quot;:{&quot;noteIndex&quot;:0},&quot;isEdited&quot;:false,&quot;manualOverride&quot;:{&quot;isManuallyOverridden&quot;:false,&quot;citeprocText&quot;:&quot;(Mumbanza et al., 2021)&quot;,&quot;manualOverrideText&quot;:&quot;&quot;},&quot;citationTag&quot;:&quot;MENDELEY_CITATION_v3_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&quot;,&quot;citationItems&quot;:[{&quot;id&quot;:&quot;176df033-22d1-3406-9967-16ab7cfb306f&quot;,&quot;itemData&quot;:{&quot;type&quot;:&quot;article-journal&quot;,&quot;id&quot;:&quot;176df033-22d1-3406-9967-16ab7cfb306f&quot;,&quot;title&quot;:&quot;Lianas and trees exhibit divergent intrinsic water-use efficiency along elevational gradients in South American and African tropical forests&quot;,&quot;author&quot;:[{&quot;family&quot;:&quot;Mumbanza&quot;,&quot;given&quot;:&quot;Francis M.&quot;,&quot;parse-names&quot;:false,&quot;dropping-particle&quot;:&quot;&quot;,&quot;non-dropping-particle&quot;:&quot;&quot;},{&quot;family&quot;:&quot;Bauters&quot;,&quot;given&quot;:&quot;Marijn&quot;,&quot;parse-names&quot;:false,&quot;dropping-particle&quot;:&quot;&quot;,&quot;non-dropping-particle&quot;:&quot;&quot;},{&quot;family&quot;:&quot;Meunier&quot;,&quot;given&quot;:&quot;Félicien&quot;,&quot;parse-names&quot;:false,&quot;dropping-particle&quot;:&quot;&quot;,&quot;non-dropping-particle&quot;:&quot;&quot;},{&quot;family&quot;:&quot;Boeckx&quot;,&quot;given&quot;:&quot;Pascal&quot;,&quot;parse-names&quot;:false,&quot;dropping-particle&quot;:&quot;&quot;,&quot;non-dropping-particle&quot;:&quot;&quot;},{&quot;family&quot;:&quot;Cernusak&quot;,&quot;given&quot;:&quot;Lucas A.&quot;,&quot;parse-names&quot;:false,&quot;dropping-particle&quot;:&quot;&quot;,&quot;non-dropping-particle&quot;:&quot;&quot;},{&quot;family&quot;:&quot;Deurwaerder&quot;,&quot;given&quot;:&quot;Hannes P.T.&quot;,&quot;parse-names&quot;:false,&quot;dropping-particle&quot;:&quot;&quot;,&quot;non-dropping-particle&quot;:&quot;De&quot;},{&quot;family&quot;:&quot;Demol&quot;,&quot;given&quot;:&quot;Miro&quot;,&quot;parse-names&quot;:false,&quot;dropping-particle&quot;:&quot;&quot;,&quot;non-dropping-particle&quot;:&quot;&quot;},{&quot;family&quot;:&quot;Meeussen&quot;,&quot;given&quot;:&quot;Camille&quot;,&quot;parse-names&quot;:false,&quot;dropping-particle&quot;:&quot;&quot;,&quot;non-dropping-particle&quot;:&quot;&quot;},{&quot;family&quot;:&quot;Sercu&quot;,&quot;given&quot;:&quot;Bram&quot;,&quot;parse-names&quot;:false,&quot;dropping-particle&quot;:&quot;&quot;,&quot;non-dropping-particle&quot;:&quot;&quot;},{&quot;family&quot;:&quot;Verryckt&quot;,&quot;given&quot;:&quot;Lore T.&quot;,&quot;parse-names&quot;:false,&quot;dropping-particle&quot;:&quot;&quot;,&quot;non-dropping-particle&quot;:&quot;&quot;},{&quot;family&quot;:&quot;Pauwels&quot;,&quot;given&quot;:&quot;Jana&quot;,&quot;parse-names&quot;:false,&quot;dropping-particle&quot;:&quot;&quot;,&quot;non-dropping-particle&quot;:&quot;&quot;},{&quot;family&quot;:&quot;Cizungu&quot;,&quot;given&quot;:&quot;Landry N.&quot;,&quot;parse-names&quot;:false,&quot;dropping-particle&quot;:&quot;&quot;,&quot;non-dropping-particle&quot;:&quot;&quot;},{&quot;family&quot;:&quot;Báez&quot;,&quot;given&quot;:&quot;Selene&quot;,&quot;parse-names&quot;:false,&quot;dropping-particle&quot;:&quot;&quot;,&quot;non-dropping-particle&quot;:&quot;&quot;},{&quot;family&quot;:&quot;Lubini&quot;,&quot;given&quot;:&quot;Constantin A.&quot;,&quot;parse-names&quot;:false,&quot;dropping-particle&quot;:&quot;&quot;,&quot;non-dropping-particle&quot;:&quot;&quot;},{&quot;family&quot;:&quot;Verbeeck&quot;,&quot;given&quot;:&quot;Hans&quot;,&quot;parse-names&quot;:false,&quot;dropping-particle&quot;:&quot;&quot;,&quot;non-dropping-particle&quot;:&quot;&quot;}],&quot;container-title&quot;:&quot;Global Ecology and Biogeography&quot;,&quot;accessed&quot;:{&quot;date-parts&quot;:[[2026,5,25]]},&quot;DOI&quot;:&quot;10.1111/GEB.13382;CTYPE:STRING:JOURNAL&quot;,&quot;ISSN&quot;:&quot;14668238&quot;,&quot;URL&quot;:&quot;/doi/pdf/10.1111/geb.13382&quot;,&quot;issued&quot;:{&quot;date-parts&quot;:[[2021,11,1]]},&quot;page&quot;:&quot;2259-2272&quot;,&quot;abstract&quot;:&quot;Aim: Elevational gradients provide excellent opportunities to explore long-term morphological and physiological responses of plants to environmental change. We determined the difference in the elevational pattern of foliar carbon isotope composition (δ13C) between lianas and trees, and assessed whether this difference arises from changes in photosynthesis or stomatal conductance. We also explored the pattern of nutrient limitations with the elevation of these two growth forms. Location: The study was conducted in two mountain forests situated in the Neotropics and Palaeotropics. Time period: August–September 2015 and August–October 2016. Major taxa studied: Lianas and trees. Methods: We conducted inventories of lianas and trees using standardized techniques along elevational gradients in Ecuador and Rwanda. We determined the values of several foliar traits including δ13C and chemical traits in dominant liana and tree species. We set up Bayesian linear mixed-effect models to quantify the effects of elevation and growth form on each of the foliar traits, and the difference of the effect of elevation between the two growth forms (lianas and trees). Results: We found consistent growth form specific divergences in foliar δ13C and carbon to nitrogen ratio (C : N) responses to elevation. While we noted a meaningful increase in foliar δ13C and C : N with elevation for trees, lianas did not exhibit such a trend. Foliar δ13C and C : N remained relatively constant for lianas along the transects. Main conclusions: Lianas operate at relatively constant intrinsic water- and nitrogen-use efficiencies with elevation compared with trees. Altogether, the study suggests the existence of a functional divergence of water and nutrient use strategies between lianas and trees along tropical elevational transects.&quot;,&quot;publisher&quot;:&quot;John Wiley and Sons Inc&quot;,&quot;issue&quot;:&quot;11&quot;,&quot;volume&quot;:&quot;30&quot;,&quot;container-title-short&quot;:&quot;&quot;},&quot;isTemporary&quot;:false}]},{&quot;citationID&quot;:&quot;MENDELEY_CITATION_913fc725-fa04-4d7e-9f1f-3447fb0447a9&quot;,&quot;properties&quot;:{&quot;noteIndex&quot;:0},&quot;isEdited&quot;:false,&quot;manualOverride&quot;:{&quot;isManuallyOverridden&quot;:false,&quot;citeprocText&quot;:&quot;(Jennings et al., 2016)&quot;,&quot;manualOverrideText&quot;:&quot;&quot;},&quot;citationTag&quot;:&quot;MENDELEY_CITATION_v3_eyJjaXRhdGlvbklEIjoiTUVOREVMRVlfQ0lUQVRJT05fOTEzZmM3MjUtZmEwNC00ZDdlLTlmMWYtMzQ0N2ZiMDQ0N2E5IiwicHJvcGVydGllcyI6eyJub3RlSW5kZXgiOjB9LCJpc0VkaXRlZCI6ZmFsc2UsIm1hbnVhbE92ZXJyaWRlIjp7ImlzTWFudWFsbHlPdmVycmlkZGVuIjpmYWxzZSwiY2l0ZXByb2NUZXh0IjoiKEplbm5pbmdzIGV0IGFsLiwgMjAxNikiLCJtYW51YWxPdmVycmlkZVRleHQiOiIifSwiY2l0YXRpb25JdGVtcyI6W3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&quot;,&quot;citationItems&quot;:[{&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container-title-short&quot;:&quot;Tree Physiol.&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isTemporary&quot;:false}]},{&quot;citationID&quot;:&quot;MENDELEY_CITATION_0ba2edf1-8753-45bc-95e2-e33c107917da&quot;,&quot;properties&quot;:{&quot;noteIndex&quot;:0},&quot;isEdited&quot;:false,&quot;manualOverride&quot;:{&quot;isManuallyOverridden&quot;:true,&quot;citeprocText&quot;:&quot;(Jennings et al., 2016; Perkowski et al., 2025)&quot;,&quot;manualOverrideText&quot;:&quot;Jennings et al., 2016; Perkowski et al., 2025)&quot;},&quot;citationTag&quot;:&quot;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&quot;,&quot;citationItems&quot;:[{&quot;id&quot;:&quot;e47d08af-e033-3f97-ade5-be68dc71e5ba&quot;,&quot;itemData&quot;:{&quot;type&quot;:&quot;article-journal&quot;,&quot;id&quot;:&quot;e47d08af-e033-3f97-ade5-be68dc71e5ba&quot;,&quot;title&quot;:&quot;Increasing nitrogen availability increases water-use efficiency and decreases nitrogen-use efficiency in Acer saccharum&quot;,&quot;author&quot;:[{&quot;family&quot;:&quot;Perkowski&quot;,&quot;given&quot;:&quot;Evan A.&quot;,&quot;parse-names&quot;:false,&quot;dropping-particle&quot;:&quot;&quot;,&quot;non-dropping-particle&quot;:&quot;&quot;},{&quot;family&quot;:&quot;Frey&quot;,&quot;given&quot;:&quot;David W.&quot;,&quot;parse-names&quot;:false,&quot;dropping-particle&quot;:&quot;&quot;,&quot;non-dropping-particle&quot;:&quot;&quot;},{&quot;family&quot;:&quot;Goodale&quot;,&quot;given&quot;:&quot;Christine L.&quot;,&quot;parse-names&quot;:false,&quot;dropping-particle&quot;:&quot;&quot;,&quot;non-dropping-particle&quot;:&quot;&quot;},{&quot;family&quot;:&quot;Smith&quot;,&quot;given&quot;:&quot;Nicholas G.&quot;,&quot;parse-names&quot;:false,&quot;dropping-particle&quot;:&quot;&quot;,&quot;non-dropping-particle&quot;:&quot;&quot;}],&quot;container-title&quot;:&quot;Tree Physiology&quot;,&quot;accessed&quot;:{&quot;date-parts&quot;:[[2026,5,25]]},&quot;DOI&quot;:&quot;10.1093/TREEPHYS/TPAF119&quot;,&quot;ISSN&quot;:&quot;17584469&quot;,&quot;PMID&quot;:&quot;40995941&quot;,&quot;URL&quot;:&quot;https://dx.doi.org/10.1093/treephys/tpaf119&quot;,&quot;issued&quot;:{&quot;date-parts&quot;:[[2025,12,3]]},&quot;abstract&quot;:&quot;Photosynthesis links terrestrial carbon, water and nutrient cycles. Photosynthetic least-cost theory suggests that plants optimize photosynthesis at the lowest summed investments in nutrient and water use. The theory predicts that increasing nutrient availability should increase nutrient allocation toward photosynthetic enzymes and reduce stomatal conductance, allowing similar photosynthetic rates achieved at a lower ratio of leaf intercellular to atmospheric CO2 concentration (χ) and reduced water loss. The theory suggests similar responses to increasing soil pH in acidic soils due to common correlations between soil pH and nutrient availability. However, empirical tests of the theory outside of environmental gradients are rare. To test this theory experimentally, we measured photosynthetic traits in mature Acer saccharum Marshall trees growing in a 9-year, nitrogen-by-pH manipulation in the northeastern USA. Increasing soil nitrogen availability did not affect net photosynthesis (A net) or stomatal conductance (g s) rates, but was associated with increased area-based leaf nitrogen content (N area), increased photosynthetic capacity (V cmax, J max) and decreased χ (i.e, increased water-use efficiency). These patterns strengthened the tradeoff between nitrogen and water use, indicated by steeper slopes of N area–χ and V cmax–χ with increasing soil nitrogen availability. When examined across all plots, soil pH had no effect on any traits. However, in plots without nitrogen additions, increasing soil pH increased the slopes of N area–χ and V cmax–χ, though did not modify χ. Supporting the theory, A. saccharum maintained A net across the soil nitrogen availability gradient by trading less efficient nitrogen use for more efficient water use. Additionally, the effects of soil pH on nitrogen–water use tradeoffs appear to occur through indirect pH effects on soil nitrogen availability. These results indicate that elevated nitrogen deposition could stimulate photosynthesis less than commonly expected and instead reduce water losses, and conversely, that reductions in photosynthesis expected from increasing nitrogen limitation in some regions could be lessened if accompanied by increased transpiration.&quot;,&quot;publisher&quot;:&quot;Oxford Academic&quot;,&quot;issue&quot;:&quot;12&quot;,&quot;volume&quot;:&quot;45&quot;,&quot;container-title-short&quot;:&quot;Tree Physiol.&quot;},&quot;isTemporary&quot;:false},{&quot;id&quot;:&quot;64c5f6e6-01b0-311c-9fe8-95b152aac7a7&quot;,&quot;itemData&quot;:{&quot;type&quot;:&quot;article-journal&quot;,&quot;id&quot;:&quot;64c5f6e6-01b0-311c-9fe8-95b152aac7a7&quot;,&quot;title&quot;:&quot;Response of Quercus velutina growth and water use efficiency to climate variability and nitrogen fertilization in a temperate deciduous forest in the northeastern USA&quot;,&quot;author&quot;:[{&quot;family&quot;:&quot;Jennings&quot;,&quot;given&quot;:&quot;Katie A.&quot;,&quot;parse-names&quot;:false,&quot;dropping-particle&quot;:&quot;&quot;,&quot;non-dropping-particle&quot;:&quot;&quot;},{&quot;family&quot;:&quot;Guerrieri&quot;,&quot;given&quot;:&quot;Rossella&quot;,&quot;parse-names&quot;:false,&quot;dropping-particle&quot;:&quot;&quot;,&quot;non-dropping-particle&quot;:&quot;&quot;},{&quot;family&quot;:&quot;Vadeboncoeur&quot;,&quot;given&quot;:&quot;Matthew A.&quot;,&quot;parse-names&quot;:false,&quot;dropping-particle&quot;:&quot;&quot;,&quot;non-dropping-particle&quot;:&quot;&quot;},{&quot;family&quot;:&quot;Asbjornsen&quot;,&quot;given&quot;:&quot;Heidi&quot;,&quot;parse-names&quot;:false,&quot;dropping-particle&quot;:&quot;&quot;,&quot;non-dropping-particle&quot;:&quot;&quot;}],&quot;container-title&quot;:&quot;Tree Physiology&quot;,&quot;accessed&quot;:{&quot;date-parts&quot;:[[2026,2,16]]},&quot;DOI&quot;:&quot;10.1093/treephys/tpw003&quot;,&quot;ISSN&quot;:&quot;17584469&quot;,&quot;PMID&quot;:&quot;26917704&quot;,&quot;URL&quot;:&quot;https://dx.doi.org/10.1093/treephys/tpw003&quot;,&quot;issued&quot;:{&quot;date-parts&quot;:[[2016,4,1]]},&quot;page&quot;:&quot;428-443&quot;,&quot;abstract&quot;:&quot;Nitrogen (N) deposition and changing climate patterns in the northeastern USA can influence forest productivity through effects on plant nutrient relations and water use. This study evaluates the combined effects of N fertilization, climate and rising atmospheric CO2 on tree growth and ecophysiology in a temperate deciduous forest. Tree ring widths and stable carbon (δ13C) and oxygen (δ18O) isotopes were used to assess tree growth (basal area increment, BAI) and intrinsic water use efficiency (iWUE) of Quercus velutina Lamb., the dominant tree species in a 20+ year N fertilization experiment at Harvard Forest (MA, USA). We found that fertilized trees exhibited a pronounced and sustained growth enhancement relative to control trees, with the low-and high-N treatments responding similarly. All treatments exhibited improved iWUE over the study period (1984-2011). Intrinsic water use efficiency trends in the control trees were primarily driven by changes in stomatal conductance, while a stimulation in photosynthesis, supported by an increase in foliar %N, contributed to enhancing iWUE in fertilized trees. All treatments were predominantly influenced by growing season vapor pressure deficit (VPD), with BAI responding most strongly to early season VPD and iWUE responding most strongly to late season VPD. Nitrogen fertilization increased Q. velutina sensitivity to July temperature and precipitation. Combined, these results suggest that ambient N deposition in N-limited northeastern US forests has enhanced tree growth over the past 30 years, while rising ambient CO2 has improved iWUE, with N fertilization and CO2 having synergistic effects on iWUE.&quot;,&quot;publisher&quot;:&quot;Oxford Academic&quot;,&quot;issue&quot;:&quot;4&quot;,&quot;volume&quot;:&quot;36&quot;,&quot;container-title-short&quot;:&quot;Tree Physiol.&quot;},&quot;isTemporary&quot;:false}]},{&quot;citationID&quot;:&quot;MENDELEY_CITATION_d71591c9-5b7a-4c82-aae2-2e3a78c28248&quot;,&quot;properties&quot;:{&quot;noteIndex&quot;:0},&quot;isEdited&quot;:false,&quot;manualOverride&quot;:{&quot;isManuallyOverridden&quot;:false,&quot;citeprocText&quot;:&quot;(Giammarchi et al., 2019; Li et al., 2015; Mo et al., 2021)&quot;,&quot;manualOverrideText&quot;:&quot;&quot;},&quot;citationTag&quot;:&quot;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&quot;,&quot;citationItems&quot;:[{&quot;id&quot;:&quot;3b009684-7059-3d4f-a635-1ad6581c3168&quot;,&quot;itemData&quot;:{&quot;type&quot;:&quot;article-journal&quot;,&quot;id&quot;:&quot;3b009684-7059-3d4f-a635-1ad6581c3168&quot;,&quot;title&quot;:&quot;Response of foliar mineral nutrients to long-term nitrogen and phosphorus addition in a tropical forest&quot;,&quot;author&quot;:[{&quot;family&quot;:&quot;Mo&quot;,&quot;given&quot;:&quot;Qifeng&quot;,&quot;parse-names&quot;:false,&quot;dropping-particle&quot;:&quot;&quot;,&quot;non-dropping-particle&quot;:&quot;&quot;},{&quot;family&quot;:&quot;Wang&quot;,&quot;given&quot;:&quot;Wenjuan&quot;,&quot;parse-names&quot;:false,&quot;dropping-particle&quot;:&quot;&quot;,&quot;non-dropping-particle&quot;:&quot;&quot;},{&quot;family&quot;:&quot;Lambers&quot;,&quot;given&quot;:&quot;Hans&quot;,&quot;parse-names&quot;:false,&quot;dropping-particle&quot;:&quot;&quot;,&quot;non-dropping-particle&quot;:&quot;&quot;},{&quot;family&quot;:&quot;Chen&quot;,&quot;given&quot;:&quot;Yiqun&quot;,&quot;parse-names&quot;:false,&quot;dropping-particle&quot;:&quot;&quot;,&quot;non-dropping-particle&quot;:&quot;&quot;},{&quot;family&quot;:&quot;Yu&quot;,&quot;given&quot;:&quot;Shiqin&quot;,&quot;parse-names&quot;:false,&quot;dropping-particle&quot;:&quot;&quot;,&quot;non-dropping-particle&quot;:&quot;&quot;},{&quot;family&quot;:&quot;Wu&quot;,&quot;given&quot;:&quot;Chunsheng&quot;,&quot;parse-names&quot;:false,&quot;dropping-particle&quot;:&quot;&quot;,&quot;non-dropping-particle&quot;:&quot;&quot;},{&quot;family&quot;:&quot;Fan&quot;,&quot;given&quot;:&quot;Yingxu&quot;,&quot;parse-names&quot;:false,&quot;dropping-particle&quot;:&quot;&quot;,&quot;non-dropping-particle&quot;:&quot;&quot;},{&quot;family&quot;:&quot;Zhou&quot;,&quot;given&quot;:&quot;Qing&quot;,&quot;parse-names&quot;:false,&quot;dropping-particle&quot;:&quot;&quot;,&quot;non-dropping-particle&quot;:&quot;&quot;},{&quot;family&quot;:&quot;Li&quot;,&quot;given&quot;:&quot;Zhi’an&quot;,&quot;parse-names&quot;:false,&quot;dropping-particle&quot;:&quot;&quot;,&quot;non-dropping-particle&quot;:&quot;&quot;},{&quot;family&quot;:&quot;Wang&quot;,&quot;given&quot;:&quot;Faming&quot;,&quot;parse-names&quot;:false,&quot;dropping-particle&quot;:&quot;&quot;,&quot;non-dropping-particle&quot;:&quot;&quot;}],&quot;container-title&quot;:&quot;Functional Ecology&quot;,&quot;accessed&quot;:{&quot;date-parts&quot;:[[2026,6,8]]},&quot;DOI&quot;:&quot;10.1111/1365-2435.13896&quot;,&quot;ISSN&quot;:&quot;13652435&quot;,&quot;issued&quot;:{&quot;date-parts&quot;:[[2021,10,1]]},&quot;page&quot;:&quot;2329-2341&quot;,&quot;abstract&quot;:&quot;Mineral nutrients play a pivotal role in plant growth, development and reproduction. The uptake and distribution of nutrients are generally limited by soil nutrient availability, affected by global change. However, the responses of foliar mineral nutrient concentrations to changes in soil nutrient availability remain largely untested in tropical forests. We used a field-based experiment with nitrogen (N) and phosphorus (P) addition in a tropical forest in southern China to investigate the effect of N and P fertilization on exchangeable soil and foliar mineral nutrients of five understorey species. Our results show that N addition did not change soil pH, but reduced exchangeable soil Ca2+, Mg2+, Zn2+, Fe3+ and Mn2+ concentrations. In contrast, P addition increased soil pH, while it had no effects on exchangeable cations. Nitrogen addition significantly decreased foliar [Ca], [Mg] and [Mn], while P addition markedly reduced foliar [Cu] for most of the studied species. Foliar [K] and [Fe] were not affected by fertilization. The results indicate that long-term N addition reduced the concentrations of several mineral nutrients in leaves, and we did not observe any adaptive mechanisms (e.g. increased transpiration to take up mobile soil nutrients) in the studied species to maintain foliar nutrient concentrations at high N supply. Synthesis. The responses of other foliar nutrient concentrations to N and P co-addition were more complicated than those of N and/or P, and the specific decreases in mineral nutrient concentrations following long-term N addition may influence key physiological process in the studied tropical understorey species, and ultimately reduce their fitness and survival under high N deposition. A free Plain Language Summary can be found within the Supporting Information of this article.&quot;,&quot;publisher&quot;:&quot;John Wiley and Sons Inc&quot;,&quot;issue&quot;:&quot;10&quot;,&quot;volume&quot;:&quot;35&quot;,&quot;container-title-short&quot;:&quot;Funct. Ecol.&quot;},&quot;isTemporary&quot;:false},{&quot;id&quot;:&quot;84e7126f-4770-3423-b61f-c3565e9f0e97&quot;,&quot;itemData&quot;:{&quot;type&quot;:&quot;article-journal&quot;,&quot;id&quot;:&quot;84e7126f-4770-3423-b61f-c3565e9f0e97&quot;,&quot;title&quot;:&quot;Tree Growth and Water-Use Efficiency Do Not React in the Short Term to Artificially Increased Nitrogen Deposition&quot;,&quot;author&quot;:[{&quot;family&quot;:&quot;Giammarchi&quot;,&quot;given&quot;:&quot;Francesco&quot;,&quot;parse-names&quot;:false,&quot;dropping-particle&quot;:&quot;&quot;,&quot;non-dropping-particle&quot;:&quot;&quot;},{&quot;family&quot;:&quot;Panzacchi&quot;,&quot;given&quot;:&quot;Pietro&quot;,&quot;parse-names&quot;:false,&quot;dropping-particle&quot;:&quot;&quot;,&quot;non-dropping-particle&quot;:&quot;&quot;},{&quot;family&quot;:&quot;Ventura&quot;,&quot;given&quot;:&quot;Maurizio&quot;,&quot;parse-names&quot;:false,&quot;dropping-particle&quot;:&quot;&quot;,&quot;non-dropping-particle&quot;:&quot;&quot;},{&quot;family&quot;:&quot;Tonon&quot;,&quot;given&quot;:&quot;Giustino&quot;,&quot;parse-names&quot;:false,&quot;dropping-particle&quot;:&quot;&quot;,&quot;non-dropping-particle&quot;:&quot;&quot;}],&quot;container-title&quot;:&quot;Forests 2020, Vol. 11, Page 47&quot;,&quot;accessed&quot;:{&quot;date-parts&quot;:[[2025,8,24]]},&quot;DOI&quot;:&quot;10.3390/F11010047&quot;,&quot;ISSN&quot;:&quot;1999-4907&quot;,&quot;URL&quot;:&quot;https://www.mdpi.com/1999-4907/11/1/47/htm&quot;,&quot;issued&quot;:{&quot;date-parts&quot;:[[2019,12,31]]},&quot;page&quot;:&quot;47&quot;,&quot;abstract&quot;:&quot;Increasing atmospheric CO2 concentration and nitrogen deposition are, among the global change related drivers, those playing a major role on forests carbon sequestration potential, affecting both their productivity and water-use efficiency. Up to now, results are however contrasting, showing that the processes underlying them are far from being fully comprehended. In this study, we adopted an innovative approach to simulate the increase of N deposition in a sessile oak forest in North-Eastern Italy, by fertilizing both from above and below the canopy. We observed the dynamics of basal area increment, intrinsic water-use efficiency and of several leaf functional traits over 4 years, to evaluate how the added nitrogen and the two different fertilization system could affect them. We were not able, however, to detect any shift, besides a common yearly variability related to a prevailing background environmental forcing. To this end, we considered as relevant factors both the short time-span of the observation and the relatively low rate of applied nitrogen. Therefore, we stress the importance of long-term, manipulative experiments to improve the understanding of the C sequestration and mitigation ability of forests in response to increased N deposition.&quot;,&quot;publisher&quot;:&quot;Multidisciplinary Digital Publishing Institute&quot;,&quot;issue&quot;:&quot;1&quot;,&quot;volume&quot;:&quot;11&quot;,&quot;container-title-short&quot;:&quot;&quot;},&quot;isTemporary&quot;:false},{&quot;id&quot;:&quot;d013b1b7-a0c4-3060-bf4c-7a75739ebf30&quot;,&quot;itemData&quot;:{&quot;type&quot;:&quot;article-journal&quot;,&quot;id&quot;:&quot;d013b1b7-a0c4-3060-bf4c-7a75739ebf30&quot;,&quot;title&quot;:&quot;Water-use efficiency of four native trees under CO2 enrichment and N addition in subtropical model forest ecosystems&quot;,&quot;author&quot;:[{&quot;family&quot;:&quot;Li&quot;,&quot;given&quot;:&quot;Yiyong&quot;,&quot;parse-names&quot;:false,&quot;dropping-particle&quot;:&quot;&quot;,&quot;non-dropping-particle&quot;:&quot;&quot;},{&quot;family&quot;:&quot;Liu&quot;,&quot;given&quot;:&quot;Juxiu&quot;,&quot;parse-names&quot;:false,&quot;dropping-particle&quot;:&quot;&quot;,&quot;non-dropping-particle&quot;:&quot;&quot;},{&quot;family&quot;:&quot;Chen&quot;,&quot;given&quot;:&quot;Genyun&quot;,&quot;parse-names&quot;:false,&quot;dropping-particle&quot;:&quot;&quot;,&quot;non-dropping-particle&quot;:&quot;&quot;},{&quot;family&quot;:&quot;Zhou&quot;,&quot;given&quot;:&quot;Guoyi&quot;,&quot;parse-names&quot;:false,&quot;dropping-particle&quot;:&quot;&quot;,&quot;non-dropping-particle&quot;:&quot;&quot;},{&quot;family&quot;:&quot;Huang&quot;,&quot;given&quot;:&quot;Wenjuan&quot;,&quot;parse-names&quot;:false,&quot;dropping-particle&quot;:&quot;&quot;,&quot;non-dropping-particle&quot;:&quot;&quot;},{&quot;family&quot;:&quot;Yin&quot;,&quot;given&quot;:&quot;Guangcai&quot;,&quot;parse-names&quot;:false,&quot;dropping-particle&quot;:&quot;&quot;,&quot;non-dropping-particle&quot;:&quot;&quot;},{&quot;family&quot;:&quot;Zhang&quot;,&quot;given&quot;:&quot;Deqiang&quot;,&quot;parse-names&quot;:false,&quot;dropping-particle&quot;:&quot;&quot;,&quot;non-dropping-particle&quot;:&quot;&quot;},{&quot;family&quot;:&quot;Li&quot;,&quot;given&quot;:&quot;Yuelin&quot;,&quot;parse-names&quot;:false,&quot;dropping-particle&quot;:&quot;&quot;,&quot;non-dropping-particle&quot;:&quot;&quot;}],&quot;container-title&quot;:&quot;Journal of Plant Ecology&quot;,&quot;accessed&quot;:{&quot;date-parts&quot;:[[2026,2,16]]},&quot;DOI&quot;:&quot;10.1093/jpe/rtu022&quot;,&quot;ISSN&quot;:&quot;1752993X&quot;,&quot;URL&quot;:&quot;https://dx.doi.org/10.1093/jpe/rtu022&quot;,&quot;issued&quot;:{&quot;date-parts&quot;:[[2015,8,1]]},&quot;page&quot;:&quot;411-419&quot;,&quot;abstract&quot;:&quot;Aims: We aimed to evaluate the changes in water-use efficiency (WUE) in native tree species in forests of subtropical China, and determine how coexisting species would be responding to increases in atmospheric carbon dioxide (CO2) concentrations and nitrogen (N) deposition. Methods: We used model forest ecosystems in open-top chambers to study the effects of elevated CO2 (ca. 700 μmol mol-1) alone and together with N addition (NH4NO3 applied at 100kg N ha-1year-1) on WUE of four native tree species (Schima superba, Ormosia pinnata, Castanopsis hystrix and Acmena acuminatissima) from 2006 to 2010. Important findings: Our result indicated that all species increased their WUE when they were exposed to elevated CO2. Although higher WUE was shown in faster-growing species (S. superba and O. pinnata) than that of slower-growing species (C. hystrix and Acmena acuminatissima), the increased extent of WUE induced by elevated CO2 was higher in the slower-growing species than that of the faster-growing species (P &lt; 0.01). The N treatment decreased WUE of S. superba, while the effects on other species were not significant. The interactions between elevated CO2 and N addition increased intrinsic WUE of S. superba significantly (P &lt; 0.001), however, it did not affect WUE of the other tree species significantly. We conclude that the responses of native tree species to elevated CO2 and N addition are different in subtropical China. The species-specific effects of elevated CO2 and N addition on WUE would have important implications on species composition in China's subtropics in response to global change.&quot;,&quot;publisher&quot;:&quot;Oxford Academic&quot;,&quot;issue&quot;:&quot;4&quot;,&quot;volume&quot;:&quot;8&quot;,&quot;container-title-short&quot;:&quot;&quot;},&quot;isTemporary&quot;:false}]},{&quot;citationID&quot;:&quot;MENDELEY_CITATION_d22fd133-08d2-4233-ac3d-7f2255ca8b08&quot;,&quot;properties&quot;:{&quot;noteIndex&quot;:0},&quot;isEdited&quot;:false,&quot;manualOverride&quot;:{&quot;isManuallyOverridden&quot;:false,&quot;citeprocText&quot;:&quot;(Huang et al., 2016)&quot;,&quot;manualOverrideText&quot;:&quot;&quot;},&quot;citationTag&quot;:&quot;MENDELEY_CITATION_v3_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&quot;,&quot;citationItems&quot;:[{&quot;id&quot;:&quot;3720e60b-f3f5-3a0d-88cd-8fb5847462cd&quot;,&quot;itemData&quot;:{&quot;type&quot;:&quot;article-journal&quot;,&quot;id&quot;:&quot;3720e60b-f3f5-3a0d-88cd-8fb5847462cd&quot;,&quot;title&quot;:&quot;Long-term nitrogen deposition linked to reduced water use efficiency in forests with low phosphorus availability&quot;,&quot;author&quot;:[{&quot;family&quot;:&quot;Huang&quot;,&quot;given&quot;:&quot;Zhiqun&quot;,&quot;parse-names&quot;:false,&quot;dropping-particle&quot;:&quot;&quot;,&quot;non-dropping-particle&quot;:&quot;&quot;},{&quot;family&quot;:&quot;Liu&quot;,&quot;given&quot;:&quot;Bao&quot;,&quot;parse-names&quot;:false,&quot;dropping-particle&quot;:&quot;&quot;,&quot;non-dropping-particle&quot;:&quot;&quot;},{&quot;family&quot;:&quot;Davis&quot;,&quot;given&quot;:&quot;Murray&quot;,&quot;parse-names&quot;:false,&quot;dropping-particle&quot;:&quot;&quot;,&quot;non-dropping-particle&quot;:&quot;&quot;},{&quot;family&quot;:&quot;Sardans&quot;,&quot;given&quot;:&quot;Jordi&quot;,&quot;parse-names&quot;:false,&quot;dropping-particle&quot;:&quot;&quot;,&quot;non-dropping-particle&quot;:&quot;&quot;},{&quot;family&quot;:&quot;Peñuelas&quot;,&quot;given&quot;:&quot;Josep&quot;,&quot;parse-names&quot;:false,&quot;dropping-particle&quot;:&quot;&quot;,&quot;non-dropping-particle&quot;:&quot;&quot;},{&quot;family&quot;:&quot;Billings&quot;,&quot;given&quot;:&quot;Sharon&quot;,&quot;parse-names&quot;:false,&quot;dropping-particle&quot;:&quot;&quot;,&quot;non-dropping-particle&quot;:&quot;&quot;}],&quot;container-title&quot;:&quot;New Phytologist&quot;,&quot;accessed&quot;:{&quot;date-parts&quot;:[[2026,2,16]]},&quot;DOI&quot;:&quot;10.1111/nph.13785&quot;,&quot;ISSN&quot;:&quot;14698137&quot;,&quot;PMID&quot;:&quot;26661404&quot;,&quot;URL&quot;:&quot;https://onlinelibrary.wiley.com/doi/full/10.1111/nph.13785&quot;,&quot;issued&quot;:{&quot;date-parts&quot;:[[2016,4,1]]},&quot;page&quot;:&quot;431-442&quot;,&quot;abstract&quot;:&quot;The impact of long-term nitrogen (N) deposition is under-studied in phosphorus (P)-limited subtropical forests. We exploited historically collected herbarium specimens to investigate potential physiological responses of trees in three subtropical forests representing an urban-to-rural gradient, across which N deposition has probably varied over the past six decades. We measured foliar [N] and [P] and stable carbon (δ13C), oxygen (δ18O) and nitrogen (δ15N) isotopic compositions in tissue from herbarium specimens of plant species collected from 1947 to 2014. Foliar [N] and N : P increased, and δ15N and [P] decreased in the two forests close to urban centers. Consistent with recent studies demonstrating that N deposition in the region is 15N-depleted, these data suggest that the increased foliar [N] and N : P, and decreased [P], may be attributable to atmospheric deposition and associated enhancement of P limitation. Estimates of intrinsic water use efficiency calculated from foliar δ13C decreased by c. 30% from the 1950s to 2014, contrasting with multiple studies investigating similar parameters in N-limited forests. This effect may reflect decreased photosynthesis, as suggested by a conceptual model of foliar δ13C and δ18O. Long-term N deposition may exacerbate P limitation and mitigate projected increases in carbon stocks driven by elevated CO2 in forests on P-limited soils.&quot;,&quot;publisher&quot;:&quot;Blackwell Publishing Ltd&quot;,&quot;issue&quot;:&quot;2&quot;,&quot;volume&quot;:&quot;210&quot;,&quot;container-title-short&quot;:&quot;&quot;},&quot;isTemporary&quot;:false}]},{&quot;citationID&quot;:&quot;MENDELEY_CITATION_1562ca02-05fd-4033-9eaa-2304eaf2211e&quot;,&quot;properties&quot;:{&quot;noteIndex&quot;:0},&quot;isEdited&quot;:false,&quot;manualOverride&quot;:{&quot;isManuallyOverridden&quot;:true,&quot;citeprocText&quot;:&quot;(Cernusak et al., 2013b)&quot;,&quot;manualOverrideText&quot;:&quot;(Cernusak et al., 2013b).&quot;},&quot;citationTag&quot;:&quot;MENDELEY_CITATION_v3_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&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f5cd5a3c-f7c1-498c-9aa9-1ae9e278814b&quot;,&quot;properties&quot;:{&quot;noteIndex&quot;:0},&quot;isEdited&quot;:false,&quot;manualOverride&quot;:{&quot;isManuallyOverridden&quot;:false,&quot;citeprocText&quot;:&quot;(Velescu et al., 2026)&quot;,&quot;manualOverrideText&quot;:&quot;&quot;},&quot;citationTag&quot;:&quot;MENDELEY_CITATION_v3_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&quot;,&quot;citationItems&quot;:[{&quot;id&quot;:&quot;3c81e57b-9d82-36b6-88de-a928b725c369&quot;,&quot;itemData&quot;:{&quot;type&quot;:&quot;article-journal&quot;,&quot;id&quot;:&quot;3c81e57b-9d82-36b6-88de-a928b725c369&quot;,&quot;title&quot;:&quot;Response of element cycling and budgets to nutrient additions in a tropical montane forest of Ecuador&quot;,&quot;author&quot;:[{&quot;family&quot;:&quot;Velescu&quot;,&quot;given&quot;:&quot;Andre&quot;,&quot;parse-names&quot;:false,&quot;dropping-particle&quot;:&quot;&quot;,&quot;non-dropping-particle&quot;:&quot;&quot;},{&quot;family&quot;:&quot;Homeier&quot;,&quot;given&quot;:&quot;Jürgen&quot;,&quot;parse-names&quot;:false,&quot;dropping-particle&quot;:&quot;&quot;,&quot;non-dropping-particle&quot;:&quot;&quot;},{&quot;family&quot;:&quot;Espinosa&quot;,&quot;given&quot;:&quot;Carlos Iván&quot;,&quot;parse-names&quot;:false,&quot;dropping-particle&quot;:&quot;&quot;,&quot;non-dropping-particle&quot;:&quot;&quot;},{&quot;family&quot;:&quot;Wilcke&quot;,&quot;given&quot;:&quot;Wolfgang&quot;,&quot;parse-names&quot;:false,&quot;dropping-particle&quot;:&quot;&quot;,&quot;non-dropping-particle&quot;:&quot;&quot;}],&quot;container-title&quot;:&quot;Geoderma&quot;,&quot;accessed&quot;:{&quot;date-parts&quot;:[[2026,2,16]]},&quot;DOI&quot;:&quot;10.1016/j.geoderma.2026.117698&quot;,&quot;ISSN&quot;:&quot;18726259&quot;,&quot;URL&quot;:&quot;https://doi.org/10.2307/1313296&quot;,&quot;issued&quot;:{&quot;date-parts&quot;:[[2026,2,1]]},&quot;page&quot;:&quot;117698&quot;,&quot;abstract&quot;:&quot;The tropical montane forests in southern Ecuador are subject to rising nitrogen (N), low phosphorus (P), and episodic calcium (Ca) deposition. To investigate the response of the vegetation, soil organic layer and mineral soil to 0.3 m depth to increased nutrient inputs, we initiated in 2008 an interdisciplinary Nutrient Manipulation Experiment (NUMEX) at 2000 m a.s.l. We have applied N as urea at 50 kg ha−1 year−1, P as NaH2PO4 at 10 kg ha−1 year−1, combined N and P at 50 + 10 kg ha−1 year−1, and Ca (as CaCl2), at 10 kg ha−1 year−1. From 2008 to 2012, we set up annual budgets by calculating net fluxes of N, P, Ca and Na for the canopy, the organic layer and the mineral soil and determined δ15N values in the foliage of the four most abundant tree species, litterfall and organic layer. The addition of P and N + P increased P leaching from the canopy, suggesting a reduced retention of deposited P by canopy organisms. All added nutrients were largely retained in the soil organic layer and tightly cycled between the organic layer and the vegetation via litterfall and throughfall. The small leaching losses of N, P, Ca and Na from the organic layer were retained in the upper mineral soil. The retention of the added nutrients in the ecosystem indicated a strong nutrient demand. Nevertheless, the 15N enrichment in the organic layer was an early indicator of beginning N losses from the ecosystem by leaching and volatilization, which could not yet be detected by our flux-based budgeting approach.&quot;,&quot;publisher&quot;:&quot;Elsevier&quot;,&quot;issue&quot;:&quot;11&quot;,&quot;volume&quot;:&quot;466&quot;,&quot;container-title-short&quot;:&quot;Geoderma&quot;},&quot;isTemporary&quot;:false}]},{&quot;citationID&quot;:&quot;MENDELEY_CITATION_58ba7d47-dc16-445a-afd5-233935e83531&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NThiYTdkNDctZGMxNi00NDVhLWFmZDUtMjMzOTM1ZTgzNTMx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e6877bd6-dd8a-40dd-ab22-09441748cab1&quot;,&quot;properties&quot;:{&quot;noteIndex&quot;:0},&quot;isEdited&quot;:false,&quot;manualOverride&quot;:{&quot;isManuallyOverridden&quot;:true,&quot;citeprocText&quot;:&quot;(Homeier &amp;#38; Leuschner, 2021; Wilcke et al., 2009)&quot;,&quot;manualOverrideText&quot;:&quot;Homeier &amp; Leuschner, 2021a; Wilcke et al., 2009)&quot;},&quot;citationTag&quot;:&quot;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&quot;,&quot;citationItems&quot;:[{&quot;id&quot;:&quot;cdb25cab-230e-3470-af87-1bbda59db74e&quot;,&quot;itemData&quot;:{&quot;type&quot;:&quot;article-journal&quot;,&quot;id&quot;:&quot;cdb25cab-230e-3470-af87-1bbda59db74e&quot;,&quot;title&quot;:&quot;Factors controlling the productivity of tropical Andean forests: Climate and soil are more important than tree diversity&quot;,&quot;author&quot;:[{&quot;family&quot;:&quot;Homeier&quot;,&quot;given&quot;:&quot;Jurgen&quot;,&quot;parse-names&quot;:false,&quot;dropping-particle&quot;:&quot;&quot;,&quot;non-dropping-particle&quot;:&quot;&quot;},{&quot;family&quot;:&quot;Leuschner&quot;,&quot;given&quot;:&quot;Christoph&quot;,&quot;parse-names&quot;:false,&quot;dropping-particle&quot;:&quot;&quot;,&quot;non-dropping-particle&quot;:&quot;&quot;}],&quot;container-title&quot;:&quot;Biogeosciences&quot;,&quot;accessed&quot;:{&quot;date-parts&quot;:[[2024,1,1]]},&quot;DOI&quot;:&quot;10.5194/BG-18-1525-2021&quot;,&quot;ISSN&quot;:&quot;17264189&quot;,&quot;issued&quot;:{&quot;date-parts&quot;:[[2021,3,3]]},&quot;page&quot;:&quot;1525-1541&quot;,&quot;abstract&quot;:&quot;Theory predicts positive effects of species richness on the productivity of plant communities through complementary resource use and facilitative interactions between species. Results from manipulative experiments with tropical tree species indicate a positive diversity productivity relationship (DPR), but the existing evidence from natural forests is scarce and contradictory. We studied forest aboveground productivity in more than 80 humid tropical montane oldgrowth forests in two highly diverse Andean regions with large geological and topographic heterogeneity and related productivity to tree diversity and climatic, edaphic and stand structural factors with a likely influence on productivity. Main determinants of wood production in the perhumid study regions were elevation (as a proxy for temperature), soil nutrient (N, P and base cation) availability and forest structural parameters (wood specific gravity, aboveground biomass). Tree diversity had only a small positive influence on productivity, even though tree species numbers varied largely (6 27 species per 0.04 ha). We conclude that the productivity of highly diverse Neotropical montane forests is primarily controlled by thermal and edaphic factors and stand structural properties, while tree diversity is of minor importance.&quot;,&quot;publisher&quot;:&quot;Copernicus GmbH&quot;,&quot;issue&quot;:&quot;4&quot;,&quot;volume&quot;:&quot;18&quot;,&quot;container-title-short&quot;:&quot;&quot;},&quot;isTemporary&quot;:false},{&quot;id&quot;:&quot;02049bc3-adfd-35be-b0ad-623ca908a730&quot;,&quot;itemData&quot;:{&quot;type&quot;:&quot;article-journal&quot;,&quot;id&quot;:&quot;02049bc3-adfd-35be-b0ad-623ca908a730&quot;,&quot;title&quot;:&quot;Response of water and nutrient fluxes to improvement fellings in a tropical montane forest in Ecuador&quot;,&quot;groupId&quot;:&quot;0ddf5ecd-4236-3341-87c1-d7bb37bbf47a&quot;,&quot;author&quot;:[{&quot;family&quot;:&quot;Wilcke&quot;,&quot;given&quot;:&quot;Wolfgang&quot;,&quot;parse-names&quot;:false,&quot;dropping-particle&quot;:&quot;&quot;,&quot;non-dropping-particle&quot;:&quot;&quot;},{&quot;family&quot;:&quot;Günter&quot;,&quot;given&quot;:&quot;Sven&quot;,&quot;parse-names&quot;:false,&quot;dropping-particle&quot;:&quot;&quot;,&quot;non-dropping-particle&quot;:&quot;&quot;},{&quot;family&quot;:&quot;Alt&quot;,&quot;given&quot;:&quot;Fabian&quot;,&quot;parse-names&quot;:false,&quot;dropping-particle&quot;:&quot;&quot;,&quot;non-dropping-particle&quot;:&quot;&quot;},{&quot;family&quot;:&quot;Geißler&quot;,&quot;given&quot;:&quot;Christiane&quot;,&quot;parse-names&quot;:false,&quot;dropping-particle&quot;:&quot;&quot;,&quot;non-dropping-particle&quot;:&quot;&quot;},{&quot;family&quot;:&quot;Boy&quot;,&quot;given&quot;:&quot;Jens&quot;,&quot;parse-names&quot;:false,&quot;dropping-particle&quot;:&quot;&quot;,&quot;non-dropping-particle&quot;:&quot;&quot;},{&quot;family&quot;:&quot;Knuth&quot;,&quot;given&quot;:&quot;Jana&quot;,&quot;parse-names&quot;:false,&quot;dropping-particle&quot;:&quot;&quot;,&quot;non-dropping-particle&quot;:&quot;&quot;},{&quot;family&quot;:&quot;Oelmann&quot;,&quot;given&quot;:&quot;Yvonne&quot;,&quot;parse-names&quot;:false,&quot;dropping-particle&quot;:&quot;&quot;,&quot;non-dropping-particle&quot;:&quot;&quot;},{&quot;family&quot;:&quot;Weber&quot;,&quot;given&quot;:&quot;Michael&quot;,&quot;parse-names&quot;:false,&quot;dropping-particle&quot;:&quot;&quot;,&quot;non-dropping-particle&quot;:&quot;&quot;},{&quot;family&quot;:&quot;Valarezo&quot;,&quot;given&quot;:&quot;Carlos&quot;,&quot;parse-names&quot;:false,&quot;dropping-particle&quot;:&quot;&quot;,&quot;non-dropping-particle&quot;:&quot;&quot;},{&quot;family&quot;:&quot;Mosandl&quot;,&quot;given&quot;:&quot;Reinhard&quot;,&quot;parse-names&quot;:false,&quot;dropping-particle&quot;:&quot;&quot;,&quot;non-dropping-particle&quot;:&quot;&quot;}],&quot;container-title&quot;:&quot;Forest Ecology and Management&quot;,&quot;accessed&quot;:{&quot;date-parts&quot;:[[2025,4,21]]},&quot;DOI&quot;:&quot;10.1016/J.FORECO.2008.11.036&quot;,&quot;ISSN&quot;:&quot;0378-1127&quot;,&quot;issued&quot;:{&quot;date-parts&quot;:[[2009,2,20]]},&quot;page&quot;:&quot;1292-1304&quot;,&quot;abstract&quot;:&quot;Management of natural forests might be one option to reduce the high deforestation rate in Ecuador. We therefore evaluated the response of water and nutrient cycles in a natural tropical montane forest to improvement fellings with the aim of favoring economically valuable target trees which will later be harvested with additional ecosystem impacts not considered here. The study was conducted at ca. 1900-2200 m above sea level in the south Ecuadorian Andes on the east-exposed slope of the east cordillera. In June 2004, one of two paired ca. 10-ha large catchments was thinned by felling 10.2% of the initial basal area (dbh ≥ 10 cm) on 30% of the catchment. The stems remained in situ. We measured ecosystem fluxes from rainfall via throughfall and stemflow to soil solution (litter leachate, soil solution at 15 and 30 cm depth) and stream flow between May 2004 and May 2005. After the fellings, soil solutions were extracted from the gaps created by the felled trees and the forest next to the gaps. We determined aboveground water fluxes by direct measurement and soil water fluxes with a budget approach. In the solutions, we measured concentrations of NH4+-N, NO3--N, total dissolved N, PO43--P, total dissolved P, Ca, Mg, K, Na, and Cl-. Fluxes were calculated as volume-weighted mean (vwm) concentrations times water fluxes. Dry deposition was estimated using Cl- as inert tracer. The fellings increased concentrations of N, K, Ca, and Mg in the organic layer of the resulting gaps compared with the forest next to the gaps (vwm concentrations of N: 6.4 mg l-1 in the forest next to the gap/8.7 mg l-1 in the gaps, K: 9.8/11, Mg: 1.8/3.0, Ca: 3.4/5.8). Lower nutrient concentrations and fluxes in the mineral soil of the gaps than in forest next to the gaps suggested that these nutrients were taken up by ground vegetation and target trees. The paired modified and undisturbed catchments had similar water and nutrient budgets. The fellings did not have a significant impact on the water and nutrient budget at the catchment scale. © 2008 Elsevier B.V. All rights reserved.&quot;,&quot;publisher&quot;:&quot;Elsevier&quot;,&quot;issue&quot;:&quot;4&quot;,&quot;volume&quot;:&quot;257&quot;,&quot;container-title-short&quot;:&quot;For. Ecol. Manage.&quot;},&quot;isTemporary&quot;:false}]},{&quot;citationID&quot;:&quot;MENDELEY_CITATION_7463bb5e-3c9d-43d1-a1b4-b14767980d76&quot;,&quot;properties&quot;:{&quot;noteIndex&quot;:0},&quot;isEdited&quot;:false,&quot;manualOverride&quot;:{&quot;isManuallyOverridden&quot;:true,&quot;citeprocText&quot;:&quot;(Homeier et al., 2013a)&quot;,&quot;manualOverrideText&quot;:&quot;Homeier et al., 2013a)&quot;},&quot;citationTag&quot;:&quot;MENDELEY_CITATION_v3_eyJjaXRhdGlvbklEIjoiTUVOREVMRVlfQ0lUQVRJT05fNzQ2M2JiNWUtM2M5ZC00M2QxLWExYjQtYjE0NzY3OTgwZDc2IiwicHJvcGVydGllcyI6eyJub3RlSW5kZXgiOjB9LCJpc0VkaXRlZCI6ZmFsc2UsIm1hbnVhbE92ZXJyaWRlIjp7ImlzTWFudWFsbHlPdmVycmlkZGVuIjp0cnVlLCJjaXRlcHJvY1RleHQiOiIoSG9tZWllciBldCBhbC4sIDIwMTNhKSIsIm1hbnVhbE92ZXJyaWRlVGV4dCI6IkhvbWVpZXIgZXQgYWwuLCAyMDEzYSk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1d38d7cf-a3b4-4865-97ae-95c57014d916&quot;,&quot;properties&quot;:{&quot;noteIndex&quot;:0},&quot;isEdited&quot;:false,&quot;manualOverride&quot;:{&quot;isManuallyOverridden&quot;:false,&quot;citeprocText&quot;:&quot;(Homeier et al., 2013a)&quot;,&quot;manualOverrideText&quot;:&quot;&quot;},&quot;citationTag&quot;:&quot;MENDELEY_CITATION_v3_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&quot;,&quot;citationItems&quot;:[{&quot;id&quot;:&quot;9e3087df-a676-33e1-a816-d9867d3aa145&quot;,&quot;itemData&quot;:{&quot;type&quot;:&quot;article-journal&quot;,&quot;id&quot;:&quot;9e3087df-a676-33e1-a816-d9867d3aa145&quot;,&quot;title&quot;:&quot;Effects of Nutrient Addition on the Productivity of Montane Forests and Implications for the Carbon Cycle&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6,4,7]]},&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citationID&quot;:&quot;MENDELEY_CITATION_0489f061-9e55-40d8-a88a-09f9355d1fd5&quot;,&quot;properties&quot;:{&quot;noteIndex&quot;:0},&quot;isEdited&quot;:false,&quot;manualOverride&quot;:{&quot;isManuallyOverridden&quot;:false,&quot;citeprocText&quot;:&quot;(Lloyd et al., 2013)&quot;,&quot;manualOverrideText&quot;:&quot;&quot;},&quot;citationTag&quot;:&quot;MENDELEY_CITATION_v3_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0LDI3XV19LCJET0kiOiIxMC4xMTExL05QSC4xMjI4MTtQQUdFOlNUUklORzpBUlRJQ0xFL0NIQVBURVIiLCJJU1NOIjoiMTQ2OTgxMzciLCJVUkwiOiJodHRwczovL29ubGluZWxpYnJhcnkud2lsZXkuY29tL2RvaS9mdWxsLzEwLjExMTEvbnBoLjEyMjgxIiwiaXNzdWVkIjp7ImRhdGUtcGFydHMiOltbMjAxMyw3LDFdXX0sInBhZ2UiOiIzMTEtMzIxIiwicHVibGlzaGVyIjoiQmxhY2t3ZWxsIFB1Ymxpc2hpbmcgTHRkIiwiaXNzdWUiOiIyIiwidm9sdW1lIjoiMTk5IiwiY29udGFpbmVyLXRpdGxlLXNob3J0IjoiIn0sImlzVGVtcG9yYXJ5IjpmYWxzZX1dfQ==&quot;,&quot;citationItems&quot;:[{&quot;id&quot;:&quot;6966cb77-d068-3650-80a0-8fb3f13d92b0&quot;,&quot;itemData&quot;:{&quot;type&quot;:&quot;article-journal&quot;,&quot;id&quot;:&quot;6966cb77-d068-3650-80a0-8fb3f13d92b0&quot;,&quot;title&quot;:&quot;Photosynthetically relevant foliar traits correlating better on a mass vs an area basis: Of ecophysiological relevance or just a case of mathematical imperatives and statistical quicksand?&quot;,&quot;author&quot;:[{&quot;family&quot;:&quot;Lloyd&quot;,&quot;given&quot;:&quot;Jon&quot;,&quot;parse-names&quot;:false,&quot;dropping-particle&quot;:&quot;&quot;,&quot;non-dropping-particle&quot;:&quot;&quot;},{&quot;family&quot;:&quot;Bloomfield&quot;,&quot;given&quot;:&quot;Keith&quot;,&quot;parse-names&quot;:false,&quot;dropping-particle&quot;:&quot;&quot;,&quot;non-dropping-particle&quot;:&quot;&quot;},{&quot;family&quot;:&quot;Domingues&quot;,&quot;given&quot;:&quot;Tomas F.&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4,27]]},&quot;DOI&quot;:&quot;10.1111/NPH.12281;PAGE:STRING:ARTICLE/CHAPTER&quot;,&quot;ISSN&quot;:&quot;14698137&quot;,&quot;URL&quot;:&quot;https://onlinelibrary.wiley.com/doi/full/10.1111/nph.12281&quot;,&quot;issued&quot;:{&quot;date-parts&quot;:[[2013,7,1]]},&quot;page&quot;:&quot;311-321&quot;,&quot;publisher&quot;:&quot;Blackwell Publishing Ltd&quot;,&quot;issue&quot;:&quot;2&quot;,&quot;volume&quot;:&quot;199&quot;,&quot;container-title-short&quot;:&quot;&quot;},&quot;isTemporary&quot;:false}]},{&quot;citationID&quot;:&quot;MENDELEY_CITATION_c6266bfb-3bc8-40e6-96c1-6c3f97e75912&quot;,&quot;properties&quot;:{&quot;noteIndex&quot;:0},&quot;isEdited&quot;:false,&quot;manualOverride&quot;:{&quot;isManuallyOverridden&quot;:true,&quot;citeprocText&quot;:&quot;(Andreu-Hayles et al., 2019)&quot;,&quot;manualOverrideText&quot;:&quot;Andreu-Hayles et al. (2019)&quot;},&quot;citationTag&quot;:&quot;MENDELEY_CITATION_v3_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&quot;,&quot;citationItems&quot;:[{&quot;id&quot;:&quot;98284f35-3413-3ab0-bbe1-4eda54d37fcc&quot;,&quot;itemData&quot;:{&quot;type&quot;:&quot;article-journal&quot;,&quot;id&quot;:&quot;98284f35-3413-3ab0-bbe1-4eda54d37fcc&quot;,&quot;title&quot;:&quot;A high yield cellulose extraction system for small whole wood samples and dual measurement of carbon and oxygen stable isotopes&quot;,&quot;groupId&quot;:&quot;0ddf5ecd-4236-3341-87c1-d7bb37bbf47a&quot;,&quot;author&quot;:[{&quot;family&quot;:&quot;Andreu-Hayles&quot;,&quot;given&quot;:&quot;Laia&quot;,&quot;parse-names&quot;:false,&quot;dropping-particle&quot;:&quot;&quot;,&quot;non-dropping-particle&quot;:&quot;&quot;},{&quot;family&quot;:&quot;Levesque&quot;,&quot;given&quot;:&quot;Mathieu&quot;,&quot;parse-names&quot;:false,&quot;dropping-particle&quot;:&quot;&quot;,&quot;non-dropping-particle&quot;:&quot;&quot;},{&quot;family&quot;:&quot;Martin-Benito&quot;,&quot;given&quot;:&quot;Dario&quot;,&quot;parse-names&quot;:false,&quot;dropping-particle&quot;:&quot;&quot;,&quot;non-dropping-particle&quot;:&quot;&quot;},{&quot;family&quot;:&quot;Huang&quot;,&quot;given&quot;:&quot;Wei&quot;,&quot;parse-names&quot;:false,&quot;dropping-particle&quot;:&quot;&quot;,&quot;non-dropping-particle&quot;:&quot;&quot;},{&quot;family&quot;:&quot;Harris&quot;,&quot;given&quot;:&quot;Ryan&quot;,&quot;parse-names&quot;:false,&quot;dropping-particle&quot;:&quot;&quot;,&quot;non-dropping-particle&quot;:&quot;&quot;},{&quot;family&quot;:&quot;Oelkers&quot;,&quot;given&quot;:&quot;Rose&quot;,&quot;parse-names&quot;:false,&quot;dropping-particle&quot;:&quot;&quot;,&quot;non-dropping-particle&quot;:&quot;&quot;},{&quot;family&quot;:&quot;Leland&quot;,&quot;given&quot;:&quot;Caroline&quot;,&quot;parse-names&quot;:false,&quot;dropping-particle&quot;:&quot;&quot;,&quot;non-dropping-particle&quot;:&quot;&quot;},{&quot;family&quot;:&quot;Martin-Fernández&quot;,&quot;given&quot;:&quot;Javier&quot;,&quot;parse-names&quot;:false,&quot;dropping-particle&quot;:&quot;&quot;,&quot;non-dropping-particle&quot;:&quot;&quot;},{&quot;family&quot;:&quot;Anchukaitis&quot;,&quot;given&quot;:&quot;Kevin J.&quot;,&quot;parse-names&quot;:false,&quot;dropping-particle&quot;:&quot;&quot;,&quot;non-dropping-particle&quot;:&quot;&quot;},{&quot;family&quot;:&quot;Helle&quot;,&quot;given&quot;:&quot;Gerhard&quot;,&quot;parse-names&quot;:false,&quot;dropping-particle&quot;:&quot;&quot;,&quot;non-dropping-particle&quot;:&quot;&quot;}],&quot;container-title&quot;:&quot;Chemical Geology&quot;,&quot;accessed&quot;:{&quot;date-parts&quot;:[[2024,2,11]]},&quot;DOI&quot;:&quot;10.1016/J.CHEMGEO.2018.09.007&quot;,&quot;ISSN&quot;:&quot;0009-2541&quot;,&quot;issued&quot;:{&quot;date-parts&quot;:[[2019,1,20]]},&quot;page&quot;:&quot;53-65&quot;,&quot;abstract&quot;:&quot;This paper describes devices to extract α-cellulose from small whole wood samples developed at the Lamont-Doherty Earth Observatory Tree-Ring Lab and explains the procedures for chemical extractions and for the dual analysis of carbon (δ 13 C) and oxygen (δ 18 O) stable isotopes. Here, we provide the necessary steps and guidelines for constructing a cellulose extraction system for small amounts of wood and leaves. The system allows the simultaneous extraction of cellulose from 150 samples by means of in-house filter tubes, where chemicals used for the cellulose extraction are exchanged and eliminated in batches. This new implementation diminishes the processing time, minimizes physical sample manipulation and potential errors, increases sample throughput, and reduces the amount of chemicals and analytic costs. We also describe the dual measurement of δ 13 C and δ 18 O ratios in tree-ring cellulose using high-temperature pyrolysis in a High Temperature Conversion Elemental Analyzer (TC/EA) interfaced with a Thermo Delta V plus mass spectrometer.&quot;,&quot;publisher&quot;:&quot;Elsevier&quot;,&quot;volume&quot;:&quot;504&quot;,&quot;container-title-short&quot;:&quot;Chem. Geol.&quot;},&quot;isTemporary&quot;:false}]},{&quot;citationID&quot;:&quot;MENDELEY_CITATION_73020271-ca3d-4fea-89f1-8d8f5cea957b&quot;,&quot;properties&quot;:{&quot;noteIndex&quot;:0},&quot;isEdited&quot;:false,&quot;manualOverride&quot;:{&quot;isManuallyOverridden&quot;:false,&quot;citeprocText&quot;:&quot;(O’Leary, 1981)&quot;,&quot;manualOverrideText&quot;:&quot;&quot;},&quot;citationTag&quot;:&quot;MENDELEY_CITATION_v3_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&quot;,&quot;citationItems&quot;:[{&quot;id&quot;:&quot;08a10c82-44e0-33e9-ac0a-1b416d1ee6e4&quot;,&quot;itemData&quot;:{&quot;type&quot;:&quot;article-journal&quot;,&quot;id&quot;:&quot;08a10c82-44e0-33e9-ac0a-1b416d1ee6e4&quot;,&quot;title&quot;:&quot;Carbon isotope fractionation in plants&quot;,&quot;groupId&quot;:&quot;0ddf5ecd-4236-3341-87c1-d7bb37bbf47a&quot;,&quot;author&quot;:[{&quot;family&quot;:&quot;O'Leary&quot;,&quot;given&quot;:&quot;Marion H.&quot;,&quot;parse-names&quot;:false,&quot;dropping-particle&quot;:&quot;&quot;,&quot;non-dropping-particle&quot;:&quot;&quot;}],&quot;container-title&quot;:&quot;Phytochemistry&quot;,&quot;accessed&quot;:{&quot;date-parts&quot;:[[2026,7,5]]},&quot;DOI&quot;:&quot;10.1016/0031-9422(81)85134-5&quot;,&quot;ISSN&quot;:&quot;0031-9422&quot;,&quot;URL&quot;:&quot;https://www.sciencedirect.com/science/article/abs/pii/0031942281851345&quot;,&quot;issued&quot;:{&quot;date-parts&quot;:[[1981,1,1]]},&quot;page&quot;:&quot;553-567&quot;,&quot;abstract&quot;:&quot;Plants with the C3, C4, and crassulacean acid metabolism (CAM) photosynthetic pathways show characteristically different discriminations against 13C during photosynthesis. For each photosynthetic type, no more than slight variations are observed within or among species. CAM plants show large variations in isotope fractionation with temperature, but other plants do not. Different plant organs, subcellular fractions and metabolises can show widely varying isotopic compositions. The isotopic composition of respired carbon is often different from that of plant carbon, but it is not currently possible to describe this effect in detail. The principal components which will affect the overall isotope discrimination during photosynthesis are diffusion of CO2, interconversion of CO2 and HCO-3, incorporation of CO2 by phosphoenolpyruvate carboxylase or ribulose bisphosphate carboxylase, and respiration. Theisotope fractionations associated with these processes are summarized. Mathematical models are presented which permit prediction of the overall isotope discrimination in terms of these components. These models also permit a correlation of isotope fractionations with internal CO2 concentrations. Analysis of existing data in terms of these models reveals that CO2 incorporation in C3 plants is limited principally by ribulose bisphosphate carboxylase, but CO2 diffusion also contributes. In C4 plants, carbon fixation is principally limited by the rate of CO2 diffusion into the leaf. There is probably a small fractionation in C4 plants due to ribulose bisphosphate carboxylase. © 1981.&quot;,&quot;publisher&quot;:&quot;Pergamon&quot;,&quot;issue&quot;:&quot;4&quot;,&quot;volume&quot;:&quot;20&quot;,&quot;container-title-short&quot;:&quot;Phytochemistry&quot;},&quot;isTemporary&quot;:false}]},{&quot;citationID&quot;:&quot;MENDELEY_CITATION_e859147c-605c-4d80-9dfc-b3b13bb482e2&quot;,&quot;properties&quot;:{&quot;noteIndex&quot;:0},&quot;isEdited&quot;:false,&quot;manualOverride&quot;:{&quot;isManuallyOverridden&quot;:false,&quot;citeprocText&quot;:&quot;(G. D. Farquhar &amp;#38; Richards, 1984)&quot;,&quot;manualOverrideText&quot;:&quot;&quot;},&quot;citationTag&quot;:&quot;MENDELEY_CITATION_v3_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&quot;,&quot;citationItems&quot;:[{&quot;id&quot;:&quot;50d7f6e9-033e-3175-923d-273f3643fa9a&quot;,&quot;itemData&quot;:{&quot;type&quot;:&quot;article-journal&quot;,&quot;id&quot;:&quot;50d7f6e9-033e-3175-923d-273f3643fa9a&quot;,&quot;title&quot;:&quot;Isotopic composition of plant carbon correlates with water-use efficiency of wheat genotypes.&quot;,&quot;author&quot;:[{&quot;family&quot;:&quot;Farquhar&quot;,&quot;given&quot;:&quot;G. D.&quot;,&quot;parse-names&quot;:false,&quot;dropping-particle&quot;:&quot;&quot;,&quot;non-dropping-particle&quot;:&quot;&quot;},{&quot;family&quot;:&quot;Richards&quot;,&quot;given&quot;:&quot;R. A.&quot;,&quot;parse-names&quot;:false,&quot;dropping-particle&quot;:&quot;&quot;,&quot;non-dropping-particle&quot;:&quot;&quot;}],&quot;container-title&quot;:&quot;Australian Journal of Plant Physiology&quot;,&quot;accessed&quot;:{&quot;date-parts&quot;:[[2026,7,5]]},&quot;DOI&quot;:&quot;10.1071/PP9840539&quot;,&quot;ISSN&quot;:&quot;03107841&quot;,&quot;issued&quot;:{&quot;date-parts&quot;:[[1984]]},&quot;page&quot;:&quot;539-552&quot;,&quot;abstract&quot;:&quot;In the main, winter experiment, water-use efficiencies ranged from 2.0-3.7 mmolC/mol H2O, while the corresponding isotope effects for Triticum aestivum leaf material ranged from 1.0225-1.0194. -from Authors&quot;,&quot;issue&quot;:&quot;6&quot;,&quot;volume&quot;:&quot;11&quot;,&quot;container-title-short&quot;:&quot;Aust. J. Plant Physiol.&quot;},&quot;isTemporary&quot;:false}]},{&quot;citationID&quot;:&quot;MENDELEY_CITATION_9b35dd2f-cd59-4a97-9fe1-651f9958e36b&quot;,&quot;properties&quot;:{&quot;noteIndex&quot;:0},&quot;isEdited&quot;:false,&quot;manualOverride&quot;:{&quot;isManuallyOverridden&quot;:false,&quot;citeprocText&quot;:&quot;(Bauters et al., 2020; G. Farquhar et al., 1982; Keeling et al., 2017; Lavergne et al., 2019)&quot;,&quot;manualOverrideText&quot;:&quot;&quot;},&quot;citationTag&quot;:&quot;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&quot;,&quot;citationItems&quot;:[{&quot;id&quot;:&quot;674610f0-27fd-373e-bfb3-1cb43671c540&quot;,&quot;itemData&quot;:{&quot;type&quot;:&quot;article-journal&quot;,&quot;id&quot;:&quot;674610f0-27fd-373e-bfb3-1cb43671c540&quot;,&quot;title&quot;:&quot;On the Relationship Between Carbon Isotope Discrimination and the Intercellular Carbon Dioxide Concentration in Leaves&quot;,&quot;author&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GD&quot;,&quot;parse-names&quot;:false,&quot;dropping-particle&quot;:&quot;&quot;,&quot;non-dropping-particle&quot;:&quot;&quot;},{&quot;family&quot;:&quot;O'Leary&quot;,&quot;given&quot;:&quot;MH&quot;,&quot;parse-names&quot;:false,&quot;dropping-particle&quot;:&quot;&quot;,&quot;non-dropping-particle&quot;:&quot;&quot;},{&quot;family&quot;:&quot;Berry&quot;,&quot;given&quot;:&quot;JA&quot;,&quot;parse-names&quot;:false,&quot;dropping-particle&quot;:&quot;&quot;,&quot;non-dropping-particle&quot;:&quot;&quot;},{&quot;family&quot;:&quot;Farquhar&quot;,&quot;given&quot;:&quot;&quot;,&quot;parse-names&quot;:false,&quot;dropping-particle&quot;:&quot;&quot;,&quot;non-dropping-particle&quot;:&quot;&quot;},{&quot;family&quot;:&quot;GD&quot;,&quot;given&quot;:&quot;&quot;,&quot;parse-names&quot;:false,&quot;dropping-particle&quot;:&quot;&quot;,&quot;non-dropping-particle&quot;:&quot;&quot;},{&quot;family&quot;:&quot;O'Leary&quot;,&quot;given&quot;:&quot;&quot;,&quot;parse-names&quot;:false,&quot;dropping-particle&quot;:&quot;&quot;,&quot;non-dropping-particle&quot;:&quot;&quot;},{&quot;family&quot;:&quot;MH&quot;,&quot;given&quot;:&quot;&quot;,&quot;parse-names&quot;:false,&quot;dropping-particle&quot;:&quot;&quot;,&quot;non-dropping-particle&quot;:&quot;&quot;},{&quot;family&quot;:&quot;Berry&quot;,&quot;given&quot;:&quot;&quot;,&quot;parse-names&quot;:false,&quot;dropping-particle&quot;:&quot;&quot;,&quot;non-dropping-particle&quot;:&quot;&quot;},{&quot;family&quot;:&quot;JA&quot;,&quot;given&quot;:&quot;&quot;,&quot;parse-names&quot;:false,&quot;dropping-particle&quot;:&quot;&quot;,&quot;non-dropping-particle&quot;:&quot;&quot;}],&quot;container-title&quot;:&quot;FunPB&quot;,&quot;accessed&quot;:{&quot;date-parts&quot;:[[2026,7,5]]},&quot;DOI&quot;:&quot;10.1071/PP9820121&quot;,&quot;ISSN&quot;:&quot;03107841&quot;,&quot;URL&quot;:&quot;https://ui.adsabs.harvard.edu/abs/1982FunPB...9..121F/abstract&quot;,&quot;issued&quot;:{&quot;date-parts&quot;:[[1982]]},&quot;page&quot;:&quot;121&quot;,&quot;abstract&quot;:&quot;Diffusion of gaseous CO2 can significantly affect carbon isotopic discrimination. The effects on discrimination by diffusion and carboxylation are integrated, yielding a simple relationship between discrimination and the ratio of the intercellular and atmospheric partial pressures of CO2. The effects of dark respiration and photorespiration are also considered; they probably have relatively little effect on discrimination other than via their effects on intercellular p(CO2). Environmental factors such as light, temperature, salinity and drought will also have effects via changes in intercellular p(CO2). -from Authors&quot;,&quot;issue&quot;:&quot;2&quot;,&quot;volume&quot;:&quot;9&quot;,&quot;container-title-short&quot;:&quot;&quot;},&quot;isTemporary&quot;:false},{&quot;id&quot;:&quot;9870612c-1563-3a42-afdc-544d37992c89&quot;,&quot;itemData&quot;:{&quot;type&quot;:&quot;article-journal&quot;,&quot;id&quot;:&quot;9870612c-1563-3a42-afdc-544d37992c89&quot;,&quot;title&quot;:&quot;Atmospheric evidence for a global secular increase in carbon isotopic discrimination of land photosynthesis&quot;,&quot;author&quot;:[{&quot;family&quot;:&quot;Keeling&quot;,&quot;given&quot;:&quot;Ralph F.&quot;,&quot;parse-names&quot;:false,&quot;dropping-particle&quot;:&quot;&quot;,&quot;non-dropping-particle&quot;:&quot;&quot;},{&quot;family&quot;:&quot;Graven&quot;,&quot;given&quot;:&quot;Heather D.&quot;,&quot;parse-names&quot;:false,&quot;dropping-particle&quot;:&quot;&quot;,&quot;non-dropping-particle&quot;:&quot;&quot;},{&quot;family&quot;:&quot;Welp&quot;,&quot;given&quot;:&quot;Lisa R.&quot;,&quot;parse-names&quot;:false,&quot;dropping-particle&quot;:&quot;&quot;,&quot;non-dropping-particle&quot;:&quot;&quot;},{&quot;family&quot;:&quot;Resplandy&quot;,&quot;given&quot;:&quot;Laure&quot;,&quot;parse-names&quot;:false,&quot;dropping-particle&quot;:&quot;&quot;,&quot;non-dropping-particle&quot;:&quot;&quot;},{&quot;family&quot;:&quot;Bi&quot;,&quot;given&quot;:&quot;Jian&quot;,&quot;parse-names&quot;:false,&quot;dropping-particle&quot;:&quot;&quot;,&quot;non-dropping-particle&quot;:&quot;&quot;},{&quot;family&quot;:&quot;Piper&quot;,&quot;given&quot;:&quot;Stephen C.&quot;,&quot;parse-names&quot;:false,&quot;dropping-particle&quot;:&quot;&quot;,&quot;non-dropping-particle&quot;:&quot;&quot;},{&quot;family&quot;:&quot;Sun&quot;,&quot;given&quot;:&quot;Ying&quot;,&quot;parse-names&quot;:false,&quot;dropping-particle&quot;:&quot;&quot;,&quot;non-dropping-particle&quot;:&quot;&quot;},{&quot;family&quot;:&quot;Bollenbacher&quot;,&quot;given&quot;:&quot;Alane&quot;,&quot;parse-names&quot;:false,&quot;dropping-particle&quot;:&quot;&quot;,&quot;non-dropping-particle&quot;:&quot;&quot;},{&quot;family&quot;:&quot;Meijer&quot;,&quot;given&quot;:&quot;Harro A.J.&quot;,&quot;parse-names&quot;:false,&quot;dropping-particle&quot;:&quot;&quot;,&quot;non-dropping-particle&quot;:&quot;&quot;}],&quot;container-title&quot;:&quot;Proceedings of the National Academy of Sciences of the United States of America&quot;,&quot;accessed&quot;:{&quot;date-parts&quot;:[[2026,7,5]]},&quot;DOI&quot;:&quot;10.1073/PNAS.1619240114&quot;,&quot;ISSN&quot;:&quot;1091-6490&quot;,&quot;PMID&quot;:&quot;28893986&quot;,&quot;URL&quot;:&quot;https://pubmed.ncbi.nlm.nih.gov/28893986/&quot;,&quot;issued&quot;:{&quot;date-parts&quot;:[[2017,9,26]]},&quot;page&quot;:&quot;10361-10366&quot;,&quot;abstract&quot;:&quot;A decrease in the 13C/12C ratio of atmospheric CO2 has been documented by direct observations since 1978 and from ice core measurements since the industrial revolution. This decrease, known as the 13C-Suess effect, is driven primarily by the input of fossil fuel-derived CO2 but is also sensitive to land and ocean carbon cycling and uptake. Using updated records, we show that no plausible combination of sources and sinks of CO2 from fossil fuel, land, and oceans can explain the observed 13C-Suess effect unless an increase has occurred in the 13C/12C isotopic discrimination of land photosynthesis. A trend toward greater discrimination under higher CO2 levels is broadly consistent with tree ring studies over the past century, with field and chamber experiments, and with geological records of C3 plants at times of altered atmospheric CO2, but increasing discrimination has not previously been included in studies of long-term atmospheric 13C/12C measurements. We further show that the inferred discrimination increase of 0.014 ± 0.007‰ ppm−1 is largely explained by photorespiratory and mesophyll effects. This result implies that, at the global scale, land plants have regulated their stomatal conductance so as to allow the CO2 partial pressure within stomatal cavities and their intrinsic water use efficiency to increase in nearly constant proportion to the rise in atmospheric CO2 concentration.&quot;,&quot;publisher&quot;:&quot;Proc Natl Acad Sci U S A&quot;,&quot;issue&quot;:&quot;39&quot;,&quot;volume&quot;:&quot;114&quot;,&quot;container-title-short&quot;:&quot;Proc. Natl. Acad. Sci. U. S. A.&quot;},&quot;isTemporary&quot;:false},{&quot;id&quot;:&quot;fa4bf8b9-af86-3cee-a8a8-6ac8ec916d87&quot;,&quot;itemData&quot;:{&quot;type&quot;:&quot;article-journal&quot;,&quot;id&quot;:&quot;fa4bf8b9-af86-3cee-a8a8-6ac8ec916d87&quot;,&quot;title&quot;:&quot;Observed and modelled historical trends in the water-use efficiency of plants and ecosystems&quot;,&quot;author&quot;:[{&quot;family&quot;:&quot;Lavergne&quot;,&quot;given&quot;:&quot;Aliénor&quot;,&quot;parse-names&quot;:false,&quot;dropping-particle&quot;:&quot;&quot;,&quot;non-dropping-particle&quot;:&quot;&quot;},{&quot;family&quot;:&quot;Graven&quot;,&quot;given&quot;:&quot;Heather&quot;,&quot;parse-names&quot;:false,&quot;dropping-particle&quot;:&quot;&quot;,&quot;non-dropping-particle&quot;:&quot;&quot;},{&quot;family&quot;:&quot;Kauwe&quot;,&quot;given&quot;:&quot;Martin G.&quot;,&quot;parse-names&quot;:false,&quot;dropping-particle&quot;:&quot;&quot;,&quot;non-dropping-particle&quot;:&quot;De&quot;},{&quot;family&quot;:&quot;Keenan&quot;,&quot;given&quot;:&quot;Trevor F.&quot;,&quot;parse-names&quot;:false,&quot;dropping-particle&quot;:&quot;&quot;,&quot;non-dropping-particle&quot;:&quot;&quot;},{&quot;family&quot;:&quot;Medlyn&quot;,&quot;given&quot;:&quot;Belinda E.&quot;,&quot;parse-names&quot;:false,&quot;dropping-particle&quot;:&quot;&quot;,&quot;non-dropping-particle&quot;:&quot;&quot;},{&quot;family&quot;:&quot;Prentice&quot;,&quot;given&quot;:&quot;Iain Colin&quot;,&quot;parse-names&quot;:false,&quot;dropping-particle&quot;:&quot;&quot;,&quot;non-dropping-particle&quot;:&quot;&quot;}],&quot;container-title&quot;:&quot;Global Change Biology&quot;,&quot;accessed&quot;:{&quot;date-parts&quot;:[[2026,6,28]]},&quot;DOI&quot;:&quot;10.1111/GCB.14634;REQUESTEDJOURNAL:JOURNAL:13652486;JOURNAL:JOURNAL:13652486;WGROUP:STRING:PUBLICATION&quot;,&quot;ISSN&quot;:&quot;13652486&quot;,&quot;PMID&quot;:&quot;30933410&quot;,&quot;URL&quot;:&quot;/doi/pdf/10.1111/gcb.14634&quot;,&quot;issued&quot;:{&quot;date-parts&quot;:[[2019,7,1]]},&quot;page&quot;:&quot;2242-2257&quot;,&quot;abstract&quot;:&quot;Plant water-use efficiency (WUE, the carbon gained through photosynthesis per unit of water lost through transpiration) is a tracer of the plant physiological controls on the exchange of water and carbon dioxide between terrestrial ecosystems and the atmosphere. At the leaf level, rising CO2 concentrations tend to increase carbon uptake (in the absence of other limitations) and to reduce stomatal conductance, both effects leading to an increase in leaf WUE. At the ecosystem level, indirect effects (e.g. increased leaf area index, soil water savings) may amplify or dampen the direct effect of CO2. Thus, the extent to which changes in leaf WUE translate to changes at the ecosystem scale remains unclear. The differences in the magnitude of increase in leaf versus ecosystem WUE as reported by several studies are much larger than would be expected with current understanding of tree physiology and scaling, indicating unresolved issues. Moreover, current vegetation models produce inconsistent and often unrealistic magnitudes and patterns of variability in leaf and ecosystem WUE, calling for a better assessment of the underlying approaches. Here, we review the causes of variations in observed and modelled historical trends in WUE over the continuum of scales from leaf to ecosystem, including methodological issues, with the aim of elucidating the reasons for discrepancies observed within and across spatial scales. We emphasize that even though physiological responses to changing environmental drivers should be interpreted differently depending on the observational scale, there are large uncertainties in each data set which are often underestimated. Assumptions made by the vegetation models about the main processes influencing WUE strongly impact the modelled historical trends. We provide recommendations for improving long-term observation-based estimates of WUE that will better inform the representation of WUE in vegetation models.&quot;,&quot;publisher&quot;:&quot;Blackwell Publishing Ltd&quot;,&quot;issue&quot;:&quot;7&quot;,&quot;volume&quot;:&quot;25&quot;,&quot;container-title-short&quot;:&quot;Glob. Chang. Biol.&quot;},&quot;isTemporary&quot;:false},{&quot;id&quot;:&quot;fcdf117f-c3f2-3a31-ab4e-4501710d6211&quot;,&quot;itemData&quot;:{&quot;type&quot;:&quot;article-journal&quot;,&quot;id&quot;:&quot;fcdf117f-c3f2-3a31-ab4e-4501710d6211&quot;,&quot;title&quot;:&quot;Century-long apparent decrease in intrinsic water-use efficiency with no evidence of progressive nutrient limitation in African tropical forests.&quot;,&quot;groupId&quot;:&quot;0ddf5ecd-4236-3341-87c1-d7bb37bbf47a&quot;,&quot;author&quot;:[{&quot;family&quot;:&quot;Bauters&quot;,&quot;given&quot;:&quot;Marijn&quot;,&quot;parse-names&quot;:false,&quot;dropping-particle&quot;:&quot;&quot;,&quot;non-dropping-particle&quot;:&quot;&quot;},{&quot;family&quot;:&quot;Meeus&quot;,&quot;given&quot;:&quot;Sofie&quot;,&quot;parse-names&quot;:false,&quot;dropping-particle&quot;:&quot;&quot;,&quot;non-dropping-particle&quot;:&quot;&quot;},{&quot;family&quot;:&quot;Barthel&quot;,&quot;given&quot;:&quot;Matti&quot;,&quot;parse-names&quot;:false,&quot;dropping-particle&quot;:&quot;&quot;,&quot;non-dropping-particle&quot;:&quot;&quot;},{&quot;family&quot;:&quot;Stoffelen&quot;,&quot;given&quot;:&quot;Piet&quot;,&quot;parse-names&quot;:false,&quot;dropping-particle&quot;:&quot;&quot;,&quot;non-dropping-particle&quot;:&quot;&quot;},{&quot;family&quot;:&quot;Deurwaerder&quot;,&quot;given&quot;:&quot;Hannes P.T.&quot;,&quot;parse-names&quot;:false,&quot;dropping-particle&quot;:&quot;&quot;,&quot;non-dropping-particle&quot;:&quot;De&quot;},{&quot;family&quot;:&quot;Meunier&quot;,&quot;given&quot;:&quot;Félicien&quot;,&quot;parse-names&quot;:false,&quot;dropping-particle&quot;:&quot;&quot;,&quot;non-dropping-particle&quot;:&quot;&quot;},{&quot;family&quot;:&quot;Drake&quot;,&quot;given&quot;:&quot;Travis W.&quot;,&quot;parse-names&quot;:false,&quot;dropping-particle&quot;:&quot;&quot;,&quot;non-dropping-particle&quot;:&quot;&quot;},{&quot;family&quot;:&quot;Ponette&quot;,&quot;given&quot;:&quot;Quentin&quot;,&quot;parse-names&quot;:false,&quot;dropping-particle&quot;:&quot;&quot;,&quot;non-dropping-particle&quot;:&quot;&quot;},{&quot;family&quot;:&quot;Ebuy&quot;,&quot;given&quot;:&quot;Jerôme&quot;,&quot;parse-names&quot;:false,&quot;dropping-particle&quot;:&quot;&quot;,&quot;non-dropping-particle&quot;:&quot;&quot;},{&quot;family&quot;:&quot;Vermeir&quot;,&quot;given&quot;:&quot;Pieter&quot;,&quot;parse-names&quot;:false,&quot;dropping-particle&quot;:&quot;&quot;,&quot;non-dropping-particle&quot;:&quot;&quot;},{&quot;family&quot;:&quot;Beeckman&quot;,&quot;given&quot;:&quot;Hans&quot;,&quot;parse-names&quot;:false,&quot;dropping-particle&quot;:&quot;&quot;,&quot;non-dropping-particle&quot;:&quot;&quot;},{&quot;family&quot;:&quot;wyffels&quot;,&quot;given&quot;:&quot;Francis&quot;,&quot;parse-names&quot;:false,&quot;dropping-particle&quot;:&quot;&quot;,&quot;non-dropping-particle&quot;:&quot;&quot;},{&quot;family&quot;:&quot;Bodé&quot;,&quot;given&quot;:&quot;Samuel&quot;,&quot;parse-names&quot;:false,&quot;dropping-particle&quot;:&quot;&quot;,&quot;non-dropping-particle&quot;:&quot;&quot;},{&quot;family&quot;:&quot;Verbeeck&quot;,&quot;given&quot;:&quot;Hans&quot;,&quot;parse-names&quot;:false,&quot;dropping-particle&quot;:&quot;&quot;,&quot;non-dropping-particle&quot;:&quot;&quot;},{&quot;family&quot;:&quot;Vandelook&quot;,&quot;given&quot;:&quot;Filip&quot;,&quot;parse-names&quot;:false,&quot;dropping-particle&quot;:&quot;&quot;,&quot;non-dropping-particle&quot;:&quot;&quot;},{&quot;family&quot;:&quot;Boeckx&quot;,&quot;given&quot;:&quot;Pascal&quot;,&quot;parse-names&quot;:false,&quot;dropping-particle&quot;:&quot;&quot;,&quot;non-dropping-particle&quot;:&quot;&quot;}],&quot;container-title&quot;:&quot;Global change biology&quot;,&quot;accessed&quot;:{&quot;date-parts&quot;:[[2023,8,31]]},&quot;DOI&quot;:&quot;10.1111/GCB.15145&quot;,&quot;ISSN&quot;:&quot;13652486&quot;,&quot;PMID&quot;:&quot;32364642&quot;,&quot;URL&quot;:&quot;https://sonar.ch/global/documents/94862&quot;,&quot;issued&quot;:{&quot;date-parts&quot;:[[2020,8,1]]},&quot;page&quot;:&quot;4449-4461&quot;,&quot;abstract&quot;:&quot;Forests exhibit leaf- and ecosystem-level responses to environmental changes. Specifically, rising carbon dioxide (CO2) levels over the past century are expected to have increased the intrinsic water-use efficiency (iWUE) of tropical trees while the ecosystem is gradually pushed into progressive nutrient limitation. Due to the long-term character of these changes, however, observational datasets to validate both paradigms are limited in space and time. In this study, we used a unique herbarium record to go back nearly a century and show that despite the rise in CO2 concentrations, iWUE has decreased in central African tropical trees in the Congo Basin. Although we find evidence that points to leaf-level adaptation to increasing CO2—that is, increasing photosynthesis-related nutrients and decreasing maximum stomatal conductance, a decrease in leaf δ13C clearly indicates a decreasing iWUE over time. Additionally, the stoichiometric carbon to nitrogen and nitrogen to phosphorus ratios in the leaves show no sign of progressive nutrient limitation as they have remained constant since 1938, which suggests that nutrients have not increasingly limited productivity in this biome. Altogether, the data suggest that other environmental factors, such as increasing temperature, might have negatively affected net photosynthesis and consequently downregulated the iWUE. Results from this study reveal that the second largest tropical forest on Earth has responded differently to recent environmental changes than expected, highlighting the need for further on-ground monitoring in the Congo Basin.&quot;,&quot;publisher&quot;:&quot;Blackwell Publishing Ltd&quot;,&quot;issue&quot;:&quot;8&quot;,&quot;volume&quot;:&quot;26&quot;,&quot;container-title-short&quot;:&quot;Glob. Chang. Biol.&quot;},&quot;isTemporary&quot;:false}]},{&quot;citationID&quot;:&quot;MENDELEY_CITATION_0f2bc041-5669-4a4a-92f0-000ed1ff72d4&quot;,&quot;properties&quot;:{&quot;noteIndex&quot;:0},&quot;isEdited&quot;:false,&quot;manualOverride&quot;:{&quot;isManuallyOverridden&quot;:true,&quot;citeprocText&quot;:&quot;(Bates et al., 2015)&quot;,&quot;manualOverrideText&quot;:&quot;(Bates et al., 2015).&quot;},&quot;citationTag&quot;:&quot;MENDELEY_CITATION_v3_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&quot;,&quot;citationItems&quot;:[{&quot;id&quot;:&quot;58724a8e-34d0-3884-b1cd-e23b00c49d3a&quot;,&quot;itemData&quot;:{&quot;type&quot;:&quot;article-journal&quot;,&quot;id&quot;:&quot;58724a8e-34d0-3884-b1cd-e23b00c49d3a&quot;,&quot;title&quot;:&quot;Fitting Linear Mixed-Effects Models Using lme4&quot;,&quot;groupId&quot;:&quot;0ddf5ecd-4236-3341-87c1-d7bb37bbf47a&quot;,&quot;author&quot;:[{&quot;family&quot;:&quot;Bates&quot;,&quot;given&quot;:&quot;Douglas&quot;,&quot;parse-names&quot;:false,&quot;dropping-particle&quot;:&quot;&quot;,&quot;non-dropping-particle&quot;:&quot;&quot;},{&quot;family&quot;:&quot;Mächler&quot;,&quot;given&quot;:&quot;Martin&quot;,&quot;parse-names&quot;:false,&quot;dropping-particle&quot;:&quot;&quot;,&quot;non-dropping-particle&quot;:&quot;&quot;},{&quot;family&quot;:&quot;Bolker&quot;,&quot;given&quot;:&quot;Benjamin M.&quot;,&quot;parse-names&quot;:false,&quot;dropping-particle&quot;:&quot;&quot;,&quot;non-dropping-particle&quot;:&quot;&quot;},{&quot;family&quot;:&quot;Walker&quot;,&quot;given&quot;:&quot;Steven C.&quot;,&quot;parse-names&quot;:false,&quot;dropping-particle&quot;:&quot;&quot;,&quot;non-dropping-particle&quot;:&quot;&quot;}],&quot;container-title&quot;:&quot;Journal of Statistical Software&quot;,&quot;accessed&quot;:{&quot;date-parts&quot;:[[2026,7,5]]},&quot;DOI&quot;:&quot;10.18637/JSS.V067.I01&quot;,&quot;ISSN&quot;:&quot;1548-7660&quot;,&quot;URL&quot;:&quot;https://www.jstatsoft.org/index.php/jss/article/view/v067i01&quot;,&quot;issued&quot;:{&quot;date-parts&quot;:[[2015,10,7]]},&quot;page&quot;:&quot;1-48&quot;,&quot;abstract&quot;:&quot;Maximum likelihood or restricted maximum likelihood (REML) estimates of the parameters in linear mixed-effects models can be determined using the lmer function in the lme4 package for R. As for most model-fitting functions in R, the model is described in an lmer call by a formula, in this case including both fixed- and random-effects terms. The formula and data together determine a numerical representation of the model from which the profiled deviance or the profiled REML criterion can be evaluated as a function of some of the model parameters. The appropriate criterion is optimized, using one of the constrained optimization functions in R, to provide the parameter estimates. We describe the structure of the model, the steps in evaluating the profiled deviance or REML criterion, and the structure of classes or types that represents such a model. Sufficient detail is included to allow specialization of these structures by users who wish to write functions to fit specialized linear mixed models, such as models incorporating pedigrees or smoothing splines, that are not easily expressible in the formula language used by lmer.&quot;,&quot;publisher&quot;:&quot;American Statistical Association&quot;,&quot;issue&quot;:&quot;1&quot;,&quot;volume&quot;:&quot;67&quot;,&quot;container-title-short&quot;:&quot;J. Stat. Softw.&quot;},&quot;isTemporary&quot;:false}]},{&quot;citationID&quot;:&quot;MENDELEY_CITATION_d6e403a1-00eb-4ff1-b8e9-a363e22f30cb&quot;,&quot;properties&quot;:{&quot;noteIndex&quot;:0},&quot;isEdited&quot;:false,&quot;manualOverride&quot;:{&quot;isManuallyOverridden&quot;:false,&quot;citeprocText&quot;:&quot;(Cernusak et al., 2013b, 2013c)&quot;,&quot;manualOverrideText&quot;:&quot;&quot;},&quot;citationTag&quot;:&quot;MENDELEY_CITATION_v3_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&quot;,&quot;citationItems&quot;:[{&quot;id&quot;:&quot;3ba18871-c2da-3591-9d94-d412c7150138&quot;,&quot;itemData&quot;:{&quot;type&quot;:&quot;article-journal&quot;,&quot;id&quot;:&quot;3ba18871-c2da-3591-9d94-d412c7150138&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id&quot;:&quot;e6ebf66a-155a-3425-b1ef-715cc3ad1dfe&quot;,&quot;itemData&quot;:{&quot;type&quot;:&quot;article-journal&quot;,&quot;id&quot;:&quot;e6ebf66a-155a-3425-b1ef-715cc3ad1dfe&quot;,&quot;title&quot;:&quot;Environmental and physiological determinants of carbon isotope discrimination in terrestrial plants&quot;,&quot;author&quot;:[{&quot;family&quot;:&quot;Cernusak&quot;,&quot;given&quot;:&quot;Lucas A.&quot;,&quot;parse-names&quot;:false,&quot;dropping-particle&quot;:&quot;&quot;,&quot;non-dropping-particle&quot;:&quot;&quot;},{&quot;family&quot;:&quot;Ubierna&quot;,&quot;given&quot;:&quot;Nerea&quot;,&quot;parse-names&quot;:false,&quot;dropping-particle&quot;:&quot;&quot;,&quot;non-dropping-particle&quot;:&quot;&quot;},{&quot;family&quot;:&quot;Winter&quot;,&quot;given&quot;:&quot;Klaus&quot;,&quot;parse-names&quot;:false,&quot;dropping-particle&quot;:&quot;&quot;,&quot;non-dropping-particle&quot;:&quot;&quot;},{&quot;family&quot;:&quot;Holtum&quot;,&quot;given&quot;:&quot;Joseph A.M.&quot;,&quot;parse-names&quot;:false,&quot;dropping-particle&quot;:&quot;&quot;,&quot;non-dropping-particle&quot;:&quot;&quot;},{&quot;family&quot;:&quot;Marshall&quot;,&quot;given&quot;:&quot;John D.&quot;,&quot;parse-names&quot;:false,&quot;dropping-particle&quot;:&quot;&quot;,&quot;non-dropping-particle&quot;:&quot;&quot;},{&quot;family&quot;:&quot;Farquhar&quot;,&quot;given&quot;:&quot;Graham D.&quot;,&quot;parse-names&quot;:false,&quot;dropping-particle&quot;:&quot;&quot;,&quot;non-dropping-particle&quot;:&quot;&quot;}],&quot;container-title&quot;:&quot;New Phytologist&quot;,&quot;accessed&quot;:{&quot;date-parts&quot;:[[2026,7,5]]},&quot;DOI&quot;:&quot;10.1111/NPH.12423;WGROUP:STRING:PUBLICATION&quot;,&quot;ISSN&quot;:&quot;0028646X&quot;,&quot;PMID&quot;:&quot;23902460&quot;,&quot;URL&quot;:&quot;https://onlinelibrary.wiley.com/doi/full/10.1111/nph.12423&quot;,&quot;issued&quot;:{&quot;date-parts&quot;:[[2013,12,1]]},&quot;page&quot;:&quot;950-965&quot;,&quot;abstract&quot;:&quot;Stable carbon isotope ratios (δ13C) of terrestrial plants are employed across a diverse range of applications in environmental and plant sciences; however, the kind of information that is desired from the δ13C signal often differs. At the extremes, it ranges between purely environmental and purely biological. Here, we review environmental drivers of variation in carbon isotope discrimination (Δ) in terrestrial plants, and the biological processes that can either damp or amplify the response. For C3 plants, where Δ is primarily controlled by the ratio of intercellular to ambient CO2 concentrations (ci/ca), coordination between stomatal conductance and photosynthesis and leaf area adjustment tends to constrain the potential environmentally driven range of Δ. For C4 plants, variation in bundle-sheath leakiness to CO2 can either damp or amplify the effects of ci/ca on Δ. For plants with crassulacean acid metabolism (CAM), Δ varies over a relatively large range as a function of the proportion of daytime to night-time CO2 fixation. This range can be substantially broadened by environmental effects on Δ when carbon uptake takes place primarily during the day. The effective use of Δ across its full range of applications will require a holistic view of the interplay between environmental control and physiological modulation of the environmental signal. © 2013 New Phytologist Trust.&quot;,&quot;publisher&quot;:&quot;John Wiley &amp; Sons, Ltd&quot;,&quot;issue&quot;:&quot;4&quot;,&quot;volume&quot;:&quot;200&quot;,&quot;container-title-short&quot;:&quot;&quot;},&quot;isTemporary&quot;:false}]},{&quot;citationID&quot;:&quot;MENDELEY_CITATION_ad70d9af-f7e5-4761-a5e2-84a088e4c527&quot;,&quot;properties&quot;:{&quot;noteIndex&quot;:0},&quot;isEdited&quot;:false,&quot;manualOverride&quot;:{&quot;isManuallyOverridden&quot;:false,&quot;citeprocText&quot;:&quot;(Elser et al., 2007; Ostertag, 2010; Ostertag &amp;#38; DiManno, 2016)&quot;,&quot;manualOverrideText&quot;:&quot;&quot;},&quot;citationTag&quot;:&quot;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&quot;,&quot;citationItems&quot;:[{&quot;id&quot;:&quot;27d212ea-98a3-313e-9725-c07993616e4b&quot;,&quot;itemData&quot;:{&quot;type&quot;:&quot;article-journal&quot;,&quot;id&quot;:&quot;27d212ea-98a3-313e-9725-c07993616e4b&quot;,&quot;title&quot;:&quot;Global analysis of nitrogen and phosphorus limitation of primary producers in freshwater, marine and terrestrial ecosystems&quot;,&quot;author&quot;:[{&quot;family&quot;:&quot;Elser&quot;,&quot;given&quot;:&quot;James J.&quot;,&quot;parse-names&quot;:false,&quot;dropping-particle&quot;:&quot;&quot;,&quot;non-dropping-particle&quot;:&quot;&quot;},{&quot;family&quot;:&quot;Bracken&quot;,&quot;given&quot;:&quot;Matthew E.S.&quot;,&quot;parse-names&quot;:false,&quot;dropping-particle&quot;:&quot;&quot;,&quot;non-dropping-particle&quot;:&quot;&quot;},{&quot;family&quot;:&quot;Cleland&quot;,&quot;given&quot;:&quot;Elsa E.&quot;,&quot;parse-names&quot;:false,&quot;dropping-particle&quot;:&quot;&quot;,&quot;non-dropping-particle&quot;:&quot;&quot;},{&quot;family&quot;:&quot;Gruner&quot;,&quot;given&quot;:&quot;Daniel S.&quot;,&quot;parse-names&quot;:false,&quot;dropping-particle&quot;:&quot;&quot;,&quot;non-dropping-particle&quot;:&quot;&quot;},{&quot;family&quot;:&quot;Harpole&quot;,&quot;given&quot;:&quot;W. Stanley&quot;,&quot;parse-names&quot;:false,&quot;dropping-particle&quot;:&quot;&quot;,&quot;non-dropping-particle&quot;:&quot;&quot;},{&quot;family&quot;:&quot;Hillebrand&quot;,&quot;given&quot;:&quot;Helmut&quot;,&quot;parse-names&quot;:false,&quot;dropping-particle&quot;:&quot;&quot;,&quot;non-dropping-particle&quot;:&quot;&quot;},{&quot;family&quot;:&quot;Ngai&quot;,&quot;given&quot;:&quot;Jacqueline T.&quot;,&quot;parse-names&quot;:false,&quot;dropping-particle&quot;:&quot;&quot;,&quot;non-dropping-particle&quot;:&quot;&quot;},{&quot;family&quot;:&quot;Seabloom&quot;,&quot;given&quot;:&quot;Eric W.&quot;,&quot;parse-names&quot;:false,&quot;dropping-particle&quot;:&quot;&quot;,&quot;non-dropping-particle&quot;:&quot;&quot;},{&quot;family&quot;:&quot;Shurin&quot;,&quot;given&quot;:&quot;Jonathan B.&quot;,&quot;parse-names&quot;:false,&quot;dropping-particle&quot;:&quot;&quot;,&quot;non-dropping-particle&quot;:&quot;&quot;},{&quot;family&quot;:&quot;Smith&quot;,&quot;given&quot;:&quot;Jennifer E.&quot;,&quot;parse-names&quot;:false,&quot;dropping-particle&quot;:&quot;&quot;,&quot;non-dropping-particle&quot;:&quot;&quot;}],&quot;container-title&quot;:&quot;Ecology Letters&quot;,&quot;accessed&quot;:{&quot;date-parts&quot;:[[2026,7,13]]},&quot;DOI&quot;:&quot;10.1111/J.1461-0248.2007.01113.X;JOURNAL:JOURNAL:14610248;PAGE:STRING:ARTICLE/CHAPTER&quot;,&quot;ISSN&quot;:&quot;1461023X&quot;,&quot;PMID&quot;:&quot;17922835&quot;,&quot;URL&quot;:&quot;/doi/pdf/10.1111/j.1461-0248.2007.01113.x&quot;,&quot;issued&quot;:{&quot;date-parts&quot;:[[2007,12,1]]},&quot;page&quot;:&quot;1135-1142&quot;,&quot;abstract&quot;:&quot;The cycles of the key nutrient elements nitrogen (N) and phosphorus (P) have been massively altered by anthropogenic activities. Thus, it is essential to understand how photosynthetic production across diverse ecosystems is, or is not, limited by N and P. Via a large-scale meta-analysis of experimental enrichments, we show that P limitation is equally strong across these major habitats and that N and P limitation are equivalent within both terrestrial and freshwater systems. Furthermore, simultaneous N and P enrichment produces strongly positive synergistic responses in all three environments. Thus, contrary to some prevailing paradigms, freshwater, marine and terrestrial ecosystems are surprisingly similar in terms of N and P limitation. © 2007 Blackwell Publishing Ltd/CNRS.&quot;,&quot;publisher&quot;:&quot;John Wiley &amp; Sons, Ltd&quot;,&quot;issue&quot;:&quot;12&quot;,&quot;volume&quot;:&quot;10&quot;,&quot;container-title-short&quot;:&quot;Ecol. Lett.&quot;},&quot;isTemporary&quot;:false},{&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fe2e25dc-5da2-304e-a075-61ca0c0774b7&quot;,&quot;itemData&quot;:{&quot;type&quot;:&quot;article-journal&quot;,&quot;id&quot;:&quot;fe2e25dc-5da2-304e-a075-61ca0c0774b7&quot;,&quot;title&quot;:&quot;Detecting terrestrial nutrient limitation: A global meta-analysis of foliar nutrient concentrations after fertilization&quot;,&quot;author&quot;:[{&quot;family&quot;:&quot;Ostertag&quot;,&quot;given&quot;:&quot;Rebecca&quot;,&quot;parse-names&quot;:false,&quot;dropping-particle&quot;:&quot;&quot;,&quot;non-dropping-particle&quot;:&quot;&quot;},{&quot;family&quot;:&quot;DiManno&quot;,&quot;given&quot;:&quot;Nicole M.&quot;,&quot;parse-names&quot;:false,&quot;dropping-particle&quot;:&quot;&quot;,&quot;non-dropping-particle&quot;:&quot;&quot;}],&quot;container-title&quot;:&quot;Frontiers in Earth Science&quot;,&quot;accessed&quot;:{&quot;date-parts&quot;:[[2026,4,28]]},&quot;DOI&quot;:&quot;10.3389/FEART.2016.00023/TEXT&quot;,&quot;ISSN&quot;:&quot;22966463&quot;,&quot;URL&quot;:&quot;www.frontiersin.org&quot;,&quot;issued&quot;:{&quot;date-parts&quot;:[[2016,3,30]]},&quot;page&quot;:&quot;163370&quot;,&quot;abstract&quot;:&quot;Examining foliar nutrient concentrations after fertilization provides an alternative method for detecting nutrient limitation of ecosystems, which is logistically simpler to measure than biomass change. We present a meta-analysis of response ratios of foliar nitrogen and phosphorus (RRN, RRP) after addition of fertilizer of nitrogen (N), phosphorus (P), or the two elements in combination, in relation to climate, ecosystem type, life form, family, and methodological factors. Results support other meta-analyses using biomass, and demonstrate there is strong evidence for nutrient limitation in natural communities. However, because N fertilization experiments greatly outnumber P fertilization trials, it is difficult to discern the absolute importance of Nvs. Pvs. co-limitation across ecosystems. Despite these caveats, it is striking that results did not follow“conventional wisdom” that temperate ecosystems are N-limited and tropical ones are P-limited. In addition, the use of ratios of N-to-P rather than response ratios also are a useful index of nutrient limitation, but due to large overlap in values, there are unlikely to be universal cutoff values for delimiting N vs. P limitation. Differences in RRN and RRP were most significant across ecosystem types, plant families, life forms, and between competitive environments, but not across climatic variables.&quot;,&quot;publisher&quot;:&quot;Frontiers Media SA&quot;,&quot;volume&quot;:&quot;4&quot;,&quot;container-title-short&quot;:&quot;Front. Earth Sci. (Lausanne).&quot;},&quot;isTemporary&quot;:false}]},{&quot;citationID&quot;:&quot;MENDELEY_CITATION_a400d4c1-8f5f-4c1d-b006-cd60a5a78191&quot;,&quot;properties&quot;:{&quot;noteIndex&quot;:0},&quot;isEdited&quot;:false,&quot;manualOverride&quot;:{&quot;isManuallyOverridden&quot;:true,&quot;citeprocText&quot;:&quot;(Xia et al., 2023)&quot;,&quot;manualOverrideText&quot;:&quot;(Xia et al., 2023).&quot;},&quot;citationTag&quot;:&quot;MENDELEY_CITATION_v3_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&quot;,&quot;citationItems&quot;:[{&quot;id&quot;:&quot;e30ea87e-1abd-33d8-a456-a870fde187d8&quot;,&quot;itemData&quot;:{&quot;type&quot;:&quot;article-journal&quot;,&quot;id&quot;:&quot;e30ea87e-1abd-33d8-a456-a870fde187d8&quot;,&quot;title&quot;:&quot;Phosphorus addition promotes plant nitrogen uptake mainly via enhancing microbial activities: A global meta-analysis&quot;,&quot;author&quot;:[{&quot;family&quot;:&quot;Xia&quot;,&quot;given&quot;:&quot;Shiting&quot;,&quot;parse-names&quot;:false,&quot;dropping-particle&quot;:&quot;&quot;,&quot;non-dropping-particle&quot;:&quot;&quot;},{&quot;family&quot;:&quot;Jiang&quot;,&quot;given&quot;:&quot;Jun&quot;,&quot;parse-names&quot;:false,&quot;dropping-particle&quot;:&quot;&quot;,&quot;non-dropping-particle&quot;:&quot;&quot;},{&quot;family&quot;:&quot;Liu&quot;,&quot;given&quot;:&quot;Fengcai&quot;,&quot;parse-names&quot;:false,&quot;dropping-particle&quot;:&quot;&quot;,&quot;non-dropping-particle&quot;:&quot;&quot;},{&quot;family&quot;:&quot;Chang&quot;,&quot;given&quot;:&quot;Zhongbing&quot;,&quot;parse-names&quot;:false,&quot;dropping-particle&quot;:&quot;&quot;,&quot;non-dropping-particle&quot;:&quot;&quot;},{&quot;family&quot;:&quot;Yu&quot;,&quot;given&quot;:&quot;Mengxiao&quot;,&quot;parse-names&quot;:false,&quot;dropping-particle&quot;:&quot;&quot;,&quot;non-dropping-particle&quot;:&quot;&quot;},{&quot;family&quot;:&quot;Liu&quot;,&quot;given&quot;:&quot;Chunyi&quot;,&quot;parse-names&quot;:false,&quot;dropping-particle&quot;:&quot;&quot;,&quot;non-dropping-particle&quot;:&quot;&quot;},{&quot;family&quot;:&quot;Wang&quot;,&quot;given&quot;:&quot;Ying Ping&quot;,&quot;parse-names&quot;:false,&quot;dropping-particle&quot;:&quot;&quot;,&quot;non-dropping-particle&quot;:&quot;&quot;},{&quot;family&quot;:&quot;Yan&quot;,&quot;given&quot;:&quot;Junhua&quot;,&quot;parse-names&quot;:false,&quot;dropping-particle&quot;:&quot;&quot;,&quot;non-dropping-particle&quot;:&quot;&quot;}],&quot;container-title&quot;:&quot;Applied Soil Ecology&quot;,&quot;accessed&quot;:{&quot;date-parts&quot;:[[2026,7,13]]},&quot;DOI&quot;:&quot;10.1016/J.APSOIL.2023.104927&quot;,&quot;ISSN&quot;:&quot;0929-1393&quot;,&quot;URL&quot;:&quot;https://www.sciencedirect.com/science/article/abs/pii/S0929139323001257&quot;,&quot;issued&quot;:{&quot;date-parts&quot;:[[2023,8,1]]},&quot;page&quot;:&quot;104927&quot;,&quot;abstract&quot;:&quot;Nitrogen (N) addition drives ecosystems toward phosphorus (P) limitation has gained increasing recognition, whereas how P addition affects ecosystem N-cycling processes remains elusive. We performed a meta-analysis of 1826 observational data from 222 independent studies to evaluate the responses of plant N pools, soil N pools, and N fluxes to P addition at the global scale. The results suggested that P addition had an overall positive effect on plant N uptake and ecosystem N retention, which were mainly reflected in increases of plant N pools (i.e., aboveground/belowground biomass and belowground biomass-N) and microbial N transformation (i.e., net N mineralization and nitrification), and decrease of soil N leaching (i.e., nitrate-N and total dissolved N). The contribution of microbial processes to plant N uptake was greater in the mid−/high-latitude ecosystems (≥30°) than in the low-latitude ecosystems (&lt;30°), and the sensitivities of most N-cycling variables to P addition were stronger in the most/moderately acidic soils (pH &lt; 6.5) or strongly/intermediately weathered soils than in the neutral/alkaline soils or slightly weathered soils. Our meta-analysis highlighted the key role of soil microbes in promoting plant N uptake, and identified several important soil properties (i.e., soil N status, initial pH, and weathering degree) regulating the N-cycling responses to P addition and should be incorporated into the nutrient-cycling models of terrestrial ecosystems.&quot;,&quot;publisher&quot;:&quot;Elsevier&quot;,&quot;volume&quot;:&quot;188&quot;,&quot;container-title-short&quot;:&quot;&quot;},&quot;isTemporary&quot;:false}]},{&quot;citationID&quot;:&quot;MENDELEY_CITATION_4eb2298c-56ce-4bbe-8ae8-a9a0a580ee9f&quot;,&quot;properties&quot;:{&quot;noteIndex&quot;:0},&quot;isEdited&quot;:false,&quot;manualOverride&quot;:{&quot;isManuallyOverridden&quot;:false,&quot;citeprocText&quot;:&quot;(Homeier et al., 2021)&quot;,&quot;manualOverrideText&quot;:&quot;&quot;},&quot;citationTag&quot;:&quot;MENDELEY_CITATION_v3_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citationID&quot;:&quot;MENDELEY_CITATION_bb9d9072-5094-458a-8617-f5b18a2ab0f8&quot;,&quot;properties&quot;:{&quot;noteIndex&quot;:0},&quot;isEdited&quot;:false,&quot;manualOverride&quot;:{&quot;isManuallyOverridden&quot;:true,&quot;citeprocText&quot;:&quot;(Cárate-Tandalla et al., 2018b; Homeier et al., 2012a, 2021)&quot;,&quot;manualOverrideText&quot;:&quot;(Homeier et al., 2012b, 2021)&quot;},&quot;citationTag&quot;:&quot;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DCqSAyMDEyIEhvbWVpZXIgZXQgYWwuIiwiaXNzdWUiOiIxMCIsInZvbHVtZSI6IjciLCJjb250YWluZXItdGl0bGUtc2hvcnQiOiJQTG9TIE9uZSJ9LCJpc1RlbXBvcmFyeSI6ZmFsc2V9XX0=&quot;,&quot;citationItems&quot;:[{&quot;id&quot;:&quot;27203bbc-1849-31a7-8023-518eac3917a6&quot;,&quot;itemData&quot;:{&quot;type&quot;:&quot;article-journal&quot;,&quot;id&quot;:&quot;27203bbc-1849-31a7-8023-518eac3917a6&quot;,&quot;title&quot;:&quot;Leaf trait variation in species-rich tropical Andean forests&quot;,&quot;author&quot;:[{&quot;family&quot;:&quot;Homeier&quot;,&quot;given&quot;:&quot;Jürgen&quot;,&quot;parse-names&quot;:false,&quot;dropping-particle&quot;:&quot;&quot;,&quot;non-dropping-particle&quot;:&quot;&quot;},{&quot;family&quot;:&quot;Seeler&quot;,&quot;given&quot;:&quot;Tabea&quot;,&quot;parse-names&quot;:false,&quot;dropping-particle&quot;:&quot;&quot;,&quot;non-dropping-particle&quot;:&quot;&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container-title&quot;:&quot;Scientific reports&quot;,&quot;accessed&quot;:{&quot;date-parts&quot;:[[2026,4,9]]},&quot;DOI&quot;:&quot;10.1038/S41598-021-89190-8&quot;,&quot;ISSN&quot;:&quot;2045-2322&quot;,&quot;PMID&quot;:&quot;33976239&quot;,&quot;URL&quot;:&quot;https://pubmed.ncbi.nlm.nih.gov/33976239/&quot;,&quot;issued&quot;:{&quot;date-parts&quot;:[[2021,12,1]]},&quot;abstract&quot;:&quot;Screening species-rich communities for the variation in functional traits along environmental gradients may help understanding the abiotic drivers of plant performance in a mechanistic way. We investigated tree leaf trait variation along an elevation gradient (1000–3000 m) in highly diverse neotropical montane forests to test the hypothesis that elevational trait change reflects a trend toward more conservative resource use strategies at higher elevations, with interspecific trait variation decreasing and trait integration increasing due to environmental filtering. Analysis of trait variance partitioning across the 52 tree species revealed for most traits a dominant influence of phylogeny, except for SLA, leaf thickness and foliar Ca, where elevation was most influential. The community-level means of SLA, foliar N and Ca, and foliar N/P ratio decreased with elevation, while leaf thickness and toughness increased. The contribution of intraspecific variation was substantial at the community level in most traits, yet smaller than the interspecific component. Both within-species and between-species trait variation did not change systematically with elevation. High phylogenetic diversity, together with small-scale edaphic heterogeneity, cause large interspecific leaf trait variation in these hyper-diverse Andean forests. Trait network analysis revealed increasing leaf trait integration with elevation, suggesting stronger environmental filtering at colder and nutrient-poorer sites.&quot;,&quot;publisher&quot;:&quot;Sci Rep&quot;,&quot;issue&quot;:&quot;1&quot;,&quot;volume&quot;:&quot;11&quot;,&quot;container-title-short&quot;:&quot;Sci. Rep.&quot;},&quot;isTemporary&quot;:false},{&quot;id&quot;:&quot;e2a906ad-dd8f-33d7-ac5a-d7e1e9f9d7ad&quot;,&quot;itemData&quot;:{&quot;type&quot;:&quot;article-journal&quot;,&quot;id&quot;:&quot;e2a906ad-dd8f-33d7-ac5a-d7e1e9f9d7ad&quot;,&quot;title&quot;:&quot;Contrasting species responses to continued nitrogen and phosphorus addition in tropical montane forest tree seedlings&quot;,&quot;author&quot;:[{&quot;family&quot;:&quot;Cárate-Tandalla&quot;,&quot;given&quot;:&quot;Daisy&quot;,&quot;parse-names&quot;:false,&quot;dropping-particle&quot;:&quot;&quot;,&quot;non-dropping-particle&quot;:&quot;&quot;},{&quot;family&quot;:&quot;Camenzind&quot;,&quot;given&quot;:&quot;Tessa&quot;,&quot;parse-names&quot;:false,&quot;dropping-particle&quot;:&quot;&quot;,&quot;non-dropping-particle&quot;:&quot;&quot;},{&quot;family&quot;:&quot;Leuschner&quot;,&quot;given&quot;:&quot;Christoph&quot;,&quot;parse-names&quot;:false,&quot;dropping-particle&quot;:&quot;&quot;,&quot;non-dropping-particle&quot;:&quot;&quot;},{&quot;family&quot;:&quot;Homeier&quot;,&quot;given&quot;:&quot;Jürgen&quot;,&quot;parse-names&quot;:false,&quot;dropping-particle&quot;:&quot;&quot;,&quot;non-dropping-particle&quot;:&quot;&quot;}],&quot;container-title&quot;:&quot;Biotropica&quot;,&quot;DOI&quot;:&quot;10.1111/btp.12518&quot;,&quot;ISSN&quot;:&quot;17447429&quot;,&quot;issued&quot;:{&quot;date-parts&quot;:[[2018,3,1]]},&quot;page&quot;:&quot;234-245&quot;,&quot;abstract&quot;:&quot;Global changes in nutrient deposition rates are likely to have profound effects on plant communities, particularly in the nutrient-limited systems of the tropics. We studied the effects of increased nutrient availability on the seedlings of six tree species in montane forests of southern Ecuador in situ. After five years of continued N, P, or N+P addition, naturally grown seedlings of each of the two most common species at each elevation (1000, 2000, and 3000 m asl) were harvested for analyses of leaf morphology, nutrient content, herbivory, and tissue biomass allocation. Most species showed increased foliar N and P concentrations after addition of each respective element. Leaf tissue N:P ratios of &gt;20 in the control plants of all species suggest that P is more growth-limiting in these forests than N. Leaf morphological responses to nutrient addition were species and nutrient specific, with some species (Hedyosmum purparescens, Graffenrieda emarginata) exhibiting increased specific leaf area (SLA), and others (Graffenrieda harlingii) increased leaf area ratios (LAR). Pouteria torta (1000 m) had lower SLA and LAR after P addition. Increased herbivory was only evident in G. emarginata (after N and N+P addition). Only the species from 3000 m asl modified biomass allocation after nutrient addition. In general, N and N+P addition more strongly affected the species studied at the upper elevations, whereas P addition had a similar range of effects on the species at all elevations. We conclude that the responses of the studied tropical montane forest tree seedlings to chronic N and P addition are highly species-specific and that successful adaptation to increased nutrient availability will depend on species-specific morphological and physiological plasticity.&quot;,&quot;publisher&quot;:&quot;Blackwell Publishing Ltd&quot;,&quot;issue&quot;:&quot;2&quot;,&quot;volume&quot;:&quot;50&quot;,&quot;container-title-short&quot;:&quot;Biotropica&quot;},&quot;isTemporary&quot;:false},{&quot;id&quot;:&quot;27a9dcaf-0fa1-3c69-a1d3-90c4b9e1aa5c&quot;,&quot;itemData&quot;:{&quot;type&quot;:&quot;article-journal&quot;,&quot;id&quot;:&quot;27a9dcaf-0fa1-3c69-a1d3-90c4b9e1aa5c&quot;,&quot;title&quot;:&quot;Tropical Andean Forests Are Highly Susceptible to Nutrient Inputs—Rapid Effects of Experimental N and P Addition to an Ecuadorian Montane Forest&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8,24]]},&quot;DOI&quot;:&quot;10.1371/JOURNAL.PONE.0047128&quot;,&quot;ISSN&quot;:&quot;19326203&quot;,&quot;PMID&quot;:&quot;23071734&quot;,&quot;URL&quot;:&quot;https://pmc.ncbi.nlm.nih.gov/articles/PMC3468540/&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 © 2012 Homeier et al.&quot;,&quot;issue&quot;:&quot;10&quot;,&quot;volume&quot;:&quot;7&quot;,&quot;container-title-short&quot;:&quot;PLoS One&quot;},&quot;isTemporary&quot;:false}]},{&quot;citationID&quot;:&quot;MENDELEY_CITATION_1d8fe464-4594-4cbf-b454-b75be3da4dd0&quot;,&quot;properties&quot;:{&quot;noteIndex&quot;:0},&quot;isEdited&quot;:false,&quot;manualOverride&quot;:{&quot;isManuallyOverridden&quot;:false,&quot;citeprocText&quot;:&quot;(Mayor et al., 2014; Ostertag, 2010)&quot;,&quot;manualOverrideText&quot;:&quot;&quot;},&quot;citationTag&quot;:&quot;MENDELEY_CITATION_v3_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&quot;,&quot;citationItems&quot;:[{&quot;id&quot;:&quot;59093e1f-27e7-31c2-9d15-de515e1ffaf1&quot;,&quot;itemData&quot;:{&quot;type&quot;:&quot;article-journal&quot;,&quot;id&quot;:&quot;59093e1f-27e7-31c2-9d15-de515e1ffaf1&quot;,&quot;title&quot;:&quot;Foliar nitrogen and phosphorus accumulation responses after fertilization: an example from nutrient-limited Hawaiian forests&quot;,&quot;author&quot;:[{&quot;family&quot;:&quot;Ostertag&quot;,&quot;given&quot;:&quot;Rebecca&quot;,&quot;parse-names&quot;:false,&quot;dropping-particle&quot;:&quot;&quot;,&quot;non-dropping-particle&quot;:&quot;&quot;}],&quot;container-title&quot;:&quot;Plant and Soil 2010 334:1&quot;,&quot;accessed&quot;:{&quot;date-parts&quot;:[[2026,6,8]]},&quot;DOI&quot;:&quot;10.1007/S11104-010-0281-X&quot;,&quot;ISSN&quot;:&quot;1573-5036&quot;,&quot;URL&quot;:&quot;https://link.springer.com/article/10.1007/s11104-010-0281-x&quot;,&quot;issued&quot;:{&quot;date-parts&quot;:[[2010,1,26]]},&quot;page&quot;:&quot;85-98&quot;,&quot;abstract&quot;:&quot;How plants respond to long-term nutrient enrichment can provide insights into physiological and evolutionary constraints in various ecosystems. The present study examined foliar concentrations after fertilization—to determine if nutrient accumulation responses of the most abundant species in a plant community reflect differences in N and P uptake and storage. Using a chronosequence in the Hawaiian Islands that differs in N and P availability, it was shown that after fertilization, plants increase foliar P to a much greater degree than foliar N, as indicated by response ratios. In addition, foliar P responses after fertilization were more variable and largely driving the observed changes in N:P values. Across species, both inorganic and organic P increased but neither form of N increased significantly. This pattern of P accumulation was consistent across 13 species of varying life forms and occurred at both the N-limited and P-limited site, although its magnitude was larger at the P-limited site. Foliar P accumulation after nutrient enrichment may indicate nutrient storage and may have evolved to be a general strategy to deal with uncertainties in P availability. Storage of P complicates interpretations of N:P values and the determination of nutrient limitation.&quot;,&quot;publisher&quot;:&quot;Springer&quot;,&quot;issue&quot;:&quot;1&quot;,&quot;volume&quot;:&quot;334&quot;,&quot;container-title-short&quot;:&quot;&quot;},&quot;isTemporary&quot;:false},{&quot;id&quot;:&quot;42036dd9-41b6-3ef5-aab9-3537a5ae5841&quot;,&quot;itemData&quot;:{&quot;type&quot;:&quot;article-journal&quot;,&quot;id&quot;:&quot;42036dd9-41b6-3ef5-aab9-3537a5ae5841&quot;,&quot;title&quot;:&quot;Species-specific responses of foliar nutrients to long-term nitrogen and phosphorus additions in a lowland tropical forest&quot;,&quot;author&quot;:[{&quot;family&quot;:&quot;Mayor&quot;,&quot;given&quot;:&quot;Jordan R.&quot;,&quot;parse-names&quot;:false,&quot;dropping-particle&quot;:&quot;&quot;,&quot;non-dropping-particle&quot;:&quot;&quot;},{&quot;family&quot;:&quot;Wright&quot;,&quot;given&quot;:&quot;S. Joseph&quot;,&quot;parse-names&quot;:false,&quot;dropping-particle&quot;:&quot;&quot;,&quot;non-dropping-particle&quot;:&quot;&quot;},{&quot;family&quot;:&quot;Turner&quot;,&quot;given&quot;:&quot;Benjamin L.&quot;,&quot;parse-names&quot;:false,&quot;dropping-particle&quot;:&quot;&quot;,&quot;non-dropping-particle&quot;:&quot;&quot;}],&quot;container-title&quot;:&quot;Journal of Ecology&quot;,&quot;accessed&quot;:{&quot;date-parts&quot;:[[2026,3,25]]},&quot;DOI&quot;:&quot;10.1111/1365-2745.12190&quot;,&quot;ISSN&quot;:&quot;00220477&quot;,&quot;URL&quot;:&quot;/doi/pdf/10.1111/1365-2745.12190&quot;,&quot;issued&quot;:{&quot;date-parts&quot;:[[2014,1,1]]},&quot;page&quot;:&quot;36-44&quot;,&quot;abstract&quot;:&quot;The concentration, stoichiometry and resorption of nitrogen (N) and phosphorus (P) in plant leaves are often used as proxies of the availability of these growth-limiting nutrients, but the responses of these metrics to changes in nutrient availability remain largely untested for tropical forest trees. We evaluated changes in N and P concentrations, N/P ratios and resorption for four common tree species after 13 years of factorial N and P additions in a lowland tropical forest in Panama. Chronic P addition increased foliar P concentrations, decreased P resorption proficiency and decreased N/P ratios in three locally common eudicot tree species (Alseis blackiana, Heisteria concinna, Tetragastris panamensis). The increase in foliar P involved similar proportional increases in organic and inorganic P in two species and a disproportionately large increase in inorganic P in A. blackiana. Nitrogen addition did not alter foliar N concentrations in any species, but did decrease N resorption proficiency in H. concinna. A fourth species, the palm Oenocarpus mapora, demonstrated remarkably static foliar nutrient concentrations, responding only with a marginal decrease in P resorption proficiency under N plus P co-addition. Synthesis.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Collectively, these results suggest that adjustment of N/P ratios can be expected in eudicots exposed to elevated P, but foliar N appears to already be at optimal levels in these lowland rain forest tree species. The complexity of species-specific responses to altered nutrient availability highlights the difficulty in predicting future responses of tropical forest trees to a changing world. © 2013 British Ecological Society.&quot;,&quot;publisher&quot;:&quot;John Wiley &amp; Sons, Ltd&quot;,&quot;issue&quot;:&quot;1&quot;,&quot;volume&quot;:&quot;102&quot;,&quot;container-title-short&quot;:&quot;&quot;},&quot;isTemporary&quot;:false}]},{&quot;citationID&quot;:&quot;MENDELEY_CITATION_cd1a34ea-beed-42c6-9fb0-8efdc59362d8&quot;,&quot;properties&quot;:{&quot;noteIndex&quot;:0},&quot;isEdited&quot;:false,&quot;manualOverride&quot;:{&quot;isManuallyOverridden&quot;:false,&quot;citeprocText&quot;:&quot;(Báez &amp;#38; Homeier, 2018; Baldos et al., 2015; Dietrich et al., 2016; Firn et al., 2019; Homeier et al., 2012b, 2013b, 2017)&quot;,&quot;manualOverrideText&quot;:&quot;&quot;},&quot;citationTag&quot;:&quot;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&quot;,&quot;citationItems&quot;:[{&quot;id&quot;:&quot;ac94bf51-553e-33b2-b977-5a8303184ebc&quot;,&quot;itemData&quot;:{&quot;type&quot;:&quot;article-journal&quot;,&quot;id&quot;:&quot;ac94bf51-553e-33b2-b977-5a8303184ebc&quot;,&quot;title&quot;:&quot;Leaf nutrients, not specific leaf area, are consistent indicators of elevated nutrient inputs&quot;,&quot;groupId&quot;:&quot;0ddf5ecd-4236-3341-87c1-d7bb37bbf47a&quot;,&quot;author&quot;:[{&quot;family&quot;:&quot;Firn&quot;,&quot;given&quot;:&quot;Jennifer&quot;,&quot;parse-names&quot;:false,&quot;dropping-particle&quot;:&quot;&quot;,&quot;non-dropping-particle&quot;:&quot;&quot;},{&quot;family&quot;:&quot;McGree&quot;,&quot;given&quot;:&quot;James M.&quot;,&quot;parse-names&quot;:false,&quot;dropping-particle&quot;:&quot;&quot;,&quot;non-dropping-particle&quot;:&quot;&quot;},{&quot;family&quot;:&quot;Harvey&quot;,&quot;given&quot;:&quot;Eric&quot;,&quot;parse-names&quot;:false,&quot;dropping-particle&quot;:&quot;&quot;,&quot;non-dropping-particle&quot;:&quot;&quot;},{&quot;family&quot;:&quot;Flores-Moreno&quot;,&quot;given&quot;:&quot;Habacuc&quot;,&quot;parse-names&quot;:false,&quot;dropping-particle&quot;:&quot;&quot;,&quot;non-dropping-particle&quot;:&quot;&quot;},{&quot;family&quot;:&quot;Schütz&quot;,&quot;given&quot;:&quot;Martin&quot;,&quot;parse-names&quot;:false,&quot;dropping-particle&quot;:&quot;&quot;,&quot;non-dropping-particle&quot;:&quot;&quot;},{&quot;family&quot;:&quot;Buckley&quot;,&quot;given&quot;:&quot;Yvonne M.&quot;,&quot;parse-names&quot;:false,&quot;dropping-particle&quot;:&quot;&quot;,&quot;non-dropping-particle&quot;:&quot;&quot;},{&quot;family&quot;:&quot;Borer&quot;,&quot;given&quot;:&quot;Elizabeth T.&quot;,&quot;parse-names&quot;:false,&quot;dropping-particle&quot;:&quot;&quot;,&quot;non-dropping-particle&quot;:&quot;&quot;},{&quot;family&quot;:&quot;Seabloom&quot;,&quot;given&quot;:&quot;Eric W.&quot;,&quot;parse-names&quot;:false,&quot;dropping-particle&quot;:&quot;&quot;,&quot;non-dropping-particle&quot;:&quot;&quot;},{&quot;family&quot;:&quot;Pierre&quot;,&quot;given&quot;:&quot;Kimberly J.&quot;,&quot;parse-names&quot;:false,&quot;dropping-particle&quot;:&quot;&quot;,&quot;non-dropping-particle&quot;:&quot;La&quot;},{&quot;family&quot;:&quot;MacDougall&quot;,&quot;given&quot;:&quot;Andrew M.&quot;,&quot;parse-names&quot;:false,&quot;dropping-particle&quot;:&quot;&quot;,&quot;non-dropping-particle&quot;:&quot;&quot;},{&quot;family&quot;:&quot;Prober&quot;,&quot;given&quot;:&quot;Suzanne M.&quot;,&quot;parse-names&quot;:false,&quot;dropping-particle&quot;:&quot;&quot;,&quot;non-dropping-particle&quot;:&quot;&quot;},{&quot;family&quot;:&quot;Stevens&quot;,&quot;given&quot;:&quot;Carly J.&quot;,&quot;parse-names&quot;:false,&quot;dropping-particle&quot;:&quot;&quot;,&quot;non-dropping-particle&quot;:&quot;&quot;},{&quot;family&quot;:&quot;Sullivan&quot;,&quot;given&quot;:&quot;Lauren L.&quot;,&quot;parse-names&quot;:false,&quot;dropping-particle&quot;:&quot;&quot;,&quot;non-dropping-particle&quot;:&quot;&quot;},{&quot;family&quot;:&quot;Porter&quot;,&quot;given&quot;:&quot;Erica&quot;,&quot;parse-names&quot;:false,&quot;dropping-particle&quot;:&quot;&quot;,&quot;non-dropping-particle&quot;:&quot;&quot;},{&quot;family&quot;:&quot;Ladouceur&quot;,&quot;given&quot;:&quot;Emma&quot;,&quot;parse-names&quot;:false,&quot;dropping-particle&quot;:&quot;&quot;,&quot;non-dropping-particle&quot;:&quot;&quot;},{&quot;family&quot;:&quot;Allen&quot;,&quot;given&quot;:&quot;Charlotte&quot;,&quot;parse-names&quot;:false,&quot;dropping-particle&quot;:&quot;&quot;,&quot;non-dropping-particle&quot;:&quot;&quot;},{&quot;family&quot;:&quot;Moromizato&quot;,&quot;given&quot;:&quot;Karine H.&quot;,&quot;parse-names&quot;:false,&quot;dropping-particle&quot;:&quot;&quot;,&quot;non-dropping-particle&quot;:&quot;&quot;},{&quot;family&quot;:&quot;Morgan&quot;,&quot;given&quot;:&quot;John W.&quot;,&quot;parse-names&quot;:false,&quot;dropping-particle&quot;:&quot;&quot;,&quot;non-dropping-particle&quot;:&quot;&quot;},{&quot;family&quot;:&quot;Harpole&quot;,&quot;given&quot;:&quot;W. Stanley&quot;,&quot;parse-names&quot;:false,&quot;dropping-particle&quot;:&quot;&quot;,&quot;non-dropping-particle&quot;:&quot;&quot;},{&quot;family&quot;:&quot;Hautier&quot;,&quot;given&quot;:&quot;Yann&quot;,&quot;parse-names&quot;:false,&quot;dropping-particle&quot;:&quot;&quot;,&quot;non-dropping-particle&quot;:&quot;&quot;},{&quot;family&quot;:&quot;Eisenhauer&quot;,&quot;given&quot;:&quot;Nico&quot;,&quot;parse-names&quot;:false,&quot;dropping-particle&quot;:&quot;&quot;,&quot;non-dropping-particle&quot;:&quot;&quot;},{&quot;family&quot;:&quot;Wright&quot;,&quot;given&quot;:&quot;Justin P.&quot;,&quot;parse-names&quot;:false,&quot;dropping-particle&quot;:&quot;&quot;,&quot;non-dropping-particle&quot;:&quot;&quot;},{&quot;family&quot;:&quot;Adler&quot;,&quot;given&quot;:&quot;Peter B.&quot;,&quot;parse-names&quot;:false,&quot;dropping-particle&quot;:&quot;&quot;,&quot;non-dropping-particle&quot;:&quot;&quot;},{&quot;family&quot;:&quot;Arnillas&quot;,&quot;given&quot;:&quot;Carlos Alberto&quot;,&quot;parse-names&quot;:false,&quot;dropping-particle&quot;:&quot;&quot;,&quot;non-dropping-particle&quot;:&quot;&quot;},{&quot;family&quot;:&quot;Bakker&quot;,&quot;given&quot;:&quot;Jonathan D.&quot;,&quot;parse-names&quot;:false,&quot;dropping-particle&quot;:&quot;&quot;,&quot;non-dropping-particle&quot;:&quot;&quot;},{&quot;family&quot;:&quot;Biederman&quot;,&quot;given&quot;:&quot;Lori&quot;,&quot;parse-names&quot;:false,&quot;dropping-particle&quot;:&quot;&quot;,&quot;non-dropping-particle&quot;:&quot;&quot;},{&quot;family&quot;:&quot;Broadbent&quot;,&quot;given&quot;:&quot;Arthur A.D.&quot;,&quot;parse-names&quot;:false,&quot;dropping-particle&quot;:&quot;&quot;,&quot;non-dropping-particle&quot;:&quot;&quot;},{&quot;family&quot;:&quot;Brown&quot;,&quot;given&quot;:&quot;Cynthia S.&quot;,&quot;parse-names&quot;:false,&quot;dropping-particle&quot;:&quot;&quot;,&quot;non-dropping-particle&quot;:&quot;&quot;},{&quot;family&quot;:&quot;Bugalho&quot;,&quot;given&quot;:&quot;Miguel N.&quot;,&quot;parse-names&quot;:false,&quot;dropping-particle&quot;:&quot;&quot;,&quot;non-dropping-particle&quot;:&quot;&quot;},{&quot;family&quot;:&quot;Caldeira&quot;,&quot;given&quot;:&quot;Maria C.&quot;,&quot;parse-names&quot;:false,&quot;dropping-particle&quot;:&quot;&quot;,&quot;non-dropping-particle&quot;:&quot;&quot;},{&quot;family&quot;:&quot;Cleland&quot;,&quot;given&quot;:&quot;Elsa E.&quot;,&quot;parse-names&quot;:false,&quot;dropping-particle&quot;:&quot;&quot;,&quot;non-dropping-particle&quot;:&quot;&quot;},{&quot;family&quot;:&quot;Ebeling&quot;,&quot;given&quot;:&quot;Anne&quot;,&quot;parse-names&quot;:false,&quot;dropping-particle&quot;:&quot;&quot;,&quot;non-dropping-particle&quot;:&quot;&quot;},{&quot;family&quot;:&quot;Fay&quot;,&quot;given&quot;:&quot;Philip A.&quot;,&quot;parse-names&quot;:false,&quot;dropping-particle&quot;:&quot;&quot;,&quot;non-dropping-particle&quot;:&quot;&quot;},{&quot;family&quot;:&quot;Hagenah&quot;,&quot;given&quot;:&quot;Nicole&quot;,&quot;parse-names&quot;:false,&quot;dropping-particle&quot;:&quot;&quot;,&quot;non-dropping-particle&quot;:&quot;&quot;},{&quot;family&quot;:&quot;Kleinhesselink&quot;,&quot;given&quot;:&quot;Andrew R.&quot;,&quot;parse-names&quot;:false,&quot;dropping-particle&quot;:&quot;&quot;,&quot;non-dropping-particle&quot;:&quot;&quot;},{&quot;family&quot;:&quot;Mitchell&quot;,&quot;given&quot;:&quot;Rachel&quot;,&quot;parse-names&quot;:false,&quot;dropping-particle&quot;:&quot;&quot;,&quot;non-dropping-particle&quot;:&quot;&quot;},{&quot;family&quot;:&quot;Moore&quot;,&quot;given&quot;:&quot;Joslin L.&quot;,&quot;parse-names&quot;:false,&quot;dropping-particle&quot;:&quot;&quot;,&quot;non-dropping-particle&quot;:&quot;&quot;},{&quot;family&quot;:&quot;Nogueira&quot;,&quot;given&quot;:&quot;Carla&quot;,&quot;parse-names&quot;:false,&quot;dropping-particle&quot;:&quot;&quot;,&quot;non-dropping-particle&quot;:&quot;&quot;},{&quot;family&quot;:&quot;Peri&quot;,&quot;given&quot;:&quot;Pablo Luis&quot;,&quot;parse-names&quot;:false,&quot;dropping-particle&quot;:&quot;&quot;,&quot;non-dropping-particle&quot;:&quot;&quot;},{&quot;family&quot;:&quot;Roscher&quot;,&quot;given&quot;:&quot;Christiane&quot;,&quot;parse-names&quot;:false,&quot;dropping-particle&quot;:&quot;&quot;,&quot;non-dropping-particle&quot;:&quot;&quot;},{&quot;family&quot;:&quot;Smith&quot;,&quot;given&quot;:&quot;Melinda D.&quot;,&quot;parse-names&quot;:false,&quot;dropping-particle&quot;:&quot;&quot;,&quot;non-dropping-particle&quot;:&quot;&quot;},{&quot;family&quot;:&quot;Wragg&quot;,&quot;given&quot;:&quot;Peter D.&quot;,&quot;parse-names&quot;:false,&quot;dropping-particle&quot;:&quot;&quot;,&quot;non-dropping-particle&quot;:&quot;&quot;},{&quot;family&quot;:&quot;Risch&quot;,&quot;given&quot;:&quot;Anita C.&quot;,&quot;parse-names&quot;:false,&quot;dropping-particle&quot;:&quot;&quot;,&quot;non-dropping-particle&quot;:&quot;&quot;}],&quot;container-title&quot;:&quot;Nature ecology &amp; evolution&quot;,&quot;accessed&quot;:{&quot;date-parts&quot;:[[2026,4,1]]},&quot;DOI&quot;:&quot;10.1038/S41559-018-0790-1&quot;,&quot;ISSN&quot;:&quot;2397-334X&quot;,&quot;PMID&quot;:&quot;30718853&quot;,&quot;URL&quot;:&quot;https://pubmed.ncbi.nlm.nih.gov/30718853/&quot;,&quot;issued&quot;:{&quot;date-parts&quot;:[[2019,3,1]]},&quot;page&quot;:&quot;400-406&quot;,&quot;abstract&quot;:&quot;Leaf traits are frequently measured in ecology to provide a ‘common currency’ for predicting how anthropogenic pressures impact ecosystem function. Here, we test whether leaf traits consistently respond to experimental treatments across 27 globally distributed grassland sites across 4 continents. We find that specific leaf area (leaf area per unit mass)—a commonly measured morphological trait inferring shifts between plant growth strategies—did not respond to up to four years of soil nutrient additions. Leaf nitrogen, phosphorus and potassium concentrations increased in response to the addition of each respective soil nutrient. We found few significant changes in leaf traits when vertebrate herbivores were excluded in the short-term. Leaf nitrogen and potassium concentrations were positively correlated with species turnover, suggesting that interspecific trait variation was a significant predictor of leaf nitrogen and potassium, but not of leaf phosphorus concentration. Climatic conditions and pretreatment soil nutrient levels also accounted for significant amounts of variation in the leaf traits measured. Overall, we find that leaf morphological traits, such as specific leaf area, are not appropriate indicators of plant response to anthropogenic perturbations in grasslands.&quot;,&quot;publisher&quot;:&quot;Nat Ecol Evol&quot;,&quot;issue&quot;:&quot;3&quot;,&quot;volume&quot;:&quot;3&quot;,&quot;container-title-short&quot;:&quot;Nat. Ecol. Evol.&quot;},&quot;isTemporary&quot;:false},{&quot;id&quot;:&quot;23ac7ba5-9f8e-3f7c-9b7f-37331fb529e6&quot;,&quot;itemData&quot;:{&quot;type&quot;:&quot;article-journal&quot;,&quot;id&quot;:&quot;23ac7ba5-9f8e-3f7c-9b7f-37331fb529e6&quot;,&quot;title&quot;:&quot;Editorial: Tropical forest ecosystem responses to increasing nutrient availability&quot;,&quot;groupId&quot;:&quot;0ddf5ecd-4236-3341-87c1-d7bb37bbf47a&quot;,&quot;author&quot;:[{&quot;family&quot;:&quot;Homeier&quot;,&quot;given&quot;:&quot;Jürgen&quot;,&quot;parse-names&quot;:false,&quot;dropping-particle&quot;:&quot;&quot;,&quot;non-dropping-particle&quot;:&quot;&quot;},{&quot;family&quot;:&quot;Báez&quot;,&quot;given&quot;:&quot;Selene&quot;,&quot;parse-names&quot;:false,&quot;dropping-particle&quot;:&quot;&quot;,&quot;non-dropping-particle&quot;:&quot;&quot;},{&quot;family&quot;:&quot;Hertel&quot;,&quot;given&quot;:&quot;Dietrich&quot;,&quot;parse-names&quot;:false,&quot;dropping-particle&quot;:&quot;&quot;,&quot;non-dropping-particle&quot;:&quot;&quot;},{&quot;family&quot;:&quot;Leuschner&quot;,&quot;given&quot;:&quot;Christoph&quot;,&quot;parse-names&quot;:false,&quot;dropping-particle&quot;:&quot;&quot;,&quot;non-dropping-particle&quot;:&quot;&quot;}],&quot;container-title&quot;:&quot;Frontiers in Earth Science&quot;,&quot;accessed&quot;:{&quot;date-parts&quot;:[[2026,2,15]]},&quot;DOI&quot;:&quot;10.3389/feart.2017.00027&quot;,&quot;ISSN&quot;:&quot;22966463&quot;,&quot;URL&quot;:&quot;www.frontiersin.org&quot;,&quot;issued&quot;:{&quot;date-parts&quot;:[[2017,3,31]]},&quot;page&quot;:&quot;255840&quot;,&quot;abstract&quot;:&quot;Human activity is nowadays altering the structure and functioning of ecosystems in most regions of the world. While deforestation and conversion to agricultural land are the most visible threats to tropical forests worldwide, these systems are also increasingly exposed to atmospheric nutrient deposition and climate change (Lewis et al. 2009, 2015, Malhi et al. 2014, Newbold et al. 2014). Even the most remote tropical forest areas are expected to receive rising amounts of air-borne nutrients, which will have unknown consequences for the biogeochemical cycles, structure and functioning of these systems, no matter if they are within protected areas or not (e.g. Wilcke et al 2013, Fern&amp;#225;ndez-Martinez et al. 2014). In the decades to come, both climate change and atmospheric deposition likely will amplify the pressure exerted on the remaining tropical forests. Today, effects of global warming are already recognizable in the structure and species composition of tropical forests (e.g. Duque et al. 2015), and the foliar N concentrations of tropical trees have been found to increase in certain regions (e.g. Hietz et al. 2011). However, the effects of increased atmospheric nutrient deposition on the biological diversity and ecosystem functioning of tropical forests are currently poorly understood. No doubt, politicians, forest managers and scientists need a mechanistic understanding of the processes of change that are triggered by continued nutrient addition, in order to sustainably manage and conserve these systems in the future. Only in the last decade, increasing research efforts have been directed toward the understanding of the consequences of nutrient inputs for tropical ecosystems, including several replicated field experiments (e.g. Homeier et al. 2012, Wright et al. 2011). This special issue brings together the results from studies exploring the effects of experimental nutrient manipulation in tropical forests at different organization levels, ranging from single species to the ecosystem level. Six of the nine articles in the issue deal with the ongoing interdisciplinary nutrient manipulation experiment in perhumid Andean forests of southern Ecuador (NUMEX). They address a variety of topics, notably effects of N and/or P addition on soil carbon and nitrogen concentrations (Velescu et al. 2016), soil phosphatase activity (Dietrich et al. 2016), and soil N2O fluxes (M&amp;#252;ller et al. 2015) and soil aggregation (Camenzind et al. 2016), and they deal with the response of tree seedlings to increased nutrient availability (C&amp;#225;rate-Tandalla et al. 2015) and changes in the wood anatomy of a locally common tree species (Spannl et al. 2016). The paper by Powers et al. (2015) reviews the diversity of nutrient addition effects on tropical dry forests, and Ostertag &amp;amp; DiManno (2016) review plant foliar responses to N and P fertilization in different ecosystems based on a literature survey. Hofhansel et al. (2016) discuss potential interactive effects of nutrient addition and increasing atmospheric [CO2] in tropical Amazonian lowland forests as studied in the AmazonFACE and AFEX experiments. All studies report significant changes in the studied ecosystem components or processes in response to nutrient addition, highlighting the importance of even small alterations in the nutrient cycle of tropical forests for their functioning. The magnitude of potential tropical forest responses to increasing nutrient availability depends on the compartment considered and the amount and duration of nutrient addition, ranging from minor alterations in biogeochemical cycles or altered growth rates to shifts in species composition, biotic homogenization and markedly altered ecosystem services. Reactions at all organization levels are likely to be modified or amplified by feedback with other disturbances and could lead to a decrease of ecosystem resilience. Eventually, long-term nutrient deposition may result in alternative stable forest states or even novel ecosystems. Because of the ecological complexity of tropical forests with different forest types and even the species within a given forest responding in different ways to nutrient addition, well-designed comprehensive studies combining manipulative approaches with long-term monitoring are needed to be able to predict the fate of these systems during the next decades. Future studies should ideally combine the monitoring of climate, element fluxes and forest functioning with an evaluation of species composition and species performance (e.g. Fayle et al. 2015, Mori et al. 2017, Trumbore et al. 2015, Zhou et al. 2013). The recently obtained results suggest that study periods should have a minimum extension of ten years, since climate variation and specific weather events can interfere with the effects of altered nutrient availability. Since most tropical forests are by far too diverse to study every species, we suggest focusing primarily on abundant taxa and important functional species groups. Finally, to further understand how human activities are affecting tropical forest, modelling approaches are needed that integrate the observed process responses and help understand the mechanistic relationships that drive the change.&quot;,&quot;publisher&quot;:&quot;Frontiers Media SA&quot;,&quot;volume&quot;:&quot;5&quot;,&quot;container-title-short&quot;:&quot;Front. Earth Sci. (Lausanne).&quot;},&quot;isTemporary&quot;:false},{&quot;id&quot;:&quot;ef4c7faa-c7fe-3e45-8a2b-924c02fab9e8&quot;,&quot;itemData&quot;:{&quot;type&quot;:&quot;article-journal&quot;,&quot;id&quot;:&quot;ef4c7faa-c7fe-3e45-8a2b-924c02fab9e8&quot;,&quot;title&quot;:&quot;Effects of Nutrient Addition on the Productivity of Montane Forests and Implications for the Carbon Cycle&quot;,&quot;groupId&quot;:&quot;0ddf5ecd-4236-3341-87c1-d7bb37bbf47a&quot;,&quot;author&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family&quot;:&quot;Bräuning&quot;,&quot;given&quot;:&quot;Achim&quot;,&quot;parse-names&quot;:false,&quot;dropping-particle&quot;:&quot;&quot;,&quot;non-dropping-particle&quot;:&quot;&quot;},{&quot;family&quot;:&quot;Cumbicus&quot;,&quot;given&quot;:&quot;Nixon L.&quot;,&quot;parse-names&quot;:false,&quot;dropping-particle&quot;:&quot;&quot;,&quot;non-dropping-particle&quot;:&quot;&quot;},{&quot;family&quot;:&quot;Hertel&quot;,&quot;given&quot;:&quot;Dietrich&quot;,&quot;parse-names&quot;:false,&quot;dropping-particle&quot;:&quot;&quot;,&quot;non-dropping-particle&quot;:&quot;&quot;},{&quot;family&quot;:&quot;Martinson&quot;,&quot;given&quot;:&quot;Guntars O.&quot;,&quot;parse-names&quot;:false,&quot;dropping-particle&quot;:&quot;&quot;,&quot;non-dropping-particle&quot;:&quot;&quot;},{&quot;family&quot;:&quot;Spannl&quot;,&quot;given&quot;:&quot;Susanne&quot;,&quot;parse-names&quot;:false,&quot;dropping-particle&quot;:&quot;&quot;,&quot;non-dropping-particle&quot;:&quot;&quot;},{&quot;family&quot;:&quot;Veldkamp&quot;,&quot;given&quot;:&quot;Edzo&quot;,&quot;parse-names&quot;:false,&quot;dropping-particle&quot;:&quot;&quot;,&quot;non-dropping-particle&quot;:&quot;&quot;}],&quot;accessed&quot;:{&quot;date-parts&quot;:[[2025,3,26]]},&quot;DOI&quot;:&quot;10.1007/978-3-642-38137-9_23&quot;,&quot;ISBN&quot;:&quot;978-3-642-38137-9&quot;,&quot;URL&quot;:&quot;https://link.springer.com/chapter/10.1007/978-3-642-38137-9_23&quot;,&quot;issued&quot;:{&quot;date-parts&quot;:[[2013]]},&quot;page&quot;:&quot;315-329&quot;,&quot;abstract&quot;:&quot;Both carbon storage and sequestration are major ecosystem services provided by forests. The NUMEX (Ecuadorian NUtrient Manipulation EXperiment) study aims to identify the underlying mechanisms for the variation of these services as affected by future changes in...&quot;,&quot;publisher&quot;:&quot;Springer, Berlin, Heidelberg&quot;,&quot;container-title-short&quot;:&quot;&quot;},&quot;isTemporary&quot;:false},{&quot;id&quot;:&quot;ff24782c-757f-33b1-94a9-f2e502509c31&quot;,&quot;itemData&quot;:{&quot;type&quot;:&quot;article-journal&quot;,&quot;id&quot;:&quot;ff24782c-757f-33b1-94a9-f2e502509c31&quot;,&quot;title&quot;:&quot;Nutrient addition modifies phosphatase activities along an altitudinal gradient in a tropical montane forest in Southern Ecuador&quot;,&quot;groupId&quot;:&quot;0ddf5ecd-4236-3341-87c1-d7bb37bbf47a&quot;,&quot;author&quot;:[{&quot;family&quot;:&quot;Dietrich&quot;,&quot;given&quot;:&quot;Karla&quot;,&quot;parse-names&quot;:false,&quot;dropping-particle&quot;:&quot;&quot;,&quot;non-dropping-particle&quot;:&quot;&quot;},{&quot;family&quot;:&quot;Spoeri&quot;,&quot;given&quot;:&quot;Elena&quot;,&quot;parse-names&quot;:false,&quot;dropping-particle&quot;:&quot;&quot;,&quot;non-dropping-particle&quot;:&quot;&quot;},{&quot;family&quot;:&quot;Oelmann&quot;,&quot;given&quot;:&quot;Yvonne&quot;,&quot;parse-names&quot;:false,&quot;dropping-particle&quot;:&quot;&quot;,&quot;non-dropping-particle&quot;:&quot;&quot;}],&quot;container-title&quot;:&quot;Frontiers in Earth Science&quot;,&quot;accessed&quot;:{&quot;date-parts&quot;:[[2026,2,15]]},&quot;DOI&quot;:&quot;10.3389/feart.2016.00012&quot;,&quot;ISSN&quot;:&quot;22966463&quot;,&quot;URL&quot;:&quot;www.frontiersin.org&quot;,&quot;issued&quot;:{&quot;date-parts&quot;:[[2016,2,15]]},&quot;page&quot;:&quot;163776&quot;,&quot;abstract&quot;:&quot;Atmospheric nutrient deposition and climate change are expected to endanger the diversity of tropical forest ecosystems. Nitrogen (N) deposition might influence nutrient fluxes beyond the N cycle by a concomitant increased demand for other nutritional elements such as phosphorus (P). Organisms might respond to the increased P demand by enhanced activity of enzymes involved in releasing inorganic P from organic matter (OM). Our aims were to assess the effect of (i) climate shifts (approximatedby an altitudinal gradient), and (ii) nutrient addition (N, P, N+P) on phosphatase activity (PA) in organic layer and mineral soil of a tropical montane rainforest in Southern Ecuador. A nutrient manipulation experiment (NUMEX) was set up along an altitudinal gradient (1000, 2000, and 3000m a.s.l.). We determined PA and inorganic and total P concentrations. PA at 1000m was significantly lower (mean ± standard error: 48 ± 20 µmol p-NP g−1 dm h−1) as compared to 2000 and 3000m (119 ± 11 and 137 ± 19, respectively). One explanation might be that very rapid decomposition of OM at 1000m results in very thin organic layers reducing the stabilization of enzymes and thus, resulting in leaching loss of enzymes under the humid tropical climate. We found no effect of Naddition on PAneither in the organic layer nor in mineral soil, probably because of the lownutrient addition rates that showed ambiguous results so far on productivity measures as a proxy for Pdemand. In the organic layers of P and N+P treatments, we found decreased PA and increased concentrations of inorganic P. This indicates that the surplus of inorganic P reduced the biosynthesis of phosphatase enzymes. PA in megadiverse montane rainforests is likely to be unaffected by increased atmospheric N deposition but reduced upon atmospheric P deposition.&quot;,&quot;publisher&quot;:&quot;Frontiers Media SA&quot;,&quot;volume&quot;:&quot;4&quot;,&quot;container-title-short&quot;:&quot;Front. Earth Sci. (Lausanne).&quot;},&quot;isTemporary&quot;:false},{&quot;id&quot;:&quot;124a811d-cbe4-3854-a850-9abb972aca09&quot;,&quot;itemData&quot;:{&quot;type&quot;:&quot;article-journal&quot;,&quot;id&quot;:&quot;124a811d-cbe4-3854-a850-9abb972aca09&quot;,&quot;title&quot;:&quot;Tropical Andean Forests Are Highly Susceptible to Nutrient Inputs—Rapid Effects of Experimental N and P Addition to an Ecuadorian Montane Forest&quot;,&quot;groupId&quot;:&quot;0ddf5ecd-4236-3341-87c1-d7bb37bbf47a&quot;,&quot;author&quot;:[{&quot;family&quot;:&quot;Homeier&quot;,&quot;given&quot;:&quot;Jürgen&quot;,&quot;parse-names&quot;:false,&quot;dropping-particle&quot;:&quot;&quot;,&quot;non-dropping-particle&quot;:&quot;&quot;},{&quot;family&quot;:&quot;Hertel&quot;,&quot;given&quot;:&quot;Dietrich&quot;,&quot;parse-names&quot;:false,&quot;dropping-particle&quot;:&quot;&quot;,&quot;non-dropping-particle&quot;:&quot;&quot;},{&quot;family&quot;:&quot;Camenzind&quot;,&quot;given&quot;:&quot;Tessa&quot;,&quot;parse-names&quot;:false,&quot;dropping-particle&quot;:&quot;&quot;,&quot;non-dropping-particle&quot;:&quot;&quot;},{&quot;family&quot;:&quot;Cumbicus&quot;,&quot;given&quot;:&quot;Nixon L.&quot;,&quot;parse-names&quot;:false,&quot;dropping-particle&quot;:&quot;&quot;,&quot;non-dropping-particle&quot;:&quot;&quot;},{&quot;family&quot;:&quot;Maraun&quot;,&quot;given&quot;:&quot;Mark&quot;,&quot;parse-names&quot;:false,&quot;dropping-particle&quot;:&quot;&quot;,&quot;non-dropping-particle&quot;:&quot;&quot;},{&quot;family&quot;:&quot;Martinson&quot;,&quot;given&quot;:&quot;Guntars O.&quot;,&quot;parse-names&quot;:false,&quot;dropping-particle&quot;:&quot;&quot;,&quot;non-dropping-particle&quot;:&quot;&quot;},{&quot;family&quot;:&quot;Poma&quot;,&quot;given&quot;:&quot;L. Nohemy&quot;,&quot;parse-names&quot;:false,&quot;dropping-particle&quot;:&quot;&quot;,&quot;non-dropping-particle&quot;:&quot;&quot;},{&quot;family&quot;:&quot;Rillig&quot;,&quot;given&quot;:&quot;Matthias C.&quot;,&quot;parse-names&quot;:false,&quot;dropping-particle&quot;:&quot;&quot;,&quot;non-dropping-particle&quot;:&quot;&quot;},{&quot;family&quot;:&quot;Sandmann&quot;,&quot;given&quot;:&quot;Dorothee&quot;,&quot;parse-names&quot;:false,&quot;dropping-particle&quot;:&quot;&quot;,&quot;non-dropping-particle&quot;:&quot;&quot;},{&quot;family&quot;:&quot;Scheu&quot;,&quot;given&quot;:&quot;Stefan&quot;,&quot;parse-names&quot;:false,&quot;dropping-particle&quot;:&quot;&quot;,&quot;non-dropping-particle&quot;:&quot;&quot;},{&quot;family&quot;:&quot;Veldkamp&quot;,&quot;given&quot;:&quot;Edzo&quot;,&quot;parse-names&quot;:false,&quot;dropping-particle&quot;:&quot;&quot;,&quot;non-dropping-particle&quot;:&quot;&quot;},{&quot;family&quot;:&quot;Wilcke&quot;,&quot;given&quot;:&quot;Wolfgang&quot;,&quot;parse-names&quot;:false,&quot;dropping-particle&quot;:&quot;&quot;,&quot;non-dropping-particle&quot;:&quot;&quot;},{&quot;family&quot;:&quot;Wullaert&quot;,&quot;given&quot;:&quot;Hans&quot;,&quot;parse-names&quot;:false,&quot;dropping-particle&quot;:&quot;&quot;,&quot;non-dropping-particle&quot;:&quot;&quot;},{&quot;family&quot;:&quot;Leuschner&quot;,&quot;given&quot;:&quot;Christoph&quot;,&quot;parse-names&quot;:false,&quot;dropping-particle&quot;:&quot;&quot;,&quot;non-dropping-particle&quot;:&quot;&quot;}],&quot;container-title&quot;:&quot;PLOS ONE&quot;,&quot;accessed&quot;:{&quot;date-parts&quot;:[[2025,3,26]]},&quot;DOI&quot;:&quot;10.1371/JOURNAL.PONE.0047128&quot;,&quot;ISSN&quot;:&quot;1932-6203&quot;,&quot;PMID&quot;:&quot;23071734&quot;,&quot;URL&quot;:&quot;https://journals.plos.org/plosone/article?id=10.1371/journal.pone.0047128&quot;,&quot;issued&quot;:{&quot;date-parts&quot;:[[2012,10,10]]},&quot;page&quot;:&quot;e47128&quot;,&quot;abstract&quot;:&quot;Tropical regions are facing increasing atmospheric inputs of nutrients, which will have unknown consequences for the structure and functioning of these systems. Here, we show that Neotropical montane rainforests respond rapidly to moderate additions of N (50 kg ha−1 yr−1) and P (10 kg ha−1 yr−1). Monitoring of nutrient fluxes demonstrated that the majority of added nutrients remained in the system, in either soil or vegetation. N and P additions led to not only an increase in foliar N and P concentrations, but also altered soil microbial biomass, standing fine root biomass, stem growth, and litterfall. The different effects suggest that trees are primarily limited by P, whereas some processes—notably aboveground productivity—are limited by both N and P. Highly variable and partly contrasting responses of different tree species suggest marked changes in species composition and diversity of these forests by nutrient inputs in the long term. The unexpectedly fast response of the ecosystem to moderate nutrient additions suggests high vulnerability of tropical montane forests to the expected increase in nutrient inputs.&quot;,&quot;publisher&quot;:&quot;Public Library of Science&quot;,&quot;issue&quot;:&quot;10&quot;,&quot;volume&quot;:&quot;7&quot;,&quot;container-title-short&quot;:&quot;PLoS One&quot;},&quot;isTemporary&quot;:false},{&quot;id&quot;:&quot;4de44dc1-8408-34ed-87bb-32f2cccbb507&quot;,&quot;itemData&quot;:{&quot;type&quot;:&quot;article-journal&quot;,&quot;id&quot;:&quot;4de44dc1-8408-34ed-87bb-32f2cccbb507&quot;,&quot;title&quot;:&quot;Functional traits determine tree growth and ecosystem productivity of a tropical montane forest: Insights from a long-term nutrient manipulation experiment&quot;,&quot;groupId&quot;:&quot;0ddf5ecd-4236-3341-87c1-d7bb37bbf47a&quot;,&quot;author&quot;:[{&quot;family&quot;:&quot;Báez&quot;,&quot;given&quot;:&quot;Selene&quot;,&quot;parse-names&quot;:false,&quot;dropping-particle&quot;:&quot;&quot;,&quot;non-dropping-particle&quot;:&quot;&quot;},{&quot;family&quot;:&quot;Homeier&quot;,&quot;given&quot;:&quot;Jürgen&quot;,&quot;parse-names&quot;:false,&quot;dropping-particle&quot;:&quot;&quot;,&quot;non-dropping-particle&quot;:&quot;&quot;}],&quot;container-title&quot;:&quot;Global change biology&quot;,&quot;accessed&quot;:{&quot;date-parts&quot;:[[2026,2,15]]},&quot;DOI&quot;:&quot;10.1111/gcb.13905&quot;,&quot;ISSN&quot;:&quot;13652486&quot;,&quot;PMID&quot;:&quot;28921844&quot;,&quot;URL&quot;:&quot;https://pubmed.ncbi.nlm.nih.gov/28921844/&quot;,&quot;issued&quot;:{&quot;date-parts&quot;:[[2018,1,1]]},&quot;page&quot;:&quot;399-409&quot;,&quot;abstract&quot;:&quot;Trait-response effects are critical to forecast community structure and biomass production in highly diverse tropical forests. Ecological theory and few observation studies indicate that trees with acquisitive functional traits would respond more strongly to higher resource availability than those with conservative traits. We assessed how long-term tree growth in experimental nutrient addition plots (N, P, and N + P) varied as a function of morphological traits, tree size, and species identity. We also evaluated how trait-based responses affected stand scale biomass production considering the community structure. We found that tree growth depended on interactions between functional traits and the type or combination of nutrients added. Common species with acquisitive functional traits responded more strongly to nutrient addition, mainly to N + P. Phosphorous enhanced the growth rates of species with acquisitive and conservative traits, had mostly positive effects on common species and neutral or negative effects in rare species. Moreover, trees receiving N + P grew faster irrespective of their initial size relative to trees in control or to trees in other treatment plots. Finally, species responses were highly idiosyncratic suggesting that community processes including competition and niche dimensionality may be altered under increased resource availability. We found no statistically significant effects of nutrient additions on aboveground biomass productivity because acquisitive species had a limited potential to increase their biomass, possibly due to their generally lower wood density. In contrast, P addition increased the growth rates of species characterized by more conservative resource strategies (with higher wood density) that were poorly represented in the plant community. We provide the first long-term experimental evidence that trait-based responses, community structure, and community processes modulate the effects of increased nutrient availability on biomass productivity in a tropical forest.&quot;,&quot;publisher&quot;:&quot;Glob Chang Biol&quot;,&quot;issue&quot;:&quot;1&quot;,&quot;volume&quot;:&quot;24&quot;,&quot;container-title-short&quot;:&quot;Glob. Chang. Biol.&quot;},&quot;isTemporary&quot;:false},{&quot;id&quot;:&quot;bcc51685-4192-3915-a001-178ed6c03e68&quot;,&quot;itemData&quot;:{&quot;type&quot;:&quot;article-journal&quot;,&quot;id&quot;:&quot;bcc51685-4192-3915-a001-178ed6c03e68&quot;,&quot;title&quot;:&quot;Response of N cycling to nutrient inputs in forest soils across a 1000-3000 m elevation gradient in the Ecuadorian Andes&quot;,&quot;groupId&quot;:&quot;0ddf5ecd-4236-3341-87c1-d7bb37bbf47a&quot;,&quot;author&quot;:[{&quot;family&quot;:&quot;Baldos&quot;,&quot;given&quot;:&quot;Angelica P.&quot;,&quot;parse-names&quot;:false,&quot;dropping-particle&quot;:&quot;&quot;,&quot;non-dropping-particle&quot;:&quot;&quot;},{&quot;family&quot;:&quot;Corre&quot;,&quot;given&quot;:&quot;Marife D.&quot;,&quot;parse-names&quot;:false,&quot;dropping-particle&quot;:&quot;&quot;,&quot;non-dropping-particle&quot;:&quot;&quot;},{&quot;family&quot;:&quot;Veldkamp&quot;,&quot;given&quot;:&quot;Edzo&quot;,&quot;parse-names&quot;:false,&quot;dropping-particle&quot;:&quot;&quot;,&quot;non-dropping-particle&quot;:&quot;&quot;}],&quot;container-title&quot;:&quot;Ecology&quot;,&quot;accessed&quot;:{&quot;date-parts&quot;:[[2026,2,12]]},&quot;DOI&quot;:&quot;10.1890/14-0295.1&quot;,&quot;ISSN&quot;:&quot;00129658&quot;,&quot;PMID&quot;:&quot;26236871&quot;,&quot;URL&quot;:&quot;/doi/pdf/10.1890/14-0295.1&quot;,&quot;issued&quot;:{&quot;date-parts&quot;:[[2015,3,1]]},&quot;page&quot;:&quot;749-761&quot;,&quot;abstract&quot;:&quot;Large areas in the tropics receive elevated atmospheric nutrient inputs. Presently, little is known on how nitrogen (N) cycling in tropical montane forest soils will respond to such increased nutrient inputs. We assessed how gross rates of mineral N production (N mineralization and nitrification) and microbial N retention (NH4+ and NO3- immobilization and dissimilatory NO3- reduction to NH4+ [DNRA]) change with elevated N and phosphorus (P) inputs in montane forest soils at 1000-, 2000-, and 3000-m elevations in south Ecuador. At each elevation, four replicate plots (20×20 m each) of control, N (added at 50 kg N·ha-1·yr-1), P (added at 10 kg P·ha-1·yr-1), and combined N+ P additions have been established since 2008. We measured gross N cycling rates in 2010 and 2011, using 15N pool dilution techniques with in situ incubation of intact soil cores taken from the top 5 cm of soil. In control plots, gross soil-N cycling rates decreased with increase in elevation, and microbial N retention was tightly coupled with mineral N production. At 1000 m and 2000 m, four-year N and combined N + P additions increased gross mineral N production but decreased NH4+ and NO3- immobilization and DNRA compared to the control. At 3000 m, four-year N and combined N + P additions increased gross N mineralization rates and decreased DNRA compared to the control; although NH4+ and NO3- immobilization in the N and N+ P plots were not different from the control, these were lower than their respective mineral N production. At all elevations, decreased microbial N retention was accompanied by decreased microbial biomass C and C:N ratio. P addition did not affect any of the soil-N cycling processes. Our results signified that four years of N addition, at a rate expected to occur at these sites, uncoupled the soil-N cycling processes, as indicated by decreased microbial N retention. This fast response of soil-N cycling processes across elevations implies that greater attention should be paid to the biological implications on montane forests of such uncoupled soil-N cycling.&quot;,&quot;publisher&quot;:&quot;Ecological Society of America&quot;,&quot;issue&quot;:&quot;3&quot;,&quot;volume&quot;:&quot;96&quot;,&quot;container-title-short&quot;:&quot;Ecology&quot;},&quot;isTemporary&quot;:false}]},{&quot;citationID&quot;:&quot;MENDELEY_CITATION_145fd9a6-874d-447a-8955-f5545098e888&quot;,&quot;properties&quot;:{&quot;noteIndex&quot;:0},&quot;isEdited&quot;:false,&quot;manualOverride&quot;:{&quot;isManuallyOverridden&quot;:false,&quot;citeprocText&quot;:&quot;(Wright et al., 2003)&quot;,&quot;manualOverrideText&quot;:&quot;&quot;},&quot;citationTag&quot;:&quot;MENDELEY_CITATION_v3_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&quot;,&quot;citationItems&quot;:[{&quot;id&quot;:&quot;12cfb35d-54e9-38fa-b370-4fd87fdf104c&quot;,&quot;itemData&quot;:{&quot;type&quot;:&quot;article-journal&quot;,&quot;id&quot;:&quot;12cfb35d-54e9-38fa-b370-4fd87fdf104c&quot;,&quot;title&quot;:&quot;Least-cost input mixtures of water and nitrogen for photosynthesis&quot;,&quot;author&quot;:[{&quot;family&quot;:&quot;Wright&quot;,&quot;given&quot;:&quot;Ian J.&quot;,&quot;parse-names&quot;:false,&quot;dropping-particle&quot;:&quot;&quot;,&quot;non-dropping-particle&quot;:&quot;&quot;},{&quot;family&quot;:&quot;Reich&quot;,&quot;given&quot;:&quot;Peter B.&quot;,&quot;parse-names&quot;:false,&quot;dropping-particle&quot;:&quot;&quot;,&quot;non-dropping-particle&quot;:&quot;&quot;},{&quot;family&quot;:&quot;Westoby&quot;,&quot;given&quot;:&quot;Mark&quot;,&quot;parse-names&quot;:false,&quot;dropping-particle&quot;:&quot;&quot;,&quot;non-dropping-particle&quot;:&quot;&quot;}],&quot;container-title&quot;:&quot;The American naturalist&quot;,&quot;accessed&quot;:{&quot;date-parts&quot;:[[2026,7,5]]},&quot;DOI&quot;:&quot;10.1086/344920&quot;,&quot;ISSN&quot;:&quot;0003-0147&quot;,&quot;PMID&quot;:&quot;12650465&quot;,&quot;URL&quot;:&quot;https://pubmed.ncbi.nlm.nih.gov/12650465/&quot;,&quot;issued&quot;:{&quot;date-parts&quot;:[[2003,1,1]]},&quot;page&quot;:&quot;98-111&quot;,&quot;abstract&quot;:&quot;In microeconomics, a standard framework is used for determining the optimal input mix for a two-input production process. Here we adapt this framework for understanding the way plants use water and nitrogen (N) in photosynthesis. The least-cost input mixture for generating a given output depends on the relative cost of procuring and using nitrogen versus water. This way of considering the issue integrates concepts such as water-use efficiency and photosynthetic nitrogen-use efficiency into the more inclusive objective of optimizing the input mix for a given situation. We explore the implications of deploying alternative combinations of leaf nitrogen concentration and stomatal conductance to water, focusing on comparing hypothetical species occurring in low- versus high-humidity habitats. We then present data from sites in both the United States and Australia and show that low-rainfall species operate with substantially higher leaf N concentration per unit leaf area. The extra protein reflected in higher leaf N concentration is associated with a greater drawdown of internal CO2, such that low-rainfall species achieve higher photosynthetic rates at a given stomatal conductance. This restraint of transpirational water use apparently counterbalances the multiple costs of deploying high-nitrogen leaves.&quot;,&quot;publisher&quot;:&quot;Am Nat&quot;,&quot;issue&quot;:&quot;1&quot;,&quot;volume&quot;:&quot;161&quot;,&quot;container-title-short&quot;:&quot;Am. Nat.&quot;},&quot;isTemporary&quot;:false}]},{&quot;citationID&quot;:&quot;MENDELEY_CITATION_b55f9453-f081-4b32-9f31-f4daf90872f0&quot;,&quot;properties&quot;:{&quot;noteIndex&quot;:0},&quot;isEdited&quot;:false,&quot;manualOverride&quot;:{&quot;isManuallyOverridden&quot;:false,&quot;citeprocText&quot;:&quot;(Dusenge et al., 2015; Ziegler et al., 2020)&quot;,&quot;manualOverrideText&quot;:&quot;&quot;},&quot;citationTag&quot;:&quot;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&quot;,&quot;citationItems&quot;:[{&quot;id&quot;:&quot;4c12bdbe-c700-3a1e-9d10-04213d01276a&quot;,&quot;itemData&quot;:{&quot;type&quot;:&quot;article-journal&quot;,&quot;id&quot;:&quot;4c12bdbe-c700-3a1e-9d10-04213d01276a&quot;,&quot;title&quot;:&quot;Contrasting Dependencies of Photosynthetic Capacity on Leaf Nitrogen in Early- and Late-Successional Tropical Montane Tree Species&quot;,&quot;author&quot;:[{&quot;family&quot;:&quot;Ziegler&quot;,&quot;given&quot;:&quot;Camille&quot;,&quot;parse-names&quot;:false,&quot;dropping-particle&quot;:&quot;&quot;,&quot;non-dropping-particle&quot;:&quot;&quot;},{&quot;family&quot;:&quot;Dusenge&quot;,&quot;given&quot;:&quot;Mirindi Eric&quot;,&quot;parse-names&quot;:false,&quot;dropping-particle&quot;:&quot;&quot;,&quot;non-dropping-particle&quot;:&quot;&quot;},{&quot;family&quot;:&quot;Nyirambangutse&quot;,&quot;given&quot;:&quot;Brigitte&quot;,&quot;parse-names&quot;:false,&quot;dropping-particle&quot;:&quot;&quot;,&quot;non-dropping-particle&quot;:&quot;&quot;},{&quot;family&quot;:&quot;Zibera&quot;,&quot;given&quot;:&quot;Etienne&quot;,&quot;parse-names&quot;:false,&quot;dropping-particle&quot;:&quot;&quot;,&quot;non-dropping-particle&quot;:&quot;&quot;},{&quot;family&quot;:&quot;Wallin&quot;,&quot;given&quot;:&quot;Göran&quot;,&quot;parse-names&quot;:false,&quot;dropping-particle&quot;:&quot;&quot;,&quot;non-dropping-particle&quot;:&quot;&quot;},{&quot;family&quot;:&quot;Uddling&quot;,&quot;given&quot;:&quot;Johan&quot;,&quot;parse-names&quot;:false,&quot;dropping-particle&quot;:&quot;&quot;,&quot;non-dropping-particle&quot;:&quot;&quot;}],&quot;container-title&quot;:&quot;Frontiers in Plant Science&quot;,&quot;accessed&quot;:{&quot;date-parts&quot;:[[2026,4,27]]},&quot;DOI&quot;:&quot;10.3389/FPLS.2020.500479/TEXT&quot;,&quot;ISSN&quot;:&quot;1664462X&quot;,&quot;URL&quot;:&quot;www.frontiersin.org&quot;,&quot;issued&quot;:{&quot;date-parts&quot;:[[2020,9,17]]},&quot;page&quot;:&quot;500479&quot;,&quot;abstract&quot;:&quot;Differences in photosynthetic capacity among tree species and tree functional types are currently assumed to be largely driven by variation in leaf nutrient content, particularly nitrogen (N). However, recent studies indicate that leaf N content is often a poor predictor of variation in photosynthetic capacity in tropical trees. In this study, we explored the relative importance of area-based total leaf N content (Ntot) and within-leaf N allocation to photosynthetic capacity versus light-harvesting in controlling the variation in photosynthetic capacity (i.e. Vcmax, Jmax) among mature trees of 12 species belonging to either early (ES) or late successional (LS) groups growing in a tropical montane rainforest in Rwanda, Central Africa. Photosynthetic capacity at a common leaf temperature of 25˚C (i.e. maximum rates of Rubisco carboxylation, Vcmax25 and of electron transport, Jmax25) was higher in ES than in LS species (+ 58% and 68% for Vcmax25 and Jmax25, respectively). While Ntot did not significantly differ between successional groups, the photosynthetic dependency on Ntot was markedly different. In ES species, Vcmax25 was strongly and positively related to Ntot but this was not the case in LS species. However, there was no significant trade-off between relative leaf N investments in compounds maximizing photosynthetic capacity versus compounds maximizing light harvesting. Both leaf dark respiration at 25˚C (+ 33%) and, more surprisingly, apparent photosynthetic quantum yield (+ 35%) was higher in ES than in LS species. Moreover, Rd25 was positively related to Ntot for both ES and LS species. Our results imply that efforts to quantify carbon fluxes of tropical montane rainforests would be improved if they considered contrasting within-leaf N allocation and photosynthetic Ntot dependencies between species with different successional strategies.&quot;,&quot;publisher&quot;:&quot;Frontiers Media S.A.&quot;,&quot;volume&quot;:&quot;11&quot;,&quot;container-title-short&quot;:&quot;Front. Plant Sci.&quot;},&quot;isTemporary&quot;:false},{&quot;id&quot;:&quot;200b31c8-c43f-3206-ab89-30b1776e8e21&quot;,&quot;itemData&quot;:{&quot;type&quot;:&quot;article-journal&quot;,&quot;id&quot;:&quot;200b31c8-c43f-3206-ab89-30b1776e8e21&quot;,&quot;title&quot;:&quot;Photosynthetic capacity of tropical montane tree species in relation to leaf nutrients, successional strategy and growth temperature&quot;,&quot;author&quot;:[{&quot;family&quot;:&quot;Dusenge&quot;,&quot;given&quot;:&quot;Mirindi Eric&quot;,&quot;parse-names&quot;:false,&quot;dropping-particle&quot;:&quot;&quot;,&quot;non-dropping-particle&quot;:&quot;&quot;},{&quot;family&quot;:&quot;Wallin&quot;,&quot;given&quot;:&quot;Göran&quot;,&quot;parse-names&quot;:false,&quot;dropping-particle&quot;:&quot;&quot;,&quot;non-dropping-particle&quot;:&quot;&quot;},{&quot;family&quot;:&quot;Gårdesten&quot;,&quot;given&quot;:&quot;Johanna&quot;,&quot;parse-names&quot;:false,&quot;dropping-particle&quot;:&quot;&quot;,&quot;non-dropping-particle&quot;:&quot;&quot;},{&quot;family&quot;:&quot;Niyonzima&quot;,&quot;given&quot;:&quot;Felix&quot;,&quot;parse-names&quot;:false,&quot;dropping-particle&quot;:&quot;&quot;,&quot;non-dropping-particle&quot;:&quot;&quot;},{&quot;family&quot;:&quot;Adolfsson&quot;,&quot;given&quot;:&quot;Lisa&quot;,&quot;parse-names&quot;:false,&quot;dropping-particle&quot;:&quot;&quot;,&quot;non-dropping-particle&quot;:&quot;&quot;},{&quot;family&quot;:&quot;Nsabimana&quot;,&quot;given&quot;:&quot;Donat&quot;,&quot;parse-names&quot;:false,&quot;dropping-particle&quot;:&quot;&quot;,&quot;non-dropping-particle&quot;:&quot;&quot;},{&quot;family&quot;:&quot;Uddling&quot;,&quot;given&quot;:&quot;Johan&quot;,&quot;parse-names&quot;:false,&quot;dropping-particle&quot;:&quot;&quot;,&quot;non-dropping-particle&quot;:&quot;&quot;}],&quot;container-title&quot;:&quot;Oecologia 2015 177:4&quot;,&quot;accessed&quot;:{&quot;date-parts&quot;:[[2026,4,7]]},&quot;DOI&quot;:&quot;10.1007/S00442-015-3260-3&quot;,&quot;ISSN&quot;:&quot;1432-1939&quot;,&quot;PMID&quot;:&quot;25694041&quot;,&quot;URL&quot;:&quot;https://link.springer.com/article/10.1007/s00442-015-3260-3&quot;,&quot;issued&quot;:{&quot;date-parts&quot;:[[2015,2,20]]},&quot;page&quot;:&quot;1183-1194&quot;,&quot;abstract&quot;:&quot;Photosynthetic capacity of tree leaves is typically positively related to nutrient content and little affected by changes in growth temperature. These relationships are, however, often poorly supported for tropical trees, for which interspecific differences may be more strongly controlled by within-leaf nutrient allocation than by absolute leaf nutrient content, and little is known regarding photosynthetic acclimation to temperature. To explore the influence of leaf nutrient status, successional strategy and growth temperature on the photosynthetic capacity of tropical trees, we collected data on photosynthetic, chemical and morphological leaf traits of ten tree species in Rwanda. Seven species were studied in a forest plantation at mid-altitude (~1,700&amp;nbsp;m), whereas six species were studied in a cooler montane rainforest at higher altitude (~2,500&amp;nbsp;m). Three species were common to both sites, and, in the montane rainforest, three pioneer species and three climax species were investigated. Across species, interspecific variation in photosynthetic capacity was not related to leaf nutrient content. Instead, this variation was related to differences in within-leaf nitrogen allocation, with a tradeoff between investments into compounds related to photosynthetic capacity (higher in pioneer species) versus light-harvesting compounds (higher in climax species). Photosynthetic capacity was significantly lower at the warmer site at 1,700&amp;nbsp;m altitude. We conclude that (1) within-leaf nutrient allocation is more important than leaf nutrient content per se in controlling interspecific variation in photosynthetic capacity among tree species in tropical Rwanda, and that (2) tropical montane rainforest species exhibit decreased photosynthetic capacity when grown in a warmer environment.&quot;,&quot;publisher&quot;:&quot;Springer&quot;,&quot;issue&quot;:&quot;4&quot;,&quot;volume&quot;:&quot;177&quot;,&quot;container-title-short&quot;:&quot;&quot;},&quot;isTemporary&quot;:false}]},{&quot;citationID&quot;:&quot;MENDELEY_CITATION_8ba6dca7-e771-42ca-a988-9dd51c85c77b&quot;,&quot;properties&quot;:{&quot;noteIndex&quot;:0},&quot;isEdited&quot;:false,&quot;manualOverride&quot;:{&quot;isManuallyOverridden&quot;:false,&quot;citeprocText&quot;:&quot;(Wittich et al., 2012)&quot;,&quot;manualOverrideText&quot;:&quot;&quot;},&quot;citationTag&quot;:&quot;MENDELEY_CITATION_v3_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&quot;,&quot;citationItems&quot;:[{&quot;id&quot;:&quot;44c95eff-3e5e-3b98-96f4-85f96520546c&quot;,&quot;itemData&quot;:{&quot;type&quot;:&quot;article-journal&quot;,&quot;id&quot;:&quot;44c95eff-3e5e-3b98-96f4-85f96520546c&quot;,&quot;title&quot;:&quot;Altitudinal Change in the Photosynthetic Capacity of Tropical Trees: A Case Study from Ecuador and a Pantropical Literature Analysis&quot;,&quot;author&quot;:[{&quot;family&quot;:&quot;Wittich&quot;,&quot;given&quot;:&quot;Bärbel&quot;,&quot;parse-names&quot;:false,&quot;dropping-particle&quot;:&quot;&quot;,&quot;non-dropping-particle&quot;:&quot;&quot;},{&quot;family&quot;:&quot;Horna&quot;,&quot;given&quot;:&quot;Viviana&quot;,&quot;parse-names&quot;:false,&quot;dropping-particle&quot;:&quot;&quot;,&quot;non-dropping-particle&quot;:&quot;&quot;},{&quot;family&quot;:&quot;Homeier&quot;,&quot;given&quot;:&quot;Jürgen&quot;,&quot;parse-names&quot;:false,&quot;dropping-particle&quot;:&quot;&quot;,&quot;non-dropping-particle&quot;:&quot;&quot;},{&quot;family&quot;:&quot;Leuschner&quot;,&quot;given&quot;:&quot;Christoph&quot;,&quot;parse-names&quot;:false,&quot;dropping-particle&quot;:&quot;&quot;,&quot;non-dropping-particle&quot;:&quot;&quot;}],&quot;container-title&quot;:&quot;Ecosystems 2012 15:6&quot;,&quot;accessed&quot;:{&quot;date-parts&quot;:[[2026,4,29]]},&quot;DOI&quot;:&quot;10.1007/S10021-012-9556-9&quot;,&quot;ISSN&quot;:&quot;1435-0629&quot;,&quot;URL&quot;:&quot;https://link.springer.com/article/10.1007/s10021-012-9556-9&quot;,&quot;issued&quot;:{&quot;date-parts&quot;:[[2012,6,29]]},&quot;page&quot;:&quot;958-973&quot;,&quot;abstract&quot;:&quot;In tropical mountains, trees are the dominant life form from sea level to above 4,000-m altitude under highly variable thermal conditions (range of mean annual temperatures: &amp;lt;8 to &amp;gt;28°C). How light-saturated net photosynthesis of tropical trees adapts to variation in temperature, atmospheric CO2 concentration, and further environmental factors, that change along elevation gradients, is not precisely known. With gas exchange measurements in mature trees, we determined light-saturated net photosynthesis at ambient temperature (T) and [CO2] (A sat) of 40 tree species from 21 families in tropical mountain forests at 1000-, 2000-, and 3000-m elevation in southern Ecuador. We tested the hypothesis that stand-level averages of A sat and leaf dark respiration (R D) per leaf area remain constant with elevation. Stand-level means of A sat were 8.8, 11.3, and 7.2&amp;nbsp;μmol&amp;nbsp;CO2&amp;nbsp;m−2&amp;nbsp;s−1; those of R D 0.8, 0.6, and 0.7&amp;nbsp;μmol&amp;nbsp;CO2&amp;nbsp;m−2&amp;nbsp;s−1 at 1000-, 2000-, and 3000-m elevation, respectively, with no significant altitudinal trend. We obtained coefficients of among-species variation in A sat and R D of 20–53% (n&amp;nbsp;=&amp;nbsp;10–16 tree species per stand). Examining our data in the context of a pan-tropical A sat data base for mature tropical trees (c. 170 species from 18 sites at variable elevation) revealed that area-based A sat decreases in tropical mountains by, on average, 1.3&amp;nbsp;μmol&amp;nbsp;CO2&amp;nbsp;m−2&amp;nbsp;s−1&amp;nbsp;per&amp;nbsp;km altitude increase (or by 0.2&amp;nbsp;μmol&amp;nbsp;CO2&amp;nbsp;m−2&amp;nbsp;s−1 per K temperature decrease). The A sat decrease occurred despite an increase in leaf mass per area with altitude. Local geological and soil fertility conditions and related foliar N and P concentrations considerably influenced the altitudinal A sat patterns. We conclude that elevation is an important influencing factor of the photosynthetic activity of tropical trees. Lowered A sat together with a reduced stand leaf area decrease canopy C gain with elevation in tropical mountains.&quot;,&quot;publisher&quot;:&quot;Springer&quot;,&quot;issue&quot;:&quot;6&quot;,&quot;volume&quot;:&quot;15&quot;,&quot;container-title-short&quot;:&quot;&quot;},&quot;isTemporary&quot;:false}]},{&quot;citationID&quot;:&quot;MENDELEY_CITATION_a61834e4-8535-4fd6-9554-90b7b2db8769&quot;,&quot;properties&quot;:{&quot;noteIndex&quot;:0},&quot;isEdited&quot;:false,&quot;manualOverride&quot;:{&quot;isManuallyOverridden&quot;:false,&quot;citeprocText&quot;:&quot;(Ellsworth et al., 2022)&quot;,&quot;manualOverrideText&quot;:&quot;&quot;},&quot;citationTag&quot;:&quot;MENDELEY_CITATION_v3_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&quot;,&quot;citationItems&quot;:[{&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f5f5d2af-1cb8-45f8-949f-b68efb9bf0ba&quot;,&quot;properties&quot;:{&quot;noteIndex&quot;:0},&quot;isEdited&quot;:false,&quot;manualOverride&quot;:{&quot;isManuallyOverridden&quot;:true,&quot;citeprocText&quot;:&quot;(G. Zhang et al., 2018)&quot;,&quot;manualOverrideText&quot;:&quot;(Zhang et al., 2018).&quot;},&quot;citationTag&quot;:&quot;MENDELEY_CITATION_v3_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&quot;,&quot;citationItems&quot;:[{&quot;id&quot;:&quot;93dfdf32-d7bc-3aec-a5a7-7797d7fe3964&quot;,&quot;itemData&quot;:{&quot;type&quot;:&quot;article-journal&quot;,&quot;id&quot;:&quot;93dfdf32-d7bc-3aec-a5a7-7797d7fe3964&quot;,&quot;title&quot;:&quot;Photosynthesis of subtropical forest species from different successional status in relation to foliar nutrients and phosphorus fractions&quot;,&quot;author&quot;:[{&quot;family&quot;:&quot;Zhang&quot;,&quot;given&quot;:&quot;Guihua&quot;,&quot;parse-names&quot;:false,&quot;dropping-particle&quot;:&quot;&quot;,&quot;non-dropping-particle&quot;:&quot;&quot;},{&quot;family&quot;:&quot;Zhang&quot;,&quot;given&quot;:&quot;Lingling&quot;,&quot;parse-names&quot;:false,&quot;dropping-particle&quot;:&quot;&quot;,&quot;non-dropping-particle&quot;:&quot;&quot;},{&quot;family&quot;:&quot;Wen&quot;,&quot;given&quot;:&quot;Dazhi&quot;,&quot;parse-names&quot;:false,&quot;dropping-particle&quot;:&quot;&quot;,&quot;non-dropping-particle&quot;:&quot;&quot;}],&quot;container-title&quot;:&quot;Scientific Reports 2018 8:1&quot;,&quot;accessed&quot;:{&quot;date-parts&quot;:[[2026,4,27]]},&quot;DOI&quot;:&quot;10.1038/s41598-018-28800-4&quot;,&quot;ISSN&quot;:&quot;2045-2322&quot;,&quot;PMID&quot;:&quot;29993018&quot;,&quot;URL&quot;:&quot;https://www.nature.com/articles/s41598-018-28800-4&quot;,&quot;issued&quot;:{&quot;date-parts&quot;:[[2018,7,11]]},&quot;page&quot;:&quot;10455-&quot;,&quot;abstract&quot;:&quot;The ecophysiological linkages of leaf nutrients to photosynthesis in subtropical forests along succession remain elusive. We measured photosynthetic parameters (Amax, Vcmax, Jmax, PPUE), leaf phosphorus (P) and nitrogen (N), foliar P fractions and LMA from 24 species (pioneer, generalist, and climax). Amax was significantly related to N and P for the pooled data, while significant relationship between Amax and P was only found in climax species. The mixed-effect model including variables (N, P, and SLA or LMA) for predicting Vcmax and Jmax best fitted but varied remarkably across succession. Climax species had higher N: P ratios, indicating an increasing P limitation at later succession stage; photosynthesis, however, did not show stronger P than N limitations across all species. Nevertheless, climax species appeared to increase nucleic acid P allocation and residual P utilization for growth, thereby reducing the overall demand for P. Our results indicate that the scaling of photosynthesis with other functional traits could not be uniform across succession, growth variables (e.g. photosynthesis) and species trait identity (e.g. successional strategy) should be considered in combination with N: P ratio when we investigate P limitation in subtropical forests, and variations in P allocation state further influencing photosynthetic rates and P-use efficiency.&quot;,&quot;publisher&quot;:&quot;Nature Publishing Group&quot;,&quot;issue&quot;:&quot;1&quot;,&quot;volume&quot;:&quot;8&quot;,&quot;container-title-short&quot;:&quot;&quot;},&quot;isTemporary&quot;:false}]},{&quot;citationID&quot;:&quot;MENDELEY_CITATION_13432910-b1c3-48e5-a035-54c89c0fe18e&quot;,&quot;properties&quot;:{&quot;noteIndex&quot;:0},&quot;isEdited&quot;:false,&quot;manualOverride&quot;:{&quot;isManuallyOverridden&quot;:false,&quot;citeprocText&quot;:&quot;(Ellsworth et al., 2022; Walker et al., 2014)&quot;,&quot;manualOverrideText&quot;:&quot;&quot;},&quot;citationTag&quot;:&quot;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&quot;,&quot;citationItems&quot;:[{&quot;id&quot;:&quot;6ca1c8ec-8798-3c00-a75b-fb0035934122&quot;,&quot;itemData&quot;:{&quot;type&quot;:&quot;article-journal&quot;,&quot;id&quot;:&quot;6ca1c8ec-8798-3c00-a75b-fb0035934122&quot;,&quot;title&quot;:&quot;The relationship of leaf photosynthetic traits-V cmax and J max-to leaf nitrogen, leaf phosphorus, and specific leaf area: a meta-analysis and modeling study&quot;,&quot;author&quot;:[{&quot;family&quot;:&quot;Walker&quot;,&quot;given&quot;:&quot;Anthony P&quot;,&quot;parse-names&quot;:false,&quot;dropping-particle&quot;:&quot;&quot;,&quot;non-dropping-particle&quot;:&quot;&quot;},{&quot;family&quot;:&quot;Beckerman&quot;,&quot;given&quot;:&quot;Andrew P&quot;,&quot;parse-names&quot;:false,&quot;dropping-particle&quot;:&quot;&quot;,&quot;non-dropping-particle&quot;:&quot;&quot;},{&quot;family&quot;:&quot;Gu&quot;,&quot;given&quot;:&quot;Lianhong&quot;,&quot;parse-names&quot;:false,&quot;dropping-particle&quot;:&quot;&quot;,&quot;non-dropping-particle&quot;:&quot;&quot;},{&quot;family&quot;:&quot;Kattge&quot;,&quot;given&quot;:&quot;Jens&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Scales&quot;,&quot;given&quot;:&quot;Joanna C&quot;,&quot;parse-names&quot;:false,&quot;dropping-particle&quot;:&quot;&quot;,&quot;non-dropping-particle&quot;:&quot;&quot;},{&quot;family&quot;:&quot;Wohlfahrt&quot;,&quot;given&quot;:&quot;Georg&quot;,&quot;parse-names&quot;:false,&quot;dropping-particle&quot;:&quot;&quot;,&quot;non-dropping-particle&quot;:&quot;&quot;},{&quot;family&quot;:&quot;Wullschleger&quot;,&quot;given&quot;:&quot;Stan D&quot;,&quot;parse-names&quot;:false,&quot;dropping-particle&quot;:&quot;&quot;,&quot;non-dropping-particle&quot;:&quot;&quot;},{&quot;family&quot;:&quot;Ian Woodward&quot;,&quot;given&quot;:&quot;F&quot;,&quot;parse-names&quot;:false,&quot;dropping-particle&quot;:&quot;&quot;,&quot;non-dropping-particle&quot;:&quot;&quot;},{&quot;family&quot;:&quot;Anthony Walker&quot;,&quot;given&quot;:&quot;Correspondence P&quot;,&quot;parse-names&quot;:false,&quot;dropping-particle&quot;:&quot;&quot;,&quot;non-dropping-particle&quot;:&quot;&quot;}],&quot;container-title&quot;:&quot;Ecology and Evolution&quot;,&quot;accessed&quot;:{&quot;date-parts&quot;:[[2026,6,25]]},&quot;DOI&quot;:&quot;10.1002/ece3.1173&quot;,&quot;URL&quot;:&quot;http://dx.doi.org/10.&quot;,&quot;issued&quot;:{&quot;date-parts&quot;:[[2014]]},&quot;page&quot;:&quot;3218-3235&quot;,&quot;abstract&quot;:&quot;Great uncertainty exists in the global exchange of carbon between the atmosphere and the terrestrial biosphere. An important source of this uncertainty lies in the dependency of photosynthesis on the maximum rate of carboxylation (V cmax) and the maximum rate of electron transport (J max). Understanding and making accurate prediction of C fluxes thus requires accurate characterization of these rates and their relationship with plant nutrient status over large geographic scales. Plant nutrient status is indicated by the traits: leaf nitrogen (N), leaf phosphorus (P), and specific leaf area (SLA). Correlations between V cmax and J max and leaf nitrogen (N) are typically derived from local to global scales, while correlations with leaf phosphorus (P) and specific leaf area (SLA) have typically been derived at a local scale. Thus, there is no global-scale relationship between V cmax and J max and P or SLA limiting the ability of global-scale carbon flux models do not account for P or SLA. We gathered published data from 24 studies to reveal global relationships of V cmax and J max with leaf N, P, and SLA. V cmax was strongly related to leaf N, and increasing leaf P substantially increased the sensitivity of V cmax to leaf N. J max was strongly related to V cmax , and neither leaf N, P, or SLA had a substantial impact on the relationship. Although more data are needed to expand the applicability of the relationship, we show leaf P is a globally important determinant of photosynthetic rates. In a model of photosynthesis, we showed that at high leaf N (3 gm À2), increasing leaf P from 0.05 to 0.22 gm À2 nearly doubled assimilation rates. Finally, we show that plants may employ a conservative strategy of J max to V cmax coordination that restricts photoinhibition when carboxylation is limiting at the expense of maximizing photosynthetic rates when light is limiting. 3218&quot;,&quot;issue&quot;:&quot;16&quot;,&quot;volume&quot;:&quot;4&quot;,&quot;container-title-short&quot;:&quot;Ecol. Evol.&quot;},&quot;isTemporary&quot;:false},{&quot;id&quot;:&quot;879b3a16-129c-35fc-9b2a-c5c1ea204ab8&quot;,&quot;itemData&quot;:{&quot;type&quot;:&quot;article-journal&quot;,&quot;id&quot;:&quot;879b3a16-129c-35fc-9b2a-c5c1ea204ab8&quot;,&quot;title&quot;:&quot;Convergence in phosphorus constraints to photosynthesis in forests around the world&quot;,&quot;author&quot;:[{&quot;family&quot;:&quot;Ellsworth&quot;,&quot;given&quot;:&quot;David S.&quot;,&quot;parse-names&quot;:false,&quot;dropping-particle&quot;:&quot;&quot;,&quot;non-dropping-particle&quot;:&quot;&quot;},{&quot;family&quot;:&quot;Crous&quot;,&quot;given&quot;:&quot;Kristine Y.&quot;,&quot;parse-names&quot;:false,&quot;dropping-particle&quot;:&quot;&quot;,&quot;non-dropping-particle&quot;:&quot;&quot;},{&quot;family&quot;:&quot;Kauwe&quot;,&quot;given&quot;:&quot;Martin G.&quot;,&quot;parse-names&quot;:false,&quot;dropping-particle&quot;:&quot;&quot;,&quot;non-dropping-particle&quot;:&quot;De&quot;},{&quot;family&quot;:&quot;Verryckt&quot;,&quot;given&quot;:&quot;Lore T.&quot;,&quot;parse-names&quot;:false,&quot;dropping-particle&quot;:&quot;&quot;,&quot;non-dropping-particle&quot;:&quot;&quot;},{&quot;family&quot;:&quot;Goll&quot;,&quot;given&quot;:&quot;Daniel&quot;,&quot;parse-names&quot;:false,&quot;dropping-particle&quot;:&quot;&quot;,&quot;non-dropping-particle&quot;:&quot;&quot;},{&quot;family&quot;:&quot;Zaehle&quot;,&quot;given&quot;:&quot;Sönke&quot;,&quot;parse-names&quot;:false,&quot;dropping-particle&quot;:&quot;&quot;,&quot;non-dropping-particle&quot;:&quot;&quot;},{&quot;family&quot;:&quot;Bloomfield&quot;,&quot;given&quot;:&quot;Keith J.&quot;,&quot;parse-names&quot;:false,&quot;dropping-particle&quot;:&quot;&quot;,&quot;non-dropping-particle&quot;:&quot;&quot;},{&quot;family&quot;:&quot;Ciais&quot;,&quot;given&quot;:&quot;Philippe&quot;,&quot;parse-names&quot;:false,&quot;dropping-particle&quot;:&quot;&quot;,&quot;non-dropping-particle&quot;:&quot;&quot;},{&quot;family&quot;:&quot;Cernusak&quot;,&quot;given&quot;:&quot;Lucas A.&quot;,&quot;parse-names&quot;:false,&quot;dropping-particle&quot;:&quot;&quot;,&quot;non-dropping-particle&quot;:&quot;&quot;},{&quot;family&quot;:&quot;Domingues&quot;,&quot;given&quot;:&quot;Tomas F.&quot;,&quot;parse-names&quot;:false,&quot;dropping-particle&quot;:&quot;&quot;,&quot;non-dropping-particle&quot;:&quot;&quot;},{&quot;family&quot;:&quot;Dusenge&quot;,&quot;given&quot;:&quot;Mirindi Eric&quot;,&quot;parse-names&quot;:false,&quot;dropping-particle&quot;:&quot;&quot;,&quot;non-dropping-particle&quot;:&quot;&quot;},{&quot;family&quot;:&quot;Garcia&quot;,&quot;given&quot;:&quot;Sabrina&quot;,&quot;parse-names&quot;:false,&quot;dropping-particle&quot;:&quot;&quot;,&quot;non-dropping-particle&quot;:&quot;&quot;},{&quot;family&quot;:&quot;Guerrieri&quot;,&quot;given&quot;:&quot;Rossella&quot;,&quot;parse-names&quot;:false,&quot;dropping-particle&quot;:&quot;&quot;,&quot;non-dropping-particle&quot;:&quot;&quot;},{&quot;family&quot;:&quot;Ishida&quot;,&quot;given&quot;:&quot;F. Yoko&quot;,&quot;parse-names&quot;:false,&quot;dropping-particle&quot;:&quot;&quot;,&quot;non-dropping-particle&quot;:&quot;&quot;},{&quot;family&quot;:&quot;Janssens&quot;,&quot;given&quot;:&quot;Ivan A.&quot;,&quot;parse-names&quot;:false,&quot;dropping-particle&quot;:&quot;&quot;,&quot;non-dropping-particle&quot;:&quot;&quot;},{&quot;family&quot;:&quot;Kenzo&quot;,&quot;given&quot;:&quot;Tanaka&quot;,&quot;parse-names&quot;:false,&quot;dropping-particle&quot;:&quot;&quot;,&quot;non-dropping-particle&quot;:&quot;&quot;},{&quot;family&quot;:&quot;Ichie&quot;,&quot;given&quot;:&quot;Tomoaki&quot;,&quot;parse-names&quot;:false,&quot;dropping-particle&quot;:&quot;&quot;,&quot;non-dropping-particle&quot;:&quot;&quot;},{&quot;family&quot;:&quot;Medlyn&quot;,&quot;given&quot;:&quot;Belinda E.&quot;,&quot;parse-names&quot;:false,&quot;dropping-particle&quot;:&quot;&quot;,&quot;non-dropping-particle&quot;:&quot;&quot;},{&quot;family&quot;:&quot;Meir&quot;,&quot;given&quot;:&quot;Patrick&quot;,&quot;parse-names&quot;:false,&quot;dropping-particle&quot;:&quot;&quot;,&quot;non-dropping-particle&quot;:&quot;&quot;},{&quot;family&quot;:&quot;Norby&quot;,&quot;given&quot;:&quot;Richard J.&quot;,&quot;parse-names&quot;:false,&quot;dropping-particle&quot;:&quot;&quot;,&quot;non-dropping-particle&quot;:&quot;&quot;},{&quot;family&quot;:&quot;Reich&quot;,&quot;given&quot;:&quot;Peter B.&quot;,&quot;parse-names&quot;:false,&quot;dropping-particle&quot;:&quot;&quot;,&quot;non-dropping-particle&quot;:&quot;&quot;},{&quot;family&quot;:&quot;Rowland&quot;,&quot;given&quot;:&quot;Lucy&quot;,&quot;parse-names&quot;:false,&quot;dropping-particle&quot;:&quot;&quot;,&quot;non-dropping-particle&quot;:&quot;&quot;},{&quot;family&quot;:&quot;Santiago&quot;,&quot;given&quot;:&quot;Louis S.&quot;,&quot;parse-names&quot;:false,&quot;dropping-particle&quot;:&quot;&quot;,&quot;non-dropping-particle&quot;:&quot;&quot;},{&quot;family&quot;:&quot;Sun&quot;,&quot;given&quot;:&quot;Yan&quot;,&quot;parse-names&quot;:false,&quot;dropping-particle&quot;:&quot;&quot;,&quot;non-dropping-particle&quot;:&quot;&quot;},{&quot;family&quot;:&quot;Uddling&quot;,&quot;given&quot;:&quot;Johan&quot;,&quot;parse-names&quot;:false,&quot;dropping-particle&quot;:&quot;&quot;,&quot;non-dropping-particle&quot;:&quot;&quot;},{&quot;family&quot;:&quot;Walker&quot;,&quot;given&quot;:&quot;Anthony P.&quot;,&quot;parse-names&quot;:false,&quot;dropping-particle&quot;:&quot;&quot;,&quot;non-dropping-particle&quot;:&quot;&quot;},{&quot;family&quot;:&quot;Weerasinghe&quot;,&quot;given&quot;:&quot;K. W.Lasantha K.&quot;,&quot;parse-names&quot;:false,&quot;dropping-particle&quot;:&quot;&quot;,&quot;non-dropping-particle&quot;:&quot;&quot;},{&quot;family&quot;:&quot;Weg&quot;,&quot;given&quot;:&quot;Martine J.&quot;,&quot;parse-names&quot;:false,&quot;dropping-particle&quot;:&quot;&quot;,&quot;non-dropping-particle&quot;:&quot;van de&quot;},{&quot;family&quot;:&quot;Zhang&quot;,&quot;given&quot;:&quot;Yun Bing&quot;,&quot;parse-names&quot;:false,&quot;dropping-particle&quot;:&quot;&quot;,&quot;non-dropping-particle&quot;:&quot;&quot;},{&quot;family&quot;:&quot;Zhang&quot;,&quot;given&quot;:&quot;Jiao Lin&quot;,&quot;parse-names&quot;:false,&quot;dropping-particle&quot;:&quot;&quot;,&quot;non-dropping-particle&quot;:&quot;&quot;},{&quot;family&quot;:&quot;Wright&quot;,&quot;given&quot;:&quot;Ian J.&quot;,&quot;parse-names&quot;:false,&quot;dropping-particle&quot;:&quot;&quot;,&quot;non-dropping-particle&quot;:&quot;&quot;}],&quot;container-title&quot;:&quot;Nature Communications 2022 13:1&quot;,&quot;accessed&quot;:{&quot;date-parts&quot;:[[2026,7,5]]},&quot;DOI&quot;:&quot;10.1038/s41467-022-32545-0&quot;,&quot;ISSN&quot;:&quot;2041-1723&quot;,&quot;PMID&quot;:&quot;36008385&quot;,&quot;URL&quot;:&quot;https://www.nature.com/articles/s41467-022-32545-0&quot;,&quot;issued&quot;:{&quot;date-parts&quot;:[[2022,8,25]]},&quot;page&quot;:&quot;5005-&quot;,&quot;abstract&quot;:&quot;Tropical forests take up more carbon (C) from the atmosphere per annum by photosynthesis than any&amp;nbsp;other type of vegetation. Phosphorus (P) limitations to C uptake are paramount for tropical and subtropical forests around the globe. Yet the generality of photosynthesis-P relationships underlying these limitations are in question,&amp;nbsp;and hence are not represented well in terrestrial biosphere models. Here we demonstrate the dependence of photosynthesis and underlying processes on both leaf N and P concentrations. The regulation of photosynthetic capacity by P was similar across four continents. Implementing P constraints in the ORCHIDEE-CNP model, gross photosynthesis was reduced by 36% across the tropics and subtropics relative to traditional N constraints and unlimiting leaf P. Our results provide a quantitative relationship for the P dependence for photosynthesis for the front-end of global terrestrial C models that is consistent with canopy leaf measurements. Phosphorus (P) limitation is pervasive in tropical forests. Here the authors analyse the dependence of photosynthesis on leaf N and P in tropical forests, and show that incorporating leaf P constraints in a terrestrial biosphere model enhances its predictive power.&quot;,&quot;publisher&quot;:&quot;Nature Publishing Group&quot;,&quot;issue&quot;:&quot;1&quot;,&quot;volume&quot;:&quot;13&quot;,&quot;container-title-short&quot;:&quot;&quot;},&quot;isTemporary&quot;:false}]},{&quot;citationID&quot;:&quot;MENDELEY_CITATION_3606cde7-bde6-4ed0-96e9-874f1911b075&quot;,&quot;properties&quot;:{&quot;noteIndex&quot;:0},&quot;isEdited&quot;:false,&quot;manualOverride&quot;:{&quot;isManuallyOverridden&quot;:false,&quot;citeprocText&quot;:&quot;(Pierick et al., 2024)&quot;,&quot;manualOverrideText&quot;:&quot;&quot;},&quot;citationTag&quot;:&quot;MENDELEY_CITATION_v3_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&quot;,&quot;citationItems&quot;:[{&quot;id&quot;:&quot;7e7d24e7-7cf3-331f-bb32-acd3d908fc68&quot;,&quot;itemData&quot;:{&quot;type&quot;:&quot;article-journal&quot;,&quot;id&quot;:&quot;7e7d24e7-7cf3-331f-bb32-acd3d908fc68&quot;,&quot;title&quot;:&quot;Above- and belowground strategies of tropical montane tree species are coordinated and driven by small-scale nitrogen availability&quot;,&quot;author&quot;:[{&quot;family&quot;:&quot;Pierick&quot;,&quot;given&quot;:&quot;Kerstin&quot;,&quot;parse-names&quot;:false,&quot;dropping-particle&quot;:&quot;&quot;,&quot;non-dropping-particle&quot;:&quot;&quot;},{&quot;family&quot;:&quot;Leuschner&quot;,&quot;given&quot;:&quot;Christoph&quot;,&quot;parse-names&quot;:false,&quot;dropping-particle&quot;:&quot;&quot;,&quot;non-dropping-particle&quot;:&quot;&quot;},{&quot;family&quot;:&quot;Link&quot;,&quot;given&quot;:&quot;Roman M.&quot;,&quot;parse-names&quot;:false,&quot;dropping-particle&quot;:&quot;&quot;,&quot;non-dropping-particle&quot;:&quot;&quot;},{&quot;family&quot;:&quot;Báez&quot;,&quot;given&quot;:&quot;Selene&quot;,&quot;parse-names&quot;:false,&quot;dropping-particle&quot;:&quot;&quot;,&quot;non-dropping-particle&quot;:&quot;&quot;},{&quot;family&quot;:&quot;Velescu&quot;,&quot;given&quot;:&quot;Andre&quot;,&quot;parse-names&quot;:false,&quot;dropping-particle&quot;:&quot;&quot;,&quot;non-dropping-particle&quot;:&quot;&quot;},{&quot;family&quot;:&quot;Wilcke&quot;,&quot;given&quot;:&quot;Wolfgang&quot;,&quot;parse-names&quot;:false,&quot;dropping-particle&quot;:&quot;&quot;,&quot;non-dropping-particle&quot;:&quot;&quot;},{&quot;family&quot;:&quot;Homeier&quot;,&quot;given&quot;:&quot;Jürgen&quot;,&quot;parse-names&quot;:false,&quot;dropping-particle&quot;:&quot;&quot;,&quot;non-dropping-particle&quot;:&quot;&quot;}],&quot;container-title&quot;:&quot;Functional Ecology&quot;,&quot;accessed&quot;:{&quot;date-parts&quot;:[[2026,4,9]]},&quot;DOI&quot;:&quot;10.1111/1365-2435.14554;PAGE:STRING:ARTICLE/CHAPTER&quot;,&quot;ISSN&quot;:&quot;13652435&quot;,&quot;URL&quot;:&quot;/doi/pdf/10.1111/1365-2435.14554&quot;,&quot;issued&quot;:{&quot;date-parts&quot;:[[2024,6,1]]},&quot;page&quot;:&quot;1364-1377&quot;,&quot;abstract&quot;:&quot;The question whether the strategies of above- and belowground plant organs are coordinated as predicted by the plant economics spectrum theory is still under debate. We aim to determine the leading dimensions of tree trait variation for above- and belowground functional traits, and test whether they represent spectra of adaptation along a soil fertility gradient in tropical Andean forests. We measured leaf, stem and fine root functional traits, and individual-level soil nutrient availability for 433 trees from 52 species at three elevations between 1000 and 3000 m a.s.l. We found close coordination between above– and belowground functional traits related to the trade-off between resource acquisition and conservation, whereas root diameter and specific root length formed an independent axis of covarying traits. The position of a tree species along the acquisition–conservation axis of the trait space was closely associated with local soil nitrogen, but not phosphorus, availability. Our results imply that above- and belowground plant functional traits determine at which edaphic microhabitats coexisting tree species can grow, which is potentially crucial for understanding community assembly in species-rich tropical montane forests. Read the free Plain Language Summary for this article on the Journal blog.&quot;,&quot;publisher&quot;:&quot;British Ecological Society&quot;,&quot;issue&quot;:&quot;6&quot;,&quot;volume&quot;:&quot;38&quot;,&quot;container-title-short&quot;:&quot;Funct. Ecol.&quot;},&quot;isTemporary&quot;:false}]},{&quot;citationID&quot;:&quot;MENDELEY_CITATION_65ab9571-df0d-44ca-957a-a01696e4a0f7&quot;,&quot;properties&quot;:{&quot;noteIndex&quot;:0},&quot;isEdited&quot;:false,&quot;manualOverride&quot;:{&quot;isManuallyOverridden&quot;:false,&quot;citeprocText&quot;:&quot;(Chmura et al., 2017; X. Zhang et al., 2023)&quot;,&quot;manualOverrideText&quot;:&quot;&quot;},&quot;citationTag&quot;:&quot;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&quot;,&quot;citationItems&quot;:[{&quot;id&quot;:&quot;11dab8d5-6b97-35ff-b9a3-8f9740fc9e09&quot;,&quot;itemData&quot;:{&quot;type&quot;:&quot;article-journal&quot;,&quot;id&quot;:&quot;11dab8d5-6b97-35ff-b9a3-8f9740fc9e09&quot;,&quot;title&quot;:&quot;Plasticity in seedling morphology, biomass allocation and physiology among ten temperate tree species in response to shade is related to shade tolerance and not leaf habit&quot;,&quot;author&quot;:[{&quot;family&quot;:&quot;Chmura&quot;,&quot;given&quot;:&quot;D. J.&quot;,&quot;parse-names&quot;:false,&quot;dropping-particle&quot;:&quot;&quot;,&quot;non-dropping-particle&quot;:&quot;&quot;},{&quot;family&quot;:&quot;Modrzyński&quot;,&quot;given&quot;:&quot;J.&quot;,&quot;parse-names&quot;:false,&quot;dropping-particle&quot;:&quot;&quot;,&quot;non-dropping-particle&quot;:&quot;&quot;},{&quot;family&quot;:&quot;Chmielarz&quot;,&quot;given&quot;:&quot;P.&quot;,&quot;parse-names&quot;:false,&quot;dropping-particle&quot;:&quot;&quot;,&quot;non-dropping-particle&quot;:&quot;&quot;},{&quot;family&quot;:&quot;Tjoelker&quot;,&quot;given&quot;:&quot;M. G.&quot;,&quot;parse-names&quot;:false,&quot;dropping-particle&quot;:&quot;&quot;,&quot;non-dropping-particle&quot;:&quot;&quot;}],&quot;container-title&quot;:&quot;Plant biology (Stuttgart, Germany)&quot;,&quot;accessed&quot;:{&quot;date-parts&quot;:[[2026,7,13]]},&quot;DOI&quot;:&quot;10.1111/PLB.12531&quot;,&quot;ISSN&quot;:&quot;1438-8677&quot;,&quot;PMID&quot;:&quot;27981788&quot;,&quot;URL&quot;:&quot;https://pubmed.ncbi.nlm.nih.gov/27981788/&quot;,&quot;issued&quot;:{&quot;date-parts&quot;:[[2017,3,1]]},&quot;page&quot;:&quot;172-182&quot;,&quot;abstract&quot;:&quot;Mechanisms of shade tolerance in tree seedlings, and thus growth in shade, may differ by leaf habit and vary with ontogeny following seed germination. To examine early responses of seedlings to shade in relation to morphological, physiological and biomass allocation traits, we compared seedlings of 10 temperate species, varying in their leaf habit (broadleaved versus needle-leaved) and observed tolerance to shade, when growing in two contrasting light treatments – open (about 20% of full sunlight) and shade (about 5% of full sunlight). We analyzed biomass allocation and its response to shade using allometric relationships. We also measured leaf gas exchange rates and leaf N in the two light treatments. Compared to the open treatment, shading significantly increased traits typically associated with high relative growth rate (RGR) – leaf area ratio (LAR), specific leaf area (SLA), and allocation of biomass into leaves, and reduced seedling mass and allocation to roots, and net assimilation rate (NAR). Interestingly, RGR was not affected by light treatment, likely because of morphological and physiological adjustments in shaded plants that offset reductions of in situ net assimilation of carbon in shade. Leaf area-based rates of light-saturated leaf gas exchange differed among species groups, but not between light treatments, as leaf N concentration increased in concert with increased SLA in shade. We found little evidence to support the hypothesis of a increased plasticity of broadleaved species compared to needle-leaved conifers in response to shade. However, an expectation of higher plasticity in shade-intolerant species than in shade-tolerant ones, and in leaf and plant morphology than in biomass allocation was supported across species of contrasting leaf habit.&quot;,&quot;publisher&quot;:&quot;Plant Biol (Stuttg)&quot;,&quot;issue&quot;:&quot;2&quot;,&quot;volume&quot;:&quot;19&quot;,&quot;container-title-short&quot;:&quot;Plant Biol. (Stuttg).&quot;},&quot;isTemporary&quot;:false},{&quot;id&quot;:&quot;57fd97a8-9ce1-32ac-9447-0d02d7b04dc5&quot;,&quot;itemData&quot;:{&quot;type&quot;:&quot;article-journal&quot;,&quot;id&quot;:&quot;57fd97a8-9ce1-32ac-9447-0d02d7b04dc5&quot;,&quot;title&quot;:&quot;Resource-acquisitive species have greater plasticity in leaf functional traits than resource-conservative species in response to nitrogen addition in subtropical China&quot;,&quot;author&quot;:[{&quot;family&quot;:&quot;Zhang&quot;,&quot;given&quot;:&quot;Xue&quot;,&quot;parse-names&quot;:false,&quot;dropping-particle&quot;:&quot;&quot;,&quot;non-dropping-particle&quot;:&quot;&quot;},{&quot;family&quot;:&quot;Li&quot;,&quot;given&quot;:&quot;Baoyin&quot;,&quot;parse-names&quot;:false,&quot;dropping-particle&quot;:&quot;&quot;,&quot;non-dropping-particle&quot;:&quot;&quot;},{&quot;family&quot;:&quot;Peñuelas&quot;,&quot;given&quot;:&quot;Josep&quot;,&quot;parse-names&quot;:false,&quot;dropping-particle&quot;:&quot;&quot;,&quot;non-dropping-particle&quot;:&quot;&quot;},{&quot;family&quot;:&quot;Sardans&quot;,&quot;given&quot;:&quot;Jordi&quot;,&quot;parse-names&quot;:false,&quot;dropping-particle&quot;:&quot;&quot;,&quot;non-dropping-particle&quot;:&quot;&quot;},{&quot;family&quot;:&quot;Cheng&quot;,&quot;given&quot;:&quot;Dongliang&quot;,&quot;parse-names&quot;:false,&quot;dropping-particle&quot;:&quot;&quot;,&quot;non-dropping-particle&quot;:&quot;&quot;},{&quot;family&quot;:&quot;Yu&quot;,&quot;given&quot;:&quot;Hua&quot;,&quot;parse-names&quot;:false,&quot;dropping-particle&quot;:&quot;&quot;,&quot;non-dropping-particle&quot;:&quot;&quot;},{&quot;family&quot;:&quot;Zhong&quot;,&quot;given&quot;:&quot;Quanlin&quot;,&quot;parse-names&quot;:false,&quot;dropping-particle&quot;:&quot;&quot;,&quot;non-dropping-particle&quot;:&quot;&quot;}],&quot;container-title&quot;:&quot;Science of The Total Environment&quot;,&quot;accessed&quot;:{&quot;date-parts&quot;:[[2026,7,13]]},&quot;DOI&quot;:&quot;10.1016/J.SCITOTENV.2023.166177&quot;,&quot;ISSN&quot;:&quot;0048-9697&quot;,&quot;PMID&quot;:&quot;37572896&quot;,&quot;URL&quot;:&quot;https://www.sciencedirect.com/science/article/abs/pii/S0048969723048027&quot;,&quot;issued&quot;:{&quot;date-parts&quot;:[[2023,12,10]]},&quot;page&quot;:&quot;166177&quot;,&quot;abstract&quot;:&quot;The evergreen broad-leaf forest is subtropical zonal vegetation in China, and its species diversity and stability are crucial for maintaining forest ecosystem functions. The region is generally affected by global changes such as high levels of nitrogen deposition. Therefore, it is critical to determine the adaptation strategies of subtropical dominant species under nitrogen addition. Here, we conducted two-year field experiments with nitrogen addition levels as 0 kg N ha−1 yr−1 (CK), 50 kg N ha−1 yr−1 (LN) and 100 kg N ha−1 yr−1 (HN). We investigated the effects of nitrogen addition on leaf functional traits (including nutrition, structural and physiological characteristics) of five dominant species in subtropical evergreen broad-leaf forest. Results suggested that the effect of nitrogen addition on leaf functional traits was species-specific. Contrary to Rhododendron delavayi and Eurya muricata, Quercus glauca, Schima superba and Castanopsis eyrei all responded more to the HN treatment than LN treatment. Compared to other leaf functional traits, leaf anatomical structure traits had the highest average plasticity (0.246), and the relative effect of leaf photosynthetic property was highest (7.785) under N addition. Among the five species, S. superba was highest in terms of the index of plasticity for leaf functional traits under nitrogen addition, followed by Q. glauca, E. muricata, C. eyrei and R. delavayi. The major leaf functional traits representing the economic spectrum of leaves (LES) showed resource acquisitive strategy (high SLA, LNC, LPC, Pn) and conservative strategy (high LTD, LDMC, C/N) clustering on the opposite ends of the PCA axis. The PCA analysis indicated that species with high leaf plasticity adopt resource acquisitive strategy (S. superba and Q. glauca), whereas species with low leaf plasticity adopt resource conservative strategy (E. muricata, C. eyrei and R. delavayi). In aggregate, resource-acquisitive species benefit from nitrogen addition more than resource-conservative species, suggesting that S. superba and Q. glauca will occupy the dominant position in community succession under persistently elevated nitrogen deposition.&quot;,&quot;publisher&quot;:&quot;Elsevier&quot;,&quot;volume&quot;:&quot;903&quot;,&quot;container-title-short&quot;:&quot;&quot;},&quot;isTemporary&quot;:false}]}]"/>
    <we:property name="MENDELEY_CITATIONS_STYLE" value="{&quot;id&quot;:&quot;https://www.zotero.org/styles/apa&quot;,&quot;title&quot;:&quot;APA Style 7th edition&quot;,&quot;format&quot;:&quot;author-date&quot;,&quot;defaultLocale&quot;:null,&quot;isLocaleCodeValid&quot;:true}"/>
    <we:property name="MENDELEY_BIBLIOGRAPHY_IS_DIRTY" value="false"/>
    <we:property name="MENDELEY_BIBLIOGRAPHY_LAST_MODIFIED" value="1784177364426"/>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8BEBADD-4316-4AA0-9716-50144198F905}">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Viktor Van de Velde</dc:creator>
  <keywords/>
  <dc:description/>
  <lastModifiedBy>Andrea Chavez Pacheco</lastModifiedBy>
  <revision>5911</revision>
  <dcterms:created xsi:type="dcterms:W3CDTF">2025-02-03T19:07:00.0000000Z</dcterms:created>
  <dcterms:modified xsi:type="dcterms:W3CDTF">2026-09-03T18:23:21.0780351Z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c22390d87d3fdead6ba4b53d263788a639aa23f82109e204d72f4844f220ca56</vt:lpwstr>
  </property>
  <property fmtid="{D5CDD505-2E9C-101B-9397-08002B2CF9AE}" pid="3" name="ZOTERO_PREF_1">
    <vt:lpwstr>&lt;data data-version="3" zotero-version="6.0.36"&gt;&lt;session id="8Db5xbIH"/&gt;&lt;style id="http://www.zotero.org/styles/new-phytologist" hasBibliography="1" bibliographyStyleHasBeenSet="1"/&gt;&lt;prefs&gt;&lt;pref name="fieldType" value="Field"/&gt;&lt;pref name="automaticJournalA</vt:lpwstr>
  </property>
  <property fmtid="{D5CDD505-2E9C-101B-9397-08002B2CF9AE}" pid="4" name="ZOTERO_PREF_2">
    <vt:lpwstr>bbreviations" value="true"/&gt;&lt;/prefs&gt;&lt;/data&gt;</vt:lpwstr>
  </property>
</Properties>
</file>