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160BB" w:rsidR="00C97AD5" w:rsidP="407EA131" w:rsidRDefault="2EEBC7E4" w14:paraId="4A860096" w14:textId="7EF66E44">
      <w:pPr>
        <w:spacing w:line="480" w:lineRule="auto"/>
        <w:rPr>
          <w:lang w:val="en-US"/>
        </w:rPr>
      </w:pPr>
      <w:r w:rsidRPr="407EA131">
        <w:rPr>
          <w:b/>
          <w:bCs/>
          <w:lang w:val="en-US"/>
        </w:rPr>
        <w:t>Title</w:t>
      </w:r>
      <w:r w:rsidRPr="407EA131">
        <w:rPr>
          <w:lang w:val="en-US"/>
        </w:rPr>
        <w:t>:</w:t>
      </w:r>
      <w:r w:rsidRPr="407EA131" w:rsidR="4C19E55B">
        <w:rPr>
          <w:lang w:val="en-US"/>
        </w:rPr>
        <w:t xml:space="preserve"> </w:t>
      </w:r>
      <w:r w:rsidRPr="407EA131" w:rsidR="4C19E55B">
        <w:rPr>
          <w:b/>
          <w:bCs/>
          <w:lang w:val="en-US"/>
        </w:rPr>
        <w:t xml:space="preserve">Cations limit growth of a keystone pioneer </w:t>
      </w:r>
      <w:r w:rsidRPr="407EA131" w:rsidR="1655369C">
        <w:rPr>
          <w:b/>
          <w:bCs/>
          <w:lang w:val="en-US"/>
        </w:rPr>
        <w:t xml:space="preserve">tree </w:t>
      </w:r>
      <w:r w:rsidRPr="407EA131" w:rsidR="4C19E55B">
        <w:rPr>
          <w:b/>
          <w:bCs/>
          <w:lang w:val="en-US"/>
        </w:rPr>
        <w:t>species in Central Africa</w:t>
      </w:r>
    </w:p>
    <w:p w:rsidRPr="005160BB" w:rsidR="00FF5627" w:rsidP="00F85FC5" w:rsidRDefault="00FF5627" w14:paraId="781BCCB5" w14:textId="77777777">
      <w:pPr>
        <w:spacing w:line="480" w:lineRule="auto"/>
        <w:rPr>
          <w:rFonts w:cstheme="minorHAnsi"/>
          <w:b/>
          <w:bCs/>
          <w:lang w:val="en-US"/>
        </w:rPr>
      </w:pPr>
      <w:r w:rsidRPr="005160BB">
        <w:rPr>
          <w:rFonts w:cstheme="minorHAnsi"/>
          <w:b/>
          <w:bCs/>
          <w:lang w:val="en-US"/>
        </w:rPr>
        <w:t>Authors:</w:t>
      </w:r>
    </w:p>
    <w:p w:rsidRPr="005160BB" w:rsidR="00FF5627" w:rsidP="407EA131" w:rsidRDefault="716CC681" w14:paraId="5D892314" w14:textId="11A7FC3B">
      <w:pPr>
        <w:spacing w:line="480" w:lineRule="auto"/>
        <w:jc w:val="both"/>
        <w:rPr>
          <w:lang w:val="en-US"/>
        </w:rPr>
      </w:pPr>
      <w:r w:rsidRPr="407EA131">
        <w:rPr>
          <w:lang w:val="en-US"/>
        </w:rPr>
        <w:t>Vi</w:t>
      </w:r>
      <w:r w:rsidR="00C20659">
        <w:rPr>
          <w:lang w:val="en-US"/>
        </w:rPr>
        <w:t>ktor Van de Velde</w:t>
      </w:r>
      <w:r w:rsidRPr="407EA131">
        <w:rPr>
          <w:vertAlign w:val="superscript"/>
          <w:lang w:val="en-US"/>
        </w:rPr>
        <w:t>a,b,*</w:t>
      </w:r>
      <w:r w:rsidRPr="407EA131" w:rsidR="633D3B1A">
        <w:rPr>
          <w:lang w:val="en-US"/>
        </w:rPr>
        <w:t>,</w:t>
      </w:r>
      <w:r w:rsidRPr="407EA131" w:rsidR="66DC752A">
        <w:rPr>
          <w:lang w:val="en-US"/>
        </w:rPr>
        <w:t xml:space="preserve"> </w:t>
      </w:r>
      <w:r w:rsidRPr="407EA131" w:rsidR="633D3B1A">
        <w:rPr>
          <w:lang w:val="en-US"/>
        </w:rPr>
        <w:t>Pascal Boeckx</w:t>
      </w:r>
      <w:r w:rsidRPr="407EA131" w:rsidR="633D3B1A">
        <w:rPr>
          <w:vertAlign w:val="superscript"/>
          <w:lang w:val="en-US"/>
        </w:rPr>
        <w:t>a</w:t>
      </w:r>
      <w:r w:rsidRPr="407EA131" w:rsidR="633D3B1A">
        <w:rPr>
          <w:lang w:val="en-US"/>
        </w:rPr>
        <w:t xml:space="preserve">, </w:t>
      </w:r>
      <w:r w:rsidRPr="407EA131" w:rsidR="3B2B8896">
        <w:rPr>
          <w:lang w:val="en-US"/>
        </w:rPr>
        <w:t>Samuel Bodé</w:t>
      </w:r>
      <w:r w:rsidRPr="407EA131" w:rsidR="3B2B8896">
        <w:rPr>
          <w:vertAlign w:val="superscript"/>
          <w:lang w:val="en-US"/>
        </w:rPr>
        <w:t>a</w:t>
      </w:r>
      <w:r w:rsidRPr="407EA131" w:rsidR="3B2B8896">
        <w:rPr>
          <w:lang w:val="en-US"/>
        </w:rPr>
        <w:t xml:space="preserve">, </w:t>
      </w:r>
      <w:r w:rsidR="000F1305">
        <w:rPr>
          <w:lang w:val="en-US"/>
        </w:rPr>
        <w:t>Thomas Sibret</w:t>
      </w:r>
      <w:r w:rsidRPr="000F1305" w:rsidR="000F1305">
        <w:rPr>
          <w:vertAlign w:val="superscript"/>
          <w:lang w:val="en-US"/>
        </w:rPr>
        <w:t>a,b</w:t>
      </w:r>
      <w:r w:rsidR="000F1305">
        <w:rPr>
          <w:lang w:val="en-US"/>
        </w:rPr>
        <w:t xml:space="preserve">, </w:t>
      </w:r>
      <w:r w:rsidRPr="407EA131" w:rsidR="331212F8">
        <w:rPr>
          <w:lang w:val="en-US"/>
        </w:rPr>
        <w:t>Dries Landuyt</w:t>
      </w:r>
      <w:r w:rsidRPr="407EA131" w:rsidR="0FC56E05">
        <w:rPr>
          <w:vertAlign w:val="superscript"/>
          <w:lang w:val="en-US"/>
        </w:rPr>
        <w:t>b</w:t>
      </w:r>
      <w:r w:rsidRPr="407EA131" w:rsidR="48FA77C2">
        <w:rPr>
          <w:vertAlign w:val="superscript"/>
          <w:lang w:val="en-US"/>
        </w:rPr>
        <w:t>,c</w:t>
      </w:r>
      <w:r w:rsidRPr="407EA131" w:rsidR="0FC56E05">
        <w:rPr>
          <w:vertAlign w:val="superscript"/>
          <w:lang w:val="en-US"/>
        </w:rPr>
        <w:t>,</w:t>
      </w:r>
      <w:r w:rsidRPr="407EA131" w:rsidR="331212F8">
        <w:rPr>
          <w:lang w:val="en-US"/>
        </w:rPr>
        <w:t xml:space="preserve">, </w:t>
      </w:r>
      <w:r w:rsidRPr="407EA131">
        <w:rPr>
          <w:lang w:val="en-US"/>
        </w:rPr>
        <w:t>Jonathan Magala</w:t>
      </w:r>
      <w:r w:rsidRPr="407EA131" w:rsidR="48FA77C2">
        <w:rPr>
          <w:vertAlign w:val="superscript"/>
          <w:lang w:val="en-US"/>
        </w:rPr>
        <w:t>d</w:t>
      </w:r>
      <w:r w:rsidRPr="407EA131">
        <w:rPr>
          <w:lang w:val="en-US"/>
        </w:rPr>
        <w:t>, Joseph Mande</w:t>
      </w:r>
      <w:r w:rsidRPr="407EA131" w:rsidR="52FAB97E">
        <w:rPr>
          <w:vertAlign w:val="superscript"/>
          <w:lang w:val="en-US"/>
        </w:rPr>
        <w:t>b</w:t>
      </w:r>
      <w:r w:rsidRPr="407EA131">
        <w:rPr>
          <w:lang w:val="en-US"/>
        </w:rPr>
        <w:t>,</w:t>
      </w:r>
      <w:r w:rsidRPr="407EA131" w:rsidR="52FAB97E">
        <w:rPr>
          <w:lang w:val="en-US"/>
        </w:rPr>
        <w:t xml:space="preserve"> Ali Twaha Hassan</w:t>
      </w:r>
      <w:r w:rsidRPr="407EA131" w:rsidR="48FA77C2">
        <w:rPr>
          <w:vertAlign w:val="superscript"/>
          <w:lang w:val="en-US"/>
        </w:rPr>
        <w:t>e</w:t>
      </w:r>
      <w:r w:rsidRPr="407EA131" w:rsidR="52FAB97E">
        <w:rPr>
          <w:lang w:val="en-US"/>
        </w:rPr>
        <w:t>,</w:t>
      </w:r>
      <w:r w:rsidRPr="407EA131">
        <w:rPr>
          <w:lang w:val="en-US"/>
        </w:rPr>
        <w:t xml:space="preserve"> Isaac Makelele</w:t>
      </w:r>
      <w:r w:rsidRPr="407EA131" w:rsidR="48FA77C2">
        <w:rPr>
          <w:vertAlign w:val="superscript"/>
          <w:lang w:val="en-US"/>
        </w:rPr>
        <w:t>f</w:t>
      </w:r>
      <w:r w:rsidRPr="407EA131" w:rsidR="6A482BA2">
        <w:rPr>
          <w:lang w:val="en-US"/>
        </w:rPr>
        <w:t xml:space="preserve">, </w:t>
      </w:r>
      <w:r w:rsidRPr="407EA131" w:rsidR="39DEC63C">
        <w:rPr>
          <w:lang w:val="en-US"/>
        </w:rPr>
        <w:t>Pieter Vermeir</w:t>
      </w:r>
      <w:r w:rsidRPr="407EA131" w:rsidR="48FA77C2">
        <w:rPr>
          <w:vertAlign w:val="superscript"/>
          <w:lang w:val="en-US"/>
        </w:rPr>
        <w:t>g</w:t>
      </w:r>
      <w:r w:rsidRPr="407EA131" w:rsidR="39DEC63C">
        <w:rPr>
          <w:lang w:val="en-US"/>
        </w:rPr>
        <w:t xml:space="preserve">, </w:t>
      </w:r>
      <w:r w:rsidRPr="407EA131" w:rsidR="6A482BA2">
        <w:rPr>
          <w:lang w:val="en-US"/>
        </w:rPr>
        <w:t>Corneille Ewango</w:t>
      </w:r>
      <w:r w:rsidRPr="407EA131" w:rsidR="354FA7C2">
        <w:rPr>
          <w:vertAlign w:val="superscript"/>
          <w:lang w:val="en-US"/>
        </w:rPr>
        <w:t>h</w:t>
      </w:r>
      <w:r w:rsidRPr="407EA131">
        <w:rPr>
          <w:lang w:val="en-US"/>
        </w:rPr>
        <w:t xml:space="preserve">, </w:t>
      </w:r>
      <w:r w:rsidRPr="407EA131" w:rsidR="2891460F">
        <w:rPr>
          <w:lang w:val="en-US"/>
        </w:rPr>
        <w:t>Marijn Bauters</w:t>
      </w:r>
      <w:r w:rsidRPr="407EA131" w:rsidR="2891460F">
        <w:rPr>
          <w:vertAlign w:val="superscript"/>
          <w:lang w:val="en-US"/>
        </w:rPr>
        <w:t>b</w:t>
      </w:r>
    </w:p>
    <w:p w:rsidRPr="005160BB" w:rsidR="00FF5627" w:rsidP="00F85FC5" w:rsidRDefault="00FF5627" w14:paraId="7113A2AF" w14:textId="77777777">
      <w:pPr>
        <w:spacing w:line="480" w:lineRule="auto"/>
        <w:rPr>
          <w:rFonts w:cstheme="minorHAnsi"/>
          <w:lang w:val="en-US"/>
        </w:rPr>
      </w:pPr>
      <w:r w:rsidRPr="005160BB">
        <w:rPr>
          <w:rFonts w:cstheme="minorHAnsi"/>
          <w:vertAlign w:val="superscript"/>
          <w:lang w:val="en-US"/>
        </w:rPr>
        <w:t>*</w:t>
      </w:r>
      <w:r w:rsidRPr="005160BB">
        <w:rPr>
          <w:rFonts w:cstheme="minorHAnsi"/>
          <w:lang w:val="en-US"/>
        </w:rPr>
        <w:t xml:space="preserve">Corresponding author: </w:t>
      </w:r>
      <w:hyperlink w:history="1" r:id="rId8">
        <w:r w:rsidRPr="005160BB">
          <w:rPr>
            <w:rStyle w:val="Hyperlink"/>
            <w:rFonts w:cstheme="minorHAnsi"/>
            <w:lang w:val="en-US"/>
          </w:rPr>
          <w:t>viktor.vandevelde@ugent.be</w:t>
        </w:r>
      </w:hyperlink>
      <w:r w:rsidRPr="005160BB">
        <w:rPr>
          <w:rFonts w:cstheme="minorHAnsi"/>
          <w:lang w:val="en-US"/>
        </w:rPr>
        <w:t>, Coupure Links 653, 9000 Gent, Belgium</w:t>
      </w:r>
    </w:p>
    <w:p w:rsidRPr="005160BB" w:rsidR="00FF5627" w:rsidP="00F85FC5" w:rsidRDefault="00FF5627" w14:paraId="19550D69" w14:textId="77777777">
      <w:pPr>
        <w:spacing w:line="480" w:lineRule="auto"/>
        <w:rPr>
          <w:rFonts w:cstheme="minorHAnsi"/>
          <w:lang w:val="en-US"/>
        </w:rPr>
      </w:pPr>
    </w:p>
    <w:p w:rsidRPr="005160BB" w:rsidR="00FF5627" w:rsidP="00F85FC5" w:rsidRDefault="00FF5627" w14:paraId="6EF0361B" w14:textId="77777777">
      <w:pPr>
        <w:spacing w:line="480" w:lineRule="auto"/>
        <w:rPr>
          <w:rFonts w:cstheme="minorHAnsi"/>
          <w:b/>
          <w:bCs/>
          <w:lang w:val="en-US"/>
        </w:rPr>
      </w:pPr>
      <w:r w:rsidRPr="005160BB">
        <w:rPr>
          <w:rFonts w:cstheme="minorHAnsi"/>
          <w:b/>
          <w:bCs/>
          <w:lang w:val="en-US"/>
        </w:rPr>
        <w:t>Affiliations:</w:t>
      </w:r>
    </w:p>
    <w:p w:rsidRPr="005160BB" w:rsidR="00FF5627" w:rsidP="3715F316" w:rsidRDefault="00FF5627" w14:paraId="10589628" w14:textId="636832DA">
      <w:pPr>
        <w:spacing w:line="480" w:lineRule="auto"/>
        <w:jc w:val="both"/>
        <w:rPr>
          <w:rFonts w:cs="Calibri" w:cstheme="minorAscii"/>
          <w:lang w:val="en-US"/>
        </w:rPr>
      </w:pPr>
      <w:r w:rsidRPr="3715F316" w:rsidR="4AEBC37D">
        <w:rPr>
          <w:rFonts w:cs="Calibri" w:cstheme="minorAscii"/>
          <w:vertAlign w:val="superscript"/>
          <w:lang w:val="en-US"/>
        </w:rPr>
        <w:t>a</w:t>
      </w:r>
      <w:r w:rsidRPr="3715F316" w:rsidR="4AEBC37D">
        <w:rPr>
          <w:rFonts w:cs="Calibri" w:cstheme="minorAscii"/>
          <w:lang w:val="en-US"/>
        </w:rPr>
        <w:t xml:space="preserve"> Isotope Bioscience Laboratory – ISOFYS, Department of Green Chemistry and Technology, </w:t>
      </w:r>
      <w:ins w:author="Thomas Sibret" w:date="2025-03-12T09:35:07.441Z" w:id="1947902993">
        <w:r w:rsidRPr="3715F316" w:rsidR="4A506946">
          <w:rPr>
            <w:rFonts w:cs="Calibri" w:cstheme="minorAscii"/>
            <w:lang w:val="en-US"/>
          </w:rPr>
          <w:t xml:space="preserve">9000, </w:t>
        </w:r>
      </w:ins>
      <w:r w:rsidRPr="3715F316" w:rsidR="4AEBC37D">
        <w:rPr>
          <w:rFonts w:cs="Calibri" w:cstheme="minorAscii"/>
          <w:lang w:val="en-US"/>
        </w:rPr>
        <w:t xml:space="preserve">Ghent University, </w:t>
      </w:r>
      <w:r w:rsidRPr="3715F316" w:rsidR="4AEBC37D">
        <w:rPr>
          <w:rFonts w:cs="Calibri" w:cstheme="minorAscii"/>
          <w:lang w:val="en-US"/>
        </w:rPr>
        <w:t>Coupure</w:t>
      </w:r>
      <w:r w:rsidRPr="3715F316" w:rsidR="4AEBC37D">
        <w:rPr>
          <w:rFonts w:cs="Calibri" w:cstheme="minorAscii"/>
          <w:lang w:val="en-US"/>
        </w:rPr>
        <w:t xml:space="preserve"> Links 653, Ghent, Belgium</w:t>
      </w:r>
    </w:p>
    <w:p w:rsidR="00FF5627" w:rsidP="3715F316" w:rsidRDefault="00FF5627" w14:paraId="3185492F" w14:textId="7E3ADA2D">
      <w:pPr>
        <w:spacing w:line="480" w:lineRule="auto"/>
        <w:jc w:val="both"/>
        <w:rPr>
          <w:rFonts w:cs="Calibri" w:cstheme="minorAscii"/>
          <w:lang w:val="en-US"/>
        </w:rPr>
      </w:pPr>
      <w:r w:rsidRPr="3715F316" w:rsidR="4AEBC37D">
        <w:rPr>
          <w:rFonts w:cs="Calibri" w:cstheme="minorAscii"/>
          <w:vertAlign w:val="superscript"/>
          <w:lang w:val="en-US"/>
        </w:rPr>
        <w:t>b</w:t>
      </w:r>
      <w:r w:rsidRPr="3715F316" w:rsidR="4AEBC37D">
        <w:rPr>
          <w:rFonts w:cs="Calibri" w:cstheme="minorAscii"/>
          <w:lang w:val="en-US"/>
        </w:rPr>
        <w:t xml:space="preserve"> Q-ForestLab, Department of Environment, Ghent University, </w:t>
      </w:r>
      <w:r w:rsidRPr="3715F316" w:rsidR="4AEBC37D">
        <w:rPr>
          <w:rFonts w:cs="Calibri" w:cstheme="minorAscii"/>
          <w:lang w:val="en-US"/>
        </w:rPr>
        <w:t>Coupure</w:t>
      </w:r>
      <w:r w:rsidRPr="3715F316" w:rsidR="4AEBC37D">
        <w:rPr>
          <w:rFonts w:cs="Calibri" w:cstheme="minorAscii"/>
          <w:lang w:val="en-US"/>
        </w:rPr>
        <w:t xml:space="preserve"> Links 653,</w:t>
      </w:r>
      <w:ins w:author="Thomas Sibret" w:date="2025-03-12T09:35:11.004Z" w:id="132226485">
        <w:r w:rsidRPr="3715F316" w:rsidR="138C347B">
          <w:rPr>
            <w:rFonts w:cs="Calibri" w:cstheme="minorAscii"/>
            <w:lang w:val="en-US"/>
          </w:rPr>
          <w:t xml:space="preserve"> 9000,</w:t>
        </w:r>
      </w:ins>
      <w:r w:rsidRPr="3715F316" w:rsidR="4AEBC37D">
        <w:rPr>
          <w:rFonts w:cs="Calibri" w:cstheme="minorAscii"/>
          <w:lang w:val="en-US"/>
        </w:rPr>
        <w:t xml:space="preserve"> Ghent, Belgium</w:t>
      </w:r>
    </w:p>
    <w:p w:rsidRPr="005160BB" w:rsidR="003B4F98" w:rsidP="3715F316" w:rsidRDefault="0058564A" w14:paraId="152F1A3D" w14:textId="4BF5A4C5">
      <w:pPr>
        <w:spacing w:line="480" w:lineRule="auto"/>
        <w:jc w:val="both"/>
        <w:rPr>
          <w:rFonts w:cs="Calibri" w:cstheme="minorAscii"/>
          <w:lang w:val="en-US"/>
        </w:rPr>
      </w:pPr>
      <w:r w:rsidRPr="3715F316" w:rsidR="6A4840FC">
        <w:rPr>
          <w:rFonts w:cs="Calibri" w:cstheme="minorAscii"/>
          <w:vertAlign w:val="superscript"/>
          <w:lang w:val="en-US"/>
        </w:rPr>
        <w:t>c</w:t>
      </w:r>
      <w:r w:rsidRPr="3715F316" w:rsidR="1F530646">
        <w:rPr>
          <w:rFonts w:cs="Calibri" w:cstheme="minorAscii"/>
          <w:lang w:val="en-US"/>
        </w:rPr>
        <w:t xml:space="preserve"> </w:t>
      </w:r>
      <w:r w:rsidRPr="3715F316" w:rsidR="6A4840FC">
        <w:rPr>
          <w:rFonts w:cs="Calibri" w:cstheme="minorAscii"/>
          <w:lang w:val="en-US"/>
        </w:rPr>
        <w:t xml:space="preserve">Forest &amp; Nature Lab, Department of Environment, Ghent University, </w:t>
      </w:r>
      <w:r w:rsidRPr="3715F316" w:rsidR="6A4840FC">
        <w:rPr>
          <w:rFonts w:cs="Calibri" w:cstheme="minorAscii"/>
          <w:lang w:val="en-US"/>
        </w:rPr>
        <w:t>Geraardsbergsesteenweg</w:t>
      </w:r>
      <w:r w:rsidRPr="3715F316" w:rsidR="6A4840FC">
        <w:rPr>
          <w:rFonts w:cs="Calibri" w:cstheme="minorAscii"/>
          <w:lang w:val="en-US"/>
        </w:rPr>
        <w:t xml:space="preserve"> 267,</w:t>
      </w:r>
      <w:ins w:author="Thomas Sibret" w:date="2025-03-12T09:35:27.545Z" w:id="2075593275">
        <w:r w:rsidRPr="3715F316" w:rsidR="3FF85664">
          <w:rPr>
            <w:rFonts w:cs="Calibri" w:cstheme="minorAscii"/>
            <w:lang w:val="en-US"/>
          </w:rPr>
          <w:t xml:space="preserve"> 9090,</w:t>
        </w:r>
      </w:ins>
      <w:r w:rsidRPr="3715F316" w:rsidR="6A4840FC">
        <w:rPr>
          <w:rFonts w:cs="Calibri" w:cstheme="minorAscii"/>
          <w:lang w:val="en-US"/>
        </w:rPr>
        <w:t xml:space="preserve"> Melle-</w:t>
      </w:r>
      <w:r w:rsidRPr="3715F316" w:rsidR="6A4840FC">
        <w:rPr>
          <w:rFonts w:cs="Calibri" w:cstheme="minorAscii"/>
          <w:lang w:val="en-US"/>
        </w:rPr>
        <w:t>Gontrode</w:t>
      </w:r>
      <w:r w:rsidRPr="3715F316" w:rsidR="6A4840FC">
        <w:rPr>
          <w:rFonts w:cs="Calibri" w:cstheme="minorAscii"/>
          <w:lang w:val="en-US"/>
        </w:rPr>
        <w:t>, Belgium</w:t>
      </w:r>
    </w:p>
    <w:p w:rsidRPr="00DF2437" w:rsidR="00FF5627" w:rsidP="00F85FC5" w:rsidRDefault="00511CBD" w14:paraId="5917FFC4" w14:textId="07F45A37">
      <w:pPr>
        <w:spacing w:line="480" w:lineRule="auto"/>
        <w:jc w:val="both"/>
      </w:pPr>
      <w:r w:rsidRPr="5D9B886D">
        <w:rPr>
          <w:vertAlign w:val="superscript"/>
        </w:rPr>
        <w:t>d</w:t>
      </w:r>
      <w:r w:rsidRPr="5D9B886D" w:rsidR="00FF5627">
        <w:t xml:space="preserve"> </w:t>
      </w:r>
      <w:r w:rsidRPr="5D9B886D" w:rsidR="006C5BE1">
        <w:t>African Climate and Environment Center – Future African Savannas (AFAS), African Center of Excellence on Climate Change, Biodiversity and Sustainable Agriculture (CEA-CCBAD), Université Félix Houphouët-Boigny, 01 BPV 34 Abidjan 01, Abidjan, Côte d’Ivoire</w:t>
      </w:r>
    </w:p>
    <w:p w:rsidRPr="005160BB" w:rsidR="009B48AD" w:rsidP="00F85FC5" w:rsidRDefault="00511CBD" w14:paraId="2B160C07" w14:textId="1ACCE4EB">
      <w:pPr>
        <w:spacing w:line="480" w:lineRule="auto"/>
        <w:jc w:val="both"/>
        <w:rPr>
          <w:rFonts w:cstheme="minorHAnsi"/>
        </w:rPr>
      </w:pPr>
      <w:r>
        <w:rPr>
          <w:rFonts w:cstheme="minorHAnsi"/>
          <w:vertAlign w:val="superscript"/>
        </w:rPr>
        <w:t>e</w:t>
      </w:r>
      <w:r w:rsidRPr="005160BB" w:rsidR="00452F92">
        <w:rPr>
          <w:rFonts w:cstheme="minorHAnsi"/>
        </w:rPr>
        <w:t xml:space="preserve"> Centre de Surveillance de la Biodiversité, Université de Kisangani, </w:t>
      </w:r>
      <w:r w:rsidRPr="005160BB" w:rsidR="00AC4099">
        <w:rPr>
          <w:rFonts w:cstheme="minorHAnsi"/>
        </w:rPr>
        <w:t xml:space="preserve">04 Avenue Kithima, </w:t>
      </w:r>
      <w:r w:rsidRPr="005160BB" w:rsidR="00452F92">
        <w:rPr>
          <w:rFonts w:cstheme="minorHAnsi"/>
        </w:rPr>
        <w:t>Kisangani, Democratic Republic of the Congo</w:t>
      </w:r>
    </w:p>
    <w:p w:rsidRPr="00DF2437" w:rsidR="00FF5627" w:rsidP="00F85FC5" w:rsidRDefault="00511CBD" w14:paraId="2E7EAF6C" w14:textId="2CD6BC9D">
      <w:pPr>
        <w:spacing w:line="480" w:lineRule="auto"/>
        <w:jc w:val="both"/>
      </w:pPr>
      <w:r w:rsidRPr="5D9B886D">
        <w:rPr>
          <w:vertAlign w:val="superscript"/>
        </w:rPr>
        <w:t>f</w:t>
      </w:r>
      <w:r w:rsidRPr="5D9B886D" w:rsidR="00FF5627">
        <w:t xml:space="preserve"> Department of Biology, Université Officielle de Bukavu, Avenue Kasongo Commune d'Ibanda 1, Bukavu, Democratic Republic of the Congo</w:t>
      </w:r>
    </w:p>
    <w:p w:rsidRPr="00DF2437" w:rsidR="00452F92" w:rsidP="00F85FC5" w:rsidRDefault="00511CBD" w14:paraId="71844034" w14:textId="018711A3">
      <w:pPr>
        <w:spacing w:line="480" w:lineRule="auto"/>
        <w:jc w:val="both"/>
        <w:rPr>
          <w:lang w:val="en-US"/>
        </w:rPr>
      </w:pPr>
      <w:r w:rsidRPr="3715F316" w:rsidR="1F530646">
        <w:rPr>
          <w:vertAlign w:val="superscript"/>
          <w:lang w:val="en-US"/>
        </w:rPr>
        <w:t>g</w:t>
      </w:r>
      <w:r w:rsidRPr="3715F316" w:rsidR="1040703C">
        <w:rPr>
          <w:vertAlign w:val="superscript"/>
          <w:lang w:val="en-US"/>
        </w:rPr>
        <w:t xml:space="preserve"> </w:t>
      </w:r>
      <w:r w:rsidRPr="3715F316" w:rsidR="6402A380">
        <w:rPr>
          <w:lang w:val="en-US"/>
        </w:rPr>
        <w:t xml:space="preserve"> </w:t>
      </w:r>
      <w:r w:rsidRPr="3715F316" w:rsidR="1040703C">
        <w:rPr>
          <w:lang w:val="en-US"/>
        </w:rPr>
        <w:t>Lab</w:t>
      </w:r>
      <w:r w:rsidRPr="3715F316" w:rsidR="0741A670">
        <w:rPr>
          <w:lang w:val="en-US"/>
        </w:rPr>
        <w:t>oratory</w:t>
      </w:r>
      <w:r w:rsidRPr="3715F316" w:rsidR="1040703C">
        <w:rPr>
          <w:lang w:val="en-US"/>
        </w:rPr>
        <w:t xml:space="preserve"> for Chemical Analysis, Department of Green Chemistry and Technology, Ghent University, </w:t>
      </w:r>
      <w:r w:rsidRPr="3715F316" w:rsidR="0741A670">
        <w:rPr>
          <w:lang w:val="en-US"/>
        </w:rPr>
        <w:t>Valentin Vaerwyckweg 1</w:t>
      </w:r>
      <w:r w:rsidRPr="3715F316" w:rsidR="1040703C">
        <w:rPr>
          <w:lang w:val="en-US"/>
        </w:rPr>
        <w:t xml:space="preserve">, </w:t>
      </w:r>
      <w:ins w:author="Thomas Sibret" w:date="2025-03-12T09:35:43.662Z" w:id="441365724">
        <w:r w:rsidRPr="3715F316" w:rsidR="19DECFEC">
          <w:rPr>
            <w:lang w:val="en-US"/>
          </w:rPr>
          <w:t xml:space="preserve">9000, </w:t>
        </w:r>
      </w:ins>
      <w:r w:rsidRPr="3715F316" w:rsidR="1040703C">
        <w:rPr>
          <w:lang w:val="en-US"/>
        </w:rPr>
        <w:t>Ghent, Belgium</w:t>
      </w:r>
    </w:p>
    <w:p w:rsidRPr="00DF2437" w:rsidR="00FF5627" w:rsidP="00F85FC5" w:rsidRDefault="00511CBD" w14:paraId="18A0A84E" w14:textId="412190AA">
      <w:pPr>
        <w:spacing w:line="480" w:lineRule="auto"/>
        <w:jc w:val="both"/>
        <w:rPr>
          <w:b/>
        </w:rPr>
      </w:pPr>
      <w:r w:rsidRPr="5D9B886D">
        <w:rPr>
          <w:vertAlign w:val="superscript"/>
        </w:rPr>
        <w:t>h</w:t>
      </w:r>
      <w:r w:rsidRPr="5D9B886D" w:rsidR="00B04811">
        <w:t xml:space="preserve"> </w:t>
      </w:r>
      <w:r w:rsidRPr="5D9B886D" w:rsidR="00FF6382">
        <w:t>Faculté de Gestion de Ressources Naturelles Renouvelables, Université de Kisangani, 04 Avenue Kithima, Kisangani, Democratic Republic of the Congo</w:t>
      </w:r>
    </w:p>
    <w:p w:rsidRPr="00DF2437" w:rsidR="006B1E3C" w:rsidP="00F85FC5" w:rsidRDefault="006B1E3C" w14:paraId="6D30C24C" w14:textId="77777777">
      <w:pPr>
        <w:spacing w:line="480" w:lineRule="auto"/>
        <w:rPr>
          <w:rFonts w:cstheme="minorHAnsi"/>
          <w:b/>
        </w:rPr>
      </w:pPr>
    </w:p>
    <w:p w:rsidRPr="00DF2437" w:rsidR="006C6532" w:rsidP="00F85FC5" w:rsidRDefault="006C6532" w14:paraId="671C03AF" w14:textId="77777777">
      <w:pPr>
        <w:spacing w:line="480" w:lineRule="auto"/>
        <w:rPr>
          <w:rFonts w:cstheme="minorHAnsi"/>
          <w:b/>
        </w:rPr>
      </w:pPr>
    </w:p>
    <w:p w:rsidRPr="005160BB" w:rsidR="006B1E3C" w:rsidP="00F85FC5" w:rsidRDefault="006B1E3C" w14:paraId="7C391665" w14:textId="608F1BF7">
      <w:pPr>
        <w:spacing w:line="480" w:lineRule="auto"/>
        <w:rPr>
          <w:rFonts w:cstheme="minorHAnsi"/>
          <w:b/>
          <w:bCs/>
          <w:lang w:val="en-US"/>
        </w:rPr>
      </w:pPr>
      <w:r w:rsidRPr="005160BB">
        <w:rPr>
          <w:rFonts w:cstheme="minorHAnsi"/>
          <w:b/>
          <w:bCs/>
          <w:lang w:val="en-US"/>
        </w:rPr>
        <w:t>Reviewer options:</w:t>
      </w:r>
    </w:p>
    <w:p w:rsidRPr="005160BB" w:rsidR="00685A46" w:rsidP="407EA131" w:rsidRDefault="61A78DDF" w14:paraId="2CBAF628" w14:textId="77777777">
      <w:pPr>
        <w:spacing w:line="480" w:lineRule="auto"/>
        <w:rPr>
          <w:lang w:val="en-US"/>
        </w:rPr>
      </w:pPr>
      <w:r w:rsidRPr="407EA131">
        <w:rPr>
          <w:lang w:val="en-US"/>
        </w:rPr>
        <w:t>- David Burslem</w:t>
      </w:r>
    </w:p>
    <w:p w:rsidRPr="005160BB" w:rsidR="00685A46" w:rsidP="00F85FC5" w:rsidRDefault="00685A46" w14:paraId="61802AD3" w14:textId="3AA9B7CB">
      <w:pPr>
        <w:spacing w:line="480" w:lineRule="auto"/>
        <w:rPr>
          <w:rFonts w:cstheme="minorHAnsi"/>
          <w:lang w:val="en-US"/>
        </w:rPr>
      </w:pPr>
      <w:r w:rsidRPr="005160BB">
        <w:rPr>
          <w:rFonts w:cstheme="minorHAnsi"/>
          <w:lang w:val="en-US"/>
        </w:rPr>
        <w:t xml:space="preserve">- </w:t>
      </w:r>
      <w:r w:rsidR="007D43AE">
        <w:rPr>
          <w:rFonts w:cstheme="minorHAnsi"/>
          <w:lang w:val="en-US"/>
        </w:rPr>
        <w:t>Joe Wright</w:t>
      </w:r>
    </w:p>
    <w:p w:rsidRPr="005160BB" w:rsidR="00807204" w:rsidP="3715F316" w:rsidRDefault="00685A46" w14:paraId="4E600C9A" w14:textId="4162094F">
      <w:pPr>
        <w:spacing w:line="480" w:lineRule="auto"/>
        <w:rPr>
          <w:rFonts w:cs="Calibri" w:cstheme="minorAscii"/>
          <w:lang w:val="en-US"/>
        </w:rPr>
      </w:pPr>
      <w:r w:rsidRPr="3715F316" w:rsidR="48106B33">
        <w:rPr>
          <w:rFonts w:cs="Calibri" w:cstheme="minorAscii"/>
          <w:lang w:val="en-US"/>
        </w:rPr>
        <w:t>-</w:t>
      </w:r>
      <w:del w:author="Marijn Bauters" w:date="2025-03-12T19:26:45.773Z" w:id="1902817761">
        <w:r w:rsidRPr="3715F316" w:rsidDel="48106B33">
          <w:rPr>
            <w:rFonts w:cs="Calibri" w:cstheme="minorAscii"/>
            <w:lang w:val="en-US"/>
          </w:rPr>
          <w:delText xml:space="preserve"> …</w:delText>
        </w:r>
      </w:del>
      <w:r w:rsidRPr="3715F316">
        <w:rPr>
          <w:rFonts w:cs="Calibri" w:cstheme="minorAscii"/>
          <w:lang w:val="en-US"/>
        </w:rPr>
        <w:br w:type="page"/>
      </w:r>
    </w:p>
    <w:p w:rsidRPr="005160BB" w:rsidR="00BF0AEB" w:rsidP="00F85FC5" w:rsidRDefault="00BF0AEB" w14:paraId="3F94E2D1" w14:textId="3B15CCD6">
      <w:pPr>
        <w:spacing w:line="480" w:lineRule="auto"/>
        <w:rPr>
          <w:rFonts w:cstheme="minorHAnsi"/>
          <w:b/>
          <w:bCs/>
          <w:lang w:val="en-US"/>
        </w:rPr>
      </w:pPr>
      <w:r w:rsidRPr="005160BB">
        <w:rPr>
          <w:rFonts w:cstheme="minorHAnsi"/>
          <w:b/>
          <w:bCs/>
          <w:lang w:val="en-US"/>
        </w:rPr>
        <w:t xml:space="preserve">Keywords: </w:t>
      </w:r>
    </w:p>
    <w:p w:rsidRPr="00426FA2" w:rsidR="00807204" w:rsidP="00F85FC5" w:rsidRDefault="00FC0FC5" w14:paraId="524DE21F" w14:textId="2A1C8A1C">
      <w:pPr>
        <w:spacing w:line="480" w:lineRule="auto"/>
        <w:rPr>
          <w:rFonts w:cstheme="minorHAnsi"/>
          <w:lang w:val="en-US"/>
        </w:rPr>
      </w:pPr>
      <w:r w:rsidRPr="005160BB">
        <w:rPr>
          <w:rFonts w:cstheme="minorHAnsi"/>
          <w:lang w:val="en-US"/>
        </w:rPr>
        <w:t xml:space="preserve">Secondary forest, </w:t>
      </w:r>
      <w:r w:rsidRPr="005160BB" w:rsidR="00981E22">
        <w:rPr>
          <w:rFonts w:cstheme="minorHAnsi"/>
          <w:lang w:val="en-US"/>
        </w:rPr>
        <w:t xml:space="preserve">Nutrient limitation, Cations, </w:t>
      </w:r>
      <w:r w:rsidRPr="005160BB" w:rsidR="003F715D">
        <w:rPr>
          <w:rFonts w:cstheme="minorHAnsi"/>
          <w:lang w:val="en-US"/>
        </w:rPr>
        <w:t>Slash-and-burn agriculture, Nutrient cycling, Africa</w:t>
      </w:r>
      <w:r w:rsidRPr="005160BB" w:rsidR="00EF3AC2">
        <w:rPr>
          <w:rFonts w:cstheme="minorHAnsi"/>
          <w:lang w:val="en-US"/>
        </w:rPr>
        <w:t xml:space="preserve">, Congo </w:t>
      </w:r>
      <w:r w:rsidR="00C4788B">
        <w:rPr>
          <w:rFonts w:cstheme="minorHAnsi"/>
          <w:lang w:val="en-US"/>
        </w:rPr>
        <w:t>b</w:t>
      </w:r>
      <w:r w:rsidRPr="005160BB" w:rsidR="007D75A5">
        <w:rPr>
          <w:rFonts w:cstheme="minorHAnsi"/>
          <w:lang w:val="en-US"/>
        </w:rPr>
        <w:t>asin</w:t>
      </w:r>
    </w:p>
    <w:p w:rsidRPr="005160BB" w:rsidR="000B0EC4" w:rsidP="00F85FC5" w:rsidRDefault="000B0EC4" w14:paraId="34C3DBD1" w14:textId="189C0C22">
      <w:pPr>
        <w:spacing w:line="480" w:lineRule="auto"/>
        <w:rPr>
          <w:rFonts w:cstheme="minorHAnsi"/>
          <w:b/>
          <w:bCs/>
          <w:lang w:val="en-US"/>
        </w:rPr>
      </w:pPr>
    </w:p>
    <w:p w:rsidRPr="005160BB" w:rsidR="006324E7" w:rsidP="00F85FC5" w:rsidRDefault="006324E7" w14:paraId="49F26368" w14:textId="2D7B1F37">
      <w:pPr>
        <w:spacing w:line="480" w:lineRule="auto"/>
        <w:rPr>
          <w:rFonts w:cstheme="minorHAnsi"/>
          <w:b/>
          <w:bCs/>
          <w:lang w:val="en-US"/>
        </w:rPr>
      </w:pPr>
      <w:r w:rsidRPr="005160BB">
        <w:rPr>
          <w:rFonts w:cstheme="minorHAnsi"/>
          <w:b/>
          <w:bCs/>
          <w:lang w:val="en-US"/>
        </w:rPr>
        <w:t>Abstract</w:t>
      </w:r>
    </w:p>
    <w:p w:rsidRPr="005160BB" w:rsidR="00A9333C" w:rsidP="407EA131" w:rsidRDefault="723013CB" w14:paraId="71A849DB" w14:textId="4FA8B5B7">
      <w:pPr>
        <w:spacing w:line="480" w:lineRule="auto"/>
        <w:jc w:val="both"/>
        <w:rPr>
          <w:lang w:val="en-US"/>
        </w:rPr>
      </w:pPr>
      <w:r w:rsidRPr="3715F316" w:rsidR="2EF60C8A">
        <w:rPr>
          <w:lang w:val="en-US"/>
        </w:rPr>
        <w:t xml:space="preserve">Tropical forests in central Africa </w:t>
      </w:r>
      <w:del w:author="Marijn Bauters" w:date="2025-03-12T19:27:22.676Z" w:id="349132276">
        <w:r w:rsidRPr="3715F316" w:rsidDel="2EF60C8A">
          <w:rPr>
            <w:lang w:val="en-US"/>
          </w:rPr>
          <w:delText xml:space="preserve">face </w:delText>
        </w:r>
      </w:del>
      <w:ins w:author="Marijn Bauters" w:date="2025-03-12T19:27:36.227Z" w:id="1035868513">
        <w:r w:rsidRPr="3715F316" w:rsidR="668103DD">
          <w:rPr>
            <w:lang w:val="en-US"/>
          </w:rPr>
          <w:t xml:space="preserve">are under </w:t>
        </w:r>
      </w:ins>
      <w:del w:author="Marijn Bauters" w:date="2025-03-12T19:27:22.676Z" w:id="155636309">
        <w:r w:rsidRPr="3715F316" w:rsidDel="4A1F1EE3">
          <w:rPr>
            <w:lang w:val="en-US"/>
          </w:rPr>
          <w:delText>dominant</w:delText>
        </w:r>
        <w:r w:rsidRPr="3715F316" w:rsidDel="2EF60C8A">
          <w:rPr>
            <w:lang w:val="en-US"/>
          </w:rPr>
          <w:delText xml:space="preserve"> </w:delText>
        </w:r>
      </w:del>
      <w:ins w:author="Marijn Bauters" w:date="2025-03-12T19:27:24.279Z" w:id="684101634">
        <w:r w:rsidRPr="3715F316" w:rsidR="708B7F6B">
          <w:rPr>
            <w:lang w:val="en-US"/>
          </w:rPr>
          <w:t xml:space="preserve">increasing </w:t>
        </w:r>
      </w:ins>
      <w:r w:rsidRPr="3715F316" w:rsidR="2EF60C8A">
        <w:rPr>
          <w:lang w:val="en-US"/>
        </w:rPr>
        <w:t>pressure</w:t>
      </w:r>
      <w:del w:author="Marijn Bauters" w:date="2025-03-12T19:27:32.33Z" w:id="594728">
        <w:r w:rsidRPr="3715F316" w:rsidDel="2EF60C8A">
          <w:rPr>
            <w:lang w:val="en-US"/>
          </w:rPr>
          <w:delText>s</w:delText>
        </w:r>
      </w:del>
      <w:r w:rsidRPr="3715F316" w:rsidR="2EF60C8A">
        <w:rPr>
          <w:lang w:val="en-US"/>
        </w:rPr>
        <w:t xml:space="preserve"> from </w:t>
      </w:r>
      <w:commentRangeStart w:id="1947530780"/>
      <w:r w:rsidRPr="3715F316" w:rsidR="4579A549">
        <w:rPr>
          <w:lang w:val="en-US"/>
        </w:rPr>
        <w:t>shifting cultivation</w:t>
      </w:r>
      <w:commentRangeEnd w:id="1947530780"/>
      <w:r>
        <w:rPr>
          <w:rStyle w:val="CommentReference"/>
        </w:rPr>
        <w:commentReference w:id="1947530780"/>
      </w:r>
      <w:r w:rsidRPr="3715F316" w:rsidR="79E97778">
        <w:rPr>
          <w:lang w:val="en-US"/>
        </w:rPr>
        <w:t xml:space="preserve"> and </w:t>
      </w:r>
      <w:r w:rsidRPr="3715F316" w:rsidR="4579A549">
        <w:rPr>
          <w:lang w:val="en-US"/>
        </w:rPr>
        <w:t>charcoal production</w:t>
      </w:r>
      <w:r w:rsidRPr="3715F316" w:rsidR="79E97778">
        <w:rPr>
          <w:lang w:val="en-US"/>
        </w:rPr>
        <w:t xml:space="preserve">. </w:t>
      </w:r>
      <w:r w:rsidRPr="3715F316" w:rsidR="57322828">
        <w:rPr>
          <w:lang w:val="en-US"/>
        </w:rPr>
        <w:t>Earlier studies have shown that this</w:t>
      </w:r>
      <w:r w:rsidRPr="3715F316" w:rsidR="2EF60C8A">
        <w:rPr>
          <w:lang w:val="en-US"/>
        </w:rPr>
        <w:t xml:space="preserve"> land-use </w:t>
      </w:r>
      <w:r w:rsidRPr="3715F316" w:rsidR="1293189C">
        <w:rPr>
          <w:lang w:val="en-US"/>
        </w:rPr>
        <w:t>system</w:t>
      </w:r>
      <w:r w:rsidRPr="3715F316" w:rsidR="2EF60C8A">
        <w:rPr>
          <w:lang w:val="en-US"/>
        </w:rPr>
        <w:t xml:space="preserve"> is depleting soil nutrients, </w:t>
      </w:r>
      <w:r w:rsidRPr="3715F316" w:rsidR="3A3BFC6D">
        <w:rPr>
          <w:lang w:val="en-US"/>
        </w:rPr>
        <w:t xml:space="preserve">which might </w:t>
      </w:r>
      <w:del w:author="Marijn Bauters" w:date="2025-03-12T19:27:54.964Z" w:id="1601311872">
        <w:r w:rsidRPr="3715F316" w:rsidDel="3A3BFC6D">
          <w:rPr>
            <w:lang w:val="en-US"/>
          </w:rPr>
          <w:delText>undermine</w:delText>
        </w:r>
        <w:r w:rsidRPr="3715F316" w:rsidDel="2EF60C8A">
          <w:rPr>
            <w:lang w:val="en-US"/>
          </w:rPr>
          <w:delText xml:space="preserve"> </w:delText>
        </w:r>
        <w:r w:rsidRPr="3715F316" w:rsidDel="36A9BE43">
          <w:rPr>
            <w:lang w:val="en-US"/>
          </w:rPr>
          <w:delText xml:space="preserve">natural </w:delText>
        </w:r>
        <w:r w:rsidRPr="3715F316" w:rsidDel="2EF60C8A">
          <w:rPr>
            <w:lang w:val="en-US"/>
          </w:rPr>
          <w:delText>forest</w:delText>
        </w:r>
      </w:del>
      <w:ins w:author="Marijn Bauters" w:date="2025-03-12T19:27:59.598Z" w:id="120484067">
        <w:r w:rsidRPr="3715F316" w:rsidR="70E3929D">
          <w:rPr>
            <w:lang w:val="en-US"/>
          </w:rPr>
          <w:t>in</w:t>
        </w:r>
      </w:ins>
      <w:ins w:author="Pascal Boeckx" w:date="2025-03-13T08:01:01.478Z" w:id="1211354543">
        <w:r w:rsidRPr="3715F316" w:rsidR="7ACC6E63">
          <w:rPr>
            <w:lang w:val="en-US"/>
          </w:rPr>
          <w:t xml:space="preserve"> in</w:t>
        </w:r>
      </w:ins>
      <w:ins w:author="Marijn Bauters" w:date="2025-03-12T19:27:59.598Z" w:id="787720298">
        <w:r w:rsidRPr="3715F316" w:rsidR="70E3929D">
          <w:rPr>
            <w:lang w:val="en-US"/>
          </w:rPr>
          <w:t xml:space="preserve"> turn be essential to s</w:t>
        </w:r>
      </w:ins>
      <w:ins w:author="Marijn Bauters" w:date="2025-03-12T19:28:09.188Z" w:id="1081450693">
        <w:r w:rsidRPr="3715F316" w:rsidR="70E3929D">
          <w:rPr>
            <w:lang w:val="en-US"/>
          </w:rPr>
          <w:t xml:space="preserve">ustain primary </w:t>
        </w:r>
      </w:ins>
      <w:commentRangeStart w:id="907522565"/>
      <w:ins w:author="Marijn Bauters" w:date="2025-03-12T19:28:09.188Z" w:id="681459145">
        <w:r w:rsidRPr="3715F316" w:rsidR="70E3929D">
          <w:rPr>
            <w:lang w:val="en-US"/>
          </w:rPr>
          <w:t>productivity a</w:t>
        </w:r>
      </w:ins>
      <w:commentRangeEnd w:id="907522565"/>
      <w:r>
        <w:rPr>
          <w:rStyle w:val="CommentReference"/>
        </w:rPr>
        <w:commentReference w:id="907522565"/>
      </w:r>
      <w:ins w:author="Marijn Bauters" w:date="2025-03-12T19:28:09.188Z" w:id="90873044">
        <w:r w:rsidRPr="3715F316" w:rsidR="70E3929D">
          <w:rPr>
            <w:lang w:val="en-US"/>
          </w:rPr>
          <w:t>nd hence forest</w:t>
        </w:r>
      </w:ins>
      <w:r w:rsidRPr="3715F316" w:rsidR="2EF60C8A">
        <w:rPr>
          <w:lang w:val="en-US"/>
        </w:rPr>
        <w:t xml:space="preserve"> </w:t>
      </w:r>
      <w:r w:rsidRPr="3715F316" w:rsidR="57322828">
        <w:rPr>
          <w:lang w:val="en-US"/>
        </w:rPr>
        <w:t>regrowth</w:t>
      </w:r>
      <w:r w:rsidRPr="3715F316" w:rsidR="2EF60C8A">
        <w:rPr>
          <w:lang w:val="en-US"/>
        </w:rPr>
        <w:t xml:space="preserve">. </w:t>
      </w:r>
      <w:r w:rsidRPr="3715F316" w:rsidR="4F963D43">
        <w:rPr>
          <w:lang w:val="en-US"/>
        </w:rPr>
        <w:t xml:space="preserve">To explore </w:t>
      </w:r>
      <w:r w:rsidRPr="3715F316" w:rsidR="4464DDAF">
        <w:rPr>
          <w:lang w:val="en-US"/>
        </w:rPr>
        <w:t xml:space="preserve">if and which nutrients potentially limit </w:t>
      </w:r>
      <w:r w:rsidRPr="3715F316" w:rsidR="2C29D265">
        <w:rPr>
          <w:lang w:val="en-US"/>
        </w:rPr>
        <w:t>tree</w:t>
      </w:r>
      <w:r w:rsidRPr="3715F316" w:rsidR="4464DDAF">
        <w:rPr>
          <w:lang w:val="en-US"/>
        </w:rPr>
        <w:t xml:space="preserve"> growth</w:t>
      </w:r>
      <w:r w:rsidRPr="3715F316" w:rsidR="4F963D43">
        <w:rPr>
          <w:lang w:val="en-US"/>
        </w:rPr>
        <w:t xml:space="preserve">, we conducted a </w:t>
      </w:r>
      <w:ins w:author="Pascal Boeckx" w:date="2025-03-13T08:01:57.351Z" w:id="1998161468">
        <w:r w:rsidRPr="3715F316" w:rsidR="69C45E71">
          <w:rPr>
            <w:lang w:val="en-US"/>
          </w:rPr>
          <w:t>full fa</w:t>
        </w:r>
      </w:ins>
      <w:ins w:author="Pascal Boeckx" w:date="2025-03-13T08:02:13.119Z" w:id="1066796520">
        <w:r w:rsidRPr="3715F316" w:rsidR="67D5068D">
          <w:rPr>
            <w:lang w:val="en-US"/>
          </w:rPr>
          <w:t>t</w:t>
        </w:r>
      </w:ins>
      <w:ins w:author="Pascal Boeckx" w:date="2025-03-13T08:01:57.351Z" w:id="804167307">
        <w:r w:rsidRPr="3715F316" w:rsidR="69C45E71">
          <w:rPr>
            <w:lang w:val="en-US"/>
          </w:rPr>
          <w:t>or</w:t>
        </w:r>
        <w:r w:rsidRPr="3715F316" w:rsidR="69C45E71">
          <w:rPr>
            <w:lang w:val="en-US"/>
          </w:rPr>
          <w:t>i</w:t>
        </w:r>
      </w:ins>
      <w:ins w:author="Pascal Boeckx" w:date="2025-03-13T08:02:00.923Z" w:id="1369887813">
        <w:r w:rsidRPr="3715F316" w:rsidR="69C45E71">
          <w:rPr>
            <w:lang w:val="en-US"/>
          </w:rPr>
          <w:t>a</w:t>
        </w:r>
      </w:ins>
      <w:ins w:author="Pascal Boeckx" w:date="2025-03-13T08:01:57.351Z" w:id="1679471946">
        <w:r w:rsidRPr="3715F316" w:rsidR="69C45E71">
          <w:rPr>
            <w:lang w:val="en-US"/>
          </w:rPr>
          <w:t xml:space="preserve">l </w:t>
        </w:r>
      </w:ins>
      <w:r w:rsidRPr="3715F316" w:rsidR="4F963D43">
        <w:rPr>
          <w:lang w:val="en-US"/>
        </w:rPr>
        <w:t xml:space="preserve">pot </w:t>
      </w:r>
      <w:ins w:author="Pascal Boeckx" w:date="2025-03-13T08:02:03.085Z" w:id="1354479835">
        <w:r w:rsidRPr="3715F316" w:rsidR="456CA80E">
          <w:rPr>
            <w:lang w:val="en-US"/>
          </w:rPr>
          <w:t>trial</w:t>
        </w:r>
      </w:ins>
      <w:del w:author="Pascal Boeckx" w:date="2025-03-13T08:02:05.144Z" w:id="163752945">
        <w:r w:rsidRPr="3715F316" w:rsidDel="4F963D43">
          <w:rPr>
            <w:lang w:val="en-US"/>
          </w:rPr>
          <w:delText>experiment</w:delText>
        </w:r>
      </w:del>
      <w:r w:rsidRPr="3715F316" w:rsidR="4F963D43">
        <w:rPr>
          <w:lang w:val="en-US"/>
        </w:rPr>
        <w:t xml:space="preserve"> using </w:t>
      </w:r>
      <w:r w:rsidRPr="3715F316" w:rsidR="4F963D43">
        <w:rPr>
          <w:i w:val="1"/>
          <w:iCs w:val="1"/>
          <w:lang w:val="en-US"/>
        </w:rPr>
        <w:t>Musanga</w:t>
      </w:r>
      <w:r w:rsidRPr="3715F316" w:rsidR="4F963D43">
        <w:rPr>
          <w:i w:val="1"/>
          <w:iCs w:val="1"/>
          <w:lang w:val="en-US"/>
        </w:rPr>
        <w:t xml:space="preserve"> </w:t>
      </w:r>
      <w:r w:rsidRPr="3715F316" w:rsidR="4F963D43">
        <w:rPr>
          <w:i w:val="1"/>
          <w:iCs w:val="1"/>
          <w:lang w:val="en-US"/>
        </w:rPr>
        <w:t>cecropioides</w:t>
      </w:r>
      <w:r w:rsidRPr="3715F316" w:rsidR="4F963D43">
        <w:rPr>
          <w:lang w:val="en-US"/>
        </w:rPr>
        <w:t xml:space="preserve">, a </w:t>
      </w:r>
      <w:r w:rsidRPr="3715F316" w:rsidR="006746AA">
        <w:rPr>
          <w:lang w:val="en-US"/>
        </w:rPr>
        <w:t xml:space="preserve">keystone </w:t>
      </w:r>
      <w:r w:rsidRPr="3715F316" w:rsidR="4F963D43">
        <w:rPr>
          <w:lang w:val="en-US"/>
        </w:rPr>
        <w:t>pioneer species that plays a critical role in forest</w:t>
      </w:r>
      <w:r w:rsidRPr="3715F316" w:rsidR="7312715E">
        <w:rPr>
          <w:lang w:val="en-US"/>
        </w:rPr>
        <w:t xml:space="preserve"> or fallow</w:t>
      </w:r>
      <w:r w:rsidRPr="3715F316" w:rsidR="4F963D43">
        <w:rPr>
          <w:lang w:val="en-US"/>
        </w:rPr>
        <w:t xml:space="preserve"> establishment following agricultural abandonment in the Congo </w:t>
      </w:r>
      <w:r w:rsidRPr="3715F316" w:rsidR="06F417D7">
        <w:rPr>
          <w:lang w:val="en-US"/>
        </w:rPr>
        <w:t>b</w:t>
      </w:r>
      <w:r w:rsidRPr="3715F316" w:rsidR="4F963D43">
        <w:rPr>
          <w:lang w:val="en-US"/>
        </w:rPr>
        <w:t>asin.</w:t>
      </w:r>
      <w:r w:rsidRPr="3715F316" w:rsidR="006746AA">
        <w:rPr>
          <w:lang w:val="en-US"/>
        </w:rPr>
        <w:t xml:space="preserve"> </w:t>
      </w:r>
      <w:r w:rsidRPr="3715F316" w:rsidR="2D5AA061">
        <w:rPr>
          <w:lang w:val="en-US"/>
        </w:rPr>
        <w:t xml:space="preserve">Nutrient treatments involved the addition of nitrogen (N), phosphorus (P), and </w:t>
      </w:r>
      <w:r w:rsidRPr="3715F316" w:rsidR="3DDDBB7A">
        <w:rPr>
          <w:lang w:val="en-US"/>
        </w:rPr>
        <w:t>a combined cation treatment (</w:t>
      </w:r>
      <w:r w:rsidRPr="3715F316" w:rsidR="0FC6CEC7">
        <w:rPr>
          <w:lang w:val="en-US"/>
        </w:rPr>
        <w:t>calcium</w:t>
      </w:r>
      <w:r w:rsidRPr="3715F316" w:rsidR="3DDDBB7A">
        <w:rPr>
          <w:lang w:val="en-US"/>
        </w:rPr>
        <w:t xml:space="preserve">, </w:t>
      </w:r>
      <w:r w:rsidRPr="3715F316" w:rsidR="0FC6CEC7">
        <w:rPr>
          <w:lang w:val="en-US"/>
        </w:rPr>
        <w:t>magnesium</w:t>
      </w:r>
      <w:r w:rsidRPr="3715F316" w:rsidR="3DDDBB7A">
        <w:rPr>
          <w:lang w:val="en-US"/>
        </w:rPr>
        <w:t xml:space="preserve">, and </w:t>
      </w:r>
      <w:r w:rsidRPr="3715F316" w:rsidR="0FC6CEC7">
        <w:rPr>
          <w:lang w:val="en-US"/>
        </w:rPr>
        <w:t>potassium</w:t>
      </w:r>
      <w:r w:rsidRPr="3715F316" w:rsidR="3DDDBB7A">
        <w:rPr>
          <w:lang w:val="en-US"/>
        </w:rPr>
        <w:t>)</w:t>
      </w:r>
      <w:del w:author="Marijn Bauters" w:date="2025-03-12T19:31:18.452Z" w:id="1354397999">
        <w:r w:rsidRPr="3715F316" w:rsidDel="3DDDBB7A">
          <w:rPr>
            <w:lang w:val="en-US"/>
          </w:rPr>
          <w:delText xml:space="preserve"> in a factorial </w:delText>
        </w:r>
        <w:r w:rsidRPr="3715F316" w:rsidDel="3DDDBB7A">
          <w:rPr>
            <w:lang w:val="en-US"/>
          </w:rPr>
          <w:delText>setup</w:delText>
        </w:r>
      </w:del>
      <w:ins w:author="Marijn Bauters" w:date="2025-03-12T19:31:22.579Z" w:id="1292595061">
        <w:r w:rsidRPr="3715F316" w:rsidR="588E92FD">
          <w:rPr>
            <w:lang w:val="en-US"/>
          </w:rPr>
          <w:t>and</w:t>
        </w:r>
        <w:r w:rsidRPr="3715F316" w:rsidR="588E92FD">
          <w:rPr>
            <w:lang w:val="en-US"/>
          </w:rPr>
          <w:t xml:space="preserve"> their combinations</w:t>
        </w:r>
      </w:ins>
      <w:r w:rsidRPr="3715F316" w:rsidR="3DDDBB7A">
        <w:rPr>
          <w:lang w:val="en-US"/>
        </w:rPr>
        <w:t>.</w:t>
      </w:r>
    </w:p>
    <w:p w:rsidRPr="005160BB" w:rsidR="00863A32" w:rsidP="407EA131" w:rsidRDefault="355288A7" w14:paraId="23091378" w14:textId="24B9EF65">
      <w:pPr>
        <w:spacing w:line="480" w:lineRule="auto"/>
        <w:jc w:val="both"/>
        <w:rPr>
          <w:lang w:val="en-US"/>
        </w:rPr>
      </w:pPr>
      <w:r w:rsidRPr="3715F316" w:rsidR="7E0F447B">
        <w:rPr>
          <w:lang w:val="en-US"/>
        </w:rPr>
        <w:t xml:space="preserve">Our results </w:t>
      </w:r>
      <w:r w:rsidRPr="3715F316" w:rsidR="7E0F447B">
        <w:rPr>
          <w:lang w:val="en-US"/>
        </w:rPr>
        <w:t>demonstrated</w:t>
      </w:r>
      <w:r w:rsidRPr="3715F316" w:rsidR="7E0F447B">
        <w:rPr>
          <w:lang w:val="en-US"/>
        </w:rPr>
        <w:t xml:space="preserve"> that the addition of </w:t>
      </w:r>
      <w:r w:rsidRPr="3715F316" w:rsidR="7ED39A4B">
        <w:rPr>
          <w:lang w:val="en-US"/>
        </w:rPr>
        <w:t xml:space="preserve">nutrient </w:t>
      </w:r>
      <w:r w:rsidRPr="3715F316" w:rsidR="7E0F447B">
        <w:rPr>
          <w:lang w:val="en-US"/>
        </w:rPr>
        <w:t xml:space="preserve">cations </w:t>
      </w:r>
      <w:r w:rsidRPr="3715F316" w:rsidR="694A4E8F">
        <w:rPr>
          <w:lang w:val="en-US"/>
        </w:rPr>
        <w:t xml:space="preserve">with or without N or P </w:t>
      </w:r>
      <w:r w:rsidRPr="3715F316" w:rsidR="7E0F447B">
        <w:rPr>
          <w:lang w:val="en-US"/>
        </w:rPr>
        <w:t xml:space="preserve">significantly increased </w:t>
      </w:r>
      <w:r w:rsidRPr="3715F316" w:rsidR="6EE8B5C5">
        <w:rPr>
          <w:lang w:val="en-US"/>
        </w:rPr>
        <w:t>tree</w:t>
      </w:r>
      <w:r w:rsidRPr="3715F316" w:rsidR="7E0F447B">
        <w:rPr>
          <w:lang w:val="en-US"/>
        </w:rPr>
        <w:t xml:space="preserve"> growth over the course of one year, with final </w:t>
      </w:r>
      <w:r w:rsidRPr="3715F316" w:rsidR="7C5A331D">
        <w:rPr>
          <w:lang w:val="en-US"/>
        </w:rPr>
        <w:t xml:space="preserve">tree </w:t>
      </w:r>
      <w:r w:rsidRPr="3715F316" w:rsidR="7E0F447B">
        <w:rPr>
          <w:lang w:val="en-US"/>
        </w:rPr>
        <w:t xml:space="preserve">diameter and height </w:t>
      </w:r>
      <w:r w:rsidRPr="3715F316" w:rsidR="773C5EB3">
        <w:rPr>
          <w:lang w:val="en-US"/>
        </w:rPr>
        <w:t>increasing</w:t>
      </w:r>
      <w:r w:rsidRPr="3715F316" w:rsidR="7E0F447B">
        <w:rPr>
          <w:lang w:val="en-US"/>
        </w:rPr>
        <w:t xml:space="preserve"> up to </w:t>
      </w:r>
      <w:r w:rsidRPr="3715F316" w:rsidR="7E0F447B">
        <w:rPr>
          <w:lang w:val="en-US"/>
        </w:rPr>
        <w:t>76</w:t>
      </w:r>
      <w:r w:rsidRPr="3715F316" w:rsidR="38338003">
        <w:rPr>
          <w:lang w:val="en-US"/>
        </w:rPr>
        <w:t xml:space="preserve"> %</w:t>
      </w:r>
      <w:r w:rsidRPr="3715F316" w:rsidR="7E0F447B">
        <w:rPr>
          <w:lang w:val="en-US"/>
        </w:rPr>
        <w:t xml:space="preserve"> and 122</w:t>
      </w:r>
      <w:r w:rsidRPr="3715F316" w:rsidR="38338003">
        <w:rPr>
          <w:lang w:val="en-US"/>
        </w:rPr>
        <w:t xml:space="preserve"> %</w:t>
      </w:r>
      <w:r w:rsidRPr="3715F316" w:rsidR="7E0F447B">
        <w:rPr>
          <w:lang w:val="en-US"/>
        </w:rPr>
        <w:t xml:space="preserve">, respectively, compared to untreated controls. Particularly </w:t>
      </w:r>
      <w:r w:rsidRPr="3715F316" w:rsidR="7E0F447B">
        <w:rPr>
          <w:lang w:val="en-US"/>
        </w:rPr>
        <w:t>strong growth</w:t>
      </w:r>
      <w:r w:rsidRPr="3715F316" w:rsidR="7E0F447B">
        <w:rPr>
          <w:lang w:val="en-US"/>
        </w:rPr>
        <w:t xml:space="preserve"> responses were </w:t>
      </w:r>
      <w:r w:rsidRPr="3715F316" w:rsidR="7E0F447B">
        <w:rPr>
          <w:lang w:val="en-US"/>
        </w:rPr>
        <w:t>observed</w:t>
      </w:r>
      <w:r w:rsidRPr="3715F316" w:rsidR="7E0F447B">
        <w:rPr>
          <w:lang w:val="en-US"/>
        </w:rPr>
        <w:t xml:space="preserve"> in the first 14 weeks of the experiment, where cation treatments resulted in </w:t>
      </w:r>
      <w:r w:rsidRPr="3715F316" w:rsidR="47D9506C">
        <w:rPr>
          <w:lang w:val="en-US"/>
        </w:rPr>
        <w:t>up to 97</w:t>
      </w:r>
      <w:r w:rsidRPr="3715F316" w:rsidR="38338003">
        <w:rPr>
          <w:lang w:val="en-US"/>
        </w:rPr>
        <w:t xml:space="preserve"> %</w:t>
      </w:r>
      <w:r w:rsidRPr="3715F316" w:rsidR="7E0F447B">
        <w:rPr>
          <w:lang w:val="en-US"/>
        </w:rPr>
        <w:t xml:space="preserve"> </w:t>
      </w:r>
      <w:r w:rsidRPr="3715F316" w:rsidR="0DCD04C4">
        <w:rPr>
          <w:lang w:val="en-US"/>
        </w:rPr>
        <w:t xml:space="preserve">increased </w:t>
      </w:r>
      <w:r w:rsidRPr="3715F316" w:rsidR="7E0F447B">
        <w:rPr>
          <w:lang w:val="en-US"/>
        </w:rPr>
        <w:t xml:space="preserve">diameter growth and </w:t>
      </w:r>
      <w:r w:rsidRPr="3715F316" w:rsidR="47D9506C">
        <w:rPr>
          <w:lang w:val="en-US"/>
        </w:rPr>
        <w:t xml:space="preserve">up to </w:t>
      </w:r>
      <w:r w:rsidRPr="3715F316" w:rsidR="7E0F447B">
        <w:rPr>
          <w:lang w:val="en-US"/>
        </w:rPr>
        <w:t>103</w:t>
      </w:r>
      <w:r w:rsidRPr="3715F316" w:rsidR="38338003">
        <w:rPr>
          <w:lang w:val="en-US"/>
        </w:rPr>
        <w:t xml:space="preserve"> %</w:t>
      </w:r>
      <w:r w:rsidRPr="3715F316" w:rsidR="7E0F447B">
        <w:rPr>
          <w:lang w:val="en-US"/>
        </w:rPr>
        <w:t xml:space="preserve"> </w:t>
      </w:r>
      <w:r w:rsidRPr="3715F316" w:rsidR="0BDCA223">
        <w:rPr>
          <w:lang w:val="en-US"/>
        </w:rPr>
        <w:t xml:space="preserve">increased </w:t>
      </w:r>
      <w:r w:rsidRPr="3715F316" w:rsidR="7E0F447B">
        <w:rPr>
          <w:lang w:val="en-US"/>
        </w:rPr>
        <w:t>height growth. In contrast, addin</w:t>
      </w:r>
      <w:r w:rsidRPr="3715F316" w:rsidR="05B6D082">
        <w:rPr>
          <w:lang w:val="en-US"/>
        </w:rPr>
        <w:t>g</w:t>
      </w:r>
      <w:r w:rsidRPr="3715F316" w:rsidR="7E0F447B">
        <w:rPr>
          <w:lang w:val="en-US"/>
        </w:rPr>
        <w:t xml:space="preserve"> N and P </w:t>
      </w:r>
      <w:ins w:author="Pascal Boeckx" w:date="2025-03-13T08:02:58.57Z" w:id="1753355334">
        <w:r w:rsidRPr="3715F316" w:rsidR="2274F2D6">
          <w:rPr>
            <w:lang w:val="en-US"/>
          </w:rPr>
          <w:t>with or</w:t>
        </w:r>
      </w:ins>
      <w:del w:author="Pascal Boeckx" w:date="2025-03-13T08:02:56.322Z" w:id="792625419">
        <w:r w:rsidRPr="3715F316" w:rsidDel="7E0F447B">
          <w:rPr>
            <w:lang w:val="en-US"/>
          </w:rPr>
          <w:delText xml:space="preserve">alone or </w:delText>
        </w:r>
        <w:r w:rsidRPr="3715F316" w:rsidDel="54721A82">
          <w:rPr>
            <w:lang w:val="en-US"/>
          </w:rPr>
          <w:delText>combined</w:delText>
        </w:r>
      </w:del>
      <w:del w:author="Marijn Bauters" w:date="2025-03-12T20:21:47.345Z" w:id="151928394">
        <w:r w:rsidRPr="3715F316" w:rsidDel="7E0F447B">
          <w:rPr>
            <w:lang w:val="en-US"/>
          </w:rPr>
          <w:delText xml:space="preserve"> </w:delText>
        </w:r>
      </w:del>
      <w:ins w:author="Marijn Bauters" w:date="2025-03-12T20:21:49.238Z" w:id="575501924">
        <w:del w:author="Pascal Boeckx" w:date="2025-03-13T08:02:56.322Z" w:id="113179279">
          <w:r w:rsidRPr="3715F316" w:rsidDel="030576E3">
            <w:rPr>
              <w:lang w:val="en-US"/>
            </w:rPr>
            <w:delText xml:space="preserve"> –</w:delText>
          </w:r>
        </w:del>
        <w:r w:rsidRPr="3715F316" w:rsidR="030576E3">
          <w:rPr>
            <w:lang w:val="en-US"/>
          </w:rPr>
          <w:t xml:space="preserve"> without cations </w:t>
        </w:r>
        <w:del w:author="Pascal Boeckx" w:date="2025-03-13T08:03:03.205Z" w:id="1798622801">
          <w:r w:rsidRPr="3715F316" w:rsidDel="030576E3">
            <w:rPr>
              <w:lang w:val="en-US"/>
            </w:rPr>
            <w:delText>-</w:delText>
          </w:r>
        </w:del>
        <w:r w:rsidRPr="3715F316" w:rsidR="030576E3">
          <w:rPr>
            <w:lang w:val="en-US"/>
          </w:rPr>
          <w:t xml:space="preserve"> </w:t>
        </w:r>
      </w:ins>
      <w:r w:rsidRPr="3715F316" w:rsidR="7E0F447B">
        <w:rPr>
          <w:lang w:val="en-US"/>
        </w:rPr>
        <w:t>generally had</w:t>
      </w:r>
      <w:r w:rsidRPr="3715F316" w:rsidR="7E0F447B">
        <w:rPr>
          <w:lang w:val="en-US"/>
        </w:rPr>
        <w:t xml:space="preserve"> a </w:t>
      </w:r>
      <w:r w:rsidRPr="3715F316" w:rsidR="3B188ED0">
        <w:rPr>
          <w:lang w:val="en-US"/>
        </w:rPr>
        <w:t xml:space="preserve">small </w:t>
      </w:r>
      <w:r w:rsidRPr="3715F316" w:rsidR="7E0F447B">
        <w:rPr>
          <w:lang w:val="en-US"/>
        </w:rPr>
        <w:t>negative effect on growth.</w:t>
      </w:r>
      <w:r w:rsidRPr="3715F316" w:rsidR="55611434">
        <w:rPr>
          <w:lang w:val="en-US"/>
        </w:rPr>
        <w:t xml:space="preserve"> </w:t>
      </w:r>
      <w:r w:rsidRPr="3715F316" w:rsidR="0195085B">
        <w:rPr>
          <w:lang w:val="en-US"/>
        </w:rPr>
        <w:t>Stabl</w:t>
      </w:r>
      <w:r w:rsidRPr="3715F316" w:rsidR="045345CA">
        <w:rPr>
          <w:lang w:val="en-US"/>
        </w:rPr>
        <w:t>e</w:t>
      </w:r>
      <w:r w:rsidRPr="3715F316" w:rsidR="0195085B">
        <w:rPr>
          <w:lang w:val="en-US"/>
        </w:rPr>
        <w:t xml:space="preserve"> carbon and oxygen i</w:t>
      </w:r>
      <w:r w:rsidRPr="3715F316" w:rsidR="586773BF">
        <w:rPr>
          <w:lang w:val="en-US"/>
        </w:rPr>
        <w:t>sotop</w:t>
      </w:r>
      <w:r w:rsidRPr="3715F316" w:rsidR="1A63413C">
        <w:rPr>
          <w:lang w:val="en-US"/>
        </w:rPr>
        <w:t>e</w:t>
      </w:r>
      <w:r w:rsidRPr="3715F316" w:rsidR="586773BF">
        <w:rPr>
          <w:lang w:val="en-US"/>
        </w:rPr>
        <w:t xml:space="preserve"> analyses on foliar </w:t>
      </w:r>
      <w:r w:rsidR="586773BF">
        <w:rPr/>
        <w:t>α</w:t>
      </w:r>
      <w:r w:rsidRPr="3715F316" w:rsidR="586773BF">
        <w:rPr>
          <w:lang w:val="en-US"/>
        </w:rPr>
        <w:t>-cellulose suggested that cation addition</w:t>
      </w:r>
      <w:r w:rsidRPr="3715F316" w:rsidR="4E31ABA4">
        <w:rPr>
          <w:lang w:val="en-US"/>
        </w:rPr>
        <w:t xml:space="preserve"> did not alter intrinsic water-use</w:t>
      </w:r>
      <w:r w:rsidRPr="3715F316" w:rsidR="586773BF">
        <w:rPr>
          <w:lang w:val="en-US"/>
        </w:rPr>
        <w:t xml:space="preserve"> </w:t>
      </w:r>
      <w:r w:rsidRPr="3715F316" w:rsidR="08FF27E0">
        <w:rPr>
          <w:lang w:val="en-US"/>
        </w:rPr>
        <w:t>efficiency</w:t>
      </w:r>
      <w:r w:rsidRPr="3715F316" w:rsidR="0494FAE8">
        <w:rPr>
          <w:lang w:val="en-US"/>
        </w:rPr>
        <w:t xml:space="preserve">, </w:t>
      </w:r>
      <w:del w:author="Pascal Boeckx" w:date="2025-03-13T08:03:27.479Z" w:id="1114800000">
        <w:r w:rsidRPr="3715F316" w:rsidDel="0494FAE8">
          <w:rPr>
            <w:lang w:val="en-US"/>
          </w:rPr>
          <w:delText xml:space="preserve">but </w:delText>
        </w:r>
        <w:r w:rsidRPr="3715F316" w:rsidDel="1EEA7488">
          <w:rPr>
            <w:lang w:val="en-US"/>
          </w:rPr>
          <w:delText xml:space="preserve">in turn </w:delText>
        </w:r>
        <w:r w:rsidRPr="3715F316" w:rsidDel="1EEA7488">
          <w:rPr>
            <w:lang w:val="en-US"/>
          </w:rPr>
          <w:delText xml:space="preserve">substantially </w:delText>
        </w:r>
        <w:r w:rsidRPr="3715F316" w:rsidDel="586773BF">
          <w:rPr>
            <w:lang w:val="en-US"/>
          </w:rPr>
          <w:delText>increased</w:delText>
        </w:r>
      </w:del>
      <w:ins w:author="Pascal Boeckx" w:date="2025-03-13T08:03:29.703Z" w:id="83199467">
        <w:r w:rsidRPr="3715F316" w:rsidR="72AEBC4F">
          <w:rPr>
            <w:lang w:val="en-US"/>
          </w:rPr>
          <w:t>as both</w:t>
        </w:r>
      </w:ins>
      <w:r w:rsidRPr="3715F316" w:rsidR="586773BF">
        <w:rPr>
          <w:lang w:val="en-US"/>
        </w:rPr>
        <w:t xml:space="preserve"> stomatal conductance and photosynthetic </w:t>
      </w:r>
      <w:r w:rsidRPr="3715F316" w:rsidR="30E71967">
        <w:rPr>
          <w:lang w:val="en-US"/>
        </w:rPr>
        <w:t>capacity</w:t>
      </w:r>
      <w:ins w:author="Pascal Boeckx" w:date="2025-03-13T08:03:42.057Z" w:id="473572136">
        <w:r w:rsidRPr="3715F316" w:rsidR="67636A97">
          <w:rPr>
            <w:lang w:val="en-US"/>
          </w:rPr>
          <w:t xml:space="preserve"> were increased</w:t>
        </w:r>
      </w:ins>
      <w:r w:rsidRPr="3715F316" w:rsidR="586773BF">
        <w:rPr>
          <w:lang w:val="en-US"/>
        </w:rPr>
        <w:t xml:space="preserve">. </w:t>
      </w:r>
    </w:p>
    <w:p w:rsidRPr="00DF2437" w:rsidR="00807204" w:rsidP="3715F316" w:rsidRDefault="63CB18F0" w14:paraId="18695900" w14:textId="094AD6F7">
      <w:pPr>
        <w:spacing w:line="480" w:lineRule="auto"/>
        <w:jc w:val="both"/>
        <w:rPr>
          <w:lang w:val="en-US"/>
        </w:rPr>
      </w:pPr>
      <w:r w:rsidRPr="3715F316" w:rsidR="2F66EE41">
        <w:rPr>
          <w:lang w:val="en-US"/>
        </w:rPr>
        <w:t xml:space="preserve">These findings further underscore the </w:t>
      </w:r>
      <w:del w:author="Thomas Sibret" w:date="2025-03-12T09:39:12.295Z" w:id="273656967">
        <w:r w:rsidRPr="3715F316" w:rsidDel="2F66EE41">
          <w:rPr>
            <w:lang w:val="en-US"/>
          </w:rPr>
          <w:delText xml:space="preserve">potentially </w:delText>
        </w:r>
      </w:del>
      <w:r w:rsidRPr="3715F316" w:rsidR="2F66EE41">
        <w:rPr>
          <w:lang w:val="en-US"/>
        </w:rPr>
        <w:t xml:space="preserve">critical role of cations </w:t>
      </w:r>
      <w:del w:author="Thomas Sibret" w:date="2025-03-12T09:39:32.636Z" w:id="1604650795">
        <w:r w:rsidRPr="3715F316" w:rsidDel="18A69F6C">
          <w:rPr>
            <w:lang w:val="en-US"/>
          </w:rPr>
          <w:delText>for</w:delText>
        </w:r>
        <w:r w:rsidRPr="3715F316" w:rsidDel="2F66EE41">
          <w:rPr>
            <w:lang w:val="en-US"/>
          </w:rPr>
          <w:delText xml:space="preserve"> </w:delText>
        </w:r>
      </w:del>
      <w:ins w:author="Thomas Sibret" w:date="2025-03-12T09:39:33.817Z" w:id="597237572">
        <w:r w:rsidRPr="3715F316" w:rsidR="1830CB27">
          <w:rPr>
            <w:lang w:val="en-US"/>
          </w:rPr>
          <w:t xml:space="preserve">in the </w:t>
        </w:r>
      </w:ins>
      <w:r w:rsidRPr="3715F316" w:rsidR="64E3A50A">
        <w:rPr>
          <w:lang w:val="en-US"/>
        </w:rPr>
        <w:t xml:space="preserve">natural </w:t>
      </w:r>
      <w:r w:rsidRPr="3715F316" w:rsidR="2F66EE41">
        <w:rPr>
          <w:lang w:val="en-US"/>
        </w:rPr>
        <w:t>regeneration of forests in central Africa, supporting</w:t>
      </w:r>
      <w:ins w:author="Thomas Sibret" w:date="2025-03-12T09:41:34.162Z" w:id="1398389833">
        <w:r w:rsidRPr="3715F316" w:rsidR="52C6001D">
          <w:rPr>
            <w:lang w:val="en-US"/>
          </w:rPr>
          <w:t>/emphasi</w:t>
        </w:r>
        <w:r w:rsidRPr="3715F316" w:rsidR="52C6001D">
          <w:rPr>
            <w:lang w:val="en-US"/>
          </w:rPr>
          <w:t>zing?</w:t>
        </w:r>
      </w:ins>
      <w:r w:rsidRPr="3715F316" w:rsidR="2F66EE41">
        <w:rPr>
          <w:lang w:val="en-US"/>
        </w:rPr>
        <w:t xml:space="preserve"> </w:t>
      </w:r>
      <w:ins w:author="Thomas Sibret" w:date="2025-03-12T09:40:59.945Z" w:id="1524646554">
        <w:r w:rsidRPr="3715F316" w:rsidR="6D739958">
          <w:rPr>
            <w:lang w:val="en-US"/>
          </w:rPr>
          <w:t>t</w:t>
        </w:r>
      </w:ins>
      <w:ins w:author="Thomas Sibret" w:date="2025-03-12T09:41:01.923Z" w:id="293138997">
        <w:r w:rsidRPr="3715F316" w:rsidR="6D739958">
          <w:rPr>
            <w:lang w:val="en-US"/>
          </w:rPr>
          <w:t xml:space="preserve">he relevance of </w:t>
        </w:r>
      </w:ins>
      <w:r w:rsidRPr="3715F316" w:rsidR="2F66EE41">
        <w:rPr>
          <w:lang w:val="en-US"/>
        </w:rPr>
        <w:t>their inclusion in future research focused on secondary forest recovery</w:t>
      </w:r>
      <w:ins w:author="Marijn Bauters" w:date="2025-03-12T20:24:30.616Z" w:id="560202049">
        <w:r w:rsidRPr="3715F316" w:rsidR="0F27EB6E">
          <w:rPr>
            <w:lang w:val="en-US"/>
          </w:rPr>
          <w:t>, old-growth forests</w:t>
        </w:r>
      </w:ins>
      <w:del w:author="Marijn Bauters" w:date="2025-03-12T20:24:22.436Z" w:id="246164781">
        <w:r w:rsidRPr="3715F316" w:rsidDel="08C2E11F">
          <w:rPr>
            <w:lang w:val="en-US"/>
          </w:rPr>
          <w:delText>,</w:delText>
        </w:r>
      </w:del>
      <w:r w:rsidRPr="3715F316" w:rsidR="08C2E11F">
        <w:rPr>
          <w:lang w:val="en-US"/>
        </w:rPr>
        <w:t xml:space="preserve"> </w:t>
      </w:r>
      <w:del w:author="Marijn Bauters" w:date="2025-03-12T20:25:31.625Z" w:id="1698518650">
        <w:r w:rsidRPr="3715F316" w:rsidDel="08C2E11F">
          <w:rPr>
            <w:lang w:val="en-US"/>
          </w:rPr>
          <w:delText>pl</w:delText>
        </w:r>
      </w:del>
      <w:commentRangeStart w:id="774190845"/>
      <w:commentRangeStart w:id="148208137"/>
      <w:del w:author="Marijn Bauters" w:date="2025-03-12T20:25:31.625Z" w:id="1694333218">
        <w:r w:rsidRPr="3715F316" w:rsidDel="08C2E11F">
          <w:rPr>
            <w:lang w:val="en-US"/>
          </w:rPr>
          <w:delText>antation establish</w:delText>
        </w:r>
      </w:del>
      <w:commentRangeEnd w:id="774190845"/>
      <w:r>
        <w:rPr>
          <w:rStyle w:val="CommentReference"/>
        </w:rPr>
        <w:commentReference w:id="774190845"/>
      </w:r>
      <w:commentRangeEnd w:id="148208137"/>
      <w:r>
        <w:rPr>
          <w:rStyle w:val="CommentReference"/>
        </w:rPr>
        <w:commentReference w:id="148208137"/>
      </w:r>
      <w:del w:author="Marijn Bauters" w:date="2025-03-12T20:25:31.625Z" w:id="982906221">
        <w:r w:rsidRPr="3715F316" w:rsidDel="08C2E11F">
          <w:rPr>
            <w:lang w:val="en-US"/>
          </w:rPr>
          <w:delText>ment</w:delText>
        </w:r>
      </w:del>
      <w:r w:rsidRPr="3715F316" w:rsidR="2F66EE41">
        <w:rPr>
          <w:lang w:val="en-US"/>
        </w:rPr>
        <w:t xml:space="preserve"> and</w:t>
      </w:r>
      <w:r w:rsidRPr="3715F316" w:rsidR="26483EEB">
        <w:rPr>
          <w:lang w:val="en-US"/>
        </w:rPr>
        <w:t xml:space="preserve"> </w:t>
      </w:r>
      <w:r w:rsidRPr="3715F316" w:rsidR="6197F934">
        <w:rPr>
          <w:lang w:val="en-US"/>
        </w:rPr>
        <w:t>sustainable agricultural intensification</w:t>
      </w:r>
      <w:r w:rsidRPr="3715F316" w:rsidR="26483EEB">
        <w:rPr>
          <w:lang w:val="en-US"/>
        </w:rPr>
        <w:t>.</w:t>
      </w:r>
      <w:r w:rsidRPr="3715F316">
        <w:rPr>
          <w:lang w:val="en-US"/>
        </w:rPr>
        <w:br w:type="page"/>
      </w:r>
    </w:p>
    <w:p w:rsidRPr="005160BB" w:rsidR="006324E7" w:rsidP="00F85FC5" w:rsidRDefault="006324E7" w14:paraId="72DC7082" w14:textId="7F2A64C8">
      <w:pPr>
        <w:pStyle w:val="ListParagraph"/>
        <w:numPr>
          <w:ilvl w:val="0"/>
          <w:numId w:val="2"/>
        </w:numPr>
        <w:spacing w:line="480" w:lineRule="auto"/>
        <w:rPr>
          <w:rFonts w:cstheme="minorHAnsi"/>
          <w:b/>
          <w:bCs/>
          <w:lang w:val="en-US"/>
        </w:rPr>
      </w:pPr>
      <w:r w:rsidRPr="005160BB">
        <w:rPr>
          <w:rFonts w:cstheme="minorHAnsi"/>
          <w:b/>
          <w:bCs/>
          <w:lang w:val="en-US"/>
        </w:rPr>
        <w:t>Introduction</w:t>
      </w:r>
    </w:p>
    <w:p w:rsidRPr="00365EF8" w:rsidR="001028FE" w:rsidP="407EA131" w:rsidRDefault="203D4B0B" w14:paraId="411FB0C6" w14:textId="6E88AB0A">
      <w:pPr>
        <w:spacing w:line="480" w:lineRule="auto"/>
        <w:jc w:val="both"/>
        <w:rPr>
          <w:lang w:val="en-US"/>
        </w:rPr>
      </w:pPr>
      <w:r w:rsidRPr="36BCDA68" w:rsidR="13895D87">
        <w:rPr/>
        <w:t xml:space="preserve">Tropical </w:t>
      </w:r>
      <w:r w:rsidRPr="36BCDA68" w:rsidR="13895D87">
        <w:rPr/>
        <w:t>forests</w:t>
      </w:r>
      <w:r w:rsidRPr="36BCDA68" w:rsidR="13895D87">
        <w:rPr/>
        <w:t xml:space="preserve"> are </w:t>
      </w:r>
      <w:r w:rsidRPr="36BCDA68" w:rsidR="13895D87">
        <w:rPr/>
        <w:t>undergoing</w:t>
      </w:r>
      <w:r w:rsidRPr="36BCDA68" w:rsidR="13895D87">
        <w:rPr/>
        <w:t xml:space="preserve"> </w:t>
      </w:r>
      <w:r w:rsidRPr="36BCDA68" w:rsidR="13895D87">
        <w:rPr/>
        <w:t>rapid</w:t>
      </w:r>
      <w:r w:rsidRPr="36BCDA68" w:rsidR="13895D87">
        <w:rPr/>
        <w:t xml:space="preserve"> land-use transformations, </w:t>
      </w:r>
      <w:r w:rsidRPr="36BCDA68" w:rsidR="13895D87">
        <w:rPr/>
        <w:t>which</w:t>
      </w:r>
      <w:r w:rsidRPr="36BCDA68" w:rsidR="13895D87">
        <w:rPr/>
        <w:t xml:space="preserve"> </w:t>
      </w:r>
      <w:r w:rsidRPr="36BCDA68" w:rsidR="13895D87">
        <w:rPr/>
        <w:t>threaten</w:t>
      </w:r>
      <w:r w:rsidRPr="36BCDA68" w:rsidR="13895D87">
        <w:rPr/>
        <w:t xml:space="preserve"> </w:t>
      </w:r>
      <w:r w:rsidRPr="36BCDA68" w:rsidR="13895D87">
        <w:rPr/>
        <w:t>biodiversity</w:t>
      </w:r>
      <w:r w:rsidRPr="36BCDA68" w:rsidR="13895D87">
        <w:rPr/>
        <w:t xml:space="preserve"> and </w:t>
      </w:r>
      <w:r w:rsidRPr="36BCDA68" w:rsidR="13895D87">
        <w:rPr/>
        <w:t>disrupt</w:t>
      </w:r>
      <w:r w:rsidRPr="36BCDA68" w:rsidR="13895D87">
        <w:rPr/>
        <w:t xml:space="preserve"> global </w:t>
      </w:r>
      <w:r w:rsidRPr="36BCDA68" w:rsidR="13895D87">
        <w:rPr/>
        <w:t>carbon</w:t>
      </w:r>
      <w:r w:rsidRPr="36BCDA68" w:rsidR="55F571F2">
        <w:rPr/>
        <w:t xml:space="preserve"> (C)</w:t>
      </w:r>
      <w:r w:rsidRPr="36BCDA68" w:rsidR="13895D87">
        <w:rPr/>
        <w:t xml:space="preserve">, </w:t>
      </w:r>
      <w:r w:rsidRPr="36BCDA68" w:rsidR="13895D87">
        <w:rPr/>
        <w:t>energy</w:t>
      </w:r>
      <w:r w:rsidRPr="36BCDA68" w:rsidR="13895D87">
        <w:rPr/>
        <w:t xml:space="preserve">, and water </w:t>
      </w:r>
      <w:r w:rsidRPr="36BCDA68" w:rsidR="13895D87">
        <w:rPr/>
        <w:t>cycl</w:t>
      </w:r>
      <w:r w:rsidRPr="36BCDA68" w:rsidR="0BD1AF47">
        <w:rPr/>
        <w:t>ing</w:t>
      </w:r>
      <w:r w:rsidRPr="36BCDA68" w:rsidR="13895D87">
        <w:rPr/>
        <w:t xml:space="preserve">. </w:t>
      </w:r>
      <w:r w:rsidRPr="00365EF8" w:rsidR="13895D87">
        <w:rPr>
          <w:lang w:val="en-US"/>
        </w:rPr>
        <w:t>Central Africa</w:t>
      </w:r>
      <w:r w:rsidRPr="00365EF8" w:rsidR="2E4E6A54">
        <w:rPr>
          <w:lang w:val="en-US"/>
        </w:rPr>
        <w:t xml:space="preserve">, hosting the second-largest tropical forest basin on Earth, </w:t>
      </w:r>
      <w:commentRangeStart w:id="2113305195"/>
      <w:r w:rsidRPr="00365EF8" w:rsidR="786C6C3C">
        <w:rPr>
          <w:lang w:val="en-US"/>
        </w:rPr>
        <w:t xml:space="preserve">is </w:t>
      </w:r>
      <w:r w:rsidRPr="00365EF8" w:rsidR="786C6C3C">
        <w:rPr>
          <w:lang w:val="en-US"/>
        </w:rPr>
        <w:t>predominantly affected</w:t>
      </w:r>
      <w:r w:rsidRPr="00365EF8" w:rsidR="786C6C3C">
        <w:rPr>
          <w:lang w:val="en-US"/>
        </w:rPr>
        <w:t xml:space="preserve"> by</w:t>
      </w:r>
      <w:r w:rsidRPr="00365EF8" w:rsidR="13895D87">
        <w:rPr>
          <w:lang w:val="en-US"/>
        </w:rPr>
        <w:t xml:space="preserve"> slash-and-burn agriculture</w:t>
      </w:r>
      <w:r w:rsidRPr="00365EF8" w:rsidR="7A853B71">
        <w:rPr>
          <w:lang w:val="en-US"/>
        </w:rPr>
        <w:t xml:space="preserve"> as </w:t>
      </w:r>
      <w:r w:rsidRPr="00365EF8" w:rsidR="13895D87">
        <w:rPr>
          <w:lang w:val="en-US"/>
        </w:rPr>
        <w:t>the predominant driver of deforestation</w:t>
      </w:r>
      <w:commentRangeEnd w:id="2113305195"/>
      <w:r>
        <w:rPr>
          <w:rStyle w:val="CommentReference"/>
        </w:rPr>
        <w:commentReference w:id="2113305195"/>
      </w:r>
      <w:r w:rsidRPr="00365EF8" w:rsidR="0BD1AF47">
        <w:rPr>
          <w:lang w:val="en-US"/>
        </w:rPr>
        <w:t xml:space="preserve"> </w:t>
      </w:r>
      <w:r w:rsidRPr="407EA131" w:rsidR="005C66AE">
        <w:rPr>
          <w:lang w:val="en-US"/>
        </w:rPr>
        <w:fldChar w:fldCharType="begin"/>
      </w:r>
      <w:r w:rsidRPr="407EA131" w:rsidR="00A652DA">
        <w:rPr>
          <w:lang w:val="en-US"/>
        </w:rPr>
        <w:instrText xml:space="preserve"> ADDIN ZOTERO_ITEM CSL_CITATION {"citationID":"4LIy786q","properties":{"formattedCitation":"(Curtis {\\i{}et al.}, 2018)","plainCitation":"(Curtis et al., 2018)","noteIndex":0},"citationItems":[{"id":73,"uris":["http://zotero.org/users/13671732/items/WES7VLET"],"itemData":{"id":73,"type":"article-journal","abstract":"Forest loss is being driven by various factors, including commodity production, forestry, agriculture, wildfire, and urbanization. Curtis et al. used high-resolution Google Earth imagery to map and classify global forest loss since 2001. Just over a quarter of global forest loss is due to deforestation through permanent land use change for the production of commodities, including beef, soy, palm oil, and wood fiber. Despite regional differences and efforts by governments, conservationists, and corporations to stem the losses, the overall rate of commodity-driven deforestation has not declined since 2001.Science, this issue p. 1108Global maps of forest loss depict the scale and magnitude of forest disturbance, yet companies, governments, and nongovernmental organizations need to distinguish permanent conversion (i.e., deforestation) from temporary loss from forestry or wildfire. Using satellite imagery, we developed a forest loss classification model to determine a spatial attribution of forest disturbance to the dominant drivers of land cover and land use change over the period 2001 to 2015. Our results indicate that 27% of global forest loss can be attributed to deforestation through permanent land use change for commodity production. The remaining areas maintained the same land use over 15 years; in those areas, loss was attributed to forestry (26%), shifting agriculture (24%), and wildfire (23%). Despite corporate commitments, the rate of commodity-driven deforestation has not declined. To end deforestation, companies must eliminate 5 million hectares of conversion from supply chains each year.","container-title":"Science","DOI":"10.1126/science.aau3445","issue":"6407","page":"1108 LP-1111","title":"Classifying drivers of global forest loss","URL":"http://science.sciencemag.org/content/361/6407/1108.abstract","volume":"361","author":[{"family":"Curtis","given":"Philip G"},{"family":"Slay","given":"Christy M"},{"family":"Harris","given":"Nancy L"},{"family":"Tyukavina","given":"Alexandra"},{"family":"Hansen","given":"Matthew C"}],"issued":{"date-parts":[["2018",9]]}}}],"schema":"https://github.com/citation-style-language/schema/raw/master/csl-citation.json"} </w:instrText>
      </w:r>
      <w:r w:rsidRPr="407EA131" w:rsidR="005C66AE">
        <w:rPr>
          <w:lang w:val="en-US"/>
        </w:rPr>
        <w:fldChar w:fldCharType="separate"/>
      </w:r>
      <w:r w:rsidRPr="00365EF8" w:rsidR="6C64AE3D">
        <w:rPr>
          <w:kern w:val="0"/>
          <w:lang w:val="en-US"/>
        </w:rPr>
        <w:t xml:space="preserve">(Curtis </w:t>
      </w:r>
      <w:r w:rsidRPr="3715F316" w:rsidR="6C64AE3D">
        <w:rPr>
          <w:i w:val="1"/>
          <w:iCs w:val="1"/>
          <w:kern w:val="0"/>
          <w:lang w:val="en-US"/>
        </w:rPr>
        <w:t>et al.</w:t>
      </w:r>
      <w:r w:rsidRPr="00365EF8" w:rsidR="6C64AE3D">
        <w:rPr>
          <w:kern w:val="0"/>
          <w:lang w:val="en-US"/>
        </w:rPr>
        <w:t>, 2018)</w:t>
      </w:r>
      <w:r w:rsidRPr="407EA131" w:rsidR="005C66AE">
        <w:rPr>
          <w:lang w:val="en-US"/>
        </w:rPr>
        <w:fldChar w:fldCharType="end"/>
      </w:r>
      <w:r w:rsidRPr="00365EF8" w:rsidR="44AE23DE">
        <w:rPr>
          <w:lang w:val="en-US"/>
        </w:rPr>
        <w:t>.</w:t>
      </w:r>
      <w:r w:rsidRPr="00365EF8" w:rsidR="13895D87">
        <w:rPr>
          <w:lang w:val="en-US"/>
        </w:rPr>
        <w:t xml:space="preserve"> </w:t>
      </w:r>
      <w:r w:rsidRPr="36BCDA68" w:rsidR="13895D87">
        <w:rPr/>
        <w:t xml:space="preserve">As population </w:t>
      </w:r>
      <w:r w:rsidRPr="36BCDA68" w:rsidR="13895D87">
        <w:rPr/>
        <w:t xml:space="preserve">growth</w:t>
      </w:r>
      <w:r w:rsidRPr="36BCDA68" w:rsidR="13895D87">
        <w:rPr/>
        <w:t xml:space="preserve"> </w:t>
      </w:r>
      <w:r w:rsidRPr="36BCDA68" w:rsidR="05AE91CA">
        <w:rPr/>
        <w:t xml:space="preserve">in the </w:t>
      </w:r>
      <w:r w:rsidRPr="36BCDA68" w:rsidR="05AE91CA">
        <w:rPr/>
        <w:t xml:space="preserve">region</w:t>
      </w:r>
      <w:r w:rsidRPr="36BCDA68" w:rsidR="05AE91CA">
        <w:rPr/>
        <w:t xml:space="preserve"> </w:t>
      </w:r>
      <w:r w:rsidRPr="36BCDA68" w:rsidR="13895D87">
        <w:rPr/>
        <w:t>accelerates</w:t>
      </w:r>
      <w:r w:rsidRPr="36BCDA68" w:rsidR="05AE91CA">
        <w:rPr/>
        <w:t xml:space="preserve"> </w:t>
      </w:r>
      <w:r w:rsidRPr="407EA131" w:rsidR="001043EE">
        <w:rPr>
          <w:lang w:val="en-US"/>
        </w:rPr>
        <w:fldChar w:fldCharType="begin"/>
      </w:r>
      <w:r w:rsidRPr="407EA131" w:rsidR="00A652DA">
        <w:rPr>
          <w:lang w:val="en-US"/>
        </w:rPr>
        <w:instrText xml:space="preserve"> ADDIN ZOTERO_ITEM CSL_CITATION {"citationID":"uMXysSkA","properties":{"formattedCitation":"(Gerland {\\i{}et al.}, 2014, 2022; Vollset {\\i{}et al.}, 2020)","plainCitation":"(Gerland et al., 2014, 2022; Vollset et al., 2020)","noteIndex":0},"citationItems":[{"id":45,"uris":["http://zotero.org/users/13671732/items/WM9LHH7Q"],"itemData":{"id":45,"type":"article-journal","abstract":"The United Nations (UN) recently released population projections based on data until 2012 and a Bayesian probabilistic methodology. Analysis of these data reveals that, contrary to previous literature, the world population is unlikely to stop growing this century. There is an 80% probability that world population, now 7.2 billion people, will increase to between 9.6 billion and 12.3 billion in 2100. This uncertainty is much smaller than the range from the traditional UN high and low variants. Much of the increase is expected to happen in Africa, in part due to higher fertility rates and a recent slowdown in the pace of fertility decline. Also, the ratio of working-age people to older people is likely to decline substantially in all countries, even those that currently have young populations.The United Nations released new population projections for all countries in July 2014. Gerland et al. analyzed the data and describe the probabilistic population projections for the entire world as well as individual regions and countries (see the Perspective by Smeeding). World population is likely to continue growing for the rest of the century, with at least a 3.5-fold increase in the population of Africa. Furthermore, the ratio of working-age people to older people is almost certain to decline substantially in all countries, not just currently developed ones.Science, this issue p. 234; see also p. 163","container-title":"Science","DOI":"10.1126/science.1257469","issue":"6206","page":"234 LP-237","title":"World population stabilization unlikely this century","URL":"http://science.sciencemag.org/content/346/6206/234.abstract","volume":"346","author":[{"family":"Gerland","given":"Patrick"},{"family":"Raftery","given":"Adrian E"},{"family":"Ševčíková","given":"Hana"},{"family":"Li","given":"Nan"},{"family":"Gu","given":"Danan"},{"family":"Spoorenberg","given":"Thomas"},{"family":"Alkema","given":"Leontine"},{"family":"Fosdick","given":"Bailey K"},{"family":"Chunn","given":"Jennifer"},{"family":"Lalic","given":"Nevena"},{"family":"Bay","given":"Guiomar"},{"family":"Buettner","given":"Thomas"},{"family":"Heilig","given":"Gerhard K"},{"family":"Wilmoth","given":"John"}],"issued":{"date-parts":[["2014",10]]}}},{"id":917,"uris":["http://zotero.org/users/13671732/items/B78K83MM"],"itemData":{"id":917,"type":"book","ISBN":"978-92-1-148373-4","title":"World Population Prospects 2022: Summary of results","author":[{"family":"Gerland","given":"Patrick"},{"family":"Hertog","given":"Sara"},{"family":"Wheldon","given":"Mark"},{"family":"Kantorova","given":"Vladimira"},{"family":"Gu","given":"Danan"},{"family":"Gonnella","given":"Giulia"},{"family":"Williams","given":"Ivan"},{"family":"Zeifman","given":"Lubov"},{"family":"Bay","given":"Guiomar"},{"family":"Castanheira","given":"Helena"},{"family":"Kamiya","given":"Yumiko"},{"family":"Bassarsky","given":"Lina"},{"family":"Gaigbe-Togbe","given":"Victor"},{"family":"Spoorenberg","given":"Thomas"}],"issued":{"date-parts":[["2022",7,11]]}}},{"id":914,"uris":["http://zotero.org/users/13671732/items/UUM83I5G"],"itemData":{"id":914,"type":"article-journal","container-title":"The Lancet","DOI":"10.1016/S0140-6736(20)30677-2","ISSN":"0140-6736, 1474-547X","issue":"10258","journalAbbreviation":"The Lancet","language":"English","note":"publisher: Elsevier\nPMID: 32679112","page":"1285-1306","source":"www.thelancet.com","title":"Fertility, mortality, migration, and population scenarios for 195 countries and territories from 2017 to 2100: a forecasting analysis for the Global Burden of Disease Study","title-short":"Fertility, mortality, migration, and population scenarios for 195 countries and territories from 2017 to 2100","URL":"https://www.thelancet.com/article/S0140-6736(20)30677-2/fulltext","volume":"396","author":[{"family":"Vollset","given":"Stein Emil"},{"family":"Goren","given":"Emily"},{"family":"Yuan","given":"Chun-Wei"},{"family":"Cao","given":"Jackie"},{"family":"Smith","given":"Amanda E."},{"family":"Hsiao","given":"Thomas"},{"family":"Bisignano","given":"Catherine"},{"family":"Azhar","given":"Gulrez S."},{"family":"Castro","given":"Emma"},{"family":"Chalek","given":"Julian"},{"family":"Dolgert","given":"Andrew J."},{"family":"Frank","given":"Tahvi"},{"family":"Fukutaki","given":"Kai"},{"family":"Hay","given":"Simon I."},{"family":"Lozano","given":"Rafael"},{"family":"Mokdad","given":"Ali H."},{"family":"Nandakumar","given":"Vishnu"},{"family":"Pierce","given":"Maxwell"},{"family":"Pletcher","given":"Martin"},{"family":"Robalik","given":"Toshana"},{"family":"Steuben","given":"Krista M."},{"family":"Wunrow","given":"Han Yong"},{"family":"Zlavog","given":"Bianca S."},{"family":"Murray","given":"Christopher J. L."}],"accessed":{"date-parts":[["2024",7,15]]},"issued":{"date-parts":[["2020",10,17]]}}}],"schema":"https://github.com/citation-style-language/schema/raw/master/csl-citation.json"} </w:instrText>
      </w:r>
      <w:r w:rsidRPr="407EA131" w:rsidR="001043EE">
        <w:rPr>
          <w:lang w:val="en-US"/>
        </w:rPr>
        <w:fldChar w:fldCharType="separate"/>
      </w:r>
      <w:r w:rsidRPr="00365EF8" w:rsidR="6C64AE3D">
        <w:rPr>
          <w:kern w:val="0"/>
          <w:lang w:val="en-US"/>
        </w:rPr>
        <w:t xml:space="preserve">(Gerland </w:t>
      </w:r>
      <w:r w:rsidRPr="3715F316" w:rsidR="6C64AE3D">
        <w:rPr>
          <w:i w:val="1"/>
          <w:iCs w:val="1"/>
          <w:kern w:val="0"/>
          <w:lang w:val="en-US"/>
        </w:rPr>
        <w:t>et al.</w:t>
      </w:r>
      <w:r w:rsidRPr="00365EF8" w:rsidR="6C64AE3D">
        <w:rPr>
          <w:kern w:val="0"/>
          <w:lang w:val="en-US"/>
        </w:rPr>
        <w:t xml:space="preserve">, 2014, 2022; </w:t>
      </w:r>
      <w:r w:rsidRPr="00365EF8" w:rsidR="6C64AE3D">
        <w:rPr>
          <w:kern w:val="0"/>
          <w:lang w:val="en-US"/>
        </w:rPr>
        <w:t xml:space="preserve">Vollset</w:t>
      </w:r>
      <w:r w:rsidRPr="00365EF8" w:rsidR="6C64AE3D">
        <w:rPr>
          <w:kern w:val="0"/>
          <w:lang w:val="en-US"/>
        </w:rPr>
        <w:t xml:space="preserve"> </w:t>
      </w:r>
      <w:r w:rsidRPr="3715F316" w:rsidR="6C64AE3D">
        <w:rPr>
          <w:i w:val="1"/>
          <w:iCs w:val="1"/>
          <w:kern w:val="0"/>
          <w:lang w:val="en-US"/>
        </w:rPr>
        <w:t>et al.</w:t>
      </w:r>
      <w:r w:rsidRPr="00365EF8" w:rsidR="6C64AE3D">
        <w:rPr>
          <w:kern w:val="0"/>
          <w:lang w:val="en-US"/>
        </w:rPr>
        <w:t>, 2020)</w:t>
      </w:r>
      <w:r w:rsidRPr="407EA131" w:rsidR="001043EE">
        <w:rPr>
          <w:lang w:val="en-US"/>
        </w:rPr>
        <w:fldChar w:fldCharType="end"/>
      </w:r>
      <w:r w:rsidRPr="00365EF8" w:rsidR="13895D87">
        <w:rPr>
          <w:lang w:val="en-US"/>
        </w:rPr>
        <w:t xml:space="preserve">, </w:t>
      </w:r>
      <w:r w:rsidRPr="00365EF8" w:rsidR="13895D87">
        <w:rPr>
          <w:lang w:val="en-US"/>
        </w:rPr>
        <w:t xml:space="preserve">th</w:t>
      </w:r>
      <w:ins w:author="Marijn Bauters" w:date="2025-03-12T20:25:47.319Z" w:id="509564876">
        <w:r w:rsidRPr="00365EF8" w:rsidR="767DFD94">
          <w:rPr>
            <w:lang w:val="en-US"/>
          </w:rPr>
          <w:t xml:space="preserve">is</w:t>
        </w:r>
      </w:ins>
      <w:del w:author="Marijn Bauters" w:date="2025-03-12T20:25:45.738Z" w:id="267312687">
        <w:r w:rsidRPr="3715F316" w:rsidDel="13895D87">
          <w:rPr>
            <w:lang w:val="en-US"/>
          </w:rPr>
          <w:delText>ese</w:delText>
        </w:r>
      </w:del>
      <w:r w:rsidRPr="00365EF8" w:rsidR="13895D87">
        <w:rPr>
          <w:lang w:val="en-US"/>
        </w:rPr>
        <w:t xml:space="preserve"> pressure</w:t>
      </w:r>
      <w:del w:author="Marijn Bauters" w:date="2025-03-12T20:25:43.555Z" w:id="1569663923">
        <w:r w:rsidRPr="3715F316" w:rsidDel="13895D87">
          <w:rPr>
            <w:lang w:val="en-US"/>
          </w:rPr>
          <w:delText>s</w:delText>
        </w:r>
      </w:del>
      <w:r w:rsidRPr="00365EF8" w:rsidR="13895D87">
        <w:rPr>
          <w:lang w:val="en-US"/>
        </w:rPr>
        <w:t xml:space="preserve"> </w:t>
      </w:r>
      <w:del w:author="Marijn Bauters" w:date="2025-03-12T20:25:51.928Z" w:id="598127214">
        <w:r w:rsidRPr="3715F316" w:rsidDel="13895D87">
          <w:rPr>
            <w:lang w:val="en-US"/>
          </w:rPr>
          <w:delText>ar</w:delText>
        </w:r>
        <w:r w:rsidRPr="3715F316" w:rsidDel="13895D87">
          <w:rPr>
            <w:lang w:val="en-US"/>
          </w:rPr>
          <w:delText>e</w:delText>
        </w:r>
      </w:del>
      <w:ins w:author="Marijn Bauters" w:date="2025-03-12T20:25:52.718Z" w:id="1707956333">
        <w:r w:rsidRPr="00365EF8" w:rsidR="74D841A6">
          <w:rPr>
            <w:lang w:val="en-US"/>
          </w:rPr>
          <w:t xml:space="preserve">is</w:t>
        </w:r>
      </w:ins>
      <w:r w:rsidRPr="00365EF8" w:rsidR="13895D87">
        <w:rPr>
          <w:lang w:val="en-US"/>
        </w:rPr>
        <w:t xml:space="preserve"> expected to intensify, as </w:t>
      </w:r>
      <w:r w:rsidRPr="00365EF8" w:rsidR="6D97973A">
        <w:rPr>
          <w:lang w:val="en-US"/>
        </w:rPr>
        <w:t xml:space="preserve">already </w:t>
      </w:r>
      <w:r w:rsidRPr="00365EF8" w:rsidR="6D97973A">
        <w:rPr>
          <w:lang w:val="en-US"/>
        </w:rPr>
        <w:t xml:space="preserve">evidenced</w:t>
      </w:r>
      <w:r w:rsidRPr="00365EF8" w:rsidR="6D97973A">
        <w:rPr>
          <w:lang w:val="en-US"/>
        </w:rPr>
        <w:t xml:space="preserve"> </w:t>
      </w:r>
      <w:r w:rsidRPr="00365EF8" w:rsidR="13895D87">
        <w:rPr>
          <w:lang w:val="en-US"/>
        </w:rPr>
        <w:t>by</w:t>
      </w:r>
      <w:r w:rsidRPr="00365EF8" w:rsidR="725C8AE7">
        <w:rPr>
          <w:lang w:val="en-US"/>
        </w:rPr>
        <w:t xml:space="preserve"> </w:t>
      </w:r>
      <w:r w:rsidRPr="00365EF8" w:rsidR="13895D87">
        <w:rPr>
          <w:lang w:val="en-US"/>
        </w:rPr>
        <w:t xml:space="preserve">decreasing fallow periods </w:t>
      </w:r>
      <w:r w:rsidRPr="407EA131" w:rsidR="00DB23F1">
        <w:rPr>
          <w:lang w:val="en-US"/>
        </w:rPr>
        <w:fldChar w:fldCharType="begin"/>
      </w:r>
      <w:r w:rsidRPr="407EA131" w:rsidR="00A652DA">
        <w:rPr>
          <w:lang w:val="en-US"/>
        </w:rPr>
        <w:instrText xml:space="preserve"> ADDIN ZOTERO_ITEM CSL_CITATION {"citationID":"LiiUvxf1","properties":{"formattedCitation":"(van Vliet {\\i{}et al.}, 2012)","plainCitation":"(van Vliet et al., 2012)","noteIndex":0},"citationItems":[{"id":46,"uris":["http://zotero.org/users/13671732/items/W7EUGBVT"],"itemData":{"id":46,"type":"article-journal","abstract":"This meta-analysis of land-cover transformations of the past 10–15 years in tropical forest-agriculture frontiers world-wide shows that swidden agriculture decreases in landscapes with access to local, national and international markets that encourage cattle production and cash cropping, including biofuels. Conservation policies and practices also accelerate changes in swidden by restricting forest clearing and encouraging commercial agriculture. However, swidden remains important in many frontier areas where farmers have unequal or insecure access to investment and market opportunities, or where multi-functionality of land uses has been preserved as a strategy to adapt to current ecological, economic and political circumstances. In some areas swidden remains important simply because intensification is not a viable choice, for example when population densities and/or food market demands are low. The transformation of swidden landscapes into more intensive land uses has generally increased household incomes, but has also led to negative effects on the social and human capital of local communities to varying degrees. From an environmental perspective, the transition from swidden to other land uses often contributes to permanent deforestation, loss of biodiversity, increased weed pressure, declines in soil fertility, and accelerated soil erosion. Our prognosis is that, despite the global trend towards land use intensification, in many areas swidden will remain part of rural landscapes as the safety component of diversified systems, particularly in response to risks and uncertainties associated with more intensive land use systems.","container-title":"Global Environmental Change","DOI":"10.1016/j.gloenvcha.2011.10.009","issue":"2","page":"418-429","title":"Trends, drivers and impacts of changes in swidden cultivation in tropical forest-agriculture frontiers: A global assessment","URL":"http://www.sciencedirect.com/science/article/pii/S0959378011001622","volume":"22","author":[{"family":"Vliet","given":"Nathalie","non-dropping-particle":"van"},{"family":"Mertz","given":"Ole"},{"family":"Heinimann","given":"Andreas"},{"family":"Langanke","given":"Tobias"},{"family":"Pascual","given":"Unai"},{"family":"Schmook","given":"Birgit"},{"family":"Adams","given":"Cristina"},{"family":"Schmidt-Vogt","given":"Dietrich"},{"family":"Messerli","given":"Peter"},{"family":"Leisz","given":"Stephen"},{"family":"Castella","given":"Jean-Christophe"},{"family":"Jørgensen","given":"Lars"},{"family":"Birch-Thomsen","given":"Torben"},{"family":"Hett","given":"Cornelia"},{"family":"Bech-Bruun","given":"Thilde"},{"family":"Ickowitz","given":"Amy"},{"family":"Vu","given":"Kim Chi"},{"family":"Yasuyuki","given":"Kono"},{"family":"Fox","given":"Jefferson"},{"family":"Padoch","given":"Christine"},{"family":"Dressler","given":"Wolfram"},{"family":"Ziegler","given":"Alan D"}],"issued":{"date-parts":[["2012"]]}}}],"schema":"https://github.com/citation-style-language/schema/raw/master/csl-citation.json"} </w:instrText>
      </w:r>
      <w:r w:rsidRPr="407EA131" w:rsidR="00DB23F1">
        <w:rPr>
          <w:lang w:val="en-US"/>
        </w:rPr>
        <w:fldChar w:fldCharType="separate"/>
      </w:r>
      <w:r w:rsidRPr="00365EF8" w:rsidR="6C64AE3D">
        <w:rPr>
          <w:kern w:val="0"/>
          <w:lang w:val="en-US"/>
        </w:rPr>
        <w:t xml:space="preserve">(van Vliet </w:t>
      </w:r>
      <w:r w:rsidRPr="3715F316" w:rsidR="6C64AE3D">
        <w:rPr>
          <w:i w:val="1"/>
          <w:iCs w:val="1"/>
          <w:kern w:val="0"/>
          <w:lang w:val="en-US"/>
        </w:rPr>
        <w:t>et al.</w:t>
      </w:r>
      <w:r w:rsidRPr="00365EF8" w:rsidR="6C64AE3D">
        <w:rPr>
          <w:kern w:val="0"/>
          <w:lang w:val="en-US"/>
        </w:rPr>
        <w:t>, 2012)</w:t>
      </w:r>
      <w:r w:rsidRPr="407EA131" w:rsidR="00DB23F1">
        <w:rPr>
          <w:lang w:val="en-US"/>
        </w:rPr>
        <w:fldChar w:fldCharType="end"/>
      </w:r>
      <w:r w:rsidRPr="00365EF8" w:rsidR="725C8AE7">
        <w:rPr>
          <w:lang w:val="en-US"/>
        </w:rPr>
        <w:t xml:space="preserve"> </w:t>
      </w:r>
      <w:r w:rsidRPr="00365EF8" w:rsidR="13895D87">
        <w:rPr>
          <w:lang w:val="en-US"/>
        </w:rPr>
        <w:t xml:space="preserve">and an increased </w:t>
      </w:r>
      <w:r w:rsidRPr="00365EF8" w:rsidR="05C1B788">
        <w:rPr>
          <w:lang w:val="en-US"/>
        </w:rPr>
        <w:t>rate</w:t>
      </w:r>
      <w:r w:rsidRPr="00365EF8" w:rsidR="13895D87">
        <w:rPr>
          <w:lang w:val="en-US"/>
        </w:rPr>
        <w:t xml:space="preserve"> of </w:t>
      </w:r>
      <w:r w:rsidRPr="00365EF8" w:rsidR="52497960">
        <w:rPr>
          <w:lang w:val="en-US"/>
        </w:rPr>
        <w:t>deforestation</w:t>
      </w:r>
      <w:r w:rsidRPr="00365EF8" w:rsidR="4592801A">
        <w:rPr>
          <w:lang w:val="en-US"/>
        </w:rPr>
        <w:t xml:space="preserve"> due to agriculture</w:t>
      </w:r>
      <w:r w:rsidRPr="00365EF8" w:rsidR="05C1B788">
        <w:rPr>
          <w:lang w:val="en-US"/>
        </w:rPr>
        <w:t xml:space="preserve"> </w:t>
      </w:r>
      <w:r w:rsidRPr="407EA131" w:rsidR="00DA53B8">
        <w:rPr>
          <w:lang w:val="en-US"/>
        </w:rPr>
        <w:fldChar w:fldCharType="begin"/>
      </w:r>
      <w:r w:rsidR="00AF2A17">
        <w:rPr>
          <w:lang w:val="en-US"/>
        </w:rPr>
        <w:instrText xml:space="preserve"> ADDIN ZOTERO_ITEM CSL_CITATION {"citationID":"Iv4ej2ZH","properties":{"formattedCitation":"(Tyukavina {\\i{}et al.}, 2018; Pendrill {\\i{}et al.}, 2022)","plainCitation":"(Tyukavina et al., 2018; Pendrill et al., 2022)","noteIndex":0},"citationItems":[{"id":76,"uris":["http://zotero.org/users/13671732/items/HD6ZJ38U"],"itemData":{"id":76,"type":"article-journal","container-title":"Science Advances","DOI":"10.1126/sciadv.aat2993","page":"eaat2993-eaat2993","title":"Congo Basin forest loss dominated by increasing smallholder clearing","volume":"4","author":[{"family":"Tyukavina","given":"Alexandra"},{"family":"Hansen","given":"Matthew"},{"family":"Potapov","given":"Peter"},{"family":"Parker","given":"Diana"},{"family":"Okpa","given":"Chima"},{"family":"Stehman","given":"Stephen"},{"family":"Kommareddy","given":"Indrani"},{"family":"Turubanova","given":"Svetlana"}],"issued":{"date-parts":[["2018",11]]}}},{"id":1706,"uris":["http://zotero.org/users/13671732/items/XEA6VF8Q"],"itemData":{"id":1706,"type":"article-journal","abstract":"Tropical deforestation continues at alarming rates with profound impacts on ecosystems, climate, and livelihoods, prompting renewed commitments to halt its continuation. Although it is well established that agriculture is a dominant driver of deforestation, rates and mechanisms remain disputed and often lack a clear evidence base. We synthesize the best available pantropical evidence to provide clarity on how agriculture drives deforestation. Although most (90 to 99%) deforestation across the tropics 2011 to 2015 was driven by agriculture, only 45 to 65% of deforested land became productive agriculture within a few years. Therefore, ending deforestation likely requires combining measures to create deforestation-free supply chains with landscape governance interventions. We highlight key remaining evidence gaps including deforestation trends, commodity-specific land-use dynamics, and data from tropical dry forests and forests across Africa.","container-title":"Science","DOI":"10.1126/science.abm9267","issue":"6611","note":"publisher: American Association for the Advancement of Science","page":"eabm9267","source":"science.org (Atypon)","title":"Disentangling the numbers behind agriculture-driven tropical deforestation","URL":"https://www.science.org/doi/full/10.1126/science.abm9267","volume":"377","author":[{"family":"Pendrill","given":"Florence"},{"family":"Gardner","given":"Toby A."},{"family":"Meyfroidt","given":"Patrick"},{"family":"Persson","given":"U. Martin"},{"family":"Adams","given":"Justin"},{"family":"Azevedo","given":"Tasso"},{"family":"Bastos Lima","given":"Mairon G."},{"family":"Baumann","given":"Matthias"},{"family":"Curtis","given":"Philip G."},{"family":"De Sy","given":"Veronique"},{"family":"Garrett","given":"Rachael"},{"family":"Godar","given":"Javier"},{"family":"Goldman","given":"Elizabeth Dow"},{"family":"Hansen","given":"Matthew C."},{"family":"Heilmayr","given":"Robert"},{"family":"Herold","given":"Martin"},{"family":"Kuemmerle","given":"Tobias"},{"family":"Lathuillière","given":"Michael J."},{"family":"Ribeiro","given":"Vivian"},{"family":"Tyukavina","given":"Alexandra"},{"family":"Weisse","given":"Mikaela J."},{"family":"West","given":"Chris"}],"accessed":{"date-parts":[["2025",2,21]]},"issued":{"date-parts":[["2022",9,9]]}}}],"schema":"https://github.com/citation-style-language/schema/raw/master/csl-citation.json"} </w:instrText>
      </w:r>
      <w:r w:rsidRPr="407EA131" w:rsidR="00DA53B8">
        <w:rPr>
          <w:lang w:val="en-US"/>
        </w:rPr>
        <w:fldChar w:fldCharType="separate"/>
      </w:r>
      <w:r w:rsidRPr="00365EF8" w:rsidR="6EE40B52">
        <w:rPr>
          <w:rFonts w:ascii="Calibri" w:hAnsi="Calibri" w:cs="Calibri"/>
          <w:kern w:val="0"/>
          <w:lang w:val="en-US"/>
        </w:rPr>
        <w:t xml:space="preserve">(</w:t>
      </w:r>
      <w:r w:rsidRPr="00365EF8" w:rsidR="6EE40B52">
        <w:rPr>
          <w:rFonts w:ascii="Calibri" w:hAnsi="Calibri" w:cs="Calibri"/>
          <w:kern w:val="0"/>
          <w:lang w:val="en-US"/>
        </w:rPr>
        <w:t xml:space="preserve">Tyukavina</w:t>
      </w:r>
      <w:r w:rsidRPr="00365EF8" w:rsidR="6EE40B52">
        <w:rPr>
          <w:rFonts w:ascii="Calibri" w:hAnsi="Calibri" w:cs="Calibri"/>
          <w:kern w:val="0"/>
          <w:lang w:val="en-US"/>
        </w:rPr>
        <w:t xml:space="preserve"> </w:t>
      </w:r>
      <w:r w:rsidRPr="3715F316" w:rsidR="6EE40B52">
        <w:rPr>
          <w:rFonts w:ascii="Calibri" w:hAnsi="Calibri" w:cs="Calibri"/>
          <w:i w:val="1"/>
          <w:iCs w:val="1"/>
          <w:kern w:val="0"/>
          <w:lang w:val="en-US"/>
        </w:rPr>
        <w:t>et al.</w:t>
      </w:r>
      <w:r w:rsidRPr="00365EF8" w:rsidR="6EE40B52">
        <w:rPr>
          <w:rFonts w:ascii="Calibri" w:hAnsi="Calibri" w:cs="Calibri"/>
          <w:kern w:val="0"/>
          <w:lang w:val="en-US"/>
        </w:rPr>
        <w:t xml:space="preserve">, 2018; </w:t>
      </w:r>
      <w:r w:rsidRPr="00365EF8" w:rsidR="6EE40B52">
        <w:rPr>
          <w:rFonts w:ascii="Calibri" w:hAnsi="Calibri" w:cs="Calibri"/>
          <w:kern w:val="0"/>
          <w:lang w:val="en-US"/>
        </w:rPr>
        <w:t xml:space="preserve">Pendrill</w:t>
      </w:r>
      <w:r w:rsidRPr="00365EF8" w:rsidR="6EE40B52">
        <w:rPr>
          <w:rFonts w:ascii="Calibri" w:hAnsi="Calibri" w:cs="Calibri"/>
          <w:kern w:val="0"/>
          <w:lang w:val="en-US"/>
        </w:rPr>
        <w:t xml:space="preserve"> </w:t>
      </w:r>
      <w:r w:rsidRPr="3715F316" w:rsidR="6EE40B52">
        <w:rPr>
          <w:rFonts w:ascii="Calibri" w:hAnsi="Calibri" w:cs="Calibri"/>
          <w:i w:val="1"/>
          <w:iCs w:val="1"/>
          <w:kern w:val="0"/>
          <w:lang w:val="en-US"/>
        </w:rPr>
        <w:t>et al.</w:t>
      </w:r>
      <w:r w:rsidRPr="00365EF8" w:rsidR="6EE40B52">
        <w:rPr>
          <w:rFonts w:ascii="Calibri" w:hAnsi="Calibri" w:cs="Calibri"/>
          <w:kern w:val="0"/>
          <w:lang w:val="en-US"/>
        </w:rPr>
        <w:t>, 2022)</w:t>
      </w:r>
      <w:r w:rsidRPr="407EA131" w:rsidR="00DA53B8">
        <w:rPr>
          <w:lang w:val="en-US"/>
        </w:rPr>
        <w:fldChar w:fldCharType="end"/>
      </w:r>
      <w:r w:rsidRPr="00365EF8" w:rsidR="13895D87">
        <w:rPr>
          <w:lang w:val="en-US"/>
        </w:rPr>
        <w:t>.</w:t>
      </w:r>
      <w:r w:rsidRPr="00365EF8" w:rsidR="0339B2F2">
        <w:rPr>
          <w:lang w:val="en-US"/>
        </w:rPr>
        <w:t xml:space="preserve"> </w:t>
      </w:r>
      <w:r w:rsidRPr="00365EF8" w:rsidR="4FEFA4BA">
        <w:rPr>
          <w:lang w:val="en-US"/>
        </w:rPr>
        <w:t xml:space="preserve">Tropical secondary forests have already </w:t>
      </w:r>
      <w:r w:rsidRPr="00365EF8" w:rsidR="77E1E927">
        <w:rPr>
          <w:lang w:val="en-US"/>
        </w:rPr>
        <w:t xml:space="preserve">surpassed </w:t>
      </w:r>
      <w:r w:rsidRPr="00365EF8" w:rsidR="4FEFA4BA">
        <w:rPr>
          <w:lang w:val="en-US"/>
        </w:rPr>
        <w:t xml:space="preserve">old-growth forests in </w:t>
      </w:r>
      <w:r w:rsidRPr="00365EF8" w:rsidR="470D2FAC">
        <w:rPr>
          <w:lang w:val="en-US"/>
        </w:rPr>
        <w:t xml:space="preserve">terms of </w:t>
      </w:r>
      <w:r w:rsidRPr="00365EF8" w:rsidR="4FEFA4BA">
        <w:rPr>
          <w:lang w:val="en-US"/>
        </w:rPr>
        <w:t xml:space="preserve">coverage </w:t>
      </w:r>
      <w:r w:rsidRPr="407EA131" w:rsidR="001028FE">
        <w:rPr>
          <w:lang w:val="en-US"/>
        </w:rPr>
        <w:fldChar w:fldCharType="begin"/>
      </w:r>
      <w:r w:rsidRPr="407EA131" w:rsidR="001028FE">
        <w:rPr>
          <w:lang w:val="en-US"/>
        </w:rPr>
        <w:instrText xml:space="preserve"> ADDIN ZOTERO_ITEM CSL_CITATION {"citationID":"f1PPtAJe","properties":{"formattedCitation":"(FAO &amp; UNEP, 2020)","plainCitation":"(FAO &amp; UNEP, 2020)","noteIndex":0},"citationItems":[{"id":16,"uris":["http://zotero.org/users/13671732/items/U4ILTNW3"],"itemData":{"id":16,"type":"report","event-place":"Rome","note":"DOI: 10.4060/ca8642en","page":"214-214","publisher-place":"Rome","title":"The State of the World’s Forests 2020. Forests, biodiversity and people.","author":[{"literal":"FAO"},{"literal":"UNEP"}],"issued":{"date-parts":[["2020"]]}}}],"schema":"https://github.com/citation-style-language/schema/raw/master/csl-citation.json"} </w:instrText>
      </w:r>
      <w:r w:rsidRPr="407EA131" w:rsidR="001028FE">
        <w:rPr>
          <w:lang w:val="en-US"/>
        </w:rPr>
        <w:fldChar w:fldCharType="separate"/>
      </w:r>
      <w:r w:rsidRPr="00365EF8" w:rsidR="6C64AE3D">
        <w:rPr>
          <w:lang w:val="en-US"/>
        </w:rPr>
        <w:t>(FAO &amp; UNEP, 2020)</w:t>
      </w:r>
      <w:r w:rsidRPr="407EA131" w:rsidR="001028FE">
        <w:rPr>
          <w:lang w:val="en-US"/>
        </w:rPr>
        <w:fldChar w:fldCharType="end"/>
      </w:r>
      <w:r w:rsidRPr="00365EF8" w:rsidR="4FEFA4BA">
        <w:rPr>
          <w:lang w:val="en-US"/>
        </w:rPr>
        <w:t xml:space="preserve"> and are currently recognized </w:t>
      </w:r>
      <w:r w:rsidRPr="00365EF8" w:rsidR="55F571F2">
        <w:rPr>
          <w:lang w:val="en-US"/>
        </w:rPr>
        <w:t>as</w:t>
      </w:r>
      <w:r w:rsidRPr="00365EF8" w:rsidR="69459E87">
        <w:rPr>
          <w:lang w:val="en-US"/>
        </w:rPr>
        <w:t xml:space="preserve"> being the</w:t>
      </w:r>
      <w:r w:rsidRPr="00365EF8" w:rsidR="4FEFA4BA">
        <w:rPr>
          <w:lang w:val="en-US"/>
        </w:rPr>
        <w:t xml:space="preserve"> strongest C sink </w:t>
      </w:r>
      <w:r w:rsidRPr="00365EF8" w:rsidR="2A5C5572">
        <w:rPr>
          <w:lang w:val="en-US"/>
        </w:rPr>
        <w:t>globally</w:t>
      </w:r>
      <w:r w:rsidRPr="00365EF8" w:rsidR="4FEFA4BA">
        <w:rPr>
          <w:lang w:val="en-US"/>
        </w:rPr>
        <w:t xml:space="preserve"> </w:t>
      </w:r>
      <w:r w:rsidRPr="407EA131" w:rsidR="001028FE">
        <w:rPr>
          <w:lang w:val="en-US"/>
        </w:rPr>
        <w:fldChar w:fldCharType="begin"/>
      </w:r>
      <w:r w:rsidRPr="407EA131" w:rsidR="00A652DA">
        <w:rPr>
          <w:lang w:val="en-US"/>
        </w:rPr>
        <w:instrText xml:space="preserve"> ADDIN ZOTERO_ITEM CSL_CITATION {"citationID":"VqKqhPbD","properties":{"formattedCitation":"(Pan {\\i{}et al.}, 2024)","plainCitation":"(Pan et al., 2024)","noteIndex":0},"citationItems":[{"id":1218,"uris":["http://zotero.org/users/13671732/items/6LVL6AWE"],"itemData":{"id":1218,"type":"article-journal","abstract":"The uptake of carbon dioxide (CO2) by terrestrial ecosystems is critical for moderating climate change1. To provide a ground-based long-term assessment of the contribution of forests to terrestrial CO2 uptake, we synthesized in situ forest data from boreal, temperate and tropical biomes spanning three decades. We found that the carbon sink in global forests was steady, at 3.6 ± 0.4 Pg C yr−1 in the 1990s and 2000s, and 3.5 ± 0.4 Pg C yr−1 in the 2010s. Despite this global stability, our analysis revealed some major biome-level changes. Carbon sinks have increased in temperate (+30 ± 5%) and tropical regrowth (+29 ± 8%) forests owing to increases in forest area, but they decreased in boreal (−36 ± 6%) and tropical intact (−31 ± 7%) forests, as a result of intensified disturbances and losses in intact forest area, respectively. Mass-balance studies indicate that the global land carbon sink has increased2, implying an increase in the non-forest-land carbon sink. The global forest sink is equivalent to almost half of fossil-fuel emissions (7.8 ± 0.4 Pg C yr−1 in 1990–2019). However, two-thirds of the benefit from the sink has been negated by tropical deforestation (2.2 ± 0.5 Pg C yr−1 in 1990–2019). Although the global forest sink has endured undiminished for three decades, despite regional variations, it could be weakened by ageing forests, continuing deforestation and further intensification of disturbance regimes1. To protect the carbon sink, land management policies are needed to limit deforestation, promote forest restoration and improve timber-harvesting practices1,3.","container-title":"Nature","DOI":"10.1038/s41586-024-07602-x","ISSN":"1476-4687","issue":"8021","language":"en","license":"2024 This is a U.S. Government work and not under copyright protection in the US; foreign copyright protection may apply","note":"publisher: Nature Publishing Group","page":"563-569","source":"www.nature.com","title":"The enduring world forest carbon sink","URL":"https://www.nature.com/articles/s41586-024-07602-x","volume":"631","author":[{"family":"Pan","given":"Yude"},{"family":"Birdsey","given":"Richard A."},{"family":"Phillips","given":"Oliver L."},{"family":"Houghton","given":"Richard A."},{"family":"Fang","given":"Jingyun"},{"family":"Kauppi","given":"Pekka E."},{"family":"Keith","given":"Heather"},{"family":"Kurz","given":"Werner A."},{"family":"Ito","given":"Akihiko"},{"family":"Lewis","given":"Simon L."},{"family":"Nabuurs","given":"Gert-Jan"},{"family":"Shvidenko","given":"Anatoly"},{"family":"Hashimoto","given":"Shoji"},{"family":"Lerink","given":"Bas"},{"family":"Schepaschenko","given":"Dmitry"},{"family":"Castanho","given":"Andrea"},{"family":"Murdiyarso","given":"Daniel"}],"accessed":{"date-parts":[["2024",9,12]]},"issued":{"date-parts":[["2024",7]]}}}],"schema":"https://github.com/citation-style-language/schema/raw/master/csl-citation.json"} </w:instrText>
      </w:r>
      <w:r w:rsidRPr="407EA131" w:rsidR="001028FE">
        <w:rPr>
          <w:lang w:val="en-US"/>
        </w:rPr>
        <w:fldChar w:fldCharType="separate"/>
      </w:r>
      <w:r w:rsidRPr="00365EF8" w:rsidR="6C64AE3D">
        <w:rPr>
          <w:kern w:val="0"/>
          <w:lang w:val="en-US"/>
        </w:rPr>
        <w:t xml:space="preserve">(Pan </w:t>
      </w:r>
      <w:r w:rsidRPr="3715F316" w:rsidR="6C64AE3D">
        <w:rPr>
          <w:i w:val="1"/>
          <w:iCs w:val="1"/>
          <w:kern w:val="0"/>
          <w:lang w:val="en-US"/>
        </w:rPr>
        <w:t>et al.</w:t>
      </w:r>
      <w:r w:rsidRPr="00365EF8" w:rsidR="6C64AE3D">
        <w:rPr>
          <w:kern w:val="0"/>
          <w:lang w:val="en-US"/>
        </w:rPr>
        <w:t>, 2024)</w:t>
      </w:r>
      <w:r w:rsidRPr="407EA131" w:rsidR="001028FE">
        <w:rPr>
          <w:lang w:val="en-US"/>
        </w:rPr>
        <w:fldChar w:fldCharType="end"/>
      </w:r>
      <w:r w:rsidRPr="00365EF8" w:rsidR="4FEFA4BA">
        <w:rPr>
          <w:lang w:val="en-US"/>
        </w:rPr>
        <w:t>, highlighting the urgency of studying their post-disturbance recovery patterns.</w:t>
      </w:r>
    </w:p>
    <w:p w:rsidRPr="005160BB" w:rsidR="00627C39" w:rsidP="3715F316" w:rsidRDefault="23D9D0D3" w14:paraId="37F9AF83" w14:textId="1A78C8DB">
      <w:pPr>
        <w:pStyle w:val="Normal"/>
        <w:suppressLineNumbers w:val="0"/>
        <w:bidi w:val="0"/>
        <w:spacing w:before="0" w:beforeAutospacing="off" w:after="160" w:afterAutospacing="off" w:line="480" w:lineRule="auto"/>
        <w:ind w:left="0" w:right="0"/>
        <w:jc w:val="both"/>
        <w:rPr>
          <w:lang w:val="en-US"/>
        </w:rPr>
      </w:pPr>
      <w:r w:rsidRPr="407EA131" w:rsidR="05E96081">
        <w:rPr>
          <w:lang w:val="en-US"/>
        </w:rPr>
        <w:t xml:space="preserve">Aside from focusing on </w:t>
      </w:r>
      <w:r w:rsidRPr="407EA131" w:rsidR="58EAEC1D">
        <w:rPr>
          <w:lang w:val="en-US"/>
        </w:rPr>
        <w:t xml:space="preserve">C </w:t>
      </w:r>
      <w:r w:rsidRPr="407EA131" w:rsidR="05E96081">
        <w:rPr>
          <w:lang w:val="en-US"/>
        </w:rPr>
        <w:t xml:space="preserve">sequestration and biodiversity recovery </w:t>
      </w:r>
      <w:r w:rsidRPr="407EA131" w:rsidR="58EAEC1D">
        <w:rPr>
          <w:lang w:val="en-US"/>
        </w:rPr>
        <w:t>along</w:t>
      </w:r>
      <w:r w:rsidRPr="407EA131" w:rsidR="05E96081">
        <w:rPr>
          <w:lang w:val="en-US"/>
        </w:rPr>
        <w:t xml:space="preserve"> tropical secondary </w:t>
      </w:r>
      <w:r w:rsidRPr="407EA131" w:rsidR="58EAEC1D">
        <w:rPr>
          <w:lang w:val="en-US"/>
        </w:rPr>
        <w:t>succession</w:t>
      </w:r>
      <w:r w:rsidRPr="407EA131" w:rsidR="05E96081">
        <w:rPr>
          <w:lang w:val="en-US"/>
        </w:rPr>
        <w:t xml:space="preserve"> </w:t>
      </w:r>
      <w:r w:rsidRPr="407EA131" w:rsidR="4EAB13D9">
        <w:rPr>
          <w:lang w:val="en-US"/>
        </w:rPr>
        <w:t xml:space="preserve">(e.g., </w:t>
      </w:r>
      <w:r w:rsidRPr="407EA131" w:rsidR="007F72E5">
        <w:rPr>
          <w:lang w:val="en-US"/>
        </w:rPr>
        <w:fldChar w:fldCharType="begin"/>
      </w:r>
      <w:r w:rsidRPr="407EA131" w:rsidR="00C01524">
        <w:rPr>
          <w:lang w:val="en-US"/>
        </w:rPr>
        <w:instrText xml:space="preserve"> ADDIN ZOTERO_ITEM CSL_CITATION {"citationID":"Aru2tpMB","properties":{"formattedCitation":"(Bauters et al., 2019; Chazdon et al., 2016; Makelele et al., 2021; Poorter et al., 2021b, 2021a, 2016; Rozendaal et al., 2019)","plainCitation":"(Bauters et al., 2019; Chazdon et al., 2016; Makelele et al., 2021; Poorter et al., 2021b, 2021a, 2016; Rozendaal et al., 2019)","dontUpdate":true,"noteIndex":0},"citationItems":[{"id":4,"uris":["http://zotero.org/users/13671732/items/JPCZVDIF"],"itemData":{"id":4,"type":"article-journal","abstract":"Abstract On the African continent, the population is expected to expand fourfold in the next century, which will increasingly impact the global carbon cycle and biodiversity conservation. Therefore, it is of vital importance to understand how carbon stocks and community assembly recover after slash-and-burn events in tropical second growth forests. We inventoried a chronosequence of 15 1-ha plots in lowland tropical forest of the central Congo Basin and evaluated changes in aboveground and soil organic carbon stocks and in tree species diversity, functional composition, and community-weighted functional traits with succession. We aimed to track long-term recovery trajectories of species and carbon stocks in secondary forests, comparing 5 to 200 + year old secondary forest with reference primary forest. Along the successional gradient, the functional composition followed a trajectory from resource acquisition to resource conservation, except for nitrogen-related leaf traits. Despite a fast, initial recovery of species diversity and functional composition, there were still important structural and carbon stock differences between old growth secondary and pristine forest, which suggests that a full recovery of secondary forests might take much longer than currently shown. As such, the aboveground carbon stocks of 200 + year old forest were only 57% of those in the pristine reference forest, which suggests a slow recovery of aboveground carbon stocks, although more research is needed to confirm this observation. The results of this study highlight the need for more in-depth studies on forest recovery in Central Africa, to gain insight into the processes that control biodiversity and carbon stock recovery.","container-title":"Biotropica","DOI":"10.1111/btp.12647","issue":"3","note":"publisher: John Wiley &amp; Sons, Ltd","page":"319-329","title":"Long-term recovery of the functional community assembly and carbon pools in an African tropical forest succession","URL":"https://doi.org/10.1111/btp.12647","volume":"51","author":[{"family":"Bauters","given":"Marijn"},{"family":"Vercleyen","given":"Oscar"},{"family":"Vanlauwe","given":"Bernard"},{"family":"Six","given":"Johan"},{"family":"Bonyoma","given":"Bernard"},{"family":"Badjoko","given":"Henri"},{"family":"Hubau","given":"Wannes"},{"family":"Hoyt","given":"Alison"},{"family":"Boudin","given":"Mathieu"},{"family":"Verbeeck","given":"Hans"},{"family":"Boeckx","given":"Pascal"}],"issued":{"date-parts":[["2019",5]]}}},{"id":511,"uris":["http://zotero.org/users/13671732/items/WJVNA286"],"itemData":{"id":511,"type":"article-journal","abstract":"Regrowth of tropical secondary forests following complete or nearly complete removal of forest vegetation actively stores carbon in aboveground biomass, partially counterbalancing carbon emissions from deforestation, forest degradation, burning of fossil fuels, and other anthropogenic sources. We estimate the age and spatial extent of lowland second-growth forests in the Latin American tropics and model their potential aboveground carbon accumulation over four decades. Our model shows that, in 2008, second-growth forests (1 to 60 years old) covered 2.4 million km2 of land (28.1%of the total study area).Over 40 years, these lands can potentially accumulate a total aboveground carbon stock of 8.48 Pg C (petagrams of carbon) in aboveground biomass via low-cost natural regeneration or assisted regeneration, corresponding to a total CO2 sequestration of 31.09 Pg CO2. This total is equivalent to carbon emissions from fossil fuel use and industrial processes in all of Latin America and the Caribbean from1993 to 2014. Ten countries account for 95% of this carbon storage potential, led by Brazil, Colombia, Mexico, and Venezuela. We model future land-use scenarios to guide national carbon mitigation policies. Permitting natural regeneration on 40% of lowland pastures potentially stores an additional 2.0 Pg C over 40 years. Our study provides information and maps to guide national-level forest-based carbon mitigation plans on the basis of estimated rates of natural regeneration and pasture abandonment. Coupled with avoided deforestation and sustainable forestmanagement, natural regeneration of second-growth forests provides a low-costmechanism that yields a high carbon sequestration potential with multiple benefits for biodiversity and ecosystem services.","container-title":"Science Advances","DOI":"10.1126/sciadv.1501639","issue":"5","note":"publisher: American Association for the Advancement of Science","title":"Carbon sequestration potential of second-growth forest regeneration in the Latin American tropics","volume":"2","author":[{"family":"Chazdon","given":"Robin L."},{"family":"Broadbent","given":"Eben N."},{"family":"Rozendaal","given":"Danaë M.A."},{"family":"Bongers","given":"Frans"},{"family":"Zambrano","given":"Angélica María Almeyda"},{"family":"Aide","given":"T. Mitchell"},{"family":"Balvanera","given":"Patricia"},{"family":"Becknell","given":"Justin M."},{"family":"Boukili","given":"Vanessa"},{"family":"Brancalion","given":"Pedro H.S."},{"family":"Craven","given":"Dylan"},{"family":"Almeida-Cortez","given":"Jarcilene S."},{"family":"Cabral","given":"George A.L."},{"family":"De Jong","given":"Ben"},{"family":"Denslow","given":"Julie S."},{"family":"Dent","given":"Daisy H."},{"family":"DeWalt","given":"Saara J."},{"family":"Dupuy","given":"Juan M."},{"family":"Durán","given":"Sandra M."},{"family":"Espírito-Santo","given":"Mario M."},{"family":"Fandino","given":"María C."},{"family":"César","given":"Ricardo G."},{"family":"Hall","given":"Jefferson S."},{"family":"Hernández-Stefanoni","given":"José Luis"},{"family":"Jakovac","given":"Catarina C."},{"family":"Junqueira","given":"André B."},{"family":"Kennard","given":"Deborah"},{"family":"Letcher","given":"Susan G."},{"family":"Lohbeck","given":"Madelon"},{"family":"Martínez-Ramos","given":"Miguel"},{"family":"Massoca","given":"Paulo"},{"family":"Meave","given":"Jorge A."},{"family":"Mesquita","given":"Rita"},{"family":"Mora","given":"Francisco"},{"family":"Muñoz","given":"Rodrigo"},{"family":"Muscarella","given":"Robert"},{"family":"Nunes","given":"Yule R.F."},{"family":"Ochoa-Gaona","given":"Susana"},{"family":"Orihuela-Belmonte","given":"Edith"},{"family":"Peña-Claros","given":"Marielos"},{"family":"Pérez-García","given":"Eduardo A."},{"family":"Piotto","given":"Daniel"},{"family":"Powers","given":"Jennifer S."},{"family":"Rodríguez-Velazquez","given":"Jorge"},{"family":"Romero-Pérez","given":"Isabel Eunice"},{"family":"Ruíz","given":"Jorge"},{"family":"Saldarriaga","given":"Juan G."},{"family":"Sanchez-Azofeifa","given":"Arturo"},{"family":"Schwartz","given":"Naomi B."},{"family":"Steininger","given":"Marc K."},{"family":"Swenson","given":"Nathan G."},{"family":"Uriarte","given":"Maria"},{"family":"Van Breugel","given":"Michiel"},{"family":"Van Der Wal","given":"Hans"},{"family":"Veloso","given":"Maria D.M."},{"family":"Vester","given":"Hans"},{"family":"Vieira","given":"Ima Celia G."},{"family":"Bentos","given":"Tony Vizcarra"},{"family":"Williamson","given":"G. Bruce"},{"family":"Poorter","given":"Lourens"}],"issued":{"date-parts":[["2016",5]]}}},{"id":196,"uris":["http://zotero.org/users/13671732/items/JFNE89UH"],"itemData":{"id":196,"type":"article-journal","abstract":"Abstract Questions Human disturbance is increasingly affecting forest dynamics across the tropics. Forests can recover via natural secondary succession to pre-disturbance levels of biodiversity, species composition, and ecosystem carbon stocks. Central Africa will be subject to increasingly high shifting-cultivation pressure in the next decades, but succession trajectories of these ecosystem properties are still poorly known for the Congo basin. We addressed two questions: (1) how does taxonomic and functional composition and diversity shift during secondary succession; and (2) how fast do above-ground carbon stocks recover during secondary succession in tropical forests? Location Central Congo basin. Methods We conducted an inventory of trees (diameter at breast height [DBH] ≥ 10 cm), measured species traits and soil texture and carbon content in 18 plots, located along six secondary succession stages (i.e., from agricultural to old growth forest sites). We measured tree diameter, height for 20% of trees distributed across diameter classes, wood traits from all species, and leaf traits from species that contributed to 85% of the plot basal area. Results We showed that secondary forests recover relatively fast in terms of tree species diversity, alpha functional diversity, and fine-root carbon, with near-old-growth forest values after six decades past disturbance, while floristic composition exhibited slower recovery. Secondary forests only partially shifted from acquisitive to a conservative life history, with shifts in leaf traits being largely decoupled from wood traits. Only 43% of above-ground carbon recovered after 60 years of forest regrowth, potentially through a slow recovery of the large-sized tree stems that dominate carbon stocks of old-growth forests. Conclusions Our findings underline the capacity of Afrotropical forests to recover species and alpha functional diversity after clear-cutting through shifting cultivation. Simultaneously, old-growth forests harbor a particular floristic community and store a large quantity of carbon with much longer recovery trajectories, stressing the need for conservation of these forests in the Congo basin.","container-title":"Journal of Vegetation Science","DOI":"10.1111/jvs.13071","issue":"5","note":"publisher: John Wiley &amp; Sons, Ltd","page":"e13071-e13071","title":"Afrotropical secondary forests exhibit fast diversity and functional recovery, but slow compositional and carbon recovery after shifting cultivation","URL":"https://doi.org/10.1111/jvs.13071","volume":"32","author":[{"family":"Makelele","given":"Isaac Ahanamungu"},{"family":"Verheyen","given":"Kris"},{"family":"Boeckx","given":"Pascal"},{"family":"Cizungu Ntaboba","given":"Landry"},{"family":"Mujinya Bazirake","given":"Basile"},{"family":"Ewango","given":"Corneille"},{"family":"Bauters","given":"Marijn"}],"issued":{"date-parts":[["2021",9]]}}},{"id":208,"uris":["http://zotero.org/users/13671732/items/XD7GNCUM"],"itemData":{"id":208,"type":"article-journal","abstract":"An analysis of above-ground biomass recovery during secondary succession in forest sites and plots, covering the major environmental gradients in the Neotropics.","container-title":"Nature","DOI":"10.1038/nature16512","issue":"7589","page":"211-214","title":"Biomass resilience of Neotropical secondary forests","URL":"https://doi.org/10.1038/nature16512","volume":"530","author":[{"family":"Poorter","given":"Lourens"},{"family":"Bongers","given":"Frans"},{"family":"Aide","given":"T Mitchell"},{"family":"Almeyda Zambrano","given":"Angélica M"},{"family":"Balvanera","given":"Patricia"},{"family":"Becknell","given":"Justin M"},{"family":"Boukili","given":"Vanessa"},{"family":"Brancalion","given":"Pedro H S"},{"family":"Broadbent","given":"Eben N"},{"family":"Chazdon","given":"Robin L"},{"family":"Craven","given":"Dylan"},{"family":"Almeida-Cortez","given":"Jarcilene S","non-dropping-particle":"de"},{"family":"Cabral","given":"George A L"},{"family":"Jong","given":"Ben H J","non-dropping-particle":"de"},{"family":"Denslow","given":"Julie S"},{"family":"Dent","given":"Daisy H"},{"family":"DeWalt","given":"Saara J"},{"family":"Dupuy","given":"Juan M"},{"family":"Durán","given":"Sandra M"},{"family":"Espírito-Santo","given":"Mario M"},{"family":"Fandino","given":"María C"},{"family":"César","given":"Ricardo G"},{"family":"Hall","given":"Jefferson S"},{"family":"Hernandez-Stefanoni","given":"José Luis"},{"family":"Jakovac","given":"Catarina C"},{"family":"Junqueira","given":"André B"},{"family":"Kennard","given":"Deborah"},{"family":"Letcher","given":"Susan G"},{"family":"Licona","given":"Juan-Carlos"},{"family":"Lohbeck","given":"Madelon"},{"family":"Marín-Spiotta","given":"Erika"},{"family":"Martínez-Ramos","given":"Miguel"},{"family":"Massoca","given":"Paulo"},{"family":"Meave","given":"Jorge A"},{"family":"Mesquita","given":"Rita"},{"family":"Mora","given":"Francisco"},{"family":"Muñoz","given":"Rodrigo"},{"family":"Muscarella","given":"Robert"},{"family":"Nunes","given":"Yule R F"},{"family":"Ochoa-Gaona","given":"Susana"},{"family":"Oliveira","given":"Alexandre A","non-dropping-particle":"de"},{"family":"Orihuela-Belmonte","given":"Edith"},{"family":"Peña-Claros","given":"Marielos"},{"family":"Pérez-García","given":"Eduardo A"},{"family":"Piotto","given":"Daniel"},{"family":"Powers","given":"Jennifer S"},{"family":"Rodríguez-Velázquez","given":"Jorge"},{"family":"Romero-Pérez","given":"I Eunice"},{"family":"Ruíz","given":"Jorge"},{"family":"Saldarriaga","given":"Juan G"},{"family":"Sanchez-Azofeifa","given":"Arturo"},{"family":"Schwartz","given":"Naomi B"},{"family":"Steininger","given":"Marc K"},{"family":"Swenson","given":"Nathan G"},{"family":"Toledo","given":"Marisol"},{"family":"Uriarte","given":"Maria"},{"family":"Breugel","given":"Michiel","non-dropping-particle":"van"},{"family":"Wal","given":"Hans","non-dropping-particle":"van der"},{"family":"Veloso","given":"Maria D M"},{"family":"Vester","given":"Hans F M"},{"family":"Vicentini","given":"Alberto"},{"family":"Vieira","given":"Ima C G"},{"family":"Bentos","given":"Tony Vizcarra"},{"family":"Williamson","given":"G Bruce"},{"family":"Rozendaal","given":"Danaë M A"}],"issued":{"date-parts":[["2016"]]}}},{"id":381,"uris":["http://zotero.org/users/13671732/items/IZTASDDI"],"itemData":{"id":381,"type":"article-journal","abstract":"Tropical forests disappear rapidly through deforestation but also have the potential to regrow naturally through a process called secondary succession. To advance successional theory, it is essential to understand how these secondary forests and their assembly vary across broad spatial scales. We do so by synthesizing continental-scale patterns in succession using a functional trait approach. We show that the start and pathway of succession varies with climatic water availability. In dry forests, succession is driven by drought tolerance traits and in wet forests by shade tolerance traits. Based on these successional principles, we propose an ecologically sound strategy to improve active forest restoration.One-third of all Neotropical forests are secondary forests that regrow naturally after agricultural use through secondary succession. We need to understand better how and why succession varies across environmental gradients and broad geographic scales. Here, we analyze functional recovery using community data on seven plant characteristics (traits) of 1,016 forest plots from 30 chronosequence sites across the Neotropics. By analyzing communities in terms of their traits, we enhance understanding of the mechanisms of succession, assess ecosystem recovery, and use these insights to propose successful forest restoration strategies. Wet and dry forests diverged markedly for several traits that increase growth rate in wet forests but come at the expense of reduced drought tolerance, delay, or avoidance, which is important in seasonally dry forests. Dry and wet forests showed different successional pathways for several traits. In dry forests, species turnover is driven by drought tolerance traits that are important early in succession and in wet forests by shade tolerance traits that are important later in succession. In both forests, deciduous and compound-leaved trees decreased with forest age, probably because microclimatic conditions became less hot and dry. Our results suggest that climatic water availability drives functional recovery by influencing the start and trajectory of succession, resulting in a convergence of community trait values with forest age when vegetation cover builds up. Within plots, the range in functional trait values increased with age. Based on the observed successional trait changes, we indicate the consequences for carbon and nutrient cycling and propose an ecologically sound strategy to improve forest restoration success.","container-title":"Proceedings of the National Academy of Sciences","DOI":"10.1073/pnas.2003405118","issue":"49","page":"e2003405118-e2003405118","title":"Functional recovery of secondary tropical forests","URL":"http://www.pnas.org/content/118/49/e2003405118.abstract","volume":"118","author":[{"family":"Poorter","given":"Lourens"},{"family":"Rozendaal","given":"Danaë M A"},{"family":"Bongers","given":"Frans"},{"family":"Almeida","given":"de Jarcilene S"},{"family":"Álvarez","given":"Francisco S"},{"family":"Andrade","given":"José Luís"},{"family":"Arreola Villa","given":"Luis Felipe"},{"family":"Becknell","given":"Justin M"},{"family":"Bhaskar","given":"Radika"},{"family":"Boukili","given":"Vanessa"},{"family":"Brancalion","given":"Pedro H S"},{"family":"César","given":"Ricardo G"},{"family":"Chave","given":"Jerome"},{"family":"Chazdon","given":"Robin L"},{"family":"Dalla Colletta","given":"Gabriel"},{"family":"Craven","given":"Dylan"},{"family":"Jong","given":"Ben H J","non-dropping-particle":"de"},{"family":"Denslow","given":"Julie S"},{"family":"Dent","given":"Daisy H"},{"family":"DeWalt","given":"Saara J"},{"family":"Díaz García","given":"Elisa"},{"family":"Dupuy","given":"Juan Manuel"},{"family":"Durán","given":"Sandra M"},{"family":"Espírito Santo","given":"Mário M"},{"family":"Fernandes","given":"Geraldo Wilson"},{"family":"Finegan","given":"Bryan"},{"family":"Granda Moser","given":"Vanessa"},{"family":"Hall","given":"Jefferson S"},{"family":"Hernández-Stefanoni","given":"José Luis"},{"family":"Jakovac","given":"Catarina C"},{"family":"Kennard","given":"Deborah"},{"family":"Lebrija-Trejos","given":"Edwin"},{"family":"Letcher","given":"Susan G"},{"family":"Lohbeck","given":"Madelon"},{"family":"Lopez","given":"Omar R"},{"family":"Marín-Spiotta","given":"Erika"},{"family":"Martínez-Ramos","given":"Miguel"},{"family":"Meave","given":"Jorge A"},{"family":"Mora","given":"Francisco"},{"family":"Souza Moreno","given":"Vanessa","non-dropping-particle":"de"},{"family":"Müller","given":"Sandra C"},{"family":"Muñoz","given":"Rodrigo"},{"family":"Muscarella","given":"Robert"},{"family":"Nunes","given":"Yule R F"},{"family":"Ochoa-Gaona","given":"Susana"},{"family":"Oliveira","given":"Rafael S"},{"family":"Paz","given":"Horacio"},{"family":"Sanchez-Azofeifa","given":"Arturo"},{"family":"Sanaphre-Villanueva","given":"Lucía"},{"family":"Toledo","given":"Marisol"},{"family":"Uriarte","given":"Maria"},{"family":"Utrera","given":"Luis P"},{"family":"Breugel","given":"Michiel","non-dropping-particle":"van"},{"family":"Sande","given":"Masha T","non-dropping-particle":"van der"},{"family":"Veloso","given":"Maria D M"},{"family":"Wright","given":"S Joseph"},{"family":"Zanini","given":"Kátia J"},{"family":"Zimmerman","given":"Jess K"},{"family":"Westoby","given":"Mark"}],"issued":{"date-parts":[["2021",12]]}},"label":"page"},{"id":5,"uris":["http://zotero.org/users/13671732/items/DXABTVSS"],"itemData":{"id":5,"type":"article-journal","abstract":"Old-growth tropical forests harbor an immense diversity of tree species but are rapidly being cleared, while secondary forests that regrow on abandoned agricultural lands increase in extent. We assess how tree species richness and composition recover during secondary succession across gradients in environmental conditions and anthropogenic disturbance in an unprecedented multisite analysis for the Neotropics. Secondary forests recover remarkably fast in species richness but slowly in species composition. Secondary forests take a median time of five decades to recover the species richness of old-growth forest (80% recovery after 20 years) based on rarefaction analysis. Full recovery of species composition takes centuries (only 34% recovery after 20 years). A dual strategy that maintains both old-growth forests and species-rich secondary forests is therefore crucial for biodiversity conservation in human-modified tropical landscapes.","container-title":"Science Advances","DOI":"10.1126/sciadv.aau3114","issue":"3","page":"eaau3114-eaau3114","title":"Biodiversity recovery of Neotropical secondary forests","URL":"http://advances.sciencemag.org/content/5/3/eaau3114.abstract","volume":"5","author":[{"family":"Rozendaal","given":"Danaë M A"},{"family":"Bongers","given":"Frans"},{"family":"Aide","given":"T Mitchell"},{"family":"Alvarez-Dávila","given":"Esteban"},{"family":"Ascarrunz","given":"Nataly"},{"family":"Balvanera","given":"Patricia"},{"family":"Becknell","given":"Justin M"},{"family":"Bentos","given":"Tony V"},{"family":"Brancalion","given":"Pedro H S"},{"family":"Cabral","given":"George A L"},{"family":"Calvo-Rodriguez","given":"Sofia"},{"family":"Chave","given":"Jerome"},{"family":"César","given":"Ricardo G"},{"family":"Chazdon","given":"Robin L"},{"family":"Condit","given":"Richard"},{"family":"Dallinga","given":"Jorn S"},{"family":"Almeida-Cortez","given":"Jarcilene S","non-dropping-particle":"de"},{"family":"Jong","given":"Ben","non-dropping-particle":"de"},{"family":"Oliveira","given":"Alexandre","non-dropping-particle":"de"},{"family":"Denslow","given":"Julie S"},{"family":"Dent","given":"Daisy H"},{"family":"DeWalt","given":"Saara J"},{"family":"Dupuy","given":"Juan Manuel"},{"family":"Durán","given":"Sandra M"},{"family":"Dutrieux","given":"Loïc P"},{"family":"Espírito-Santo","given":"Mario M"},{"family":"Fandino","given":"María C"},{"family":"Fernandes","given":"G Wilson"},{"family":"Finegan","given":"Bryan"},{"family":"García","given":"Hernando"},{"family":"Gonzalez","given":"Noel"},{"family":"Moser","given":"Vanessa Granda"},{"family":"Hall","given":"Jefferson S"},{"family":"Hernández-Stefanoni","given":"José Luis"},{"family":"Hubbell","given":"Stephen"},{"family":"Jakovac","given":"Catarina C"},{"family":"Hernández","given":"Alma Johanna"},{"family":"Junqueira","given":"André B"},{"family":"Kennard","given":"Deborah"},{"family":"Larpin","given":"Denis"},{"family":"Letcher","given":"Susan G"},{"family":"Licona","given":"Juan-Carlos"},{"family":"Lebrija-Trejos","given":"Edwin"},{"family":"Marín-Spiotta","given":"Erika"},{"family":"Martínez-Ramos","given":"Miguel"},{"family":"Massoca","given":"Paulo E S"},{"family":"Meave","given":"Jorge A"},{"family":"Mesquita","given":"Rita C G"},{"family":"Mora","given":"Francisco"},{"family":"Müller","given":"Sandra C"},{"family":"Muñoz","given":"Rodrigo"},{"family":"Oliveira Neto","given":"Silvio Nolasco","non-dropping-particle":"de"},{"family":"Norden","given":"Natalia"},{"family":"Nunes","given":"Yule R F"},{"family":"Ochoa-Gaona","given":"Susana"},{"family":"Ortiz-Malavassi","given":"Edgar"},{"family":"Ostertag","given":"Rebecca"},{"family":"Peña-Claros","given":"Marielos"},{"family":"Pérez-García","given":"Eduardo A"},{"family":"Piotto","given":"Daniel"},{"family":"Powers","given":"Jennifer S"},{"family":"Aguilar-Cano","given":"José"},{"family":"Rodriguez-Buritica","given":"Susana"},{"family":"Rodríguez-Velázquez","given":"Jorge"},{"family":"Romero-Romero","given":"Marco Antonio"},{"family":"Ruíz","given":"Jorge"},{"family":"Sanchez-Azofeifa","given":"Arturo"},{"family":"Almeida","given":"Arlete Silva","non-dropping-particle":"de"},{"family":"Silver","given":"Whendee L"},{"family":"Schwartz","given":"Naomi B"},{"family":"Thomas","given":"William Wayt"},{"family":"Toledo","given":"Marisol"},{"family":"Uriarte","given":"Maria"},{"family":"Sá Sampaio","given":"Everardo Valadares","non-dropping-particle":"de"},{"family":"Breugel","given":"Michiel","non-dropping-particle":"van"},{"family":"Wal","given":"Hans","non-dropping-particle":"van der"},{"family":"Martins","given":"Sebastião Venâncio"},{"family":"Veloso","given":"Maria D M"},{"family":"Vester","given":"Hans F M"},{"family":"Vicentini","given":"Alberto"},{"family":"Vieira","given":"Ima C G"},{"family":"Villa","given":"Pedro"},{"family":"Williamson","given":"G Bruce"},{"family":"Zanini","given":"Kátia J"},{"family":"Zimmerman","given":"Jess"},{"family":"Poorter","given":"Lourens"}],"issued":{"date-parts":[["2019",3]]}}},{"id":761,"uris":["http://zotero.org/users/13671732/items/LLXP27UN"],"itemData":{"id":761,"type":"article-journal","abstract":"Although deforestation is rampant across the tropics, forest has a strong capacity to regrow on abandoned lands. These ?secondary? forests may increasingly play important roles in biodiversity conservation, climate change mitigation, and landscape restoration. Poorter et al. analyzed the patterns of recovery in forest attributes (related to soil, plant functioning, structure, and diversity) in 77 secondary forest sites in the Americas and West Africa. They found that different attributes recovered at different rates, with soil recovering in less than a decade and species diversity and biomass recovering in little more than a century. The authors discuss how these findings can be applied in efforts to promote forest restoration. ?AMS Tropical forests recover fast after land-use change, benefiting ecosystem restoration, climate change, and biodiversity. Tropical forests disappear rapidly because of deforestation, yet they have the potential to regrow naturally on abandoned lands. We analyze how 12 forest attributes recover during secondary succession and how their recovery is interrelated using 77 sites across the tropics. Tropical forests are highly resilient to low-intensity land use; after 20 years, forest attributes attain 78% (33 to 100%) of their old-growth values. Recovery to 90% of old-growth values is fastest for soil (&lt;1 decade) and plant functioning (&lt;2.5 decades), intermediate for structure and species diversity (2.5 to 6 decades), and slowest for biomass and species composition (&gt;12 decades). Network analysis shows three independent clusters of attribute recovery, related to structure, species diversity, and species composition. Secondary forests should be embraced as a low-cost, natural solution for ecosystem restoration, climate change mitigation, and biodiversity conservation.","container-title":"Science","DOI":"10.1126/science.abh3629","issue":"6573","journalAbbreviation":"Science","note":"publisher: American Association for the Advancement of Science","page":"1370-1376","title":"Multidimensional tropical forest recovery","URL":"https://doi.org/10.1126/science.abh3629","volume":"374","author":[{"family":"Poorter","given":"Lourens"},{"family":"Craven","given":"Dylan"},{"family":"Jakovac","given":"Catarina C."},{"family":"Sande","given":"Masha T.","non-dropping-particle":"van der"},{"family":"Amissah","given":"Lucy"},{"family":"Bongers","given":"Frans"},{"family":"Chazdon","given":"Robin L."},{"family":"Farrior","given":"Caroline E."},{"family":"Kambach","given":"Stephan"},{"family":"Meave","given":"Jorge A."},{"family":"Muñoz","given":"Rodrigo"},{"family":"Norden","given":"Natalia"},{"family":"Rüger","given":"Nadja"},{"family":"Breugel","given":"Michiel","non-dropping-particle":"van"},{"family":"Almeyda Zambrano","given":"Angélica María"},{"family":"Amani","given":"Bienvenu"},{"family":"Andrade","given":"José Luis"},{"family":"Brancalion","given":"Pedro H. S."},{"family":"Broadbent","given":"Eben N."},{"family":"Foresta","given":"Hubert","non-dropping-particle":"de"},{"family":"Dent","given":"Daisy H."},{"family":"Derroire","given":"Géraldine"},{"family":"DeWalt","given":"Saara J."},{"family":"Dupuy","given":"Juan M."},{"family":"Durán","given":"Sandra M."},{"family":"Fantini","given":"Alfredo C."},{"family":"Finegan","given":"Bryan"},{"family":"Hernández-Jaramillo","given":"Alma"},{"family":"Hernández-Stefanoni","given":"José Luis"},{"family":"Hietz","given":"Peter"},{"family":"Junqueira","given":"André B."},{"family":"N’dja","given":"Justin Kassi"},{"family":"Letcher","given":"Susan G."},{"family":"Lohbeck","given":"Madelon"},{"family":"López-Camacho","given":"René"},{"family":"Martínez-Ramos","given":"Miguel"},{"family":"Melo","given":"Felipe P. L."},{"family":"Mora","given":"Francisco"},{"family":"Müller","given":"Sandra C."},{"family":"N’Guessan","given":"Anny E."},{"family":"Oberleitner","given":"Florian"},{"family":"Ortiz-Malavassi","given":"Edgar"},{"family":"Pérez-García","given":"Eduardo A."},{"family":"Pinho","given":"Bruno X."},{"family":"Piotto","given":"Daniel"},{"family":"Powers","given":"Jennifer S."},{"family":"Rodríguez-Buriticá","given":"Susana"},{"family":"Rozendaal","given":"Danaë M. A."},{"family":"Ruíz","given":"Jorge"},{"family":"Tabarelli","given":"Marcelo"},{"family":"Teixeira","given":"Heitor Mancini"},{"family":"Valadares de Sá Barretto Sampaio","given":"Everardo"},{"family":"Wal","given":"Hans","non-dropping-particle":"van der"},{"family":"Villa","given":"Pedro M."},{"family":"Fernandes","given":"Geraldo W."},{"family":"Santos","given":"Braulio A."},{"family":"Aguilar-Cano","given":"José"},{"family":"Almeida-Cortez","given":"Jarcilene S.","non-dropping-particle":"de"},{"family":"Alvarez-Davila","given":"Esteban"},{"family":"Arreola-Villa","given":"Felipe"},{"family":"Balvanera","given":"Patricia"},{"family":"Becknell","given":"Justin M."},{"family":"Cabral","given":"George A. L."},{"family":"Castellanos-Castro","given":"Carolina"},{"family":"Jong","given":"Ben H. J.","non-dropping-particle":"de"},{"family":"Nieto","given":"Jhon Edison"},{"family":"Espírito-Santo","given":"Mário M."},{"family":"Fandino","given":"Maria C."},{"family":"García","given":"Hernando"},{"family":"García-Villalobos","given":"Daniel"},{"family":"Hall","given":"Jefferson S."},{"family":"Idárraga","given":"Alvaro"},{"family":"Jiménez-Montoya","given":"Jaider"},{"family":"Kennard","given":"Deborah"},{"family":"Marín-Spiotta","given":"Erika"},{"family":"Mesquita","given":"Rita"},{"family":"Nunes","given":"Yule R. F."},{"family":"Ochoa-Gaona","given":"Susana"},{"family":"Peña-Claros","given":"Marielos"},{"family":"Pérez-Cárdenas","given":"Nathalia"},{"family":"Rodríguez-Velázquez","given":"Jorge"},{"family":"Villanueva","given":"Lucía Sanaphre"},{"family":"Schwartz","given":"Naomi B."},{"family":"Steininger","given":"Marc K."},{"family":"Veloso","given":"Maria D. M."},{"family":"Vester","given":"Henricus F. M."},{"family":"Vieira","given":"Ima C. G."},{"family":"Williamson","given":"G. Bruce"},{"family":"Zanini","given":"Kátia"},{"family":"Hérault","given":"Bruno"}],"accessed":{"date-parts":[["2024",2,21]]},"issued":{"date-parts":[["2021",12,10]]}}}],"schema":"https://github.com/citation-style-language/schema/raw/master/csl-citation.json"} </w:instrText>
      </w:r>
      <w:r w:rsidRPr="407EA131" w:rsidR="007F72E5">
        <w:rPr>
          <w:lang w:val="en-US"/>
        </w:rPr>
        <w:fldChar w:fldCharType="separate"/>
      </w:r>
      <w:r w:rsidRPr="00DF2437" w:rsidR="4EAB13D9">
        <w:rPr>
          <w:lang w:val="en-US"/>
        </w:rPr>
        <w:t xml:space="preserve">Bauters et al., 2019; Chazdon et al., 2016; Makelele et al., 2021; </w:t>
      </w:r>
      <w:r w:rsidRPr="00DF2437" w:rsidR="4EAB13D9">
        <w:rPr>
          <w:lang w:val="en-US"/>
        </w:rPr>
        <w:t>Poorter</w:t>
      </w:r>
      <w:r w:rsidRPr="00DF2437" w:rsidR="4EAB13D9">
        <w:rPr>
          <w:lang w:val="en-US"/>
        </w:rPr>
        <w:t xml:space="preserve"> et al., 2021b, 2021a, 2016; Rozendaal et al., 2019)</w:t>
      </w:r>
      <w:r w:rsidRPr="407EA131" w:rsidR="007F72E5">
        <w:rPr>
          <w:lang w:val="en-US"/>
        </w:rPr>
        <w:fldChar w:fldCharType="end"/>
      </w:r>
      <w:r w:rsidRPr="407EA131" w:rsidR="4EAB13D9">
        <w:rPr>
          <w:lang w:val="en-US"/>
        </w:rPr>
        <w:t>,</w:t>
      </w:r>
      <w:r w:rsidRPr="407EA131" w:rsidR="58EAEC1D">
        <w:rPr>
          <w:lang w:val="en-US"/>
        </w:rPr>
        <w:t xml:space="preserve"> </w:t>
      </w:r>
      <w:r w:rsidRPr="407EA131" w:rsidR="3E09EF11">
        <w:rPr>
          <w:lang w:val="en-US"/>
        </w:rPr>
        <w:t xml:space="preserve">it is vital </w:t>
      </w:r>
      <w:r w:rsidRPr="407EA131" w:rsidR="02749F95">
        <w:rPr>
          <w:lang w:val="en-US"/>
        </w:rPr>
        <w:t xml:space="preserve">to </w:t>
      </w:r>
      <w:r w:rsidRPr="407EA131" w:rsidR="159E5A05">
        <w:rPr>
          <w:lang w:val="en-US"/>
        </w:rPr>
        <w:t xml:space="preserve">also </w:t>
      </w:r>
      <w:r w:rsidRPr="407EA131" w:rsidR="02749F95">
        <w:rPr>
          <w:lang w:val="en-US"/>
        </w:rPr>
        <w:t>consider</w:t>
      </w:r>
      <w:r w:rsidRPr="407EA131" w:rsidR="3AAB9430">
        <w:rPr>
          <w:lang w:val="en-US"/>
        </w:rPr>
        <w:t xml:space="preserve"> trends in </w:t>
      </w:r>
      <w:r w:rsidRPr="407EA131" w:rsidR="02749F95">
        <w:rPr>
          <w:lang w:val="en-US"/>
        </w:rPr>
        <w:t xml:space="preserve">nutrient </w:t>
      </w:r>
      <w:r w:rsidRPr="407EA131" w:rsidR="27D8DD52">
        <w:rPr>
          <w:lang w:val="en-US"/>
        </w:rPr>
        <w:t>availability</w:t>
      </w:r>
      <w:r w:rsidRPr="407EA131" w:rsidR="565AC17B">
        <w:rPr>
          <w:lang w:val="en-US"/>
        </w:rPr>
        <w:t>, which are underlying</w:t>
      </w:r>
      <w:r w:rsidR="751C887F">
        <w:rPr>
          <w:lang w:val="en-US"/>
        </w:rPr>
        <w:t xml:space="preserve"> </w:t>
      </w:r>
      <w:r w:rsidRPr="407EA131" w:rsidR="7F0918C0">
        <w:rPr>
          <w:lang w:val="en-US"/>
        </w:rPr>
        <w:t>regrowth rates</w:t>
      </w:r>
      <w:r w:rsidRPr="407EA131" w:rsidR="728027BB">
        <w:rPr>
          <w:lang w:val="en-US"/>
        </w:rPr>
        <w:t xml:space="preserve"> </w:t>
      </w:r>
      <w:r w:rsidRPr="407EA131" w:rsidR="009678F4">
        <w:rPr>
          <w:lang w:val="en-US"/>
        </w:rPr>
        <w:fldChar w:fldCharType="begin"/>
      </w:r>
      <w:r w:rsidRPr="407EA131" w:rsidR="009678F4">
        <w:rPr>
          <w:lang w:val="en-US"/>
        </w:rPr>
        <w:instrText xml:space="preserve"> ADDIN ZOTERO_ITEM CSL_CITATION {"citationID":"R4xbv7IL","properties":{"formattedCitation":"(Powers &amp; Mar\\uc0\\u237{}n-Spiotta, 2017)","plainCitation":"(Powers &amp; Marín-Spiotta, 2017)","noteIndex":0},"citationItems":[{"id":3,"uris":["http://zotero.org/users/13671732/items/WEZXZP48"],"itemData":{"id":3,"type":"article-journal","abstract":"Secondary tropical forests that are in a state of regeneration following clearing for agriculture are now more abundant than primary forests. Yet, despite their large spatial extent and important role in the global carbon (C) cycle, secondary tropical forests are understudied, which challenges our ability to predict how tropical landscapes will respond to future disturbance and global change. We summarize research advances on alterations to C and nutrient dynamics during reforestation and how these are influenced by ecosystem state factors. During forest succession, aboveground biomass stocks and litter fluxes increase in a predictable way, but patterns in soil C dynamics are highly variable. The heterogeneous response of nutrients to reforestation is influenced by multiple factors, including losses incurred during prior land use and management. In contrast to primary tropical forests, where productivity is often limited by rock-derived nutrients, secondary forest growth may be more limited by nutrients from the atmosphere. Future research should identify which nutrients constrain forest regrowth.","container-title":"Annual Review of Ecology, Evolution, and Systematics","DOI":"10.1146/annurev-ecolsys-110316-022944","issue":"1","note":"publisher: Annual Reviews","page":"497-519","title":"Ecosystem Processes and Biogeochemical Cycles in Secondary Tropical Forest Succession","URL":"https://doi.org/10.1146/annurev-ecolsys-110316-022944","volume":"48","author":[{"family":"Powers","given":"Jennifer S"},{"family":"Marín-Spiotta","given":"Erika"}],"issued":{"date-parts":[["2017",11]]}}}],"schema":"https://github.com/citation-style-language/schema/raw/master/csl-citation.json"} </w:instrText>
      </w:r>
      <w:r w:rsidRPr="407EA131" w:rsidR="009678F4">
        <w:rPr>
          <w:lang w:val="en-US"/>
        </w:rPr>
        <w:fldChar w:fldCharType="separate"/>
      </w:r>
      <w:r w:rsidRPr="00DF2437" w:rsidR="6C64AE3D">
        <w:rPr>
          <w:kern w:val="0"/>
          <w:lang w:val="en-US"/>
        </w:rPr>
        <w:t>(Powers &amp; Marín-Spiotta, 2017)</w:t>
      </w:r>
      <w:r w:rsidRPr="407EA131" w:rsidR="009678F4">
        <w:rPr>
          <w:lang w:val="en-US"/>
        </w:rPr>
        <w:fldChar w:fldCharType="end"/>
      </w:r>
      <w:r w:rsidRPr="407EA131" w:rsidR="3CF103B2">
        <w:rPr>
          <w:lang w:val="en-US"/>
        </w:rPr>
        <w:t xml:space="preserve">. </w:t>
      </w:r>
      <w:r w:rsidRPr="407EA131" w:rsidR="2DEA7D02">
        <w:rPr>
          <w:lang w:val="en-US"/>
        </w:rPr>
        <w:t xml:space="preserve">Lowland tropical forests are situated on highly weathered cratons, </w:t>
      </w:r>
      <w:r w:rsidRPr="407EA131" w:rsidR="00787CA6">
        <w:rPr>
          <w:lang w:val="en-US"/>
        </w:rPr>
        <w:t xml:space="preserve">with soils that are </w:t>
      </w:r>
      <w:r w:rsidRPr="407EA131" w:rsidR="00787CA6">
        <w:rPr>
          <w:lang w:val="en-US"/>
        </w:rPr>
        <w:t xml:space="preserve">generally poor</w:t>
      </w:r>
      <w:r w:rsidRPr="407EA131" w:rsidR="00787CA6">
        <w:rPr>
          <w:lang w:val="en-US"/>
        </w:rPr>
        <w:t xml:space="preserve"> in </w:t>
      </w:r>
      <w:r w:rsidRPr="407EA131" w:rsidR="2DEA7D02">
        <w:rPr>
          <w:lang w:val="en-US"/>
        </w:rPr>
        <w:t xml:space="preserve">rock-derived nutrients, such as cations and </w:t>
      </w:r>
      <w:ins w:author="Thomas Sibret" w:date="2025-03-12T09:50:07.234Z" w:id="495492861">
        <w:r w:rsidRPr="3715F316" w:rsidR="22F80A3B">
          <w:rPr>
            <w:lang w:val="en-US"/>
          </w:rPr>
          <w:t>phosphorus (</w:t>
        </w:r>
      </w:ins>
      <w:r w:rsidRPr="407EA131" w:rsidR="06A84188">
        <w:rPr>
          <w:lang w:val="en-US"/>
        </w:rPr>
        <w:t>P</w:t>
      </w:r>
      <w:ins w:author="Thomas Sibret" w:date="2025-03-12T09:50:08.853Z" w:id="972339204">
        <w:r w:rsidRPr="407EA131" w:rsidR="654CE005">
          <w:rPr>
            <w:lang w:val="en-US"/>
          </w:rPr>
          <w:t>)</w:t>
        </w:r>
      </w:ins>
      <w:r w:rsidR="53D18D9A">
        <w:rPr>
          <w:lang w:val="en-US"/>
        </w:rPr>
        <w:t xml:space="preserve"> </w:t>
      </w:r>
      <w:r w:rsidRPr="407EA131" w:rsidR="3521C200">
        <w:rPr>
          <w:lang w:val="en-US"/>
        </w:rPr>
        <w:fldChar w:fldCharType="begin"/>
      </w:r>
      <w:r w:rsidR="00DD4C50">
        <w:rPr>
          <w:lang w:val="en-US"/>
        </w:rPr>
        <w:instrText xml:space="preserve"> ADDIN ZOTERO_ITEM CSL_CITATION {"citationID":"p7kILlyn","properties":{"formattedCitation":"(Walker &amp; Syers, 1976)","plainCitation":"(Walker &amp; Syers, 1976)","noteIndex":0},"citationItems":[{"id":745,"uris":["http://zotero.org/users/13671732/items/AH32E2CT"],"itemData":{"id":745,"type":"article-journal","abstract":"The fate of phosphorus (P) during pedogenesis is considered with particular emphasis on vertical distribution within the profile. Information is based on P fractionation studies involving a range of soil sequences in New Zealand. Forms of P in soil parent materials are discussed in relation to soil P transformations. Soil chronosequences, developed in contrasting environments, provide useful information on the pedogenetic pathways of soil P. Although less well understood, soil toposequences can be used to elucidate the effects of slope and drainage on soil-forming processes which involve P.","container-title":"Geoderma","DOI":"10.1016/0016-7061(76)90066-5","issue":"1","page":"1-19","title":"The fate of phosphorus during pedogenesis","URL":"https://www.sciencedirect.com/science/article/pii/0016706176900665","volume":"15","author":[{"family":"Walker","given":"T W"},{"family":"Syers","given":"J K"}],"issued":{"date-parts":[["1976"]]}}}],"schema":"https://github.com/citation-style-language/schema/raw/master/csl-citation.json"} </w:instrText>
      </w:r>
      <w:r w:rsidRPr="407EA131" w:rsidR="3521C200">
        <w:rPr>
          <w:lang w:val="en-US"/>
        </w:rPr>
        <w:fldChar w:fldCharType="separate"/>
      </w:r>
      <w:r w:rsidRPr="00DD4C50" w:rsidR="53D18D9A">
        <w:rPr>
          <w:rFonts w:ascii="Calibri" w:hAnsi="Calibri" w:cs="Calibri"/>
          <w:lang w:val="en-US"/>
        </w:rPr>
        <w:t>(Walker &amp; Syers, 1976)</w:t>
      </w:r>
      <w:r w:rsidRPr="407EA131" w:rsidR="3521C200">
        <w:rPr>
          <w:lang w:val="en-US"/>
        </w:rPr>
        <w:fldChar w:fldCharType="end"/>
      </w:r>
      <w:r w:rsidRPr="407EA131" w:rsidR="2DEA7D02">
        <w:rPr>
          <w:lang w:val="en-US"/>
        </w:rPr>
        <w:t xml:space="preserve">. </w:t>
      </w:r>
      <w:r w:rsidRPr="407EA131" w:rsidR="4DE1C1EC">
        <w:rPr>
          <w:lang w:val="en-US"/>
        </w:rPr>
        <w:t>T</w:t>
      </w:r>
      <w:r w:rsidRPr="407EA131" w:rsidR="0A20BE8D">
        <w:rPr>
          <w:lang w:val="en-US"/>
        </w:rPr>
        <w:t xml:space="preserve">he standing paradigm </w:t>
      </w:r>
      <w:del w:author="Marijn Bauters" w:date="2025-03-12T20:26:22.497Z" w:id="186243182">
        <w:r w:rsidRPr="3715F316" w:rsidDel="0A20BE8D">
          <w:rPr>
            <w:lang w:val="en-US"/>
          </w:rPr>
          <w:delText xml:space="preserve">that </w:delText>
        </w:r>
      </w:del>
      <w:ins w:author="Marijn Bauters" w:date="2025-03-12T20:26:24.457Z" w:id="417062613">
        <w:r w:rsidRPr="3715F316" w:rsidR="304B17D2">
          <w:rPr>
            <w:lang w:val="en-US"/>
          </w:rPr>
          <w:t xml:space="preserve">is that </w:t>
        </w:r>
      </w:ins>
      <w:r w:rsidRPr="407EA131" w:rsidR="02D3BF62">
        <w:rPr>
          <w:lang w:val="en-US"/>
        </w:rPr>
        <w:t xml:space="preserve">these systems </w:t>
      </w:r>
      <w:r w:rsidRPr="407EA131" w:rsidR="32E600A4">
        <w:rPr>
          <w:lang w:val="en-US"/>
        </w:rPr>
        <w:t xml:space="preserve">transition </w:t>
      </w:r>
      <w:r w:rsidRPr="407EA131" w:rsidR="03108C7B">
        <w:rPr>
          <w:lang w:val="en-US"/>
        </w:rPr>
        <w:t xml:space="preserve">from a nitrogen (N) </w:t>
      </w:r>
      <w:r w:rsidRPr="407EA131" w:rsidR="0EFF7CB7">
        <w:rPr>
          <w:lang w:val="en-US"/>
        </w:rPr>
        <w:t xml:space="preserve">to a </w:t>
      </w:r>
      <w:del w:author="Thomas Sibret" w:date="2025-03-12T09:50:20.606Z" w:id="902145704">
        <w:r w:rsidRPr="3715F316" w:rsidDel="0EFF7CB7">
          <w:rPr>
            <w:lang w:val="en-US"/>
          </w:rPr>
          <w:delText xml:space="preserve">phosphorus </w:delText>
        </w:r>
        <w:r w:rsidRPr="3715F316" w:rsidDel="0EFF7CB7">
          <w:rPr>
            <w:lang w:val="en-US"/>
          </w:rPr>
          <w:delText>(</w:delText>
        </w:r>
      </w:del>
      <w:r w:rsidRPr="407EA131" w:rsidR="0EFF7CB7">
        <w:rPr>
          <w:lang w:val="en-US"/>
        </w:rPr>
        <w:t xml:space="preserve">P</w:t>
      </w:r>
      <w:del w:author="Thomas Sibret" w:date="2025-03-12T09:50:22.797Z" w:id="1546265699">
        <w:r w:rsidRPr="3715F316" w:rsidDel="0EFF7CB7">
          <w:rPr>
            <w:lang w:val="en-US"/>
          </w:rPr>
          <w:delText>)</w:delText>
        </w:r>
      </w:del>
      <w:r w:rsidRPr="407EA131" w:rsidR="0EFF7CB7">
        <w:rPr>
          <w:lang w:val="en-US"/>
        </w:rPr>
        <w:t xml:space="preserve"> limitation during forest regrowth </w:t>
      </w:r>
      <w:r w:rsidRPr="407EA131" w:rsidR="4E1BEF72">
        <w:rPr>
          <w:lang w:val="en-US"/>
        </w:rPr>
        <w:t xml:space="preserve">(see </w:t>
      </w:r>
      <w:r w:rsidRPr="407EA131" w:rsidR="4E1BEF72">
        <w:rPr>
          <w:lang w:val="en-US"/>
        </w:rPr>
        <w:t>e.g.</w:t>
      </w:r>
      <w:r w:rsidR="53D18D9A">
        <w:rPr>
          <w:lang w:val="en-US"/>
        </w:rPr>
        <w:t xml:space="preserve"> </w:t>
      </w:r>
      <w:r w:rsidRPr="3715F316" w:rsidR="00F60E25">
        <w:rPr>
          <w:rFonts w:cs="Calibri" w:cstheme="minorAscii"/>
          <w:lang w:val="en-US"/>
        </w:rPr>
        <w:fldChar w:fldCharType="begin"/>
      </w:r>
      <w:r w:rsidR="002D628E">
        <w:rPr>
          <w:lang w:val="en-US"/>
        </w:rPr>
        <w:instrText xml:space="preserve"> ADDIN ZOTERO_ITEM CSL_CITATION {"citationID":"gvEvj992","properties":{"formattedCitation":"(Vitousek, 1984)","plainCitation":"(Vitousek, 1984)","dontUpdate":true,"noteIndex":0},"citationItems":[{"id":751,"uris":["http://zotero.org/users/13671732/items/RI7QFEAM"],"itemData":{"id":751,"type":"article-journal","abstract":"Patterns of nitrogen, phosphorus, and calcium cycling through litterfall were evaluated using published information from 62 tropical forests. In general, lowland tropical forests have more nitrogen and lower dry mass/nitrogen ratios in litterfall than most temperate forests, while nitrogen return in montane tropical forests is comparable to that in temperate forests. Calcium return is also high in most tropical forests studied, but many tropical forests (lowland and montane) have little phosphorus return and very high dry mass/phosphorus ratios in litterfall compared to most temperate forests. Phosphorus appears to be cycled highly efficiently in such forests. Fine litterfall in the range of tropical forests studied was predicted from climate, and the residuals of this regression were positively correlated with phosphorus but not nitrogen concentrations in litterfall. The amount of fine litterfall (uncorrected for climate) was also significantly correlated with phosphorus concentrations in moist and wet lowland tropical forests. These analyses suggest that phosphorus but not nitrogen availability limits litterfall in a substantial subset of intact tropical forests. Sites on old oxisols and ultisols, especially those in Amazonia, appear to be particularly low in available phosphorus.","container-title":"Ecology","DOI":"10.2307/1939481","issue":"1","note":"publisher: John Wiley &amp; Sons, Ltd","page":"285-298","title":"Litterfall, Nutrient Cycling, and Nutrient Limitation in Tropical Forests","URL":"https://doi.org/10.2307/1939481","volume":"65","author":[{"family":"Vitousek","given":"Peter M"}],"issued":{"date-parts":[["1984",2]]}}}],"schema":"https://github.com/citation-style-language/schema/raw/master/csl-citation.json"} </w:instrText>
      </w:r>
      <w:r w:rsidRPr="005160BB" w:rsidR="00F60E25">
        <w:rPr>
          <w:lang w:val="en-US"/>
        </w:rPr>
        <w:fldChar w:fldCharType="separate"/>
      </w:r>
      <w:r w:rsidRPr="00DF2437" w:rsidR="6EE40B52">
        <w:rPr>
          <w:rFonts w:ascii="Calibri" w:hAnsi="Calibri" w:cs="Calibri"/>
          <w:lang w:val="en-US"/>
        </w:rPr>
        <w:t xml:space="preserve">Vitousek</w:t>
      </w:r>
      <w:r w:rsidRPr="00DF2437" w:rsidR="6EE40B52">
        <w:rPr>
          <w:rFonts w:ascii="Calibri" w:hAnsi="Calibri" w:cs="Calibri"/>
          <w:lang w:val="en-US"/>
        </w:rPr>
        <w:t xml:space="preserve"> </w:t>
      </w:r>
      <w:r w:rsidRPr="00DF2437" w:rsidR="53D18D9A">
        <w:rPr>
          <w:rFonts w:ascii="Calibri" w:hAnsi="Calibri" w:cs="Calibri"/>
          <w:lang w:val="en-US"/>
        </w:rPr>
        <w:t>(</w:t>
      </w:r>
      <w:r w:rsidRPr="00DF2437" w:rsidR="6EE40B52">
        <w:rPr>
          <w:rFonts w:ascii="Calibri" w:hAnsi="Calibri" w:cs="Calibri"/>
          <w:lang w:val="en-US"/>
        </w:rPr>
        <w:t>1984)</w:t>
      </w:r>
      <w:r w:rsidRPr="3715F316" w:rsidR="00F60E25">
        <w:rPr>
          <w:rFonts w:cs="Calibri" w:cstheme="minorAscii"/>
          <w:lang w:val="en-US"/>
        </w:rPr>
        <w:fldChar w:fldCharType="end"/>
      </w:r>
      <w:r w:rsidRPr="407EA131" w:rsidR="4E1BEF72">
        <w:rPr>
          <w:lang w:val="en-US"/>
        </w:rPr>
        <w:t>)</w:t>
      </w:r>
      <w:ins w:author="Marijn Bauters" w:date="2025-03-12T20:26:36.137Z" w:id="82592060">
        <w:r w:rsidRPr="407EA131" w:rsidR="210B39F5">
          <w:rPr>
            <w:lang w:val="en-US"/>
          </w:rPr>
          <w:t xml:space="preserve">. However, recent work </w:t>
        </w:r>
        <w:r w:rsidRPr="407EA131" w:rsidR="210B39F5">
          <w:rPr>
            <w:lang w:val="en-US"/>
          </w:rPr>
          <w:t>rather s</w:t>
        </w:r>
        <w:r w:rsidRPr="407EA131" w:rsidR="210B39F5">
          <w:rPr>
            <w:lang w:val="en-US"/>
          </w:rPr>
          <w:t>uggests</w:t>
        </w:r>
        <w:r w:rsidRPr="407EA131" w:rsidR="210B39F5">
          <w:rPr>
            <w:lang w:val="en-US"/>
          </w:rPr>
          <w:t xml:space="preserve"> </w:t>
        </w:r>
      </w:ins>
      <w:del w:author="Marijn Bauters" w:date="2025-03-12T20:26:29.023Z" w:id="672939848">
        <w:r w:rsidRPr="3715F316" w:rsidDel="0D53AB51">
          <w:rPr>
            <w:lang w:val="en-US"/>
          </w:rPr>
          <w:delText xml:space="preserve"> has been</w:delText>
        </w:r>
        <w:r w:rsidRPr="3715F316" w:rsidDel="1C3DE2D8">
          <w:rPr>
            <w:lang w:val="en-US"/>
          </w:rPr>
          <w:delText xml:space="preserve"> </w:delText>
        </w:r>
        <w:r w:rsidRPr="3715F316" w:rsidDel="0D53AB51">
          <w:rPr>
            <w:lang w:val="en-US"/>
          </w:rPr>
          <w:delText>recently</w:delText>
        </w:r>
        <w:r w:rsidRPr="3715F316" w:rsidDel="60D89043">
          <w:rPr>
            <w:lang w:val="en-US"/>
          </w:rPr>
          <w:delText xml:space="preserve"> challenged</w:delText>
        </w:r>
        <w:r w:rsidRPr="3715F316" w:rsidDel="153108B3">
          <w:rPr>
            <w:lang w:val="en-US"/>
          </w:rPr>
          <w:delText xml:space="preserve"> by </w:delText>
        </w:r>
        <w:r w:rsidRPr="3715F316" w:rsidDel="5355511F">
          <w:rPr>
            <w:lang w:val="en-US"/>
          </w:rPr>
          <w:delText xml:space="preserve">a study </w:delText>
        </w:r>
        <w:r w:rsidRPr="3715F316" w:rsidDel="60BAA6D2">
          <w:rPr>
            <w:lang w:val="en-US"/>
          </w:rPr>
          <w:delText>in</w:delText>
        </w:r>
        <w:r w:rsidRPr="3715F316" w:rsidDel="5355511F">
          <w:rPr>
            <w:lang w:val="en-US"/>
          </w:rPr>
          <w:delText xml:space="preserve"> central Africa</w:delText>
        </w:r>
        <w:r w:rsidRPr="3715F316" w:rsidDel="25210E7C">
          <w:rPr>
            <w:lang w:val="en-US"/>
          </w:rPr>
          <w:delText>.</w:delText>
        </w:r>
      </w:del>
      <w:r w:rsidRPr="407EA131" w:rsidR="1C3DE2D8">
        <w:rPr>
          <w:lang w:val="en-US"/>
        </w:rPr>
        <w:t xml:space="preserve"> </w:t>
      </w:r>
      <w:del w:author="Marijn Bauters" w:date="2025-03-12T20:26:40.63Z" w:id="354700742">
        <w:r w:rsidRPr="3715F316" w:rsidDel="6956FE84">
          <w:rPr>
            <w:lang w:val="en-US"/>
          </w:rPr>
          <w:delText xml:space="preserve">This study </w:delText>
        </w:r>
        <w:r w:rsidRPr="3715F316" w:rsidDel="02179237">
          <w:rPr>
            <w:lang w:val="en-US"/>
          </w:rPr>
          <w:delText>rather suggested</w:delText>
        </w:r>
        <w:r w:rsidRPr="3715F316" w:rsidDel="02179237">
          <w:rPr>
            <w:lang w:val="en-US"/>
          </w:rPr>
          <w:delText xml:space="preserve"> </w:delText>
        </w:r>
      </w:del>
      <w:r w:rsidRPr="407EA131" w:rsidR="1C3DE2D8">
        <w:rPr>
          <w:lang w:val="en-US"/>
        </w:rPr>
        <w:t xml:space="preserve">a scarcity of </w:t>
      </w:r>
      <w:r w:rsidRPr="407EA131" w:rsidR="126224A3">
        <w:rPr>
          <w:lang w:val="en-US"/>
        </w:rPr>
        <w:t>cations</w:t>
      </w:r>
      <w:r w:rsidRPr="407EA131" w:rsidR="7F71D32F">
        <w:rPr>
          <w:lang w:val="en-US"/>
        </w:rPr>
        <w:t xml:space="preserve"> </w:t>
      </w:r>
      <w:r w:rsidRPr="407EA131" w:rsidR="1E6867D7">
        <w:rPr>
          <w:lang w:val="en-US"/>
        </w:rPr>
        <w:t>in later successional stages</w:t>
      </w:r>
      <w:r w:rsidRPr="407EA131" w:rsidR="4283DB59">
        <w:rPr>
          <w:lang w:val="en-US"/>
        </w:rPr>
        <w:t>, while</w:t>
      </w:r>
      <w:r w:rsidR="6C7A704A">
        <w:rPr>
          <w:lang w:val="en-US"/>
        </w:rPr>
        <w:t xml:space="preserve"> </w:t>
      </w:r>
      <w:r w:rsidRPr="407EA131" w:rsidR="7F0EAAED">
        <w:rPr>
          <w:lang w:val="en-US"/>
        </w:rPr>
        <w:t xml:space="preserve">P </w:t>
      </w:r>
      <w:r w:rsidRPr="407EA131" w:rsidR="1CEFA8BC">
        <w:rPr>
          <w:lang w:val="en-US"/>
        </w:rPr>
        <w:t xml:space="preserve">was </w:t>
      </w:r>
      <w:r w:rsidRPr="407EA131" w:rsidR="7F0EAAED">
        <w:rPr>
          <w:lang w:val="en-US"/>
        </w:rPr>
        <w:t>seemingly cycled</w:t>
      </w:r>
      <w:r w:rsidRPr="407EA131" w:rsidR="7F0EAAED">
        <w:rPr>
          <w:lang w:val="en-US"/>
        </w:rPr>
        <w:t xml:space="preserve"> in excess along succession</w:t>
      </w:r>
      <w:r w:rsidR="6265C294">
        <w:rPr>
          <w:lang w:val="en-US"/>
        </w:rPr>
        <w:t xml:space="preserve"> </w:t>
      </w:r>
      <w:r w:rsidRPr="3715F316" w:rsidR="00976E81">
        <w:rPr>
          <w:rFonts w:cs="Calibri" w:cstheme="minorAscii"/>
          <w:lang w:val="en-US"/>
        </w:rPr>
        <w:fldChar w:fldCharType="begin"/>
      </w:r>
      <w:r w:rsidR="00850B26">
        <w:rPr>
          <w:lang w:val="en-US"/>
        </w:rPr>
        <w:instrText xml:space="preserve"> ADDIN ZOTERO_ITEM CSL_CITATION {"citationID":"PzvBdyec","properties":{"formattedCitation":"(Bauters {\\i{}et al.}, 2022b)","plainCitation":"(Bauters et al., 2022b)","noteIndex":0},"citationItems":[{"id":579,"uris":["http://zotero.org/users/13671732/items/CJ64294J"],"itemData":{"id":579,"type":"article-journal","abstract":"Secondary forests constitute an increasingly important component of tropical forests worldwide. Although cycling of essential nutrients affects recovery trajectories of secondary forests, the effect of nutrient limitation on forest regrowth is poorly constrained. Here we use three lines of evidence from secondary forest succession sequences in central Africa to identify potential nutrient limitation in regrowing forests. First, we show that atmospheric phosphorus supply exceeds demand along forest succession, whereas forests rely on soil stocks to meet their base cation demands. Second, soil nutrient metrics indicate that available phosphorus increases along the succession, whereas available cations decrease. Finally, fine root, foliar and litter stoichiometry show that tissue calcium concentrations decline relative to those of nitrogen and phosphorus during succession. Taken together, these observations suggest that calcium becomes an increasingly scarce resource in central African forests during secondary succession. Furthermore, ecosystem calcium storage shifts from soil to woody biomass over succession, making it a vulnerable nutrient in the wake of land-use change scenarios that involve woody biomass export. Our results thus call for a broadened focus on elements other than nitrogen and phosphorus regarding tropical forest biogeochemical cycles and identify calcium as a scarce and potentially limiting nutrient in an increasingly disturbed and dynamic tropical forest landscape.","container-title":"Nature Ecology &amp; Evolution","DOI":"10.1038/s41559-022-01810-2","issue":"8","page":"1122-1131","title":"Increasing calcium scarcity along Afrotropical forest succession","URL":"https://doi.org/10.1038/s41559-022-01810-2","volume":"6","author":[{"family":"Bauters","given":"Marijn"},{"family":"Janssens","given":"Ivan A"},{"family":"Wasner","given":"Daniel"},{"family":"Doetterl","given":"Sebastian"},{"family":"Vermeir","given":"Pieter"},{"family":"Griepentrog","given":"Marco"},{"family":"Drake","given":"Travis W"},{"family":"Six","given":"Johan"},{"family":"Barthel","given":"Matti"},{"family":"Baumgartner","given":"Simon"},{"family":"Van Oost","given":"Kristof"},{"family":"Makelele","given":"Isaac A"},{"family":"Ewango","given":"Corneille"},{"family":"Verheyen","given":"Kris"},{"family":"Boeckx","given":"Pascal"}],"issued":{"date-parts":[["2022"]]}}}],"schema":"https://github.com/citation-style-language/schema/raw/master/csl-citation.json"} </w:instrText>
      </w:r>
      <w:r w:rsidRPr="005160BB" w:rsidR="00976E81">
        <w:rPr>
          <w:lang w:val="en-US"/>
        </w:rPr>
        <w:fldChar w:fldCharType="separate"/>
      </w:r>
      <w:r w:rsidRPr="00DF2437" w:rsidR="6EE40B52">
        <w:rPr>
          <w:rFonts w:ascii="Calibri" w:hAnsi="Calibri" w:cs="Calibri"/>
          <w:kern w:val="0"/>
          <w:lang w:val="en-US"/>
        </w:rPr>
        <w:t xml:space="preserve">(Bauters </w:t>
      </w:r>
      <w:r w:rsidRPr="3715F316" w:rsidR="6EE40B52">
        <w:rPr>
          <w:rFonts w:ascii="Calibri" w:hAnsi="Calibri" w:cs="Calibri"/>
          <w:i w:val="1"/>
          <w:iCs w:val="1"/>
          <w:kern w:val="0"/>
          <w:lang w:val="en-US"/>
        </w:rPr>
        <w:t>et al.</w:t>
      </w:r>
      <w:r w:rsidRPr="00DF2437" w:rsidR="6EE40B52">
        <w:rPr>
          <w:rFonts w:ascii="Calibri" w:hAnsi="Calibri" w:cs="Calibri"/>
          <w:kern w:val="0"/>
          <w:lang w:val="en-US"/>
        </w:rPr>
        <w:t>, 2022b)</w:t>
      </w:r>
      <w:r w:rsidRPr="3715F316" w:rsidR="00976E81">
        <w:rPr>
          <w:rFonts w:cs="Calibri" w:cstheme="minorAscii"/>
          <w:lang w:val="en-US"/>
        </w:rPr>
        <w:fldChar w:fldCharType="end"/>
      </w:r>
      <w:r w:rsidRPr="407EA131" w:rsidR="2AD0A6F5">
        <w:rPr>
          <w:lang w:val="en-US"/>
        </w:rPr>
        <w:t>.</w:t>
      </w:r>
      <w:r w:rsidR="23BC5521">
        <w:rPr>
          <w:lang w:val="en-US"/>
        </w:rPr>
        <w:t xml:space="preserve"> Additionally, the role of potassium (K) </w:t>
      </w:r>
      <w:r w:rsidR="5BB53D1F">
        <w:rPr>
          <w:lang w:val="en-US"/>
        </w:rPr>
        <w:t xml:space="preserve">relative</w:t>
      </w:r>
      <w:r w:rsidR="5BB53D1F">
        <w:rPr>
          <w:lang w:val="en-US"/>
        </w:rPr>
        <w:t xml:space="preserve"> to N and P </w:t>
      </w:r>
      <w:r w:rsidR="1540BF4A">
        <w:rPr>
          <w:lang w:val="en-US"/>
        </w:rPr>
        <w:t>is gaining</w:t>
      </w:r>
      <w:r w:rsidR="5BB53D1F">
        <w:rPr>
          <w:lang w:val="en-US"/>
        </w:rPr>
        <w:t xml:space="preserve"> </w:t>
      </w:r>
      <w:r w:rsidR="349BD8D7">
        <w:rPr>
          <w:lang w:val="en-US"/>
        </w:rPr>
        <w:t>importance</w:t>
      </w:r>
      <w:r w:rsidR="1230914D">
        <w:rPr>
          <w:lang w:val="en-US"/>
        </w:rPr>
        <w:t xml:space="preserve"> in tropical secondary succession studies</w:t>
      </w:r>
      <w:r w:rsidR="349BD8D7">
        <w:rPr>
          <w:lang w:val="en-US"/>
        </w:rPr>
        <w:t xml:space="preserve"> </w:t>
      </w:r>
      <w:r w:rsidR="00431760">
        <w:rPr>
          <w:lang w:val="en-US"/>
        </w:rPr>
        <w:fldChar w:fldCharType="begin"/>
      </w:r>
      <w:r w:rsidR="00431760">
        <w:rPr>
          <w:lang w:val="en-US"/>
        </w:rPr>
        <w:instrText xml:space="preserve"> ADDIN ZOTERO_ITEM CSL_CITATION {"citationID":"mflBxX8u","properties":{"formattedCitation":"(Sardans &amp; Pe\\uc0\\u241{}uelas, 2015; Manu {\\i{}et al.}, 2024a,b)","plainCitation":"(Sardans &amp; Peñuelas, 2015; Manu et al., 2024a,b)","noteIndex":0},"citationItems":[{"id":1712,"uris":["http://zotero.org/users/13671732/items/Y4XJ3XHU"],"itemData":{"id":1712,"type":"article-journal","abstract":"Aim Potassium (K) is the second most abundant nutrient in plant photosynthetic tissues after nitrogen (N). Thousands of physiological and metabolic studies in recent decades have established the fundamental role of K in plant function, especially in water-use efficiency and economy, and yet macroecological studies have mostly overlooked this nutrient. Methods We have reviewed available studies on the content, stoichiometry and roles of K in the soil–plant system and in terrestrial ecosystems. We have also reviewed the impacts of global change drivers on K content, stoichiometry and roles. Conclusions The current literature indicates that K, at a global level, is as limiting as N and phosphorus (P) for plant productivity in terrestrial ecosystems. Some degree of K limitation has been seen in up to 70% of all studied terrestrial ecosystems. However, in some areas atmospheric K deposition from human activities is greater than that from natural sources. We are far from understanding the K fluxes between the atmosphere and land, and the role of anthropogenic activities in these fluxes. The increasing aridity expected in wide areas of the world makes K more critical through its role in water-use efficiency. N deposition exerts a strong impact on the ecosystem K cycle, decreasing K availability and increasing K limitation. Plant invasive success is enhanced by higher soil K availability, especially in environments without strong abiotic stresses. The impacts of other drivers of global change, such as increasing atmospheric CO2 or changes in land use, remain to be elucidated. Current models of the responses of ecosystems and carbon storage to projected global climatic and atmospheric changes are now starting to consider N and P, but they should also consider K, mostly in arid and semi-arid ecosystems.","container-title":"Global Ecology and Biogeography","DOI":"10.1111/geb.12259","ISSN":"1466-8238","issue":"3","language":"en","license":"© 2015 John Wiley &amp; Sons Ltd","note":"_eprint: https://onlinelibrary.wiley.com/doi/pdf/10.1111/geb.12259","page":"261-275","source":"Wiley Online Library","title":"Potassium: a neglected nutrient in global change","title-short":"Potassium","URL":"https://onlinelibrary.wiley.com/doi/abs/10.1111/geb.12259","volume":"24","author":[{"family":"Sardans","given":"Jordi"},{"family":"Peñuelas","given":"Josep"}],"accessed":{"date-parts":[["2025",2,21]]},"issued":{"date-parts":[["2015"]]}}},{"id":1710,"uris":["http://zotero.org/users/13671732/items/TLVXTXHZ"],"itemData":{"id":1710,"type":"article-journal","abstract":"Tropical forest productivity is increasingly reported to be nutrient limited, which may affect its response to seasonal droughts. Yet experimental evidence on nutrient limitation from Afrotropical forests remains rare. We conducted an ecosystem-scale, full factorial nitrogen (N)–phosphorus (P)–potassium (K) addition experiment in a moist forest in Uganda to investigate nutrient controls on fine litter production and foliar chemistry. The eight factorial treatments were replicated four times in 32 plots of 40 × 40 m each. During the three-year nutrient additions, we found K and P limitations on leaf litter production, exhibiting strong links to ecosystem responses to seasonal drought. Specifically, leaf litterfall consistently decreased in dry seasons with K additions, whereas P additions caused a reduction only during prolonged drought in the first year. Leaf litterfall was not significantly affected by N additions. Furthermore, K additions delayed the timing of leaf litterfall peak, underscoring the crucial role of K in regulating stomatal aperture and signalling during water-stress conditions and suggesting a prolonged leaf lifespan. Foliar N increased with N and P additions whereas K was the most resorbed nutrient. We conclude that the productivity and resilience of tropical forests, particularly under drier conditions, may depend on terrestrial K and P availability.","container-title":"Nature Geoscience","DOI":"10.1038/s41561-024-01448-8","ISSN":"1752-0908","issue":"6","journalAbbreviation":"Nat. Geosci.","language":"en","license":"2024 The Author(s)","note":"publisher: Nature Publishing Group","page":"524-531","source":"www.nature.com","title":"Response of tropical forest productivity to seasonal drought mediated by potassium and phosphorus availability","URL":"https://www.nature.com/articles/s41561-024-01448-8","volume":"17","author":[{"family":"Manu","given":"Raphael"},{"family":"Iddris","given":"Najeeb Al-Amin"},{"family":"Corre","given":"Marife D."},{"family":"Aleeje","given":"Alfred"},{"family":"Mwanjalolo","given":"Majaliwa J. G."},{"family":"Straaten","given":"Oliver","non-dropping-particle":"van"},{"family":"Veldkamp","given":"Edzo"}],"accessed":{"date-parts":[["2025",2,21]]},"issued":{"date-parts":[["2024",6]]}}},{"id":1708,"uris":["http://zotero.org/users/13671732/items/UW47VYW6"],"itemData":{"id":1708,"type":"article-journal","abstract":"Nutrient limitations play a key regulatory role in plant growth, thereby affecting ecosystem productivity and carbon uptake. Experimental observations identifying the most limiting nutrients are lacking, particularly in Afrotropical forests. We conducted an ecosystem-scale, full factorial nitrogen (N)-phosphorus (P)-potassium (K) addition experiment consisting 32 40 × 40 m plots (eight treatments × four replicates) in Uganda to investigate which (if any) nutrient limits fine root growth. After two years of observations, added N rapidly decreased fine root biomass by up to 36% in the first and second years of the experiment. Added K decreased fine root biomass by 27% and fine root production by 30% in the second year. These rapid reductions in fine root growth highlight a scaled-back carbon investment in the costly maintenance of large fine root network as N and K limitations become alleviated. No fine root growth response to P addition was observed. Fine root turnover rate was not significantly affected by nutrient additions but tended to be higher in N added than non-N added treatments. These results suggest that N and K availability may restrict the ecosystem’s capacity for CO2 assimilation, with implications for ecosystem productivity and resilience to climate change.","container-title":"Scientific Reports","DOI":"10.1038/s41598-024-63684-7","ISSN":"2045-2322","issue":"1","journalAbbreviation":"Sci Rep","language":"en","license":"2024 The Author(s)","note":"publisher: Nature Publishing Group","page":"13154","source":"www.nature.com","title":"Nitrogen and potassium limit fine root growth in a humid Afrotropical forest","URL":"https://www.nature.com/articles/s41598-024-63684-7","volume":"14","author":[{"family":"Manu","given":"Raphael"},{"family":"Veldkamp","given":"Edzo"},{"family":"Eryenyu","given":"David"},{"family":"Corre","given":"Marife D."},{"family":"Straaten","given":"Oliver","non-dropping-particle":"van"}],"accessed":{"date-parts":[["2025",2,21]]},"issued":{"date-parts":[["2024",6,7]]}}}],"schema":"https://github.com/citation-style-language/schema/raw/master/csl-citation.json"} </w:instrText>
      </w:r>
      <w:r w:rsidR="00431760">
        <w:rPr>
          <w:lang w:val="en-US"/>
        </w:rPr>
        <w:fldChar w:fldCharType="separate"/>
      </w:r>
      <w:r w:rsidRPr="00365EF8" w:rsidR="7255917C">
        <w:rPr>
          <w:rFonts w:ascii="Calibri" w:hAnsi="Calibri" w:cs="Calibri"/>
          <w:kern w:val="0"/>
          <w:lang w:val="en-US"/>
        </w:rPr>
        <w:t xml:space="preserve">(</w:t>
      </w:r>
      <w:r w:rsidRPr="00365EF8" w:rsidR="7255917C">
        <w:rPr>
          <w:rFonts w:ascii="Calibri" w:hAnsi="Calibri" w:cs="Calibri"/>
          <w:kern w:val="0"/>
          <w:lang w:val="en-US"/>
        </w:rPr>
        <w:t xml:space="preserve">Sardans</w:t>
      </w:r>
      <w:r w:rsidRPr="00365EF8" w:rsidR="7255917C">
        <w:rPr>
          <w:rFonts w:ascii="Calibri" w:hAnsi="Calibri" w:cs="Calibri"/>
          <w:kern w:val="0"/>
          <w:lang w:val="en-US"/>
        </w:rPr>
        <w:t xml:space="preserve"> &amp; </w:t>
      </w:r>
      <w:r w:rsidRPr="00365EF8" w:rsidR="7255917C">
        <w:rPr>
          <w:rFonts w:ascii="Calibri" w:hAnsi="Calibri" w:cs="Calibri"/>
          <w:kern w:val="0"/>
          <w:lang w:val="en-US"/>
        </w:rPr>
        <w:t xml:space="preserve">Peñuelas</w:t>
      </w:r>
      <w:r w:rsidRPr="00365EF8" w:rsidR="7255917C">
        <w:rPr>
          <w:rFonts w:ascii="Calibri" w:hAnsi="Calibri" w:cs="Calibri"/>
          <w:kern w:val="0"/>
          <w:lang w:val="en-US"/>
        </w:rPr>
        <w:t xml:space="preserve">, 2015; Manu </w:t>
      </w:r>
      <w:r w:rsidRPr="3715F316" w:rsidR="7255917C">
        <w:rPr>
          <w:rFonts w:ascii="Calibri" w:hAnsi="Calibri" w:cs="Calibri"/>
          <w:i w:val="1"/>
          <w:iCs w:val="1"/>
          <w:kern w:val="0"/>
          <w:lang w:val="en-US"/>
        </w:rPr>
        <w:t>et al.</w:t>
      </w:r>
      <w:r w:rsidRPr="00365EF8" w:rsidR="7255917C">
        <w:rPr>
          <w:rFonts w:ascii="Calibri" w:hAnsi="Calibri" w:cs="Calibri"/>
          <w:kern w:val="0"/>
          <w:lang w:val="en-US"/>
        </w:rPr>
        <w:t>, 2024</w:t>
      </w:r>
      <w:r w:rsidRPr="00365EF8" w:rsidR="7255917C">
        <w:rPr>
          <w:rFonts w:ascii="Calibri" w:hAnsi="Calibri" w:cs="Calibri"/>
          <w:kern w:val="0"/>
          <w:lang w:val="en-US"/>
        </w:rPr>
        <w:t>a,b</w:t>
      </w:r>
      <w:r w:rsidRPr="00365EF8" w:rsidR="7255917C">
        <w:rPr>
          <w:rFonts w:ascii="Calibri" w:hAnsi="Calibri" w:cs="Calibri"/>
          <w:kern w:val="0"/>
          <w:lang w:val="en-US"/>
        </w:rPr>
        <w:t>)</w:t>
      </w:r>
      <w:r w:rsidR="00431760">
        <w:rPr>
          <w:lang w:val="en-US"/>
        </w:rPr>
        <w:fldChar w:fldCharType="end"/>
      </w:r>
      <w:r w:rsidR="349BD8D7">
        <w:rPr>
          <w:lang w:val="en-US"/>
        </w:rPr>
        <w:t>.</w:t>
      </w:r>
      <w:r w:rsidRPr="407EA131" w:rsidR="2AD0A6F5">
        <w:rPr>
          <w:lang w:val="en-US"/>
        </w:rPr>
        <w:t xml:space="preserve"> </w:t>
      </w:r>
      <w:r w:rsidRPr="407EA131" w:rsidR="53B2C7CD">
        <w:rPr>
          <w:lang w:val="en-US"/>
        </w:rPr>
        <w:t xml:space="preserve">Moreover, </w:t>
      </w:r>
      <w:r w:rsidRPr="407EA131" w:rsidR="584D174F">
        <w:rPr>
          <w:lang w:val="en-US"/>
        </w:rPr>
        <w:t>cations</w:t>
      </w:r>
      <w:r w:rsidRPr="407EA131" w:rsidR="53B2C7CD">
        <w:rPr>
          <w:lang w:val="en-US"/>
        </w:rPr>
        <w:t xml:space="preserve"> are susceptible</w:t>
      </w:r>
      <w:r w:rsidRPr="407EA131" w:rsidR="584D174F">
        <w:rPr>
          <w:lang w:val="en-US"/>
        </w:rPr>
        <w:t xml:space="preserve"> to land-use change</w:t>
      </w:r>
      <w:r w:rsidRPr="407EA131" w:rsidR="41E17CFF">
        <w:rPr>
          <w:lang w:val="en-US"/>
        </w:rPr>
        <w:t xml:space="preserve"> intensity</w:t>
      </w:r>
      <w:r w:rsidRPr="407EA131" w:rsidR="584D174F">
        <w:rPr>
          <w:lang w:val="en-US"/>
        </w:rPr>
        <w:t xml:space="preserve"> </w:t>
      </w:r>
      <w:r w:rsidRPr="407EA131" w:rsidR="53B2C7CD">
        <w:rPr>
          <w:lang w:val="en-US"/>
        </w:rPr>
        <w:t>as</w:t>
      </w:r>
      <w:r w:rsidRPr="407EA131" w:rsidR="584D174F">
        <w:rPr>
          <w:lang w:val="en-US"/>
        </w:rPr>
        <w:t xml:space="preserve"> their soil stocks and availability </w:t>
      </w:r>
      <w:r w:rsidRPr="407EA131" w:rsidR="53B2C7CD">
        <w:rPr>
          <w:lang w:val="en-US"/>
        </w:rPr>
        <w:t xml:space="preserve">decline </w:t>
      </w:r>
      <w:r w:rsidRPr="407EA131" w:rsidR="722E7195">
        <w:rPr>
          <w:lang w:val="en-US"/>
        </w:rPr>
        <w:t>when fields are subjected to an increasing number of clearing cycles</w:t>
      </w:r>
      <w:r w:rsidRPr="407EA131" w:rsidR="0B12E095">
        <w:rPr>
          <w:lang w:val="en-US"/>
        </w:rPr>
        <w:t>, unlike P</w:t>
      </w:r>
      <w:r w:rsidR="5BB53D1F">
        <w:rPr>
          <w:lang w:val="en-US"/>
        </w:rPr>
        <w:t xml:space="preserve"> </w:t>
      </w:r>
      <w:r w:rsidRPr="3715F316" w:rsidR="00ED7EEF">
        <w:rPr>
          <w:rFonts w:cs="Calibri" w:cstheme="minorAscii"/>
          <w:lang w:val="en-US"/>
        </w:rPr>
        <w:fldChar w:fldCharType="begin"/>
      </w:r>
      <w:r w:rsidR="00EB4EC6">
        <w:rPr>
          <w:lang w:val="en-US"/>
        </w:rPr>
        <w:instrText xml:space="preserve"> ADDIN ZOTERO_ITEM CSL_CITATION {"citationID":"ehgVcXbp","properties":{"formattedCitation":"(Bauters {\\i{}et al.}, 2021)","plainCitation":"(Bauters et al., 2021)","noteIndex":0},"citationItems":[{"id":103,"uris":["http://zotero.org/users/13671732/items/HG3W7CVZ"],"itemData":{"id":103,"type":"article-journal","abstract":"The Congo Basin's rapidly growing population still largely depends on shifting cultivation for both energy and food security. This nexus of population growth and ecological impact will continue to exacerbate landscape degradation in the coming decades. To quantify the effects of land-use intensity on soil nutrient stocks and the functional composition of young regrowth forest in the Congo Basin, we used fallows of different ages that had been subjected to a varying number of clearing cycles. We show that repeated clearing substantially affected soil cation stocks, reducing total K, Mg and Ca in the upper 20 cm of soil by roughly 20% per clearing cycle. Additionally, we show that plant-available nitrogen (ammonium and nitrate) and phosphorus decline in the topsoil with increasing land-use intensity. Furthermore, the tree functional composition of young fallows changed after repeated clearing cycles: we observed a decrease in abundance of pioneer species and an increase in nitrogen fixing species early in succession. Variation in soil total nutrient stocks was decoupled from changes in vegetation, and soil plant-available nutrients only marginally explained tree functional composition changes. We conclude that land-use intensity substantially affects both soil total and plant-available nutrients in a shifting cultivation system, as well as the functional composition of the regenerating vegetation. However, compositional changes of the tree community are only partly driven by land-use intensity effects on soil plant-available nutrients.","container-title":"Ecosystems","DOI":"10.1007/s10021-020-00593-6","title":"Soil Nutrient Depletion and Tree Functional Composition Shift Following Repeated Clearing in Secondary Forests of the Congo Basin","URL":"https://doi.org/10.1007/s10021-020-00593-6","author":[{"family":"Bauters","given":"Marijn"},{"family":"Moonen","given":"Pieter"},{"family":"Summerauer","given":"Laura"},{"family":"Doetterl","given":"Sebastian"},{"family":"Wasner","given":"Daniel"},{"family":"Griepentrog","given":"Marco"},{"family":"Mumbanza","given":"Francis M"},{"family":"Kearsley","given":"Elizabeth"},{"family":"Ewango","given":"Corneille"},{"family":"Boyemba","given":"Faustin"},{"family":"Six","given":"Johan"},{"family":"Muys","given":"Bart"},{"family":"Verbist","given":"Bruno"},{"family":"Boeckx","given":"Pascal"},{"family":"Verheyen","given":"Kris"}],"issued":{"date-parts":[["2021"]]}}}],"schema":"https://github.com/citation-style-language/schema/raw/master/csl-citation.json"} </w:instrText>
      </w:r>
      <w:r w:rsidRPr="005160BB" w:rsidR="00ED7EEF">
        <w:rPr>
          <w:lang w:val="en-US"/>
        </w:rPr>
        <w:fldChar w:fldCharType="separate"/>
      </w:r>
      <w:r w:rsidRPr="00DF2437" w:rsidR="6EE40B52">
        <w:rPr>
          <w:rFonts w:ascii="Calibri" w:hAnsi="Calibri" w:cs="Calibri"/>
          <w:kern w:val="0"/>
          <w:lang w:val="en-US"/>
        </w:rPr>
        <w:t xml:space="preserve">(Bauters </w:t>
      </w:r>
      <w:r w:rsidRPr="3715F316" w:rsidR="6EE40B52">
        <w:rPr>
          <w:rFonts w:ascii="Calibri" w:hAnsi="Calibri" w:cs="Calibri"/>
          <w:i w:val="1"/>
          <w:iCs w:val="1"/>
          <w:kern w:val="0"/>
          <w:lang w:val="en-US"/>
        </w:rPr>
        <w:t>et al.</w:t>
      </w:r>
      <w:r w:rsidRPr="00DF2437" w:rsidR="6EE40B52">
        <w:rPr>
          <w:rFonts w:ascii="Calibri" w:hAnsi="Calibri" w:cs="Calibri"/>
          <w:kern w:val="0"/>
          <w:lang w:val="en-US"/>
        </w:rPr>
        <w:t>, 2021)</w:t>
      </w:r>
      <w:r w:rsidRPr="3715F316" w:rsidR="00ED7EEF">
        <w:rPr>
          <w:rFonts w:cs="Calibri" w:cstheme="minorAscii"/>
          <w:lang w:val="en-US"/>
        </w:rPr>
        <w:fldChar w:fldCharType="end"/>
      </w:r>
      <w:r w:rsidRPr="407EA131" w:rsidR="584D174F">
        <w:rPr>
          <w:lang w:val="en-US"/>
        </w:rPr>
        <w:t>.</w:t>
      </w:r>
      <w:r w:rsidRPr="407EA131" w:rsidR="439F4B46">
        <w:rPr>
          <w:lang w:val="en-US"/>
        </w:rPr>
        <w:t xml:space="preserve"> </w:t>
      </w:r>
      <w:r w:rsidRPr="407EA131" w:rsidR="0B12E095">
        <w:rPr>
          <w:lang w:val="en-US"/>
        </w:rPr>
        <w:t xml:space="preserve">Hence, cations are a potentially </w:t>
      </w:r>
      <w:r w:rsidRPr="407EA131" w:rsidR="0B12E095">
        <w:rPr>
          <w:lang w:val="en-US"/>
        </w:rPr>
        <w:t xml:space="preserve">limiting resource for tropical forests, with a high vulnerability to losses through </w:t>
      </w:r>
      <w:r w:rsidRPr="407EA131" w:rsidR="3EB32685">
        <w:rPr>
          <w:lang w:val="en-US"/>
        </w:rPr>
        <w:t>slash</w:t>
      </w:r>
      <w:r w:rsidR="6C7A704A">
        <w:rPr>
          <w:lang w:val="en-US"/>
        </w:rPr>
        <w:t>-</w:t>
      </w:r>
      <w:r w:rsidRPr="407EA131" w:rsidR="3EB32685">
        <w:rPr>
          <w:lang w:val="en-US"/>
        </w:rPr>
        <w:t>and</w:t>
      </w:r>
      <w:r w:rsidR="6C7A704A">
        <w:rPr>
          <w:lang w:val="en-US"/>
        </w:rPr>
        <w:t>-</w:t>
      </w:r>
      <w:r w:rsidRPr="407EA131" w:rsidR="3EB32685">
        <w:rPr>
          <w:lang w:val="en-US"/>
        </w:rPr>
        <w:t>burn agriculture</w:t>
      </w:r>
      <w:r w:rsidRPr="407EA131" w:rsidR="0B12E095">
        <w:rPr>
          <w:lang w:val="en-US"/>
        </w:rPr>
        <w:t xml:space="preserve">. </w:t>
      </w:r>
    </w:p>
    <w:p w:rsidRPr="005160BB" w:rsidR="00B372A5" w:rsidP="407EA131" w:rsidRDefault="6954BB2F" w14:paraId="2A4C2007" w14:textId="6EB63D91">
      <w:pPr>
        <w:spacing w:line="480" w:lineRule="auto"/>
        <w:jc w:val="both"/>
        <w:rPr>
          <w:lang w:val="en-US"/>
        </w:rPr>
      </w:pPr>
      <w:r w:rsidRPr="407EA131" w:rsidR="6CBE294D">
        <w:rPr>
          <w:lang w:val="en-US"/>
        </w:rPr>
        <w:t xml:space="preserve">Essential cations like </w:t>
      </w:r>
      <w:r w:rsidRPr="407EA131" w:rsidR="1F89E59E">
        <w:rPr>
          <w:lang w:val="en-US"/>
        </w:rPr>
        <w:t>calcium (</w:t>
      </w:r>
      <w:r w:rsidRPr="407EA131" w:rsidR="6C5605F5">
        <w:rPr>
          <w:lang w:val="en-US"/>
        </w:rPr>
        <w:t>Ca</w:t>
      </w:r>
      <w:r w:rsidRPr="407EA131" w:rsidR="4B154C8D">
        <w:rPr>
          <w:lang w:val="en-US"/>
        </w:rPr>
        <w:t>)</w:t>
      </w:r>
      <w:r w:rsidRPr="407EA131" w:rsidR="6CBE294D">
        <w:rPr>
          <w:lang w:val="en-US"/>
        </w:rPr>
        <w:t>, magnesium</w:t>
      </w:r>
      <w:r w:rsidRPr="407EA131" w:rsidR="6C5605F5">
        <w:rPr>
          <w:lang w:val="en-US"/>
        </w:rPr>
        <w:t xml:space="preserve"> (Mg)</w:t>
      </w:r>
      <w:r w:rsidRPr="407EA131" w:rsidR="6CBE294D">
        <w:rPr>
          <w:lang w:val="en-US"/>
        </w:rPr>
        <w:t xml:space="preserve">, and potassium </w:t>
      </w:r>
      <w:r w:rsidRPr="407EA131" w:rsidR="6C5605F5">
        <w:rPr>
          <w:lang w:val="en-US"/>
        </w:rPr>
        <w:t xml:space="preserve">(K) </w:t>
      </w:r>
      <w:r w:rsidRPr="407EA131" w:rsidR="6CBE294D">
        <w:rPr>
          <w:lang w:val="en-US"/>
        </w:rPr>
        <w:t xml:space="preserve">support crucial physiological functions, including cell wall structure, enzyme activity, photosynthesis, energy transfer, and stress resistance </w:t>
      </w:r>
      <w:r w:rsidRPr="407EA131" w:rsidR="00EA7D50">
        <w:rPr>
          <w:lang w:val="en-US"/>
        </w:rPr>
        <w:fldChar w:fldCharType="begin"/>
      </w:r>
      <w:r w:rsidRPr="407EA131" w:rsidR="00A652DA">
        <w:rPr>
          <w:lang w:val="en-US"/>
        </w:rPr>
        <w:instrText xml:space="preserve"> ADDIN ZOTERO_ITEM CSL_CITATION {"citationID":"bQ8CDbfU","properties":{"formattedCitation":"(Hawkesford {\\i{}et al.}, 2012)","plainCitation":"(Hawkesford et al., 2012)","noteIndex":0},"citationItems":[{"id":1200,"uris":["http://zotero.org/users/13671732/items/GQMY8EVR"],"itemData":{"id":1200,"type":"chapter","abstract":"This chapter focuses on the role played by various macronutrients such as nitrogen (N), sulfur (S), phosphorus (P), magnesium (Mg), calcium (Ca), and potassium (K) in plant metabolism and growth and describes the symptoms of deficiency and toxicity of these macronutrients. N is the most essential element required after carbon, and it plays a central role in plant metabolism as a constituent of proteins, nucleic acids, chlorophyll, coenzymes, phytohormones, and secondary metabolites. When it is taken as ammonium or nitrate, it is assimilated into amino acids either in the roots or shoots and within the plant, it is translocated as nitrate or amino acids. Sulfur is taken up as sulphate and assimilated into S-containing amino acids such as cysteine that are used to synthesize S-containing enzymes and coenzymes as well as secondary compounds such as phytochelatins (detoxification of metals) or aliins and glucosinolates (feeding deterrents). Phosphorus is a structural element in nucleic acids, and as a component of adenosine phosphates, it plays an important role in energy transfer, and it is also essential for transfer of carbohydrates in leaf cells. Magnesium is a component of chlorophyll, and it is required for photosynthesis and protein synthesis. Calcium is important for cell wall and membrane stabilization, osmoregulation, and as second messenger, thereby allowing plants to regulate developmental processes in response to environmental stimuli. The main role of K is osmoregulation, which is important for cell extension and stomata movement, and it affects loading of sucrose and the rate of mass flow-driven solute movement within the plant.","container-title":"Marschner's Mineral Nutrition of Higher Plants (Third Edition)","event-place":"San Diego","ISBN":"978-0-12-384905-2","note":"DOI: 10.1016/B978-0-12-384905-2.00006-6","page":"135-189","publisher":"Academic Press","publisher-place":"San Diego","source":"ScienceDirect","title":"Chapter 6 - Functions of Macronutrients","URL":"https://www.sciencedirect.com/science/article/pii/B9780123849052000066","author":[{"family":"Hawkesford","given":"Malcolm"},{"family":"Horst","given":"Walter"},{"family":"Kichey","given":"Thomas"},{"family":"Lambers","given":"Hans"},{"family":"Schjoerring","given":"Jan"},{"family":"Møller","given":"Inge Skrumsager"},{"family":"White","given":"Philip"}],"editor":[{"family":"Marschner","given":"Petra"}],"accessed":{"date-parts":[["2024",9,5]]},"issued":{"date-parts":[["2012",1,1]]}}}],"schema":"https://github.com/citation-style-language/schema/raw/master/csl-citation.json"} </w:instrText>
      </w:r>
      <w:r w:rsidRPr="407EA131" w:rsidR="00EA7D50">
        <w:rPr>
          <w:lang w:val="en-US"/>
        </w:rPr>
        <w:fldChar w:fldCharType="separate"/>
      </w:r>
      <w:r w:rsidRPr="00DF2437" w:rsidR="6C64AE3D">
        <w:rPr>
          <w:kern w:val="0"/>
          <w:lang w:val="en-US"/>
        </w:rPr>
        <w:t xml:space="preserve">(</w:t>
      </w:r>
      <w:r w:rsidRPr="00DF2437" w:rsidR="6C64AE3D">
        <w:rPr>
          <w:kern w:val="0"/>
          <w:lang w:val="en-US"/>
        </w:rPr>
        <w:t xml:space="preserve">Hawkesford</w:t>
      </w:r>
      <w:r w:rsidRPr="00DF2437" w:rsidR="6C64AE3D">
        <w:rPr>
          <w:kern w:val="0"/>
          <w:lang w:val="en-US"/>
        </w:rPr>
        <w:t xml:space="preserve"> </w:t>
      </w:r>
      <w:r w:rsidRPr="3715F316" w:rsidR="6C64AE3D">
        <w:rPr>
          <w:i w:val="1"/>
          <w:iCs w:val="1"/>
          <w:kern w:val="0"/>
          <w:lang w:val="en-US"/>
        </w:rPr>
        <w:t>et al.</w:t>
      </w:r>
      <w:r w:rsidRPr="00DF2437" w:rsidR="6C64AE3D">
        <w:rPr>
          <w:kern w:val="0"/>
          <w:lang w:val="en-US"/>
        </w:rPr>
        <w:t>, 2012)</w:t>
      </w:r>
      <w:r w:rsidRPr="407EA131" w:rsidR="00EA7D50">
        <w:rPr>
          <w:lang w:val="en-US"/>
        </w:rPr>
        <w:fldChar w:fldCharType="end"/>
      </w:r>
      <w:r w:rsidRPr="407EA131" w:rsidR="6CBE294D">
        <w:rPr>
          <w:lang w:val="en-US"/>
        </w:rPr>
        <w:t>.</w:t>
      </w:r>
      <w:r w:rsidRPr="407EA131" w:rsidR="05F3490E">
        <w:rPr>
          <w:lang w:val="en-US"/>
        </w:rPr>
        <w:t xml:space="preserve"> </w:t>
      </w:r>
      <w:r w:rsidRPr="00DF2437" w:rsidR="339ED015">
        <w:rPr>
          <w:lang w:val="en-US"/>
        </w:rPr>
        <w:t xml:space="preserve">Given their </w:t>
      </w:r>
      <w:del w:author="Marijn Bauters" w:date="2025-03-12T20:27:15.505Z" w:id="810715472">
        <w:r w:rsidRPr="3715F316" w:rsidDel="339ED015">
          <w:rPr>
            <w:lang w:val="en-US"/>
          </w:rPr>
          <w:delText xml:space="preserve">essential </w:delText>
        </w:r>
      </w:del>
      <w:r w:rsidRPr="00DF2437" w:rsidR="339ED015">
        <w:rPr>
          <w:lang w:val="en-US"/>
        </w:rPr>
        <w:t>role in plant physiology, a shortage of these nutrients could lead to a</w:t>
      </w:r>
      <w:r w:rsidRPr="00DF2437" w:rsidR="383EB689">
        <w:rPr>
          <w:lang w:val="en-US"/>
        </w:rPr>
        <w:t>n</w:t>
      </w:r>
      <w:r w:rsidRPr="00DF2437" w:rsidR="524B1976">
        <w:rPr>
          <w:lang w:val="en-US"/>
        </w:rPr>
        <w:t xml:space="preserve"> </w:t>
      </w:r>
      <w:r w:rsidRPr="00DF2437" w:rsidR="383EB689">
        <w:rPr>
          <w:lang w:val="en-US"/>
        </w:rPr>
        <w:t xml:space="preserve">ultimate </w:t>
      </w:r>
      <w:r w:rsidRPr="00DF2437" w:rsidR="339ED015">
        <w:rPr>
          <w:lang w:val="en-US"/>
        </w:rPr>
        <w:t xml:space="preserve">limitation of </w:t>
      </w:r>
      <w:r w:rsidRPr="00DF2437" w:rsidR="58FB4E1A">
        <w:rPr>
          <w:lang w:val="en-US"/>
        </w:rPr>
        <w:t>plant growth</w:t>
      </w:r>
      <w:r w:rsidRPr="00DF2437" w:rsidR="0CA3DACA">
        <w:rPr>
          <w:lang w:val="en-US"/>
        </w:rPr>
        <w:t xml:space="preserve">. </w:t>
      </w:r>
      <w:r w:rsidRPr="00DF2437" w:rsidR="0ED64BC0">
        <w:rPr>
          <w:lang w:val="en-US"/>
        </w:rPr>
        <w:t>Such limitation</w:t>
      </w:r>
      <w:r w:rsidRPr="00DF2437" w:rsidR="339ED015">
        <w:rPr>
          <w:lang w:val="en-US"/>
        </w:rPr>
        <w:t xml:space="preserve"> </w:t>
      </w:r>
      <w:r w:rsidRPr="00DF2437" w:rsidR="14C91076">
        <w:rPr>
          <w:lang w:val="en-US"/>
        </w:rPr>
        <w:t xml:space="preserve">is to </w:t>
      </w:r>
      <w:r w:rsidRPr="00DF2437" w:rsidR="339ED015">
        <w:rPr>
          <w:lang w:val="en-US"/>
        </w:rPr>
        <w:t xml:space="preserve">be assessed through experiments that </w:t>
      </w:r>
      <w:r w:rsidRPr="00DF2437" w:rsidR="40F4D7E1">
        <w:rPr>
          <w:lang w:val="en-US"/>
        </w:rPr>
        <w:t xml:space="preserve">evaluate plant or ecosystem responses to </w:t>
      </w:r>
      <w:r w:rsidRPr="00DF2437" w:rsidR="339ED015">
        <w:rPr>
          <w:lang w:val="en-US"/>
        </w:rPr>
        <w:t>the addition or exclusion of specific nutrients</w:t>
      </w:r>
      <w:r w:rsidRPr="00DF2437" w:rsidR="58FB4E1A">
        <w:rPr>
          <w:lang w:val="en-US"/>
        </w:rPr>
        <w:t>.</w:t>
      </w:r>
      <w:r w:rsidRPr="00DF2437" w:rsidR="6C7A704A">
        <w:rPr>
          <w:lang w:val="en-US"/>
        </w:rPr>
        <w:t xml:space="preserve"> </w:t>
      </w:r>
      <w:r w:rsidRPr="407EA131" w:rsidR="001E0A34">
        <w:rPr>
          <w:lang w:val="en-US"/>
        </w:rPr>
        <w:fldChar w:fldCharType="begin"/>
      </w:r>
      <w:r w:rsidRPr="407EA131" w:rsidR="001A0678">
        <w:rPr>
          <w:lang w:val="en-US"/>
        </w:rPr>
        <w:instrText xml:space="preserve"> ADDIN ZOTERO_ITEM CSL_CITATION {"citationID":"dOTUcICW","properties":{"formattedCitation":"(van den Driessche, 1974; Koerselman &amp; Meuleman, 1996)","plainCitation":"(van den Driessche, 1974; Koerselman &amp; Meuleman, 1996)","dontUpdate":true,"noteIndex":0},"citationItems":[{"id":1215,"uris":["http://zotero.org/users/13671732/items/KM2RR5X3"],"itemData":{"id":1215,"type":"article-journal","abstract":"1. Nutrient limitation (mostly N or P) is a driving force in ecosystem development. Current techniques to determine the nature of nutrient limitation use laborious fertilization experiments. 2. It was hypothesized that the N:P ratio of the vegetation directly indicates the nature of nutrient limitation on a community level (N vs. P limitation). This hypothesis was tested by reviewing data on fertilization studies in a variety of European freshwater wetland ecosystems (bogs, fens, wet heathlands, dune slacks, wet grasslands). In a subset of the data (dune slacks) between-site intraspecific variation and within-site interspecific variation in nutrient content and N:P ratio was studied in five plant species. 3. A review of 40 fertilization studies reveals that an N:P ratio &gt;16 indicates P limitation on a community level, while an N:P ratio &lt;14 is indicative of N limitation. At N:P ratios between 14 and 16, either N or P can be limiting or plant growth is colimited by N and P together. In only one out of 40 fertilization studies, the N:P ratio gave a false indication of the nature of nutrient limitation. Measuring the N:P ratio of the vegetation is a simple and cheap alternative to fertilization studies. The method can only be used under conditions where either N or P controls plant growth. 4. The dataset contains a large variety of vegetation types and plant species, and 11 of the 40 sites were near-monocultures. This suggests that interspecific differences in critical N:P ratios among species may be insignificant. However, a rigorous test of this hypothesis is required. 5. A survey in 18 dune slacks showed large within-site variation in N:P ratio among five species (Calamagrostis epigejos, Phragmites australis, Lycopus europaeus, Mentha aquatica and Eupatorium cannabinum). The N:P ratios of the five species suggested that within plant communities species can be differentially limited by N or P. Moreover, species with an N:P ratio that suggested P-limitation were found at sites where N controlled community biomass production, and vice versa. Between-site intraspecific variation in N and P contents and N:P ratios was also large, and about equal for the five species. This illustrates the plasticity of plant species with respect to N and P contents, probably in response to differences in N and P supply ratios. 6. The vegetation N:P ratio is of diagnostic value and its use may increase our understanding of numerous facets of physiological, population, community and ecosystem ecology.","container-title":"Journal of Applied Ecology","DOI":"10.2307/2404783","ISSN":"0021-8901","issue":"6","note":"publisher: [British Ecological Society, Wiley]","page":"1441-1450","source":"JSTOR","title":"The Vegetation N:P Ratio: a New Tool to Detect the Nature of Nutrient Limitation","title-short":"The Vegetation N","URL":"https://www.jstor.org/stable/2404783","volume":"33","author":[{"family":"Koerselman","given":"Willem"},{"family":"Meuleman","given":"Arthur F. M."}],"accessed":{"date-parts":[["2024",9,5]]},"issued":{"date-parts":[["1996"]]}}},{"id":1214,"uris":["http://zotero.org/users/13671732/items/ZHPTVMW4"],"itemData":{"id":1214,"type":"article-journal","container-title":"The Botanical Review","DOI":"10.1007/BF02860066","ISSN":"1874-9372","issue":"3","journalAbbreviation":"Bot. Rev","language":"en","page":"347-394","source":"Springer Link","title":"Prediction of mineral nutrient status of trees by foliar analysis","URL":"https://doi.org/10.1007/BF02860066","volume":"40","author":[{"family":"Driessche","given":"R.","non-dropping-particle":"van den"}],"accessed":{"date-parts":[["2024",9,5]]},"issued":{"date-parts":[["1974",7,1]]}}},{"id":1209,"uris":["http://zotero.org/users/13671732/items/TNTB3RIG"],"itemData":{"id":1209,"type":"article-journal","abstract":"(1) A bioassay method, based on the uptake of $^{32}$P from 5 × 10$^{-6}$ M phosphate solution during a 15 min period, was used to detect phosphorus deficiency in plants. (2) The method was tested using birch (Betula verrucosa Ehrh.) and sycamore (Acer pseudoplatanus L.) seedlings grown in (a) sand culture supplied with 1-100 $\\mu$g P ml$^{-1}$, (b) phosphorus deficient soils either unfertilized or fertilized (0·1 g P Kg$^{-1}$ soil), and (c) a range of twenty-five soils varying from extremely deficient to adequate in available P content. (3) There was a negative exponential relationship (r = -0·95) between phosphorus uptake by birch from the test solution and the concentration of phosphorus previously supplied in sand culture solution. (4) Birch seedlings grown in fertilized soils took up less $^{32}$P from the bioassay solution than did those from unfertilized soils. Birch seedlings grown for 2 years in phosphate-deficient soils took up greater amounts of $^{32}$P from the bioassay solution than did those grown in soils with adequate phosphorus. Eighty-two per cent of the variation in phosphorous uptake by birch seedlings was accounted for by the extractable P content, the isotopically exchangeable P, the total P content and the phosphatase activity of the soils on which they were previously grown. Ninety-three per cent of the variation was accounted for if the plant phosphorus content and the mycorrhizal development on rootsystems were also included in the regression. The corresponding amounts of variation for sycamore seedlings, grown on the same soils, were 58 and 83% respectively. (5) The $^{32}$P uptake from the bioassay solution, by both sycamore and birch, was markedly inhibited by 5 × 10$^{-8}$ M KCN in the bioassay solution, indicating that uptake was metabolically mediated. (6) The results are discussed in relation to the study of phosphorus deficiency in plants, and phosphorus availability in soils.","container-title":"Journal of Applied Ecology","DOI":"10.2307/2402524","ISSN":"0021-8901","issue":"2","note":"publisher: [British Ecological Society, Wiley]","page":"497-505","source":"JSTOR","title":"A Bioassay for Comparing Phosphorus Availability in Soils","URL":"https://www.jstor.org/stable/2402524","volume":"16","author":[{"family":"Harrison","given":"A. F."},{"family":"Helliwell","given":"D. R."}],"accessed":{"date-parts":[["2024",9,5]]},"issued":{"date-parts":[["1979"]]}}}],"schema":"https://github.com/citation-style-language/schema/raw/master/csl-citation.json"} </w:instrText>
      </w:r>
      <w:r w:rsidRPr="407EA131" w:rsidR="001E0A34">
        <w:rPr>
          <w:lang w:val="en-US"/>
        </w:rPr>
        <w:fldChar w:fldCharType="separate"/>
      </w:r>
      <w:r w:rsidRPr="407EA131" w:rsidR="001E0A34">
        <w:rPr>
          <w:lang w:val="en-US"/>
        </w:rPr>
        <w:fldChar w:fldCharType="end"/>
      </w:r>
      <w:r w:rsidRPr="407EA131" w:rsidR="2AC36664">
        <w:rPr>
          <w:lang w:val="en-US"/>
        </w:rPr>
        <w:t xml:space="preserve">In many </w:t>
      </w:r>
      <w:r w:rsidRPr="407EA131" w:rsidR="3F8725CA">
        <w:rPr>
          <w:lang w:val="en-US"/>
        </w:rPr>
        <w:t xml:space="preserve">nutrient addition </w:t>
      </w:r>
      <w:r w:rsidRPr="407EA131" w:rsidR="3F8725CA">
        <w:rPr>
          <w:lang w:val="en-US"/>
        </w:rPr>
        <w:t>experiments</w:t>
      </w:r>
      <w:del w:author="Thomas Sibret" w:date="2025-03-12T09:58:04.447Z" w:id="1249725743">
        <w:r w:rsidRPr="3715F316" w:rsidDel="3F8725CA">
          <w:rPr>
            <w:lang w:val="en-US"/>
          </w:rPr>
          <w:delText xml:space="preserve"> </w:delText>
        </w:r>
      </w:del>
      <w:r w:rsidRPr="407EA131" w:rsidR="3F8725CA">
        <w:rPr>
          <w:lang w:val="en-US"/>
        </w:rPr>
        <w:t xml:space="preserve"> across</w:t>
      </w:r>
      <w:r w:rsidRPr="407EA131" w:rsidR="3F8725CA">
        <w:rPr>
          <w:lang w:val="en-US"/>
        </w:rPr>
        <w:t xml:space="preserve"> the tropics</w:t>
      </w:r>
      <w:r w:rsidRPr="407EA131" w:rsidR="40DE8702">
        <w:rPr>
          <w:lang w:val="en-US"/>
        </w:rPr>
        <w:t>,</w:t>
      </w:r>
      <w:r w:rsidR="6C7A704A">
        <w:rPr>
          <w:lang w:val="en-US"/>
        </w:rPr>
        <w:t xml:space="preserve"> </w:t>
      </w:r>
      <w:r w:rsidRPr="407EA131" w:rsidR="64C1CD67">
        <w:rPr>
          <w:lang w:val="en-US"/>
        </w:rPr>
        <w:t>P</w:t>
      </w:r>
      <w:r w:rsidRPr="407EA131" w:rsidR="61703903">
        <w:rPr>
          <w:lang w:val="en-US"/>
        </w:rPr>
        <w:t xml:space="preserve"> is typically applied </w:t>
      </w:r>
      <w:r w:rsidRPr="407EA131" w:rsidR="20265CD6">
        <w:rPr>
          <w:lang w:val="en-US"/>
        </w:rPr>
        <w:t>as a superphosphate</w:t>
      </w:r>
      <w:r w:rsidRPr="407EA131" w:rsidR="1204DDF7">
        <w:rPr>
          <w:lang w:val="en-US"/>
        </w:rPr>
        <w:t xml:space="preserve"> </w:t>
      </w:r>
      <w:r w:rsidRPr="407EA131" w:rsidR="00F85328">
        <w:rPr>
          <w:lang w:val="en-US"/>
        </w:rPr>
        <w:fldChar w:fldCharType="begin"/>
      </w:r>
      <w:r w:rsidRPr="407EA131" w:rsidR="00F85328">
        <w:rPr>
          <w:lang w:val="en-US"/>
        </w:rPr>
        <w:instrText xml:space="preserve"> ADDIN ZOTERO_ITEM CSL_CITATION {"citationID":"ps0OJVSF","properties":{"formattedCitation":"(Wright, 2019)","plainCitation":"(Wright, 2019)","noteIndex":0},"citationItems":[{"id":521,"uris":["http://zotero.org/users/13671732/items/PF8VRL9C"],"itemData":{"id":521,"type":"article-journal","abstract":"I present a meta-analysis of plant responses to 48 nutrient addition experiments conducted with native species in naturally growing tropical forests, exclusive of mangrove forests. The added nutrients include nitrogen (N) in 36 experiments, phosphorus (P) in 33 experiments, calcium and potassium in one experiment each, and various mixtures of essential nutrients in the remaining experiments. I evaluate the hypotheses that nutrients limit tropical forest plants, nutrient limitation is stronger in successional than in old-growth forests, P but not N is limiting in lowland forests, and N is limiting in montane forests. Responses to the most complete nutrient mix used in each experiment were strong for plant functions that contribute to aboveground production (Hedges’ g averages 0.87) and nonsignificant for fine root biomass. Responses to N addition and to P addition were strong for tissue concentrations of the added element (Hedges’ g averages 0.75 and 1.4, respectively), moderate for fine litter production (0.64 and 0.65, respectively), moderate to weak for plant growth (0.46 and 0.37, respectively) and nonsignificant for fine root biomass. Growth responses were stronger in successional than in old-growth forests. All responses were unrelated to elevation. The 48 experiments included 30 factorial nitrogen-phosphorus experiments that enable additional direct tests of the widely cited hypotheses that P limitation is stronger than N limitation in lowland forests and vice versa in montane forests. Both hypotheses were rejected. The N × P interaction effect was nonsignificant across the factorial experiments. In conclusion, nutrients clearly limit tropical forest plants. Limitation by N is widespread in both lowland and montane forests, and the same is true for P. Single experiments identify limitation by calcium and potassium, and correlative studies suggest limitation by calcium, potassium, and magnesium. The available evidence is consistent with the possibility that most macronutrients limit tropical forest plants; however, experiments focus almost exclusively on N and P. The way forward will include taking fuller advantage of existing nutrient addition experiments, siting new experiments strategically, and developing cost-effective methods to assay responses to all of the essential nutrients soils supply to plants.","container-title":"Ecological Monographs","DOI":"10.1002/ecm.1382","issue":"4","note":"publisher: Ecological Society of America","title":"Plant responses to nutrient addition experiments conducted in tropical forests","volume":"89","author":[{"family":"Wright","given":"S. Joseph"}],"issued":{"date-parts":[["2019",11]]}}}],"schema":"https://github.com/citation-style-language/schema/raw/master/csl-citation.json"} </w:instrText>
      </w:r>
      <w:r w:rsidRPr="407EA131" w:rsidR="00F85328">
        <w:rPr>
          <w:lang w:val="en-US"/>
        </w:rPr>
        <w:fldChar w:fldCharType="separate"/>
      </w:r>
      <w:r w:rsidRPr="00DF2437" w:rsidR="6C64AE3D">
        <w:rPr>
          <w:lang w:val="en-US"/>
        </w:rPr>
        <w:t>(Wright, 2019)</w:t>
      </w:r>
      <w:r w:rsidRPr="407EA131" w:rsidR="00F85328">
        <w:rPr>
          <w:lang w:val="en-US"/>
        </w:rPr>
        <w:fldChar w:fldCharType="end"/>
      </w:r>
      <w:r w:rsidRPr="407EA131" w:rsidR="71FAADF4">
        <w:rPr>
          <w:lang w:val="en-US"/>
        </w:rPr>
        <w:t>,</w:t>
      </w:r>
      <w:r w:rsidRPr="407EA131" w:rsidR="20265CD6">
        <w:rPr>
          <w:lang w:val="en-US"/>
        </w:rPr>
        <w:t xml:space="preserve"> </w:t>
      </w:r>
      <w:ins w:author="Thomas Sibret" w:date="2025-03-12T09:58:36.69Z" w:id="381161820">
        <w:r w:rsidRPr="407EA131" w:rsidR="17C6EC60">
          <w:rPr>
            <w:lang w:val="en-US"/>
          </w:rPr>
          <w:t xml:space="preserve">which also </w:t>
        </w:r>
      </w:ins>
      <w:r w:rsidRPr="407EA131" w:rsidR="20265CD6">
        <w:rPr>
          <w:lang w:val="en-US"/>
        </w:rPr>
        <w:t xml:space="preserve">contain</w:t>
      </w:r>
      <w:ins w:author="Thomas Sibret" w:date="2025-03-12T09:58:40.182Z" w:id="693261195">
        <w:r w:rsidRPr="407EA131" w:rsidR="266957AB">
          <w:rPr>
            <w:lang w:val="en-US"/>
          </w:rPr>
          <w:t xml:space="preserve">s</w:t>
        </w:r>
      </w:ins>
      <w:del w:author="Thomas Sibret" w:date="2025-03-12T09:58:38.439Z" w:id="2011679378">
        <w:r w:rsidRPr="3715F316" w:rsidDel="20265CD6">
          <w:rPr>
            <w:lang w:val="en-US"/>
          </w:rPr>
          <w:delText>ing</w:delText>
        </w:r>
        <w:r w:rsidRPr="3715F316" w:rsidDel="20265CD6">
          <w:rPr>
            <w:lang w:val="en-US"/>
          </w:rPr>
          <w:delText xml:space="preserve"> </w:delText>
        </w:r>
        <w:r w:rsidRPr="3715F316" w:rsidDel="71FAADF4">
          <w:rPr>
            <w:lang w:val="en-US"/>
          </w:rPr>
          <w:delText>also</w:delText>
        </w:r>
      </w:del>
      <w:r w:rsidRPr="407EA131" w:rsidR="71FAADF4">
        <w:rPr>
          <w:lang w:val="en-US"/>
        </w:rPr>
        <w:t xml:space="preserve"> Ca in a </w:t>
      </w:r>
      <w:r w:rsidRPr="407EA131" w:rsidR="6EB353E4">
        <w:rPr>
          <w:lang w:val="en-US"/>
        </w:rPr>
        <w:t xml:space="preserve">molar </w:t>
      </w:r>
      <w:r w:rsidRPr="407EA131" w:rsidR="26309DFC">
        <w:rPr>
          <w:lang w:val="en-US"/>
        </w:rPr>
        <w:t>ratio of 2:1</w:t>
      </w:r>
      <w:r w:rsidRPr="407EA131" w:rsidR="6EB353E4">
        <w:rPr>
          <w:lang w:val="en-US"/>
        </w:rPr>
        <w:t xml:space="preserve"> (</w:t>
      </w:r>
      <w:r w:rsidRPr="407EA131" w:rsidR="41FD2D9B">
        <w:rPr>
          <w:lang w:val="en-US"/>
        </w:rPr>
        <w:t>P:Ca</w:t>
      </w:r>
      <w:r w:rsidRPr="407EA131" w:rsidR="41FD2D9B">
        <w:rPr>
          <w:lang w:val="en-US"/>
        </w:rPr>
        <w:t>)</w:t>
      </w:r>
      <w:r w:rsidRPr="407EA131" w:rsidR="26309DFC">
        <w:rPr>
          <w:lang w:val="en-US"/>
        </w:rPr>
        <w:t>.</w:t>
      </w:r>
      <w:r w:rsidRPr="407EA131" w:rsidR="0C97BDCE">
        <w:rPr>
          <w:lang w:val="en-US"/>
        </w:rPr>
        <w:t xml:space="preserve"> </w:t>
      </w:r>
      <w:commentRangeStart w:id="58643967"/>
      <w:r w:rsidRPr="407EA131" w:rsidR="4353B16C">
        <w:rPr>
          <w:lang w:val="en-US"/>
        </w:rPr>
        <w:t xml:space="preserve">As such,</w:t>
      </w:r>
      <w:commentRangeEnd w:id="58643967"/>
      <w:r>
        <w:rPr>
          <w:rStyle w:val="CommentReference"/>
        </w:rPr>
        <w:commentReference w:id="58643967"/>
      </w:r>
      <w:r w:rsidRPr="407EA131" w:rsidR="4353B16C">
        <w:rPr>
          <w:lang w:val="en-US"/>
        </w:rPr>
        <w:t xml:space="preserve"> </w:t>
      </w:r>
      <w:r w:rsidRPr="407EA131" w:rsidR="25CD4E2E">
        <w:rPr>
          <w:lang w:val="en-US"/>
        </w:rPr>
        <w:t>n</w:t>
      </w:r>
      <w:r w:rsidRPr="407EA131" w:rsidR="0FA0B0D7">
        <w:rPr>
          <w:lang w:val="en-US"/>
        </w:rPr>
        <w:t xml:space="preserve">utrient addition experiments </w:t>
      </w:r>
      <w:r w:rsidRPr="407EA131" w:rsidR="0CA0D1F6">
        <w:rPr>
          <w:lang w:val="en-US"/>
        </w:rPr>
        <w:t>in the tropics</w:t>
      </w:r>
      <w:r w:rsidRPr="407EA131" w:rsidR="0FA0B0D7">
        <w:rPr>
          <w:lang w:val="en-US"/>
        </w:rPr>
        <w:t xml:space="preserve"> </w:t>
      </w:r>
      <w:r w:rsidRPr="407EA131" w:rsidR="0CA0D1F6">
        <w:rPr>
          <w:lang w:val="en-US"/>
        </w:rPr>
        <w:t>focusing on specific effects of cation addition are sparse</w:t>
      </w:r>
      <w:r w:rsidRPr="407EA131" w:rsidR="7999BECF">
        <w:rPr>
          <w:lang w:val="en-US"/>
        </w:rPr>
        <w:t xml:space="preserve"> but </w:t>
      </w:r>
      <w:r w:rsidRPr="407EA131" w:rsidR="34DFA649">
        <w:rPr>
          <w:lang w:val="en-US"/>
        </w:rPr>
        <w:t xml:space="preserve">show </w:t>
      </w:r>
      <w:r w:rsidRPr="407EA131" w:rsidR="7999BECF">
        <w:rPr>
          <w:lang w:val="en-US"/>
        </w:rPr>
        <w:t xml:space="preserve">important </w:t>
      </w:r>
      <w:r w:rsidRPr="407EA131" w:rsidR="4CAB12A4">
        <w:rPr>
          <w:lang w:val="en-US"/>
        </w:rPr>
        <w:t xml:space="preserve">effects on fine root productivity and </w:t>
      </w:r>
      <w:r w:rsidRPr="407EA131" w:rsidR="01CA25A6">
        <w:rPr>
          <w:lang w:val="en-US"/>
        </w:rPr>
        <w:t xml:space="preserve">tree growth </w:t>
      </w:r>
      <w:r w:rsidRPr="407EA131" w:rsidR="00E446BD">
        <w:rPr>
          <w:lang w:val="en-US"/>
        </w:rPr>
        <w:fldChar w:fldCharType="begin"/>
      </w:r>
      <w:r w:rsidR="00730FBE">
        <w:rPr>
          <w:lang w:val="en-US"/>
        </w:rPr>
        <w:instrText xml:space="preserve"> ADDIN ZOTERO_ITEM CSL_CITATION {"citationID":"bcvuZJiB","properties":{"formattedCitation":"(Wright, 2019; Lugli {\\i{}et al.}, 2021; Manu {\\i{}et al.}, 2024b)","plainCitation":"(Wright, 2019; Lugli et al., 2021; Manu et al., 2024b)","noteIndex":0},"citationItems":[{"id":521,"uris":["http://zotero.org/users/13671732/items/PF8VRL9C"],"itemData":{"id":521,"type":"article-journal","abstract":"I present a meta-analysis of plant responses to 48 nutrient addition experiments conducted with native species in naturally growing tropical forests, exclusive of mangrove forests. The added nutrients include nitrogen (N) in 36 experiments, phosphorus (P) in 33 experiments, calcium and potassium in one experiment each, and various mixtures of essential nutrients in the remaining experiments. I evaluate the hypotheses that nutrients limit tropical forest plants, nutrient limitation is stronger in successional than in old-growth forests, P but not N is limiting in lowland forests, and N is limiting in montane forests. Responses to the most complete nutrient mix used in each experiment were strong for plant functions that contribute to aboveground production (Hedges’ g averages 0.87) and nonsignificant for fine root biomass. Responses to N addition and to P addition were strong for tissue concentrations of the added element (Hedges’ g averages 0.75 and 1.4, respectively), moderate for fine litter production (0.64 and 0.65, respectively), moderate to weak for plant growth (0.46 and 0.37, respectively) and nonsignificant for fine root biomass. Growth responses were stronger in successional than in old-growth forests. All responses were unrelated to elevation. The 48 experiments included 30 factorial nitrogen-phosphorus experiments that enable additional direct tests of the widely cited hypotheses that P limitation is stronger than N limitation in lowland forests and vice versa in montane forests. Both hypotheses were rejected. The N × P interaction effect was nonsignificant across the factorial experiments. In conclusion, nutrients clearly limit tropical forest plants. Limitation by N is widespread in both lowland and montane forests, and the same is true for P. Single experiments identify limitation by calcium and potassium, and correlative studies suggest limitation by calcium, potassium, and magnesium. The available evidence is consistent with the possibility that most macronutrients limit tropical forest plants; however, experiments focus almost exclusively on N and P. The way forward will include taking fuller advantage of existing nutrient addition experiments, siting new experiments strategically, and developing cost-effective methods to assay responses to all of the essential nutrients soils supply to plants.","container-title":"Ecological Monographs","DOI":"10.1002/ecm.1382","issue":"4","note":"publisher: Ecological Society of America","title":"Plant responses to nutrient addition experiments conducted in tropical forests","volume":"89","author":[{"family":"Wright","given":"S. Joseph"}],"issued":{"date-parts":[["2019",11]]}}},{"id":471,"uris":["http://zotero.org/users/13671732/items/AVK87RPB"],"itemData":{"id":471,"type":"article-journal","abstract":"Summary Soil nutrient availability can strongly affect root traits. In tropical forests, phosphorus (P) is often considered the main limiting nutrient for plants. However, support for the P paradigm is limited, and N and cations might also control tropical forests functioning. We used a large-scale experiment to determine how the factorial addition of nitrogen (N), P and cations affected root productivity and traits related to nutrient acquisition strategies (morphological traits, phosphatase activity, arbuscular mycorrhizal colonisation and nutrient contents) in a primary rainforest growing on low-fertility soils in Central Amazonia after 1 yr of fertilisation. Multiple root traits and productivity were affected. Phosphorus additions increased annual root productivity and root diameter, but decreased root phosphatase activity. Cation additions increased root productivity at certain times of year, also increasing root diameter and mycorrhizal colonisation. P and cation additions increased their element concentrations in root tissues. No responses were detected with N addition. Here we showed that rock-derived nutrients determined root functioning in low-fertility Amazonian soils, demonstrating not only the hypothesised importance of P, but also highlighting the role of cations. The changes in fine root traits and productivity indicated that even slow-growing tropical rainforests can respond rapidly to changes in resource availability.","container-title":"New Phytologist","DOI":"10.1111/nph.17154","issue":"1","note":"publisher: John Wiley &amp; Sons, Ltd","page":"116-128","title":"Rapid responses of root traits and productivity to phosphorus and cation additions in a tropical lowland forest in Amazonia","URL":"https://doi.org/10.1111/nph.17154","volume":"230","author":[{"family":"Lugli","given":"Laynara F"},{"family":"Rosa","given":"Jessica S"},{"family":"Andersen","given":"Kelly M"},{"family":"Di Ponzio","given":"Raffaello"},{"family":"Almeida","given":"Renata V"},{"family":"Pires","given":"Maria"},{"family":"Cordeiro","given":"Amanda L"},{"family":"Cunha","given":"Hellen F V"},{"family":"Martins","given":"Nathielly P"},{"family":"Assis","given":"Rafael L"},{"family":"Moraes","given":"Anna C M"},{"family":"Souza","given":"Sheila T"},{"family":"Aragão","given":"Luiz E O C"},{"family":"Camargo","given":"Jose. L"},{"family":"Fuchslueger","given":"Lucia"},{"family":"Schaap","given":"Karst J"},{"family":"Valverde-Barrantes","given":"Oscar J"},{"family":"Meir","given":"Patrick"},{"family":"Quesada","given":"Carlos A"},{"family":"Mercado","given":"Lina M"},{"family":"Hartley","given":"Iain P"}],"issued":{"date-parts":[["2021",4]]}}},{"id":1708,"uris":["http://zotero.org/users/13671732/items/UW47VYW6"],"itemData":{"id":1708,"type":"article-journal","abstract":"Nutrient limitations play a key regulatory role in plant growth, thereby affecting ecosystem productivity and carbon uptake. Experimental observations identifying the most limiting nutrients are lacking, particularly in Afrotropical forests. We conducted an ecosystem-scale, full factorial nitrogen (N)-phosphorus (P)-potassium (K) addition experiment consisting 32 40 × 40 m plots (eight treatments × four replicates) in Uganda to investigate which (if any) nutrient limits fine root growth. After two years of observations, added N rapidly decreased fine root biomass by up to 36% in the first and second years of the experiment. Added K decreased fine root biomass by 27% and fine root production by 30% in the second year. These rapid reductions in fine root growth highlight a scaled-back carbon investment in the costly maintenance of large fine root network as N and K limitations become alleviated. No fine root growth response to P addition was observed. Fine root turnover rate was not significantly affected by nutrient additions but tended to be higher in N added than non-N added treatments. These results suggest that N and K availability may restrict the ecosystem’s capacity for CO2 assimilation, with implications for ecosystem productivity and resilience to climate change.","container-title":"Scientific Reports","DOI":"10.1038/s41598-024-63684-7","ISSN":"2045-2322","issue":"1","journalAbbreviation":"Sci Rep","language":"en","license":"2024 The Author(s)","note":"publisher: Nature Publishing Group","page":"13154","source":"www.nature.com","title":"Nitrogen and potassium limit fine root growth in a humid Afrotropical forest","URL":"https://www.nature.com/articles/s41598-024-63684-7","volume":"14","author":[{"family":"Manu","given":"Raphael"},{"family":"Veldkamp","given":"Edzo"},{"family":"Eryenyu","given":"David"},{"family":"Corre","given":"Marife D."},{"family":"Straaten","given":"Oliver","non-dropping-particle":"van"}],"accessed":{"date-parts":[["2025",2,21]]},"issued":{"date-parts":[["2024",6,7]]}}}],"schema":"https://github.com/citation-style-language/schema/raw/master/csl-citation.json"} </w:instrText>
      </w:r>
      <w:r w:rsidRPr="407EA131" w:rsidR="00E446BD">
        <w:rPr>
          <w:lang w:val="en-US"/>
        </w:rPr>
        <w:fldChar w:fldCharType="separate"/>
      </w:r>
      <w:r w:rsidRPr="00730FBE" w:rsidR="101E6C97">
        <w:rPr>
          <w:rFonts w:ascii="Calibri" w:hAnsi="Calibri" w:cs="Calibri"/>
          <w:kern w:val="0"/>
        </w:rPr>
        <w:t xml:space="preserve">(Wright, </w:t>
      </w:r>
      <w:r w:rsidRPr="00730FBE" w:rsidR="101E6C97">
        <w:rPr>
          <w:rFonts w:ascii="Calibri" w:hAnsi="Calibri" w:cs="Calibri"/>
          <w:kern w:val="0"/>
        </w:rPr>
        <w:t xml:space="preserve">2019;</w:t>
      </w:r>
      <w:r w:rsidRPr="00730FBE" w:rsidR="101E6C97">
        <w:rPr>
          <w:rFonts w:ascii="Calibri" w:hAnsi="Calibri" w:cs="Calibri"/>
          <w:kern w:val="0"/>
        </w:rPr>
        <w:t xml:space="preserve"> </w:t>
      </w:r>
      <w:r w:rsidRPr="00730FBE" w:rsidR="101E6C97">
        <w:rPr>
          <w:rFonts w:ascii="Calibri" w:hAnsi="Calibri" w:cs="Calibri"/>
          <w:kern w:val="0"/>
        </w:rPr>
        <w:t xml:space="preserve">Lugli</w:t>
      </w:r>
      <w:r w:rsidRPr="00730FBE" w:rsidR="101E6C97">
        <w:rPr>
          <w:rFonts w:ascii="Calibri" w:hAnsi="Calibri" w:cs="Calibri"/>
          <w:kern w:val="0"/>
        </w:rPr>
        <w:t xml:space="preserve"> </w:t>
      </w:r>
      <w:r w:rsidRPr="3715F316" w:rsidR="101E6C97">
        <w:rPr>
          <w:rFonts w:ascii="Calibri" w:hAnsi="Calibri" w:cs="Calibri"/>
          <w:i w:val="1"/>
          <w:iCs w:val="1"/>
          <w:kern w:val="0"/>
        </w:rPr>
        <w:t>et al.</w:t>
      </w:r>
      <w:r w:rsidRPr="00730FBE" w:rsidR="101E6C97">
        <w:rPr>
          <w:rFonts w:ascii="Calibri" w:hAnsi="Calibri" w:cs="Calibri"/>
          <w:kern w:val="0"/>
        </w:rPr>
        <w:t xml:space="preserve">, </w:t>
      </w:r>
      <w:r w:rsidRPr="00730FBE" w:rsidR="101E6C97">
        <w:rPr>
          <w:rFonts w:ascii="Calibri" w:hAnsi="Calibri" w:cs="Calibri"/>
          <w:kern w:val="0"/>
        </w:rPr>
        <w:t xml:space="preserve">2021;</w:t>
      </w:r>
      <w:r w:rsidRPr="00730FBE" w:rsidR="101E6C97">
        <w:rPr>
          <w:rFonts w:ascii="Calibri" w:hAnsi="Calibri" w:cs="Calibri"/>
          <w:kern w:val="0"/>
        </w:rPr>
        <w:t xml:space="preserve"> Manu </w:t>
      </w:r>
      <w:r w:rsidRPr="3715F316" w:rsidR="101E6C97">
        <w:rPr>
          <w:rFonts w:ascii="Calibri" w:hAnsi="Calibri" w:cs="Calibri"/>
          <w:i w:val="1"/>
          <w:iCs w:val="1"/>
          <w:kern w:val="0"/>
        </w:rPr>
        <w:t>et al.</w:t>
      </w:r>
      <w:r w:rsidRPr="00730FBE" w:rsidR="101E6C97">
        <w:rPr>
          <w:rFonts w:ascii="Calibri" w:hAnsi="Calibri" w:cs="Calibri"/>
          <w:kern w:val="0"/>
        </w:rPr>
        <w:t>, 2024b)</w:t>
      </w:r>
      <w:r w:rsidRPr="407EA131" w:rsidR="00E446BD">
        <w:rPr>
          <w:lang w:val="en-US"/>
        </w:rPr>
        <w:fldChar w:fldCharType="end"/>
      </w:r>
      <w:r w:rsidRPr="407EA131" w:rsidR="01CA25A6">
        <w:rPr>
          <w:lang w:val="en-US"/>
        </w:rPr>
        <w:t>.</w:t>
      </w:r>
    </w:p>
    <w:p w:rsidRPr="005160BB" w:rsidR="00807204" w:rsidP="407EA131" w:rsidRDefault="6D86405E" w14:paraId="11FDD4FC" w14:textId="0BB10600">
      <w:pPr>
        <w:spacing w:line="480" w:lineRule="auto"/>
        <w:jc w:val="both"/>
        <w:rPr>
          <w:lang w:val="en-US"/>
        </w:rPr>
      </w:pPr>
      <w:r w:rsidRPr="407EA131" w:rsidR="0A063528">
        <w:rPr>
          <w:lang w:val="en-US"/>
        </w:rPr>
        <w:t xml:space="preserve">To explore the effects of nutrient depletion from </w:t>
      </w:r>
      <w:r w:rsidRPr="407EA131" w:rsidR="32DCB1A6">
        <w:rPr>
          <w:lang w:val="en-US"/>
        </w:rPr>
        <w:t>slash</w:t>
      </w:r>
      <w:r w:rsidR="3DC0995C">
        <w:rPr>
          <w:lang w:val="en-US"/>
        </w:rPr>
        <w:t>-</w:t>
      </w:r>
      <w:r w:rsidRPr="407EA131" w:rsidR="32DCB1A6">
        <w:rPr>
          <w:lang w:val="en-US"/>
        </w:rPr>
        <w:t>and</w:t>
      </w:r>
      <w:r w:rsidR="3DC0995C">
        <w:rPr>
          <w:lang w:val="en-US"/>
        </w:rPr>
        <w:t>-</w:t>
      </w:r>
      <w:r w:rsidRPr="407EA131" w:rsidR="32DCB1A6">
        <w:rPr>
          <w:lang w:val="en-US"/>
        </w:rPr>
        <w:t>burn activities</w:t>
      </w:r>
      <w:r w:rsidRPr="407EA131" w:rsidR="0A063528">
        <w:rPr>
          <w:lang w:val="en-US"/>
        </w:rPr>
        <w:t xml:space="preserve"> on the </w:t>
      </w:r>
      <w:r w:rsidRPr="407EA131" w:rsidR="0A063528">
        <w:rPr>
          <w:lang w:val="en-US"/>
        </w:rPr>
        <w:t xml:space="preserve">early stages</w:t>
      </w:r>
      <w:r w:rsidRPr="407EA131" w:rsidR="0A063528">
        <w:rPr>
          <w:lang w:val="en-US"/>
        </w:rPr>
        <w:t xml:space="preserve"> of </w:t>
      </w:r>
      <w:r w:rsidRPr="407EA131" w:rsidR="4F328775">
        <w:rPr>
          <w:lang w:val="en-US"/>
        </w:rPr>
        <w:t>tree</w:t>
      </w:r>
      <w:r w:rsidRPr="407EA131" w:rsidR="0A063528">
        <w:rPr>
          <w:lang w:val="en-US"/>
        </w:rPr>
        <w:t xml:space="preserve"> establishment, we conducted a pot experiment with </w:t>
      </w:r>
      <w:r w:rsidRPr="3715F316" w:rsidR="0A063528">
        <w:rPr>
          <w:i w:val="1"/>
          <w:iCs w:val="1"/>
          <w:lang w:val="en-US"/>
        </w:rPr>
        <w:t xml:space="preserve">Musanga </w:t>
      </w:r>
      <w:r w:rsidRPr="3715F316" w:rsidR="0A063528">
        <w:rPr>
          <w:i w:val="1"/>
          <w:iCs w:val="1"/>
          <w:lang w:val="en-US"/>
        </w:rPr>
        <w:t>cecropioides</w:t>
      </w:r>
      <w:r w:rsidRPr="407EA131" w:rsidR="0A063528">
        <w:rPr>
          <w:lang w:val="en-US"/>
        </w:rPr>
        <w:t xml:space="preserve"> </w:t>
      </w:r>
      <w:r w:rsidRPr="407EA131" w:rsidR="0A063528">
        <w:rPr>
          <w:lang w:val="en-US"/>
        </w:rPr>
        <w:t xml:space="preserve">R.</w:t>
      </w:r>
      <w:ins w:author="Thomas Sibret" w:date="2025-03-12T10:04:20.524Z" w:id="1044254018">
        <w:r w:rsidRPr="407EA131" w:rsidR="6547E71E">
          <w:rPr>
            <w:lang w:val="en-US"/>
          </w:rPr>
          <w:t xml:space="preserve"> </w:t>
        </w:r>
      </w:ins>
      <w:r w:rsidRPr="407EA131" w:rsidR="0A063528">
        <w:rPr>
          <w:lang w:val="en-US"/>
        </w:rPr>
        <w:t xml:space="preserve">Br</w:t>
      </w:r>
      <w:r w:rsidRPr="407EA131" w:rsidR="0A063528">
        <w:rPr>
          <w:lang w:val="en-US"/>
        </w:rPr>
        <w:t xml:space="preserve">. ex </w:t>
      </w:r>
      <w:r w:rsidRPr="407EA131" w:rsidR="0A063528">
        <w:rPr>
          <w:lang w:val="en-US"/>
        </w:rPr>
        <w:t xml:space="preserve">Tedlie</w:t>
      </w:r>
      <w:r w:rsidRPr="407EA131" w:rsidR="0A063528">
        <w:rPr>
          <w:lang w:val="en-US"/>
        </w:rPr>
        <w:t xml:space="preserve"> (Urticaceae) near Kisangani, </w:t>
      </w:r>
      <w:r w:rsidRPr="407EA131" w:rsidR="4B93ECA1">
        <w:rPr>
          <w:lang w:val="en-US"/>
        </w:rPr>
        <w:t>Democratic Republic of the Congo (</w:t>
      </w:r>
      <w:r w:rsidRPr="407EA131" w:rsidR="0A063528">
        <w:rPr>
          <w:lang w:val="en-US"/>
        </w:rPr>
        <w:t>DRC</w:t>
      </w:r>
      <w:r w:rsidRPr="407EA131" w:rsidR="4B93ECA1">
        <w:rPr>
          <w:lang w:val="en-US"/>
        </w:rPr>
        <w:t>)</w:t>
      </w:r>
      <w:r w:rsidRPr="407EA131" w:rsidR="0A063528">
        <w:rPr>
          <w:lang w:val="en-US"/>
        </w:rPr>
        <w:t xml:space="preserve">. </w:t>
      </w:r>
      <w:r w:rsidRPr="00772502" w:rsidR="3EA99209">
        <w:rPr>
          <w:lang w:val="en-US"/>
        </w:rPr>
        <w:t>In central Africa, the establishment of early secondary</w:t>
      </w:r>
      <w:r w:rsidR="3EA99209">
        <w:rPr>
          <w:lang w:val="en-US"/>
        </w:rPr>
        <w:t xml:space="preserve"> </w:t>
      </w:r>
      <w:r w:rsidRPr="00772502" w:rsidR="3EA99209">
        <w:rPr>
          <w:lang w:val="en-US"/>
        </w:rPr>
        <w:t xml:space="preserve">forests is </w:t>
      </w:r>
      <w:r w:rsidR="3EA99209">
        <w:rPr>
          <w:lang w:val="en-US"/>
        </w:rPr>
        <w:t>importantly</w:t>
      </w:r>
      <w:r w:rsidRPr="00772502" w:rsidR="3EA99209">
        <w:rPr>
          <w:lang w:val="en-US"/>
        </w:rPr>
        <w:t xml:space="preserve"> </w:t>
      </w:r>
      <w:r w:rsidRPr="00772502" w:rsidR="3EA99209">
        <w:rPr>
          <w:lang w:val="en-US"/>
        </w:rPr>
        <w:t xml:space="preserve">determined</w:t>
      </w:r>
      <w:r w:rsidRPr="00772502" w:rsidR="3EA99209">
        <w:rPr>
          <w:lang w:val="en-US"/>
        </w:rPr>
        <w:t xml:space="preserve"> by the temporary monodominance of </w:t>
      </w:r>
      <w:r w:rsidRPr="3715F316" w:rsidR="3EA99209">
        <w:rPr>
          <w:i w:val="1"/>
          <w:iCs w:val="1"/>
          <w:lang w:val="en-US"/>
        </w:rPr>
        <w:t xml:space="preserve">M. </w:t>
      </w:r>
      <w:r w:rsidRPr="3715F316" w:rsidR="3EA99209">
        <w:rPr>
          <w:i w:val="1"/>
          <w:iCs w:val="1"/>
          <w:lang w:val="en-US"/>
        </w:rPr>
        <w:t>cecropioides</w:t>
      </w:r>
      <w:r w:rsidR="3EA99209">
        <w:rPr>
          <w:lang w:val="en-US"/>
        </w:rPr>
        <w:t xml:space="preserve"> </w:t>
      </w:r>
      <w:r w:rsidR="00772502">
        <w:rPr>
          <w:lang w:val="en-US"/>
        </w:rPr>
        <w:fldChar w:fldCharType="begin"/>
      </w:r>
      <w:r w:rsidR="00772502">
        <w:rPr>
          <w:lang w:val="en-US"/>
        </w:rPr>
        <w:instrText xml:space="preserve"> ADDIN ZOTERO_ITEM CSL_CITATION {"citationID":"CN6SHHRg","properties":{"formattedCitation":"(Carri\\uc0\\u232{}re {\\i{}et al.}, 2002)","plainCitation":"(Carrière et al., 2002)","noteIndex":0},"citationItems":[{"id":1196,"uris":["http://zotero.org/users/13671732/items/2DKZJL5C"],"itemData":{"id":1196,"type":"article-journal","abstract":"Remnant trees in fields may facilitate regeneration in fallows by attracting seed dispersers and creating favourable sites for plant establishment. Ntumu shifting cultivators in Cameroon clearing rain forest spare some trees to provide shade for crops. This study examines their effects on regeneration by comparing vegetation in quadrats beneath and away from their crowns, in fallows of varying age (3-20 y). For fallows of all age classes, plant diversity was not significantly different between positions. Trees accounted for larger proportions of species and stems beneath remnant trees. Herbs, principally large monocots, accounted for larger proportions away from trees. Basal area was much higher in quadrats beneath trees. In all quadrats, the majority of individuals belonged to species with animal-dispersed seeds. These accounted for a larger proportion of individuals beneath trees (75%) than away (64%). Wind-dispersed species accounted for a larger proportion of stems away from trees (23.6%) than beneath (11.7%). These data suggest that enhanced seed rain by attraction of perching animals, demonstrated in a companion study, nfluenced regeneration patterns. Effects on regeneration were similar beneath trees of an animal-dispersed (Pycnanthus angolensis, Myristicaceae) and a wind-dispersed (Triplochiton scleroxylon, Sterculiaceae) species. Remnant trees in fallows may facilitate succession by nucleation, resulting in more rapid restoration of forest and conservation of nutrients in plant biomass.","container-title":"Journal of Tropical Ecology","DOI":"10.1017/S0266467402002262","ISSN":"1469-7831, 0266-4674","issue":"3","language":"en","page":"375-396","source":"Cambridge University Press","title":"Effects of remnant trees in fallows on diversity and structure of forest regrowth in a slash-and-burn agricultural system in southern Cameroon","URL":"https://www.cambridge.org/core/journals/journal-of-tropical-ecology/article/effects-of-remnant-trees-in-fallows-on-diversity-and-structure-of-forest-regrowth-in-a-slashandburn-agricultural-system-in-southern-cameroon/28F7FEAA76241359B14F77C3B599646C","volume":"18","author":[{"family":"Carrière","given":"Stéphanie M."},{"family":"Letourmy","given":"Philippe"},{"family":"McKey","given":"Doyle B."}],"accessed":{"date-parts":[["2024",9,5]]},"issued":{"date-parts":[["2002",5]]}}}],"schema":"https://github.com/citation-style-language/schema/raw/master/csl-citation.json"} </w:instrText>
      </w:r>
      <w:r w:rsidR="00772502">
        <w:rPr>
          <w:lang w:val="en-US"/>
        </w:rPr>
        <w:fldChar w:fldCharType="separate"/>
      </w:r>
      <w:r w:rsidRPr="00772502" w:rsidR="3EA99209">
        <w:rPr>
          <w:rFonts w:ascii="Calibri" w:hAnsi="Calibri" w:cs="Calibri"/>
          <w:kern w:val="0"/>
        </w:rPr>
        <w:t xml:space="preserve">(Carrière </w:t>
      </w:r>
      <w:r w:rsidRPr="3715F316" w:rsidR="3EA99209">
        <w:rPr>
          <w:rFonts w:ascii="Calibri" w:hAnsi="Calibri" w:cs="Calibri"/>
          <w:i w:val="1"/>
          <w:iCs w:val="1"/>
          <w:kern w:val="0"/>
        </w:rPr>
        <w:t>et al.</w:t>
      </w:r>
      <w:r w:rsidRPr="00772502" w:rsidR="3EA99209">
        <w:rPr>
          <w:rFonts w:ascii="Calibri" w:hAnsi="Calibri" w:cs="Calibri"/>
          <w:kern w:val="0"/>
        </w:rPr>
        <w:t>, 2002)</w:t>
      </w:r>
      <w:r w:rsidR="00772502">
        <w:rPr>
          <w:lang w:val="en-US"/>
        </w:rPr>
        <w:fldChar w:fldCharType="end"/>
      </w:r>
      <w:r w:rsidRPr="00772502" w:rsidR="3EA99209">
        <w:rPr>
          <w:lang w:val="en-US"/>
        </w:rPr>
        <w:t>, which fosters a microclimate favorable to other tree species.</w:t>
      </w:r>
      <w:r w:rsidR="3A8EC875">
        <w:rPr>
          <w:lang w:val="en-US"/>
        </w:rPr>
        <w:t xml:space="preserve"> </w:t>
      </w:r>
      <w:r w:rsidRPr="00772502" w:rsidR="3EA99209">
        <w:rPr>
          <w:lang w:val="en-US"/>
        </w:rPr>
        <w:t>However, its presence is negatively affected by an increasing number of clearing cycles</w:t>
      </w:r>
      <w:r w:rsidR="3A8EC875">
        <w:rPr>
          <w:lang w:val="en-US"/>
        </w:rPr>
        <w:t xml:space="preserve"> </w:t>
      </w:r>
      <w:r w:rsidR="002F7E2D">
        <w:rPr>
          <w:lang w:val="en-US"/>
        </w:rPr>
        <w:fldChar w:fldCharType="begin"/>
      </w:r>
      <w:r w:rsidR="002F7E2D">
        <w:rPr>
          <w:lang w:val="en-US"/>
        </w:rPr>
        <w:instrText xml:space="preserve"> ADDIN ZOTERO_ITEM CSL_CITATION {"citationID":"oVwmr69t","properties":{"formattedCitation":"(Moonen {\\i{}et al.}, 2019; Bauters {\\i{}et al.}, 2021)","plainCitation":"(Moonen et al., 2019; Bauters et al., 2021)","noteIndex":0},"citationItems":[{"id":1198,"uris":["http://zotero.org/users/13671732/items/2QH9GBWP"],"itemData":{"id":1198,"type":"article-journal","abstract":"A better understanding of biomass production in secondary forests after cultivation is essential for assessing the resilience of slash and burn systems and their capacity to deliver ecosystem services. Biomass production is influenced by management legacies, landscape configuration and soil, but these drivers are rarely studied simultaneously, nor is the role of changes in vegetation properties in linking them to biomass production. We assessed how management legacies affect biomass in secondary forests created by slash and burn in the central Congo Basin, and tested whether changes in productivity could be attributed to changes in stem density, functional diversity, functional identity or soil. Using data from 6452 trees in 96 fallow plots nested in 3 study sites, we looked for the main determinants of aboveground biomass (AGB) of woody vegetation in fallow systems. Next, using a subset of 58 plots in fallow fields aged 5 to 10 years, we used confirmatory path analysis to explore the relations between management history, soil, vegetation properties and biomass productivity. The sampled fallow fields had, on average, 58.4 (±46.2) Mg ha−1 AGB. AGB was positively related to both fallow age and to the proportion of remnant trees in AGB and negatively related to the number of previous cultivation cycles. Biomass productivity varied with the number of previous slash-and-burn cycles, with notable declines in the fourth cycle. The effect of management history was mainly through a reduction in the dominance of fast growing tree species and in the number of regenerating stems, which were also indirectly affected by an increase in C. odorata cover. Soil fertility status and the biomass of remnant trees also modified biomass productivity. Our findings suggest that under the current management intensity the capacity of the slash and burn system to provide important ecosystem functions, such as carbon sequestration, is declining.","container-title":"Science of The Total Environment","DOI":"10.1016/j.scitotenv.2018.12.138","ISSN":"0048-9697","journalAbbreviation":"Science of The Total Environment","page":"101-114","source":"ScienceDirect","title":"Disentangling how management affects biomass stock and productivity of tropical secondary forests fallows","URL":"https://www.sciencedirect.com/science/article/pii/S0048969718349702","volume":"659","author":[{"family":"Moonen","given":"Pieter C. J."},{"family":"Verbist","given":"Bruno"},{"family":"Boyemba Bosela","given":"Faustin"},{"family":"Norgrove","given":"Lindsey"},{"family":"Dondeyne","given":"Stefaan"},{"family":"Van Meerbeek","given":"Koenraad"},{"family":"Kearsley","given":"Elizabeth"},{"family":"Verbeeck","given":"Hans"},{"family":"Vermeir","given":"Pieter"},{"family":"Boeckx","given":"Pascal"},{"family":"Muys","given":"Bart"}],"accessed":{"date-parts":[["2024",9,5]]},"issued":{"date-parts":[["2019",4,1]]}}},{"id":103,"uris":["http://zotero.org/users/13671732/items/HG3W7CVZ"],"itemData":{"id":103,"type":"article-journal","abstract":"The Congo Basin's rapidly growing population still largely depends on shifting cultivation for both energy and food security. This nexus of population growth and ecological impact will continue to exacerbate landscape degradation in the coming decades. To quantify the effects of land-use intensity on soil nutrient stocks and the functional composition of young regrowth forest in the Congo Basin, we used fallows of different ages that had been subjected to a varying number of clearing cycles. We show that repeated clearing substantially affected soil cation stocks, reducing total K, Mg and Ca in the upper 20 cm of soil by roughly 20% per clearing cycle. Additionally, we show that plant-available nitrogen (ammonium and nitrate) and phosphorus decline in the topsoil with increasing land-use intensity. Furthermore, the tree functional composition of young fallows changed after repeated clearing cycles: we observed a decrease in abundance of pioneer species and an increase in nitrogen fixing species early in succession. Variation in soil total nutrient stocks was decoupled from changes in vegetation, and soil plant-available nutrients only marginally explained tree functional composition changes. We conclude that land-use intensity substantially affects both soil total and plant-available nutrients in a shifting cultivation system, as well as the functional composition of the regenerating vegetation. However, compositional changes of the tree community are only partly driven by land-use intensity effects on soil plant-available nutrients.","container-title":"Ecosystems","DOI":"10.1007/s10021-020-00593-6","title":"Soil Nutrient Depletion and Tree Functional Composition Shift Following Repeated Clearing in Secondary Forests of the Congo Basin","URL":"https://doi.org/10.1007/s10021-020-00593-6","author":[{"family":"Bauters","given":"Marijn"},{"family":"Moonen","given":"Pieter"},{"family":"Summerauer","given":"Laura"},{"family":"Doetterl","given":"Sebastian"},{"family":"Wasner","given":"Daniel"},{"family":"Griepentrog","given":"Marco"},{"family":"Mumbanza","given":"Francis M"},{"family":"Kearsley","given":"Elizabeth"},{"family":"Ewango","given":"Corneille"},{"family":"Boyemba","given":"Faustin"},{"family":"Six","given":"Johan"},{"family":"Muys","given":"Bart"},{"family":"Verbist","given":"Bruno"},{"family":"Boeckx","given":"Pascal"},{"family":"Verheyen","given":"Kris"}],"issued":{"date-parts":[["2021"]]}}}],"schema":"https://github.com/citation-style-language/schema/raw/master/csl-citation.json"} </w:instrText>
      </w:r>
      <w:r w:rsidR="002F7E2D">
        <w:rPr>
          <w:lang w:val="en-US"/>
        </w:rPr>
        <w:fldChar w:fldCharType="separate"/>
      </w:r>
      <w:r w:rsidRPr="002F7E2D" w:rsidR="3A8EC875">
        <w:rPr>
          <w:rFonts w:ascii="Calibri" w:hAnsi="Calibri" w:cs="Calibri"/>
          <w:kern w:val="0"/>
        </w:rPr>
        <w:t xml:space="preserve">(</w:t>
      </w:r>
      <w:r w:rsidRPr="002F7E2D" w:rsidR="3A8EC875">
        <w:rPr>
          <w:rFonts w:ascii="Calibri" w:hAnsi="Calibri" w:cs="Calibri"/>
          <w:kern w:val="0"/>
        </w:rPr>
        <w:t xml:space="preserve">Moonen</w:t>
      </w:r>
      <w:r w:rsidRPr="002F7E2D" w:rsidR="3A8EC875">
        <w:rPr>
          <w:rFonts w:ascii="Calibri" w:hAnsi="Calibri" w:cs="Calibri"/>
          <w:kern w:val="0"/>
        </w:rPr>
        <w:t xml:space="preserve"> </w:t>
      </w:r>
      <w:r w:rsidRPr="3715F316" w:rsidR="3A8EC875">
        <w:rPr>
          <w:rFonts w:ascii="Calibri" w:hAnsi="Calibri" w:cs="Calibri"/>
          <w:i w:val="1"/>
          <w:iCs w:val="1"/>
          <w:kern w:val="0"/>
        </w:rPr>
        <w:t>et al.</w:t>
      </w:r>
      <w:r w:rsidRPr="002F7E2D" w:rsidR="3A8EC875">
        <w:rPr>
          <w:rFonts w:ascii="Calibri" w:hAnsi="Calibri" w:cs="Calibri"/>
          <w:kern w:val="0"/>
        </w:rPr>
        <w:t xml:space="preserve">, </w:t>
      </w:r>
      <w:r w:rsidRPr="002F7E2D" w:rsidR="3A8EC875">
        <w:rPr>
          <w:rFonts w:ascii="Calibri" w:hAnsi="Calibri" w:cs="Calibri"/>
          <w:kern w:val="0"/>
        </w:rPr>
        <w:t xml:space="preserve">2019;</w:t>
      </w:r>
      <w:r w:rsidRPr="002F7E2D" w:rsidR="3A8EC875">
        <w:rPr>
          <w:rFonts w:ascii="Calibri" w:hAnsi="Calibri" w:cs="Calibri"/>
          <w:kern w:val="0"/>
        </w:rPr>
        <w:t xml:space="preserve"> Bauters </w:t>
      </w:r>
      <w:r w:rsidRPr="3715F316" w:rsidR="3A8EC875">
        <w:rPr>
          <w:rFonts w:ascii="Calibri" w:hAnsi="Calibri" w:cs="Calibri"/>
          <w:i w:val="1"/>
          <w:iCs w:val="1"/>
          <w:kern w:val="0"/>
        </w:rPr>
        <w:t>et al.</w:t>
      </w:r>
      <w:r w:rsidRPr="002F7E2D" w:rsidR="3A8EC875">
        <w:rPr>
          <w:rFonts w:ascii="Calibri" w:hAnsi="Calibri" w:cs="Calibri"/>
          <w:kern w:val="0"/>
        </w:rPr>
        <w:t>, 2021)</w:t>
      </w:r>
      <w:r w:rsidR="002F7E2D">
        <w:rPr>
          <w:lang w:val="en-US"/>
        </w:rPr>
        <w:fldChar w:fldCharType="end"/>
      </w:r>
      <w:r w:rsidRPr="00772502" w:rsidR="3EA99209">
        <w:rPr>
          <w:lang w:val="en-US"/>
        </w:rPr>
        <w:t>.</w:t>
      </w:r>
      <w:r w:rsidR="3EA99209">
        <w:rPr>
          <w:lang w:val="en-US"/>
        </w:rPr>
        <w:t xml:space="preserve"> </w:t>
      </w:r>
      <w:r w:rsidRPr="407EA131" w:rsidR="0A063528">
        <w:rPr>
          <w:lang w:val="en-US"/>
        </w:rPr>
        <w:t>Using a factorial setup with N, P, and</w:t>
      </w:r>
      <w:r w:rsidRPr="407EA131" w:rsidR="41996F2F">
        <w:rPr>
          <w:lang w:val="en-US"/>
        </w:rPr>
        <w:t xml:space="preserve"> a </w:t>
      </w:r>
      <w:r w:rsidRPr="407EA131" w:rsidR="0A063528">
        <w:rPr>
          <w:lang w:val="en-US"/>
        </w:rPr>
        <w:t>combined cation (Ca, Mg, K)</w:t>
      </w:r>
      <w:r w:rsidRPr="407EA131" w:rsidR="41996F2F">
        <w:rPr>
          <w:lang w:val="en-US"/>
        </w:rPr>
        <w:t xml:space="preserve"> treatment</w:t>
      </w:r>
      <w:r w:rsidRPr="407EA131" w:rsidR="0A063528">
        <w:rPr>
          <w:lang w:val="en-US"/>
        </w:rPr>
        <w:t xml:space="preserve">, we aimed to </w:t>
      </w:r>
      <w:r w:rsidRPr="407EA131" w:rsidR="0A063528">
        <w:rPr>
          <w:lang w:val="en-US"/>
        </w:rPr>
        <w:t xml:space="preserve">identify</w:t>
      </w:r>
      <w:r w:rsidRPr="407EA131" w:rsidR="0A063528">
        <w:rPr>
          <w:lang w:val="en-US"/>
        </w:rPr>
        <w:t xml:space="preserve"> nutrient (co-)limitations affecting pioneer tree regrowth, a crucial </w:t>
      </w:r>
      <w:r w:rsidRPr="407EA131" w:rsidR="41996F2F">
        <w:rPr>
          <w:lang w:val="en-US"/>
        </w:rPr>
        <w:t>step</w:t>
      </w:r>
      <w:r w:rsidRPr="407EA131" w:rsidR="0A063528">
        <w:rPr>
          <w:lang w:val="en-US"/>
        </w:rPr>
        <w:t xml:space="preserve"> in secondary forest succession.</w:t>
      </w:r>
      <w:r w:rsidRPr="407EA131" w:rsidR="00B9336F">
        <w:rPr>
          <w:lang w:val="en-US"/>
        </w:rPr>
        <w:br w:type="page"/>
      </w:r>
    </w:p>
    <w:p w:rsidRPr="005160BB" w:rsidR="006324E7" w:rsidP="00F85FC5" w:rsidRDefault="006324E7" w14:paraId="117520F5" w14:textId="412DB822">
      <w:pPr>
        <w:pStyle w:val="ListParagraph"/>
        <w:numPr>
          <w:ilvl w:val="0"/>
          <w:numId w:val="2"/>
        </w:numPr>
        <w:spacing w:line="480" w:lineRule="auto"/>
        <w:rPr>
          <w:rFonts w:cstheme="minorHAnsi"/>
          <w:b/>
          <w:bCs/>
          <w:lang w:val="en-US"/>
        </w:rPr>
      </w:pPr>
      <w:r w:rsidRPr="005160BB">
        <w:rPr>
          <w:rFonts w:cstheme="minorHAnsi"/>
          <w:b/>
          <w:bCs/>
          <w:lang w:val="en-US"/>
        </w:rPr>
        <w:t>Materials and methods</w:t>
      </w:r>
    </w:p>
    <w:p w:rsidRPr="005160BB" w:rsidR="0038034A" w:rsidP="00F85FC5" w:rsidRDefault="0038034A" w14:paraId="67B0CB28" w14:textId="77777777">
      <w:pPr>
        <w:pStyle w:val="ListParagraph"/>
        <w:spacing w:line="480" w:lineRule="auto"/>
        <w:ind w:left="360"/>
        <w:rPr>
          <w:rFonts w:cstheme="minorHAnsi"/>
          <w:b/>
          <w:bCs/>
          <w:lang w:val="en-US"/>
        </w:rPr>
      </w:pPr>
    </w:p>
    <w:p w:rsidRPr="005160BB" w:rsidR="006324E7" w:rsidP="00F85FC5" w:rsidRDefault="00200132" w14:paraId="557E18DD" w14:textId="14D27652">
      <w:pPr>
        <w:pStyle w:val="ListParagraph"/>
        <w:numPr>
          <w:ilvl w:val="1"/>
          <w:numId w:val="2"/>
        </w:numPr>
        <w:spacing w:line="480" w:lineRule="auto"/>
        <w:rPr>
          <w:rFonts w:cstheme="minorHAnsi"/>
          <w:lang w:val="en-US"/>
        </w:rPr>
      </w:pPr>
      <w:r w:rsidRPr="005160BB">
        <w:rPr>
          <w:rFonts w:cstheme="minorHAnsi"/>
          <w:lang w:val="en-US"/>
        </w:rPr>
        <w:t>Site establishment</w:t>
      </w:r>
    </w:p>
    <w:p w:rsidRPr="00365EF8" w:rsidR="002772B7" w:rsidP="407EA131" w:rsidRDefault="5018D609" w14:paraId="2D5FD56A" w14:textId="245425AA">
      <w:pPr>
        <w:spacing w:line="480" w:lineRule="auto"/>
        <w:jc w:val="both"/>
        <w:rPr>
          <w:lang w:val="en-US"/>
        </w:rPr>
      </w:pPr>
      <w:r w:rsidRPr="36BCDA68">
        <w:t>A</w:t>
      </w:r>
      <w:r w:rsidRPr="36BCDA68" w:rsidR="0021D60A">
        <w:t xml:space="preserve"> pot experiment was installed </w:t>
      </w:r>
      <w:r w:rsidRPr="36BCDA68" w:rsidR="0002E5B2">
        <w:t xml:space="preserve">in May 2022 </w:t>
      </w:r>
      <w:r w:rsidRPr="36BCDA68" w:rsidR="0021D60A">
        <w:t xml:space="preserve">close to the Yoko Forest Reserve (00°17′ N, 25°18′ E, mean altitude of 435 m a.s.l.), </w:t>
      </w:r>
      <w:r w:rsidRPr="36BCDA68" w:rsidR="6D41FE53">
        <w:t>ca. 30 km south of</w:t>
      </w:r>
      <w:r w:rsidRPr="36BCDA68" w:rsidR="0021D60A">
        <w:t xml:space="preserve"> Kisangani in the </w:t>
      </w:r>
      <w:r w:rsidRPr="36BCDA68" w:rsidR="15300690">
        <w:t>D</w:t>
      </w:r>
      <w:r w:rsidRPr="36BCDA68" w:rsidR="463D82C9">
        <w:t xml:space="preserve">. </w:t>
      </w:r>
      <w:r w:rsidRPr="36BCDA68" w:rsidR="15300690">
        <w:t>R</w:t>
      </w:r>
      <w:r w:rsidRPr="36BCDA68" w:rsidR="463D82C9">
        <w:t xml:space="preserve">. </w:t>
      </w:r>
      <w:r w:rsidRPr="36BCDA68" w:rsidR="15300690">
        <w:t>C</w:t>
      </w:r>
      <w:r w:rsidRPr="36BCDA68" w:rsidR="463D82C9">
        <w:t>ongo</w:t>
      </w:r>
      <w:r w:rsidRPr="36BCDA68" w:rsidR="15300690">
        <w:t xml:space="preserve"> </w:t>
      </w:r>
      <w:r w:rsidRPr="36BCDA68" w:rsidR="54E44AA9">
        <w:t>(</w:t>
      </w:r>
      <w:r w:rsidRPr="36BCDA68" w:rsidR="6D41FE53">
        <w:t xml:space="preserve">Fig. </w:t>
      </w:r>
      <w:r w:rsidRPr="36BCDA68" w:rsidR="72B01527">
        <w:t>A</w:t>
      </w:r>
      <w:r w:rsidRPr="36BCDA68" w:rsidR="6AFA48B5">
        <w:t>.1</w:t>
      </w:r>
      <w:r w:rsidRPr="36BCDA68" w:rsidR="6D41FE53">
        <w:t>)</w:t>
      </w:r>
      <w:r w:rsidRPr="36BCDA68" w:rsidR="0021D60A">
        <w:t>.</w:t>
      </w:r>
      <w:r w:rsidRPr="36BCDA68" w:rsidR="63DDAD6E">
        <w:t xml:space="preserve"> </w:t>
      </w:r>
      <w:r w:rsidRPr="00365EF8" w:rsidR="49F6DC86">
        <w:rPr>
          <w:lang w:val="en-US"/>
        </w:rPr>
        <w:t>In this area, the old-growth vegetation is identified as semi-deciduous lowland tropical forest while the climate corresponds to the Af type according to the Köppen-Geiger classification</w:t>
      </w:r>
      <w:r w:rsidRPr="00365EF8" w:rsidR="68312E56">
        <w:rPr>
          <w:lang w:val="en-US"/>
        </w:rPr>
        <w:t xml:space="preserve"> </w:t>
      </w:r>
      <w:r w:rsidRPr="407EA131" w:rsidR="00B2764A">
        <w:rPr>
          <w:lang w:val="en-US"/>
        </w:rPr>
        <w:fldChar w:fldCharType="begin"/>
      </w:r>
      <w:r w:rsidRPr="407EA131" w:rsidR="00A652DA">
        <w:rPr>
          <w:lang w:val="en-US"/>
        </w:rPr>
        <w:instrText xml:space="preserve"> ADDIN ZOTERO_ITEM CSL_CITATION {"citationID":"UZDptc0G","properties":{"formattedCitation":"(Peel {\\i{}et al.}, 2007)","plainCitation":"(Peel et al., 2007)","noteIndex":0},"citationItems":[{"id":748,"uris":["http://zotero.org/users/13671732/items/QNEPLZS9"],"itemData":{"id":748,"type":"article-journal","container-title":"Hydrology and earth system sciences","issue":"5","note":"publisher: Copernicus GmbH","page":"1633-1644","title":"Updated world map of the Köppen-Geiger climate classification","volume":"11","author":[{"family":"Peel","given":"Murray C"},{"family":"Finlayson","given":"Brian L"},{"family":"McMahon","given":"Thomas A"}],"issued":{"date-parts":[["2007"]]}}}],"schema":"https://github.com/citation-style-language/schema/raw/master/csl-citation.json"} </w:instrText>
      </w:r>
      <w:r w:rsidRPr="407EA131" w:rsidR="00B2764A">
        <w:rPr>
          <w:lang w:val="en-US"/>
        </w:rPr>
        <w:fldChar w:fldCharType="separate"/>
      </w:r>
      <w:r w:rsidRPr="00365EF8" w:rsidR="5FE660EE">
        <w:rPr>
          <w:kern w:val="0"/>
          <w:lang w:val="en-US"/>
        </w:rPr>
        <w:t xml:space="preserve">(Peel </w:t>
      </w:r>
      <w:r w:rsidRPr="00365EF8" w:rsidR="5FE660EE">
        <w:rPr>
          <w:i/>
          <w:kern w:val="0"/>
          <w:lang w:val="en-US"/>
        </w:rPr>
        <w:t>et al.</w:t>
      </w:r>
      <w:r w:rsidRPr="00365EF8" w:rsidR="5FE660EE">
        <w:rPr>
          <w:kern w:val="0"/>
          <w:lang w:val="en-US"/>
        </w:rPr>
        <w:t>, 2007)</w:t>
      </w:r>
      <w:r w:rsidRPr="407EA131" w:rsidR="00B2764A">
        <w:rPr>
          <w:lang w:val="en-US"/>
        </w:rPr>
        <w:fldChar w:fldCharType="end"/>
      </w:r>
      <w:r w:rsidRPr="00365EF8" w:rsidR="68312E56">
        <w:rPr>
          <w:lang w:val="en-US"/>
        </w:rPr>
        <w:t xml:space="preserve">, with annual rainfall </w:t>
      </w:r>
      <w:r w:rsidRPr="00365EF8" w:rsidR="25DAF26A">
        <w:rPr>
          <w:lang w:val="en-US"/>
        </w:rPr>
        <w:t xml:space="preserve">rates </w:t>
      </w:r>
      <w:r w:rsidRPr="00365EF8" w:rsidR="68312E56">
        <w:rPr>
          <w:lang w:val="en-US"/>
        </w:rPr>
        <w:t>of 1400 – 1900 mm and mean monthly temperatures</w:t>
      </w:r>
      <w:r w:rsidRPr="00365EF8" w:rsidR="25DAF26A">
        <w:rPr>
          <w:lang w:val="en-US"/>
        </w:rPr>
        <w:t xml:space="preserve"> of 24 – 26°C</w:t>
      </w:r>
      <w:r w:rsidRPr="00365EF8" w:rsidR="5B80D7F7">
        <w:rPr>
          <w:lang w:val="en-US"/>
        </w:rPr>
        <w:t xml:space="preserve"> </w:t>
      </w:r>
      <w:r w:rsidRPr="407EA131" w:rsidR="008F7358">
        <w:rPr>
          <w:lang w:val="en-US"/>
        </w:rPr>
        <w:fldChar w:fldCharType="begin"/>
      </w:r>
      <w:r w:rsidRPr="407EA131" w:rsidR="008F7358">
        <w:rPr>
          <w:lang w:val="en-US"/>
        </w:rPr>
        <w:instrText xml:space="preserve"> ADDIN ZOTERO_ITEM CSL_CITATION {"citationID":"t6t6rUGK","properties":{"formattedCitation":"(Makelele {\\i{}et al.}, 2021)","plainCitation":"(Makelele et al., 2021)","noteIndex":0},"citationItems":[{"id":196,"uris":["http://zotero.org/users/13671732/items/JFNE89UH"],"itemData":{"id":196,"type":"article-journal","abstract":"Abstract Questions Human disturbance is increasingly affecting forest dynamics across the tropics. Forests can recover via natural secondary succession to pre-disturbance levels of biodiversity, species composition, and ecosystem carbon stocks. Central Africa will be subject to increasingly high shifting-cultivation pressure in the next decades, but succession trajectories of these ecosystem properties are still poorly known for the Congo basin. We addressed two questions: (1) how does taxonomic and functional composition and diversity shift during secondary succession; and (2) how fast do above-ground carbon stocks recover during secondary succession in tropical forests? Location Central Congo basin. Methods We conducted an inventory of trees (diameter at breast height [DBH] ≥ 10 cm), measured species traits and soil texture and carbon content in 18 plots, located along six secondary succession stages (i.e., from agricultural to old growth forest sites). We measured tree diameter, height for 20% of trees distributed across diameter classes, wood traits from all species, and leaf traits from species that contributed to 85% of the plot basal area. Results We showed that secondary forests recover relatively fast in terms of tree species diversity, alpha functional diversity, and fine-root carbon, with near-old-growth forest values after six decades past disturbance, while floristic composition exhibited slower recovery. Secondary forests only partially shifted from acquisitive to a conservative life history, with shifts in leaf traits being largely decoupled from wood traits. Only 43% of above-ground carbon recovered after 60 years of forest regrowth, potentially through a slow recovery of the large-sized tree stems that dominate carbon stocks of old-growth forests. Conclusions Our findings underline the capacity of Afrotropical forests to recover species and alpha functional diversity after clear-cutting through shifting cultivation. Simultaneously, old-growth forests harbor a particular floristic community and store a large quantity of carbon with much longer recovery trajectories, stressing the need for conservation of these forests in the Congo basin.","container-title":"Journal of Vegetation Science","DOI":"10.1111/jvs.13071","issue":"5","note":"publisher: John Wiley &amp; Sons, Ltd","page":"e13071-e13071","title":"Afrotropical secondary forests exhibit fast diversity and functional recovery, but slow compositional and carbon recovery after shifting cultivation","URL":"https://doi.org/10.1111/jvs.13071","volume":"32","author":[{"family":"Makelele","given":"Isaac Ahanamungu"},{"family":"Verheyen","given":"Kris"},{"family":"Boeckx","given":"Pascal"},{"family":"Cizungu Ntaboba","given":"Landry"},{"family":"Mujinya Bazirake","given":"Basile"},{"family":"Ewango","given":"Corneille"},{"family":"Bauters","given":"Marijn"}],"issued":{"date-parts":[["2021",9]]}}}],"schema":"https://github.com/citation-style-language/schema/raw/master/csl-citation.json"} </w:instrText>
      </w:r>
      <w:r w:rsidRPr="407EA131" w:rsidR="008F7358">
        <w:rPr>
          <w:lang w:val="en-US"/>
        </w:rPr>
        <w:fldChar w:fldCharType="separate"/>
      </w:r>
      <w:r w:rsidRPr="00365EF8" w:rsidR="722A648A">
        <w:rPr>
          <w:kern w:val="0"/>
          <w:lang w:val="en-US"/>
        </w:rPr>
        <w:t xml:space="preserve">(Makelele </w:t>
      </w:r>
      <w:r w:rsidRPr="00365EF8" w:rsidR="722A648A">
        <w:rPr>
          <w:i/>
          <w:kern w:val="0"/>
          <w:lang w:val="en-US"/>
        </w:rPr>
        <w:t>et al.</w:t>
      </w:r>
      <w:r w:rsidRPr="00365EF8" w:rsidR="722A648A">
        <w:rPr>
          <w:kern w:val="0"/>
          <w:lang w:val="en-US"/>
        </w:rPr>
        <w:t>, 2021)</w:t>
      </w:r>
      <w:r w:rsidRPr="407EA131" w:rsidR="008F7358">
        <w:rPr>
          <w:lang w:val="en-US"/>
        </w:rPr>
        <w:fldChar w:fldCharType="end"/>
      </w:r>
      <w:r w:rsidRPr="00365EF8" w:rsidR="49F6DC86">
        <w:rPr>
          <w:lang w:val="en-US"/>
        </w:rPr>
        <w:t xml:space="preserve">. </w:t>
      </w:r>
      <w:r w:rsidRPr="00365EF8" w:rsidR="636F3C7E">
        <w:rPr>
          <w:lang w:val="en-US"/>
        </w:rPr>
        <w:t xml:space="preserve">Soils in the region are typically classified as </w:t>
      </w:r>
      <w:r w:rsidRPr="00365EF8" w:rsidR="0D4F687A">
        <w:rPr>
          <w:lang w:val="en-US"/>
        </w:rPr>
        <w:t>F</w:t>
      </w:r>
      <w:r w:rsidRPr="00365EF8" w:rsidR="703D5A29">
        <w:rPr>
          <w:lang w:val="en-US"/>
        </w:rPr>
        <w:t>erralsols with low pH (around 4</w:t>
      </w:r>
      <w:r w:rsidRPr="00365EF8" w:rsidR="1F69B1AB">
        <w:rPr>
          <w:lang w:val="en-US"/>
        </w:rPr>
        <w:t xml:space="preserve"> </w:t>
      </w:r>
      <w:r w:rsidRPr="00365EF8" w:rsidR="02DE074A">
        <w:rPr>
          <w:lang w:val="en-US"/>
        </w:rPr>
        <w:t>-</w:t>
      </w:r>
      <w:r w:rsidRPr="00365EF8" w:rsidR="1F69B1AB">
        <w:rPr>
          <w:lang w:val="en-US"/>
        </w:rPr>
        <w:t xml:space="preserve"> </w:t>
      </w:r>
      <w:r w:rsidRPr="00365EF8" w:rsidR="02DE074A">
        <w:rPr>
          <w:lang w:val="en-US"/>
        </w:rPr>
        <w:t>4.5</w:t>
      </w:r>
      <w:r w:rsidRPr="00365EF8" w:rsidR="703D5A29">
        <w:rPr>
          <w:lang w:val="en-US"/>
        </w:rPr>
        <w:t>), low nutrient content</w:t>
      </w:r>
      <w:r w:rsidRPr="00365EF8" w:rsidR="0D4F687A">
        <w:rPr>
          <w:lang w:val="en-US"/>
        </w:rPr>
        <w:t xml:space="preserve"> (Table A.1)</w:t>
      </w:r>
      <w:r w:rsidRPr="00365EF8" w:rsidR="703D5A29">
        <w:rPr>
          <w:lang w:val="en-US"/>
        </w:rPr>
        <w:t xml:space="preserve">, </w:t>
      </w:r>
      <w:r w:rsidRPr="00365EF8" w:rsidR="436195E7">
        <w:rPr>
          <w:lang w:val="en-US"/>
        </w:rPr>
        <w:t xml:space="preserve">and </w:t>
      </w:r>
      <w:r w:rsidRPr="00365EF8" w:rsidR="0B953E50">
        <w:rPr>
          <w:lang w:val="en-US"/>
        </w:rPr>
        <w:t>high abundance of Fe- an</w:t>
      </w:r>
      <w:r w:rsidRPr="00365EF8" w:rsidR="5DFE3C99">
        <w:rPr>
          <w:lang w:val="en-US"/>
        </w:rPr>
        <w:t>d</w:t>
      </w:r>
      <w:r w:rsidRPr="00365EF8" w:rsidR="0B953E50">
        <w:rPr>
          <w:lang w:val="en-US"/>
        </w:rPr>
        <w:t xml:space="preserve"> Al sesquioxides</w:t>
      </w:r>
      <w:r w:rsidRPr="00365EF8" w:rsidR="51AF610F">
        <w:rPr>
          <w:lang w:val="en-US"/>
        </w:rPr>
        <w:t>,</w:t>
      </w:r>
      <w:r w:rsidRPr="00365EF8" w:rsidR="0B953E50">
        <w:rPr>
          <w:lang w:val="en-US"/>
        </w:rPr>
        <w:t xml:space="preserve"> </w:t>
      </w:r>
      <w:r w:rsidRPr="00365EF8" w:rsidR="436195E7">
        <w:rPr>
          <w:lang w:val="en-US"/>
        </w:rPr>
        <w:t>as well as</w:t>
      </w:r>
      <w:r w:rsidRPr="00365EF8" w:rsidR="0B953E50">
        <w:rPr>
          <w:lang w:val="en-US"/>
        </w:rPr>
        <w:t xml:space="preserve"> free Al </w:t>
      </w:r>
      <w:r w:rsidRPr="407EA131" w:rsidR="00F10E93">
        <w:rPr>
          <w:lang w:val="en-US"/>
        </w:rPr>
        <w:fldChar w:fldCharType="begin"/>
      </w:r>
      <w:r w:rsidRPr="407EA131" w:rsidR="00D22D59">
        <w:rPr>
          <w:lang w:val="en-US"/>
        </w:rPr>
        <w:instrText xml:space="preserve"> ADDIN ZOTERO_ITEM CSL_CITATION {"citationID":"f5NRvD47","properties":{"formattedCitation":"(Jones {\\i{}et al.}, 2013; IUSS Working Group WRB, 2022)","plainCitation":"(Jones et al., 2013; IUSS Working Group WRB, 2022)","noteIndex":0},"citationItems":[{"id":750,"uris":["http://zotero.org/users/13671732/items/8WIEHBYS"],"itemData":{"id":750,"type":"book","edition":"4","event-place":"Vienna","publisher":"International Union of Soil Sciences (IUSS)","publisher-place":"Vienna","title":"World Reference Base for Soil Resources. International soil classification system for naming soils and creating legends for soil maps.","URL":"https://www.isric.org/sites/default/files/WRB_fourth_edition_2022-12-18.pdf","author":[{"literal":"IUSS Working Group WRB"}],"issued":{"date-parts":[["2022"]]}}},{"id":749,"uris":["http://zotero.org/users/13671732/items/BGBCXPFC"],"itemData":{"id":749,"type":"book","event-place":"Luxembourg","note":"page: 176","publisher":"European Commission, Publications Office of the European Union","publisher-place":"Luxembourg","title":"Soil Atlas of Africa","URL":"https://doi.org//10.2788/52319","editor":[{"family":"Jones","given":"A."},{"family":"Breuning-Madsen","given":"H."},{"family":"Brossard","given":"M."},{"family":"Dampha","given":"A."},{"family":"Deckers","given":"J."},{"family":"Dewitte","given":"O."},{"family":"Gallali","given":"T."},{"family":"Hallett","given":"S."},{"family":"Jones","given":"R."},{"family":"Kilasara","given":"M."},{"family":"Le Roux","given":"P."},{"family":"Micheli","given":"E."},{"family":"Montanarella","given":"L."},{"family":"Spaargaren","given":"O."},{"family":"Thiombiano","given":"L."},{"family":"Van Ranst","given":"E."},{"family":"Yemefack","given":"M."},{"literal":"Zougmoré R"}],"issued":{"date-parts":[["2013"]]}}}],"schema":"https://github.com/citation-style-language/schema/raw/master/csl-citation.json"} </w:instrText>
      </w:r>
      <w:r w:rsidRPr="407EA131" w:rsidR="00F10E93">
        <w:rPr>
          <w:lang w:val="en-US"/>
        </w:rPr>
        <w:fldChar w:fldCharType="separate"/>
      </w:r>
      <w:r w:rsidRPr="00365EF8" w:rsidR="5FE660EE">
        <w:rPr>
          <w:kern w:val="0"/>
          <w:lang w:val="en-US"/>
        </w:rPr>
        <w:t xml:space="preserve">(Jones </w:t>
      </w:r>
      <w:r w:rsidRPr="00365EF8" w:rsidR="5FE660EE">
        <w:rPr>
          <w:i/>
          <w:kern w:val="0"/>
          <w:lang w:val="en-US"/>
        </w:rPr>
        <w:t>et al.</w:t>
      </w:r>
      <w:r w:rsidRPr="00365EF8" w:rsidR="5FE660EE">
        <w:rPr>
          <w:kern w:val="0"/>
          <w:lang w:val="en-US"/>
        </w:rPr>
        <w:t>, 2013; IUSS Working Group WRB, 2022)</w:t>
      </w:r>
      <w:r w:rsidRPr="407EA131" w:rsidR="00F10E93">
        <w:rPr>
          <w:lang w:val="en-US"/>
        </w:rPr>
        <w:fldChar w:fldCharType="end"/>
      </w:r>
      <w:r w:rsidRPr="00365EF8" w:rsidR="191852EB">
        <w:rPr>
          <w:lang w:val="en-US"/>
        </w:rPr>
        <w:t>.</w:t>
      </w:r>
    </w:p>
    <w:p w:rsidRPr="005160BB" w:rsidR="002772B7" w:rsidP="407EA131" w:rsidRDefault="2E610D6A" w14:paraId="3C4E4521" w14:textId="615F3FE1">
      <w:pPr>
        <w:spacing w:line="480" w:lineRule="auto"/>
        <w:jc w:val="both"/>
        <w:rPr>
          <w:del w:author="Thomas Sibret" w:date="2025-03-12T10:16:04.271Z" w16du:dateUtc="2025-03-12T10:16:04.271Z" w:id="2084896010"/>
          <w:lang w:val="en-US"/>
        </w:rPr>
      </w:pPr>
      <w:r w:rsidRPr="407EA131" w:rsidR="3065A84E">
        <w:rPr>
          <w:lang w:val="en-US"/>
        </w:rPr>
        <w:t xml:space="preserve">Mineral soil was collected from the upper 20 cm of a nearby old secondary forest </w:t>
      </w:r>
      <w:r w:rsidRPr="407EA131" w:rsidR="00D22D59">
        <w:rPr>
          <w:lang w:val="en-US"/>
        </w:rPr>
        <w:fldChar w:fldCharType="begin"/>
      </w:r>
      <w:r w:rsidRPr="407EA131" w:rsidR="001A0678">
        <w:rPr>
          <w:lang w:val="en-US"/>
        </w:rPr>
        <w:instrText xml:space="preserve"> ADDIN ZOTERO_ITEM CSL_CITATION {"citationID":"KzXWRLXx","properties":{"formattedCitation":"(Makelele {\\i{}et al.}, 2021; Bauters {\\i{}et al.}, 2022b)","plainCitation":"(Makelele et al., 2021; Bauters et al., 2022b)","dontUpdate":true,"noteIndex":0},"citationItems":[{"id":196,"uris":["http://zotero.org/users/13671732/items/JFNE89UH"],"itemData":{"id":196,"type":"article-journal","abstract":"Abstract Questions Human disturbance is increasingly affecting forest dynamics across the tropics. Forests can recover via natural secondary succession to pre-disturbance levels of biodiversity, species composition, and ecosystem carbon stocks. Central Africa will be subject to increasingly high shifting-cultivation pressure in the next decades, but succession trajectories of these ecosystem properties are still poorly known for the Congo basin. We addressed two questions: (1) how does taxonomic and functional composition and diversity shift during secondary succession; and (2) how fast do above-ground carbon stocks recover during secondary succession in tropical forests? Location Central Congo basin. Methods We conducted an inventory of trees (diameter at breast height [DBH] ≥ 10 cm), measured species traits and soil texture and carbon content in 18 plots, located along six secondary succession stages (i.e., from agricultural to old growth forest sites). We measured tree diameter, height for 20% of trees distributed across diameter classes, wood traits from all species, and leaf traits from species that contributed to 85% of the plot basal area. Results We showed that secondary forests recover relatively fast in terms of tree species diversity, alpha functional diversity, and fine-root carbon, with near-old-growth forest values after six decades past disturbance, while floristic composition exhibited slower recovery. Secondary forests only partially shifted from acquisitive to a conservative life history, with shifts in leaf traits being largely decoupled from wood traits. Only 43% of above-ground carbon recovered after 60 years of forest regrowth, potentially through a slow recovery of the large-sized tree stems that dominate carbon stocks of old-growth forests. Conclusions Our findings underline the capacity of Afrotropical forests to recover species and alpha functional diversity after clear-cutting through shifting cultivation. Simultaneously, old-growth forests harbor a particular floristic community and store a large quantity of carbon with much longer recovery trajectories, stressing the need for conservation of these forests in the Congo basin.","container-title":"Journal of Vegetation Science","DOI":"10.1111/jvs.13071","issue":"5","note":"publisher: John Wiley &amp; Sons, Ltd","page":"e13071-e13071","title":"Afrotropical secondary forests exhibit fast diversity and functional recovery, but slow compositional and carbon recovery after shifting cultivation","URL":"https://doi.org/10.1111/jvs.13071","volume":"32","author":[{"family":"Makelele","given":"Isaac Ahanamungu"},{"family":"Verheyen","given":"Kris"},{"family":"Boeckx","given":"Pascal"},{"family":"Cizungu Ntaboba","given":"Landry"},{"family":"Mujinya Bazirake","given":"Basile"},{"family":"Ewango","given":"Corneille"},{"family":"Bauters","given":"Marijn"}],"issued":{"date-parts":[["2021",9]]}}},{"id":579,"uris":["http://zotero.org/users/13671732/items/CJ64294J"],"itemData":{"id":579,"type":"article-journal","abstract":"Secondary forests constitute an increasingly important component of tropical forests worldwide. Although cycling of essential nutrients affects recovery trajectories of secondary forests, the effect of nutrient limitation on forest regrowth is poorly constrained. Here we use three lines of evidence from secondary forest succession sequences in central Africa to identify potential nutrient limitation in regrowing forests. First, we show that atmospheric phosphorus supply exceeds demand along forest succession, whereas forests rely on soil stocks to meet their base cation demands. Second, soil nutrient metrics indicate that available phosphorus increases along the succession, whereas available cations decrease. Finally, fine root, foliar and litter stoichiometry show that tissue calcium concentrations decline relative to those of nitrogen and phosphorus during succession. Taken together, these observations suggest that calcium becomes an increasingly scarce resource in central African forests during secondary succession. Furthermore, ecosystem calcium storage shifts from soil to woody biomass over succession, making it a vulnerable nutrient in the wake of land-use change scenarios that involve woody biomass export. Our results thus call for a broadened focus on elements other than nitrogen and phosphorus regarding tropical forest biogeochemical cycles and identify calcium as a scarce and potentially limiting nutrient in an increasingly disturbed and dynamic tropical forest landscape.","container-title":"Nature Ecology &amp; Evolution","DOI":"10.1038/s41559-022-01810-2","issue":"8","page":"1122-1131","title":"Increasing calcium scarcity along Afrotropical forest succession","URL":"https://doi.org/10.1038/s41559-022-01810-2","volume":"6","author":[{"family":"Bauters","given":"Marijn"},{"family":"Janssens","given":"Ivan A"},{"family":"Wasner","given":"Daniel"},{"family":"Doetterl","given":"Sebastian"},{"family":"Vermeir","given":"Pieter"},{"family":"Griepentrog","given":"Marco"},{"family":"Drake","given":"Travis W"},{"family":"Six","given":"Johan"},{"family":"Barthel","given":"Matti"},{"family":"Baumgartner","given":"Simon"},{"family":"Van Oost","given":"Kristof"},{"family":"Makelele","given":"Isaac A"},{"family":"Ewango","given":"Corneille"},{"family":"Verheyen","given":"Kris"},{"family":"Boeckx","given":"Pascal"}],"issued":{"date-parts":[["2022"]]}}}],"schema":"https://github.com/citation-style-language/schema/raw/master/csl-citation.json"} </w:instrText>
      </w:r>
      <w:r w:rsidRPr="407EA131" w:rsidR="00D22D59">
        <w:rPr>
          <w:lang w:val="en-US"/>
        </w:rPr>
        <w:fldChar w:fldCharType="separate"/>
      </w:r>
      <w:r w:rsidRPr="00DF2437" w:rsidR="6FFAEF23">
        <w:rPr>
          <w:kern w:val="0"/>
          <w:lang w:val="en-US"/>
        </w:rPr>
        <w:t>(</w:t>
      </w:r>
      <w:r w:rsidRPr="00DF2437" w:rsidR="092788E7">
        <w:rPr>
          <w:kern w:val="0"/>
          <w:lang w:val="en-US"/>
        </w:rPr>
        <w:t xml:space="preserve">see </w:t>
      </w:r>
      <w:r w:rsidRPr="00DF2437" w:rsidR="6FFAEF23">
        <w:rPr>
          <w:kern w:val="0"/>
          <w:lang w:val="en-US"/>
        </w:rPr>
        <w:t xml:space="preserve">Makelele </w:t>
      </w:r>
      <w:r w:rsidRPr="3715F316" w:rsidR="6FFAEF23">
        <w:rPr>
          <w:i w:val="1"/>
          <w:iCs w:val="1"/>
          <w:kern w:val="0"/>
          <w:lang w:val="en-US"/>
        </w:rPr>
        <w:t>et al.</w:t>
      </w:r>
      <w:r w:rsidRPr="00DF2437" w:rsidR="6FFAEF23">
        <w:rPr>
          <w:kern w:val="0"/>
          <w:lang w:val="en-US"/>
        </w:rPr>
        <w:t xml:space="preserve"> (2021) and Bauters </w:t>
      </w:r>
      <w:r w:rsidRPr="3715F316" w:rsidR="6FFAEF23">
        <w:rPr>
          <w:i w:val="1"/>
          <w:iCs w:val="1"/>
          <w:kern w:val="0"/>
          <w:lang w:val="en-US"/>
        </w:rPr>
        <w:t>et al.</w:t>
      </w:r>
      <w:r w:rsidRPr="00DF2437" w:rsidR="6FFAEF23">
        <w:rPr>
          <w:kern w:val="0"/>
          <w:lang w:val="en-US"/>
        </w:rPr>
        <w:t xml:space="preserve"> (2022b)</w:t>
      </w:r>
      <w:r w:rsidRPr="407EA131" w:rsidR="00D22D59">
        <w:rPr>
          <w:lang w:val="en-US"/>
        </w:rPr>
        <w:fldChar w:fldCharType="end"/>
      </w:r>
      <w:r w:rsidRPr="407EA131" w:rsidR="092788E7">
        <w:rPr>
          <w:lang w:val="en-US"/>
        </w:rPr>
        <w:t xml:space="preserve"> for a description of these forests</w:t>
      </w:r>
      <w:r w:rsidRPr="407EA131" w:rsidR="6FFAEF23">
        <w:rPr>
          <w:lang w:val="en-US"/>
        </w:rPr>
        <w:t>)</w:t>
      </w:r>
      <w:r w:rsidRPr="407EA131" w:rsidR="3065A84E">
        <w:rPr>
          <w:lang w:val="en-US"/>
        </w:rPr>
        <w:t xml:space="preserve"> and sieved </w:t>
      </w:r>
      <w:r w:rsidRPr="407EA131" w:rsidR="3C839B9A">
        <w:rPr>
          <w:lang w:val="en-US"/>
        </w:rPr>
        <w:t xml:space="preserve">to </w:t>
      </w:r>
      <w:r w:rsidRPr="407EA131" w:rsidR="15C0E3F2">
        <w:rPr>
          <w:lang w:val="en-US"/>
        </w:rPr>
        <w:t>1</w:t>
      </w:r>
      <w:r w:rsidRPr="407EA131" w:rsidR="3C839B9A">
        <w:rPr>
          <w:lang w:val="en-US"/>
        </w:rPr>
        <w:t xml:space="preserve">0 mm </w:t>
      </w:r>
      <w:r w:rsidRPr="407EA131" w:rsidR="15C0E3F2">
        <w:rPr>
          <w:lang w:val="en-US"/>
        </w:rPr>
        <w:t xml:space="preserve">to remove roots and large soil particles. </w:t>
      </w:r>
      <w:r w:rsidRPr="407EA131" w:rsidR="602927EB">
        <w:rPr>
          <w:lang w:val="en-US"/>
        </w:rPr>
        <w:t xml:space="preserve">The sieved soil was collected on a large </w:t>
      </w:r>
      <w:r w:rsidRPr="407EA131" w:rsidR="5996796D">
        <w:rPr>
          <w:lang w:val="en-US"/>
        </w:rPr>
        <w:t xml:space="preserve">plastic </w:t>
      </w:r>
      <w:r w:rsidR="67A763BD">
        <w:rPr>
          <w:lang w:val="en-US"/>
        </w:rPr>
        <w:t>tarp</w:t>
      </w:r>
      <w:r w:rsidRPr="407EA131" w:rsidR="5996796D">
        <w:rPr>
          <w:lang w:val="en-US"/>
        </w:rPr>
        <w:t xml:space="preserve"> and homogenized thoroughly. The soil was then </w:t>
      </w:r>
      <w:r w:rsidRPr="407EA131" w:rsidR="45BD7214">
        <w:rPr>
          <w:lang w:val="en-US"/>
        </w:rPr>
        <w:t>transferred to</w:t>
      </w:r>
      <w:r w:rsidRPr="407EA131" w:rsidR="49013D14">
        <w:rPr>
          <w:lang w:val="en-US"/>
        </w:rPr>
        <w:t xml:space="preserve"> 120</w:t>
      </w:r>
      <w:r w:rsidRPr="407EA131" w:rsidR="546533DE">
        <w:rPr>
          <w:lang w:val="en-US"/>
        </w:rPr>
        <w:t>,</w:t>
      </w:r>
      <w:r w:rsidRPr="407EA131" w:rsidR="45BD7214">
        <w:rPr>
          <w:lang w:val="en-US"/>
        </w:rPr>
        <w:t xml:space="preserve"> 90-L </w:t>
      </w:r>
      <w:r w:rsidRPr="407EA131" w:rsidR="4AB8E0D0">
        <w:rPr>
          <w:lang w:val="en-US"/>
        </w:rPr>
        <w:t xml:space="preserve">mortar tubs</w:t>
      </w:r>
      <w:ins w:author="Thomas Sibret" w:date="2025-03-12T10:08:41.776Z" w:id="484284132">
        <w:r w:rsidRPr="407EA131" w:rsidR="3DCEAABF">
          <w:rPr>
            <w:lang w:val="en-US"/>
          </w:rPr>
          <w:t xml:space="preserve">, which </w:t>
        </w:r>
        <w:r w:rsidRPr="407EA131" w:rsidR="625A1AC2">
          <w:rPr>
            <w:lang w:val="en-US"/>
          </w:rPr>
          <w:t xml:space="preserve">were perforated for </w:t>
        </w:r>
        <w:r w:rsidRPr="407EA131" w:rsidR="625A1AC2">
          <w:rPr>
            <w:lang w:val="en-US"/>
          </w:rPr>
          <w:t xml:space="preserve">drainage </w:t>
        </w:r>
      </w:ins>
      <w:del w:author="Thomas Sibret" w:date="2025-03-12T10:08:32.255Z" w:id="814875398">
        <w:r w:rsidRPr="3715F316" w:rsidDel="4AB8E0D0">
          <w:rPr>
            <w:lang w:val="en-US"/>
          </w:rPr>
          <w:delText xml:space="preserve"> that</w:delText>
        </w:r>
        <w:r w:rsidRPr="3715F316" w:rsidDel="4AB8E0D0">
          <w:rPr>
            <w:lang w:val="en-US"/>
          </w:rPr>
          <w:delText xml:space="preserve"> were </w:delText>
        </w:r>
        <w:r w:rsidRPr="3715F316" w:rsidDel="19ADEAED">
          <w:rPr>
            <w:lang w:val="en-US"/>
          </w:rPr>
          <w:delText xml:space="preserve">pierced </w:delText>
        </w:r>
        <w:r w:rsidRPr="3715F316" w:rsidDel="19ADEAED">
          <w:rPr>
            <w:lang w:val="en-US"/>
          </w:rPr>
          <w:delText xml:space="preserve">to allow water </w:delText>
        </w:r>
        <w:r w:rsidRPr="3715F316" w:rsidDel="520FBA79">
          <w:rPr>
            <w:lang w:val="en-US"/>
          </w:rPr>
          <w:delText>to </w:delText>
        </w:r>
        <w:r w:rsidRPr="3715F316" w:rsidDel="19ADEAED">
          <w:rPr>
            <w:lang w:val="en-US"/>
          </w:rPr>
          <w:delText>flow out of the pots</w:delText>
        </w:r>
      </w:del>
      <w:r w:rsidRPr="407EA131" w:rsidR="5690EE48">
        <w:rPr>
          <w:lang w:val="en-US"/>
        </w:rPr>
        <w:t xml:space="preserve"> and </w:t>
      </w:r>
      <w:del w:author="Thomas Sibret" w:date="2025-03-12T10:07:32.601Z" w:id="498231295">
        <w:r w:rsidRPr="3715F316" w:rsidDel="5690EE48">
          <w:rPr>
            <w:lang w:val="en-US"/>
          </w:rPr>
          <w:delText xml:space="preserve">were </w:delText>
        </w:r>
      </w:del>
      <w:del w:author="Thomas Sibret" w:date="2025-03-12T10:08:54.838Z" w:id="303857821">
        <w:r w:rsidRPr="3715F316" w:rsidDel="5690EE48">
          <w:rPr>
            <w:lang w:val="en-US"/>
          </w:rPr>
          <w:delText xml:space="preserve">put </w:delText>
        </w:r>
      </w:del>
      <w:ins w:author="Thomas Sibret" w:date="2025-03-12T10:08:59.383Z" w:id="802384266">
        <w:r w:rsidRPr="407EA131" w:rsidR="5D646FC5">
          <w:rPr>
            <w:lang w:val="en-US"/>
          </w:rPr>
          <w:t xml:space="preserve"> placed </w:t>
        </w:r>
      </w:ins>
      <w:r w:rsidRPr="407EA131" w:rsidR="5690EE48">
        <w:rPr>
          <w:lang w:val="en-US"/>
        </w:rPr>
        <w:t xml:space="preserve">on rails to </w:t>
      </w:r>
      <w:del w:author="Thomas Sibret" w:date="2025-03-12T10:09:06.226Z" w:id="1349699275">
        <w:r w:rsidRPr="3715F316" w:rsidDel="5690EE48">
          <w:rPr>
            <w:lang w:val="en-US"/>
          </w:rPr>
          <w:delText xml:space="preserve">avoid </w:delText>
        </w:r>
      </w:del>
      <w:ins w:author="Thomas Sibret" w:date="2025-03-12T10:09:06.861Z" w:id="734219941">
        <w:r w:rsidRPr="407EA131" w:rsidR="6F1640EF">
          <w:rPr>
            <w:lang w:val="en-US"/>
          </w:rPr>
          <w:t xml:space="preserve">prevent </w:t>
        </w:r>
      </w:ins>
      <w:r w:rsidRPr="407EA131" w:rsidR="5690EE48">
        <w:rPr>
          <w:lang w:val="en-US"/>
        </w:rPr>
        <w:t xml:space="preserve">cross-contamination </w:t>
      </w:r>
      <w:del w:author="Thomas Sibret" w:date="2025-03-12T10:09:14.726Z" w:id="1748643753">
        <w:r w:rsidRPr="3715F316" w:rsidDel="5690EE48">
          <w:rPr>
            <w:lang w:val="en-US"/>
          </w:rPr>
          <w:delText xml:space="preserve">of </w:delText>
        </w:r>
      </w:del>
      <w:ins w:author="Thomas Sibret" w:date="2025-03-12T10:09:15.739Z" w:id="339467039">
        <w:r w:rsidRPr="407EA131" w:rsidR="40AA5A08">
          <w:rPr>
            <w:lang w:val="en-US"/>
          </w:rPr>
          <w:t xml:space="preserve">between </w:t>
        </w:r>
      </w:ins>
      <w:r w:rsidRPr="407EA131" w:rsidR="5690EE48">
        <w:rPr>
          <w:lang w:val="en-US"/>
        </w:rPr>
        <w:t xml:space="preserve">t</w:t>
      </w:r>
      <w:commentRangeStart w:id="923864675"/>
      <w:r w:rsidRPr="407EA131" w:rsidR="5690EE48">
        <w:rPr>
          <w:lang w:val="en-US"/>
        </w:rPr>
        <w:t xml:space="preserve">reatmen</w:t>
      </w:r>
      <w:commentRangeEnd w:id="923864675"/>
      <w:r>
        <w:rPr>
          <w:rStyle w:val="CommentReference"/>
        </w:rPr>
        <w:commentReference w:id="923864675"/>
      </w:r>
      <w:r w:rsidRPr="407EA131" w:rsidR="5690EE48">
        <w:rPr>
          <w:lang w:val="en-US"/>
        </w:rPr>
        <w:t xml:space="preserve">ts. </w:t>
      </w:r>
      <w:ins w:author="Thomas Sibret" w:date="2025-03-12T10:10:51.751Z" w:id="691279439">
        <w:r w:rsidRPr="407EA131" w:rsidR="78A84100">
          <w:rPr>
            <w:lang w:val="en-US"/>
          </w:rPr>
          <w:t xml:space="preserve"> A sunshade cloth was installed at a height of 4m over the </w:t>
        </w:r>
      </w:ins>
      <w:del w:author="Thomas Sibret" w:date="2025-03-12T10:11:28.156Z" w:id="214845761">
        <w:r w:rsidRPr="3715F316" w:rsidDel="01EF4673">
          <w:rPr>
            <w:lang w:val="en-US"/>
          </w:rPr>
          <w:delText xml:space="preserve">The </w:delText>
        </w:r>
      </w:del>
      <w:r w:rsidRPr="407EA131" w:rsidR="70180DD4">
        <w:rPr>
          <w:lang w:val="en-US"/>
        </w:rPr>
        <w:t xml:space="preserve">experimental </w:t>
      </w:r>
      <w:r w:rsidRPr="407EA131" w:rsidR="27430739">
        <w:rPr>
          <w:lang w:val="en-US"/>
        </w:rPr>
        <w:t>area</w:t>
      </w:r>
      <w:del w:author="Thomas Sibret" w:date="2025-03-12T10:11:03.272Z" w:id="1926798120">
        <w:r w:rsidRPr="3715F316" w:rsidDel="27430739">
          <w:rPr>
            <w:lang w:val="en-US"/>
          </w:rPr>
          <w:delText xml:space="preserve"> was covered with</w:delText>
        </w:r>
        <w:r w:rsidRPr="3715F316" w:rsidDel="5319471C">
          <w:rPr>
            <w:lang w:val="en-US"/>
          </w:rPr>
          <w:delText xml:space="preserve"> a </w:delText>
        </w:r>
        <w:r w:rsidRPr="3715F316" w:rsidDel="3C4836DE">
          <w:rPr>
            <w:lang w:val="en-US"/>
          </w:rPr>
          <w:delText>sun</w:delText>
        </w:r>
        <w:r w:rsidRPr="3715F316" w:rsidDel="3C4836DE">
          <w:rPr>
            <w:lang w:val="en-US"/>
          </w:rPr>
          <w:delText xml:space="preserve"> pr</w:delText>
        </w:r>
      </w:del>
      <w:del w:author="Thomas Sibret" w:date="2025-03-12T10:10:01.769Z" w:id="237115421">
        <w:r w:rsidRPr="3715F316" w:rsidDel="3C4836DE">
          <w:rPr>
            <w:lang w:val="en-US"/>
          </w:rPr>
          <w:delText xml:space="preserve">otection </w:delText>
        </w:r>
      </w:del>
      <w:del w:author="Thomas Sibret" w:date="2025-03-12T10:11:03.272Z" w:id="528255400">
        <w:r w:rsidRPr="3715F316" w:rsidDel="3C4836DE">
          <w:rPr>
            <w:lang w:val="en-US"/>
          </w:rPr>
          <w:delText>cloth</w:delText>
        </w:r>
        <w:r w:rsidRPr="3715F316" w:rsidDel="232B455A">
          <w:rPr>
            <w:lang w:val="en-US"/>
          </w:rPr>
          <w:delText xml:space="preserve"> (Fig. A.</w:delText>
        </w:r>
        <w:r w:rsidRPr="3715F316" w:rsidDel="2CE6BCFA">
          <w:rPr>
            <w:lang w:val="en-US"/>
          </w:rPr>
          <w:delText>2)</w:delText>
        </w:r>
        <w:r w:rsidRPr="3715F316" w:rsidDel="27430739">
          <w:rPr>
            <w:lang w:val="en-US"/>
          </w:rPr>
          <w:delText>, installed at 4 m height</w:delText>
        </w:r>
        <w:r w:rsidRPr="3715F316" w:rsidDel="2AA6CB46">
          <w:rPr>
            <w:lang w:val="en-US"/>
          </w:rPr>
          <w:delText>,</w:delText>
        </w:r>
      </w:del>
      <w:r w:rsidRPr="407EA131" w:rsidR="2AA6CB46">
        <w:rPr>
          <w:lang w:val="en-US"/>
        </w:rPr>
        <w:t xml:space="preserve"> to </w:t>
      </w:r>
      <w:ins w:author="Thomas Sibret" w:date="2025-03-12T10:11:53.042Z" w:id="1678490575">
        <w:r w:rsidRPr="407EA131" w:rsidR="58A08BF0">
          <w:rPr>
            <w:lang w:val="en-US"/>
          </w:rPr>
          <w:t xml:space="preserve">reduce evapotrasnpiration and </w:t>
        </w:r>
      </w:ins>
      <w:r w:rsidRPr="407EA131" w:rsidR="4BC551E0">
        <w:rPr>
          <w:lang w:val="en-US"/>
        </w:rPr>
        <w:t xml:space="preserve">aid </w:t>
      </w:r>
      <w:r w:rsidRPr="407EA131" w:rsidR="521A9363">
        <w:rPr>
          <w:lang w:val="en-US"/>
        </w:rPr>
        <w:t>sapling establishment</w:t>
      </w:r>
      <w:ins w:author="Thomas Sibret" w:date="2025-03-12T10:11:59.965Z" w:id="1956184323">
        <w:r w:rsidRPr="407EA131" w:rsidR="46DE1249">
          <w:rPr>
            <w:lang w:val="en-US"/>
          </w:rPr>
          <w:t>.</w:t>
        </w:r>
      </w:ins>
      <w:r w:rsidRPr="407EA131" w:rsidR="521A9363">
        <w:rPr>
          <w:lang w:val="en-US"/>
        </w:rPr>
        <w:t xml:space="preserve"> </w:t>
      </w:r>
      <w:del w:author="Thomas Sibret" w:date="2025-03-12T10:11:56.311Z" w:id="1015014097">
        <w:r w:rsidRPr="3715F316" w:rsidDel="521A9363">
          <w:rPr>
            <w:lang w:val="en-US"/>
          </w:rPr>
          <w:delText>by reducing evaporation</w:delText>
        </w:r>
        <w:r w:rsidRPr="3715F316" w:rsidDel="27430739">
          <w:rPr>
            <w:lang w:val="en-US"/>
          </w:rPr>
          <w:delText>.</w:delText>
        </w:r>
      </w:del>
      <w:r w:rsidRPr="407EA131" w:rsidR="58C44299">
        <w:rPr>
          <w:lang w:val="en-US"/>
        </w:rPr>
        <w:t xml:space="preserve"> </w:t>
      </w:r>
      <w:r w:rsidRPr="3715F316" w:rsidR="3C4836DE">
        <w:rPr>
          <w:i w:val="1"/>
          <w:iCs w:val="1"/>
          <w:lang w:val="en-US"/>
        </w:rPr>
        <w:t xml:space="preserve">Musanga </w:t>
      </w:r>
      <w:r w:rsidRPr="3715F316" w:rsidR="3C4836DE">
        <w:rPr>
          <w:i w:val="1"/>
          <w:iCs w:val="1"/>
          <w:lang w:val="en-US"/>
        </w:rPr>
        <w:t>cecropioides</w:t>
      </w:r>
      <w:r w:rsidRPr="407EA131" w:rsidR="3C4836DE">
        <w:rPr>
          <w:lang w:val="en-US"/>
        </w:rPr>
        <w:t xml:space="preserve"> seeds were collected near the experiment </w:t>
      </w:r>
      <w:r w:rsidRPr="407EA131" w:rsidR="7071304C">
        <w:rPr>
          <w:lang w:val="en-US"/>
        </w:rPr>
        <w:t>and</w:t>
      </w:r>
      <w:r w:rsidR="751C887F">
        <w:rPr>
          <w:lang w:val="en-US"/>
        </w:rPr>
        <w:t xml:space="preserve"> </w:t>
      </w:r>
      <w:r w:rsidRPr="407EA131" w:rsidR="4BA3C2B6">
        <w:rPr>
          <w:lang w:val="en-US"/>
        </w:rPr>
        <w:t>thoroughly mixed with milled charcoal as this was shown to affect germination rates</w:t>
      </w:r>
      <w:r w:rsidRPr="407EA131" w:rsidR="520FBA79">
        <w:rPr>
          <w:lang w:val="en-US"/>
        </w:rPr>
        <w:t xml:space="preserve"> positively</w:t>
      </w:r>
      <w:r w:rsidRPr="407EA131" w:rsidR="4BA3C2B6">
        <w:rPr>
          <w:lang w:val="en-US"/>
        </w:rPr>
        <w:t xml:space="preserve"> </w:t>
      </w:r>
      <w:r w:rsidRPr="407EA131" w:rsidR="00FB1932">
        <w:rPr>
          <w:lang w:val="en-US"/>
        </w:rPr>
        <w:fldChar w:fldCharType="begin"/>
      </w:r>
      <w:r w:rsidRPr="407EA131" w:rsidR="00FB1932">
        <w:rPr>
          <w:lang w:val="en-US"/>
        </w:rPr>
        <w:instrText xml:space="preserve"> ADDIN ZOTERO_ITEM CSL_CITATION {"citationID":"eUHuU3Qj","properties":{"formattedCitation":"(Kesler, 1950)","plainCitation":"(Kesler, 1950)","noteIndex":0},"citationItems":[{"id":1473,"uris":["http://zotero.org/users/13671732/items/SK933H6X"],"itemData":{"id":1473,"type":"book","collection-title":"Bulletin agricole du Congo belge","event-place":"Bruxelles","publisher":"Ministère des Colonies. Direction de l'agriculture et de l'élevage","publisher-place":"Bruxelles","title":"Note sur la multiplication du parasolier","author":[{"family":"Kesler","given":"W."}],"editor":[{"literal":"Ministère des colonies. Direction de l'agriculture et de l'élevage."}],"issued":{"date-parts":[["1950"]]}}}],"schema":"https://github.com/citation-style-language/schema/raw/master/csl-citation.json"} </w:instrText>
      </w:r>
      <w:r w:rsidRPr="407EA131" w:rsidR="00FB1932">
        <w:rPr>
          <w:lang w:val="en-US"/>
        </w:rPr>
        <w:fldChar w:fldCharType="separate"/>
      </w:r>
      <w:r w:rsidRPr="00DF2437" w:rsidR="6C64AE3D">
        <w:rPr>
          <w:lang w:val="en-US"/>
        </w:rPr>
        <w:t>(Kesler, 1950)</w:t>
      </w:r>
      <w:r w:rsidRPr="407EA131" w:rsidR="00FB1932">
        <w:rPr>
          <w:lang w:val="en-US"/>
        </w:rPr>
        <w:fldChar w:fldCharType="end"/>
      </w:r>
      <w:r w:rsidRPr="407EA131" w:rsidR="04FB9C5B">
        <w:rPr>
          <w:lang w:val="en-US"/>
        </w:rPr>
        <w:t>.</w:t>
      </w:r>
      <w:r w:rsidRPr="407EA131" w:rsidR="4AB2EB42">
        <w:rPr>
          <w:lang w:val="en-US"/>
        </w:rPr>
        <w:t xml:space="preserve"> </w:t>
      </w:r>
      <w:r w:rsidRPr="407EA131" w:rsidR="2428A1E4">
        <w:rPr>
          <w:lang w:val="en-US"/>
        </w:rPr>
        <w:t xml:space="preserve">Seeding was carried out on broad seeding beds with shade protection. </w:t>
      </w:r>
      <w:r w:rsidRPr="407EA131" w:rsidR="04E71653">
        <w:rPr>
          <w:lang w:val="en-US"/>
        </w:rPr>
        <w:t xml:space="preserve">Germination occurred after ca. 3 weeks and </w:t>
      </w:r>
      <w:r w:rsidRPr="407EA131" w:rsidR="2DD193FA">
        <w:rPr>
          <w:lang w:val="en-US"/>
        </w:rPr>
        <w:t>2</w:t>
      </w:r>
      <w:r w:rsidRPr="407EA131" w:rsidR="04E71653">
        <w:rPr>
          <w:lang w:val="en-US"/>
        </w:rPr>
        <w:t xml:space="preserve"> plant</w:t>
      </w:r>
      <w:r w:rsidRPr="407EA131" w:rsidR="58F7607B">
        <w:rPr>
          <w:lang w:val="en-US"/>
        </w:rPr>
        <w:t>s</w:t>
      </w:r>
      <w:r w:rsidRPr="407EA131" w:rsidR="04E71653">
        <w:rPr>
          <w:lang w:val="en-US"/>
        </w:rPr>
        <w:t xml:space="preserve"> w</w:t>
      </w:r>
      <w:r w:rsidRPr="407EA131" w:rsidR="58F7607B">
        <w:rPr>
          <w:lang w:val="en-US"/>
        </w:rPr>
        <w:t>ere</w:t>
      </w:r>
      <w:r w:rsidRPr="407EA131" w:rsidR="04E71653">
        <w:rPr>
          <w:lang w:val="en-US"/>
        </w:rPr>
        <w:t xml:space="preserve"> transferred to </w:t>
      </w:r>
      <w:r w:rsidRPr="407EA131" w:rsidR="21EF0425">
        <w:rPr>
          <w:lang w:val="en-US"/>
        </w:rPr>
        <w:t xml:space="preserve">each </w:t>
      </w:r>
      <w:r w:rsidRPr="407EA131" w:rsidR="04E71653">
        <w:rPr>
          <w:lang w:val="en-US"/>
        </w:rPr>
        <w:t>pot</w:t>
      </w:r>
      <w:r w:rsidRPr="407EA131" w:rsidR="21EF0425">
        <w:rPr>
          <w:lang w:val="en-US"/>
        </w:rPr>
        <w:t xml:space="preserve"> </w:t>
      </w:r>
      <w:r w:rsidRPr="407EA131" w:rsidR="58F7607B">
        <w:rPr>
          <w:lang w:val="en-US"/>
        </w:rPr>
        <w:t xml:space="preserve">once they </w:t>
      </w:r>
      <w:r w:rsidRPr="407EA131" w:rsidR="58F7607B">
        <w:rPr>
          <w:lang w:val="en-US"/>
        </w:rPr>
        <w:t xml:space="preserve">attained</w:t>
      </w:r>
      <w:r w:rsidRPr="407EA131" w:rsidR="58F7607B">
        <w:rPr>
          <w:lang w:val="en-US"/>
        </w:rPr>
        <w:t xml:space="preserve"> the </w:t>
      </w:r>
      <w:r w:rsidRPr="407EA131" w:rsidR="4F5BB274">
        <w:rPr>
          <w:lang w:val="en-US"/>
        </w:rPr>
        <w:t>4-leaf stadium</w:t>
      </w:r>
      <w:r w:rsidRPr="407EA131" w:rsidR="2DD193FA">
        <w:rPr>
          <w:lang w:val="en-US"/>
        </w:rPr>
        <w:t xml:space="preserve">. </w:t>
      </w:r>
      <w:r w:rsidRPr="407EA131" w:rsidR="1D7C824B">
        <w:rPr>
          <w:lang w:val="en-US"/>
        </w:rPr>
        <w:t>After</w:t>
      </w:r>
      <w:r w:rsidRPr="407EA131" w:rsidR="5A01355D">
        <w:rPr>
          <w:lang w:val="en-US"/>
        </w:rPr>
        <w:t xml:space="preserve"> 2</w:t>
      </w:r>
      <w:r w:rsidRPr="407EA131" w:rsidR="1D7C824B">
        <w:rPr>
          <w:lang w:val="en-US"/>
        </w:rPr>
        <w:t xml:space="preserve"> </w:t>
      </w:r>
      <w:r w:rsidRPr="407EA131" w:rsidR="5A01355D">
        <w:rPr>
          <w:lang w:val="en-US"/>
        </w:rPr>
        <w:t>month</w:t>
      </w:r>
      <w:r w:rsidRPr="407EA131" w:rsidR="1D7C824B">
        <w:rPr>
          <w:lang w:val="en-US"/>
        </w:rPr>
        <w:t xml:space="preserve">s, </w:t>
      </w:r>
      <w:r w:rsidRPr="407EA131" w:rsidR="440A489C">
        <w:rPr>
          <w:lang w:val="en-US"/>
        </w:rPr>
        <w:t xml:space="preserve">only </w:t>
      </w:r>
      <w:r w:rsidRPr="407EA131" w:rsidR="636AF96E">
        <w:rPr>
          <w:lang w:val="en-US"/>
        </w:rPr>
        <w:t xml:space="preserve">the most successful </w:t>
      </w:r>
      <w:r w:rsidRPr="407EA131" w:rsidR="70180DD4">
        <w:rPr>
          <w:lang w:val="en-US"/>
        </w:rPr>
        <w:t xml:space="preserve">of both </w:t>
      </w:r>
      <w:r w:rsidRPr="407EA131" w:rsidR="636AF96E">
        <w:rPr>
          <w:lang w:val="en-US"/>
        </w:rPr>
        <w:t>established plant</w:t>
      </w:r>
      <w:r w:rsidRPr="407EA131" w:rsidR="70180DD4">
        <w:rPr>
          <w:lang w:val="en-US"/>
        </w:rPr>
        <w:t>s</w:t>
      </w:r>
      <w:r w:rsidRPr="407EA131" w:rsidR="636AF96E">
        <w:rPr>
          <w:lang w:val="en-US"/>
        </w:rPr>
        <w:t xml:space="preserve"> w</w:t>
      </w:r>
      <w:r w:rsidRPr="407EA131" w:rsidR="440A489C">
        <w:rPr>
          <w:lang w:val="en-US"/>
        </w:rPr>
        <w:t xml:space="preserve">as </w:t>
      </w:r>
      <w:r w:rsidRPr="407EA131" w:rsidR="440A489C">
        <w:rPr>
          <w:lang w:val="en-US"/>
        </w:rPr>
        <w:t>retained</w:t>
      </w:r>
      <w:r w:rsidRPr="407EA131" w:rsidR="636AF96E">
        <w:rPr>
          <w:lang w:val="en-US"/>
        </w:rPr>
        <w:t xml:space="preserve"> per pot.</w:t>
      </w:r>
      <w:r w:rsidRPr="407EA131" w:rsidR="58C44299">
        <w:rPr>
          <w:lang w:val="en-US"/>
        </w:rPr>
        <w:t xml:space="preserve"> </w:t>
      </w:r>
      <w:ins w:author="Thomas Sibret" w:date="2025-03-12T10:15:09.607Z" w:id="102014516">
        <w:r w:rsidRPr="407EA131" w:rsidR="3BF6C9FA">
          <w:rPr>
            <w:lang w:val="en-US"/>
          </w:rPr>
          <w:t xml:space="preserve">During the rainy season, </w:t>
        </w:r>
      </w:ins>
      <w:del w:author="Thomas Sibret" w:date="2025-03-12T10:15:10.801Z" w:id="2141650111">
        <w:r w:rsidRPr="3715F316" w:rsidDel="58C44299">
          <w:rPr>
            <w:lang w:val="en-US"/>
          </w:rPr>
          <w:delText>P</w:delText>
        </w:r>
      </w:del>
      <w:ins w:author="Thomas Sibret" w:date="2025-03-12T10:15:11.085Z" w:id="167033813">
        <w:r w:rsidRPr="407EA131" w:rsidR="71009129">
          <w:rPr>
            <w:lang w:val="en-US"/>
          </w:rPr>
          <w:t xml:space="preserve">p</w:t>
        </w:r>
      </w:ins>
      <w:r w:rsidRPr="407EA131" w:rsidR="58C44299">
        <w:rPr>
          <w:lang w:val="en-US"/>
        </w:rPr>
        <w:t xml:space="preserve">ots</w:t>
      </w:r>
      <w:r w:rsidRPr="407EA131" w:rsidR="58C44299">
        <w:rPr>
          <w:lang w:val="en-US"/>
        </w:rPr>
        <w:t xml:space="preserve"> received abundant water</w:t>
      </w:r>
      <w:ins w:author="Thomas Sibret" w:date="2025-03-12T10:16:17.045Z" w:id="1846623576">
        <w:r w:rsidRPr="407EA131" w:rsidR="07FB6013">
          <w:rPr>
            <w:lang w:val="en-US"/>
          </w:rPr>
          <w:t xml:space="preserve"> naturally</w:t>
        </w:r>
      </w:ins>
      <w:ins w:author="Thomas Sibret" w:date="2025-03-12T10:15:40.14Z" w:id="1535387419">
        <w:r w:rsidRPr="407EA131" w:rsidR="721CBCFB">
          <w:rPr>
            <w:lang w:val="en-US"/>
          </w:rPr>
          <w:t xml:space="preserve">, while in the dry season, they </w:t>
        </w:r>
        <w:r w:rsidRPr="407EA131" w:rsidR="721CBCFB">
          <w:rPr>
            <w:lang w:val="en-US"/>
          </w:rPr>
          <w:t xml:space="preserve">were </w:t>
        </w:r>
      </w:ins>
      <w:del w:author="Thomas Sibret" w:date="2025-03-12T10:15:48.428Z" w:id="353592765">
        <w:r w:rsidRPr="3715F316" w:rsidDel="58C44299">
          <w:rPr>
            <w:lang w:val="en-US"/>
          </w:rPr>
          <w:delText xml:space="preserve"> during</w:delText>
        </w:r>
        <w:r w:rsidRPr="3715F316" w:rsidDel="58C44299">
          <w:rPr>
            <w:lang w:val="en-US"/>
          </w:rPr>
          <w:delText xml:space="preserve"> the rainy seasons and were </w:delText>
        </w:r>
      </w:del>
      <w:r w:rsidRPr="407EA131" w:rsidR="58C44299">
        <w:rPr>
          <w:lang w:val="en-US"/>
        </w:rPr>
        <w:t xml:space="preserve">manually supplied with </w:t>
      </w:r>
      <w:r w:rsidRPr="407EA131" w:rsidR="1DDE9DC5">
        <w:rPr>
          <w:lang w:val="en-US"/>
        </w:rPr>
        <w:t xml:space="preserve">5 L </w:t>
      </w:r>
      <w:ins w:author="Thomas Sibret" w:date="2025-03-12T10:14:36.02Z" w:id="1269724870">
        <w:r w:rsidRPr="407EA131" w:rsidR="2ADCD68C">
          <w:rPr>
            <w:lang w:val="en-US"/>
          </w:rPr>
          <w:t xml:space="preserve">of </w:t>
        </w:r>
      </w:ins>
      <w:ins w:author="Thomas Sibret" w:date="2025-03-12T10:15:58.397Z" w:id="1427737964">
        <w:r w:rsidRPr="407EA131" w:rsidR="2890B878">
          <w:rPr>
            <w:lang w:val="en-US"/>
          </w:rPr>
          <w:t xml:space="preserve">stored </w:t>
        </w:r>
      </w:ins>
      <w:r w:rsidRPr="407EA131" w:rsidR="58C44299">
        <w:rPr>
          <w:lang w:val="en-US"/>
        </w:rPr>
        <w:t>rainwater</w:t>
      </w:r>
      <w:r w:rsidRPr="407EA131" w:rsidR="1DDE9DC5">
        <w:rPr>
          <w:lang w:val="en-US"/>
        </w:rPr>
        <w:t xml:space="preserve"> </w:t>
      </w:r>
      <w:r w:rsidRPr="407EA131" w:rsidR="26D8C906">
        <w:rPr>
          <w:lang w:val="en-US"/>
        </w:rPr>
        <w:t xml:space="preserve">per pot </w:t>
      </w:r>
      <w:r w:rsidRPr="407EA131" w:rsidR="1DDE9DC5">
        <w:rPr>
          <w:lang w:val="en-US"/>
        </w:rPr>
        <w:t>per week</w:t>
      </w:r>
      <w:ins w:author="Thomas Sibret" w:date="2025-03-12T10:16:05.508Z" w:id="1001642668">
        <w:r w:rsidRPr="407EA131" w:rsidR="14989895">
          <w:rPr>
            <w:lang w:val="en-US"/>
          </w:rPr>
          <w:t>.</w:t>
        </w:r>
      </w:ins>
      <w:r w:rsidRPr="407EA131" w:rsidR="58C44299">
        <w:rPr>
          <w:lang w:val="en-US"/>
        </w:rPr>
        <w:t xml:space="preserve"> </w:t>
      </w:r>
      <w:del w:author="Thomas Sibret" w:date="2025-03-12T10:16:04.273Z" w:id="1860422428">
        <w:r w:rsidRPr="3715F316" w:rsidDel="58C44299">
          <w:rPr>
            <w:lang w:val="en-US"/>
          </w:rPr>
          <w:delText>from storage tanks during the dry season.</w:delText>
        </w:r>
      </w:del>
    </w:p>
    <w:p w:rsidRPr="005160BB" w:rsidR="00456CD3" w:rsidP="00F85FC5" w:rsidRDefault="00456CD3" w14:paraId="7F10EE82" w14:textId="77777777">
      <w:pPr>
        <w:spacing w:line="480" w:lineRule="auto"/>
        <w:jc w:val="both"/>
        <w:rPr>
          <w:rFonts w:cstheme="minorHAnsi"/>
          <w:lang w:val="en-US"/>
        </w:rPr>
      </w:pPr>
    </w:p>
    <w:p w:rsidRPr="005160BB" w:rsidR="00200132" w:rsidP="00F85FC5" w:rsidRDefault="00DA5990" w14:paraId="0765AD86" w14:textId="679F2B18">
      <w:pPr>
        <w:pStyle w:val="ListParagraph"/>
        <w:numPr>
          <w:ilvl w:val="1"/>
          <w:numId w:val="2"/>
        </w:numPr>
        <w:spacing w:line="480" w:lineRule="auto"/>
        <w:rPr>
          <w:rFonts w:cstheme="minorHAnsi"/>
          <w:lang w:val="en-US"/>
        </w:rPr>
      </w:pPr>
      <w:r w:rsidRPr="005160BB">
        <w:rPr>
          <w:rFonts w:cstheme="minorHAnsi"/>
          <w:lang w:val="en-US"/>
        </w:rPr>
        <w:t>Experimental setup</w:t>
      </w:r>
    </w:p>
    <w:p w:rsidRPr="005160BB" w:rsidR="00C21DB0" w:rsidP="407EA131" w:rsidRDefault="005035CF" w14:paraId="292AEC32" w14:textId="5712F0C0">
      <w:pPr>
        <w:spacing w:line="480" w:lineRule="auto"/>
        <w:jc w:val="both"/>
        <w:rPr>
          <w:lang w:val="en-US"/>
        </w:rPr>
      </w:pPr>
      <w:r w:rsidRPr="3715F316" w:rsidR="0AE42CB3">
        <w:rPr>
          <w:lang w:val="en-US"/>
        </w:rPr>
        <w:t>N</w:t>
      </w:r>
      <w:r w:rsidRPr="3715F316" w:rsidR="0A04C78C">
        <w:rPr>
          <w:lang w:val="en-US"/>
        </w:rPr>
        <w:t>, P, and cations were applied in a factorial design, resulting in 8 unique treatments in total.</w:t>
      </w:r>
      <w:r w:rsidRPr="3715F316" w:rsidR="2630C367">
        <w:rPr>
          <w:lang w:val="en-US"/>
        </w:rPr>
        <w:t xml:space="preserve"> Th</w:t>
      </w:r>
      <w:r w:rsidRPr="3715F316" w:rsidR="0A04C78C">
        <w:rPr>
          <w:lang w:val="en-US"/>
        </w:rPr>
        <w:t>ese treatments</w:t>
      </w:r>
      <w:r w:rsidRPr="3715F316" w:rsidR="2630C367">
        <w:rPr>
          <w:lang w:val="en-US"/>
        </w:rPr>
        <w:t xml:space="preserve"> </w:t>
      </w:r>
      <w:r w:rsidRPr="3715F316" w:rsidR="12E2122E">
        <w:rPr>
          <w:lang w:val="en-US"/>
        </w:rPr>
        <w:t>were assigned</w:t>
      </w:r>
      <w:r w:rsidRPr="3715F316" w:rsidR="2630C367">
        <w:rPr>
          <w:lang w:val="en-US"/>
        </w:rPr>
        <w:t xml:space="preserve"> randomly </w:t>
      </w:r>
      <w:r w:rsidRPr="3715F316" w:rsidR="6E444C85">
        <w:rPr>
          <w:lang w:val="en-US"/>
        </w:rPr>
        <w:t xml:space="preserve">within </w:t>
      </w:r>
      <w:r w:rsidRPr="3715F316" w:rsidR="0338D82A">
        <w:rPr>
          <w:lang w:val="en-US"/>
        </w:rPr>
        <w:t>15 lines</w:t>
      </w:r>
      <w:r w:rsidRPr="3715F316" w:rsidR="606701BD">
        <w:rPr>
          <w:lang w:val="en-US"/>
        </w:rPr>
        <w:t>, resulting in a randomized-block design with 15 replicates per treatment</w:t>
      </w:r>
      <w:r w:rsidRPr="3715F316" w:rsidR="1FE486A2">
        <w:rPr>
          <w:lang w:val="en-US"/>
        </w:rPr>
        <w:t xml:space="preserve">. </w:t>
      </w:r>
      <w:r w:rsidRPr="3715F316" w:rsidR="2D7C278F">
        <w:rPr>
          <w:lang w:val="en-US"/>
        </w:rPr>
        <w:t>Nitrogen was applied as urea ((NH</w:t>
      </w:r>
      <w:r w:rsidRPr="3715F316" w:rsidR="2D7C278F">
        <w:rPr>
          <w:vertAlign w:val="subscript"/>
          <w:lang w:val="en-US"/>
        </w:rPr>
        <w:t>2</w:t>
      </w:r>
      <w:r w:rsidRPr="3715F316" w:rsidR="2D7C278F">
        <w:rPr>
          <w:lang w:val="en-US"/>
        </w:rPr>
        <w:t>)</w:t>
      </w:r>
      <w:r w:rsidRPr="3715F316" w:rsidR="2D7C278F">
        <w:rPr>
          <w:vertAlign w:val="subscript"/>
          <w:lang w:val="en-US"/>
        </w:rPr>
        <w:t>2</w:t>
      </w:r>
      <w:r w:rsidRPr="3715F316" w:rsidR="2D7C278F">
        <w:rPr>
          <w:lang w:val="en-US"/>
        </w:rPr>
        <w:t>CO)</w:t>
      </w:r>
      <w:r w:rsidRPr="3715F316" w:rsidR="3AEEB1D5">
        <w:rPr>
          <w:lang w:val="en-US"/>
        </w:rPr>
        <w:t xml:space="preserve"> at a rate </w:t>
      </w:r>
      <w:r w:rsidRPr="3715F316" w:rsidR="26BB211C">
        <w:rPr>
          <w:lang w:val="en-US"/>
        </w:rPr>
        <w:t>equivalent to</w:t>
      </w:r>
      <w:r w:rsidRPr="3715F316" w:rsidR="3AEEB1D5">
        <w:rPr>
          <w:lang w:val="en-US"/>
        </w:rPr>
        <w:t xml:space="preserve"> </w:t>
      </w:r>
      <w:r w:rsidRPr="3715F316" w:rsidR="3C9D3B38">
        <w:rPr>
          <w:lang w:val="en-US"/>
        </w:rPr>
        <w:t>150</w:t>
      </w:r>
      <w:r w:rsidRPr="3715F316" w:rsidR="3AEEB1D5">
        <w:rPr>
          <w:lang w:val="en-US"/>
        </w:rPr>
        <w:t xml:space="preserve"> kg</w:t>
      </w:r>
      <w:r w:rsidRPr="3715F316" w:rsidR="2B6005F6">
        <w:rPr>
          <w:lang w:val="en-US"/>
        </w:rPr>
        <w:t xml:space="preserve"> N</w:t>
      </w:r>
      <w:r w:rsidRPr="3715F316" w:rsidR="3AEEB1D5">
        <w:rPr>
          <w:lang w:val="en-US"/>
        </w:rPr>
        <w:t xml:space="preserve"> ha</w:t>
      </w:r>
      <w:r w:rsidRPr="3715F316" w:rsidR="3AEEB1D5">
        <w:rPr>
          <w:vertAlign w:val="superscript"/>
          <w:lang w:val="en-US"/>
        </w:rPr>
        <w:t>-1</w:t>
      </w:r>
      <w:r w:rsidRPr="3715F316" w:rsidR="3AEEB1D5">
        <w:rPr>
          <w:lang w:val="en-US"/>
        </w:rPr>
        <w:t xml:space="preserve"> year</w:t>
      </w:r>
      <w:r w:rsidRPr="3715F316" w:rsidR="3AEEB1D5">
        <w:rPr>
          <w:vertAlign w:val="superscript"/>
          <w:lang w:val="en-US"/>
        </w:rPr>
        <w:t>-1</w:t>
      </w:r>
      <w:r w:rsidRPr="3715F316" w:rsidR="3AEEB1D5">
        <w:rPr>
          <w:lang w:val="en-US"/>
        </w:rPr>
        <w:t xml:space="preserve">, P as </w:t>
      </w:r>
      <w:r w:rsidRPr="3715F316" w:rsidR="16DB8BAA">
        <w:rPr>
          <w:lang w:val="en-US"/>
        </w:rPr>
        <w:t>mono</w:t>
      </w:r>
      <w:r w:rsidRPr="3715F316" w:rsidR="3F9F014F">
        <w:rPr>
          <w:lang w:val="en-US"/>
        </w:rPr>
        <w:t>sodium phosphate (NaH</w:t>
      </w:r>
      <w:r w:rsidRPr="3715F316" w:rsidR="3F9F014F">
        <w:rPr>
          <w:vertAlign w:val="subscript"/>
          <w:lang w:val="en-US"/>
        </w:rPr>
        <w:t>2</w:t>
      </w:r>
      <w:r w:rsidRPr="3715F316" w:rsidR="3F9F014F">
        <w:rPr>
          <w:lang w:val="en-US"/>
        </w:rPr>
        <w:t>PO</w:t>
      </w:r>
      <w:r w:rsidRPr="3715F316" w:rsidR="3F9F014F">
        <w:rPr>
          <w:vertAlign w:val="subscript"/>
          <w:lang w:val="en-US"/>
        </w:rPr>
        <w:t>4</w:t>
      </w:r>
      <w:r w:rsidRPr="3715F316" w:rsidR="3F9F014F">
        <w:rPr>
          <w:lang w:val="en-US"/>
        </w:rPr>
        <w:t>)</w:t>
      </w:r>
      <w:r w:rsidRPr="3715F316" w:rsidR="3FBADE57">
        <w:rPr>
          <w:lang w:val="en-US"/>
        </w:rPr>
        <w:t xml:space="preserve"> </w:t>
      </w:r>
      <w:r w:rsidRPr="3715F316" w:rsidR="72853110">
        <w:rPr>
          <w:lang w:val="en-US"/>
        </w:rPr>
        <w:t xml:space="preserve">at </w:t>
      </w:r>
      <w:r w:rsidRPr="3715F316" w:rsidR="3C9D3B38">
        <w:rPr>
          <w:lang w:val="en-US"/>
        </w:rPr>
        <w:t>50</w:t>
      </w:r>
      <w:r w:rsidRPr="3715F316" w:rsidR="72853110">
        <w:rPr>
          <w:lang w:val="en-US"/>
        </w:rPr>
        <w:t xml:space="preserve"> kg P ha</w:t>
      </w:r>
      <w:r w:rsidRPr="3715F316" w:rsidR="72853110">
        <w:rPr>
          <w:vertAlign w:val="superscript"/>
          <w:lang w:val="en-US"/>
        </w:rPr>
        <w:t>-1</w:t>
      </w:r>
      <w:r w:rsidRPr="3715F316" w:rsidR="72853110">
        <w:rPr>
          <w:lang w:val="en-US"/>
        </w:rPr>
        <w:t xml:space="preserve"> year</w:t>
      </w:r>
      <w:r w:rsidRPr="3715F316" w:rsidR="72853110">
        <w:rPr>
          <w:vertAlign w:val="superscript"/>
          <w:lang w:val="en-US"/>
        </w:rPr>
        <w:t>-1</w:t>
      </w:r>
      <w:r w:rsidRPr="3715F316" w:rsidR="72853110">
        <w:rPr>
          <w:lang w:val="en-US"/>
        </w:rPr>
        <w:t>, Ca as calcium chloride (</w:t>
      </w:r>
      <w:r w:rsidRPr="3715F316" w:rsidR="3B6E7660">
        <w:rPr>
          <w:lang w:val="en-US"/>
        </w:rPr>
        <w:t>CaCl</w:t>
      </w:r>
      <w:r w:rsidRPr="3715F316" w:rsidR="3B6E7660">
        <w:rPr>
          <w:vertAlign w:val="subscript"/>
          <w:lang w:val="en-US"/>
        </w:rPr>
        <w:t>2</w:t>
      </w:r>
      <w:r w:rsidRPr="3715F316" w:rsidR="3B6E7660">
        <w:rPr>
          <w:lang w:val="en-US"/>
        </w:rPr>
        <w:t xml:space="preserve"> (dihydrate)) at </w:t>
      </w:r>
      <w:r w:rsidRPr="3715F316" w:rsidR="3C9D3B38">
        <w:rPr>
          <w:lang w:val="en-US"/>
        </w:rPr>
        <w:t>50</w:t>
      </w:r>
      <w:r w:rsidRPr="3715F316" w:rsidR="5775B1D8">
        <w:rPr>
          <w:lang w:val="en-US"/>
        </w:rPr>
        <w:t xml:space="preserve"> kg Ca ha</w:t>
      </w:r>
      <w:r w:rsidRPr="3715F316" w:rsidR="5775B1D8">
        <w:rPr>
          <w:vertAlign w:val="superscript"/>
          <w:lang w:val="en-US"/>
        </w:rPr>
        <w:t>-1</w:t>
      </w:r>
      <w:r w:rsidRPr="3715F316" w:rsidR="5775B1D8">
        <w:rPr>
          <w:lang w:val="en-US"/>
        </w:rPr>
        <w:t xml:space="preserve"> year</w:t>
      </w:r>
      <w:r w:rsidRPr="3715F316" w:rsidR="5775B1D8">
        <w:rPr>
          <w:vertAlign w:val="superscript"/>
          <w:lang w:val="en-US"/>
        </w:rPr>
        <w:t>-1</w:t>
      </w:r>
      <w:r w:rsidRPr="3715F316" w:rsidR="5775B1D8">
        <w:rPr>
          <w:lang w:val="en-US"/>
        </w:rPr>
        <w:t xml:space="preserve">, Mg as </w:t>
      </w:r>
      <w:r w:rsidRPr="3715F316" w:rsidR="3BEADAA7">
        <w:rPr>
          <w:lang w:val="en-US"/>
        </w:rPr>
        <w:t>magnesium chloride (MgCl</w:t>
      </w:r>
      <w:r w:rsidRPr="3715F316" w:rsidR="3BEADAA7">
        <w:rPr>
          <w:vertAlign w:val="subscript"/>
          <w:lang w:val="en-US"/>
        </w:rPr>
        <w:t>2</w:t>
      </w:r>
      <w:r w:rsidRPr="3715F316" w:rsidR="3BEADAA7">
        <w:rPr>
          <w:lang w:val="en-US"/>
        </w:rPr>
        <w:t xml:space="preserve"> (hexahydrate)</w:t>
      </w:r>
      <w:r w:rsidRPr="3715F316" w:rsidR="1EF1431B">
        <w:rPr>
          <w:lang w:val="en-US"/>
        </w:rPr>
        <w:t>)</w:t>
      </w:r>
      <w:r w:rsidRPr="3715F316" w:rsidR="3BEADAA7">
        <w:rPr>
          <w:lang w:val="en-US"/>
        </w:rPr>
        <w:t xml:space="preserve"> at </w:t>
      </w:r>
      <w:r w:rsidRPr="3715F316" w:rsidR="3C9D3B38">
        <w:rPr>
          <w:lang w:val="en-US"/>
        </w:rPr>
        <w:t>50</w:t>
      </w:r>
      <w:r w:rsidRPr="3715F316" w:rsidR="3BEADAA7">
        <w:rPr>
          <w:lang w:val="en-US"/>
        </w:rPr>
        <w:t xml:space="preserve"> kg Mg ha</w:t>
      </w:r>
      <w:r w:rsidRPr="3715F316" w:rsidR="3BEADAA7">
        <w:rPr>
          <w:vertAlign w:val="superscript"/>
          <w:lang w:val="en-US"/>
        </w:rPr>
        <w:t>-1</w:t>
      </w:r>
      <w:r w:rsidRPr="3715F316" w:rsidR="3BEADAA7">
        <w:rPr>
          <w:lang w:val="en-US"/>
        </w:rPr>
        <w:t xml:space="preserve"> year</w:t>
      </w:r>
      <w:r w:rsidRPr="3715F316" w:rsidR="3BEADAA7">
        <w:rPr>
          <w:vertAlign w:val="superscript"/>
          <w:lang w:val="en-US"/>
        </w:rPr>
        <w:t>-1</w:t>
      </w:r>
      <w:r w:rsidRPr="3715F316" w:rsidR="3BEADAA7">
        <w:rPr>
          <w:lang w:val="en-US"/>
        </w:rPr>
        <w:t xml:space="preserve">, and K as </w:t>
      </w:r>
      <w:r w:rsidRPr="3715F316" w:rsidR="49F6FD8E">
        <w:rPr>
          <w:lang w:val="en-US"/>
        </w:rPr>
        <w:t>potassium carbonate (K</w:t>
      </w:r>
      <w:r w:rsidRPr="3715F316" w:rsidR="49F6FD8E">
        <w:rPr>
          <w:vertAlign w:val="subscript"/>
          <w:lang w:val="en-US"/>
        </w:rPr>
        <w:t>2</w:t>
      </w:r>
      <w:r w:rsidRPr="3715F316" w:rsidR="49F6FD8E">
        <w:rPr>
          <w:lang w:val="en-US"/>
        </w:rPr>
        <w:t>CO</w:t>
      </w:r>
      <w:r w:rsidRPr="3715F316" w:rsidR="49F6FD8E">
        <w:rPr>
          <w:vertAlign w:val="subscript"/>
          <w:lang w:val="en-US"/>
        </w:rPr>
        <w:t>3</w:t>
      </w:r>
      <w:r w:rsidRPr="3715F316" w:rsidR="49F6FD8E">
        <w:rPr>
          <w:lang w:val="en-US"/>
        </w:rPr>
        <w:t xml:space="preserve">) at </w:t>
      </w:r>
      <w:r w:rsidRPr="3715F316" w:rsidR="3C9D3B38">
        <w:rPr>
          <w:lang w:val="en-US"/>
        </w:rPr>
        <w:t>50</w:t>
      </w:r>
      <w:r w:rsidRPr="3715F316" w:rsidR="49F6FD8E">
        <w:rPr>
          <w:lang w:val="en-US"/>
        </w:rPr>
        <w:t xml:space="preserve"> kg K ha</w:t>
      </w:r>
      <w:r w:rsidRPr="3715F316" w:rsidR="49F6FD8E">
        <w:rPr>
          <w:vertAlign w:val="superscript"/>
          <w:lang w:val="en-US"/>
        </w:rPr>
        <w:t>-1</w:t>
      </w:r>
      <w:r w:rsidRPr="3715F316" w:rsidR="49F6FD8E">
        <w:rPr>
          <w:lang w:val="en-US"/>
        </w:rPr>
        <w:t xml:space="preserve"> year</w:t>
      </w:r>
      <w:r w:rsidRPr="3715F316" w:rsidR="49F6FD8E">
        <w:rPr>
          <w:vertAlign w:val="superscript"/>
          <w:lang w:val="en-US"/>
        </w:rPr>
        <w:t>-1</w:t>
      </w:r>
      <w:r w:rsidRPr="3715F316" w:rsidR="49F6FD8E">
        <w:rPr>
          <w:lang w:val="en-US"/>
        </w:rPr>
        <w:t>.</w:t>
      </w:r>
      <w:r w:rsidRPr="3715F316" w:rsidR="6A3DDBBE">
        <w:rPr>
          <w:lang w:val="en-US"/>
        </w:rPr>
        <w:t xml:space="preserve"> </w:t>
      </w:r>
      <w:r w:rsidRPr="3715F316" w:rsidR="450FE18C">
        <w:rPr>
          <w:lang w:val="en-US"/>
        </w:rPr>
        <w:t xml:space="preserve">Nutrients were applied in two-month intervals </w:t>
      </w:r>
      <w:r w:rsidRPr="3715F316" w:rsidR="14E71B1F">
        <w:rPr>
          <w:lang w:val="en-US"/>
        </w:rPr>
        <w:t>by firs</w:t>
      </w:r>
      <w:r w:rsidRPr="3715F316" w:rsidR="7460A759">
        <w:rPr>
          <w:lang w:val="en-US"/>
        </w:rPr>
        <w:t xml:space="preserve">t dissolving the salts in 50 </w:t>
      </w:r>
      <w:r w:rsidRPr="3715F316" w:rsidR="0F441BDF">
        <w:rPr>
          <w:lang w:val="en-US"/>
        </w:rPr>
        <w:t>c</w:t>
      </w:r>
      <w:r w:rsidRPr="3715F316" w:rsidR="7460A759">
        <w:rPr>
          <w:lang w:val="en-US"/>
        </w:rPr>
        <w:t xml:space="preserve">l </w:t>
      </w:r>
      <w:r w:rsidRPr="3715F316" w:rsidR="0F441BDF">
        <w:rPr>
          <w:lang w:val="en-US"/>
        </w:rPr>
        <w:t xml:space="preserve">of </w:t>
      </w:r>
      <w:r w:rsidRPr="3715F316" w:rsidR="3FECA5BB">
        <w:rPr>
          <w:lang w:val="en-US"/>
        </w:rPr>
        <w:t>rain</w:t>
      </w:r>
      <w:r w:rsidRPr="3715F316" w:rsidR="0F441BDF">
        <w:rPr>
          <w:lang w:val="en-US"/>
        </w:rPr>
        <w:t xml:space="preserve">water, after which they were homogeneously applied to the pots. </w:t>
      </w:r>
      <w:r w:rsidRPr="3715F316" w:rsidR="3FECA5BB">
        <w:rPr>
          <w:lang w:val="en-US"/>
        </w:rPr>
        <w:t xml:space="preserve">The control </w:t>
      </w:r>
      <w:r w:rsidRPr="3715F316" w:rsidR="7E698263">
        <w:rPr>
          <w:lang w:val="en-US"/>
        </w:rPr>
        <w:t xml:space="preserve">treatment consisted of applying </w:t>
      </w:r>
      <w:del w:author="Thomas Sibret" w:date="2025-03-12T10:18:22.735Z" w:id="1768308115">
        <w:r w:rsidRPr="3715F316" w:rsidDel="7E698263">
          <w:rPr>
            <w:lang w:val="en-US"/>
          </w:rPr>
          <w:delText xml:space="preserve">only </w:delText>
        </w:r>
      </w:del>
      <w:r w:rsidRPr="3715F316" w:rsidR="7E698263">
        <w:rPr>
          <w:lang w:val="en-US"/>
        </w:rPr>
        <w:t xml:space="preserve">50 cl of rainwater. </w:t>
      </w:r>
      <w:r w:rsidRPr="3715F316" w:rsidR="3CD17FDF">
        <w:rPr>
          <w:lang w:val="en-US"/>
        </w:rPr>
        <w:t>The first nutrient application</w:t>
      </w:r>
      <w:r w:rsidRPr="3715F316" w:rsidR="29CB186D">
        <w:rPr>
          <w:lang w:val="en-US"/>
        </w:rPr>
        <w:t xml:space="preserve"> took place 2 months after the </w:t>
      </w:r>
      <w:r w:rsidRPr="3715F316" w:rsidR="12E2122E">
        <w:rPr>
          <w:lang w:val="en-US"/>
        </w:rPr>
        <w:t>seedlings</w:t>
      </w:r>
      <w:r w:rsidRPr="3715F316" w:rsidR="29CB186D">
        <w:rPr>
          <w:lang w:val="en-US"/>
        </w:rPr>
        <w:t xml:space="preserve"> were </w:t>
      </w:r>
      <w:r w:rsidRPr="3715F316" w:rsidR="12E2122E">
        <w:rPr>
          <w:lang w:val="en-US"/>
        </w:rPr>
        <w:t>transplanted into the pots</w:t>
      </w:r>
      <w:r w:rsidRPr="3715F316" w:rsidR="4CA4A151">
        <w:rPr>
          <w:lang w:val="en-US"/>
        </w:rPr>
        <w:t xml:space="preserve"> (October 1, 2022). The last nutrient application </w:t>
      </w:r>
      <w:r w:rsidRPr="3715F316" w:rsidR="7A514CF7">
        <w:rPr>
          <w:lang w:val="en-US"/>
        </w:rPr>
        <w:t>was carried out on April 8, 2023,</w:t>
      </w:r>
      <w:r w:rsidRPr="3715F316" w:rsidR="6475DF86">
        <w:rPr>
          <w:lang w:val="en-US"/>
        </w:rPr>
        <w:t xml:space="preserve"> </w:t>
      </w:r>
      <w:r w:rsidRPr="3715F316" w:rsidR="561E9F96">
        <w:rPr>
          <w:lang w:val="en-US"/>
        </w:rPr>
        <w:t xml:space="preserve">ca. </w:t>
      </w:r>
      <w:r w:rsidRPr="3715F316" w:rsidR="622FC641">
        <w:rPr>
          <w:lang w:val="en-US"/>
        </w:rPr>
        <w:t>8 months after the transplantation of the seedlings</w:t>
      </w:r>
      <w:r w:rsidRPr="3715F316" w:rsidR="6475DF86">
        <w:rPr>
          <w:lang w:val="en-US"/>
        </w:rPr>
        <w:t>,</w:t>
      </w:r>
      <w:r w:rsidRPr="3715F316" w:rsidR="7A514CF7">
        <w:rPr>
          <w:lang w:val="en-US"/>
        </w:rPr>
        <w:t xml:space="preserve"> after which the</w:t>
      </w:r>
      <w:r w:rsidRPr="3715F316" w:rsidR="70180DD4">
        <w:rPr>
          <w:lang w:val="en-US"/>
        </w:rPr>
        <w:t xml:space="preserve"> experimental</w:t>
      </w:r>
      <w:r w:rsidRPr="3715F316" w:rsidR="7A514CF7">
        <w:rPr>
          <w:lang w:val="en-US"/>
        </w:rPr>
        <w:t xml:space="preserve"> site </w:t>
      </w:r>
      <w:r w:rsidRPr="3715F316" w:rsidR="70180DD4">
        <w:rPr>
          <w:lang w:val="en-US"/>
        </w:rPr>
        <w:t xml:space="preserve">became </w:t>
      </w:r>
      <w:r w:rsidRPr="3715F316" w:rsidR="7A514CF7">
        <w:rPr>
          <w:lang w:val="en-US"/>
        </w:rPr>
        <w:t>inaccessible for several months due</w:t>
      </w:r>
      <w:r w:rsidRPr="3715F316" w:rsidR="45E90BB9">
        <w:rPr>
          <w:lang w:val="en-US"/>
        </w:rPr>
        <w:t xml:space="preserve"> to</w:t>
      </w:r>
      <w:r w:rsidRPr="3715F316" w:rsidR="7A514CF7">
        <w:rPr>
          <w:lang w:val="en-US"/>
        </w:rPr>
        <w:t xml:space="preserve"> </w:t>
      </w:r>
      <w:r w:rsidRPr="3715F316" w:rsidR="45E90BB9">
        <w:rPr>
          <w:lang w:val="en-US"/>
        </w:rPr>
        <w:t>an ethnic conflict</w:t>
      </w:r>
      <w:r w:rsidRPr="3715F316" w:rsidR="43965B48">
        <w:rPr>
          <w:lang w:val="en-US"/>
        </w:rPr>
        <w:t xml:space="preserve"> in the region</w:t>
      </w:r>
      <w:r w:rsidRPr="3715F316" w:rsidR="4C0A6AC9">
        <w:rPr>
          <w:lang w:val="en-US"/>
        </w:rPr>
        <w:t xml:space="preserve">. </w:t>
      </w:r>
    </w:p>
    <w:p w:rsidRPr="005160BB" w:rsidR="00540102" w:rsidP="00F85FC5" w:rsidRDefault="00540102" w14:paraId="3B98C81C" w14:textId="6E5B3117">
      <w:pPr>
        <w:pStyle w:val="ListParagraph"/>
        <w:numPr>
          <w:ilvl w:val="1"/>
          <w:numId w:val="2"/>
        </w:numPr>
        <w:spacing w:line="480" w:lineRule="auto"/>
        <w:rPr>
          <w:rFonts w:cstheme="minorHAnsi"/>
          <w:lang w:val="en-US"/>
        </w:rPr>
      </w:pPr>
      <w:r w:rsidRPr="005160BB">
        <w:rPr>
          <w:rFonts w:cstheme="minorHAnsi"/>
          <w:lang w:val="en-US"/>
        </w:rPr>
        <w:t>Follow-up</w:t>
      </w:r>
    </w:p>
    <w:p w:rsidRPr="005160BB" w:rsidR="00332813" w:rsidP="407EA131" w:rsidRDefault="437FFC94" w14:paraId="60ADE95E" w14:textId="63F75FB9">
      <w:pPr>
        <w:spacing w:line="480" w:lineRule="auto"/>
        <w:jc w:val="both"/>
        <w:rPr>
          <w:lang w:val="en-US"/>
        </w:rPr>
      </w:pPr>
      <w:r w:rsidRPr="407EA131">
        <w:rPr>
          <w:lang w:val="en-US"/>
        </w:rPr>
        <w:t>Every two weeks</w:t>
      </w:r>
      <w:r w:rsidRPr="407EA131" w:rsidR="1F158868">
        <w:rPr>
          <w:lang w:val="en-US"/>
        </w:rPr>
        <w:t>,</w:t>
      </w:r>
      <w:r w:rsidRPr="407EA131">
        <w:rPr>
          <w:lang w:val="en-US"/>
        </w:rPr>
        <w:t xml:space="preserve"> plant diameter and height were measured using, respectively, a digital caliper and a tape measure. </w:t>
      </w:r>
      <w:r w:rsidR="00D86387">
        <w:rPr>
          <w:lang w:val="en-US"/>
        </w:rPr>
        <w:t xml:space="preserve">Plant diameters were measured at </w:t>
      </w:r>
      <w:r w:rsidR="004B19B4">
        <w:rPr>
          <w:lang w:val="en-US"/>
        </w:rPr>
        <w:t xml:space="preserve">the </w:t>
      </w:r>
      <w:r w:rsidR="00D7673A">
        <w:rPr>
          <w:lang w:val="en-US"/>
        </w:rPr>
        <w:t>root collar</w:t>
      </w:r>
      <w:r w:rsidR="00D86387">
        <w:rPr>
          <w:lang w:val="en-US"/>
        </w:rPr>
        <w:t xml:space="preserve">. </w:t>
      </w:r>
      <w:r w:rsidRPr="407EA131" w:rsidR="64AC1DAB">
        <w:rPr>
          <w:lang w:val="en-US"/>
        </w:rPr>
        <w:t xml:space="preserve">These measurements started on </w:t>
      </w:r>
      <w:r w:rsidRPr="407EA131" w:rsidR="386119D5">
        <w:rPr>
          <w:lang w:val="en-US"/>
        </w:rPr>
        <w:t xml:space="preserve">October </w:t>
      </w:r>
      <w:r w:rsidRPr="407EA131" w:rsidR="508796DC">
        <w:rPr>
          <w:lang w:val="en-US"/>
        </w:rPr>
        <w:t xml:space="preserve">1, </w:t>
      </w:r>
      <w:r w:rsidRPr="407EA131" w:rsidR="386119D5">
        <w:rPr>
          <w:lang w:val="en-US"/>
        </w:rPr>
        <w:t>2022</w:t>
      </w:r>
      <w:r w:rsidRPr="407EA131" w:rsidR="64AC1DAB">
        <w:rPr>
          <w:lang w:val="en-US"/>
        </w:rPr>
        <w:t xml:space="preserve"> (</w:t>
      </w:r>
      <w:r w:rsidRPr="407EA131" w:rsidR="508796DC">
        <w:rPr>
          <w:lang w:val="en-US"/>
        </w:rPr>
        <w:t xml:space="preserve">the </w:t>
      </w:r>
      <w:r w:rsidRPr="407EA131" w:rsidR="64AC1DAB">
        <w:rPr>
          <w:lang w:val="en-US"/>
        </w:rPr>
        <w:t xml:space="preserve">day of the first nutrient application) and continued until </w:t>
      </w:r>
      <w:r w:rsidRPr="407EA131" w:rsidR="386119D5">
        <w:rPr>
          <w:lang w:val="en-US"/>
        </w:rPr>
        <w:t xml:space="preserve">September </w:t>
      </w:r>
      <w:r w:rsidRPr="407EA131" w:rsidR="508796DC">
        <w:rPr>
          <w:lang w:val="en-US"/>
        </w:rPr>
        <w:t xml:space="preserve">30, </w:t>
      </w:r>
      <w:r w:rsidRPr="407EA131" w:rsidR="386119D5">
        <w:rPr>
          <w:lang w:val="en-US"/>
        </w:rPr>
        <w:t>2023</w:t>
      </w:r>
      <w:r w:rsidRPr="407EA131" w:rsidR="64AC1DAB">
        <w:rPr>
          <w:lang w:val="en-US"/>
        </w:rPr>
        <w:t xml:space="preserve">. </w:t>
      </w:r>
      <w:r w:rsidRPr="407EA131" w:rsidR="76B6BF3A">
        <w:rPr>
          <w:lang w:val="en-US"/>
        </w:rPr>
        <w:t>On each</w:t>
      </w:r>
      <w:r w:rsidRPr="407EA131" w:rsidR="6124DC02">
        <w:rPr>
          <w:lang w:val="en-US"/>
        </w:rPr>
        <w:t xml:space="preserve"> visit,</w:t>
      </w:r>
      <w:r w:rsidRPr="407EA131" w:rsidR="0F412482">
        <w:rPr>
          <w:lang w:val="en-US"/>
        </w:rPr>
        <w:t xml:space="preserve"> </w:t>
      </w:r>
      <w:r w:rsidRPr="0096216E" w:rsidR="76B6BF3A">
        <w:rPr>
          <w:lang w:val="en-US"/>
        </w:rPr>
        <w:t>dead plants were replaced by new</w:t>
      </w:r>
      <w:r w:rsidRPr="0096216E" w:rsidR="449C1FC4">
        <w:rPr>
          <w:lang w:val="en-US"/>
        </w:rPr>
        <w:t xml:space="preserve"> individuals sourced</w:t>
      </w:r>
      <w:r w:rsidRPr="0096216E" w:rsidR="76B6BF3A">
        <w:rPr>
          <w:lang w:val="en-US"/>
        </w:rPr>
        <w:t xml:space="preserve"> from the nursery</w:t>
      </w:r>
      <w:r w:rsidRPr="0096216E" w:rsidR="46F191D5">
        <w:rPr>
          <w:lang w:val="en-US"/>
        </w:rPr>
        <w:t>. In total</w:t>
      </w:r>
      <w:r w:rsidRPr="0096216E" w:rsidR="36B07A3F">
        <w:rPr>
          <w:lang w:val="en-US"/>
        </w:rPr>
        <w:t xml:space="preserve">, </w:t>
      </w:r>
      <w:r w:rsidRPr="0096216E" w:rsidR="3F8B4579">
        <w:rPr>
          <w:lang w:val="en-US"/>
        </w:rPr>
        <w:t>30</w:t>
      </w:r>
      <w:r w:rsidRPr="0096216E" w:rsidR="189BC16A">
        <w:rPr>
          <w:lang w:val="en-US"/>
        </w:rPr>
        <w:t xml:space="preserve"> plants were replaced</w:t>
      </w:r>
      <w:r w:rsidRPr="0096216E" w:rsidR="3BE3140B">
        <w:rPr>
          <w:lang w:val="en-US"/>
        </w:rPr>
        <w:t xml:space="preserve"> during</w:t>
      </w:r>
      <w:r w:rsidRPr="0096216E" w:rsidR="3F8B4579">
        <w:rPr>
          <w:lang w:val="en-US"/>
        </w:rPr>
        <w:t xml:space="preserve"> this </w:t>
      </w:r>
      <w:r w:rsidRPr="0096216E" w:rsidR="25FD566B">
        <w:rPr>
          <w:lang w:val="en-US"/>
        </w:rPr>
        <w:t xml:space="preserve">1-year </w:t>
      </w:r>
      <w:r w:rsidRPr="0096216E" w:rsidR="3F8B4579">
        <w:rPr>
          <w:lang w:val="en-US"/>
        </w:rPr>
        <w:t>period</w:t>
      </w:r>
      <w:r w:rsidRPr="0096216E" w:rsidR="719D1782">
        <w:rPr>
          <w:lang w:val="en-US"/>
        </w:rPr>
        <w:t xml:space="preserve">. </w:t>
      </w:r>
      <w:r w:rsidRPr="0096216E" w:rsidR="4A7FE439">
        <w:rPr>
          <w:lang w:val="en-US"/>
        </w:rPr>
        <w:t>Plants that were newly transplanted to replace dead ones were omitted from data analyses up to 3 visits (i.e. 6 weeks) after the transplantation date, allowing</w:t>
      </w:r>
      <w:r w:rsidRPr="407EA131" w:rsidR="4A7FE439">
        <w:rPr>
          <w:lang w:val="en-US"/>
        </w:rPr>
        <w:t xml:space="preserve"> enough time for new establishment and nutrient uptake. </w:t>
      </w:r>
      <w:r w:rsidRPr="407EA131" w:rsidR="71444943">
        <w:rPr>
          <w:lang w:val="en-US"/>
        </w:rPr>
        <w:t xml:space="preserve">From the </w:t>
      </w:r>
      <w:r w:rsidRPr="407EA131" w:rsidR="36BA9651">
        <w:rPr>
          <w:lang w:val="en-US"/>
        </w:rPr>
        <w:t xml:space="preserve">onset of the ethnic conflict in April 2023, measurements became more irregular, </w:t>
      </w:r>
      <w:r w:rsidRPr="407EA131" w:rsidR="704F3E4C">
        <w:rPr>
          <w:lang w:val="en-US"/>
        </w:rPr>
        <w:t xml:space="preserve">with up to </w:t>
      </w:r>
      <w:r w:rsidRPr="407EA131" w:rsidR="49AA3C9D">
        <w:rPr>
          <w:lang w:val="en-US"/>
        </w:rPr>
        <w:t>8</w:t>
      </w:r>
      <w:r w:rsidRPr="407EA131" w:rsidR="704F3E4C">
        <w:rPr>
          <w:lang w:val="en-US"/>
        </w:rPr>
        <w:t>-</w:t>
      </w:r>
      <w:r w:rsidRPr="407EA131" w:rsidR="25762141">
        <w:rPr>
          <w:lang w:val="en-US"/>
        </w:rPr>
        <w:t>week</w:t>
      </w:r>
      <w:r w:rsidRPr="407EA131" w:rsidR="704F3E4C">
        <w:rPr>
          <w:lang w:val="en-US"/>
        </w:rPr>
        <w:t xml:space="preserve"> data gaps. </w:t>
      </w:r>
    </w:p>
    <w:p w:rsidRPr="005160BB" w:rsidR="004019A9" w:rsidP="00F85FC5" w:rsidRDefault="652195DD" w14:paraId="308CFBAD" w14:textId="77A5D7AB">
      <w:pPr>
        <w:spacing w:line="480" w:lineRule="auto"/>
        <w:jc w:val="both"/>
        <w:rPr>
          <w:rFonts w:cstheme="minorHAnsi"/>
          <w:lang w:val="en-US"/>
        </w:rPr>
      </w:pPr>
      <w:r w:rsidRPr="005160BB">
        <w:rPr>
          <w:rFonts w:cstheme="minorHAnsi"/>
          <w:lang w:val="en-US"/>
        </w:rPr>
        <w:t xml:space="preserve">Leaf </w:t>
      </w:r>
      <w:r w:rsidRPr="005160BB" w:rsidR="007F3E5E">
        <w:rPr>
          <w:rFonts w:cstheme="minorHAnsi"/>
          <w:lang w:val="en-US"/>
        </w:rPr>
        <w:t>chlorophyll fluorescence</w:t>
      </w:r>
      <w:r w:rsidRPr="005160BB">
        <w:rPr>
          <w:rFonts w:cstheme="minorHAnsi"/>
          <w:lang w:val="en-US"/>
        </w:rPr>
        <w:t xml:space="preserve"> and stomatal conductance were measured on March 9, 10, and 12, 2023, using a </w:t>
      </w:r>
      <w:r w:rsidRPr="005160BB" w:rsidR="5B92E32B">
        <w:rPr>
          <w:rFonts w:cstheme="minorHAnsi"/>
          <w:lang w:val="en-US"/>
        </w:rPr>
        <w:t>porometer-fluorometer (LI-600, LI-COR</w:t>
      </w:r>
      <w:r w:rsidRPr="005160BB" w:rsidR="1097CF30">
        <w:rPr>
          <w:rFonts w:cstheme="minorHAnsi"/>
          <w:lang w:val="en-US"/>
        </w:rPr>
        <w:t xml:space="preserve"> Biosciences, Lincoln, Nebraska, USA).</w:t>
      </w:r>
      <w:r w:rsidRPr="005160BB" w:rsidR="726C45E6">
        <w:rPr>
          <w:rFonts w:cstheme="minorHAnsi"/>
          <w:lang w:val="en-US"/>
        </w:rPr>
        <w:t xml:space="preserve"> </w:t>
      </w:r>
      <w:r w:rsidRPr="005160BB" w:rsidR="13DCD8C5">
        <w:rPr>
          <w:rFonts w:cstheme="minorHAnsi"/>
          <w:lang w:val="en-US"/>
        </w:rPr>
        <w:t xml:space="preserve">Per measuring campaign, all </w:t>
      </w:r>
      <w:r w:rsidRPr="005160BB" w:rsidR="2A8421E3">
        <w:rPr>
          <w:rFonts w:cstheme="minorHAnsi"/>
          <w:lang w:val="en-US"/>
        </w:rPr>
        <w:t>plants were</w:t>
      </w:r>
      <w:r w:rsidRPr="005160BB" w:rsidR="57C4F735">
        <w:rPr>
          <w:rFonts w:cstheme="minorHAnsi"/>
          <w:lang w:val="en-US"/>
        </w:rPr>
        <w:t xml:space="preserve"> measured </w:t>
      </w:r>
      <w:r w:rsidRPr="005160BB" w:rsidR="08CA4846">
        <w:rPr>
          <w:rFonts w:cstheme="minorHAnsi"/>
          <w:lang w:val="en-US"/>
        </w:rPr>
        <w:t>between 9</w:t>
      </w:r>
      <w:r w:rsidRPr="005160BB" w:rsidR="57C4F735">
        <w:rPr>
          <w:rFonts w:cstheme="minorHAnsi"/>
          <w:lang w:val="en-US"/>
        </w:rPr>
        <w:t xml:space="preserve"> am </w:t>
      </w:r>
      <w:r w:rsidRPr="005160BB" w:rsidR="08CA4846">
        <w:rPr>
          <w:rFonts w:cstheme="minorHAnsi"/>
          <w:lang w:val="en-US"/>
        </w:rPr>
        <w:t xml:space="preserve">and </w:t>
      </w:r>
      <w:r w:rsidRPr="005160BB" w:rsidR="57C4F735">
        <w:rPr>
          <w:rFonts w:cstheme="minorHAnsi"/>
          <w:lang w:val="en-US"/>
        </w:rPr>
        <w:t>12 pm</w:t>
      </w:r>
      <w:r w:rsidRPr="005160BB" w:rsidR="4F8A2797">
        <w:rPr>
          <w:rFonts w:cstheme="minorHAnsi"/>
          <w:lang w:val="en-US"/>
        </w:rPr>
        <w:t xml:space="preserve">, measuring </w:t>
      </w:r>
      <w:r w:rsidRPr="005160BB" w:rsidR="3D72AA5C">
        <w:rPr>
          <w:rFonts w:cstheme="minorHAnsi"/>
          <w:lang w:val="en-US"/>
        </w:rPr>
        <w:t>one</w:t>
      </w:r>
      <w:r w:rsidRPr="005160BB" w:rsidR="4F8A2797">
        <w:rPr>
          <w:rFonts w:cstheme="minorHAnsi"/>
          <w:lang w:val="en-US"/>
        </w:rPr>
        <w:t xml:space="preserve"> random position on </w:t>
      </w:r>
      <w:r w:rsidRPr="005160BB" w:rsidR="6531B1D5">
        <w:rPr>
          <w:rFonts w:cstheme="minorHAnsi"/>
          <w:lang w:val="en-US"/>
        </w:rPr>
        <w:t>one</w:t>
      </w:r>
      <w:r w:rsidRPr="005160BB" w:rsidR="4F8A2797">
        <w:rPr>
          <w:rFonts w:cstheme="minorHAnsi"/>
          <w:lang w:val="en-US"/>
        </w:rPr>
        <w:t xml:space="preserve"> </w:t>
      </w:r>
      <w:r w:rsidRPr="005160BB" w:rsidR="4F8A2797">
        <w:rPr>
          <w:rFonts w:cstheme="minorHAnsi"/>
          <w:lang w:val="en-US"/>
        </w:rPr>
        <w:t>mature</w:t>
      </w:r>
      <w:r w:rsidRPr="005160BB" w:rsidR="6531B1D5">
        <w:rPr>
          <w:rFonts w:cstheme="minorHAnsi"/>
          <w:lang w:val="en-US"/>
        </w:rPr>
        <w:t>, sun-lit leaf per plant.</w:t>
      </w:r>
      <w:r w:rsidRPr="005160BB" w:rsidR="3E58B93A">
        <w:rPr>
          <w:rFonts w:cstheme="minorHAnsi"/>
          <w:lang w:val="en-US"/>
        </w:rPr>
        <w:t xml:space="preserve"> </w:t>
      </w:r>
      <w:r w:rsidRPr="005160BB" w:rsidR="00520188">
        <w:rPr>
          <w:rFonts w:cstheme="minorHAnsi"/>
          <w:lang w:val="en-US"/>
        </w:rPr>
        <w:t>The three i</w:t>
      </w:r>
      <w:r w:rsidRPr="005160BB" w:rsidR="3E58B93A">
        <w:rPr>
          <w:rFonts w:cstheme="minorHAnsi"/>
          <w:lang w:val="en-US"/>
        </w:rPr>
        <w:t xml:space="preserve">ndividual measurements </w:t>
      </w:r>
      <w:r w:rsidRPr="005160BB" w:rsidR="00520188">
        <w:rPr>
          <w:rFonts w:cstheme="minorHAnsi"/>
          <w:lang w:val="en-US"/>
        </w:rPr>
        <w:t xml:space="preserve">per plant </w:t>
      </w:r>
      <w:r w:rsidRPr="005160BB" w:rsidR="3E58B93A">
        <w:rPr>
          <w:rFonts w:cstheme="minorHAnsi"/>
          <w:lang w:val="en-US"/>
        </w:rPr>
        <w:t xml:space="preserve">were subsequently averaged </w:t>
      </w:r>
      <w:r w:rsidRPr="005160BB" w:rsidR="2BAA3B86">
        <w:rPr>
          <w:rFonts w:cstheme="minorHAnsi"/>
          <w:lang w:val="en-US"/>
        </w:rPr>
        <w:t>through time</w:t>
      </w:r>
      <w:r w:rsidRPr="005160BB" w:rsidR="00C9251F">
        <w:rPr>
          <w:rFonts w:cstheme="minorHAnsi"/>
          <w:lang w:val="en-US"/>
        </w:rPr>
        <w:t xml:space="preserve">, resulting in one plant-level </w:t>
      </w:r>
      <w:r w:rsidRPr="005160BB" w:rsidR="00501B5F">
        <w:rPr>
          <w:rFonts w:cstheme="minorHAnsi"/>
          <w:lang w:val="en-US"/>
        </w:rPr>
        <w:t>mean</w:t>
      </w:r>
      <w:r w:rsidRPr="005160BB" w:rsidR="00C9251F">
        <w:rPr>
          <w:rFonts w:cstheme="minorHAnsi"/>
          <w:lang w:val="en-US"/>
        </w:rPr>
        <w:t xml:space="preserve"> value.</w:t>
      </w:r>
    </w:p>
    <w:p w:rsidRPr="005160BB" w:rsidR="00486CEF" w:rsidP="3715F316" w:rsidRDefault="39E22D6B" w14:paraId="78FA49FF" w14:textId="4DF63821">
      <w:pPr>
        <w:spacing w:line="480" w:lineRule="auto"/>
        <w:jc w:val="both"/>
        <w:rPr>
          <w:rFonts w:cs="Calibri" w:cstheme="minorAscii"/>
          <w:lang w:val="en-US"/>
        </w:rPr>
      </w:pPr>
      <w:r w:rsidRPr="3715F316" w:rsidR="349F9402">
        <w:rPr>
          <w:rFonts w:cs="Calibri" w:cstheme="minorAscii"/>
          <w:lang w:val="en-US"/>
        </w:rPr>
        <w:t>Leaf thickness was measured for each plant on March 14, 2023, using a digital</w:t>
      </w:r>
      <w:r w:rsidRPr="3715F316" w:rsidR="35CA475D">
        <w:rPr>
          <w:rFonts w:cs="Calibri" w:cstheme="minorAscii"/>
          <w:lang w:val="en-US"/>
        </w:rPr>
        <w:t xml:space="preserve"> external</w:t>
      </w:r>
      <w:r w:rsidRPr="3715F316" w:rsidR="349F9402">
        <w:rPr>
          <w:rFonts w:cs="Calibri" w:cstheme="minorAscii"/>
          <w:lang w:val="en-US"/>
        </w:rPr>
        <w:t xml:space="preserve"> micrometer</w:t>
      </w:r>
      <w:r w:rsidRPr="3715F316" w:rsidR="35CA475D">
        <w:rPr>
          <w:rFonts w:cs="Calibri" w:cstheme="minorAscii"/>
          <w:lang w:val="en-US"/>
        </w:rPr>
        <w:t xml:space="preserve"> (</w:t>
      </w:r>
      <w:r w:rsidRPr="3715F316" w:rsidR="17F73890">
        <w:rPr>
          <w:rFonts w:cs="Calibri" w:cstheme="minorAscii"/>
          <w:lang w:val="en-US"/>
        </w:rPr>
        <w:t xml:space="preserve">resolution = 1 µm, </w:t>
      </w:r>
      <w:r w:rsidRPr="3715F316" w:rsidR="1EAC2F77">
        <w:rPr>
          <w:rFonts w:cs="Calibri" w:cstheme="minorAscii"/>
          <w:lang w:val="en-US"/>
        </w:rPr>
        <w:t xml:space="preserve">RS PRO, </w:t>
      </w:r>
      <w:r w:rsidRPr="3715F316" w:rsidR="199FC166">
        <w:rPr>
          <w:rFonts w:eastAsia="游明朝" w:eastAsiaTheme="minorEastAsia"/>
          <w:lang w:val="en-US"/>
        </w:rPr>
        <w:t>Corby, United Kingdom</w:t>
      </w:r>
      <w:r w:rsidRPr="3715F316" w:rsidR="35CA475D">
        <w:rPr>
          <w:rFonts w:cs="Calibri" w:cstheme="minorAscii"/>
          <w:lang w:val="en-US"/>
        </w:rPr>
        <w:t>)</w:t>
      </w:r>
      <w:r w:rsidRPr="3715F316" w:rsidR="349F9402">
        <w:rPr>
          <w:rFonts w:cs="Calibri" w:cstheme="minorAscii"/>
          <w:lang w:val="en-US"/>
        </w:rPr>
        <w:t xml:space="preserve">. Three randomly selected leaves per plant were assessed at two points </w:t>
      </w:r>
      <w:r w:rsidRPr="3715F316" w:rsidR="36A7E1D2">
        <w:rPr>
          <w:rFonts w:cs="Calibri" w:cstheme="minorAscii"/>
          <w:lang w:val="en-US"/>
        </w:rPr>
        <w:t>per leaf</w:t>
      </w:r>
      <w:r w:rsidRPr="3715F316" w:rsidR="349F9402">
        <w:rPr>
          <w:rFonts w:cs="Calibri" w:cstheme="minorAscii"/>
          <w:lang w:val="en-US"/>
        </w:rPr>
        <w:t xml:space="preserve">, avoiding veins. Plant-level means were </w:t>
      </w:r>
      <w:r w:rsidRPr="3715F316" w:rsidR="349F9402">
        <w:rPr>
          <w:rFonts w:cs="Calibri" w:cstheme="minorAscii"/>
          <w:lang w:val="en-US"/>
        </w:rPr>
        <w:t>determined</w:t>
      </w:r>
      <w:r w:rsidRPr="3715F316" w:rsidR="349F9402">
        <w:rPr>
          <w:rFonts w:cs="Calibri" w:cstheme="minorAscii"/>
          <w:lang w:val="en-US"/>
        </w:rPr>
        <w:t xml:space="preserve"> by first averaging measurements per leaf, followed by averaging </w:t>
      </w:r>
      <w:ins w:author="Thomas Sibret" w:date="2025-03-12T10:27:27.168Z" w:id="985875171">
        <w:r w:rsidRPr="3715F316" w:rsidR="5C9ECC59">
          <w:rPr>
            <w:rFonts w:cs="Calibri" w:cstheme="minorAscii"/>
            <w:lang w:val="en-US"/>
          </w:rPr>
          <w:t xml:space="preserve">across </w:t>
        </w:r>
      </w:ins>
      <w:r w:rsidRPr="3715F316" w:rsidR="349F9402">
        <w:rPr>
          <w:rFonts w:cs="Calibri" w:cstheme="minorAscii"/>
          <w:lang w:val="en-US"/>
        </w:rPr>
        <w:t>the three leaves.</w:t>
      </w:r>
      <w:r w:rsidRPr="3715F316" w:rsidR="2ACFE3CE">
        <w:rPr>
          <w:rFonts w:cs="Calibri" w:cstheme="minorAscii"/>
          <w:lang w:val="en-US"/>
        </w:rPr>
        <w:t xml:space="preserve"> </w:t>
      </w:r>
    </w:p>
    <w:p w:rsidRPr="005160BB" w:rsidR="00B16D25" w:rsidP="00F85FC5" w:rsidRDefault="009B32C6" w14:paraId="78EF5DEF" w14:textId="601DA5DE">
      <w:pPr>
        <w:pStyle w:val="ListParagraph"/>
        <w:numPr>
          <w:ilvl w:val="1"/>
          <w:numId w:val="2"/>
        </w:numPr>
        <w:spacing w:line="480" w:lineRule="auto"/>
        <w:rPr>
          <w:rFonts w:cstheme="minorHAnsi"/>
          <w:lang w:val="en-US"/>
        </w:rPr>
      </w:pPr>
      <w:r w:rsidRPr="005160BB">
        <w:rPr>
          <w:rFonts w:cstheme="minorHAnsi"/>
          <w:lang w:val="en-US"/>
        </w:rPr>
        <w:t>Final harvest</w:t>
      </w:r>
    </w:p>
    <w:p w:rsidRPr="005160BB" w:rsidR="00663C55" w:rsidP="407EA131" w:rsidRDefault="264CC98F" w14:paraId="61471DA6" w14:textId="2B5599A5">
      <w:pPr>
        <w:spacing w:line="480" w:lineRule="auto"/>
        <w:jc w:val="both"/>
        <w:rPr>
          <w:lang w:val="en-US"/>
        </w:rPr>
      </w:pPr>
      <w:r w:rsidRPr="3715F316" w:rsidR="14B39D5A">
        <w:rPr>
          <w:lang w:val="en-US"/>
        </w:rPr>
        <w:t xml:space="preserve">On February 12, 2024, the </w:t>
      </w:r>
      <w:r w:rsidRPr="3715F316" w:rsidR="6249C687">
        <w:rPr>
          <w:lang w:val="en-US"/>
        </w:rPr>
        <w:t>complete experiment was harvested, collecting all leaves, stems</w:t>
      </w:r>
      <w:r w:rsidRPr="3715F316" w:rsidR="12310F76">
        <w:rPr>
          <w:lang w:val="en-US"/>
        </w:rPr>
        <w:t xml:space="preserve"> (termed ‘wood’)</w:t>
      </w:r>
      <w:r w:rsidRPr="3715F316" w:rsidR="6249C687">
        <w:rPr>
          <w:lang w:val="en-US"/>
        </w:rPr>
        <w:t xml:space="preserve">, and roots of the plants. </w:t>
      </w:r>
      <w:r w:rsidRPr="3715F316" w:rsidR="747D2E10">
        <w:rPr>
          <w:lang w:val="en-US"/>
        </w:rPr>
        <w:t xml:space="preserve">The </w:t>
      </w:r>
      <w:r w:rsidRPr="3715F316" w:rsidR="45B42235">
        <w:rPr>
          <w:lang w:val="en-US"/>
        </w:rPr>
        <w:t xml:space="preserve">ethnic </w:t>
      </w:r>
      <w:r w:rsidRPr="3715F316" w:rsidR="747D2E10">
        <w:rPr>
          <w:lang w:val="en-US"/>
        </w:rPr>
        <w:t>conflict caused a</w:t>
      </w:r>
      <w:r w:rsidRPr="3715F316" w:rsidR="00BC5F3B">
        <w:rPr>
          <w:lang w:val="en-US"/>
        </w:rPr>
        <w:t xml:space="preserve"> long absence and lack of surveillance </w:t>
      </w:r>
      <w:r w:rsidRPr="3715F316" w:rsidR="747D2E10">
        <w:rPr>
          <w:lang w:val="en-US"/>
        </w:rPr>
        <w:t>starting from October 2023 up to the harvesting date</w:t>
      </w:r>
      <w:r w:rsidRPr="3715F316" w:rsidR="6A184372">
        <w:rPr>
          <w:lang w:val="en-US"/>
        </w:rPr>
        <w:t xml:space="preserve">, resulting in </w:t>
      </w:r>
      <w:r w:rsidRPr="3715F316" w:rsidR="6FFAEF23">
        <w:rPr>
          <w:lang w:val="en-US"/>
        </w:rPr>
        <w:t xml:space="preserve">severe </w:t>
      </w:r>
      <w:r w:rsidRPr="3715F316" w:rsidR="6A184372">
        <w:rPr>
          <w:lang w:val="en-US"/>
        </w:rPr>
        <w:t xml:space="preserve">drought </w:t>
      </w:r>
      <w:r w:rsidRPr="3715F316" w:rsidR="6FFAEF23">
        <w:rPr>
          <w:lang w:val="en-US"/>
        </w:rPr>
        <w:t xml:space="preserve">stress </w:t>
      </w:r>
      <w:r w:rsidRPr="3715F316" w:rsidR="6A184372">
        <w:rPr>
          <w:lang w:val="en-US"/>
        </w:rPr>
        <w:t xml:space="preserve">in </w:t>
      </w:r>
      <w:r w:rsidRPr="3715F316" w:rsidR="4EFF2F22">
        <w:rPr>
          <w:lang w:val="en-US"/>
        </w:rPr>
        <w:t>some</w:t>
      </w:r>
      <w:r w:rsidRPr="3715F316" w:rsidR="6A184372">
        <w:rPr>
          <w:lang w:val="en-US"/>
        </w:rPr>
        <w:t xml:space="preserve"> pots and </w:t>
      </w:r>
      <w:r w:rsidRPr="3715F316" w:rsidR="6F1D29FE">
        <w:rPr>
          <w:lang w:val="en-US"/>
        </w:rPr>
        <w:t>the loss of 15 plants.</w:t>
      </w:r>
      <w:r w:rsidRPr="3715F316" w:rsidR="747D2E10">
        <w:rPr>
          <w:lang w:val="en-US"/>
        </w:rPr>
        <w:t xml:space="preserve"> </w:t>
      </w:r>
      <w:r w:rsidRPr="3715F316" w:rsidR="3261CAF5">
        <w:rPr>
          <w:lang w:val="en-US"/>
        </w:rPr>
        <w:t xml:space="preserve">Of each plant, </w:t>
      </w:r>
      <w:r w:rsidRPr="3715F316" w:rsidR="7D2826AA">
        <w:rPr>
          <w:lang w:val="en-US"/>
        </w:rPr>
        <w:t>all leaves were collected</w:t>
      </w:r>
      <w:r w:rsidRPr="3715F316" w:rsidR="1935617C">
        <w:rPr>
          <w:lang w:val="en-US"/>
        </w:rPr>
        <w:t xml:space="preserve">, as well as </w:t>
      </w:r>
      <w:r w:rsidRPr="3715F316" w:rsidR="772B0A92">
        <w:rPr>
          <w:lang w:val="en-US"/>
        </w:rPr>
        <w:t xml:space="preserve">ca. </w:t>
      </w:r>
      <w:r w:rsidRPr="3715F316" w:rsidR="19247E87">
        <w:rPr>
          <w:lang w:val="en-US"/>
        </w:rPr>
        <w:t>100</w:t>
      </w:r>
      <w:r w:rsidRPr="3715F316" w:rsidR="772B0A92">
        <w:rPr>
          <w:lang w:val="en-US"/>
        </w:rPr>
        <w:t xml:space="preserve"> g of </w:t>
      </w:r>
      <w:r w:rsidRPr="3715F316" w:rsidR="12310F76">
        <w:rPr>
          <w:lang w:val="en-US"/>
        </w:rPr>
        <w:t>wood</w:t>
      </w:r>
      <w:r w:rsidRPr="3715F316" w:rsidR="772B0A92">
        <w:rPr>
          <w:lang w:val="en-US"/>
        </w:rPr>
        <w:t>-</w:t>
      </w:r>
      <w:r w:rsidRPr="3715F316" w:rsidR="53380075">
        <w:rPr>
          <w:lang w:val="en-US"/>
        </w:rPr>
        <w:t xml:space="preserve"> and root</w:t>
      </w:r>
      <w:r w:rsidRPr="3715F316" w:rsidR="772B0A92">
        <w:rPr>
          <w:lang w:val="en-US"/>
        </w:rPr>
        <w:t xml:space="preserve"> tissue. </w:t>
      </w:r>
      <w:r w:rsidRPr="3715F316" w:rsidR="1935617C">
        <w:rPr>
          <w:lang w:val="en-US"/>
        </w:rPr>
        <w:t xml:space="preserve">All tissues </w:t>
      </w:r>
      <w:r w:rsidRPr="3715F316" w:rsidR="1CD43D40">
        <w:rPr>
          <w:lang w:val="en-US"/>
        </w:rPr>
        <w:t>were</w:t>
      </w:r>
      <w:r w:rsidRPr="3715F316" w:rsidR="1A48B50C">
        <w:rPr>
          <w:lang w:val="en-US"/>
        </w:rPr>
        <w:t xml:space="preserve"> </w:t>
      </w:r>
      <w:r w:rsidRPr="3715F316" w:rsidR="1CD43D40">
        <w:rPr>
          <w:lang w:val="en-US"/>
        </w:rPr>
        <w:t>oven-dried at 55</w:t>
      </w:r>
      <w:r w:rsidRPr="3715F316" w:rsidR="2DEEA4FB">
        <w:rPr>
          <w:lang w:val="en-US"/>
        </w:rPr>
        <w:t xml:space="preserve"> °C for 24 h</w:t>
      </w:r>
      <w:r w:rsidRPr="3715F316" w:rsidR="7FAE60E8">
        <w:rPr>
          <w:lang w:val="en-US"/>
        </w:rPr>
        <w:t xml:space="preserve">. </w:t>
      </w:r>
      <w:r w:rsidRPr="3715F316" w:rsidR="7FAE60E8">
        <w:rPr>
          <w:lang w:val="en-US"/>
        </w:rPr>
        <w:t xml:space="preserve">Leaves were </w:t>
      </w:r>
      <w:r w:rsidRPr="3715F316" w:rsidR="29550445">
        <w:rPr>
          <w:lang w:val="en-US"/>
        </w:rPr>
        <w:t>milled</w:t>
      </w:r>
      <w:r w:rsidRPr="3715F316" w:rsidR="7FAE60E8">
        <w:rPr>
          <w:lang w:val="en-US"/>
        </w:rPr>
        <w:t xml:space="preserve"> using a </w:t>
      </w:r>
      <w:r w:rsidRPr="3715F316" w:rsidR="6CCC8A86">
        <w:rPr>
          <w:lang w:val="en-US"/>
        </w:rPr>
        <w:t>centrifugal</w:t>
      </w:r>
      <w:r w:rsidRPr="3715F316" w:rsidR="1DD15DAB">
        <w:rPr>
          <w:lang w:val="en-US"/>
        </w:rPr>
        <w:t xml:space="preserve"> mill</w:t>
      </w:r>
      <w:r w:rsidRPr="3715F316" w:rsidR="6C3FD9A2">
        <w:rPr>
          <w:lang w:val="en-US"/>
        </w:rPr>
        <w:t xml:space="preserve"> (</w:t>
      </w:r>
      <w:r w:rsidRPr="3715F316" w:rsidR="335B218B">
        <w:rPr>
          <w:lang w:val="en-US"/>
        </w:rPr>
        <w:t xml:space="preserve">ZM 200, </w:t>
      </w:r>
      <w:r w:rsidRPr="3715F316" w:rsidR="335B218B">
        <w:rPr>
          <w:lang w:val="en-US"/>
        </w:rPr>
        <w:t>Ret</w:t>
      </w:r>
      <w:r w:rsidRPr="3715F316" w:rsidR="6D29D67B">
        <w:rPr>
          <w:lang w:val="en-US"/>
        </w:rPr>
        <w:t>s</w:t>
      </w:r>
      <w:r w:rsidRPr="3715F316" w:rsidR="335B218B">
        <w:rPr>
          <w:lang w:val="en-US"/>
        </w:rPr>
        <w:t>ch</w:t>
      </w:r>
      <w:r w:rsidRPr="3715F316" w:rsidR="2F6B460B">
        <w:rPr>
          <w:lang w:val="en-US"/>
        </w:rPr>
        <w:t>,</w:t>
      </w:r>
      <w:r w:rsidRPr="3715F316" w:rsidR="6D29D67B">
        <w:rPr>
          <w:lang w:val="en-US"/>
        </w:rPr>
        <w:t xml:space="preserve"> Haan, Germany;</w:t>
      </w:r>
      <w:r w:rsidRPr="3715F316" w:rsidR="2F6B460B">
        <w:rPr>
          <w:lang w:val="en-US"/>
        </w:rPr>
        <w:t xml:space="preserve"> </w:t>
      </w:r>
      <w:r w:rsidRPr="3715F316" w:rsidR="1DD15DAB">
        <w:rPr>
          <w:lang w:val="en-US"/>
        </w:rPr>
        <w:t xml:space="preserve">0.25 </w:t>
      </w:r>
      <w:r w:rsidRPr="3715F316" w:rsidR="1DD15DAB">
        <w:rPr>
          <w:lang w:val="en-US"/>
        </w:rPr>
        <w:t>mm sieve</w:t>
      </w:r>
      <w:r w:rsidRPr="3715F316" w:rsidR="6C3FD9A2">
        <w:rPr>
          <w:lang w:val="en-US"/>
        </w:rPr>
        <w:t xml:space="preserve">), while plant roots and stems were </w:t>
      </w:r>
      <w:r w:rsidRPr="3715F316" w:rsidR="48ACFC83">
        <w:rPr>
          <w:lang w:val="en-US"/>
        </w:rPr>
        <w:t>shredded</w:t>
      </w:r>
      <w:r w:rsidRPr="3715F316" w:rsidR="19247E87">
        <w:rPr>
          <w:lang w:val="en-US"/>
        </w:rPr>
        <w:t xml:space="preserve"> </w:t>
      </w:r>
      <w:r w:rsidRPr="3715F316" w:rsidR="4AE9F603">
        <w:rPr>
          <w:lang w:val="en-US"/>
        </w:rPr>
        <w:t xml:space="preserve">using a </w:t>
      </w:r>
      <w:r w:rsidRPr="3715F316" w:rsidR="03AEA2AB">
        <w:rPr>
          <w:lang w:val="en-US"/>
        </w:rPr>
        <w:t xml:space="preserve">cutting mill (SM 2000, </w:t>
      </w:r>
      <w:r w:rsidRPr="3715F316" w:rsidR="03AEA2AB">
        <w:rPr>
          <w:lang w:val="en-US"/>
        </w:rPr>
        <w:t>Retsch</w:t>
      </w:r>
      <w:r w:rsidRPr="3715F316" w:rsidR="03AEA2AB">
        <w:rPr>
          <w:lang w:val="en-US"/>
        </w:rPr>
        <w:t>; 1.5 mm sieve)</w:t>
      </w:r>
      <w:r w:rsidRPr="3715F316" w:rsidR="2DEEA4FB">
        <w:rPr>
          <w:lang w:val="en-US"/>
        </w:rPr>
        <w:t xml:space="preserve">. </w:t>
      </w:r>
      <w:r w:rsidRPr="3715F316" w:rsidR="14D9A210">
        <w:rPr>
          <w:lang w:val="en-US"/>
        </w:rPr>
        <w:t>To</w:t>
      </w:r>
      <w:r w:rsidRPr="3715F316" w:rsidR="14D9A210">
        <w:rPr>
          <w:lang w:val="en-US"/>
        </w:rPr>
        <w:t xml:space="preserve"> </w:t>
      </w:r>
      <w:r w:rsidRPr="3715F316" w:rsidR="14D9A210">
        <w:rPr>
          <w:lang w:val="en-US"/>
        </w:rPr>
        <w:t>determine</w:t>
      </w:r>
      <w:r w:rsidRPr="3715F316" w:rsidR="14D9A210">
        <w:rPr>
          <w:lang w:val="en-US"/>
        </w:rPr>
        <w:t xml:space="preserve"> </w:t>
      </w:r>
      <w:r w:rsidRPr="3715F316" w:rsidR="1A9CB2A0">
        <w:rPr>
          <w:lang w:val="en-US"/>
        </w:rPr>
        <w:t xml:space="preserve">the </w:t>
      </w:r>
      <w:r w:rsidRPr="3715F316" w:rsidR="14D9A210">
        <w:rPr>
          <w:lang w:val="en-US"/>
        </w:rPr>
        <w:t>total nutrient contents in the plant material,</w:t>
      </w:r>
      <w:r w:rsidRPr="3715F316" w:rsidR="45849949">
        <w:rPr>
          <w:rFonts w:eastAsia="游明朝" w:eastAsiaTheme="minorEastAsia"/>
          <w:lang w:val="en-GB"/>
        </w:rPr>
        <w:t xml:space="preserve"> approximately 1 g</w:t>
      </w:r>
      <w:del w:author="Thomas Sibret" w:date="2025-03-12T10:28:20.806Z" w:id="110573532">
        <w:r w:rsidRPr="3715F316" w:rsidDel="45849949">
          <w:rPr>
            <w:rFonts w:eastAsia="游明朝" w:eastAsiaTheme="minorEastAsia"/>
            <w:lang w:val="en-GB"/>
          </w:rPr>
          <w:delText>ram</w:delText>
        </w:r>
      </w:del>
      <w:r w:rsidRPr="3715F316" w:rsidR="45849949">
        <w:rPr>
          <w:rFonts w:eastAsia="游明朝" w:eastAsiaTheme="minorEastAsia"/>
          <w:lang w:val="en-GB"/>
        </w:rPr>
        <w:t xml:space="preserve"> of material was placed in a muffle furnace and heated at 500°C for 4 hours to achieve complete </w:t>
      </w:r>
      <w:r w:rsidRPr="3715F316" w:rsidR="45849949">
        <w:rPr>
          <w:rFonts w:eastAsia="游明朝" w:eastAsiaTheme="minorEastAsia"/>
          <w:lang w:val="en-GB"/>
        </w:rPr>
        <w:t>ashing</w:t>
      </w:r>
      <w:r w:rsidRPr="3715F316" w:rsidR="45849949">
        <w:rPr>
          <w:rFonts w:eastAsia="游明朝" w:eastAsiaTheme="minorEastAsia"/>
          <w:lang w:val="en-GB"/>
        </w:rPr>
        <w:t>. After cooling, the ash was digested using HCl to ensure thorough dissolution. The solution was filtered using a Whatman Nr</w:t>
      </w:r>
      <w:r w:rsidRPr="3715F316" w:rsidR="00F0B6B1">
        <w:rPr>
          <w:rFonts w:eastAsia="游明朝" w:eastAsiaTheme="minorEastAsia"/>
          <w:lang w:val="en-GB"/>
        </w:rPr>
        <w:t>°</w:t>
      </w:r>
      <w:r w:rsidRPr="3715F316" w:rsidR="45849949">
        <w:rPr>
          <w:rFonts w:eastAsia="游明朝" w:eastAsiaTheme="minorEastAsia"/>
          <w:lang w:val="en-GB"/>
        </w:rPr>
        <w:t xml:space="preserve">5 filter paper and </w:t>
      </w:r>
      <w:r w:rsidRPr="3715F316" w:rsidR="45849949">
        <w:rPr>
          <w:rFonts w:eastAsia="游明朝" w:eastAsiaTheme="minorEastAsia"/>
          <w:lang w:val="en-GB"/>
        </w:rPr>
        <w:t>subsequently</w:t>
      </w:r>
      <w:r w:rsidRPr="3715F316" w:rsidR="45849949">
        <w:rPr>
          <w:rFonts w:eastAsia="游明朝" w:eastAsiaTheme="minorEastAsia"/>
          <w:lang w:val="en-GB"/>
        </w:rPr>
        <w:t xml:space="preserve"> diluted to a final volume of 50 mL with deionized water.</w:t>
      </w:r>
      <w:r w:rsidRPr="3715F316" w:rsidR="266D15A8">
        <w:rPr>
          <w:lang w:val="en-US"/>
        </w:rPr>
        <w:t xml:space="preserve"> </w:t>
      </w:r>
      <w:r w:rsidRPr="3715F316" w:rsidR="475A3A8B">
        <w:rPr>
          <w:lang w:val="en-US"/>
        </w:rPr>
        <w:t>Total elemental contents of P, Ca, Mg, K</w:t>
      </w:r>
      <w:r w:rsidRPr="3715F316" w:rsidR="3D02E2F8">
        <w:rPr>
          <w:lang w:val="en-US"/>
        </w:rPr>
        <w:t>, and Al</w:t>
      </w:r>
      <w:r w:rsidRPr="3715F316" w:rsidR="40DCBB53">
        <w:rPr>
          <w:lang w:val="en-US"/>
        </w:rPr>
        <w:t>uminum (Al; only for roots)</w:t>
      </w:r>
      <w:r w:rsidRPr="3715F316" w:rsidR="475A3A8B">
        <w:rPr>
          <w:lang w:val="en-US"/>
        </w:rPr>
        <w:t xml:space="preserve"> were </w:t>
      </w:r>
      <w:r w:rsidRPr="3715F316" w:rsidR="1A9CB2A0">
        <w:rPr>
          <w:lang w:val="en-US"/>
        </w:rPr>
        <w:t>subsequently</w:t>
      </w:r>
      <w:r w:rsidRPr="3715F316" w:rsidR="1A9CB2A0">
        <w:rPr>
          <w:lang w:val="en-US"/>
        </w:rPr>
        <w:t xml:space="preserve"> </w:t>
      </w:r>
      <w:r w:rsidRPr="3715F316" w:rsidR="475A3A8B">
        <w:rPr>
          <w:lang w:val="en-US"/>
        </w:rPr>
        <w:t>determined</w:t>
      </w:r>
      <w:r w:rsidRPr="3715F316" w:rsidR="475A3A8B">
        <w:rPr>
          <w:lang w:val="en-US"/>
        </w:rPr>
        <w:t xml:space="preserve"> using Inductively Coupled Plasma – Optical Spectroscopy (ICP-OES; </w:t>
      </w:r>
      <w:r w:rsidRPr="3715F316" w:rsidR="475A3A8B">
        <w:rPr>
          <w:rFonts w:eastAsia="游明朝" w:eastAsiaTheme="minorEastAsia"/>
          <w:lang w:val="en-US"/>
        </w:rPr>
        <w:t>ICAP 7400</w:t>
      </w:r>
      <w:r w:rsidRPr="3715F316" w:rsidR="3DF34765">
        <w:rPr>
          <w:rFonts w:eastAsia="游明朝" w:eastAsiaTheme="minorEastAsia"/>
          <w:lang w:val="en-US"/>
        </w:rPr>
        <w:t xml:space="preserve">, </w:t>
      </w:r>
      <w:r w:rsidRPr="3715F316" w:rsidR="20F9F5FC">
        <w:rPr>
          <w:rFonts w:eastAsia="游明朝" w:eastAsiaTheme="minorEastAsia"/>
          <w:lang w:val="en-US"/>
        </w:rPr>
        <w:t>Thermo</w:t>
      </w:r>
      <w:r w:rsidRPr="3715F316" w:rsidR="20F9F5FC">
        <w:rPr>
          <w:rFonts w:eastAsia="游明朝" w:eastAsiaTheme="minorEastAsia"/>
          <w:lang w:val="en-US"/>
        </w:rPr>
        <w:t xml:space="preserve"> Scientific, </w:t>
      </w:r>
      <w:r w:rsidRPr="3715F316" w:rsidR="3D1C520B">
        <w:rPr>
          <w:rFonts w:eastAsia="游明朝" w:eastAsiaTheme="minorEastAsia"/>
          <w:lang w:val="en-US"/>
        </w:rPr>
        <w:t>Waltham, USA</w:t>
      </w:r>
      <w:r w:rsidRPr="3715F316" w:rsidR="475A3A8B">
        <w:rPr>
          <w:rFonts w:eastAsia="游明朝" w:eastAsiaTheme="minorEastAsia"/>
          <w:lang w:val="en-US"/>
        </w:rPr>
        <w:t>).</w:t>
      </w:r>
      <w:r w:rsidRPr="3715F316" w:rsidR="475A3A8B">
        <w:rPr>
          <w:rFonts w:eastAsia="游明朝" w:eastAsiaTheme="minorEastAsia"/>
          <w:lang w:val="en-GB"/>
        </w:rPr>
        <w:t xml:space="preserve"> </w:t>
      </w:r>
      <w:r w:rsidRPr="3715F316" w:rsidR="266D15A8">
        <w:rPr>
          <w:lang w:val="en-US"/>
        </w:rPr>
        <w:t xml:space="preserve">Total C and N </w:t>
      </w:r>
      <w:r w:rsidRPr="3715F316" w:rsidR="679E1E77">
        <w:rPr>
          <w:lang w:val="en-US"/>
        </w:rPr>
        <w:t xml:space="preserve">in the plant material </w:t>
      </w:r>
      <w:r w:rsidRPr="3715F316" w:rsidR="266D15A8">
        <w:rPr>
          <w:lang w:val="en-US"/>
        </w:rPr>
        <w:t xml:space="preserve">were </w:t>
      </w:r>
      <w:r w:rsidRPr="3715F316" w:rsidR="266D15A8">
        <w:rPr>
          <w:lang w:val="en-US"/>
        </w:rPr>
        <w:t>determined</w:t>
      </w:r>
      <w:r w:rsidRPr="3715F316" w:rsidR="266D15A8">
        <w:rPr>
          <w:lang w:val="en-US"/>
        </w:rPr>
        <w:t xml:space="preserve"> by</w:t>
      </w:r>
      <w:r w:rsidRPr="3715F316" w:rsidR="72980480">
        <w:rPr>
          <w:lang w:val="en-US"/>
        </w:rPr>
        <w:t>, respectively, total combustion and the Dumas method.</w:t>
      </w:r>
      <w:r w:rsidRPr="3715F316" w:rsidR="2FCD7D8E">
        <w:rPr>
          <w:lang w:val="en-US"/>
        </w:rPr>
        <w:t xml:space="preserve"> </w:t>
      </w:r>
      <w:r w:rsidRPr="3715F316" w:rsidR="65ED17BB">
        <w:rPr>
          <w:lang w:val="en-US"/>
        </w:rPr>
        <w:t xml:space="preserve">Subsamples of </w:t>
      </w:r>
      <w:r w:rsidRPr="3715F316" w:rsidR="474C64BA">
        <w:rPr>
          <w:lang w:val="en-US"/>
        </w:rPr>
        <w:t>approximately</w:t>
      </w:r>
      <w:r w:rsidRPr="3715F316" w:rsidR="65ED17BB">
        <w:rPr>
          <w:lang w:val="en-US"/>
        </w:rPr>
        <w:t xml:space="preserve"> 200 mg were combusted at 1,200°C and the gases were measured by a thermal conductivity detector in a CN elemental analy</w:t>
      </w:r>
      <w:r w:rsidRPr="3715F316" w:rsidR="6FFAEF23">
        <w:rPr>
          <w:lang w:val="en-US"/>
        </w:rPr>
        <w:t>z</w:t>
      </w:r>
      <w:r w:rsidRPr="3715F316" w:rsidR="65ED17BB">
        <w:rPr>
          <w:lang w:val="en-US"/>
        </w:rPr>
        <w:t>er (</w:t>
      </w:r>
      <w:r w:rsidRPr="3715F316" w:rsidR="52B76E3F">
        <w:rPr>
          <w:lang w:val="en-US"/>
        </w:rPr>
        <w:t>Primacs</w:t>
      </w:r>
      <w:r w:rsidRPr="3715F316" w:rsidR="52B76E3F">
        <w:rPr>
          <w:lang w:val="en-US"/>
        </w:rPr>
        <w:t xml:space="preserve"> SNC-100, </w:t>
      </w:r>
      <w:r w:rsidRPr="3715F316" w:rsidR="52B76E3F">
        <w:rPr>
          <w:lang w:val="en-US"/>
        </w:rPr>
        <w:t>Skalar</w:t>
      </w:r>
      <w:r w:rsidRPr="3715F316" w:rsidR="26A96037">
        <w:rPr>
          <w:lang w:val="en-US"/>
        </w:rPr>
        <w:t xml:space="preserve"> Analytical B.V., Breda, </w:t>
      </w:r>
      <w:r w:rsidRPr="3715F316" w:rsidR="3DF34765">
        <w:rPr>
          <w:lang w:val="en-US"/>
        </w:rPr>
        <w:t xml:space="preserve">The </w:t>
      </w:r>
      <w:r w:rsidRPr="3715F316" w:rsidR="26A96037">
        <w:rPr>
          <w:lang w:val="en-US"/>
        </w:rPr>
        <w:t>Netherlands</w:t>
      </w:r>
      <w:r w:rsidRPr="3715F316" w:rsidR="52B76E3F">
        <w:rPr>
          <w:lang w:val="en-US"/>
        </w:rPr>
        <w:t>).</w:t>
      </w:r>
      <w:r w:rsidRPr="3715F316" w:rsidR="72980480">
        <w:rPr>
          <w:lang w:val="en-US"/>
        </w:rPr>
        <w:t xml:space="preserve"> </w:t>
      </w:r>
    </w:p>
    <w:p w:rsidRPr="005160BB" w:rsidR="00CF3500" w:rsidP="407EA131" w:rsidRDefault="00657A0A" w14:paraId="368B03DB" w14:textId="1DF6AB70">
      <w:pPr>
        <w:spacing w:line="480" w:lineRule="auto"/>
        <w:jc w:val="both"/>
        <w:rPr>
          <w:lang w:val="en-US"/>
        </w:rPr>
      </w:pPr>
      <w:r>
        <w:rPr>
          <w:lang w:val="en-US"/>
        </w:rPr>
        <w:t>So</w:t>
      </w:r>
      <w:r w:rsidRPr="407EA131" w:rsidR="7F97E185">
        <w:rPr>
          <w:lang w:val="en-US"/>
        </w:rPr>
        <w:t>il sampl</w:t>
      </w:r>
      <w:r w:rsidRPr="407EA131" w:rsidR="58936496">
        <w:rPr>
          <w:lang w:val="en-US"/>
        </w:rPr>
        <w:t xml:space="preserve">es were collected </w:t>
      </w:r>
      <w:r w:rsidRPr="407EA131" w:rsidR="2A526135">
        <w:rPr>
          <w:lang w:val="en-US"/>
        </w:rPr>
        <w:t>at the time of harvest (</w:t>
      </w:r>
      <w:r w:rsidRPr="407EA131" w:rsidR="54E622F6">
        <w:rPr>
          <w:lang w:val="en-US"/>
        </w:rPr>
        <w:t>February 12, 2024)</w:t>
      </w:r>
      <w:r w:rsidRPr="407EA131" w:rsidR="7D72A076">
        <w:rPr>
          <w:lang w:val="en-US"/>
        </w:rPr>
        <w:t xml:space="preserve"> </w:t>
      </w:r>
      <w:r w:rsidRPr="407EA131" w:rsidR="58936496">
        <w:rPr>
          <w:lang w:val="en-US"/>
        </w:rPr>
        <w:t xml:space="preserve">by </w:t>
      </w:r>
      <w:r w:rsidRPr="407EA131" w:rsidR="53EBFABC">
        <w:rPr>
          <w:lang w:val="en-US"/>
        </w:rPr>
        <w:t xml:space="preserve">homogenizing </w:t>
      </w:r>
      <w:r w:rsidRPr="407EA131" w:rsidR="0107DBA6">
        <w:rPr>
          <w:lang w:val="en-US"/>
        </w:rPr>
        <w:t>the soil in the pot and subsequently collecting ca. 100 g of soil</w:t>
      </w:r>
      <w:r>
        <w:rPr>
          <w:lang w:val="en-US"/>
        </w:rPr>
        <w:t xml:space="preserve"> per pot</w:t>
      </w:r>
      <w:r w:rsidRPr="407EA131" w:rsidR="0107DBA6">
        <w:rPr>
          <w:lang w:val="en-US"/>
        </w:rPr>
        <w:t xml:space="preserve">. </w:t>
      </w:r>
      <w:r w:rsidRPr="407EA131" w:rsidR="178FFB1B">
        <w:rPr>
          <w:lang w:val="en-US"/>
        </w:rPr>
        <w:t xml:space="preserve">Due to an acute escalation of the local conflict, </w:t>
      </w:r>
      <w:r w:rsidRPr="407EA131" w:rsidR="178FFB1B">
        <w:rPr>
          <w:lang w:val="en-US"/>
        </w:rPr>
        <w:t xml:space="preserve">only 22 of the pots </w:t>
      </w:r>
      <w:r w:rsidRPr="407EA131" w:rsidR="29A6B1D0">
        <w:rPr>
          <w:lang w:val="en-US"/>
        </w:rPr>
        <w:t xml:space="preserve">across treatments </w:t>
      </w:r>
      <w:r w:rsidRPr="407EA131" w:rsidR="178FFB1B">
        <w:rPr>
          <w:lang w:val="en-US"/>
        </w:rPr>
        <w:t xml:space="preserve">were sampled on this last day. </w:t>
      </w:r>
      <w:r w:rsidRPr="407EA131" w:rsidR="0107DBA6">
        <w:rPr>
          <w:lang w:val="en-US"/>
        </w:rPr>
        <w:t>Soil samples were airdried</w:t>
      </w:r>
      <w:r w:rsidRPr="407EA131" w:rsidR="2348240D">
        <w:rPr>
          <w:lang w:val="en-US"/>
        </w:rPr>
        <w:t>, sieved to 2 mm,</w:t>
      </w:r>
      <w:r w:rsidRPr="407EA131" w:rsidR="0107DBA6">
        <w:rPr>
          <w:lang w:val="en-US"/>
        </w:rPr>
        <w:t xml:space="preserve"> and </w:t>
      </w:r>
      <w:r w:rsidRPr="407EA131" w:rsidR="2348240D">
        <w:rPr>
          <w:lang w:val="en-US"/>
        </w:rPr>
        <w:t xml:space="preserve">ground using a steel ball mill. Total </w:t>
      </w:r>
      <w:r w:rsidRPr="407EA131" w:rsidR="27121B9F">
        <w:rPr>
          <w:lang w:val="en-US"/>
        </w:rPr>
        <w:t xml:space="preserve">elemental </w:t>
      </w:r>
      <w:r w:rsidRPr="407EA131" w:rsidR="2DB243C2">
        <w:rPr>
          <w:lang w:val="en-US"/>
        </w:rPr>
        <w:t>content</w:t>
      </w:r>
      <w:r w:rsidRPr="407EA131" w:rsidR="27121B9F">
        <w:rPr>
          <w:lang w:val="en-US"/>
        </w:rPr>
        <w:t xml:space="preserve"> of P, Ca, Mg, and K were determined </w:t>
      </w:r>
      <w:r w:rsidRPr="407EA131" w:rsidR="00CEA3EB">
        <w:rPr>
          <w:lang w:val="en-US"/>
        </w:rPr>
        <w:t>using aqua regia digestion and subsequent measurement with</w:t>
      </w:r>
      <w:r w:rsidRPr="407EA131" w:rsidR="789F1571">
        <w:rPr>
          <w:lang w:val="en-US"/>
        </w:rPr>
        <w:t xml:space="preserve"> </w:t>
      </w:r>
      <w:r w:rsidRPr="407EA131" w:rsidR="13EA50E3">
        <w:rPr>
          <w:lang w:val="en-US"/>
        </w:rPr>
        <w:t>ICP-OES</w:t>
      </w:r>
      <w:r w:rsidRPr="407EA131" w:rsidR="00CEA3EB">
        <w:rPr>
          <w:lang w:val="en-US"/>
        </w:rPr>
        <w:t xml:space="preserve"> </w:t>
      </w:r>
      <w:r w:rsidRPr="407EA131" w:rsidR="789F1571">
        <w:rPr>
          <w:lang w:val="en-US"/>
        </w:rPr>
        <w:t>(</w:t>
      </w:r>
      <w:r w:rsidRPr="407EA131" w:rsidR="4B9ED1E4">
        <w:rPr>
          <w:lang w:val="en-US"/>
        </w:rPr>
        <w:t>ICAP 7400</w:t>
      </w:r>
      <w:r w:rsidRPr="407EA131" w:rsidR="148621CE">
        <w:rPr>
          <w:lang w:val="en-US"/>
        </w:rPr>
        <w:t>, Thermo Scientific</w:t>
      </w:r>
      <w:r w:rsidRPr="407EA131" w:rsidR="4B9ED1E4">
        <w:rPr>
          <w:lang w:val="en-US"/>
        </w:rPr>
        <w:t>)</w:t>
      </w:r>
      <w:r w:rsidRPr="407EA131" w:rsidR="00CEA3EB">
        <w:rPr>
          <w:lang w:val="en-US"/>
        </w:rPr>
        <w:t xml:space="preserve">. Additionally, </w:t>
      </w:r>
      <w:r w:rsidRPr="407EA131" w:rsidR="4E18AF9C">
        <w:rPr>
          <w:lang w:val="en-US"/>
        </w:rPr>
        <w:t xml:space="preserve">plant </w:t>
      </w:r>
      <w:r w:rsidRPr="407EA131" w:rsidR="4BEF3CF4">
        <w:rPr>
          <w:lang w:val="en-US"/>
        </w:rPr>
        <w:t xml:space="preserve">available P, Ca, Mg, and K were extracted using </w:t>
      </w:r>
      <w:r w:rsidRPr="407EA131" w:rsidR="789F1571">
        <w:rPr>
          <w:lang w:val="en-US"/>
        </w:rPr>
        <w:t xml:space="preserve">ammonium acetate EDTA at pH 4.65 </w:t>
      </w:r>
      <w:r w:rsidRPr="407EA131" w:rsidR="00445401">
        <w:rPr>
          <w:lang w:val="en-US"/>
        </w:rPr>
        <w:fldChar w:fldCharType="begin"/>
      </w:r>
      <w:r w:rsidRPr="407EA131" w:rsidR="001A0678">
        <w:rPr>
          <w:lang w:val="en-US"/>
        </w:rPr>
        <w:instrText xml:space="preserve"> ADDIN ZOTERO_ITEM CSL_CITATION {"citationID":"ueZWy9OW","properties":{"formattedCitation":"(Van Ranst {\\i{}et al.}, 1999)","plainCitation":"(Van Ranst et al., 1999)","noteIndex":0},"citationItems":[{"id":1471,"uris":["http://zotero.org/users/13671732/items/BFETNIBL"],"itemData":{"id":1471,"type":"book","event-place":"Ghent","ISBN":"90-76603-01-4","language":"eng","number-of-pages":"243","publisher-place":"Ghent","source":"biblio.ugent.be","title":"Manual for the Soil Chemistry and Fertility Laboratory-Analytical Methods for Soils and Plants, Equipment, and Management of Consumables.","URL":"http://hdl.handle.net/1854/LU-113771","author":[{"family":"Van Ranst","given":"Eric"},{"family":"Verloo","given":"Marc"},{"family":"Demeyer","given":"A."},{"family":"Pauwels J","given":"M."}],"accessed":{"date-parts":[["2024",10,29]]},"issued":{"date-parts":[["1999"]]}}}],"schema":"https://github.com/citation-style-language/schema/raw/master/csl-citation.json"} </w:instrText>
      </w:r>
      <w:r w:rsidRPr="407EA131" w:rsidR="00445401">
        <w:rPr>
          <w:lang w:val="en-US"/>
        </w:rPr>
        <w:fldChar w:fldCharType="separate"/>
      </w:r>
      <w:r w:rsidRPr="00DF2437" w:rsidR="5FE660EE">
        <w:rPr>
          <w:kern w:val="0"/>
          <w:lang w:val="en-US"/>
        </w:rPr>
        <w:t xml:space="preserve">(Van Ranst </w:t>
      </w:r>
      <w:r w:rsidRPr="00DF2437" w:rsidR="5FE660EE">
        <w:rPr>
          <w:i/>
          <w:kern w:val="0"/>
          <w:lang w:val="en-US"/>
        </w:rPr>
        <w:t>et al.</w:t>
      </w:r>
      <w:r w:rsidRPr="00DF2437" w:rsidR="5FE660EE">
        <w:rPr>
          <w:kern w:val="0"/>
          <w:lang w:val="en-US"/>
        </w:rPr>
        <w:t>, 1999)</w:t>
      </w:r>
      <w:r w:rsidRPr="407EA131" w:rsidR="00445401">
        <w:rPr>
          <w:lang w:val="en-US"/>
        </w:rPr>
        <w:fldChar w:fldCharType="end"/>
      </w:r>
      <w:r w:rsidRPr="407EA131" w:rsidR="789F1571">
        <w:rPr>
          <w:lang w:val="en-US"/>
        </w:rPr>
        <w:t xml:space="preserve"> and were subsequently</w:t>
      </w:r>
      <w:r w:rsidRPr="407EA131" w:rsidR="4E18AF9C">
        <w:rPr>
          <w:lang w:val="en-US"/>
        </w:rPr>
        <w:t xml:space="preserve"> also</w:t>
      </w:r>
      <w:r w:rsidRPr="407EA131" w:rsidR="789F1571">
        <w:rPr>
          <w:lang w:val="en-US"/>
        </w:rPr>
        <w:t xml:space="preserve"> measured on ICP-OES. Total soil C and N wer</w:t>
      </w:r>
      <w:r w:rsidRPr="407EA131" w:rsidR="6124AF78">
        <w:rPr>
          <w:lang w:val="en-US"/>
        </w:rPr>
        <w:t xml:space="preserve">e measured using </w:t>
      </w:r>
      <w:r w:rsidRPr="407EA131" w:rsidR="69A474B6">
        <w:rPr>
          <w:lang w:val="en-US"/>
        </w:rPr>
        <w:t>respectively, total combustion and the Dumas method</w:t>
      </w:r>
      <w:r w:rsidRPr="407EA131" w:rsidR="6124AF78">
        <w:rPr>
          <w:lang w:val="en-US"/>
        </w:rPr>
        <w:t xml:space="preserve">. </w:t>
      </w:r>
      <w:r w:rsidRPr="407EA131" w:rsidR="2E48C564">
        <w:rPr>
          <w:lang w:val="en-US"/>
        </w:rPr>
        <w:t xml:space="preserve">Soil pH </w:t>
      </w:r>
      <w:r w:rsidRPr="407EA131" w:rsidR="693F6198">
        <w:rPr>
          <w:lang w:val="en-US"/>
        </w:rPr>
        <w:t>(pH-H</w:t>
      </w:r>
      <w:r w:rsidRPr="407EA131" w:rsidR="693F6198">
        <w:rPr>
          <w:vertAlign w:val="subscript"/>
          <w:lang w:val="en-US"/>
        </w:rPr>
        <w:t>2</w:t>
      </w:r>
      <w:r w:rsidRPr="407EA131" w:rsidR="693F6198">
        <w:rPr>
          <w:lang w:val="en-US"/>
        </w:rPr>
        <w:t xml:space="preserve">O, 1:2.5 </w:t>
      </w:r>
      <w:r w:rsidRPr="407EA131" w:rsidR="5FB1C47F">
        <w:rPr>
          <w:lang w:val="en-US"/>
        </w:rPr>
        <w:t>m</w:t>
      </w:r>
      <w:r w:rsidRPr="407EA131" w:rsidR="693F6198">
        <w:rPr>
          <w:lang w:val="en-US"/>
        </w:rPr>
        <w:t xml:space="preserve">:v) </w:t>
      </w:r>
      <w:r w:rsidRPr="407EA131" w:rsidR="1815DB6A">
        <w:rPr>
          <w:lang w:val="en-US"/>
        </w:rPr>
        <w:t xml:space="preserve">was measured twice: first in February 2023 on a small subset of pots (5 per treatment) as a preliminary check for any strong pH effects from the fertilizers, and again on </w:t>
      </w:r>
      <w:r w:rsidRPr="407EA131" w:rsidR="782AD6BB">
        <w:rPr>
          <w:lang w:val="en-US"/>
        </w:rPr>
        <w:t xml:space="preserve">the </w:t>
      </w:r>
      <w:r w:rsidRPr="407EA131" w:rsidR="1815DB6A">
        <w:rPr>
          <w:lang w:val="en-US"/>
        </w:rPr>
        <w:t xml:space="preserve">samples taken after the final harvest. </w:t>
      </w:r>
    </w:p>
    <w:p w:rsidRPr="005160BB" w:rsidR="00755AC1" w:rsidP="00F85FC5" w:rsidRDefault="00755AC1" w14:paraId="06B771B7" w14:textId="5AA8219E">
      <w:pPr>
        <w:spacing w:line="480" w:lineRule="auto"/>
        <w:jc w:val="both"/>
        <w:rPr>
          <w:rFonts w:cstheme="minorHAnsi"/>
          <w:lang w:val="en-US"/>
        </w:rPr>
      </w:pPr>
      <w:r w:rsidRPr="005160BB">
        <w:rPr>
          <w:rFonts w:cstheme="minorHAnsi"/>
          <w:lang w:val="en-US"/>
        </w:rPr>
        <w:t xml:space="preserve">All nutrient </w:t>
      </w:r>
      <w:r w:rsidRPr="005160BB" w:rsidR="006C67C0">
        <w:rPr>
          <w:rFonts w:cstheme="minorHAnsi"/>
          <w:lang w:val="en-US"/>
        </w:rPr>
        <w:t>content</w:t>
      </w:r>
      <w:r w:rsidRPr="005160BB">
        <w:rPr>
          <w:rFonts w:cstheme="minorHAnsi"/>
          <w:lang w:val="en-US"/>
        </w:rPr>
        <w:t xml:space="preserve">, except C and N, are shown in </w:t>
      </w:r>
      <w:r w:rsidRPr="005160BB" w:rsidR="00FF30EE">
        <w:rPr>
          <w:rFonts w:cstheme="minorHAnsi"/>
          <w:lang w:val="en-US"/>
        </w:rPr>
        <w:t>µg (element) g</w:t>
      </w:r>
      <w:r w:rsidRPr="005160BB" w:rsidR="00FF30EE">
        <w:rPr>
          <w:rFonts w:cstheme="minorHAnsi"/>
          <w:vertAlign w:val="superscript"/>
          <w:lang w:val="en-US"/>
        </w:rPr>
        <w:t>-1</w:t>
      </w:r>
      <w:r w:rsidRPr="005160BB" w:rsidR="00FF30EE">
        <w:rPr>
          <w:rFonts w:cstheme="minorHAnsi"/>
          <w:lang w:val="en-US"/>
        </w:rPr>
        <w:t xml:space="preserve"> dry soil, which will be </w:t>
      </w:r>
      <w:r w:rsidRPr="005160BB" w:rsidR="004650C6">
        <w:rPr>
          <w:rFonts w:cstheme="minorHAnsi"/>
          <w:lang w:val="en-US"/>
        </w:rPr>
        <w:t>de</w:t>
      </w:r>
      <w:r w:rsidRPr="005160BB" w:rsidR="00322808">
        <w:rPr>
          <w:rFonts w:cstheme="minorHAnsi"/>
          <w:lang w:val="en-US"/>
        </w:rPr>
        <w:t>noted as ‘ppm’.</w:t>
      </w:r>
    </w:p>
    <w:p w:rsidRPr="005160BB" w:rsidR="002C5114" w:rsidP="00F85FC5" w:rsidRDefault="002C5114" w14:paraId="7BEB02E4" w14:textId="3371744D">
      <w:pPr>
        <w:pStyle w:val="ListParagraph"/>
        <w:numPr>
          <w:ilvl w:val="1"/>
          <w:numId w:val="2"/>
        </w:numPr>
        <w:spacing w:line="480" w:lineRule="auto"/>
        <w:rPr>
          <w:rFonts w:cstheme="minorHAnsi"/>
          <w:lang w:val="en-US"/>
        </w:rPr>
      </w:pPr>
      <w:r w:rsidRPr="005160BB">
        <w:rPr>
          <w:rFonts w:cstheme="minorHAnsi"/>
          <w:lang w:val="en-US"/>
        </w:rPr>
        <w:t>Isotopic analyses</w:t>
      </w:r>
    </w:p>
    <w:p w:rsidRPr="005160BB" w:rsidR="002C5114" w:rsidP="22722C3E" w:rsidRDefault="0972492B" w14:paraId="7D84EE49" w14:textId="636CC761">
      <w:pPr>
        <w:spacing w:line="480" w:lineRule="auto"/>
        <w:jc w:val="both"/>
        <w:rPr>
          <w:rFonts w:ascii="Calibri" w:hAnsi="Calibri" w:eastAsia="Calibri" w:cs="Calibri"/>
          <w:noProof w:val="0"/>
          <w:lang w:val="en-US"/>
        </w:rPr>
      </w:pPr>
      <w:r w:rsidRPr="1DBF8185" w:rsidR="483BBCCC">
        <w:rPr>
          <w:lang w:val="en-US"/>
        </w:rPr>
        <w:t>Foliar α-cellulose extraction was performed following the method described by</w:t>
      </w:r>
      <w:r w:rsidR="5F59D5BC">
        <w:rPr>
          <w:lang w:val="en-US"/>
        </w:rPr>
        <w:t xml:space="preserve"> </w:t>
      </w:r>
      <w:r w:rsidR="00EB62E2">
        <w:rPr>
          <w:lang w:val="en-US"/>
        </w:rPr>
        <w:fldChar w:fldCharType="begin"/>
      </w:r>
      <w:r w:rsidR="002D628E">
        <w:rPr>
          <w:lang w:val="en-US"/>
        </w:rPr>
        <w:instrText xml:space="preserve"> ADDIN ZOTERO_ITEM CSL_CITATION {"citationID":"gY93vFqI","properties":{"formattedCitation":"(Vantyghem {\\i{}et al.}, 2023)","plainCitation":"(Vantyghem et al., 2023)","dontUpdate":true,"noteIndex":0},"citationItems":[{"id":1716,"uris":["http://zotero.org/users/13671732/items/QHKWNYV5"],"itemData":{"id":1716,"type":"article-journal","abstract":"&lt;p&gt;Banana is a perennial crop and typically consists of a mother plant and one or more suckers that will serve as the next generation. Suckers are photosynthetically active, but also receive photo-assimilates from the mother plant. While drought stress is the most important abiotic constraint to banana cultivation, its effect on suckers or banana mats as a whole remains unknown. To investigate whether parental support to suckers is altered under drought stress and to determine the photosynthetic cost to the parental plant, we conducted a &lt;sup&gt;13&lt;/sup&gt;C labeling experiment. We labeled banana mother plants with &lt;sup&gt;13&lt;/sup&gt;CO&lt;sub&gt;2&lt;/sub&gt; and traced the label up to two weeks after labeling. This was done under optimal and drought-stressed conditions in plants with and without suckers. We retrieved label in the phloem sap of the corm and sucker as soon as 24 hours after labeling. Overall, 3.1 ± 0.7% of label assimilated by the mother plant ended up in the sucker. Allocation to the sucker seemed to be reduced under drought stress. The absence of a sucker did not enhance the growth of the mother plant; instead, plants without suckers had higher respiratory losses. Furthermore, 5.8 ± 0.4% of the label was allocated to the corm. Sucker presence and drought stress each led to an increase in starch accumulation in the corm, but when both stress and a sucker were present, the amount was severely reduced. Furthermore, the second to fifth fully open leaves were the most important source of photo-assimilates in the plant, but the two younger developing leaves assimilated the same amount of carbon as the four active leaves combined. They exported and imported photo-assimilates simultaneously, hence acting as both source and sink. &lt;sup&gt;13&lt;/sup&gt;C labeling has allowed us to quantify source and sink strengths of different plant parts, as well as the carbon fluxes between them. We conclude that drought stress and sucker presence, respectively causing a reduction in supply and an increase in carbon demand, both increased the relative amount of carbon allocated to storage tissues. Their combination, however, led to insufficient availability of assimilates and hence a reduced investment in long-term storage and sucker growth.&lt;/p&gt;","container-title":"Frontiers in Plant Science","DOI":"10.3389/fpls.2023.1141682","ISSN":"1664-462X","journalAbbreviation":"Front. Plant Sci.","language":"English","note":"publisher: Frontiers","source":"Frontiers","title":"13C labeling unravels carbon dynamics in banana between mother plant, sucker and corm under drought stress","URL":"https://www.frontiersin.org/journals/plant-science/articles/10.3389/fpls.2023.1141682/full","volume":"14","author":[{"family":"Vantyghem","given":"Mathilde"},{"family":"Beelen","given":"Eline"},{"family":"Hood-Nowotny","given":"Rebecca"},{"family":"Merckx","given":"Roel"},{"family":"Dercon","given":"Gerd"}],"accessed":{"date-parts":[["2025",2,21]]},"issued":{"date-parts":[["2023",5,8]]}}}],"schema":"https://github.com/citation-style-language/schema/raw/master/csl-citation.json"} </w:instrText>
      </w:r>
      <w:r w:rsidR="00EB62E2">
        <w:rPr>
          <w:lang w:val="en-US"/>
        </w:rPr>
        <w:fldChar w:fldCharType="separate"/>
      </w:r>
      <w:r w:rsidRPr="00EB62E2" w:rsidR="5F59D5BC">
        <w:rPr>
          <w:rFonts w:ascii="Calibri" w:hAnsi="Calibri" w:cs="Calibri"/>
          <w:kern w:val="0"/>
        </w:rPr>
        <w:t xml:space="preserve">Vantyghem</w:t>
      </w:r>
      <w:r w:rsidRPr="00EB62E2" w:rsidR="5F59D5BC">
        <w:rPr>
          <w:rFonts w:ascii="Calibri" w:hAnsi="Calibri" w:cs="Calibri"/>
          <w:kern w:val="0"/>
        </w:rPr>
        <w:t xml:space="preserve"> </w:t>
      </w:r>
      <w:r w:rsidRPr="3715F316" w:rsidR="5F59D5BC">
        <w:rPr>
          <w:rFonts w:ascii="Calibri" w:hAnsi="Calibri" w:cs="Calibri"/>
          <w:i w:val="1"/>
          <w:iCs w:val="1"/>
          <w:kern w:val="0"/>
        </w:rPr>
        <w:t>et al.</w:t>
      </w:r>
      <w:r w:rsidRPr="00EB62E2" w:rsidR="5F59D5BC">
        <w:rPr>
          <w:rFonts w:ascii="Calibri" w:hAnsi="Calibri" w:cs="Calibri"/>
          <w:kern w:val="0"/>
        </w:rPr>
        <w:t xml:space="preserve"> </w:t>
      </w:r>
      <w:r w:rsidR="1608EA21">
        <w:rPr>
          <w:rFonts w:ascii="Calibri" w:hAnsi="Calibri" w:cs="Calibri"/>
          <w:kern w:val="0"/>
        </w:rPr>
        <w:t>(</w:t>
      </w:r>
      <w:r w:rsidRPr="00EB62E2" w:rsidR="5F59D5BC">
        <w:rPr>
          <w:rFonts w:ascii="Calibri" w:hAnsi="Calibri" w:cs="Calibri"/>
          <w:kern w:val="0"/>
        </w:rPr>
        <w:t>2023)</w:t>
      </w:r>
      <w:r w:rsidR="00EB62E2">
        <w:rPr>
          <w:lang w:val="en-US"/>
        </w:rPr>
        <w:fldChar w:fldCharType="end"/>
      </w:r>
      <w:r w:rsidR="1608EA21">
        <w:rPr>
          <w:lang w:val="en-US"/>
        </w:rPr>
        <w:t>,</w:t>
      </w:r>
      <w:r w:rsidRPr="1DBF8185" w:rsidR="483BBCCC">
        <w:rPr>
          <w:lang w:val="en-US"/>
        </w:rPr>
        <w:t xml:space="preserve"> based on</w:t>
      </w:r>
      <w:r w:rsidR="1608EA21">
        <w:rPr>
          <w:lang w:val="en-US"/>
        </w:rPr>
        <w:t xml:space="preserve"> </w:t>
      </w:r>
      <w:r w:rsidR="00BD792B">
        <w:rPr>
          <w:lang w:val="en-US"/>
        </w:rPr>
        <w:fldChar w:fldCharType="begin"/>
      </w:r>
      <w:r w:rsidR="002D628E">
        <w:rPr>
          <w:lang w:val="en-US"/>
        </w:rPr>
        <w:instrText xml:space="preserve"> ADDIN ZOTERO_ITEM CSL_CITATION {"citationID":"M24GuGKT","properties":{"formattedCitation":"(Leavitt &amp; Danzer, 1993)","plainCitation":"(Leavitt &amp; Danzer, 1993)","dontUpdate":true,"noteIndex":0},"citationItems":[{"id":1715,"uris":["http://zotero.org/users/13671732/items/U48KD67W"],"itemData":{"id":1715,"type":"article-journal","container-title":"Analytical Chemistry","DOI":"10.1021/ac00049a017","ISSN":"0003-2700","issue":"1","journalAbbreviation":"Anal. Chem.","note":"publisher: American Chemical Society","page":"87-89","source":"ACS Publications","title":"Method for batch processing small wood samples to holocellulose for stable-carbon isotope analysis","URL":"https://doi.org/10.1021/ac00049a017","volume":"65","author":[{"family":"Leavitt","given":"Steven W."},{"family":"Danzer","given":"Shelley R."}],"accessed":{"date-parts":[["2025",2,21]]},"issued":{"date-parts":[["1993",1,1]]}}}],"schema":"https://github.com/citation-style-language/schema/raw/master/csl-citation.json"} </w:instrText>
      </w:r>
      <w:r w:rsidR="00BD792B">
        <w:rPr>
          <w:lang w:val="en-US"/>
        </w:rPr>
        <w:fldChar w:fldCharType="separate"/>
      </w:r>
      <w:r w:rsidRPr="00BD792B" w:rsidR="1608EA21">
        <w:rPr>
          <w:rFonts w:ascii="Calibri" w:hAnsi="Calibri" w:cs="Calibri"/>
        </w:rPr>
        <w:t xml:space="preserve">Leavitt &amp; </w:t>
      </w:r>
      <w:r w:rsidRPr="00BD792B" w:rsidR="1608EA21">
        <w:rPr>
          <w:rFonts w:ascii="Calibri" w:hAnsi="Calibri" w:cs="Calibri"/>
        </w:rPr>
        <w:t xml:space="preserve">Danzer</w:t>
      </w:r>
      <w:r w:rsidRPr="00BD792B" w:rsidR="1608EA21">
        <w:rPr>
          <w:rFonts w:ascii="Calibri" w:hAnsi="Calibri" w:cs="Calibri"/>
        </w:rPr>
        <w:t xml:space="preserve"> </w:t>
      </w:r>
      <w:r w:rsidR="7536D118">
        <w:rPr>
          <w:rFonts w:ascii="Calibri" w:hAnsi="Calibri" w:cs="Calibri"/>
        </w:rPr>
        <w:t>(</w:t>
      </w:r>
      <w:r w:rsidRPr="00BD792B" w:rsidR="1608EA21">
        <w:rPr>
          <w:rFonts w:ascii="Calibri" w:hAnsi="Calibri" w:cs="Calibri"/>
        </w:rPr>
        <w:t>1993)</w:t>
      </w:r>
      <w:r w:rsidR="00BD792B">
        <w:rPr>
          <w:lang w:val="en-US"/>
        </w:rPr>
        <w:fldChar w:fldCharType="end"/>
      </w:r>
      <w:r w:rsidR="7536D118">
        <w:rPr>
          <w:lang w:val="en-US"/>
        </w:rPr>
        <w:t>.</w:t>
      </w:r>
      <w:r w:rsidRPr="1DBF8185" w:rsidR="483BBCCC">
        <w:rPr>
          <w:lang w:val="en-US"/>
        </w:rPr>
        <w:t xml:space="preserve"> Briefly, 200 mg of ground leaf material was placed in sealed Teflon bags and subjected to an acidified chlorite reaction at 70°C in a water bath to remove lignin, repeated five times. After thorough washing, a 17% sodium hydroxide solution was applied </w:t>
      </w:r>
      <w:r w:rsidRPr="1DBF8185" w:rsidR="483BBCCC">
        <w:rPr>
          <w:noProof w:val="0"/>
          <w:lang w:val="en-US"/>
        </w:rPr>
        <w:t xml:space="preserve">three times to </w:t>
      </w:r>
      <w:r w:rsidRPr="1DBF8185" w:rsidR="483BBCCC">
        <w:rPr>
          <w:noProof w:val="0"/>
          <w:lang w:val="en-US"/>
        </w:rPr>
        <w:t xml:space="preserve">eliminate</w:t>
      </w:r>
      <w:r w:rsidRPr="1DBF8185" w:rsidR="483BBCCC">
        <w:rPr>
          <w:noProof w:val="0"/>
          <w:lang w:val="en-US"/>
        </w:rPr>
        <w:t xml:space="preserve"> hemi- and beta-cellulose. </w:t>
      </w:r>
      <w:r w:rsidRPr="1DBF8185" w:rsidR="604EE17C">
        <w:rPr>
          <w:rFonts w:ascii="Calibri" w:hAnsi="Calibri" w:eastAsia="Calibri" w:cs="Calibri"/>
          <w:noProof w:val="0"/>
          <w:lang w:val="en-US"/>
        </w:rPr>
        <w:t xml:space="preserve">The acidified chlorite reaction was then repeated twice more before </w:t>
      </w:r>
      <w:r w:rsidR="6A6BAF0F">
        <w:rPr>
          <w:rFonts w:ascii="Calibri" w:hAnsi="Calibri" w:eastAsia="Calibri" w:cs="Calibri"/>
          <w:noProof w:val="0"/>
          <w:lang w:val="en-US"/>
        </w:rPr>
        <w:t xml:space="preserve">the </w:t>
      </w:r>
      <w:r w:rsidRPr="1DBF8185" w:rsidR="604EE17C">
        <w:rPr>
          <w:rFonts w:ascii="Calibri" w:hAnsi="Calibri" w:eastAsia="Calibri" w:cs="Calibri"/>
          <w:noProof w:val="0"/>
          <w:lang w:val="en-US"/>
        </w:rPr>
        <w:t>final washing.</w:t>
      </w:r>
    </w:p>
    <w:p w:rsidR="00494C28" w:rsidP="407EA131" w:rsidRDefault="2241D864" w14:paraId="0C33BF31" w14:textId="60D64B54">
      <w:pPr>
        <w:spacing w:line="480" w:lineRule="auto"/>
        <w:jc w:val="both"/>
        <w:rPr>
          <w:noProof w:val="0"/>
          <w:lang w:val="en-US"/>
        </w:rPr>
      </w:pPr>
      <w:r w:rsidRPr="3715F316" w:rsidR="3D53B13C">
        <w:rPr>
          <w:rFonts w:ascii="Calibri" w:hAnsi="Calibri" w:eastAsia="Calibri" w:cs="Calibri"/>
          <w:noProof w:val="0"/>
          <w:lang w:val="en-US"/>
        </w:rPr>
        <w:t xml:space="preserve">The extracted </w:t>
      </w:r>
      <w:r w:rsidRPr="3715F316" w:rsidR="3406E1A7">
        <w:rPr>
          <w:rFonts w:ascii="Calibri" w:hAnsi="Calibri" w:eastAsia="Calibri" w:cs="Calibri"/>
          <w:noProof w:val="0"/>
          <w:lang w:val="en-US"/>
        </w:rPr>
        <w:t xml:space="preserve">foliar </w:t>
      </w:r>
      <w:r w:rsidRPr="3715F316" w:rsidR="3406E1A7">
        <w:rPr>
          <w:noProof w:val="0"/>
          <w:lang w:val="en-US"/>
        </w:rPr>
        <w:t>α-</w:t>
      </w:r>
      <w:r w:rsidRPr="3715F316" w:rsidR="3D53B13C">
        <w:rPr>
          <w:rFonts w:ascii="Calibri" w:hAnsi="Calibri" w:eastAsia="Calibri" w:cs="Calibri"/>
          <w:noProof w:val="0"/>
          <w:lang w:val="en-US"/>
        </w:rPr>
        <w:t xml:space="preserve">cellulose was dried, and 0.8 mg was weighed into </w:t>
      </w:r>
      <w:r w:rsidRPr="3715F316" w:rsidR="422B08D7">
        <w:rPr>
          <w:rFonts w:ascii="Calibri" w:hAnsi="Calibri" w:eastAsia="Calibri" w:cs="Calibri"/>
          <w:noProof w:val="0"/>
          <w:lang w:val="en-US"/>
        </w:rPr>
        <w:t>tin</w:t>
      </w:r>
      <w:r w:rsidRPr="3715F316" w:rsidR="3D53B13C">
        <w:rPr>
          <w:rFonts w:ascii="Calibri" w:hAnsi="Calibri" w:eastAsia="Calibri" w:cs="Calibri"/>
          <w:noProof w:val="0"/>
          <w:lang w:val="en-US"/>
        </w:rPr>
        <w:t xml:space="preserve"> capsules </w:t>
      </w:r>
      <w:r w:rsidRPr="3715F316" w:rsidR="091CE41B">
        <w:rPr>
          <w:rFonts w:ascii="Calibri" w:hAnsi="Calibri" w:eastAsia="Calibri" w:cs="Calibri"/>
          <w:noProof w:val="0"/>
          <w:lang w:val="en-US"/>
        </w:rPr>
        <w:t xml:space="preserve">to </w:t>
      </w:r>
      <w:r w:rsidRPr="3715F316" w:rsidR="091CE41B">
        <w:rPr>
          <w:rFonts w:ascii="Calibri" w:hAnsi="Calibri" w:eastAsia="Calibri" w:cs="Calibri"/>
          <w:noProof w:val="0"/>
          <w:lang w:val="en-US"/>
        </w:rPr>
        <w:t>determine</w:t>
      </w:r>
      <w:r w:rsidRPr="3715F316" w:rsidR="091CE41B">
        <w:rPr>
          <w:rFonts w:ascii="Calibri" w:hAnsi="Calibri" w:eastAsia="Calibri" w:cs="Calibri"/>
          <w:noProof w:val="0"/>
          <w:lang w:val="en-US"/>
        </w:rPr>
        <w:t xml:space="preserve"> the isotopic composition of C </w:t>
      </w:r>
      <w:r w:rsidRPr="3715F316" w:rsidR="091CE41B">
        <w:rPr>
          <w:noProof w:val="0"/>
          <w:lang w:val="en-US"/>
        </w:rPr>
        <w:t>(</w:t>
      </w:r>
      <w:r w:rsidRPr="3715F316" w:rsidR="091CE41B">
        <w:rPr>
          <w:noProof w:val="0"/>
          <w:vertAlign w:val="superscript"/>
          <w:lang w:val="en-US"/>
        </w:rPr>
        <w:t>13</w:t>
      </w:r>
      <w:r w:rsidRPr="3715F316" w:rsidR="091CE41B">
        <w:rPr>
          <w:noProof w:val="0"/>
          <w:lang w:val="en-US"/>
        </w:rPr>
        <w:t>C/</w:t>
      </w:r>
      <w:r w:rsidRPr="3715F316" w:rsidR="091CE41B">
        <w:rPr>
          <w:noProof w:val="0"/>
          <w:vertAlign w:val="superscript"/>
          <w:lang w:val="en-US"/>
        </w:rPr>
        <w:t>12</w:t>
      </w:r>
      <w:r w:rsidRPr="3715F316" w:rsidR="091CE41B">
        <w:rPr>
          <w:noProof w:val="0"/>
          <w:lang w:val="en-US"/>
        </w:rPr>
        <w:t>C</w:t>
      </w:r>
      <w:r w:rsidRPr="3715F316" w:rsidR="62915CBA">
        <w:rPr>
          <w:noProof w:val="0"/>
          <w:lang w:val="en-US"/>
        </w:rPr>
        <w:t>) on a</w:t>
      </w:r>
      <w:r w:rsidRPr="3715F316" w:rsidR="511C9908">
        <w:rPr>
          <w:noProof w:val="0"/>
          <w:lang w:val="en-US"/>
        </w:rPr>
        <w:t xml:space="preserve">n elemental </w:t>
      </w:r>
      <w:r w:rsidRPr="3715F316" w:rsidR="511C9908">
        <w:rPr>
          <w:noProof w:val="0"/>
          <w:lang w:val="en-US"/>
        </w:rPr>
        <w:t>analyser</w:t>
      </w:r>
      <w:r w:rsidRPr="3715F316" w:rsidR="3824603C">
        <w:rPr>
          <w:noProof w:val="0"/>
          <w:lang w:val="en-US"/>
        </w:rPr>
        <w:t xml:space="preserve"> (EA)</w:t>
      </w:r>
      <w:r w:rsidRPr="3715F316" w:rsidR="11CB03B2">
        <w:rPr>
          <w:noProof w:val="0"/>
          <w:lang w:val="en-US"/>
        </w:rPr>
        <w:t xml:space="preserve"> </w:t>
      </w:r>
      <w:r w:rsidRPr="3715F316" w:rsidR="511C9908">
        <w:rPr>
          <w:noProof w:val="0"/>
          <w:lang w:val="en-US"/>
          <w:rPrChange w:author="Thomas Sibret" w:date="2025-03-12T10:30:30.333Z" w:id="2102768016"/>
        </w:rPr>
        <w:t>co</w:t>
      </w:r>
      <w:r w:rsidRPr="3715F316" w:rsidR="511C9908">
        <w:rPr>
          <w:noProof w:val="0"/>
          <w:lang w:val="en-US"/>
          <w:rPrChange w:author="Thomas Sibret" w:date="2025-03-12T10:30:30.334Z" w:id="351505299"/>
        </w:rPr>
        <w:t>upled</w:t>
      </w:r>
      <w:r w:rsidRPr="3715F316" w:rsidR="511C9908">
        <w:rPr>
          <w:noProof w:val="0"/>
          <w:lang w:val="en-US"/>
          <w:rPrChange w:author="Thomas Sibret" w:date="2025-03-12T10:30:30.334Z" w:id="1404645287"/>
        </w:rPr>
        <w:t xml:space="preserve"> </w:t>
      </w:r>
      <w:r w:rsidRPr="3715F316" w:rsidR="511C9908">
        <w:rPr>
          <w:noProof w:val="0"/>
          <w:lang w:val="en-US"/>
          <w:rPrChange w:author="Thomas Sibret" w:date="2025-03-12T10:30:30.334Z" w:id="1680062495"/>
        </w:rPr>
        <w:t>with</w:t>
      </w:r>
      <w:r w:rsidRPr="3715F316" w:rsidR="511C9908">
        <w:rPr>
          <w:noProof w:val="0"/>
          <w:lang w:val="en-US"/>
          <w:rPrChange w:author="Thomas Sibret" w:date="2025-03-12T10:30:30.334Z" w:id="75794172"/>
        </w:rPr>
        <w:t xml:space="preserve"> an isotope ratio mass </w:t>
      </w:r>
      <w:r w:rsidRPr="3715F316" w:rsidR="511C9908">
        <w:rPr>
          <w:noProof w:val="0"/>
          <w:lang w:val="en-US"/>
          <w:rPrChange w:author="Thomas Sibret" w:date="2025-03-12T10:30:30.335Z" w:id="2008067119"/>
        </w:rPr>
        <w:t>spectrometer</w:t>
      </w:r>
      <w:r w:rsidRPr="3715F316" w:rsidR="62915CBA">
        <w:rPr>
          <w:noProof w:val="0"/>
          <w:lang w:val="en-US"/>
        </w:rPr>
        <w:t xml:space="preserve"> </w:t>
      </w:r>
      <w:r w:rsidRPr="3715F316" w:rsidR="2088F27A">
        <w:rPr>
          <w:rFonts w:ascii="Calibri" w:hAnsi="Calibri" w:eastAsia="Calibri" w:cs="Calibri"/>
          <w:noProof w:val="0"/>
          <w:lang w:val="en-US"/>
        </w:rPr>
        <w:t>(</w:t>
      </w:r>
      <w:r w:rsidRPr="3715F316" w:rsidR="3824603C">
        <w:rPr>
          <w:rFonts w:ascii="Calibri" w:hAnsi="Calibri" w:eastAsia="Calibri" w:cs="Calibri"/>
          <w:noProof w:val="0"/>
          <w:lang w:val="en-US"/>
        </w:rPr>
        <w:t xml:space="preserve">IRMS; </w:t>
      </w:r>
      <w:r w:rsidRPr="3715F316" w:rsidR="3824603C">
        <w:rPr>
          <w:rFonts w:ascii="Calibri" w:hAnsi="Calibri" w:eastAsia="Calibri" w:cs="Calibri"/>
          <w:noProof w:val="0"/>
          <w:lang w:val="en-US"/>
        </w:rPr>
        <w:t xml:space="preserve">resp. </w:t>
      </w:r>
      <w:r w:rsidRPr="3715F316" w:rsidR="225972E7">
        <w:rPr>
          <w:rFonts w:ascii="Calibri" w:hAnsi="Calibri" w:eastAsia="Calibri" w:cs="Calibri"/>
          <w:noProof w:val="0"/>
          <w:lang w:val="en-US"/>
        </w:rPr>
        <w:t>Isolink</w:t>
      </w:r>
      <w:r w:rsidRPr="3715F316" w:rsidR="225972E7">
        <w:rPr>
          <w:rFonts w:ascii="Calibri" w:hAnsi="Calibri" w:eastAsia="Calibri" w:cs="Calibri"/>
          <w:noProof w:val="0"/>
          <w:lang w:val="en-US"/>
        </w:rPr>
        <w:t xml:space="preserve"> CN </w:t>
      </w:r>
      <w:r w:rsidRPr="3715F316" w:rsidR="3824603C">
        <w:rPr>
          <w:rFonts w:ascii="Calibri" w:hAnsi="Calibri" w:eastAsia="Calibri" w:cs="Calibri"/>
          <w:noProof w:val="0"/>
          <w:lang w:val="en-US"/>
        </w:rPr>
        <w:t xml:space="preserve">EA </w:t>
      </w:r>
      <w:r w:rsidRPr="3715F316" w:rsidR="2C0A7FCF">
        <w:rPr>
          <w:rFonts w:ascii="Calibri" w:hAnsi="Calibri" w:eastAsia="Calibri" w:cs="Calibri"/>
          <w:noProof w:val="0"/>
          <w:lang w:val="en-US"/>
        </w:rPr>
        <w:t>and</w:t>
      </w:r>
      <w:r w:rsidRPr="3715F316" w:rsidR="3824603C">
        <w:rPr>
          <w:rFonts w:ascii="Calibri" w:hAnsi="Calibri" w:eastAsia="Calibri" w:cs="Calibri"/>
          <w:noProof w:val="0"/>
          <w:lang w:val="en-US"/>
        </w:rPr>
        <w:t xml:space="preserve"> Delta Q IRMS</w:t>
      </w:r>
      <w:r w:rsidRPr="3715F316" w:rsidR="1BA74F2B">
        <w:rPr>
          <w:rFonts w:ascii="Calibri" w:hAnsi="Calibri" w:eastAsia="Calibri" w:cs="Calibri"/>
          <w:noProof w:val="0"/>
          <w:lang w:val="en-US"/>
        </w:rPr>
        <w:t xml:space="preserve">, </w:t>
      </w:r>
      <w:r w:rsidRPr="3715F316" w:rsidR="1BA74F2B">
        <w:rPr>
          <w:rFonts w:ascii="Calibri" w:hAnsi="Calibri" w:eastAsia="Calibri" w:cs="Calibri"/>
          <w:noProof w:val="0"/>
          <w:lang w:val="en-US"/>
        </w:rPr>
        <w:t>Thermo</w:t>
      </w:r>
      <w:r w:rsidRPr="3715F316" w:rsidR="1BA74F2B">
        <w:rPr>
          <w:rFonts w:ascii="Calibri" w:hAnsi="Calibri" w:eastAsia="Calibri" w:cs="Calibri"/>
          <w:noProof w:val="0"/>
          <w:lang w:val="en-US"/>
        </w:rPr>
        <w:t xml:space="preserve"> </w:t>
      </w:r>
      <w:r w:rsidRPr="3715F316" w:rsidR="57907953">
        <w:rPr>
          <w:noProof w:val="0"/>
          <w:lang w:val="en-US"/>
          <w:rPrChange w:author="Thomas Sibret" w:date="2025-03-12T10:30:30.34Z" w:id="1035349030"/>
        </w:rPr>
        <w:t xml:space="preserve">Fisher </w:t>
      </w:r>
      <w:r w:rsidRPr="3715F316" w:rsidR="1BA74F2B">
        <w:rPr>
          <w:rFonts w:ascii="Calibri" w:hAnsi="Calibri" w:eastAsia="Calibri" w:cs="Calibri"/>
          <w:noProof w:val="0"/>
          <w:lang w:val="en-US"/>
        </w:rPr>
        <w:t>Scientific, MA, USA</w:t>
      </w:r>
      <w:r w:rsidRPr="3715F316" w:rsidR="2088F27A">
        <w:rPr>
          <w:rFonts w:ascii="Calibri" w:hAnsi="Calibri" w:eastAsia="Calibri" w:cs="Calibri"/>
          <w:noProof w:val="0"/>
          <w:lang w:val="en-US"/>
        </w:rPr>
        <w:t>)</w:t>
      </w:r>
      <w:r w:rsidRPr="3715F316" w:rsidR="3406E1A7">
        <w:rPr>
          <w:rFonts w:ascii="Calibri" w:hAnsi="Calibri" w:eastAsia="Calibri" w:cs="Calibri"/>
          <w:noProof w:val="0"/>
          <w:lang w:val="en-US"/>
        </w:rPr>
        <w:t>.</w:t>
      </w:r>
      <w:r w:rsidRPr="3715F316" w:rsidR="711CF0B4">
        <w:rPr>
          <w:rFonts w:ascii="Calibri" w:hAnsi="Calibri" w:eastAsia="Calibri" w:cs="Calibri"/>
          <w:noProof w:val="0"/>
          <w:lang w:val="en-US"/>
        </w:rPr>
        <w:t xml:space="preserve"> </w:t>
      </w:r>
      <w:r w:rsidRPr="3715F316" w:rsidR="1144879C">
        <w:rPr>
          <w:noProof w:val="0"/>
          <w:lang w:val="en-US"/>
          <w:rPrChange w:author="Thomas Sibret" w:date="2025-03-12T10:30:30.344Z" w:id="595099341"/>
        </w:rPr>
        <w:t>Before</w:t>
      </w:r>
      <w:r w:rsidRPr="3715F316" w:rsidR="1144879C">
        <w:rPr>
          <w:noProof w:val="0"/>
          <w:lang w:val="en-US"/>
          <w:rPrChange w:author="Thomas Sibret" w:date="2025-03-12T10:30:30.344Z" w:id="1277432497"/>
        </w:rPr>
        <w:t xml:space="preserve"> </w:t>
      </w:r>
      <w:r w:rsidRPr="3715F316" w:rsidR="1144879C">
        <w:rPr>
          <w:noProof w:val="0"/>
          <w:lang w:val="en-US"/>
          <w:rPrChange w:author="Thomas Sibret" w:date="2025-03-12T10:30:30.344Z" w:id="292761372"/>
        </w:rPr>
        <w:t>determining</w:t>
      </w:r>
      <w:r w:rsidRPr="3715F316" w:rsidR="1144879C">
        <w:rPr>
          <w:noProof w:val="0"/>
          <w:lang w:val="en-US"/>
          <w:rPrChange w:author="Thomas Sibret" w:date="2025-03-12T10:30:30.344Z" w:id="792015767"/>
        </w:rPr>
        <w:t xml:space="preserve"> the </w:t>
      </w:r>
      <w:r w:rsidRPr="3715F316" w:rsidR="1144879C">
        <w:rPr>
          <w:noProof w:val="0"/>
          <w:vertAlign w:val="superscript"/>
          <w:lang w:val="en-US"/>
          <w:rPrChange w:author="Thomas Sibret" w:date="2025-03-12T10:30:30.345Z" w:id="857120378">
            <w:rPr>
              <w:vertAlign w:val="superscript"/>
            </w:rPr>
          </w:rPrChange>
        </w:rPr>
        <w:t>18</w:t>
      </w:r>
      <w:r w:rsidRPr="3715F316" w:rsidR="1144879C">
        <w:rPr>
          <w:noProof w:val="0"/>
          <w:lang w:val="en-US"/>
          <w:rPrChange w:author="Thomas Sibret" w:date="2025-03-12T10:30:30.345Z" w:id="1019364901"/>
        </w:rPr>
        <w:t xml:space="preserve">O signature of the </w:t>
      </w:r>
      <w:r w:rsidRPr="3715F316" w:rsidR="1144879C">
        <w:rPr>
          <w:noProof w:val="0"/>
          <w:lang w:val="en-US"/>
        </w:rPr>
        <w:t>foliar α-</w:t>
      </w:r>
      <w:r w:rsidRPr="3715F316" w:rsidR="1144879C">
        <w:rPr>
          <w:noProof w:val="0"/>
          <w:lang w:val="en-US"/>
          <w:rPrChange w:author="Thomas Sibret" w:date="2025-03-12T10:30:30.346Z" w:id="1791964372"/>
        </w:rPr>
        <w:t xml:space="preserve">cellulose, the </w:t>
      </w:r>
      <w:r w:rsidRPr="3715F316" w:rsidR="1144879C">
        <w:rPr>
          <w:noProof w:val="0"/>
          <w:lang w:val="en-US"/>
          <w:rPrChange w:author="Thomas Sibret" w:date="2025-03-12T10:30:30.346Z" w:id="1586550345"/>
        </w:rPr>
        <w:t>samples</w:t>
      </w:r>
      <w:r w:rsidRPr="3715F316" w:rsidR="1144879C">
        <w:rPr>
          <w:noProof w:val="0"/>
          <w:lang w:val="en-US"/>
          <w:rPrChange w:author="Thomas Sibret" w:date="2025-03-12T10:30:30.346Z" w:id="1442094612"/>
        </w:rPr>
        <w:t xml:space="preserve"> </w:t>
      </w:r>
      <w:r w:rsidRPr="3715F316" w:rsidR="1144879C">
        <w:rPr>
          <w:noProof w:val="0"/>
          <w:lang w:val="en-US"/>
          <w:rPrChange w:author="Thomas Sibret" w:date="2025-03-12T10:30:30.346Z" w:id="1618571974"/>
        </w:rPr>
        <w:t>were</w:t>
      </w:r>
      <w:r w:rsidRPr="3715F316" w:rsidR="1144879C">
        <w:rPr>
          <w:noProof w:val="0"/>
          <w:lang w:val="en-US"/>
          <w:rPrChange w:author="Thomas Sibret" w:date="2025-03-12T10:30:30.346Z" w:id="404946705"/>
        </w:rPr>
        <w:t xml:space="preserve"> first </w:t>
      </w:r>
      <w:r w:rsidRPr="3715F316" w:rsidR="1144879C">
        <w:rPr>
          <w:noProof w:val="0"/>
          <w:lang w:val="en-US"/>
          <w:rPrChange w:author="Thomas Sibret" w:date="2025-03-12T10:30:30.346Z" w:id="1715430259"/>
        </w:rPr>
        <w:t>additionally</w:t>
      </w:r>
      <w:r w:rsidRPr="3715F316" w:rsidR="1144879C">
        <w:rPr>
          <w:noProof w:val="0"/>
          <w:lang w:val="en-US"/>
          <w:rPrChange w:author="Thomas Sibret" w:date="2025-03-12T10:30:30.346Z" w:id="990441364"/>
        </w:rPr>
        <w:t xml:space="preserve"> </w:t>
      </w:r>
      <w:r w:rsidRPr="3715F316" w:rsidR="1144879C">
        <w:rPr>
          <w:noProof w:val="0"/>
          <w:lang w:val="en-US"/>
          <w:rPrChange w:author="Thomas Sibret" w:date="2025-03-12T10:30:30.346Z" w:id="559274102"/>
        </w:rPr>
        <w:t>dried</w:t>
      </w:r>
      <w:r w:rsidRPr="3715F316" w:rsidR="1144879C">
        <w:rPr>
          <w:noProof w:val="0"/>
          <w:lang w:val="en-US"/>
          <w:rPrChange w:author="Thomas Sibret" w:date="2025-03-12T10:30:30.346Z" w:id="1397955603"/>
        </w:rPr>
        <w:t xml:space="preserve"> in </w:t>
      </w:r>
      <w:r w:rsidRPr="3715F316" w:rsidR="1144879C">
        <w:rPr>
          <w:noProof w:val="0"/>
          <w:lang w:val="en-US"/>
          <w:rPrChange w:author="Thomas Sibret" w:date="2025-03-12T10:30:30.346Z" w:id="114781292"/>
        </w:rPr>
        <w:t>a</w:t>
      </w:r>
      <w:r w:rsidRPr="3715F316" w:rsidR="1144879C">
        <w:rPr>
          <w:noProof w:val="0"/>
          <w:lang w:val="en-US"/>
          <w:rPrChange w:author="Thomas Sibret" w:date="2025-03-12T10:30:30.346Z" w:id="35147498"/>
        </w:rPr>
        <w:t xml:space="preserve"> </w:t>
      </w:r>
      <w:r w:rsidRPr="3715F316" w:rsidR="1144879C">
        <w:rPr>
          <w:rFonts w:ascii="Calibri" w:hAnsi="Calibri" w:eastAsia="Calibri" w:cs="Calibri"/>
          <w:noProof w:val="0"/>
          <w:lang w:val="en-US"/>
        </w:rPr>
        <w:t xml:space="preserve">vacuum oven </w:t>
      </w:r>
      <w:r w:rsidRPr="3715F316" w:rsidR="1144879C">
        <w:rPr>
          <w:noProof w:val="0"/>
          <w:lang w:val="en-US"/>
          <w:rPrChange w:author="Thomas Sibret" w:date="2025-03-12T10:30:30.347Z" w:id="1620055928"/>
        </w:rPr>
        <w:t>(</w:t>
      </w:r>
      <w:r w:rsidRPr="3715F316" w:rsidR="1144879C">
        <w:rPr>
          <w:noProof w:val="0"/>
          <w:lang w:val="en-US"/>
          <w:rPrChange w:author="Thomas Sibret" w:date="2025-03-12T10:30:30.347Z" w:id="1038660318"/>
        </w:rPr>
        <w:t>Heraeus</w:t>
      </w:r>
      <w:r w:rsidRPr="3715F316" w:rsidR="1144879C">
        <w:rPr>
          <w:noProof w:val="0"/>
          <w:lang w:val="en-US"/>
          <w:rPrChange w:author="Thomas Sibret" w:date="2025-03-12T10:30:30.347Z" w:id="1269833422"/>
        </w:rPr>
        <w:t xml:space="preserve"> RVT 220, Thermo Fisher Scientific, MA, USA</w:t>
      </w:r>
      <w:r w:rsidRPr="3715F316" w:rsidR="532A1AB1">
        <w:rPr>
          <w:noProof w:val="0"/>
          <w:lang w:val="en-US"/>
          <w:rPrChange w:author="Thomas Sibret" w:date="2025-03-12T10:30:30.348Z" w:id="1478563596"/>
        </w:rPr>
        <w:t xml:space="preserve">) </w:t>
      </w:r>
      <w:r w:rsidRPr="3715F316" w:rsidR="0E803185">
        <w:rPr>
          <w:rFonts w:ascii="Calibri" w:hAnsi="Calibri" w:eastAsia="Calibri" w:cs="Calibri"/>
          <w:noProof w:val="0"/>
          <w:lang w:val="en-US"/>
        </w:rPr>
        <w:t>at 60°C</w:t>
      </w:r>
      <w:r w:rsidRPr="3715F316" w:rsidR="0E803185">
        <w:rPr>
          <w:rFonts w:ascii="Calibri" w:hAnsi="Calibri" w:eastAsia="Calibri" w:cs="Calibri"/>
          <w:noProof w:val="0"/>
          <w:lang w:val="en-US"/>
        </w:rPr>
        <w:t xml:space="preserve"> </w:t>
      </w:r>
      <w:r w:rsidRPr="3715F316" w:rsidR="532A1AB1">
        <w:rPr>
          <w:rFonts w:ascii="Calibri" w:hAnsi="Calibri" w:eastAsia="Calibri" w:cs="Calibri"/>
          <w:noProof w:val="0"/>
          <w:lang w:val="en-US"/>
        </w:rPr>
        <w:t>for a minimum of 6 days</w:t>
      </w:r>
      <w:r w:rsidRPr="3715F316" w:rsidR="1144879C">
        <w:rPr>
          <w:noProof w:val="0"/>
          <w:lang w:val="en-US"/>
          <w:rPrChange w:author="Thomas Sibret" w:date="2025-03-12T10:30:30.35Z" w:id="1811381951"/>
        </w:rPr>
        <w:t xml:space="preserve">. </w:t>
      </w:r>
      <w:r w:rsidRPr="3715F316" w:rsidR="1144879C">
        <w:rPr>
          <w:noProof w:val="0"/>
          <w:lang w:val="en-US"/>
          <w:rPrChange w:author="Thomas Sibret" w:date="2025-03-12T10:30:30.35Z" w:id="161400195"/>
        </w:rPr>
        <w:t>After</w:t>
      </w:r>
      <w:r w:rsidRPr="3715F316" w:rsidR="1144879C">
        <w:rPr>
          <w:noProof w:val="0"/>
          <w:lang w:val="en-US"/>
          <w:rPrChange w:author="Thomas Sibret" w:date="2025-03-12T10:30:30.35Z" w:id="1017176664"/>
        </w:rPr>
        <w:t xml:space="preserve"> drying, </w:t>
      </w:r>
      <w:r w:rsidRPr="3715F316" w:rsidR="1144879C">
        <w:rPr>
          <w:noProof w:val="0"/>
          <w:lang w:val="en-US"/>
          <w:rPrChange w:author="Thomas Sibret" w:date="2025-03-12T10:30:30.35Z" w:id="2014950661"/>
        </w:rPr>
        <w:t>they</w:t>
      </w:r>
      <w:r w:rsidRPr="3715F316" w:rsidR="1144879C">
        <w:rPr>
          <w:noProof w:val="0"/>
          <w:lang w:val="en-US"/>
          <w:rPrChange w:author="Thomas Sibret" w:date="2025-03-12T10:30:30.35Z" w:id="973712834"/>
        </w:rPr>
        <w:t xml:space="preserve"> </w:t>
      </w:r>
      <w:r w:rsidRPr="3715F316" w:rsidR="1144879C">
        <w:rPr>
          <w:noProof w:val="0"/>
          <w:lang w:val="en-US"/>
          <w:rPrChange w:author="Thomas Sibret" w:date="2025-03-12T10:30:30.35Z" w:id="2049621786"/>
        </w:rPr>
        <w:t>were</w:t>
      </w:r>
      <w:r w:rsidRPr="3715F316" w:rsidR="1144879C">
        <w:rPr>
          <w:noProof w:val="0"/>
          <w:lang w:val="en-US"/>
          <w:rPrChange w:author="Thomas Sibret" w:date="2025-03-12T10:30:30.35Z" w:id="312216302"/>
        </w:rPr>
        <w:t xml:space="preserve"> </w:t>
      </w:r>
      <w:r w:rsidRPr="3715F316" w:rsidR="1144879C">
        <w:rPr>
          <w:noProof w:val="0"/>
          <w:lang w:val="en-US"/>
          <w:rPrChange w:author="Thomas Sibret" w:date="2025-03-12T10:30:30.351Z" w:id="365227660"/>
        </w:rPr>
        <w:t>weighed</w:t>
      </w:r>
      <w:r w:rsidRPr="3715F316" w:rsidR="1144879C">
        <w:rPr>
          <w:noProof w:val="0"/>
          <w:lang w:val="en-US"/>
          <w:rPrChange w:author="Thomas Sibret" w:date="2025-03-12T10:30:30.351Z" w:id="1031470042"/>
        </w:rPr>
        <w:t xml:space="preserve"> (0.4 mg) </w:t>
      </w:r>
      <w:r w:rsidRPr="3715F316" w:rsidR="1144879C">
        <w:rPr>
          <w:noProof w:val="0"/>
          <w:lang w:val="en-US"/>
          <w:rPrChange w:author="Thomas Sibret" w:date="2025-03-12T10:30:30.351Z" w:id="1654196591"/>
        </w:rPr>
        <w:t>into</w:t>
      </w:r>
      <w:r w:rsidRPr="3715F316" w:rsidR="1144879C">
        <w:rPr>
          <w:noProof w:val="0"/>
          <w:lang w:val="en-US"/>
          <w:rPrChange w:author="Thomas Sibret" w:date="2025-03-12T10:30:30.351Z" w:id="1133603586"/>
        </w:rPr>
        <w:t xml:space="preserve"> silver capsules for </w:t>
      </w:r>
      <w:r w:rsidRPr="3715F316" w:rsidR="1144879C">
        <w:rPr>
          <w:noProof w:val="0"/>
          <w:lang w:val="en-US"/>
          <w:rPrChange w:author="Thomas Sibret" w:date="2025-03-12T10:30:30.351Z" w:id="1812224374"/>
        </w:rPr>
        <w:t>analysis</w:t>
      </w:r>
      <w:r w:rsidRPr="3715F316" w:rsidR="1144879C">
        <w:rPr>
          <w:noProof w:val="0"/>
          <w:lang w:val="en-US"/>
          <w:rPrChange w:author="Thomas Sibret" w:date="2025-03-12T10:30:30.351Z" w:id="966501283"/>
        </w:rPr>
        <w:t xml:space="preserve"> </w:t>
      </w:r>
      <w:r w:rsidRPr="3715F316" w:rsidR="1144879C">
        <w:rPr>
          <w:noProof w:val="0"/>
          <w:lang w:val="en-US"/>
          <w:rPrChange w:author="Thomas Sibret" w:date="2025-03-12T10:30:30.351Z" w:id="1616686511"/>
        </w:rPr>
        <w:t>using</w:t>
      </w:r>
      <w:r w:rsidRPr="3715F316" w:rsidR="1144879C">
        <w:rPr>
          <w:noProof w:val="0"/>
          <w:lang w:val="en-US"/>
          <w:rPrChange w:author="Thomas Sibret" w:date="2025-03-12T10:30:30.351Z" w:id="2075788763"/>
        </w:rPr>
        <w:t xml:space="preserve"> a Thermal Conversion </w:t>
      </w:r>
      <w:r w:rsidRPr="3715F316" w:rsidR="57907953">
        <w:rPr>
          <w:noProof w:val="0"/>
          <w:lang w:val="en-US"/>
          <w:rPrChange w:author="Thomas Sibret" w:date="2025-03-12T10:30:30.352Z" w:id="1229432864"/>
        </w:rPr>
        <w:t>EA</w:t>
      </w:r>
      <w:r w:rsidRPr="3715F316" w:rsidR="1144879C">
        <w:rPr>
          <w:noProof w:val="0"/>
          <w:lang w:val="en-US"/>
          <w:rPrChange w:author="Thomas Sibret" w:date="2025-03-12T10:30:30.353Z" w:id="741753827"/>
        </w:rPr>
        <w:t xml:space="preserve"> </w:t>
      </w:r>
      <w:r w:rsidRPr="3715F316" w:rsidR="1144879C">
        <w:rPr>
          <w:noProof w:val="0"/>
          <w:lang w:val="en-US"/>
          <w:rPrChange w:author="Thomas Sibret" w:date="2025-03-12T10:30:30.353Z" w:id="681310020"/>
        </w:rPr>
        <w:t>co</w:t>
      </w:r>
      <w:r w:rsidRPr="3715F316" w:rsidR="1144879C">
        <w:rPr>
          <w:noProof w:val="0"/>
          <w:lang w:val="en-US"/>
          <w:rPrChange w:author="Thomas Sibret" w:date="2025-03-12T10:30:30.353Z" w:id="1198493935"/>
        </w:rPr>
        <w:t>upled</w:t>
      </w:r>
      <w:r w:rsidRPr="3715F316" w:rsidR="1144879C">
        <w:rPr>
          <w:noProof w:val="0"/>
          <w:lang w:val="en-US"/>
          <w:rPrChange w:author="Thomas Sibret" w:date="2025-03-12T10:30:30.353Z" w:id="1418239151"/>
        </w:rPr>
        <w:t xml:space="preserve"> </w:t>
      </w:r>
      <w:r w:rsidRPr="3715F316" w:rsidR="1144879C">
        <w:rPr>
          <w:noProof w:val="0"/>
          <w:lang w:val="en-US"/>
          <w:rPrChange w:author="Thomas Sibret" w:date="2025-03-12T10:30:30.353Z" w:id="1902334162"/>
        </w:rPr>
        <w:t>with</w:t>
      </w:r>
      <w:r w:rsidRPr="3715F316" w:rsidR="1144879C">
        <w:rPr>
          <w:noProof w:val="0"/>
          <w:lang w:val="en-US"/>
          <w:rPrChange w:author="Thomas Sibret" w:date="2025-03-12T10:30:30.353Z" w:id="1147949131"/>
        </w:rPr>
        <w:t xml:space="preserve"> an </w:t>
      </w:r>
      <w:r w:rsidRPr="3715F316" w:rsidR="2C0A7FCF">
        <w:rPr>
          <w:noProof w:val="0"/>
          <w:lang w:val="en-US"/>
          <w:rPrChange w:author="Thomas Sibret" w:date="2025-03-12T10:30:30.354Z" w:id="1938360770"/>
        </w:rPr>
        <w:t>IRMS</w:t>
      </w:r>
      <w:r w:rsidRPr="3715F316" w:rsidR="1144879C">
        <w:rPr>
          <w:noProof w:val="0"/>
          <w:lang w:val="en-US"/>
          <w:rPrChange w:author="Thomas Sibret" w:date="2025-03-12T10:30:30.355Z" w:id="253223326"/>
        </w:rPr>
        <w:t xml:space="preserve"> </w:t>
      </w:r>
      <w:r w:rsidRPr="3715F316" w:rsidR="16495F79">
        <w:rPr>
          <w:noProof w:val="0"/>
          <w:lang w:val="en-US"/>
          <w:rPrChange w:author="Thomas Sibret" w:date="2025-03-12T10:30:30.355Z" w:id="1999672368"/>
        </w:rPr>
        <w:t>(</w:t>
      </w:r>
      <w:r w:rsidRPr="3715F316" w:rsidR="2C0A7FCF">
        <w:rPr>
          <w:noProof w:val="0"/>
          <w:lang w:val="en-US"/>
          <w:rPrChange w:author="Thomas Sibret" w:date="2025-03-12T10:30:30.356Z" w:id="371187174"/>
        </w:rPr>
        <w:t xml:space="preserve">resp. </w:t>
      </w:r>
      <w:r w:rsidRPr="3715F316" w:rsidR="16495F79">
        <w:rPr>
          <w:noProof w:val="0"/>
          <w:lang w:val="en-US"/>
          <w:rPrChange w:author="Thomas Sibret" w:date="2025-03-12T10:30:30.357Z" w:id="1939425736"/>
        </w:rPr>
        <w:t>Sercon</w:t>
      </w:r>
      <w:r w:rsidRPr="3715F316" w:rsidR="16495F79">
        <w:rPr>
          <w:noProof w:val="0"/>
          <w:lang w:val="en-US"/>
          <w:rPrChange w:author="Thomas Sibret" w:date="2025-03-12T10:30:30.357Z" w:id="342146992"/>
        </w:rPr>
        <w:t xml:space="preserve"> </w:t>
      </w:r>
      <w:r w:rsidRPr="3715F316" w:rsidR="1144879C">
        <w:rPr>
          <w:noProof w:val="0"/>
          <w:lang w:val="en-US"/>
          <w:rPrChange w:author="Thomas Sibret" w:date="2025-03-12T10:30:30.357Z" w:id="942347509"/>
        </w:rPr>
        <w:t>TC-EA</w:t>
      </w:r>
      <w:r w:rsidRPr="3715F316" w:rsidR="243B6F5C">
        <w:rPr>
          <w:noProof w:val="0"/>
          <w:lang w:val="en-US"/>
          <w:rPrChange w:author="Thomas Sibret" w:date="2025-03-12T10:30:30.358Z" w:id="496475284"/>
        </w:rPr>
        <w:t xml:space="preserve"> </w:t>
      </w:r>
      <w:r w:rsidRPr="3715F316" w:rsidR="2C0A7FCF">
        <w:rPr>
          <w:noProof w:val="0"/>
          <w:lang w:val="en-US"/>
          <w:rPrChange w:author="Thomas Sibret" w:date="2025-03-12T10:30:30.359Z" w:id="2016347194"/>
        </w:rPr>
        <w:t>and</w:t>
      </w:r>
      <w:r w:rsidRPr="3715F316" w:rsidR="243B6F5C">
        <w:rPr>
          <w:noProof w:val="0"/>
          <w:lang w:val="en-US"/>
          <w:rPrChange w:author="Thomas Sibret" w:date="2025-03-12T10:30:30.36Z" w:id="1572870283"/>
        </w:rPr>
        <w:t xml:space="preserve"> </w:t>
      </w:r>
      <w:r w:rsidRPr="3715F316" w:rsidR="1144879C">
        <w:rPr>
          <w:noProof w:val="0"/>
          <w:lang w:val="en-US"/>
          <w:rPrChange w:author="Thomas Sibret" w:date="2025-03-12T10:30:30.36Z" w:id="233596767"/>
        </w:rPr>
        <w:t>SerCon</w:t>
      </w:r>
      <w:r w:rsidRPr="3715F316" w:rsidR="1144879C">
        <w:rPr>
          <w:noProof w:val="0"/>
          <w:lang w:val="en-US"/>
          <w:rPrChange w:author="Thomas Sibret" w:date="2025-03-12T10:30:30.36Z" w:id="1020295914"/>
        </w:rPr>
        <w:t xml:space="preserve"> 20-20 IRMS, Cheshire, UK).</w:t>
      </w:r>
    </w:p>
    <w:p w:rsidRPr="00FC0D63" w:rsidR="002C5114" w:rsidP="407EA131" w:rsidRDefault="007E6802" w14:paraId="4FE15569" w14:textId="70AC531E">
      <w:pPr>
        <w:spacing w:line="480" w:lineRule="auto"/>
        <w:jc w:val="both"/>
        <w:rPr>
          <w:rFonts w:ascii="Calibri" w:hAnsi="Calibri" w:eastAsia="Calibri" w:cs="Calibri"/>
          <w:lang w:val="en-US"/>
        </w:rPr>
      </w:pPr>
      <w:r>
        <w:rPr>
          <w:lang w:val="en-US"/>
        </w:rPr>
        <w:t xml:space="preserve">We </w:t>
      </w:r>
      <w:r w:rsidRPr="22722C3E" w:rsidR="02C513E0">
        <w:rPr>
          <w:lang w:val="en-US"/>
        </w:rPr>
        <w:t xml:space="preserve">reported </w:t>
      </w:r>
      <w:r w:rsidRPr="22722C3E" w:rsidR="1BEB6C01">
        <w:rPr>
          <w:lang w:val="en-US"/>
        </w:rPr>
        <w:t>delta val</w:t>
      </w:r>
      <w:r w:rsidRPr="22722C3E" w:rsidR="60BA3E50">
        <w:rPr>
          <w:lang w:val="en-US"/>
        </w:rPr>
        <w:t xml:space="preserve">ues </w:t>
      </w:r>
      <w:r w:rsidRPr="22722C3E" w:rsidR="6D7E7282">
        <w:rPr>
          <w:lang w:val="en-US"/>
        </w:rPr>
        <w:t xml:space="preserve">(δ) </w:t>
      </w:r>
      <w:r w:rsidRPr="22722C3E" w:rsidR="60BA3E50">
        <w:rPr>
          <w:lang w:val="en-US"/>
        </w:rPr>
        <w:t>for isotopic signatures</w:t>
      </w:r>
      <w:r>
        <w:rPr>
          <w:lang w:val="en-US"/>
        </w:rPr>
        <w:t>, defined as follows</w:t>
      </w:r>
      <w:r w:rsidRPr="22722C3E" w:rsidR="384AFECA">
        <w:rPr>
          <w:lang w:val="en-US"/>
        </w:rPr>
        <w:t>:</w:t>
      </w:r>
    </w:p>
    <w:p w:rsidRPr="005160BB" w:rsidR="002C5114" w:rsidP="00F85FC5" w:rsidRDefault="00000000" w14:paraId="12966A8C" w14:textId="6F0010FF">
      <w:pPr>
        <w:tabs>
          <w:tab w:val="left" w:pos="8789"/>
        </w:tabs>
        <w:spacing w:line="480" w:lineRule="auto"/>
        <w:rPr>
          <w:rFonts w:eastAsiaTheme="minorEastAsia" w:cstheme="minorHAnsi"/>
          <w:lang w:val="en-US"/>
        </w:rPr>
      </w:pPr>
      <m:oMath>
        <m:sSub>
          <m:sSubPr>
            <m:ctrlPr>
              <w:rPr>
                <w:rFonts w:ascii="Cambria Math" w:hAnsi="Cambria Math" w:cstheme="minorHAnsi"/>
                <w:i/>
                <w:lang w:val="en-US"/>
              </w:rPr>
            </m:ctrlPr>
          </m:sSubPr>
          <m:e>
            <w:bookmarkStart w:name="_Hlk188014515" w:id="0"/>
            <m:r>
              <m:rPr>
                <m:sty m:val="p"/>
              </m:rPr>
              <w:rPr>
                <w:rFonts w:ascii="Cambria Math" w:hAnsi="Cambria Math" w:cstheme="minorHAnsi"/>
                <w:lang w:val="en-US"/>
              </w:rPr>
              <m:t>δ</m:t>
            </m:r>
            <w:bookmarkEnd w:id="0"/>
          </m:e>
          <m:sub>
            <m:r>
              <w:rPr>
                <w:rFonts w:ascii="Cambria Math" w:hAnsi="Cambria Math" w:cstheme="minorHAnsi"/>
                <w:lang w:val="en-US"/>
              </w:rPr>
              <m:t>sample</m:t>
            </m:r>
          </m:sub>
        </m:sSub>
        <m:r>
          <w:rPr>
            <w:rFonts w:ascii="Cambria Math" w:hAnsi="Cambria Math" w:cstheme="minorHAnsi"/>
            <w:lang w:val="en-US"/>
          </w:rPr>
          <m:t>=</m:t>
        </m:r>
        <m:f>
          <m:fPr>
            <m:ctrlPr>
              <w:rPr>
                <w:rFonts w:ascii="Cambria Math" w:hAnsi="Cambria Math" w:eastAsiaTheme="minorEastAsia" w:cstheme="minorHAnsi"/>
                <w:i/>
                <w:lang w:val="en-US"/>
              </w:rPr>
            </m:ctrlPr>
          </m:fPr>
          <m:num>
            <m:sSub>
              <m:sSubPr>
                <m:ctrlPr>
                  <w:rPr>
                    <w:rFonts w:ascii="Cambria Math" w:hAnsi="Cambria Math" w:eastAsiaTheme="minorEastAsia" w:cstheme="minorHAnsi"/>
                    <w:i/>
                    <w:lang w:val="en-US"/>
                  </w:rPr>
                </m:ctrlPr>
              </m:sSubPr>
              <m:e>
                <m:r>
                  <w:rPr>
                    <w:rFonts w:ascii="Cambria Math" w:hAnsi="Cambria Math" w:eastAsiaTheme="minorEastAsia" w:cstheme="minorHAnsi"/>
                    <w:lang w:val="en-US"/>
                  </w:rPr>
                  <m:t>R</m:t>
                </m:r>
              </m:e>
              <m:sub>
                <m:r>
                  <w:rPr>
                    <w:rFonts w:ascii="Cambria Math" w:hAnsi="Cambria Math" w:eastAsiaTheme="minorEastAsia" w:cstheme="minorHAnsi"/>
                    <w:lang w:val="en-US"/>
                  </w:rPr>
                  <m:t>sample</m:t>
                </m:r>
              </m:sub>
            </m:sSub>
            <m:r>
              <w:rPr>
                <w:rFonts w:ascii="Cambria Math" w:hAnsi="Cambria Math" w:eastAsiaTheme="minorEastAsia" w:cstheme="minorHAnsi"/>
                <w:lang w:val="en-US"/>
              </w:rPr>
              <m:t>-</m:t>
            </m:r>
            <m:sSub>
              <m:sSubPr>
                <m:ctrlPr>
                  <w:rPr>
                    <w:rFonts w:ascii="Cambria Math" w:hAnsi="Cambria Math" w:eastAsiaTheme="minorEastAsia" w:cstheme="minorHAnsi"/>
                    <w:i/>
                    <w:lang w:val="en-US"/>
                  </w:rPr>
                </m:ctrlPr>
              </m:sSubPr>
              <m:e>
                <m:r>
                  <w:rPr>
                    <w:rFonts w:ascii="Cambria Math" w:hAnsi="Cambria Math" w:eastAsiaTheme="minorEastAsia" w:cstheme="minorHAnsi"/>
                    <w:lang w:val="en-US"/>
                  </w:rPr>
                  <m:t>R</m:t>
                </m:r>
              </m:e>
              <m:sub>
                <m:r>
                  <w:rPr>
                    <w:rFonts w:ascii="Cambria Math" w:hAnsi="Cambria Math" w:eastAsiaTheme="minorEastAsia" w:cstheme="minorHAnsi"/>
                    <w:lang w:val="en-US"/>
                  </w:rPr>
                  <m:t>st</m:t>
                </m:r>
              </m:sub>
            </m:sSub>
          </m:num>
          <m:den>
            <m:sSub>
              <m:sSubPr>
                <m:ctrlPr>
                  <w:rPr>
                    <w:rFonts w:ascii="Cambria Math" w:hAnsi="Cambria Math" w:eastAsiaTheme="minorEastAsia" w:cstheme="minorHAnsi"/>
                    <w:i/>
                    <w:lang w:val="en-US"/>
                  </w:rPr>
                </m:ctrlPr>
              </m:sSubPr>
              <m:e>
                <m:r>
                  <w:rPr>
                    <w:rFonts w:ascii="Cambria Math" w:hAnsi="Cambria Math" w:eastAsiaTheme="minorEastAsia" w:cstheme="minorHAnsi"/>
                    <w:lang w:val="en-US"/>
                  </w:rPr>
                  <m:t>R</m:t>
                </m:r>
              </m:e>
              <m:sub>
                <m:r>
                  <w:rPr>
                    <w:rFonts w:ascii="Cambria Math" w:hAnsi="Cambria Math" w:eastAsiaTheme="minorEastAsia" w:cstheme="minorHAnsi"/>
                    <w:lang w:val="en-US"/>
                  </w:rPr>
                  <m:t>st</m:t>
                </m:r>
              </m:sub>
            </m:sSub>
          </m:den>
        </m:f>
      </m:oMath>
      <w:r w:rsidRPr="005160BB" w:rsidR="002C5114">
        <w:rPr>
          <w:rFonts w:eastAsiaTheme="minorEastAsia" w:cstheme="minorHAnsi"/>
          <w:lang w:val="en-US"/>
        </w:rPr>
        <w:tab/>
      </w:r>
      <w:r w:rsidRPr="005160BB" w:rsidR="002C5114">
        <w:rPr>
          <w:rFonts w:eastAsiaTheme="minorEastAsia" w:cstheme="minorHAnsi"/>
          <w:lang w:val="en-US"/>
        </w:rPr>
        <w:t>(1)</w:t>
      </w:r>
    </w:p>
    <w:p w:rsidRPr="005160BB" w:rsidR="002C5114" w:rsidP="407EA131" w:rsidRDefault="17CD07D0" w14:paraId="2F8248B0" w14:textId="11ACFB12">
      <w:pPr>
        <w:spacing w:line="480" w:lineRule="auto"/>
        <w:jc w:val="both"/>
        <w:rPr>
          <w:lang w:val="en-US"/>
        </w:rPr>
      </w:pPr>
      <w:r w:rsidRPr="407EA131">
        <w:rPr>
          <w:lang w:val="en-US"/>
        </w:rPr>
        <w:t>with</w:t>
      </w:r>
      <w:r w:rsidRPr="407EA131" w:rsidR="22E24B4B">
        <w:rPr>
          <w:lang w:val="en-US"/>
        </w:rPr>
        <w:t xml:space="preserve"> </w:t>
      </w:r>
      <w:r w:rsidRPr="407EA131">
        <w:rPr>
          <w:lang w:val="en-US"/>
        </w:rPr>
        <w:t>R</w:t>
      </w:r>
      <w:r w:rsidRPr="407EA131">
        <w:rPr>
          <w:vertAlign w:val="subscript"/>
          <w:lang w:val="en-US"/>
        </w:rPr>
        <w:t>sample</w:t>
      </w:r>
      <w:r w:rsidRPr="407EA131">
        <w:rPr>
          <w:lang w:val="en-US"/>
        </w:rPr>
        <w:t xml:space="preserve"> </w:t>
      </w:r>
      <w:r w:rsidRPr="407EA131" w:rsidR="7E192C46">
        <w:rPr>
          <w:lang w:val="en-US"/>
        </w:rPr>
        <w:t>and R</w:t>
      </w:r>
      <w:r w:rsidRPr="407EA131" w:rsidR="7E192C46">
        <w:rPr>
          <w:vertAlign w:val="subscript"/>
          <w:lang w:val="en-US"/>
        </w:rPr>
        <w:t>st</w:t>
      </w:r>
      <w:r w:rsidRPr="407EA131" w:rsidR="7E192C46">
        <w:rPr>
          <w:lang w:val="en-US"/>
        </w:rPr>
        <w:t xml:space="preserve"> the </w:t>
      </w:r>
      <w:r w:rsidRPr="407EA131" w:rsidR="7E192C46">
        <w:rPr>
          <w:vertAlign w:val="superscript"/>
          <w:lang w:val="en-US"/>
        </w:rPr>
        <w:t>13</w:t>
      </w:r>
      <w:r w:rsidRPr="407EA131" w:rsidR="7E192C46">
        <w:rPr>
          <w:lang w:val="en-US"/>
        </w:rPr>
        <w:t>C/</w:t>
      </w:r>
      <w:r w:rsidRPr="407EA131" w:rsidR="7E192C46">
        <w:rPr>
          <w:vertAlign w:val="superscript"/>
          <w:lang w:val="en-US"/>
        </w:rPr>
        <w:t>12</w:t>
      </w:r>
      <w:r w:rsidRPr="407EA131" w:rsidR="7E192C46">
        <w:rPr>
          <w:lang w:val="en-US"/>
        </w:rPr>
        <w:t xml:space="preserve">C or </w:t>
      </w:r>
      <w:r w:rsidRPr="407EA131" w:rsidR="7E192C46">
        <w:rPr>
          <w:vertAlign w:val="superscript"/>
          <w:lang w:val="en-US"/>
        </w:rPr>
        <w:t>18</w:t>
      </w:r>
      <w:r w:rsidRPr="407EA131" w:rsidR="7E192C46">
        <w:rPr>
          <w:lang w:val="en-US"/>
        </w:rPr>
        <w:t>O/</w:t>
      </w:r>
      <w:r w:rsidRPr="407EA131" w:rsidR="7E192C46">
        <w:rPr>
          <w:vertAlign w:val="superscript"/>
          <w:lang w:val="en-US"/>
        </w:rPr>
        <w:t>16</w:t>
      </w:r>
      <w:r w:rsidRPr="407EA131" w:rsidR="7E192C46">
        <w:rPr>
          <w:lang w:val="en-US"/>
        </w:rPr>
        <w:t>O</w:t>
      </w:r>
      <w:r w:rsidRPr="407EA131" w:rsidR="796C4185">
        <w:rPr>
          <w:lang w:val="en-US"/>
        </w:rPr>
        <w:t xml:space="preserve"> ratio</w:t>
      </w:r>
      <w:r w:rsidRPr="407EA131" w:rsidR="78049D64">
        <w:rPr>
          <w:lang w:val="en-US"/>
        </w:rPr>
        <w:t>s</w:t>
      </w:r>
      <w:r w:rsidRPr="407EA131" w:rsidR="796C4185">
        <w:rPr>
          <w:lang w:val="en-US"/>
        </w:rPr>
        <w:t xml:space="preserve"> of the sample and the</w:t>
      </w:r>
      <w:r w:rsidRPr="407EA131" w:rsidR="56B46D9B">
        <w:rPr>
          <w:lang w:val="en-US"/>
        </w:rPr>
        <w:t xml:space="preserve"> international standard</w:t>
      </w:r>
      <w:r w:rsidRPr="407EA131" w:rsidR="796C4185">
        <w:rPr>
          <w:lang w:val="en-US"/>
        </w:rPr>
        <w:t>, respectively</w:t>
      </w:r>
      <w:r w:rsidRPr="407EA131" w:rsidR="56B46D9B">
        <w:rPr>
          <w:lang w:val="en-US"/>
        </w:rPr>
        <w:t xml:space="preserve"> (</w:t>
      </w:r>
      <w:r w:rsidRPr="407EA131" w:rsidR="54360334">
        <w:rPr>
          <w:lang w:val="en-US"/>
        </w:rPr>
        <w:t xml:space="preserve">i.e. </w:t>
      </w:r>
      <w:r w:rsidRPr="407EA131" w:rsidR="3D14588F">
        <w:rPr>
          <w:lang w:val="en-US"/>
        </w:rPr>
        <w:t>V</w:t>
      </w:r>
      <w:r w:rsidRPr="407EA131" w:rsidR="56FA26CF">
        <w:rPr>
          <w:lang w:val="en-US"/>
        </w:rPr>
        <w:t>-</w:t>
      </w:r>
      <w:r w:rsidRPr="407EA131" w:rsidR="3D14588F">
        <w:rPr>
          <w:lang w:val="en-US"/>
        </w:rPr>
        <w:t>PDB</w:t>
      </w:r>
      <w:r w:rsidRPr="407EA131" w:rsidR="790E8640">
        <w:rPr>
          <w:lang w:val="en-US"/>
        </w:rPr>
        <w:t xml:space="preserve"> for </w:t>
      </w:r>
      <w:r w:rsidRPr="00692836" w:rsidR="34E04829">
        <w:rPr>
          <w:vertAlign w:val="superscript"/>
          <w:lang w:val="en-US"/>
        </w:rPr>
        <w:t>13</w:t>
      </w:r>
      <w:r w:rsidRPr="407EA131" w:rsidR="790E8640">
        <w:rPr>
          <w:lang w:val="en-US"/>
        </w:rPr>
        <w:t>C, V</w:t>
      </w:r>
      <w:r w:rsidRPr="407EA131" w:rsidR="49A172E5">
        <w:rPr>
          <w:lang w:val="en-US"/>
        </w:rPr>
        <w:t>-</w:t>
      </w:r>
      <w:r w:rsidRPr="407EA131" w:rsidR="790E8640">
        <w:rPr>
          <w:lang w:val="en-US"/>
        </w:rPr>
        <w:t xml:space="preserve">SMOW for </w:t>
      </w:r>
      <w:r w:rsidRPr="00692836" w:rsidR="3625DFC2">
        <w:rPr>
          <w:vertAlign w:val="superscript"/>
          <w:lang w:val="en-US"/>
        </w:rPr>
        <w:t>18</w:t>
      </w:r>
      <w:r w:rsidRPr="407EA131" w:rsidR="790E8640">
        <w:rPr>
          <w:lang w:val="en-US"/>
        </w:rPr>
        <w:t>O</w:t>
      </w:r>
      <w:r w:rsidRPr="407EA131" w:rsidR="78049D64">
        <w:rPr>
          <w:lang w:val="en-US"/>
        </w:rPr>
        <w:t>)</w:t>
      </w:r>
      <w:r w:rsidRPr="407EA131" w:rsidR="3D14588F">
        <w:rPr>
          <w:lang w:val="en-US"/>
        </w:rPr>
        <w:t>.</w:t>
      </w:r>
      <w:r w:rsidRPr="407EA131" w:rsidR="790E8640">
        <w:rPr>
          <w:lang w:val="en-US"/>
        </w:rPr>
        <w:t xml:space="preserve"> </w:t>
      </w:r>
    </w:p>
    <w:p w:rsidRPr="005160BB" w:rsidR="002C5114" w:rsidP="407EA131" w:rsidRDefault="007332F8" w14:paraId="4ECE3C00" w14:textId="0EE96A62">
      <w:pPr>
        <w:spacing w:line="480" w:lineRule="auto"/>
        <w:jc w:val="both"/>
        <w:rPr>
          <w:lang w:val="en-US"/>
        </w:rPr>
      </w:pPr>
      <w:r w:rsidRPr="007332F8">
        <w:rPr>
          <w:lang w:val="en-US"/>
        </w:rPr>
        <w:t xml:space="preserve">Established studies using a dual </w:t>
      </w:r>
      <w:r w:rsidRPr="007332F8">
        <w:rPr>
          <w:vertAlign w:val="superscript"/>
          <w:lang w:val="en-US"/>
        </w:rPr>
        <w:t>13</w:t>
      </w:r>
      <w:r w:rsidRPr="007332F8">
        <w:rPr>
          <w:lang w:val="en-US"/>
        </w:rPr>
        <w:t xml:space="preserve">C and </w:t>
      </w:r>
      <w:r w:rsidRPr="007332F8">
        <w:rPr>
          <w:vertAlign w:val="superscript"/>
          <w:lang w:val="en-US"/>
        </w:rPr>
        <w:t>18</w:t>
      </w:r>
      <w:r w:rsidRPr="007332F8">
        <w:rPr>
          <w:lang w:val="en-US"/>
        </w:rPr>
        <w:t>O isotope approach to infer photosynthetic activity and water-use efficiency focus on the fractionation of plant tissue isotopic signatures in relation to the environment, rather than relying on the isotopic signals of the plant tissues themselves</w:t>
      </w:r>
      <w:r>
        <w:rPr>
          <w:lang w:val="en-US"/>
        </w:rPr>
        <w:t xml:space="preserve"> </w:t>
      </w:r>
      <w:r w:rsidRPr="407EA131" w:rsidR="11FD4567">
        <w:rPr>
          <w:lang w:val="en-US"/>
        </w:rPr>
        <w:t xml:space="preserve">(see e.g. </w:t>
      </w:r>
      <w:r w:rsidRPr="407EA131" w:rsidR="00B82605">
        <w:rPr>
          <w:lang w:val="en-US"/>
        </w:rPr>
        <w:fldChar w:fldCharType="begin"/>
      </w:r>
      <w:r w:rsidRPr="407EA131" w:rsidR="00686AEF">
        <w:rPr>
          <w:lang w:val="en-US"/>
        </w:rPr>
        <w:instrText xml:space="preserve"> ADDIN ZOTERO_ITEM CSL_CITATION {"citationID":"ZmAvUdx0","properties":{"formattedCitation":"(Farquhar &amp; Lloyd, 1993; Scheidegger {\\i{}et al.}, 2000; Grams {\\i{}et al.}, 2007; B\\uc0\\u246{}gelein {\\i{}et al.}, 2012; Flanagan &amp; Farquhar, 2014; Munjonji {\\i{}et al.}, 2016)","plainCitation":"(Farquhar &amp; Lloyd, 1993; Scheidegger et al., 2000; Grams et al., 2007; Bögelein et al., 2012; Flanagan &amp; Farquhar, 2014; Munjonji et al., 2016)","dontUpdate":true,"noteIndex":0},"citationItems":[{"id":1583,"uris":["http://zotero.org/users/13671732/items/WUYZ799Z"],"itemData":{"id":1583,"type":"chapter","abstract":"This chapter discusses the effects of carbon and oxygen isotope effects in the exchange of carbon dioxide between terrestrial plants and atmosphere. Plants differ from the atmosphere in their average relative abundances of carbon isotopes. This variation arises because the kinetic parameters of chemical reactions can be affected by the atomic masses of the compounds involved. The chapter describes the processes affecting carbon isotope exchange between plants and the atmosphere. There is a significant difference between long-term isotope discrimination and short-term “on-line” measures of discrimination. The reasons for this remain to be determined, but fractionations postphotosynthesis may be involved. Oxygen isotopes are of interest to plant carbon and water relations. It is possible that the 18O /16O ratio of organic matter may be useful for determining whether differences between genotypes in δ13C and Cc/Ca are caused by differences in photosynthetic capacity or in stomatal conductance. The 18O/16O ratio in atmospheric CO2 provides an additional information about exchange between the atmosphere and water, some of which is via biological activity.","container-title":"Stable Isotopes and Plant Carbon-water Relations","event-place":"San Diego","ISBN":"978-0-12-233380-4","note":"DOI: 10.1016/B978-0-08-091801-3.50011-8","page":"47-70","publisher":"Academic Press","publisher-place":"San Diego","source":"ScienceDirect","title":"5 - Carbon and Oxygen Isotope Effects in the Exchange of Carbon Dioxide between Terrestrial Plants and the Atmosphere","URL":"https://www.sciencedirect.com/science/article/pii/B9780080918013500118","author":[{"family":"Farquhar","given":"Graham D."},{"family":"Lloyd","given":"Jon"}],"editor":[{"family":"Ehleringer","given":"James R."},{"family":"Hall","given":"Anthony E."},{"family":"Farquhar","given":"Graham D."}],"accessed":{"date-parts":[["2025",1,15]]},"issued":{"date-parts":[["1993",1,1]]}}},{"id":1604,"uris":["http://zotero.org/users/13671732/items/6D35NXNS"],"itemData":{"id":1604,"type":"article-journal","abstract":"Based on measurements of δ18O and δ13C in organic matter of C3-plants, we have developed a conceptual model that gives insight into the relationship between stomatal conductance (gl) and photosynthetic capacity (Amax) resulting from differing environmental constraints and plant-internal factors. This is a semi-quantitative approach to describing the long-term effects of environmental factors on CO2 and H2O gas exchange, whereby we estimate the intercellular CO2 concentration (ci) from δ13C and the air humidity from δ18O. Assuming that air humidity is an important factor influencing gl, the model allows us to distinguish whether differences in ci are caused by a response of gl or of Amax. As an application of the model we evaluated the isotope data from three species in plots differing in intensity of land use (hay meadows and abandoned areas) at three sites along a south north transect in the Eastern Alps. We found three different δ18O–δ13C response patterns in native and planted grassland species (cultivated in the greenhouse). After preliminary confirmation by gas-exchange measurements we conclude that the proposed model is a promising tool for deriving carbon water relations in different functional groups from δ18O and δ13C isotope data.","container-title":"Oecologia","DOI":"10.1007/s004420000466","ISSN":"1432-1939","issue":"3","journalAbbreviation":"Oecologia","language":"en","page":"350-357","source":"Springer Link","title":"Linking stable oxygen and carbon isotopes with stomatal conductance and photosynthetic capacity: a conceptual model","title-short":"Linking stable oxygen and carbon isotopes with stomatal conductance and photosynthetic capacity","URL":"https://doi.org/10.1007/s004420000466","volume":"125","author":[{"family":"Scheidegger","given":"Y."},{"family":"Saurer","given":"M."},{"family":"Bahn","given":"M."},{"family":"Siegwolf","given":"R."}],"accessed":{"date-parts":[["2025",1,16]]},"issued":{"date-parts":[["2000",11,1]]}}},{"id":1607,"uris":["http://zotero.org/users/13671732/items/YN22GHV6"],"itemData":{"id":1607,"type":"article-journal","abstract":"Combined δ13C and δ18O analyses of leaf material were used to infer changes in photosynthetic capacity (Amax) and stomatal conductance (gl) in Fagus sylvatica and Picea abies trees growing under natural and controlled conditions. Correlation between gl and δ18O in leaf cellulose (δ18Ocel) allowed us to apply a semi-quantitative model to infer gl from δ18Ocel and also interpret variation in δ13C as reflecting variation in Amax. Extraction of leaf cellulose was necessary, because δ18O from leaf organic matter (δ18OLOM) and δ18Ocel was not reliably correlated. In juvenile trees, the model predicted elevated carbon dioxide (CO2) to reduce Amax in both species, whereas ozone (O3) only affected beech by reducing CO2 uptake via lowered gl. In adult trees, Amax declined with decreasing light level as gl was unchanged. O3 did not significantly affect isotopic signatures in leaves of adult trees, reflecting the higher O3 susceptibility of juvenile trees under controlled conditions. The isotopic analysis compared favourably to the performance of leaf gas exchange, underlining that the semi-quantitative model approach provides a robust way to gather time-integrated information on photosynthetic performance of trees under multi-faced ecological scenarios, in particular when information needed for quantitative modelling is only scarcely available.","container-title":"Plant, Cell &amp; Environment","DOI":"10.1111/j.1365-3040.2007.01696.x","ISSN":"1365-3040","issue":"8","language":"en","note":"_eprint: https://onlinelibrary.wiley.com/doi/pdf/10.1111/j.1365-3040.2007.01696.x","page":"1023-1034","source":"Wiley Online Library","title":"Combining δ13C and δ18O analyses to unravel competition, CO2 and O3 effects on the physiological performance of different-aged trees","URL":"https://onlinelibrary.wiley.com/doi/abs/10.1111/j.1365-3040.2007.01696.x","volume":"30","author":[{"family":"Grams","given":"Thorsten E. E."},{"family":"Kozovits","given":"Alessandra R."},{"family":"Häberle","given":"Karl-Heinz"},{"family":"Matyssek","given":"Rainer"},{"family":"Dawson","given":"Todd E."}],"accessed":{"date-parts":[["2025",1,16]]},"issued":{"date-parts":[["2007"]]}}},{"id":1587,"uris":["http://zotero.org/users/13671732/items/2943QNKZ"],"itemData":{"id":1587,"type":"article-journal","abstract":"Combined δ13C and δ18O analyses of water-soluble leaf and twig phloem material were used to determine intrinsic water-use efficiency (iWUE) and variability of stomatal conductance at different crown positions in adult European beech (Fagus sylvatica) and Douglas-fir (Pseudotsuga menziesii) trees. Simultaneous gas exchange measurements allowed evaluation of the differences in calculating iWUE from leaf or phloem water-soluble compounds, and comparison with a semi-quantitative dual isotope model to infer variability of net photosynthesis (An) between the investigated crown positions. Estimates of iWUE from δ13C of leaf water-soluble organic matter (WSOM) outperformed the estimates from phloem compounds. In the beech crown, δ13C of leaf WSOM coincided clearly with gas exchange measurements. The relationship was not as reliable in the Douglas-fir. The differences in δ18O between leaf and phloem material were found to correlate with stomatal conductance. The semi-quantitative model approach was applicable for comparisons of daily average An between different crown positions and trees. Intracanopy gradients were more pronounced in the beech than in the Douglas-fir, which reached higher values of iWUE at the respective positions, particularly under dry air conditions.","container-title":"Plant, Cell &amp; Environment","DOI":"10.1111/j.1365-3040.2012.02486.x","ISSN":"1365-3040","issue":"7","language":"en","license":"© 2012 Blackwell Publishing Ltd","note":"_eprint: https://onlinelibrary.wiley.com/doi/pdf/10.1111/j.1365-3040.2012.02486.x","page":"1245-1257","source":"Wiley Online Library","title":"Comparison of leaf gas exchange and stable isotope signature of water-soluble compounds along canopy gradients of co-occurring Douglas-fir and European beech","URL":"https://onlinelibrary.wiley.com/doi/abs/10.1111/j.1365-3040.2012.02486.x","volume":"35","author":[{"family":"Bögelein","given":"Rebekka"},{"family":"Hassdenteufel","given":"Martin"},{"family":"Thomas","given":"Frank M."},{"family":"Werner","given":"Willy"}],"accessed":{"date-parts":[["2025",1,15]]},"issued":{"date-parts":[["2012"]]}}},{"id":1589,"uris":["http://zotero.org/users/13671732/items/4F6298S5"],"itemData":{"id":1589,"type":"article-journal","abstract":"Measurements of the carbon (δ13Cm) and oxygen (δ18Om) isotope composition of C3 plant tissue provide important insights into controls on water-use efficiency. We investigated the causes of seasonal and inter-annual variability in water-use efficiency in a grassland near Lethbridge, Canada using stable isotope (leaf-scale) and eddy covariance measurements (ecosystem-scale). The positive relationship between δ13Cm and δ18Om values for samples collected during 1998–2001 indicated that variation in stomatal conductance and water stress-induced changes in the degree of stomatal limitation of net photosynthesis were the major controls on variation in δ13Cm and biomass production during this time. By comparison, the lack of a significant relationship between δ13Cm and δ18Om values during 2002, 2003 and 2006 demonstrated that water stress was not a significant limitation on photosynthesis and biomass production in these years. Water-use efficiency was higher in 2000 than 1999, consistent with expectations because of greater stomatal limitation of photosynthesis and lower leaf ci/ca during the drier conditions of 2000. Calculated values of leaf-scale water-use efficiency were 2–3 times higher than ecosystem-scale water-use efficiency, a difference that was likely due to carbon lost in root respiration and water lost during soil evaporation that was not accounted for by the stable</w:instrText>
      </w:r>
      <w:r w:rsidRPr="00DF2437" w:rsidR="00686AEF">
        <w:rPr>
          <w:lang w:val="nl-BE"/>
        </w:rPr>
        <w:instrText xml:space="preserve"> isotope measurements.","container-title":"Plant, Cell &amp; Environment","DOI":"10.1111/pce.12165","ISSN":"1365-3040","issue":"2","language":"en","license":"© 2013 John Wiley &amp; Sons Ltd","note":"_eprint: https://onlinelibrary.wiley.com/doi/pdf/10.1111/pce.12165","page":"425-438","source":"Wiley Online Library","title":"Variation in the carbon and oxygen isotope composition of plant biomass and its relationship to water-use efficiency at the leaf- and ecosystem-scales in a northern Great Plains grassland","URL":"https://onlinelibrary.wiley.com/doi/abs/10.1111/pce.12165","volume":"37","author":[{"family":"Flanagan","given":"Lawrence B."},{"family":"Farquhar","given":"Graham D."}],"accessed":{"date-parts":[["2025",1,15]]},"issued":{"date-parts":[["2014"]]}}},{"id":1617,"uris":["http://zotero.org/users/13671732/items/C472287K"],"itemData":{"id":1617,"type":"article-journal","container-title":"Field Crops Research","ISSN":"0378-4290","journalAbbreviation":"Field Crops Research","note":"publisher: Elsevier","page":"36-49","title":"Combining carbon-13 and oxygen-18 to unravel triticale grain yield and physiological response to water stress","volume":"195","author":[{"family":"Munjonji","given":"Lawrence"},{"family":"Ayisi","given":"Kingsley K"},{"family":"Vandewalle","given":"Bram"},{"family":"Haesaert","given":"Geert"},{"family":"Boeckx","given":"Pascal"}],"issued":{"date-parts":[["2016"]]}}}],"schema":"https://github.com/citation-style-language/schema/raw/master/csl-citation.json"} </w:instrText>
      </w:r>
      <w:r w:rsidRPr="407EA131" w:rsidR="00B82605">
        <w:rPr>
          <w:lang w:val="en-US"/>
        </w:rPr>
        <w:fldChar w:fldCharType="separate"/>
      </w:r>
      <w:r w:rsidRPr="00DF2437" w:rsidR="40491363">
        <w:rPr>
          <w:kern w:val="0"/>
          <w:lang w:val="nl-BE"/>
        </w:rPr>
        <w:t xml:space="preserve">Farquhar &amp; Lloyd </w:t>
      </w:r>
      <w:r w:rsidRPr="00DF2437" w:rsidR="7F5E8E47">
        <w:rPr>
          <w:kern w:val="0"/>
          <w:lang w:val="nl-BE"/>
        </w:rPr>
        <w:t>(</w:t>
      </w:r>
      <w:r w:rsidRPr="00DF2437" w:rsidR="40491363">
        <w:rPr>
          <w:kern w:val="0"/>
          <w:lang w:val="nl-BE"/>
        </w:rPr>
        <w:t>1993</w:t>
      </w:r>
      <w:r w:rsidRPr="00DF2437" w:rsidR="7F5E8E47">
        <w:rPr>
          <w:kern w:val="0"/>
          <w:lang w:val="nl-BE"/>
        </w:rPr>
        <w:t>),</w:t>
      </w:r>
      <w:r w:rsidRPr="00DF2437" w:rsidR="40491363">
        <w:rPr>
          <w:kern w:val="0"/>
          <w:lang w:val="nl-BE"/>
        </w:rPr>
        <w:t xml:space="preserve"> Scheidegger </w:t>
      </w:r>
      <w:r w:rsidRPr="00DF2437" w:rsidR="40491363">
        <w:rPr>
          <w:i/>
          <w:kern w:val="0"/>
          <w:lang w:val="nl-BE"/>
        </w:rPr>
        <w:t>et al.</w:t>
      </w:r>
      <w:r w:rsidRPr="00DF2437" w:rsidR="40491363">
        <w:rPr>
          <w:kern w:val="0"/>
          <w:lang w:val="nl-BE"/>
        </w:rPr>
        <w:t xml:space="preserve"> </w:t>
      </w:r>
      <w:r w:rsidRPr="00DF2437" w:rsidR="7F5E8E47">
        <w:rPr>
          <w:kern w:val="0"/>
          <w:lang w:val="nl-BE"/>
        </w:rPr>
        <w:t>(</w:t>
      </w:r>
      <w:r w:rsidRPr="00DF2437" w:rsidR="40491363">
        <w:rPr>
          <w:kern w:val="0"/>
          <w:lang w:val="nl-BE"/>
        </w:rPr>
        <w:t>2000</w:t>
      </w:r>
      <w:r w:rsidRPr="00DF2437" w:rsidR="7F5E8E47">
        <w:rPr>
          <w:kern w:val="0"/>
          <w:lang w:val="nl-BE"/>
        </w:rPr>
        <w:t>),</w:t>
      </w:r>
      <w:r w:rsidRPr="00DF2437" w:rsidR="40491363">
        <w:rPr>
          <w:kern w:val="0"/>
          <w:lang w:val="nl-BE"/>
        </w:rPr>
        <w:t xml:space="preserve"> Grams </w:t>
      </w:r>
      <w:r w:rsidRPr="00DF2437" w:rsidR="40491363">
        <w:rPr>
          <w:i/>
          <w:kern w:val="0"/>
          <w:lang w:val="nl-BE"/>
        </w:rPr>
        <w:t>et al.</w:t>
      </w:r>
      <w:r w:rsidRPr="00DF2437" w:rsidR="40491363">
        <w:rPr>
          <w:kern w:val="0"/>
          <w:lang w:val="nl-BE"/>
        </w:rPr>
        <w:t xml:space="preserve"> </w:t>
      </w:r>
      <w:r w:rsidRPr="00DF2437" w:rsidR="7F5E8E47">
        <w:rPr>
          <w:kern w:val="0"/>
          <w:lang w:val="nl-BE"/>
        </w:rPr>
        <w:t>(</w:t>
      </w:r>
      <w:r w:rsidRPr="00DF2437" w:rsidR="40491363">
        <w:rPr>
          <w:kern w:val="0"/>
          <w:lang w:val="nl-BE"/>
        </w:rPr>
        <w:t>2007</w:t>
      </w:r>
      <w:r w:rsidRPr="00DF2437" w:rsidR="7F5E8E47">
        <w:rPr>
          <w:kern w:val="0"/>
          <w:lang w:val="nl-BE"/>
        </w:rPr>
        <w:t>),</w:t>
      </w:r>
      <w:r w:rsidRPr="00DF2437" w:rsidR="40491363">
        <w:rPr>
          <w:kern w:val="0"/>
          <w:lang w:val="nl-BE"/>
        </w:rPr>
        <w:t xml:space="preserve"> Bögelein </w:t>
      </w:r>
      <w:r w:rsidRPr="00DF2437" w:rsidR="40491363">
        <w:rPr>
          <w:i/>
          <w:kern w:val="0"/>
          <w:lang w:val="nl-BE"/>
        </w:rPr>
        <w:t>et al.</w:t>
      </w:r>
      <w:r w:rsidRPr="00DF2437" w:rsidR="40491363">
        <w:rPr>
          <w:kern w:val="0"/>
          <w:lang w:val="nl-BE"/>
        </w:rPr>
        <w:t xml:space="preserve"> </w:t>
      </w:r>
      <w:r w:rsidRPr="00DF2437" w:rsidR="7F5E8E47">
        <w:rPr>
          <w:kern w:val="0"/>
          <w:lang w:val="en-US"/>
        </w:rPr>
        <w:t>(</w:t>
      </w:r>
      <w:r w:rsidRPr="00DF2437" w:rsidR="40491363">
        <w:rPr>
          <w:kern w:val="0"/>
          <w:lang w:val="en-US"/>
        </w:rPr>
        <w:t>2012</w:t>
      </w:r>
      <w:r w:rsidRPr="00DF2437" w:rsidR="7F5E8E47">
        <w:rPr>
          <w:kern w:val="0"/>
          <w:lang w:val="en-US"/>
        </w:rPr>
        <w:t>),</w:t>
      </w:r>
      <w:r w:rsidRPr="00DF2437" w:rsidR="40491363">
        <w:rPr>
          <w:kern w:val="0"/>
          <w:lang w:val="en-US"/>
        </w:rPr>
        <w:t xml:space="preserve"> Flanagan &amp; Farquhar </w:t>
      </w:r>
      <w:r w:rsidRPr="00DF2437" w:rsidR="7F5E8E47">
        <w:rPr>
          <w:kern w:val="0"/>
          <w:lang w:val="en-US"/>
        </w:rPr>
        <w:t>(</w:t>
      </w:r>
      <w:r w:rsidRPr="00DF2437" w:rsidR="40491363">
        <w:rPr>
          <w:kern w:val="0"/>
          <w:lang w:val="en-US"/>
        </w:rPr>
        <w:t>2014</w:t>
      </w:r>
      <w:r w:rsidRPr="00DF2437" w:rsidR="3D0444DC">
        <w:rPr>
          <w:kern w:val="0"/>
          <w:lang w:val="en-US"/>
        </w:rPr>
        <w:t>),</w:t>
      </w:r>
      <w:r w:rsidRPr="00DF2437" w:rsidR="40491363">
        <w:rPr>
          <w:kern w:val="0"/>
          <w:lang w:val="en-US"/>
        </w:rPr>
        <w:t xml:space="preserve"> Munjonji </w:t>
      </w:r>
      <w:r w:rsidRPr="00DF2437" w:rsidR="40491363">
        <w:rPr>
          <w:i/>
          <w:kern w:val="0"/>
          <w:lang w:val="en-US"/>
        </w:rPr>
        <w:t>et al.</w:t>
      </w:r>
      <w:r w:rsidRPr="00DF2437" w:rsidR="40491363">
        <w:rPr>
          <w:kern w:val="0"/>
          <w:lang w:val="en-US"/>
        </w:rPr>
        <w:t xml:space="preserve"> </w:t>
      </w:r>
      <w:r w:rsidRPr="00DF2437" w:rsidR="3D0444DC">
        <w:rPr>
          <w:kern w:val="0"/>
          <w:lang w:val="en-US"/>
        </w:rPr>
        <w:t>(</w:t>
      </w:r>
      <w:r w:rsidRPr="00DF2437" w:rsidR="40491363">
        <w:rPr>
          <w:kern w:val="0"/>
          <w:lang w:val="en-US"/>
        </w:rPr>
        <w:t>2016)</w:t>
      </w:r>
      <w:r w:rsidRPr="407EA131" w:rsidR="00B82605">
        <w:rPr>
          <w:lang w:val="en-US"/>
        </w:rPr>
        <w:fldChar w:fldCharType="end"/>
      </w:r>
      <w:r w:rsidRPr="407EA131" w:rsidR="11FD4567">
        <w:rPr>
          <w:lang w:val="en-US"/>
        </w:rPr>
        <w:t>).</w:t>
      </w:r>
      <w:r>
        <w:rPr>
          <w:lang w:val="en-US"/>
        </w:rPr>
        <w:t xml:space="preserve"> </w:t>
      </w:r>
      <w:r w:rsidRPr="001C6C62" w:rsidR="001C6C62">
        <w:rPr>
          <w:lang w:val="en-US"/>
        </w:rPr>
        <w:t>However, because we used plants of the same species in a randomized block design, we can reasonably assume that all plants were exposed to the same water and CO</w:t>
      </w:r>
      <w:r w:rsidRPr="001C6C62" w:rsidR="001C6C62">
        <w:rPr>
          <w:vertAlign w:val="subscript"/>
          <w:lang w:val="en-US"/>
        </w:rPr>
        <w:t>2</w:t>
      </w:r>
      <w:r w:rsidRPr="001C6C62" w:rsidR="001C6C62">
        <w:rPr>
          <w:lang w:val="en-US"/>
        </w:rPr>
        <w:t xml:space="preserve"> sources, </w:t>
      </w:r>
      <w:r w:rsidR="002A592F">
        <w:rPr>
          <w:lang w:val="en-US"/>
        </w:rPr>
        <w:t>which would also have the same</w:t>
      </w:r>
      <w:r w:rsidRPr="001C6C62" w:rsidR="001C6C62">
        <w:rPr>
          <w:lang w:val="en-US"/>
        </w:rPr>
        <w:t xml:space="preserve"> isotopic signatures. Consequently, any differences observed in the δ-values can be attributed to variations in plant-level physiological responses.</w:t>
      </w:r>
    </w:p>
    <w:p w:rsidRPr="005160BB" w:rsidR="003E7685" w:rsidP="00F85FC5" w:rsidRDefault="003E7685" w14:paraId="25F2EC71" w14:textId="77777777">
      <w:pPr>
        <w:spacing w:line="480" w:lineRule="auto"/>
        <w:jc w:val="both"/>
        <w:rPr>
          <w:rFonts w:cstheme="minorHAnsi"/>
          <w:lang w:val="en-US"/>
        </w:rPr>
      </w:pPr>
    </w:p>
    <w:p w:rsidRPr="005160BB" w:rsidR="006324E7" w:rsidP="00F85FC5" w:rsidRDefault="00124E20" w14:paraId="3A0A2AEA" w14:textId="17F061F7">
      <w:pPr>
        <w:pStyle w:val="ListParagraph"/>
        <w:numPr>
          <w:ilvl w:val="1"/>
          <w:numId w:val="2"/>
        </w:numPr>
        <w:spacing w:line="480" w:lineRule="auto"/>
        <w:rPr>
          <w:rFonts w:cstheme="minorHAnsi"/>
          <w:lang w:val="en-US"/>
        </w:rPr>
      </w:pPr>
      <w:r w:rsidRPr="005160BB">
        <w:rPr>
          <w:rFonts w:cstheme="minorHAnsi"/>
          <w:lang w:val="en-US"/>
        </w:rPr>
        <w:t>Calculations</w:t>
      </w:r>
      <w:r w:rsidRPr="005160BB" w:rsidR="006324E7">
        <w:rPr>
          <w:rFonts w:cstheme="minorHAnsi"/>
          <w:lang w:val="en-US"/>
        </w:rPr>
        <w:t xml:space="preserve"> and statistical analyses</w:t>
      </w:r>
    </w:p>
    <w:p w:rsidRPr="005160BB" w:rsidR="00AD3BE1" w:rsidP="00F85FC5" w:rsidRDefault="001A7D54" w14:paraId="5F19E63D" w14:textId="03E36DF3">
      <w:pPr>
        <w:spacing w:line="480" w:lineRule="auto"/>
        <w:jc w:val="both"/>
        <w:rPr>
          <w:rFonts w:cstheme="minorHAnsi"/>
          <w:i/>
          <w:iCs/>
          <w:lang w:val="en-US"/>
        </w:rPr>
      </w:pPr>
      <w:r w:rsidRPr="005160BB">
        <w:rPr>
          <w:rFonts w:cstheme="minorHAnsi"/>
          <w:i/>
          <w:iCs/>
          <w:lang w:val="en-US"/>
        </w:rPr>
        <w:t>Growth rates</w:t>
      </w:r>
    </w:p>
    <w:p w:rsidRPr="00365EF8" w:rsidR="00AD3BE1" w:rsidP="6C56B3A4" w:rsidRDefault="00AD3BE1" w14:paraId="00FF62BA" w14:textId="4E7C1DDB">
      <w:pPr>
        <w:spacing w:line="480" w:lineRule="auto"/>
        <w:jc w:val="both"/>
      </w:pPr>
      <w:r w:rsidRPr="6C56B3A4">
        <w:t xml:space="preserve">To account for </w:t>
      </w:r>
      <w:r w:rsidRPr="6C56B3A4" w:rsidR="000D14ED">
        <w:t>higher growth with increasing plant size in absolute terms, we calculated relative growth rates using</w:t>
      </w:r>
      <w:r w:rsidRPr="6C56B3A4" w:rsidR="004B322A">
        <w:t xml:space="preserve"> the following equation (adapted from</w:t>
      </w:r>
      <w:r w:rsidRPr="6C56B3A4" w:rsidR="00E354C0">
        <w:t xml:space="preserve"> </w:t>
      </w:r>
      <w:r w:rsidRPr="6C56B3A4">
        <w:rPr>
          <w:lang w:val="en-US"/>
        </w:rPr>
        <w:fldChar w:fldCharType="begin"/>
      </w:r>
      <w:r w:rsidRPr="6C56B3A4">
        <w:rPr>
          <w:lang w:val="en-US"/>
        </w:rPr>
        <w:instrText xml:space="preserve"> ADDIN ZOTERO_ITEM CSL_CITATION {"citationID":"gdijVQbt","properties":{"formattedCitation":"(Hunt, 1990)","plainCitation":"(Hunt, 1990)","dontUpdate":true,"noteIndex":0},"citationItems":[{"id":1193,"uris":["http://zotero.org/users/13671732/items/CBDLW8FN"],"itemData":{"id":1193,"type":"chapter","abstract":"Called an ‘efficiency index’ by V. H. Blackman, RGR expresses growth in terms of a rate of increase in size per unit of size. This allows more equitable comparisons than an absolute growth rate. Normally, RGR deals with total dry weight, but other measures of size may be used (see next entry). In the financial world, RGR is analogous to the rate of compound interest earned on capital. Negative RGRs are relative decay rates.","container-title":"Basic Growth Analysis: Plant growth analysis for beginners","event-place":"Dordrecht","ISBN":"978-94-010-9117-6","language":"en","note":"DOI: 10.1007/978-94-010-9117-6_3","page":"25-34","publisher":"Springer Netherlands","publisher-place":"Dordrecht","source":"Springer Link","title":"Relative growth rates","URL":"https://doi.org/10.1007/978-94-010-9117-6_3","author":[{"family":"Hunt","given":"Roderick"}],"editor":[{"family":"Hunt","given":"Roderick"}],"accessed":{"date-parts":[["2024",8,29]]},"issued":{"date-parts":[["1990"]]}}}],"schema":"https://github.com/citation-style-language/schema/raw/master/csl-citation.json"} </w:instrText>
      </w:r>
      <w:r w:rsidRPr="6C56B3A4">
        <w:rPr>
          <w:lang w:val="en-US"/>
        </w:rPr>
        <w:fldChar w:fldCharType="separate"/>
      </w:r>
      <w:r w:rsidRPr="6C56B3A4" w:rsidR="00526500">
        <w:t xml:space="preserve">Hunt </w:t>
      </w:r>
      <w:r w:rsidRPr="6C56B3A4" w:rsidR="00190EC7">
        <w:t>(</w:t>
      </w:r>
      <w:r w:rsidRPr="6C56B3A4" w:rsidR="00526500">
        <w:t>1990)</w:t>
      </w:r>
      <w:r w:rsidRPr="6C56B3A4">
        <w:rPr>
          <w:lang w:val="en-US"/>
        </w:rPr>
        <w:fldChar w:fldCharType="end"/>
      </w:r>
      <w:r w:rsidRPr="6C56B3A4" w:rsidR="00E354C0">
        <w:t>)</w:t>
      </w:r>
      <w:r w:rsidRPr="6C56B3A4" w:rsidR="000D14ED">
        <w:t>:</w:t>
      </w:r>
    </w:p>
    <w:p w:rsidRPr="005160BB" w:rsidR="00E354C0" w:rsidP="00F85FC5" w:rsidRDefault="004A6F11" w14:paraId="139684B4" w14:textId="4DFCAD6B">
      <w:pPr>
        <w:tabs>
          <w:tab w:val="left" w:pos="8789"/>
        </w:tabs>
        <w:spacing w:line="480" w:lineRule="auto"/>
        <w:rPr>
          <w:rFonts w:eastAsiaTheme="minorEastAsia" w:cstheme="minorHAnsi"/>
          <w:lang w:val="en-US"/>
        </w:rPr>
      </w:pPr>
      <m:oMath>
        <m:r>
          <w:rPr>
            <w:rFonts w:ascii="Cambria Math" w:hAnsi="Cambria Math" w:cstheme="minorHAnsi"/>
            <w:sz w:val="28"/>
            <w:szCs w:val="28"/>
            <w:lang w:val="en-US"/>
          </w:rPr>
          <m:t xml:space="preserve">RGR= </m:t>
        </m:r>
        <m:f>
          <m:fPr>
            <m:ctrlPr>
              <w:rPr>
                <w:rFonts w:ascii="Cambria Math" w:hAnsi="Cambria Math" w:cstheme="minorHAnsi"/>
                <w:i/>
                <w:sz w:val="28"/>
                <w:szCs w:val="28"/>
                <w:lang w:val="en-US"/>
              </w:rPr>
            </m:ctrlPr>
          </m:fPr>
          <m:num>
            <m:func>
              <m:funcPr>
                <m:ctrlPr>
                  <w:rPr>
                    <w:rFonts w:ascii="Cambria Math" w:hAnsi="Cambria Math" w:cstheme="minorHAnsi"/>
                    <w:i/>
                    <w:sz w:val="28"/>
                    <w:szCs w:val="28"/>
                    <w:lang w:val="en-US"/>
                  </w:rPr>
                </m:ctrlPr>
              </m:funcPr>
              <m:fName>
                <m:r>
                  <m:rPr>
                    <m:sty m:val="p"/>
                  </m:rPr>
                  <w:rPr>
                    <w:rFonts w:ascii="Cambria Math" w:hAnsi="Cambria Math" w:cstheme="minorHAnsi"/>
                    <w:sz w:val="28"/>
                    <w:szCs w:val="28"/>
                    <w:lang w:val="en-US"/>
                  </w:rPr>
                  <m:t>ln</m:t>
                </m:r>
              </m:fName>
              <m:e>
                <m:d>
                  <m:dPr>
                    <m:ctrlPr>
                      <w:rPr>
                        <w:rFonts w:ascii="Cambria Math" w:hAnsi="Cambria Math" w:cstheme="minorHAnsi"/>
                        <w:i/>
                        <w:sz w:val="28"/>
                        <w:szCs w:val="28"/>
                        <w:lang w:val="en-US"/>
                      </w:rPr>
                    </m:ctrlPr>
                  </m:dPr>
                  <m:e>
                    <m:sSub>
                      <m:sSubPr>
                        <m:ctrlPr>
                          <w:rPr>
                            <w:rFonts w:ascii="Cambria Math" w:hAnsi="Cambria Math" w:cstheme="minorHAnsi"/>
                            <w:i/>
                            <w:sz w:val="28"/>
                            <w:szCs w:val="28"/>
                            <w:lang w:val="en-US"/>
                          </w:rPr>
                        </m:ctrlPr>
                      </m:sSubPr>
                      <m:e>
                        <m:r>
                          <w:rPr>
                            <w:rFonts w:ascii="Cambria Math" w:hAnsi="Cambria Math" w:cstheme="minorHAnsi"/>
                            <w:sz w:val="28"/>
                            <w:szCs w:val="28"/>
                            <w:lang w:val="en-US"/>
                          </w:rPr>
                          <m:t>A</m:t>
                        </m:r>
                      </m:e>
                      <m:sub>
                        <m:r>
                          <w:rPr>
                            <w:rFonts w:ascii="Cambria Math" w:hAnsi="Cambria Math" w:cstheme="minorHAnsi"/>
                            <w:sz w:val="28"/>
                            <w:szCs w:val="28"/>
                            <w:lang w:val="en-US"/>
                          </w:rPr>
                          <m:t>2</m:t>
                        </m:r>
                      </m:sub>
                    </m:sSub>
                  </m:e>
                </m:d>
              </m:e>
            </m:func>
            <m:r>
              <w:rPr>
                <w:rFonts w:ascii="Cambria Math" w:hAnsi="Cambria Math" w:cstheme="minorHAnsi"/>
                <w:sz w:val="28"/>
                <w:szCs w:val="28"/>
                <w:lang w:val="en-US"/>
              </w:rPr>
              <m:t xml:space="preserve">- </m:t>
            </m:r>
            <m:func>
              <m:funcPr>
                <m:ctrlPr>
                  <w:rPr>
                    <w:rFonts w:ascii="Cambria Math" w:hAnsi="Cambria Math" w:cstheme="minorHAnsi"/>
                    <w:i/>
                    <w:sz w:val="28"/>
                    <w:szCs w:val="28"/>
                    <w:lang w:val="en-US"/>
                  </w:rPr>
                </m:ctrlPr>
              </m:funcPr>
              <m:fName>
                <m:r>
                  <m:rPr>
                    <m:sty m:val="p"/>
                  </m:rPr>
                  <w:rPr>
                    <w:rFonts w:ascii="Cambria Math" w:hAnsi="Cambria Math" w:cstheme="minorHAnsi"/>
                    <w:sz w:val="28"/>
                    <w:szCs w:val="28"/>
                    <w:lang w:val="en-US"/>
                  </w:rPr>
                  <m:t>ln</m:t>
                </m:r>
              </m:fName>
              <m:e>
                <m:d>
                  <m:dPr>
                    <m:ctrlPr>
                      <w:rPr>
                        <w:rFonts w:ascii="Cambria Math" w:hAnsi="Cambria Math" w:cstheme="minorHAnsi"/>
                        <w:i/>
                        <w:sz w:val="28"/>
                        <w:szCs w:val="28"/>
                        <w:lang w:val="en-US"/>
                      </w:rPr>
                    </m:ctrlPr>
                  </m:dPr>
                  <m:e>
                    <m:sSub>
                      <m:sSubPr>
                        <m:ctrlPr>
                          <w:rPr>
                            <w:rFonts w:ascii="Cambria Math" w:hAnsi="Cambria Math" w:cstheme="minorHAnsi"/>
                            <w:i/>
                            <w:sz w:val="28"/>
                            <w:szCs w:val="28"/>
                            <w:lang w:val="en-US"/>
                          </w:rPr>
                        </m:ctrlPr>
                      </m:sSubPr>
                      <m:e>
                        <m:r>
                          <w:rPr>
                            <w:rFonts w:ascii="Cambria Math" w:hAnsi="Cambria Math" w:cstheme="minorHAnsi"/>
                            <w:sz w:val="28"/>
                            <w:szCs w:val="28"/>
                            <w:lang w:val="en-US"/>
                          </w:rPr>
                          <m:t>A</m:t>
                        </m:r>
                      </m:e>
                      <m:sub>
                        <m:r>
                          <w:rPr>
                            <w:rFonts w:ascii="Cambria Math" w:hAnsi="Cambria Math" w:cstheme="minorHAnsi"/>
                            <w:sz w:val="28"/>
                            <w:szCs w:val="28"/>
                            <w:lang w:val="en-US"/>
                          </w:rPr>
                          <m:t>1</m:t>
                        </m:r>
                      </m:sub>
                    </m:sSub>
                  </m:e>
                </m:d>
              </m:e>
            </m:func>
          </m:num>
          <m:den>
            <m:sSub>
              <m:sSubPr>
                <m:ctrlPr>
                  <w:rPr>
                    <w:rFonts w:ascii="Cambria Math" w:hAnsi="Cambria Math" w:cstheme="minorHAnsi"/>
                    <w:i/>
                    <w:sz w:val="28"/>
                    <w:szCs w:val="28"/>
                    <w:lang w:val="en-US"/>
                  </w:rPr>
                </m:ctrlPr>
              </m:sSubPr>
              <m:e>
                <m:r>
                  <w:rPr>
                    <w:rFonts w:ascii="Cambria Math" w:hAnsi="Cambria Math" w:cstheme="minorHAnsi"/>
                    <w:sz w:val="28"/>
                    <w:szCs w:val="28"/>
                    <w:lang w:val="en-US"/>
                  </w:rPr>
                  <m:t>t</m:t>
                </m:r>
              </m:e>
              <m:sub>
                <m:r>
                  <w:rPr>
                    <w:rFonts w:ascii="Cambria Math" w:hAnsi="Cambria Math" w:cstheme="minorHAnsi"/>
                    <w:sz w:val="28"/>
                    <w:szCs w:val="28"/>
                    <w:lang w:val="en-US"/>
                  </w:rPr>
                  <m:t>2</m:t>
                </m:r>
              </m:sub>
            </m:sSub>
            <m:r>
              <w:rPr>
                <w:rFonts w:ascii="Cambria Math" w:hAnsi="Cambria Math" w:cstheme="minorHAnsi"/>
                <w:sz w:val="28"/>
                <w:szCs w:val="28"/>
                <w:lang w:val="en-US"/>
              </w:rPr>
              <m:t xml:space="preserve">- </m:t>
            </m:r>
            <m:sSub>
              <m:sSubPr>
                <m:ctrlPr>
                  <w:rPr>
                    <w:rFonts w:ascii="Cambria Math" w:hAnsi="Cambria Math" w:cstheme="minorHAnsi"/>
                    <w:i/>
                    <w:sz w:val="28"/>
                    <w:szCs w:val="28"/>
                    <w:lang w:val="en-US"/>
                  </w:rPr>
                </m:ctrlPr>
              </m:sSubPr>
              <m:e>
                <m:r>
                  <w:rPr>
                    <w:rFonts w:ascii="Cambria Math" w:hAnsi="Cambria Math" w:cstheme="minorHAnsi"/>
                    <w:sz w:val="28"/>
                    <w:szCs w:val="28"/>
                    <w:lang w:val="en-US"/>
                  </w:rPr>
                  <m:t>t</m:t>
                </m:r>
              </m:e>
              <m:sub>
                <m:r>
                  <w:rPr>
                    <w:rFonts w:ascii="Cambria Math" w:hAnsi="Cambria Math" w:cstheme="minorHAnsi"/>
                    <w:sz w:val="28"/>
                    <w:szCs w:val="28"/>
                    <w:lang w:val="en-US"/>
                  </w:rPr>
                  <m:t>1</m:t>
                </m:r>
              </m:sub>
            </m:sSub>
          </m:den>
        </m:f>
      </m:oMath>
      <w:r w:rsidRPr="005160BB" w:rsidR="00E354C0">
        <w:rPr>
          <w:rFonts w:eastAsiaTheme="minorEastAsia" w:cstheme="minorHAnsi"/>
          <w:lang w:val="en-US"/>
        </w:rPr>
        <w:tab/>
      </w:r>
      <w:r w:rsidRPr="005160BB" w:rsidR="0EFA9F89">
        <w:rPr>
          <w:rFonts w:eastAsiaTheme="minorEastAsia" w:cstheme="minorHAnsi"/>
          <w:lang w:val="en-US"/>
        </w:rPr>
        <w:t>(</w:t>
      </w:r>
      <w:r w:rsidRPr="005160BB" w:rsidR="00DE0809">
        <w:rPr>
          <w:rFonts w:eastAsiaTheme="minorEastAsia" w:cstheme="minorHAnsi"/>
          <w:lang w:val="en-US"/>
        </w:rPr>
        <w:t>2</w:t>
      </w:r>
      <w:r w:rsidRPr="005160BB" w:rsidR="0EFA9F89">
        <w:rPr>
          <w:rFonts w:eastAsiaTheme="minorEastAsia" w:cstheme="minorHAnsi"/>
          <w:lang w:val="en-US"/>
        </w:rPr>
        <w:t>)</w:t>
      </w:r>
    </w:p>
    <w:p w:rsidRPr="005160BB" w:rsidR="00D20B63" w:rsidP="407EA131" w:rsidRDefault="3BAC3824" w14:paraId="1FFFE774" w14:textId="10BF2209">
      <w:pPr>
        <w:tabs>
          <w:tab w:val="left" w:pos="8789"/>
        </w:tabs>
        <w:spacing w:line="480" w:lineRule="auto"/>
        <w:jc w:val="both"/>
        <w:rPr>
          <w:rFonts w:eastAsiaTheme="minorEastAsia"/>
          <w:lang w:val="en-US"/>
        </w:rPr>
      </w:pPr>
      <w:r w:rsidRPr="407EA131">
        <w:rPr>
          <w:rFonts w:eastAsiaTheme="minorEastAsia"/>
          <w:lang w:val="en-US"/>
        </w:rPr>
        <w:t>with ln</w:t>
      </w:r>
      <w:r w:rsidRPr="407EA131" w:rsidR="7D7A9FC7">
        <w:rPr>
          <w:rFonts w:eastAsiaTheme="minorEastAsia"/>
          <w:lang w:val="en-US"/>
        </w:rPr>
        <w:t xml:space="preserve"> indicating the natural logarithm</w:t>
      </w:r>
      <w:r w:rsidRPr="407EA131" w:rsidR="7AB2644E">
        <w:rPr>
          <w:rFonts w:eastAsiaTheme="minorEastAsia"/>
          <w:lang w:val="en-US"/>
        </w:rPr>
        <w:t xml:space="preserve"> and</w:t>
      </w:r>
      <w:r w:rsidRPr="407EA131" w:rsidR="7D7A9FC7">
        <w:rPr>
          <w:rFonts w:eastAsiaTheme="minorEastAsia"/>
          <w:lang w:val="en-US"/>
        </w:rPr>
        <w:t xml:space="preserve"> </w:t>
      </w:r>
      <w:r w:rsidRPr="407EA131" w:rsidR="7AB2644E">
        <w:rPr>
          <w:rFonts w:eastAsiaTheme="minorEastAsia"/>
          <w:lang w:val="en-US"/>
        </w:rPr>
        <w:t>A</w:t>
      </w:r>
      <w:r w:rsidRPr="407EA131" w:rsidR="7AB2644E">
        <w:rPr>
          <w:rFonts w:eastAsiaTheme="minorEastAsia"/>
          <w:vertAlign w:val="subscript"/>
          <w:lang w:val="en-US"/>
        </w:rPr>
        <w:t>1</w:t>
      </w:r>
      <w:r w:rsidRPr="407EA131" w:rsidR="7AB2644E">
        <w:rPr>
          <w:rFonts w:eastAsiaTheme="minorEastAsia"/>
          <w:lang w:val="en-US"/>
        </w:rPr>
        <w:t xml:space="preserve"> and </w:t>
      </w:r>
      <w:r w:rsidRPr="407EA131" w:rsidR="7D7A9FC7">
        <w:rPr>
          <w:rFonts w:eastAsiaTheme="minorEastAsia"/>
          <w:lang w:val="en-US"/>
        </w:rPr>
        <w:t>A</w:t>
      </w:r>
      <w:r w:rsidRPr="407EA131" w:rsidR="7D7A9FC7">
        <w:rPr>
          <w:rFonts w:eastAsiaTheme="minorEastAsia"/>
          <w:vertAlign w:val="subscript"/>
          <w:lang w:val="en-US"/>
        </w:rPr>
        <w:t>2</w:t>
      </w:r>
      <w:r w:rsidRPr="407EA131" w:rsidR="7D7A9FC7">
        <w:rPr>
          <w:rFonts w:eastAsiaTheme="minorEastAsia"/>
          <w:lang w:val="en-US"/>
        </w:rPr>
        <w:t xml:space="preserve"> </w:t>
      </w:r>
      <w:r w:rsidR="00691642">
        <w:rPr>
          <w:rFonts w:eastAsiaTheme="minorEastAsia"/>
          <w:lang w:val="en-US"/>
        </w:rPr>
        <w:t>either the plant height or -diameter</w:t>
      </w:r>
      <w:r w:rsidRPr="407EA131" w:rsidR="1D435868">
        <w:rPr>
          <w:rFonts w:eastAsiaTheme="minorEastAsia"/>
          <w:lang w:val="en-US"/>
        </w:rPr>
        <w:t xml:space="preserve"> at the</w:t>
      </w:r>
      <w:r w:rsidRPr="407EA131" w:rsidR="7AB2644E">
        <w:rPr>
          <w:rFonts w:eastAsiaTheme="minorEastAsia"/>
          <w:lang w:val="en-US"/>
        </w:rPr>
        <w:t xml:space="preserve"> first and</w:t>
      </w:r>
      <w:r w:rsidRPr="407EA131" w:rsidR="1D435868">
        <w:rPr>
          <w:rFonts w:eastAsiaTheme="minorEastAsia"/>
          <w:lang w:val="en-US"/>
        </w:rPr>
        <w:t xml:space="preserve"> second </w:t>
      </w:r>
      <w:r w:rsidRPr="407EA131" w:rsidR="7AB2644E">
        <w:rPr>
          <w:rFonts w:eastAsiaTheme="minorEastAsia"/>
          <w:lang w:val="en-US"/>
        </w:rPr>
        <w:t>time point</w:t>
      </w:r>
      <w:r w:rsidRPr="407EA131" w:rsidR="6A423328">
        <w:rPr>
          <w:rFonts w:eastAsiaTheme="minorEastAsia"/>
          <w:lang w:val="en-US"/>
        </w:rPr>
        <w:t>s</w:t>
      </w:r>
      <w:r w:rsidRPr="407EA131" w:rsidR="7AB2644E">
        <w:rPr>
          <w:rFonts w:eastAsiaTheme="minorEastAsia"/>
          <w:lang w:val="en-US"/>
        </w:rPr>
        <w:t>, respectively</w:t>
      </w:r>
      <w:r w:rsidRPr="407EA131" w:rsidR="1D435868">
        <w:rPr>
          <w:rFonts w:eastAsiaTheme="minorEastAsia"/>
          <w:lang w:val="en-US"/>
        </w:rPr>
        <w:t xml:space="preserve"> (</w:t>
      </w:r>
      <w:r w:rsidRPr="407EA131" w:rsidR="7AB2644E">
        <w:rPr>
          <w:rFonts w:eastAsiaTheme="minorEastAsia"/>
          <w:lang w:val="en-US"/>
        </w:rPr>
        <w:t>t</w:t>
      </w:r>
      <w:r w:rsidRPr="407EA131" w:rsidR="7AB2644E">
        <w:rPr>
          <w:rFonts w:eastAsiaTheme="minorEastAsia"/>
          <w:vertAlign w:val="subscript"/>
          <w:lang w:val="en-US"/>
        </w:rPr>
        <w:t>1</w:t>
      </w:r>
      <w:r w:rsidRPr="407EA131" w:rsidR="7AB2644E">
        <w:rPr>
          <w:rFonts w:eastAsiaTheme="minorEastAsia"/>
          <w:lang w:val="en-US"/>
        </w:rPr>
        <w:t xml:space="preserve"> and </w:t>
      </w:r>
      <w:r w:rsidRPr="407EA131" w:rsidR="1D435868">
        <w:rPr>
          <w:rFonts w:eastAsiaTheme="minorEastAsia"/>
          <w:lang w:val="en-US"/>
        </w:rPr>
        <w:t>t</w:t>
      </w:r>
      <w:r w:rsidRPr="407EA131" w:rsidR="1D435868">
        <w:rPr>
          <w:rFonts w:eastAsiaTheme="minorEastAsia"/>
          <w:vertAlign w:val="subscript"/>
          <w:lang w:val="en-US"/>
        </w:rPr>
        <w:t>2</w:t>
      </w:r>
      <w:r w:rsidRPr="407EA131" w:rsidR="1D435868">
        <w:rPr>
          <w:rFonts w:eastAsiaTheme="minorEastAsia"/>
          <w:lang w:val="en-US"/>
        </w:rPr>
        <w:t>)</w:t>
      </w:r>
      <w:r w:rsidRPr="407EA131" w:rsidR="7AB2644E">
        <w:rPr>
          <w:rFonts w:eastAsiaTheme="minorEastAsia"/>
          <w:lang w:val="en-US"/>
        </w:rPr>
        <w:t>.</w:t>
      </w:r>
      <w:r w:rsidRPr="407EA131" w:rsidR="5326D3EE">
        <w:rPr>
          <w:rFonts w:eastAsiaTheme="minorEastAsia"/>
          <w:lang w:val="en-US"/>
        </w:rPr>
        <w:t xml:space="preserve"> </w:t>
      </w:r>
      <w:r w:rsidRPr="004E1C61" w:rsidR="004E1C61">
        <w:rPr>
          <w:rFonts w:eastAsiaTheme="minorEastAsia"/>
          <w:lang w:val="en-US"/>
        </w:rPr>
        <w:t>The time interval was set to 7-8 weeks, depending on specific measurement times, but was based on the effective duration. This period was chosen to match the longest gap in our data (7.9 weeks).</w:t>
      </w:r>
    </w:p>
    <w:p w:rsidRPr="005160BB" w:rsidR="003E5E50" w:rsidP="00F85FC5" w:rsidRDefault="003E5E50" w14:paraId="1F56AFA0" w14:textId="465C3CB9">
      <w:pPr>
        <w:spacing w:line="480" w:lineRule="auto"/>
        <w:jc w:val="both"/>
        <w:rPr>
          <w:rFonts w:cstheme="minorHAnsi"/>
          <w:i/>
          <w:iCs/>
          <w:lang w:val="en-US"/>
        </w:rPr>
      </w:pPr>
      <w:r w:rsidRPr="005160BB">
        <w:rPr>
          <w:rFonts w:cstheme="minorHAnsi"/>
          <w:i/>
          <w:iCs/>
          <w:lang w:val="en-US"/>
        </w:rPr>
        <w:t>Statistical analyses</w:t>
      </w:r>
    </w:p>
    <w:p w:rsidRPr="005160BB" w:rsidR="000F2F41" w:rsidP="00F85FC5" w:rsidRDefault="5052220A" w14:paraId="48941635" w14:textId="545DB96D">
      <w:pPr>
        <w:spacing w:line="480" w:lineRule="auto"/>
        <w:jc w:val="both"/>
        <w:rPr>
          <w:rFonts w:cstheme="minorHAnsi"/>
          <w:lang w:val="en-US"/>
        </w:rPr>
      </w:pPr>
      <w:r w:rsidRPr="005160BB">
        <w:rPr>
          <w:rFonts w:cstheme="minorHAnsi"/>
          <w:lang w:val="en-US"/>
        </w:rPr>
        <w:t xml:space="preserve">Treatment effects on final </w:t>
      </w:r>
      <w:r w:rsidRPr="005160BB" w:rsidR="5B14AF48">
        <w:rPr>
          <w:rFonts w:cstheme="minorHAnsi"/>
          <w:lang w:val="en-US"/>
        </w:rPr>
        <w:t xml:space="preserve">plant </w:t>
      </w:r>
      <w:r w:rsidRPr="005160BB">
        <w:rPr>
          <w:rFonts w:cstheme="minorHAnsi"/>
          <w:lang w:val="en-US"/>
        </w:rPr>
        <w:t>height</w:t>
      </w:r>
      <w:r w:rsidRPr="005160BB" w:rsidR="324452BC">
        <w:rPr>
          <w:rFonts w:cstheme="minorHAnsi"/>
          <w:lang w:val="en-US"/>
        </w:rPr>
        <w:t xml:space="preserve"> and</w:t>
      </w:r>
      <w:r w:rsidRPr="005160BB">
        <w:rPr>
          <w:rFonts w:cstheme="minorHAnsi"/>
          <w:lang w:val="en-US"/>
        </w:rPr>
        <w:t xml:space="preserve"> diameter</w:t>
      </w:r>
      <w:r w:rsidRPr="005160BB" w:rsidR="5B14AF48">
        <w:rPr>
          <w:rFonts w:cstheme="minorHAnsi"/>
          <w:lang w:val="en-US"/>
        </w:rPr>
        <w:t xml:space="preserve"> were evaluated using linear models</w:t>
      </w:r>
      <w:r w:rsidRPr="005160BB" w:rsidR="397B27BA">
        <w:rPr>
          <w:rFonts w:cstheme="minorHAnsi"/>
          <w:lang w:val="en-US"/>
        </w:rPr>
        <w:t xml:space="preserve"> including</w:t>
      </w:r>
      <w:r w:rsidRPr="005160BB" w:rsidR="7338EEDB">
        <w:rPr>
          <w:rFonts w:cstheme="minorHAnsi"/>
          <w:lang w:val="en-US"/>
        </w:rPr>
        <w:t xml:space="preserve"> treatment as a single factor variable</w:t>
      </w:r>
      <w:r w:rsidRPr="005160BB" w:rsidR="7DBE8D50">
        <w:rPr>
          <w:rFonts w:cstheme="minorHAnsi"/>
          <w:lang w:val="en-US"/>
        </w:rPr>
        <w:t xml:space="preserve"> with </w:t>
      </w:r>
      <w:r w:rsidRPr="005160BB" w:rsidR="004C5569">
        <w:rPr>
          <w:rFonts w:cstheme="minorHAnsi"/>
          <w:lang w:val="en-US"/>
        </w:rPr>
        <w:t>8</w:t>
      </w:r>
      <w:r w:rsidRPr="005160BB" w:rsidR="7DBE8D50">
        <w:rPr>
          <w:rFonts w:cstheme="minorHAnsi"/>
          <w:lang w:val="en-US"/>
        </w:rPr>
        <w:t xml:space="preserve"> levels</w:t>
      </w:r>
      <w:r w:rsidRPr="005160BB" w:rsidR="7338EEDB">
        <w:rPr>
          <w:rFonts w:cstheme="minorHAnsi"/>
          <w:lang w:val="en-US"/>
        </w:rPr>
        <w:t>.</w:t>
      </w:r>
      <w:r w:rsidRPr="005160BB" w:rsidR="63DC3D6A">
        <w:rPr>
          <w:rFonts w:cstheme="minorHAnsi"/>
          <w:lang w:val="en-US"/>
        </w:rPr>
        <w:t xml:space="preserve"> </w:t>
      </w:r>
      <w:r w:rsidRPr="005160BB" w:rsidR="344C64B6">
        <w:rPr>
          <w:rFonts w:cstheme="minorHAnsi"/>
          <w:lang w:val="en-US"/>
        </w:rPr>
        <w:t xml:space="preserve">The effects on </w:t>
      </w:r>
      <w:r w:rsidRPr="005160BB" w:rsidR="2AD7A90B">
        <w:rPr>
          <w:rFonts w:cstheme="minorHAnsi"/>
          <w:lang w:val="en-US"/>
        </w:rPr>
        <w:t>relative diameter and height growth</w:t>
      </w:r>
      <w:r w:rsidRPr="005160BB" w:rsidR="00B700E9">
        <w:rPr>
          <w:rFonts w:cstheme="minorHAnsi"/>
          <w:lang w:val="en-US"/>
        </w:rPr>
        <w:t xml:space="preserve"> rates</w:t>
      </w:r>
      <w:r w:rsidR="000B20FE">
        <w:rPr>
          <w:rFonts w:cstheme="minorHAnsi"/>
          <w:lang w:val="en-US"/>
        </w:rPr>
        <w:t xml:space="preserve">, </w:t>
      </w:r>
      <w:r w:rsidRPr="005160BB" w:rsidR="344C64B6">
        <w:rPr>
          <w:rFonts w:cstheme="minorHAnsi"/>
          <w:lang w:val="en-US"/>
        </w:rPr>
        <w:t xml:space="preserve">tissue nutrient </w:t>
      </w:r>
      <w:r w:rsidRPr="005160BB" w:rsidR="006C67C0">
        <w:rPr>
          <w:rFonts w:cstheme="minorHAnsi"/>
          <w:lang w:val="en-US"/>
        </w:rPr>
        <w:t>content</w:t>
      </w:r>
      <w:r w:rsidR="000B20FE">
        <w:rPr>
          <w:rFonts w:cstheme="minorHAnsi"/>
          <w:lang w:val="en-US"/>
        </w:rPr>
        <w:t>s</w:t>
      </w:r>
      <w:r w:rsidRPr="005160BB" w:rsidR="344C64B6">
        <w:rPr>
          <w:rFonts w:cstheme="minorHAnsi"/>
          <w:lang w:val="en-US"/>
        </w:rPr>
        <w:t xml:space="preserve"> and stoichiometries, leaf thickness, and </w:t>
      </w:r>
      <w:r w:rsidR="006F6B22">
        <w:rPr>
          <w:rFonts w:cstheme="minorHAnsi"/>
          <w:lang w:val="en-US"/>
        </w:rPr>
        <w:t>eco</w:t>
      </w:r>
      <w:r w:rsidR="00EF2A8A">
        <w:rPr>
          <w:rFonts w:cstheme="minorHAnsi"/>
          <w:lang w:val="en-US"/>
        </w:rPr>
        <w:t xml:space="preserve">-physiological </w:t>
      </w:r>
      <w:r w:rsidRPr="005160BB" w:rsidR="344C64B6">
        <w:rPr>
          <w:rFonts w:cstheme="minorHAnsi"/>
          <w:lang w:val="en-US"/>
        </w:rPr>
        <w:t>variables were evaluated s</w:t>
      </w:r>
      <w:r w:rsidRPr="005160BB" w:rsidR="2AD7A90B">
        <w:rPr>
          <w:rFonts w:cstheme="minorHAnsi"/>
          <w:lang w:val="en-US"/>
        </w:rPr>
        <w:t>i</w:t>
      </w:r>
      <w:r w:rsidRPr="005160BB" w:rsidR="344C64B6">
        <w:rPr>
          <w:rFonts w:cstheme="minorHAnsi"/>
          <w:lang w:val="en-US"/>
        </w:rPr>
        <w:t>m</w:t>
      </w:r>
      <w:r w:rsidRPr="005160BB" w:rsidR="2AD7A90B">
        <w:rPr>
          <w:rFonts w:cstheme="minorHAnsi"/>
          <w:lang w:val="en-US"/>
        </w:rPr>
        <w:t>il</w:t>
      </w:r>
      <w:r w:rsidRPr="005160BB" w:rsidR="344C64B6">
        <w:rPr>
          <w:rFonts w:cstheme="minorHAnsi"/>
          <w:lang w:val="en-US"/>
        </w:rPr>
        <w:t>a</w:t>
      </w:r>
      <w:r w:rsidRPr="005160BB" w:rsidR="2AD7A90B">
        <w:rPr>
          <w:rFonts w:cstheme="minorHAnsi"/>
          <w:lang w:val="en-US"/>
        </w:rPr>
        <w:t>rl</w:t>
      </w:r>
      <w:r w:rsidRPr="005160BB" w:rsidR="344C64B6">
        <w:rPr>
          <w:rFonts w:cstheme="minorHAnsi"/>
          <w:lang w:val="en-US"/>
        </w:rPr>
        <w:t>y.</w:t>
      </w:r>
      <w:r w:rsidR="000B20FE">
        <w:rPr>
          <w:rFonts w:cstheme="minorHAnsi"/>
          <w:lang w:val="en-US"/>
        </w:rPr>
        <w:t xml:space="preserve"> </w:t>
      </w:r>
      <w:r w:rsidRPr="005160BB" w:rsidR="7CE9BCE4">
        <w:rPr>
          <w:rFonts w:cstheme="minorHAnsi"/>
          <w:lang w:val="en-US"/>
        </w:rPr>
        <w:t>Linear models of</w:t>
      </w:r>
      <w:r w:rsidRPr="005160BB" w:rsidR="2AD7A90B">
        <w:rPr>
          <w:rFonts w:cstheme="minorHAnsi"/>
          <w:lang w:val="en-US"/>
        </w:rPr>
        <w:t xml:space="preserve"> relative growth rates of plant diameters </w:t>
      </w:r>
      <w:r w:rsidRPr="005160BB" w:rsidR="5996A0DE">
        <w:rPr>
          <w:rFonts w:cstheme="minorHAnsi"/>
          <w:lang w:val="en-US"/>
        </w:rPr>
        <w:t>and heights</w:t>
      </w:r>
      <w:r w:rsidRPr="005160BB" w:rsidR="7CE9BCE4">
        <w:rPr>
          <w:rFonts w:cstheme="minorHAnsi"/>
          <w:lang w:val="en-US"/>
        </w:rPr>
        <w:t xml:space="preserve"> as a function of treatment</w:t>
      </w:r>
      <w:r w:rsidRPr="005160BB" w:rsidR="5996A0DE">
        <w:rPr>
          <w:rFonts w:cstheme="minorHAnsi"/>
          <w:lang w:val="en-US"/>
        </w:rPr>
        <w:t xml:space="preserve"> </w:t>
      </w:r>
      <w:r w:rsidRPr="005160BB" w:rsidR="2AD7A90B">
        <w:rPr>
          <w:rFonts w:cstheme="minorHAnsi"/>
          <w:lang w:val="en-US"/>
        </w:rPr>
        <w:t xml:space="preserve">were </w:t>
      </w:r>
      <w:r w:rsidRPr="005160BB" w:rsidR="7CE9BCE4">
        <w:rPr>
          <w:rFonts w:cstheme="minorHAnsi"/>
          <w:lang w:val="en-US"/>
        </w:rPr>
        <w:t>established</w:t>
      </w:r>
      <w:r w:rsidRPr="005160BB" w:rsidR="2AD7A90B">
        <w:rPr>
          <w:rFonts w:cstheme="minorHAnsi"/>
          <w:lang w:val="en-US"/>
        </w:rPr>
        <w:t xml:space="preserve"> separately per time interval. </w:t>
      </w:r>
      <w:r w:rsidRPr="005160BB" w:rsidR="344C64B6">
        <w:rPr>
          <w:rFonts w:cstheme="minorHAnsi"/>
          <w:lang w:val="en-US"/>
        </w:rPr>
        <w:t xml:space="preserve">All response variables were log-transformed, except for the tissue stoichiometries. </w:t>
      </w:r>
      <w:r w:rsidRPr="005160BB" w:rsidR="00BC2D0B">
        <w:rPr>
          <w:rFonts w:cstheme="minorHAnsi"/>
          <w:lang w:val="en-US"/>
        </w:rPr>
        <w:t xml:space="preserve">To assess the overall effects of </w:t>
      </w:r>
      <w:r w:rsidRPr="005160BB" w:rsidR="003A11D5">
        <w:rPr>
          <w:rFonts w:cstheme="minorHAnsi"/>
          <w:lang w:val="en-US"/>
        </w:rPr>
        <w:t xml:space="preserve">adding N, P, or cations (i.e. </w:t>
      </w:r>
      <w:r w:rsidRPr="005160BB" w:rsidR="00DC4EDE">
        <w:rPr>
          <w:rFonts w:cstheme="minorHAnsi"/>
          <w:lang w:val="en-US"/>
        </w:rPr>
        <w:t xml:space="preserve">to compare </w:t>
      </w:r>
      <w:r w:rsidRPr="005160BB" w:rsidR="00A87993">
        <w:rPr>
          <w:rFonts w:cstheme="minorHAnsi"/>
          <w:lang w:val="en-US"/>
        </w:rPr>
        <w:t>the </w:t>
      </w:r>
      <w:r w:rsidRPr="005160BB" w:rsidR="00AF64A9">
        <w:rPr>
          <w:rFonts w:cstheme="minorHAnsi"/>
          <w:lang w:val="en-US"/>
        </w:rPr>
        <w:t xml:space="preserve">presence vs. absence of a nutrient) on final diameter and height measurements, we conducted a </w:t>
      </w:r>
      <w:r w:rsidRPr="005160BB" w:rsidR="00A22136">
        <w:rPr>
          <w:rFonts w:cstheme="minorHAnsi"/>
          <w:lang w:val="en-US"/>
        </w:rPr>
        <w:t>second set of analyses</w:t>
      </w:r>
      <w:r w:rsidRPr="005160BB" w:rsidR="00A24743">
        <w:rPr>
          <w:rFonts w:cstheme="minorHAnsi"/>
          <w:lang w:val="en-US"/>
        </w:rPr>
        <w:t>.</w:t>
      </w:r>
      <w:r w:rsidRPr="005160BB" w:rsidR="00AF64A9">
        <w:rPr>
          <w:rFonts w:cstheme="minorHAnsi"/>
          <w:lang w:val="en-US"/>
        </w:rPr>
        <w:t xml:space="preserve"> </w:t>
      </w:r>
      <w:r w:rsidRPr="005160BB" w:rsidR="00A87993">
        <w:rPr>
          <w:rFonts w:cstheme="minorHAnsi"/>
          <w:lang w:val="en-US"/>
        </w:rPr>
        <w:t>This involved</w:t>
      </w:r>
      <w:r w:rsidRPr="005160BB" w:rsidR="11138C80">
        <w:rPr>
          <w:rFonts w:cstheme="minorHAnsi"/>
          <w:lang w:val="en-US"/>
        </w:rPr>
        <w:t xml:space="preserve"> full-interacti</w:t>
      </w:r>
      <w:r w:rsidRPr="005160BB" w:rsidR="1A5EBC3B">
        <w:rPr>
          <w:rFonts w:cstheme="minorHAnsi"/>
          <w:lang w:val="en-US"/>
        </w:rPr>
        <w:t>on</w:t>
      </w:r>
      <w:r w:rsidRPr="005160BB" w:rsidR="11138C80">
        <w:rPr>
          <w:rFonts w:cstheme="minorHAnsi"/>
          <w:lang w:val="en-US"/>
        </w:rPr>
        <w:t xml:space="preserve"> models of</w:t>
      </w:r>
      <w:r w:rsidRPr="005160BB" w:rsidR="7B00D5ED">
        <w:rPr>
          <w:rFonts w:cstheme="minorHAnsi"/>
          <w:lang w:val="en-US"/>
        </w:rPr>
        <w:t xml:space="preserve"> binary predictor</w:t>
      </w:r>
      <w:r w:rsidRPr="005160BB" w:rsidR="11138C80">
        <w:rPr>
          <w:rFonts w:cstheme="minorHAnsi"/>
          <w:lang w:val="en-US"/>
        </w:rPr>
        <w:t xml:space="preserve"> variables</w:t>
      </w:r>
      <w:r w:rsidRPr="005160BB" w:rsidR="7B00D5ED">
        <w:rPr>
          <w:rFonts w:cstheme="minorHAnsi"/>
          <w:lang w:val="en-US"/>
        </w:rPr>
        <w:t xml:space="preserve"> indicating the inclusion (1) or exclusion (0) of each</w:t>
      </w:r>
      <w:r w:rsidRPr="005160BB" w:rsidR="69BEFC14">
        <w:rPr>
          <w:rFonts w:cstheme="minorHAnsi"/>
          <w:lang w:val="en-US"/>
        </w:rPr>
        <w:t xml:space="preserve"> individual</w:t>
      </w:r>
      <w:r w:rsidRPr="005160BB" w:rsidR="7B00D5ED">
        <w:rPr>
          <w:rFonts w:cstheme="minorHAnsi"/>
          <w:lang w:val="en-US"/>
        </w:rPr>
        <w:t xml:space="preserve"> nutrient</w:t>
      </w:r>
      <w:r w:rsidRPr="005160BB" w:rsidR="11138C80">
        <w:rPr>
          <w:rFonts w:cstheme="minorHAnsi"/>
          <w:lang w:val="en-US"/>
        </w:rPr>
        <w:t>.</w:t>
      </w:r>
      <w:r w:rsidR="000B20FE">
        <w:rPr>
          <w:rFonts w:cstheme="minorHAnsi"/>
          <w:lang w:val="en-US"/>
        </w:rPr>
        <w:t xml:space="preserve"> </w:t>
      </w:r>
      <w:r w:rsidR="000B20FE">
        <w:t>Statistical evaluation of treatment effects on soil nutrient contents was not conducted due to insufficient and variable sample sizes, which would not yield meaningful results; this is discussed further in the discussion section.</w:t>
      </w:r>
      <w:r w:rsidRPr="005160BB" w:rsidR="000B20FE">
        <w:rPr>
          <w:rFonts w:cstheme="minorHAnsi"/>
          <w:lang w:val="en-US"/>
        </w:rPr>
        <w:t xml:space="preserve"> </w:t>
      </w:r>
    </w:p>
    <w:p w:rsidRPr="005160BB" w:rsidR="00046029" w:rsidP="3715F316" w:rsidRDefault="00F657C1" w14:paraId="0370E045" w14:textId="76369160">
      <w:pPr>
        <w:spacing w:line="480" w:lineRule="auto"/>
        <w:jc w:val="both"/>
        <w:rPr>
          <w:rFonts w:cs="Calibri" w:cstheme="minorAscii"/>
          <w:lang w:val="en-US"/>
        </w:rPr>
      </w:pPr>
      <w:r w:rsidRPr="3715F316" w:rsidR="36985DF5">
        <w:rPr>
          <w:rFonts w:cs="Calibri" w:cstheme="minorAscii"/>
          <w:lang w:val="en-US"/>
        </w:rPr>
        <w:t xml:space="preserve">For all models, </w:t>
      </w:r>
      <w:r w:rsidRPr="3715F316" w:rsidR="2758C988">
        <w:rPr>
          <w:rFonts w:cs="Calibri" w:cstheme="minorAscii"/>
          <w:lang w:val="en-US"/>
        </w:rPr>
        <w:t xml:space="preserve">normality and homoskedasticity of the residuals were checked visually using, respectively, normal </w:t>
      </w:r>
      <w:r w:rsidRPr="3715F316" w:rsidR="752A77E5">
        <w:rPr>
          <w:rFonts w:cs="Calibri" w:cstheme="minorAscii"/>
          <w:lang w:val="en-US"/>
        </w:rPr>
        <w:t>QQ plots</w:t>
      </w:r>
      <w:r w:rsidRPr="3715F316" w:rsidR="2758C988">
        <w:rPr>
          <w:rFonts w:cs="Calibri" w:cstheme="minorAscii"/>
          <w:lang w:val="en-US"/>
        </w:rPr>
        <w:t xml:space="preserve"> and plots of the residuals as a function of the fitted values.</w:t>
      </w:r>
      <w:r w:rsidRPr="3715F316" w:rsidR="0CEC3D15">
        <w:rPr>
          <w:rFonts w:cs="Calibri" w:cstheme="minorAscii"/>
          <w:lang w:val="en-US"/>
        </w:rPr>
        <w:t xml:space="preserve"> </w:t>
      </w:r>
      <w:r w:rsidRPr="3715F316" w:rsidR="4DF3B41A">
        <w:rPr>
          <w:rFonts w:cs="Calibri" w:cstheme="minorAscii"/>
          <w:lang w:val="en-US"/>
        </w:rPr>
        <w:t>Residual autocorrelation was evaluated using lag-1 plots.</w:t>
      </w:r>
      <w:r w:rsidRPr="3715F316" w:rsidR="0BFA0DAD">
        <w:rPr>
          <w:rFonts w:cs="Calibri" w:cstheme="minorAscii"/>
          <w:lang w:val="en-US"/>
        </w:rPr>
        <w:t xml:space="preserve"> </w:t>
      </w:r>
      <w:r w:rsidRPr="3715F316" w:rsidR="7295BC3E">
        <w:rPr>
          <w:rFonts w:cs="Calibri" w:cstheme="minorAscii"/>
          <w:lang w:val="en-US"/>
        </w:rPr>
        <w:t xml:space="preserve">Statistical significance was set at α </w:t>
      </w:r>
      <w:r w:rsidRPr="3715F316" w:rsidR="6FAB60FD">
        <w:rPr>
          <w:rFonts w:cs="Calibri" w:cstheme="minorAscii"/>
          <w:lang w:val="en-US"/>
        </w:rPr>
        <w:t>=</w:t>
      </w:r>
      <w:r w:rsidRPr="3715F316" w:rsidR="7295BC3E">
        <w:rPr>
          <w:rFonts w:cs="Calibri" w:cstheme="minorAscii"/>
          <w:lang w:val="en-US"/>
        </w:rPr>
        <w:t xml:space="preserve"> 0.05.</w:t>
      </w:r>
      <w:r w:rsidRPr="3715F316" w:rsidR="49FE4A0D">
        <w:rPr>
          <w:rFonts w:cs="Calibri" w:cstheme="minorAscii"/>
          <w:lang w:val="en-US"/>
        </w:rPr>
        <w:t xml:space="preserve"> </w:t>
      </w:r>
      <w:r w:rsidRPr="3715F316" w:rsidR="7B406FDE">
        <w:rPr>
          <w:rFonts w:cs="Calibri" w:cstheme="minorAscii"/>
          <w:lang w:val="en-US"/>
        </w:rPr>
        <w:t xml:space="preserve">All data and statistical analyses were carried out using RStudio </w:t>
      </w:r>
      <w:r w:rsidRPr="3715F316">
        <w:rPr>
          <w:rFonts w:cs="Calibri" w:cstheme="minorAscii"/>
          <w:lang w:val="en-US"/>
        </w:rPr>
        <w:fldChar w:fldCharType="begin"/>
      </w:r>
      <w:r w:rsidRPr="3715F316">
        <w:rPr>
          <w:rFonts w:cs="Calibri" w:cstheme="minorAscii"/>
          <w:lang w:val="en-US"/>
        </w:rPr>
        <w:instrText xml:space="preserve"> ADDIN ZOTERO_ITEM CSL_CITATION {"citationID":"nErCnZT1","properties":{"formattedCitation":"(RStudio Team, 2020)","plainCitation":"(RStudio Team, 2020)","noteIndex":0},"citationItems":[{"id":791,"uris":["http://zotero.org/users/13671732/items/ZSL88V3V"],"itemData":{"id":791,"type":"standard","authority":"RStudio","event-place":"Boston, MA","publisher":"PBC","publisher-place":"Boston, MA","title":"RStudio: Integrated Development for R","URL":"http://www.rstudio.com/","author":[{"family":"RStudio Team","given":""}],"issued":{"date-parts":[["2020"]]}}}],"schema":"https://github.com/citation-style-language/schema/raw/master/csl-citation.json"} </w:instrText>
      </w:r>
      <w:r w:rsidRPr="3715F316">
        <w:rPr>
          <w:rFonts w:cs="Calibri" w:cstheme="minorAscii"/>
          <w:lang w:val="en-US"/>
        </w:rPr>
        <w:fldChar w:fldCharType="separate"/>
      </w:r>
      <w:r w:rsidRPr="3715F316" w:rsidR="644DFBB1">
        <w:rPr>
          <w:rFonts w:cs="Calibri" w:cstheme="minorAscii"/>
          <w:lang w:val="en-US"/>
        </w:rPr>
        <w:t>(</w:t>
      </w:r>
      <w:ins w:author="Thomas Sibret" w:date="2025-03-12T10:33:40.969Z" w:id="1423283257">
        <w:r w:rsidRPr="3715F316" w:rsidR="052298E2">
          <w:rPr>
            <w:rFonts w:cs="Calibri" w:cstheme="minorAscii"/>
            <w:lang w:val="en-US"/>
          </w:rPr>
          <w:t xml:space="preserve">version </w:t>
        </w:r>
        <w:r w:rsidRPr="3715F316" w:rsidR="052298E2">
          <w:rPr>
            <w:rFonts w:cs="Calibri" w:cstheme="minorAscii"/>
            <w:highlight w:val="yellow"/>
            <w:lang w:val="en-US"/>
            <w:rPrChange w:author="Thomas Sibret" w:date="2025-03-12T10:33:53.62Z" w:id="271750997">
              <w:rPr>
                <w:rFonts w:cs="Calibri" w:cstheme="minorAscii"/>
                <w:lang w:val="en-US"/>
              </w:rPr>
            </w:rPrChange>
          </w:rPr>
          <w:t>X.</w:t>
        </w:r>
        <w:r w:rsidRPr="3715F316" w:rsidR="052298E2">
          <w:rPr>
            <w:rFonts w:cs="Calibri" w:cstheme="minorAscii"/>
            <w:highlight w:val="yellow"/>
            <w:lang w:val="en-US"/>
            <w:rPrChange w:author="Thomas Sibret" w:date="2025-03-12T10:33:53.621Z" w:id="1313469946">
              <w:rPr>
                <w:rFonts w:cs="Calibri" w:cstheme="minorAscii"/>
                <w:lang w:val="en-US"/>
              </w:rPr>
            </w:rPrChange>
          </w:rPr>
          <w:t>X.X</w:t>
        </w:r>
        <w:r w:rsidRPr="3715F316" w:rsidR="052298E2">
          <w:rPr>
            <w:rFonts w:cs="Calibri" w:cstheme="minorAscii"/>
            <w:lang w:val="en-US"/>
          </w:rPr>
          <w:t xml:space="preserve">, </w:t>
        </w:r>
      </w:ins>
      <w:r w:rsidRPr="3715F316" w:rsidR="644DFBB1">
        <w:rPr>
          <w:rFonts w:cs="Calibri" w:cstheme="minorAscii"/>
          <w:lang w:val="en-US"/>
        </w:rPr>
        <w:t>RStudio Team, 2020)</w:t>
      </w:r>
      <w:r w:rsidRPr="3715F316">
        <w:rPr>
          <w:rFonts w:cs="Calibri" w:cstheme="minorAscii"/>
          <w:lang w:val="en-US"/>
        </w:rPr>
        <w:fldChar w:fldCharType="end"/>
      </w:r>
      <w:r w:rsidRPr="3715F316" w:rsidR="7B406FDE">
        <w:rPr>
          <w:rFonts w:cs="Calibri" w:cstheme="minorAscii"/>
          <w:lang w:val="en-US"/>
        </w:rPr>
        <w:t>.</w:t>
      </w:r>
      <w:r w:rsidRPr="3715F316">
        <w:rPr>
          <w:rFonts w:cs="Calibri" w:cstheme="minorAscii"/>
          <w:b w:val="1"/>
          <w:bCs w:val="1"/>
          <w:lang w:val="en-US"/>
        </w:rPr>
        <w:br w:type="page"/>
      </w:r>
    </w:p>
    <w:p w:rsidRPr="005160BB" w:rsidR="005952B1" w:rsidP="00F85FC5" w:rsidRDefault="006324E7" w14:paraId="492425E5" w14:textId="2361A681">
      <w:pPr>
        <w:pStyle w:val="ListParagraph"/>
        <w:numPr>
          <w:ilvl w:val="0"/>
          <w:numId w:val="2"/>
        </w:numPr>
        <w:spacing w:line="480" w:lineRule="auto"/>
        <w:rPr>
          <w:rFonts w:cstheme="minorHAnsi"/>
          <w:b/>
          <w:bCs/>
          <w:lang w:val="en-US"/>
        </w:rPr>
      </w:pPr>
      <w:r w:rsidRPr="005160BB">
        <w:rPr>
          <w:rFonts w:cstheme="minorHAnsi"/>
          <w:b/>
          <w:bCs/>
          <w:lang w:val="en-US"/>
        </w:rPr>
        <w:t>Results</w:t>
      </w:r>
    </w:p>
    <w:p w:rsidRPr="005160BB" w:rsidR="003A1EE5" w:rsidP="00F85FC5" w:rsidRDefault="003A1EE5" w14:paraId="044E8216" w14:textId="77777777">
      <w:pPr>
        <w:pStyle w:val="ListParagraph"/>
        <w:spacing w:line="480" w:lineRule="auto"/>
        <w:ind w:left="360"/>
        <w:rPr>
          <w:rFonts w:cstheme="minorHAnsi"/>
          <w:b/>
          <w:bCs/>
          <w:lang w:val="en-US"/>
        </w:rPr>
      </w:pPr>
    </w:p>
    <w:p w:rsidRPr="005160BB" w:rsidR="002D5CE4" w:rsidP="00F85FC5" w:rsidRDefault="00C9423A" w14:paraId="267F8BCB" w14:textId="7C5708EF">
      <w:pPr>
        <w:pStyle w:val="ListParagraph"/>
        <w:numPr>
          <w:ilvl w:val="1"/>
          <w:numId w:val="2"/>
        </w:numPr>
        <w:spacing w:line="480" w:lineRule="auto"/>
        <w:rPr>
          <w:rFonts w:cstheme="minorHAnsi"/>
          <w:lang w:val="en-US"/>
        </w:rPr>
      </w:pPr>
      <w:r w:rsidRPr="005160BB">
        <w:rPr>
          <w:rFonts w:cstheme="minorHAnsi"/>
          <w:lang w:val="en-US"/>
        </w:rPr>
        <w:t>Treatment effects on plant growth</w:t>
      </w:r>
    </w:p>
    <w:p w:rsidRPr="005160BB" w:rsidR="00AE290A" w:rsidP="407EA131" w:rsidRDefault="230CCFB8" w14:paraId="7E7853D2" w14:textId="2FBECA64">
      <w:pPr>
        <w:spacing w:line="480" w:lineRule="auto"/>
        <w:jc w:val="both"/>
      </w:pPr>
      <w:r w:rsidRPr="36BCDA68">
        <w:t>Final plant diameter and height measurements were significantly affected by additions of N, P, and cations (Fig. 1).</w:t>
      </w:r>
      <w:r w:rsidRPr="36BCDA68" w:rsidR="2CF1DD09">
        <w:t xml:space="preserve"> N and P additions, separately or combined, led to a reduction in diameter by 18–28</w:t>
      </w:r>
      <w:r w:rsidRPr="36BCDA68" w:rsidR="756AB741">
        <w:t xml:space="preserve"> %</w:t>
      </w:r>
      <w:r w:rsidRPr="36BCDA68" w:rsidR="2CF1DD09">
        <w:t xml:space="preserve"> (Fig. 1A) and height by 2–19</w:t>
      </w:r>
      <w:r w:rsidRPr="36BCDA68" w:rsidR="756AB741">
        <w:t xml:space="preserve"> %</w:t>
      </w:r>
      <w:r w:rsidRPr="36BCDA68" w:rsidR="2CF1DD09">
        <w:t xml:space="preserve"> (Fig. 1C). However, cation addition significantly increased both metrics, with diameters </w:t>
      </w:r>
      <w:r w:rsidRPr="36BCDA68">
        <w:t>increasing</w:t>
      </w:r>
      <w:r w:rsidRPr="36BCDA68" w:rsidR="2CF1DD09">
        <w:t xml:space="preserve"> by 28–76</w:t>
      </w:r>
      <w:r w:rsidRPr="36BCDA68" w:rsidR="756AB741">
        <w:t xml:space="preserve"> %</w:t>
      </w:r>
      <w:r w:rsidRPr="36BCDA68" w:rsidR="2CF1DD09">
        <w:t xml:space="preserve"> and heights by 12–122</w:t>
      </w:r>
      <w:r w:rsidRPr="36BCDA68" w:rsidR="756AB741">
        <w:t xml:space="preserve"> %</w:t>
      </w:r>
      <w:r w:rsidRPr="36BCDA68" w:rsidR="2CF1DD09">
        <w:t xml:space="preserve">. </w:t>
      </w:r>
      <w:r w:rsidRPr="36BCDA68" w:rsidR="7FB3B820">
        <w:t>The combined addition of N and cations led to the greatest increase, with no extra effect from P.</w:t>
      </w:r>
      <w:r w:rsidRPr="36BCDA68" w:rsidR="565EAC21">
        <w:t xml:space="preserve"> The pronounced positive effects from </w:t>
      </w:r>
      <w:r w:rsidRPr="36BCDA68" w:rsidR="705782BB">
        <w:t xml:space="preserve">cation additions in any combination are emphasized by the overall effect plots (Fig. 1B, D). </w:t>
      </w:r>
      <w:r w:rsidRPr="36BCDA68" w:rsidR="7CF485DA">
        <w:t>Treatment effects explained 73</w:t>
      </w:r>
      <w:r w:rsidRPr="36BCDA68" w:rsidR="756AB741">
        <w:t xml:space="preserve"> %</w:t>
      </w:r>
      <w:r w:rsidRPr="36BCDA68" w:rsidR="7CF485DA">
        <w:t xml:space="preserve"> </w:t>
      </w:r>
      <w:r w:rsidRPr="36BCDA68" w:rsidR="74BE729D">
        <w:t>and 66</w:t>
      </w:r>
      <w:r w:rsidRPr="36BCDA68" w:rsidR="756AB741">
        <w:t xml:space="preserve"> %</w:t>
      </w:r>
      <w:r w:rsidRPr="36BCDA68" w:rsidR="74BE729D">
        <w:t xml:space="preserve"> </w:t>
      </w:r>
      <w:r w:rsidRPr="36BCDA68" w:rsidR="7CF485DA">
        <w:t xml:space="preserve">of the variability in </w:t>
      </w:r>
      <w:r w:rsidRPr="36BCDA68" w:rsidR="74BE729D">
        <w:t xml:space="preserve">final </w:t>
      </w:r>
      <w:r w:rsidRPr="36BCDA68" w:rsidR="6AE944E4">
        <w:t xml:space="preserve">diameter </w:t>
      </w:r>
      <w:r w:rsidRPr="36BCDA68" w:rsidR="74BE729D">
        <w:t xml:space="preserve">and </w:t>
      </w:r>
      <w:r w:rsidRPr="36BCDA68" w:rsidR="44937E6F">
        <w:t>height</w:t>
      </w:r>
      <w:r w:rsidRPr="36BCDA68" w:rsidR="74BE729D">
        <w:t xml:space="preserve"> measurements, respectively</w:t>
      </w:r>
      <w:r w:rsidRPr="36BCDA68" w:rsidR="44937E6F">
        <w:t>.</w:t>
      </w:r>
    </w:p>
    <w:p w:rsidRPr="005160BB" w:rsidR="00F201BC" w:rsidP="407EA131" w:rsidRDefault="003D02B3" w14:paraId="0BF98178" w14:textId="0E717E4F">
      <w:pPr>
        <w:pStyle w:val="NormalWeb"/>
        <w:spacing w:line="480" w:lineRule="auto"/>
        <w:rPr>
          <w:rFonts w:asciiTheme="minorHAnsi" w:hAnsiTheme="minorHAnsi" w:cstheme="minorBidi"/>
        </w:rPr>
      </w:pPr>
      <w:r>
        <w:rPr>
          <w:noProof/>
        </w:rPr>
        <w:drawing>
          <wp:inline distT="0" distB="0" distL="0" distR="0" wp14:anchorId="64647DAD" wp14:editId="3C66DCA5">
            <wp:extent cx="5760057" cy="2655735"/>
            <wp:effectExtent l="0" t="0" r="0" b="0"/>
            <wp:docPr id="142063903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39032" name="Picture 1" descr="A screenshot of a graph&#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1033" b="7064"/>
                    <a:stretch/>
                  </pic:blipFill>
                  <pic:spPr bwMode="auto">
                    <a:xfrm>
                      <a:off x="0" y="0"/>
                      <a:ext cx="5760720" cy="2656041"/>
                    </a:xfrm>
                    <a:prstGeom prst="rect">
                      <a:avLst/>
                    </a:prstGeom>
                    <a:noFill/>
                    <a:ln>
                      <a:noFill/>
                    </a:ln>
                    <a:extLst>
                      <a:ext uri="{53640926-AAD7-44D8-BBD7-CCE9431645EC}">
                        <a14:shadowObscured xmlns:a14="http://schemas.microsoft.com/office/drawing/2010/main"/>
                      </a:ext>
                    </a:extLst>
                  </pic:spPr>
                </pic:pic>
              </a:graphicData>
            </a:graphic>
          </wp:inline>
        </w:drawing>
      </w:r>
    </w:p>
    <w:p w:rsidRPr="008F7EBB" w:rsidR="003B4978" w:rsidP="407EA131" w:rsidRDefault="008F7EBB" w14:paraId="73D94678" w14:textId="5B1AF36A">
      <w:pPr>
        <w:spacing w:line="480" w:lineRule="auto"/>
        <w:jc w:val="both"/>
        <w:rPr>
          <w:bCs/>
          <w:i/>
        </w:rPr>
      </w:pPr>
      <w:r w:rsidRPr="008F7EBB">
        <w:rPr>
          <w:b/>
          <w:i/>
        </w:rPr>
        <w:t xml:space="preserve">Fig. 1: Final plant diameter (A-B) and height (C-D) measurements at harvest. </w:t>
      </w:r>
      <w:r w:rsidRPr="008F7EBB">
        <w:rPr>
          <w:bCs/>
          <w:i/>
        </w:rPr>
        <w:t>A and B: treatment effects of the addition of nitrogen (‘N’ - as urea), phosphorus (‘P’ – as NaH</w:t>
      </w:r>
      <w:r w:rsidRPr="0015327E">
        <w:rPr>
          <w:bCs/>
          <w:i/>
          <w:vertAlign w:val="subscript"/>
        </w:rPr>
        <w:t>2</w:t>
      </w:r>
      <w:r w:rsidRPr="008F7EBB">
        <w:rPr>
          <w:bCs/>
          <w:i/>
        </w:rPr>
        <w:t>PO</w:t>
      </w:r>
      <w:r w:rsidRPr="0015327E">
        <w:rPr>
          <w:bCs/>
          <w:i/>
          <w:vertAlign w:val="subscript"/>
        </w:rPr>
        <w:t>4</w:t>
      </w:r>
      <w:r w:rsidRPr="008F7EBB">
        <w:rPr>
          <w:bCs/>
          <w:i/>
        </w:rPr>
        <w:t>), or cations (‘Cat’; calcium, magnesium, and potassium – as CaCl</w:t>
      </w:r>
      <w:r w:rsidRPr="0015327E">
        <w:rPr>
          <w:bCs/>
          <w:i/>
          <w:vertAlign w:val="subscript"/>
        </w:rPr>
        <w:t>2</w:t>
      </w:r>
      <w:r w:rsidRPr="008F7EBB">
        <w:rPr>
          <w:bCs/>
          <w:i/>
        </w:rPr>
        <w:t>, MgCl</w:t>
      </w:r>
      <w:r w:rsidRPr="0015327E">
        <w:rPr>
          <w:bCs/>
          <w:i/>
          <w:vertAlign w:val="subscript"/>
        </w:rPr>
        <w:t>2</w:t>
      </w:r>
      <w:r w:rsidRPr="008F7EBB">
        <w:rPr>
          <w:bCs/>
          <w:i/>
        </w:rPr>
        <w:t>, and KCO</w:t>
      </w:r>
      <w:r w:rsidRPr="0015327E">
        <w:rPr>
          <w:bCs/>
          <w:i/>
          <w:vertAlign w:val="subscript"/>
        </w:rPr>
        <w:t>3</w:t>
      </w:r>
      <w:r w:rsidRPr="008F7EBB">
        <w:rPr>
          <w:bCs/>
          <w:i/>
        </w:rPr>
        <w:t xml:space="preserve">), as well as their full factorial combinations as compared to the controls without nutrient addition (‘Con’). Effect sizes and adjusted R² values result from linear models of log-transformed diameter and height measurements as a function </w:t>
      </w:r>
      <w:r w:rsidRPr="008F7EBB">
        <w:rPr>
          <w:bCs/>
          <w:i/>
        </w:rPr>
        <w:t>of the treatment as a single factor variable, with the control treatment as the reference level. Boxplots show median values and means (diamond shapes). Horizontal lines indicate the control treatment means. B and D: overall effects of nitrogen (‘N’), phosphorus (‘P’), or cation (‘Cat’) additions, resulting from full-interaction linear models of the log-transformed final measurements as a function of binary predictor variables indicating the inclusion (1) or exclusion (0) of each individual nutrient. Horizontal lines were set to 0, or no effect. Whiskers represent the 95 % confidence intervals of the regression coefficients. Transparency indicates non-significant effects (p &gt; 0.05). Panels B and D are split into single effects (left: ‘N’, ‘P’, ‘Cat’) and interactive statistical effects (right: ‘N:P’, ‘P:Cat’, etc.). In all figures (A-D), the red color highlights treatments were cations where added, either alone or in combination with N or P. Significance levels for the model regression coefficients are marked as ‘.’, ‘*’, ‘**’, and ‘***’ for p &lt; 0.1, p &lt; 0.05, p &lt; 0.01, and p &lt; 0.001, respectively. Adjusted R² values (R²adj) are reported in the lower left corners. Numbers in parentheses in A indicate the number of observations per treatment (and are idem for C).</w:t>
      </w:r>
    </w:p>
    <w:p w:rsidRPr="00DF2437" w:rsidR="003B4978" w:rsidP="00F85FC5" w:rsidRDefault="003B4978" w14:paraId="172A6CA5" w14:textId="77777777">
      <w:pPr>
        <w:spacing w:line="480" w:lineRule="auto"/>
        <w:jc w:val="both"/>
        <w:rPr>
          <w:rFonts w:cstheme="minorHAnsi"/>
          <w:i/>
          <w:lang w:val="en-US"/>
        </w:rPr>
      </w:pPr>
    </w:p>
    <w:p w:rsidRPr="005160BB" w:rsidR="00D73322" w:rsidP="407EA131" w:rsidRDefault="0AC9F60C" w14:paraId="01BB6C9A" w14:textId="13E3B454">
      <w:pPr>
        <w:spacing w:line="480" w:lineRule="auto"/>
        <w:jc w:val="both"/>
        <w:rPr>
          <w:lang w:val="en-US"/>
        </w:rPr>
      </w:pPr>
      <w:r w:rsidRPr="407EA131">
        <w:rPr>
          <w:lang w:val="en-US"/>
        </w:rPr>
        <w:t xml:space="preserve">Relative growth rates of plant diameters </w:t>
      </w:r>
      <w:r w:rsidRPr="407EA131" w:rsidR="01865C07">
        <w:rPr>
          <w:lang w:val="en-US"/>
        </w:rPr>
        <w:t xml:space="preserve">and heights </w:t>
      </w:r>
      <w:r w:rsidRPr="407EA131" w:rsidR="00CC92E3">
        <w:rPr>
          <w:lang w:val="en-US"/>
        </w:rPr>
        <w:t xml:space="preserve">(Fig. 2) </w:t>
      </w:r>
      <w:r w:rsidRPr="407EA131">
        <w:rPr>
          <w:lang w:val="en-US"/>
        </w:rPr>
        <w:t xml:space="preserve">were significantly </w:t>
      </w:r>
      <w:r w:rsidRPr="407EA131" w:rsidR="579E601C">
        <w:rPr>
          <w:lang w:val="en-US"/>
        </w:rPr>
        <w:t xml:space="preserve">higher in the first and second 7-week intervals for </w:t>
      </w:r>
      <w:r w:rsidRPr="407EA131">
        <w:rPr>
          <w:lang w:val="en-US"/>
        </w:rPr>
        <w:t xml:space="preserve">the cation treatments compared to the controls. </w:t>
      </w:r>
      <w:r w:rsidRPr="407EA131" w:rsidR="25C5F7D0">
        <w:rPr>
          <w:lang w:val="en-US"/>
        </w:rPr>
        <w:t>Cation addition treatments resulted in 46</w:t>
      </w:r>
      <w:r w:rsidRPr="407EA131" w:rsidR="7170738A">
        <w:rPr>
          <w:lang w:val="en-US"/>
        </w:rPr>
        <w:t>–</w:t>
      </w:r>
      <w:r w:rsidRPr="407EA131" w:rsidR="25C5F7D0">
        <w:rPr>
          <w:lang w:val="en-US"/>
        </w:rPr>
        <w:t>85</w:t>
      </w:r>
      <w:r w:rsidRPr="407EA131" w:rsidR="756AB741">
        <w:rPr>
          <w:lang w:val="en-US"/>
        </w:rPr>
        <w:t xml:space="preserve"> %</w:t>
      </w:r>
      <w:r w:rsidRPr="407EA131" w:rsidR="25C5F7D0">
        <w:rPr>
          <w:lang w:val="en-US"/>
        </w:rPr>
        <w:t xml:space="preserve"> higher </w:t>
      </w:r>
      <w:r w:rsidRPr="407EA131" w:rsidR="30D78CC2">
        <w:rPr>
          <w:lang w:val="en-US"/>
        </w:rPr>
        <w:t xml:space="preserve">diameter </w:t>
      </w:r>
      <w:r w:rsidRPr="407EA131" w:rsidR="037B7DB3">
        <w:rPr>
          <w:lang w:val="en-US"/>
        </w:rPr>
        <w:t>growth rates</w:t>
      </w:r>
      <w:r w:rsidRPr="407EA131" w:rsidR="30D78CC2">
        <w:rPr>
          <w:lang w:val="en-US"/>
        </w:rPr>
        <w:t xml:space="preserve"> and 51</w:t>
      </w:r>
      <w:r w:rsidRPr="407EA131" w:rsidR="7170738A">
        <w:rPr>
          <w:lang w:val="en-US"/>
        </w:rPr>
        <w:t>–</w:t>
      </w:r>
      <w:r w:rsidRPr="407EA131" w:rsidR="30D78CC2">
        <w:rPr>
          <w:lang w:val="en-US"/>
        </w:rPr>
        <w:t>103</w:t>
      </w:r>
      <w:r w:rsidRPr="407EA131" w:rsidR="756AB741">
        <w:rPr>
          <w:lang w:val="en-US"/>
        </w:rPr>
        <w:t xml:space="preserve"> %</w:t>
      </w:r>
      <w:r w:rsidRPr="407EA131" w:rsidR="30D78CC2">
        <w:rPr>
          <w:lang w:val="en-US"/>
        </w:rPr>
        <w:t xml:space="preserve"> higher height </w:t>
      </w:r>
      <w:r w:rsidRPr="407EA131" w:rsidR="037B7DB3">
        <w:rPr>
          <w:lang w:val="en-US"/>
        </w:rPr>
        <w:t>growth rates in the first time</w:t>
      </w:r>
      <w:r w:rsidRPr="407EA131" w:rsidR="248379F3">
        <w:rPr>
          <w:lang w:val="en-US"/>
        </w:rPr>
        <w:t>-</w:t>
      </w:r>
      <w:r w:rsidRPr="407EA131" w:rsidR="037B7DB3">
        <w:rPr>
          <w:lang w:val="en-US"/>
        </w:rPr>
        <w:t xml:space="preserve">interval. </w:t>
      </w:r>
      <w:r w:rsidRPr="407EA131" w:rsidR="4C0FB2EA">
        <w:rPr>
          <w:lang w:val="en-US"/>
        </w:rPr>
        <w:t>Effects of N, P, or combined N+P addition were relatively smal</w:t>
      </w:r>
      <w:r w:rsidRPr="407EA131" w:rsidR="73BC265F">
        <w:rPr>
          <w:lang w:val="en-US"/>
        </w:rPr>
        <w:t>l</w:t>
      </w:r>
      <w:r w:rsidRPr="407EA131" w:rsidR="4C0FB2EA">
        <w:rPr>
          <w:lang w:val="en-US"/>
        </w:rPr>
        <w:t xml:space="preserve"> and never significant, </w:t>
      </w:r>
      <w:r w:rsidRPr="407EA131" w:rsidR="5E23CE56">
        <w:rPr>
          <w:lang w:val="en-US"/>
        </w:rPr>
        <w:t xml:space="preserve">except for the significant increase in relative height growth of </w:t>
      </w:r>
      <w:r w:rsidRPr="407EA131" w:rsidR="53518A8B">
        <w:rPr>
          <w:lang w:val="en-US"/>
        </w:rPr>
        <w:t>+</w:t>
      </w:r>
      <w:r w:rsidRPr="407EA131" w:rsidR="5E23CE56">
        <w:rPr>
          <w:lang w:val="en-US"/>
        </w:rPr>
        <w:t>27</w:t>
      </w:r>
      <w:r w:rsidRPr="407EA131" w:rsidR="756AB741">
        <w:rPr>
          <w:lang w:val="en-US"/>
        </w:rPr>
        <w:t xml:space="preserve"> %</w:t>
      </w:r>
      <w:r w:rsidRPr="407EA131" w:rsidR="5E23CE56">
        <w:rPr>
          <w:lang w:val="en-US"/>
        </w:rPr>
        <w:t xml:space="preserve"> upon the addition of N+P. </w:t>
      </w:r>
      <w:r w:rsidRPr="407EA131" w:rsidR="1DE83F29">
        <w:rPr>
          <w:lang w:val="en-US"/>
        </w:rPr>
        <w:t xml:space="preserve">The explanatory power of the models was similar for diameter and height </w:t>
      </w:r>
      <w:r w:rsidRPr="407EA131" w:rsidR="740F6EFC">
        <w:rPr>
          <w:lang w:val="en-US"/>
        </w:rPr>
        <w:t>growth rates with ca. 30</w:t>
      </w:r>
      <w:r w:rsidRPr="407EA131" w:rsidR="756AB741">
        <w:rPr>
          <w:lang w:val="en-US"/>
        </w:rPr>
        <w:t xml:space="preserve"> %</w:t>
      </w:r>
      <w:r w:rsidRPr="407EA131" w:rsidR="740F6EFC">
        <w:rPr>
          <w:lang w:val="en-US"/>
        </w:rPr>
        <w:t xml:space="preserve"> of the variability being explained by the models.</w:t>
      </w:r>
    </w:p>
    <w:p w:rsidRPr="005160BB" w:rsidR="00772C2C" w:rsidP="00F85FC5" w:rsidRDefault="184BA0DB" w14:paraId="6E9BFF45" w14:textId="56BD324B">
      <w:pPr>
        <w:spacing w:line="480" w:lineRule="auto"/>
        <w:jc w:val="both"/>
        <w:rPr>
          <w:rFonts w:cstheme="minorHAnsi"/>
          <w:lang w:val="en-US"/>
        </w:rPr>
      </w:pPr>
      <w:r w:rsidRPr="005160BB">
        <w:rPr>
          <w:rFonts w:cstheme="minorHAnsi"/>
          <w:lang w:val="en-US"/>
        </w:rPr>
        <w:t xml:space="preserve">Additionally, </w:t>
      </w:r>
      <w:r w:rsidRPr="005160BB" w:rsidR="70D21C66">
        <w:rPr>
          <w:rFonts w:cstheme="minorHAnsi"/>
          <w:lang w:val="en-US"/>
        </w:rPr>
        <w:t>during</w:t>
      </w:r>
      <w:r w:rsidRPr="005160BB" w:rsidR="3CD4336E">
        <w:rPr>
          <w:rFonts w:cstheme="minorHAnsi"/>
          <w:lang w:val="en-US"/>
        </w:rPr>
        <w:t xml:space="preserve"> the second interval, all cation-amended pots showed higher growth rates than the controls</w:t>
      </w:r>
      <w:r w:rsidRPr="005160BB" w:rsidR="70D21C66">
        <w:rPr>
          <w:rFonts w:cstheme="minorHAnsi"/>
          <w:lang w:val="en-US"/>
        </w:rPr>
        <w:t xml:space="preserve"> for both diameters and heights</w:t>
      </w:r>
      <w:r w:rsidRPr="005160BB" w:rsidR="3CD4336E">
        <w:rPr>
          <w:rFonts w:cstheme="minorHAnsi"/>
          <w:lang w:val="en-US"/>
        </w:rPr>
        <w:t xml:space="preserve">. </w:t>
      </w:r>
      <w:r w:rsidRPr="005160BB" w:rsidR="70D21C66">
        <w:rPr>
          <w:rFonts w:cstheme="minorHAnsi"/>
          <w:lang w:val="en-US"/>
        </w:rPr>
        <w:t xml:space="preserve">The effects of N, P, or their combined addition </w:t>
      </w:r>
      <w:r w:rsidRPr="005160BB" w:rsidR="0BFC8E89">
        <w:rPr>
          <w:rFonts w:cstheme="minorHAnsi"/>
          <w:lang w:val="en-US"/>
        </w:rPr>
        <w:t>were</w:t>
      </w:r>
      <w:r w:rsidRPr="005160BB" w:rsidR="70D21C66">
        <w:rPr>
          <w:rFonts w:cstheme="minorHAnsi"/>
          <w:lang w:val="en-US"/>
        </w:rPr>
        <w:t xml:space="preserve"> consistently negative</w:t>
      </w:r>
      <w:r w:rsidRPr="005160BB" w:rsidR="1ED95C09">
        <w:rPr>
          <w:rFonts w:cstheme="minorHAnsi"/>
          <w:lang w:val="en-US"/>
        </w:rPr>
        <w:t xml:space="preserve">. The positive effects of cation treatments on diameter RGRs were </w:t>
      </w:r>
      <w:r w:rsidRPr="005160BB" w:rsidR="0BFC8E89">
        <w:rPr>
          <w:rFonts w:cstheme="minorHAnsi"/>
          <w:lang w:val="en-US"/>
        </w:rPr>
        <w:t xml:space="preserve">notably </w:t>
      </w:r>
      <w:r w:rsidRPr="005160BB" w:rsidR="3898B4F5">
        <w:rPr>
          <w:rFonts w:cstheme="minorHAnsi"/>
          <w:lang w:val="en-US"/>
        </w:rPr>
        <w:t>higher than during the first interval, ranging from 69</w:t>
      </w:r>
      <w:r w:rsidRPr="005160BB" w:rsidR="6F57128C">
        <w:rPr>
          <w:rFonts w:cstheme="minorHAnsi"/>
          <w:lang w:val="en-US"/>
        </w:rPr>
        <w:t>–</w:t>
      </w:r>
      <w:r w:rsidRPr="005160BB" w:rsidR="48279F48">
        <w:rPr>
          <w:rFonts w:cstheme="minorHAnsi"/>
          <w:lang w:val="en-US"/>
        </w:rPr>
        <w:t>97</w:t>
      </w:r>
      <w:r w:rsidRPr="005160BB" w:rsidR="00CB71DE">
        <w:rPr>
          <w:rFonts w:cstheme="minorHAnsi"/>
          <w:lang w:val="en-US"/>
        </w:rPr>
        <w:t xml:space="preserve"> %</w:t>
      </w:r>
      <w:r w:rsidRPr="005160BB" w:rsidR="48279F48">
        <w:rPr>
          <w:rFonts w:cstheme="minorHAnsi"/>
          <w:lang w:val="en-US"/>
        </w:rPr>
        <w:t>.</w:t>
      </w:r>
      <w:r w:rsidRPr="005160BB" w:rsidR="2185E2DD">
        <w:rPr>
          <w:rFonts w:cstheme="minorHAnsi"/>
          <w:lang w:val="en-US"/>
        </w:rPr>
        <w:t xml:space="preserve"> </w:t>
      </w:r>
      <w:r w:rsidRPr="005160BB" w:rsidR="6C774C49">
        <w:rPr>
          <w:rFonts w:cstheme="minorHAnsi"/>
          <w:lang w:val="en-US"/>
        </w:rPr>
        <w:t>Ef</w:t>
      </w:r>
      <w:r w:rsidRPr="005160BB" w:rsidR="2185E2DD">
        <w:rPr>
          <w:rFonts w:cstheme="minorHAnsi"/>
          <w:lang w:val="en-US"/>
        </w:rPr>
        <w:t xml:space="preserve">fects on height RGRs were lower, ranging from </w:t>
      </w:r>
      <w:r w:rsidRPr="005160BB" w:rsidR="2185E2DD">
        <w:rPr>
          <w:rFonts w:cstheme="minorHAnsi"/>
          <w:lang w:val="en-US"/>
        </w:rPr>
        <w:t>20</w:t>
      </w:r>
      <w:r w:rsidRPr="005160BB" w:rsidR="7E221000">
        <w:rPr>
          <w:rFonts w:cstheme="minorHAnsi"/>
          <w:lang w:val="en-US"/>
        </w:rPr>
        <w:t>–</w:t>
      </w:r>
      <w:r w:rsidRPr="005160BB" w:rsidR="2185E2DD">
        <w:rPr>
          <w:rFonts w:cstheme="minorHAnsi"/>
          <w:lang w:val="en-US"/>
        </w:rPr>
        <w:t>46</w:t>
      </w:r>
      <w:r w:rsidRPr="005160BB" w:rsidR="00CB71DE">
        <w:rPr>
          <w:rFonts w:cstheme="minorHAnsi"/>
          <w:lang w:val="en-US"/>
        </w:rPr>
        <w:t xml:space="preserve"> %</w:t>
      </w:r>
      <w:r w:rsidRPr="005160BB" w:rsidR="2185E2DD">
        <w:rPr>
          <w:rFonts w:cstheme="minorHAnsi"/>
          <w:lang w:val="en-US"/>
        </w:rPr>
        <w:t xml:space="preserve">. </w:t>
      </w:r>
      <w:r w:rsidRPr="005160BB" w:rsidR="0A99CE82">
        <w:rPr>
          <w:rFonts w:cstheme="minorHAnsi"/>
          <w:lang w:val="en-US"/>
        </w:rPr>
        <w:t>Model performance was better during the second time interval for diameter RGRs, explaining 50</w:t>
      </w:r>
      <w:r w:rsidRPr="005160BB" w:rsidR="00CB71DE">
        <w:rPr>
          <w:rFonts w:cstheme="minorHAnsi"/>
          <w:lang w:val="en-US"/>
        </w:rPr>
        <w:t xml:space="preserve"> %</w:t>
      </w:r>
      <w:r w:rsidRPr="005160BB" w:rsidR="0A99CE82">
        <w:rPr>
          <w:rFonts w:cstheme="minorHAnsi"/>
          <w:lang w:val="en-US"/>
        </w:rPr>
        <w:t xml:space="preserve"> of the variance</w:t>
      </w:r>
      <w:r w:rsidRPr="005160BB" w:rsidR="6CE0F5CB">
        <w:rPr>
          <w:rFonts w:cstheme="minorHAnsi"/>
          <w:lang w:val="en-US"/>
        </w:rPr>
        <w:t>, while it remained similar for height RGRs (35</w:t>
      </w:r>
      <w:r w:rsidRPr="005160BB" w:rsidR="00CB71DE">
        <w:rPr>
          <w:rFonts w:cstheme="minorHAnsi"/>
          <w:lang w:val="en-US"/>
        </w:rPr>
        <w:t xml:space="preserve"> %</w:t>
      </w:r>
      <w:r w:rsidRPr="005160BB" w:rsidR="6CE0F5CB">
        <w:rPr>
          <w:rFonts w:cstheme="minorHAnsi"/>
          <w:lang w:val="en-US"/>
        </w:rPr>
        <w:t>).</w:t>
      </w:r>
      <w:r w:rsidRPr="005160BB" w:rsidR="2FCB854E">
        <w:rPr>
          <w:rFonts w:cstheme="minorHAnsi"/>
          <w:lang w:val="en-US"/>
        </w:rPr>
        <w:t xml:space="preserve"> </w:t>
      </w:r>
      <w:r w:rsidRPr="005160BB" w:rsidR="3CD4336E">
        <w:rPr>
          <w:rFonts w:cstheme="minorHAnsi"/>
          <w:lang w:val="en-US"/>
        </w:rPr>
        <w:t xml:space="preserve">After these initial two intervals (approximately 15 weeks), relative growth rates rapidly declined with increasingly variable results. </w:t>
      </w:r>
    </w:p>
    <w:p w:rsidRPr="005160BB" w:rsidR="00C9423A" w:rsidP="407EA131" w:rsidRDefault="00E64212" w14:paraId="1D23A0BC" w14:textId="152F5253">
      <w:pPr>
        <w:spacing w:line="480" w:lineRule="auto"/>
        <w:jc w:val="center"/>
        <w:rPr>
          <w:lang w:val="en-US"/>
        </w:rPr>
      </w:pPr>
      <w:commentRangeStart w:id="303581354"/>
      <w:r>
        <w:rPr>
          <w:noProof/>
        </w:rPr>
        <w:drawing>
          <wp:inline distT="0" distB="0" distL="0" distR="0" wp14:anchorId="2C72C98C" wp14:editId="634C9868">
            <wp:extent cx="5759617" cy="2926080"/>
            <wp:effectExtent l="0" t="0" r="0" b="7620"/>
            <wp:docPr id="33199202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2021" name="Picture 2" descr="A screenshot of a graph&#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620" b="3133"/>
                    <a:stretch/>
                  </pic:blipFill>
                  <pic:spPr bwMode="auto">
                    <a:xfrm>
                      <a:off x="0" y="0"/>
                      <a:ext cx="5760720" cy="2926641"/>
                    </a:xfrm>
                    <a:prstGeom prst="rect">
                      <a:avLst/>
                    </a:prstGeom>
                    <a:noFill/>
                    <a:ln>
                      <a:noFill/>
                    </a:ln>
                    <a:extLst>
                      <a:ext uri="{53640926-AAD7-44D8-BBD7-CCE9431645EC}">
                        <a14:shadowObscured xmlns:a14="http://schemas.microsoft.com/office/drawing/2010/main"/>
                      </a:ext>
                    </a:extLst>
                  </pic:spPr>
                </pic:pic>
              </a:graphicData>
            </a:graphic>
          </wp:inline>
        </w:drawing>
      </w:r>
      <w:commentRangeEnd w:id="303581354"/>
      <w:r>
        <w:rPr>
          <w:rStyle w:val="CommentReference"/>
        </w:rPr>
        <w:commentReference w:id="303581354"/>
      </w:r>
    </w:p>
    <w:p w:rsidRPr="00DF2437" w:rsidR="004A10A6" w:rsidP="407EA131" w:rsidRDefault="009B5DD5" w14:paraId="031224C7" w14:textId="7ECA78F1">
      <w:pPr>
        <w:spacing w:line="480" w:lineRule="auto"/>
        <w:jc w:val="both"/>
        <w:rPr>
          <w:i/>
        </w:rPr>
      </w:pPr>
      <w:r w:rsidRPr="009B5DD5">
        <w:rPr>
          <w:b/>
          <w:i/>
        </w:rPr>
        <w:t xml:space="preserve">Fig. 2: Relative growth rates for diameter (A) and height (B) measurements during one year of biweekly follow-up. </w:t>
      </w:r>
      <w:r w:rsidRPr="009B5DD5">
        <w:rPr>
          <w:bCs/>
          <w:i/>
        </w:rPr>
        <w:t>The x-axis shows the time expressed as the number of weeks since the start of the measurements. Horizontal dotted lines show the mean of the control treatment in the first (1-7 weeks, dark grey) and second (7-14 weeks, light grey) time intervals. Nutrient treatments are shown at the top: unamended control (‘Con’), nitrogen (‘N’ - as urea), phosphorus (‘P’ – as NaH2PO4), or cations (‘Cat’; calcium, magnesium, and potassium – as CaCl2, MgCl2, and KCO3), as well as their full factorial combinations. Boxplots show median values and means (diamond shapes). The red color highlights the addition of cations either solely or in combination with N or P. Significant mean differences from the controls are indicated for the first two time intervals by ‘.’, ‘*’, ‘**’, and ‘***’ for p &lt; 0.1, p &lt; 0.05, p &lt; 0.01, and p &lt; 0.001, respectively. Adjusted R² values (R²adj) for the linear models of the first (dark grey) and second (light grey) time intervals are reported in the upper left corners. Numbers in parentheses in A indicate the number of observations per treatment for the first two time periods (and are idem for B).</w:t>
      </w:r>
      <w:r w:rsidRPr="36BCDA68" w:rsidR="02565830">
        <w:rPr>
          <w:i/>
          <w:color w:val="FF0000"/>
          <w:highlight w:val="yellow"/>
        </w:rPr>
        <w:br w:type="page"/>
      </w:r>
    </w:p>
    <w:p w:rsidRPr="005160BB" w:rsidR="00027E35" w:rsidP="00F85FC5" w:rsidRDefault="00AC0BC9" w14:paraId="3CE55102" w14:textId="7E4A4A36">
      <w:pPr>
        <w:pStyle w:val="ListParagraph"/>
        <w:numPr>
          <w:ilvl w:val="1"/>
          <w:numId w:val="2"/>
        </w:numPr>
        <w:spacing w:line="480" w:lineRule="auto"/>
        <w:rPr>
          <w:rFonts w:cstheme="minorHAnsi"/>
          <w:lang w:val="en-US"/>
        </w:rPr>
      </w:pPr>
      <w:r w:rsidRPr="005160BB">
        <w:rPr>
          <w:rFonts w:cstheme="minorHAnsi"/>
          <w:lang w:val="en-US"/>
        </w:rPr>
        <w:t>Leaf thickness</w:t>
      </w:r>
    </w:p>
    <w:p w:rsidRPr="00DF2437" w:rsidR="006A2A80" w:rsidP="407EA131" w:rsidRDefault="705BD18D" w14:paraId="6434BFDE" w14:textId="75438AF4">
      <w:pPr>
        <w:spacing w:line="480" w:lineRule="auto"/>
        <w:jc w:val="both"/>
      </w:pPr>
      <w:r w:rsidRPr="36BCDA68">
        <w:t>L</w:t>
      </w:r>
      <w:r w:rsidRPr="36BCDA68" w:rsidR="1108E261">
        <w:t>eaf thickness</w:t>
      </w:r>
      <w:r w:rsidRPr="36BCDA68" w:rsidR="2F88E231">
        <w:t xml:space="preserve"> </w:t>
      </w:r>
      <w:r w:rsidRPr="36BCDA68" w:rsidR="5745CB9B">
        <w:t>at</w:t>
      </w:r>
      <w:r w:rsidRPr="36BCDA68" w:rsidR="6CE96E08">
        <w:t xml:space="preserve"> </w:t>
      </w:r>
      <w:r w:rsidRPr="36BCDA68" w:rsidR="7BCEF057">
        <w:t>ca. 5 months after the start of the measurements</w:t>
      </w:r>
      <w:r w:rsidRPr="36BCDA68" w:rsidR="6CE96E08">
        <w:t xml:space="preserve"> </w:t>
      </w:r>
      <w:r w:rsidRPr="36BCDA68" w:rsidR="06A91DA6">
        <w:t xml:space="preserve">was </w:t>
      </w:r>
      <w:r w:rsidRPr="36BCDA68" w:rsidR="5745CB9B">
        <w:t>significantly</w:t>
      </w:r>
      <w:r w:rsidRPr="36BCDA68" w:rsidR="52E8A304">
        <w:t xml:space="preserve"> </w:t>
      </w:r>
      <w:r w:rsidRPr="36BCDA68" w:rsidR="7DB4F129">
        <w:t xml:space="preserve">higher, </w:t>
      </w:r>
      <w:r w:rsidRPr="36BCDA68" w:rsidR="5CF5A64C">
        <w:t>by 14</w:t>
      </w:r>
      <w:r w:rsidRPr="36BCDA68" w:rsidR="756AB741">
        <w:t xml:space="preserve"> %</w:t>
      </w:r>
      <w:r w:rsidRPr="36BCDA68" w:rsidR="1839EE58">
        <w:t>,</w:t>
      </w:r>
      <w:r w:rsidRPr="36BCDA68" w:rsidR="5CF5A64C">
        <w:t xml:space="preserve"> </w:t>
      </w:r>
      <w:r w:rsidRPr="36BCDA68" w:rsidR="213ABDB7">
        <w:t>upon</w:t>
      </w:r>
      <w:r w:rsidRPr="36BCDA68" w:rsidR="208813BF">
        <w:t xml:space="preserve"> </w:t>
      </w:r>
      <w:r w:rsidRPr="36BCDA68" w:rsidR="2F88E231">
        <w:t>the combined addition</w:t>
      </w:r>
      <w:r w:rsidRPr="36BCDA68" w:rsidR="52E8A304">
        <w:t xml:space="preserve"> </w:t>
      </w:r>
      <w:r w:rsidRPr="36BCDA68" w:rsidR="5745CB9B">
        <w:t>of cations and P</w:t>
      </w:r>
      <w:r w:rsidRPr="36BCDA68" w:rsidR="5CF5A64C">
        <w:t>,</w:t>
      </w:r>
      <w:r w:rsidRPr="36BCDA68" w:rsidR="3FE4DDC8">
        <w:t xml:space="preserve"> while </w:t>
      </w:r>
      <w:r w:rsidRPr="36BCDA68" w:rsidR="5CF5A64C">
        <w:t xml:space="preserve">any other </w:t>
      </w:r>
      <w:r w:rsidRPr="36BCDA68" w:rsidR="27188568">
        <w:t>treatment</w:t>
      </w:r>
      <w:r w:rsidRPr="36BCDA68" w:rsidR="22943B67">
        <w:t xml:space="preserve"> showed no significant </w:t>
      </w:r>
      <w:r w:rsidRPr="36BCDA68" w:rsidR="213ABDB7">
        <w:t>clear</w:t>
      </w:r>
      <w:r w:rsidRPr="36BCDA68" w:rsidR="22943B67">
        <w:t xml:space="preserve"> effects</w:t>
      </w:r>
      <w:r w:rsidRPr="36BCDA68" w:rsidR="291BD793">
        <w:t xml:space="preserve"> </w:t>
      </w:r>
      <w:r w:rsidRPr="36BCDA68" w:rsidR="3FE4DDC8">
        <w:t>(</w:t>
      </w:r>
      <w:r w:rsidRPr="36BCDA68" w:rsidR="291BD793">
        <w:t xml:space="preserve">Fig. </w:t>
      </w:r>
      <w:r w:rsidRPr="36BCDA68" w:rsidR="6D8107C3">
        <w:t>A</w:t>
      </w:r>
      <w:r w:rsidRPr="36BCDA68" w:rsidR="2734A4F9">
        <w:t>.</w:t>
      </w:r>
      <w:r w:rsidRPr="36BCDA68" w:rsidR="213ABDB7">
        <w:t>3</w:t>
      </w:r>
      <w:r w:rsidRPr="36BCDA68" w:rsidR="291BD793">
        <w:t>)</w:t>
      </w:r>
      <w:r w:rsidRPr="36BCDA68" w:rsidR="6CE96E08">
        <w:t xml:space="preserve">. </w:t>
      </w:r>
      <w:r w:rsidRPr="36BCDA68" w:rsidR="58967CE8">
        <w:t xml:space="preserve">Model performance was </w:t>
      </w:r>
      <w:r w:rsidRPr="36BCDA68" w:rsidR="06F2586A">
        <w:t xml:space="preserve">rather poor, </w:t>
      </w:r>
      <w:r w:rsidRPr="36BCDA68" w:rsidR="41DA8E0F">
        <w:t xml:space="preserve">explaining </w:t>
      </w:r>
      <w:r w:rsidRPr="36BCDA68" w:rsidR="49B32442">
        <w:t xml:space="preserve">only </w:t>
      </w:r>
      <w:r w:rsidRPr="36BCDA68" w:rsidR="41DA8E0F">
        <w:t>11</w:t>
      </w:r>
      <w:r w:rsidRPr="36BCDA68" w:rsidR="756AB741">
        <w:t xml:space="preserve"> %</w:t>
      </w:r>
      <w:r w:rsidRPr="36BCDA68" w:rsidR="41DA8E0F">
        <w:t xml:space="preserve"> of the variability.</w:t>
      </w:r>
    </w:p>
    <w:p w:rsidRPr="005160BB" w:rsidR="006A2A80" w:rsidP="407EA131" w:rsidRDefault="701AC7BA" w14:paraId="336E3F1B" w14:textId="02C5C998">
      <w:pPr>
        <w:pStyle w:val="ListParagraph"/>
        <w:numPr>
          <w:ilvl w:val="1"/>
          <w:numId w:val="2"/>
        </w:numPr>
        <w:spacing w:line="480" w:lineRule="auto"/>
        <w:rPr>
          <w:lang w:val="en-US"/>
        </w:rPr>
      </w:pPr>
      <w:r w:rsidRPr="407EA131">
        <w:rPr>
          <w:lang w:val="en-US"/>
        </w:rPr>
        <w:t xml:space="preserve">Photosynthetic </w:t>
      </w:r>
      <w:r w:rsidR="00252741">
        <w:rPr>
          <w:lang w:val="en-US"/>
        </w:rPr>
        <w:t>capacity</w:t>
      </w:r>
    </w:p>
    <w:p w:rsidRPr="006B5DE1" w:rsidR="00E42F6D" w:rsidP="407EA131" w:rsidRDefault="1293113E" w14:paraId="4792B97A" w14:textId="1D044C34">
      <w:pPr>
        <w:spacing w:line="480" w:lineRule="auto"/>
        <w:jc w:val="both"/>
      </w:pPr>
      <w:r w:rsidRPr="36BCDA68">
        <w:t xml:space="preserve">The only </w:t>
      </w:r>
      <w:r w:rsidR="006F6B22">
        <w:t>eco-physiological</w:t>
      </w:r>
      <w:r w:rsidRPr="36BCDA68">
        <w:t xml:space="preserve"> variable significantly affected by nutrient addition was stomatal conductance </w:t>
      </w:r>
      <w:r w:rsidRPr="36BCDA68" w:rsidR="57C7DA5F">
        <w:t>to H</w:t>
      </w:r>
      <w:r w:rsidRPr="36BCDA68" w:rsidR="57C7DA5F">
        <w:rPr>
          <w:vertAlign w:val="subscript"/>
        </w:rPr>
        <w:t>2</w:t>
      </w:r>
      <w:r w:rsidRPr="36BCDA68" w:rsidR="57C7DA5F">
        <w:t xml:space="preserve">O </w:t>
      </w:r>
      <w:r w:rsidRPr="36BCDA68">
        <w:t>(</w:t>
      </w:r>
      <w:r w:rsidRPr="36BCDA68" w:rsidR="3C27CD4C">
        <w:t>g</w:t>
      </w:r>
      <w:r w:rsidRPr="36BCDA68" w:rsidR="3C27CD4C">
        <w:rPr>
          <w:vertAlign w:val="subscript"/>
        </w:rPr>
        <w:t>sw</w:t>
      </w:r>
      <w:r w:rsidRPr="36BCDA68">
        <w:t>), where</w:t>
      </w:r>
      <w:r w:rsidRPr="36BCDA68" w:rsidR="71502F20">
        <w:t xml:space="preserve"> the ‘N+Cat’ and ‘N+P+Cat’ </w:t>
      </w:r>
      <w:r w:rsidRPr="36BCDA68" w:rsidR="327D9470">
        <w:t xml:space="preserve">additions reduced </w:t>
      </w:r>
      <w:r w:rsidRPr="36BCDA68" w:rsidR="57C7DA5F">
        <w:t>g</w:t>
      </w:r>
      <w:r w:rsidRPr="36BCDA68" w:rsidR="57C7DA5F">
        <w:rPr>
          <w:vertAlign w:val="subscript"/>
        </w:rPr>
        <w:t xml:space="preserve">sw </w:t>
      </w:r>
      <w:r w:rsidRPr="36BCDA68" w:rsidR="327D9470">
        <w:t>by 51</w:t>
      </w:r>
      <w:r w:rsidRPr="36BCDA68" w:rsidR="756AB741">
        <w:t xml:space="preserve"> %</w:t>
      </w:r>
      <w:r w:rsidRPr="36BCDA68" w:rsidR="327D9470">
        <w:t xml:space="preserve"> and 43</w:t>
      </w:r>
      <w:r w:rsidRPr="36BCDA68" w:rsidR="756AB741">
        <w:t xml:space="preserve"> %</w:t>
      </w:r>
      <w:r w:rsidRPr="36BCDA68" w:rsidR="327D9470">
        <w:t xml:space="preserve">, respectively </w:t>
      </w:r>
      <w:r w:rsidRPr="36BCDA68">
        <w:t xml:space="preserve">(Fig. </w:t>
      </w:r>
      <w:r w:rsidRPr="36BCDA68" w:rsidR="593F0D88">
        <w:t>A.4</w:t>
      </w:r>
      <w:r w:rsidRPr="36BCDA68">
        <w:t xml:space="preserve">). </w:t>
      </w:r>
      <w:r w:rsidRPr="36BCDA68" w:rsidR="729D851D">
        <w:t xml:space="preserve">The efficiency of </w:t>
      </w:r>
      <w:r w:rsidRPr="36BCDA68" w:rsidR="0CD255E6">
        <w:t>photosystem II</w:t>
      </w:r>
      <w:r w:rsidRPr="36BCDA68" w:rsidR="729D851D">
        <w:t xml:space="preserve"> (</w:t>
      </w:r>
      <w:r w:rsidRPr="36BCDA68">
        <w:t>Phi</w:t>
      </w:r>
      <w:r w:rsidRPr="36BCDA68">
        <w:rPr>
          <w:vertAlign w:val="subscript"/>
        </w:rPr>
        <w:t>PS2</w:t>
      </w:r>
      <w:r w:rsidRPr="36BCDA68" w:rsidR="729D851D">
        <w:t>)</w:t>
      </w:r>
      <w:r w:rsidRPr="36BCDA68">
        <w:t xml:space="preserve"> also showed a notable decline with combined P and cation additions, though the difference was not statistically significant (p &lt; 0.1).</w:t>
      </w:r>
      <w:r w:rsidRPr="36BCDA68" w:rsidR="5B7610C3">
        <w:t xml:space="preserve"> </w:t>
      </w:r>
      <w:r w:rsidRPr="36BCDA68" w:rsidR="4618434D">
        <w:t xml:space="preserve">The </w:t>
      </w:r>
      <w:r w:rsidRPr="36BCDA68" w:rsidR="55FBAE8C">
        <w:t>electron transport rate (</w:t>
      </w:r>
      <w:r w:rsidRPr="36BCDA68" w:rsidR="4618434D">
        <w:t>ETR</w:t>
      </w:r>
      <w:r w:rsidRPr="36BCDA68" w:rsidR="55FBAE8C">
        <w:t>)</w:t>
      </w:r>
      <w:r w:rsidRPr="36BCDA68" w:rsidR="4618434D">
        <w:t xml:space="preserve"> showed no </w:t>
      </w:r>
      <w:r w:rsidRPr="36BCDA68" w:rsidR="0680D6E8">
        <w:t xml:space="preserve">trends concerning the nutrient applications and had </w:t>
      </w:r>
      <w:r w:rsidRPr="36BCDA68" w:rsidR="375C8A3F">
        <w:t xml:space="preserve">very poor model performance of </w:t>
      </w:r>
      <w:r w:rsidRPr="36BCDA68" w:rsidR="14B4AD95">
        <w:t>ca.</w:t>
      </w:r>
      <w:r w:rsidRPr="36BCDA68" w:rsidR="375C8A3F">
        <w:t xml:space="preserve"> 0</w:t>
      </w:r>
      <w:r w:rsidRPr="36BCDA68" w:rsidR="756AB741">
        <w:t xml:space="preserve"> %</w:t>
      </w:r>
      <w:r w:rsidRPr="36BCDA68" w:rsidR="375C8A3F">
        <w:t>.</w:t>
      </w:r>
      <w:r w:rsidRPr="36BCDA68" w:rsidR="55FBAE8C">
        <w:t xml:space="preserve"> For all three metrics (</w:t>
      </w:r>
      <w:r w:rsidRPr="36BCDA68" w:rsidR="57C7DA5F">
        <w:t>g</w:t>
      </w:r>
      <w:r w:rsidRPr="36BCDA68" w:rsidR="57C7DA5F">
        <w:rPr>
          <w:vertAlign w:val="subscript"/>
        </w:rPr>
        <w:t>sw</w:t>
      </w:r>
      <w:r w:rsidRPr="36BCDA68" w:rsidR="55FBAE8C">
        <w:t>, ETR, and Phi</w:t>
      </w:r>
      <w:r w:rsidRPr="36BCDA68" w:rsidR="55FBAE8C">
        <w:rPr>
          <w:vertAlign w:val="subscript"/>
        </w:rPr>
        <w:t>PS2</w:t>
      </w:r>
      <w:r w:rsidRPr="36BCDA68" w:rsidR="55FBAE8C">
        <w:t>), linear models only explained a very limited amount of the data variance, with the highest R²</w:t>
      </w:r>
      <w:r w:rsidRPr="36BCDA68" w:rsidR="55FBAE8C">
        <w:rPr>
          <w:vertAlign w:val="subscript"/>
        </w:rPr>
        <w:t>adj</w:t>
      </w:r>
      <w:r w:rsidRPr="36BCDA68" w:rsidR="55FBAE8C">
        <w:t xml:space="preserve"> noted for </w:t>
      </w:r>
      <w:r w:rsidRPr="36BCDA68" w:rsidR="57C7DA5F">
        <w:t>g</w:t>
      </w:r>
      <w:r w:rsidRPr="36BCDA68" w:rsidR="57C7DA5F">
        <w:rPr>
          <w:vertAlign w:val="subscript"/>
        </w:rPr>
        <w:t xml:space="preserve">sw </w:t>
      </w:r>
      <w:r w:rsidRPr="36BCDA68" w:rsidR="6E903220">
        <w:t>as a function of the individual treatments (R²</w:t>
      </w:r>
      <w:r w:rsidRPr="36BCDA68" w:rsidR="6E903220">
        <w:rPr>
          <w:vertAlign w:val="subscript"/>
        </w:rPr>
        <w:t>adj</w:t>
      </w:r>
      <w:r w:rsidRPr="36BCDA68" w:rsidR="6E903220">
        <w:t xml:space="preserve"> = 14</w:t>
      </w:r>
      <w:r w:rsidRPr="36BCDA68" w:rsidR="756AB741">
        <w:t xml:space="preserve"> %</w:t>
      </w:r>
      <w:r w:rsidRPr="36BCDA68" w:rsidR="6E903220">
        <w:t>)</w:t>
      </w:r>
      <w:r w:rsidRPr="36BCDA68" w:rsidR="0CEF9200">
        <w:t>.</w:t>
      </w:r>
    </w:p>
    <w:p w:rsidRPr="005160BB" w:rsidR="00016E82" w:rsidP="407EA131" w:rsidRDefault="00A529B5" w14:paraId="27A81D7F" w14:textId="3FFB2B38">
      <w:pPr>
        <w:spacing w:line="480" w:lineRule="auto"/>
        <w:jc w:val="both"/>
        <w:rPr>
          <w:lang w:val="en-US"/>
        </w:rPr>
      </w:pPr>
      <w:r w:rsidRPr="00A529B5">
        <w:rPr>
          <w:lang w:val="en-US"/>
        </w:rPr>
        <w:t>The δ</w:t>
      </w:r>
      <w:r w:rsidRPr="00A529B5">
        <w:rPr>
          <w:vertAlign w:val="superscript"/>
          <w:lang w:val="en-US"/>
        </w:rPr>
        <w:t>13</w:t>
      </w:r>
      <w:r w:rsidRPr="00A529B5">
        <w:rPr>
          <w:lang w:val="en-US"/>
        </w:rPr>
        <w:t>C and δ</w:t>
      </w:r>
      <w:r w:rsidRPr="00A529B5">
        <w:rPr>
          <w:vertAlign w:val="superscript"/>
          <w:lang w:val="en-US"/>
        </w:rPr>
        <w:t>18</w:t>
      </w:r>
      <w:r w:rsidRPr="00A529B5">
        <w:rPr>
          <w:lang w:val="en-US"/>
        </w:rPr>
        <w:t>O values for foliar α-cellulose formed two clusters based on the δ</w:t>
      </w:r>
      <w:r w:rsidRPr="00A529B5">
        <w:rPr>
          <w:vertAlign w:val="superscript"/>
          <w:lang w:val="en-US"/>
        </w:rPr>
        <w:t>18</w:t>
      </w:r>
      <w:r w:rsidRPr="00A529B5">
        <w:rPr>
          <w:lang w:val="en-US"/>
        </w:rPr>
        <w:t xml:space="preserve">O signal, with plants supplied with cations (either with N, P, or both) showing relatively more </w:t>
      </w:r>
      <w:r w:rsidRPr="003E56E7">
        <w:rPr>
          <w:vertAlign w:val="superscript"/>
          <w:lang w:val="en-US"/>
        </w:rPr>
        <w:t>18</w:t>
      </w:r>
      <w:r w:rsidRPr="00A529B5">
        <w:rPr>
          <w:lang w:val="en-US"/>
        </w:rPr>
        <w:t>O-depleted α-cellulose (Fig. 3).</w:t>
      </w:r>
      <w:r>
        <w:rPr>
          <w:lang w:val="en-US"/>
        </w:rPr>
        <w:t xml:space="preserve"> </w:t>
      </w:r>
      <w:r w:rsidRPr="407EA131" w:rsidR="1ADED188">
        <w:rPr>
          <w:lang w:val="en-US"/>
        </w:rPr>
        <w:t>Although the δ</w:t>
      </w:r>
      <w:r w:rsidRPr="407EA131" w:rsidR="1ADED188">
        <w:rPr>
          <w:vertAlign w:val="superscript"/>
          <w:lang w:val="en-US"/>
        </w:rPr>
        <w:t>13</w:t>
      </w:r>
      <w:r w:rsidRPr="407EA131" w:rsidR="1ADED188">
        <w:rPr>
          <w:lang w:val="en-US"/>
        </w:rPr>
        <w:t xml:space="preserve">C signal displayed notable variability, it did not reveal </w:t>
      </w:r>
      <w:r w:rsidRPr="407EA131" w:rsidR="3FFF8C90">
        <w:rPr>
          <w:lang w:val="en-US"/>
        </w:rPr>
        <w:t>clear</w:t>
      </w:r>
      <w:r w:rsidRPr="407EA131" w:rsidR="1ADED188">
        <w:rPr>
          <w:lang w:val="en-US"/>
        </w:rPr>
        <w:t xml:space="preserve"> differences between </w:t>
      </w:r>
      <w:r w:rsidRPr="407EA131" w:rsidR="2F9E32A7">
        <w:rPr>
          <w:lang w:val="en-US"/>
        </w:rPr>
        <w:t xml:space="preserve">both </w:t>
      </w:r>
      <w:r w:rsidRPr="407EA131" w:rsidR="1ADED188">
        <w:rPr>
          <w:lang w:val="en-US"/>
        </w:rPr>
        <w:t>treatment groups</w:t>
      </w:r>
      <w:r w:rsidRPr="407EA131" w:rsidR="35B53444">
        <w:rPr>
          <w:lang w:val="en-US"/>
        </w:rPr>
        <w:t xml:space="preserve"> (with vs. without cations</w:t>
      </w:r>
      <w:r w:rsidR="005B3129">
        <w:rPr>
          <w:lang w:val="en-US"/>
        </w:rPr>
        <w:t>)</w:t>
      </w:r>
      <w:r w:rsidRPr="407EA131" w:rsidR="1ADED188">
        <w:rPr>
          <w:lang w:val="en-US"/>
        </w:rPr>
        <w:t>. The observed difference in δ</w:t>
      </w:r>
      <w:r w:rsidRPr="407EA131" w:rsidR="1ADED188">
        <w:rPr>
          <w:vertAlign w:val="superscript"/>
          <w:lang w:val="en-US"/>
        </w:rPr>
        <w:t>18</w:t>
      </w:r>
      <w:r w:rsidRPr="407EA131" w:rsidR="1ADED188">
        <w:rPr>
          <w:lang w:val="en-US"/>
        </w:rPr>
        <w:t>O signals was also supported by the presence of cations</w:t>
      </w:r>
      <w:r w:rsidRPr="407EA131" w:rsidR="76C56C27">
        <w:rPr>
          <w:lang w:val="en-US"/>
        </w:rPr>
        <w:t xml:space="preserve"> (1 or 0)</w:t>
      </w:r>
      <w:r w:rsidRPr="407EA131" w:rsidR="1ADED188">
        <w:rPr>
          <w:lang w:val="en-US"/>
        </w:rPr>
        <w:t xml:space="preserve"> as a significant predictor in a linear model (t = -4.83, p &lt; 0.001, R²adj = 0.31).</w:t>
      </w:r>
    </w:p>
    <w:p w:rsidRPr="005160BB" w:rsidR="00E37381" w:rsidP="407EA131" w:rsidRDefault="00871D04" w14:paraId="723191EF" w14:textId="53FFEE9C">
      <w:pPr>
        <w:spacing w:after="0" w:line="480" w:lineRule="auto"/>
        <w:jc w:val="center"/>
        <w:rPr>
          <w:lang w:val="en-US"/>
        </w:rPr>
      </w:pPr>
      <w:r>
        <w:rPr>
          <w:noProof/>
        </w:rPr>
        <w:drawing>
          <wp:inline distT="0" distB="0" distL="0" distR="0" wp14:anchorId="3303E30E" wp14:editId="4845BE26">
            <wp:extent cx="3983245" cy="2854102"/>
            <wp:effectExtent l="0" t="0" r="0" b="3810"/>
            <wp:docPr id="100458208"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8208" name="Picture 4" descr="A diagram of a graph&#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630" t="6376" r="20208" b="5594"/>
                    <a:stretch/>
                  </pic:blipFill>
                  <pic:spPr bwMode="auto">
                    <a:xfrm>
                      <a:off x="0" y="0"/>
                      <a:ext cx="3984190" cy="2854779"/>
                    </a:xfrm>
                    <a:prstGeom prst="rect">
                      <a:avLst/>
                    </a:prstGeom>
                    <a:noFill/>
                    <a:ln>
                      <a:noFill/>
                    </a:ln>
                    <a:extLst>
                      <a:ext uri="{53640926-AAD7-44D8-BBD7-CCE9431645EC}">
                        <a14:shadowObscured xmlns:a14="http://schemas.microsoft.com/office/drawing/2010/main"/>
                      </a:ext>
                    </a:extLst>
                  </pic:spPr>
                </pic:pic>
              </a:graphicData>
            </a:graphic>
          </wp:inline>
        </w:drawing>
      </w:r>
    </w:p>
    <w:p w:rsidRPr="005160BB" w:rsidR="009456E0" w:rsidP="00F85FC5" w:rsidRDefault="00C467FA" w14:paraId="2903004D" w14:textId="7541E4E9">
      <w:pPr>
        <w:spacing w:line="480" w:lineRule="auto"/>
        <w:jc w:val="both"/>
        <w:rPr>
          <w:rFonts w:cstheme="minorHAnsi"/>
          <w:i/>
          <w:iCs/>
          <w:lang w:val="en-US"/>
        </w:rPr>
      </w:pPr>
      <w:commentRangeStart w:id="1"/>
      <w:r w:rsidRPr="00C467FA">
        <w:rPr>
          <w:rFonts w:cstheme="minorHAnsi"/>
          <w:b/>
          <w:i/>
          <w:lang w:val="en-US"/>
        </w:rPr>
        <w:t>Fig. 3</w:t>
      </w:r>
      <w:commentRangeEnd w:id="1"/>
      <w:r w:rsidR="006639C2">
        <w:rPr>
          <w:rStyle w:val="CommentReference"/>
        </w:rPr>
        <w:commentReference w:id="1"/>
      </w:r>
      <w:r w:rsidRPr="00C467FA">
        <w:rPr>
          <w:rFonts w:cstheme="minorHAnsi"/>
          <w:b/>
          <w:i/>
          <w:lang w:val="en-US"/>
        </w:rPr>
        <w:t>: Stable isotope values of foliar α-cellulose carbon (C) and oxygen (O) expressed as δ</w:t>
      </w:r>
      <w:r w:rsidRPr="00C467FA">
        <w:rPr>
          <w:rFonts w:cstheme="minorHAnsi"/>
          <w:b/>
          <w:i/>
          <w:vertAlign w:val="superscript"/>
          <w:lang w:val="en-US"/>
        </w:rPr>
        <w:t>13</w:t>
      </w:r>
      <w:r w:rsidRPr="00C467FA">
        <w:rPr>
          <w:rFonts w:cstheme="minorHAnsi"/>
          <w:b/>
          <w:i/>
          <w:lang w:val="en-US"/>
        </w:rPr>
        <w:t>C and δ</w:t>
      </w:r>
      <w:r w:rsidRPr="00C467FA">
        <w:rPr>
          <w:rFonts w:cstheme="minorHAnsi"/>
          <w:b/>
          <w:i/>
          <w:vertAlign w:val="superscript"/>
          <w:lang w:val="en-US"/>
        </w:rPr>
        <w:t>18</w:t>
      </w:r>
      <w:r w:rsidRPr="00C467FA">
        <w:rPr>
          <w:rFonts w:cstheme="minorHAnsi"/>
          <w:b/>
          <w:i/>
          <w:lang w:val="en-US"/>
        </w:rPr>
        <w:t xml:space="preserve">O, respectively </w:t>
      </w:r>
      <w:r w:rsidRPr="00C467FA">
        <w:rPr>
          <w:rFonts w:cstheme="minorHAnsi"/>
          <w:bCs/>
          <w:i/>
          <w:lang w:val="en-US"/>
        </w:rPr>
        <w:t>(n = 11 for ‘No Cat’ and 38 for ‘+Cat treatments’). The red color highlights the addition of cations either solely or in combination with nitrogen or phosphorus (‘+Cat treatments’).</w:t>
      </w:r>
      <w:r w:rsidR="00DC0509">
        <w:rPr>
          <w:rFonts w:cstheme="minorHAnsi"/>
          <w:i/>
          <w:lang w:val="en-US"/>
        </w:rPr>
        <w:t xml:space="preserve"> </w:t>
      </w:r>
      <w:r w:rsidR="001B4919">
        <w:rPr>
          <w:rFonts w:cstheme="minorHAnsi"/>
          <w:i/>
          <w:lang w:val="en-US"/>
        </w:rPr>
        <w:t xml:space="preserve">Boxplots show the </w:t>
      </w:r>
      <w:r w:rsidR="00E62178">
        <w:rPr>
          <w:rFonts w:cstheme="minorHAnsi"/>
          <w:i/>
          <w:lang w:val="en-US"/>
        </w:rPr>
        <w:t>0.</w:t>
      </w:r>
      <w:r w:rsidR="001B4919">
        <w:rPr>
          <w:rFonts w:cstheme="minorHAnsi"/>
          <w:i/>
          <w:lang w:val="en-US"/>
        </w:rPr>
        <w:t xml:space="preserve">25, </w:t>
      </w:r>
      <w:r w:rsidR="00E62178">
        <w:rPr>
          <w:rFonts w:cstheme="minorHAnsi"/>
          <w:i/>
          <w:lang w:val="en-US"/>
        </w:rPr>
        <w:t>0.</w:t>
      </w:r>
      <w:r w:rsidR="001B4919">
        <w:rPr>
          <w:rFonts w:cstheme="minorHAnsi"/>
          <w:i/>
          <w:lang w:val="en-US"/>
        </w:rPr>
        <w:t xml:space="preserve">50, and </w:t>
      </w:r>
      <w:r w:rsidR="00E62178">
        <w:rPr>
          <w:rFonts w:cstheme="minorHAnsi"/>
          <w:i/>
          <w:lang w:val="en-US"/>
        </w:rPr>
        <w:t>0.</w:t>
      </w:r>
      <w:r w:rsidR="001B4919">
        <w:rPr>
          <w:rFonts w:cstheme="minorHAnsi"/>
          <w:i/>
          <w:lang w:val="en-US"/>
        </w:rPr>
        <w:t>75 quantiles</w:t>
      </w:r>
      <w:r w:rsidR="00865088">
        <w:rPr>
          <w:rFonts w:cstheme="minorHAnsi"/>
          <w:i/>
          <w:lang w:val="en-US"/>
        </w:rPr>
        <w:t xml:space="preserve"> and the interquartile range. </w:t>
      </w:r>
      <w:r w:rsidRPr="005B1334" w:rsidR="005B1334">
        <w:rPr>
          <w:rFonts w:cstheme="minorHAnsi"/>
          <w:i/>
          <w:lang w:val="en-US"/>
        </w:rPr>
        <w:t>Significant differences between treatment groups are denoted by 'a' and 'b', as shown by cation presence (1 or 0) being</w:t>
      </w:r>
      <w:r w:rsidR="005B1334">
        <w:rPr>
          <w:rFonts w:cstheme="minorHAnsi"/>
          <w:i/>
          <w:lang w:val="en-US"/>
        </w:rPr>
        <w:t xml:space="preserve"> </w:t>
      </w:r>
      <w:r w:rsidRPr="005B1334" w:rsidR="005B1334">
        <w:rPr>
          <w:rFonts w:cstheme="minorHAnsi"/>
          <w:i/>
          <w:lang w:val="en-US"/>
        </w:rPr>
        <w:t>a significant predictor of either δ</w:t>
      </w:r>
      <w:r w:rsidRPr="005B1334" w:rsidR="005B1334">
        <w:rPr>
          <w:rFonts w:cstheme="minorHAnsi"/>
          <w:i/>
          <w:vertAlign w:val="superscript"/>
          <w:lang w:val="en-US"/>
        </w:rPr>
        <w:t>13</w:t>
      </w:r>
      <w:r w:rsidRPr="005B1334" w:rsidR="005B1334">
        <w:rPr>
          <w:rFonts w:cstheme="minorHAnsi"/>
          <w:i/>
          <w:lang w:val="en-US"/>
        </w:rPr>
        <w:t>C or δ</w:t>
      </w:r>
      <w:r w:rsidRPr="005B1334" w:rsidR="005B1334">
        <w:rPr>
          <w:rFonts w:cstheme="minorHAnsi"/>
          <w:i/>
          <w:vertAlign w:val="superscript"/>
          <w:lang w:val="en-US"/>
        </w:rPr>
        <w:t>18</w:t>
      </w:r>
      <w:r w:rsidRPr="005B1334" w:rsidR="005B1334">
        <w:rPr>
          <w:rFonts w:cstheme="minorHAnsi"/>
          <w:i/>
          <w:lang w:val="en-US"/>
        </w:rPr>
        <w:t>O in linear models.</w:t>
      </w:r>
    </w:p>
    <w:p w:rsidRPr="005160BB" w:rsidR="006D6F96" w:rsidP="407EA131" w:rsidRDefault="726D311C" w14:paraId="6C0BB177" w14:textId="136EDD6F">
      <w:pPr>
        <w:pStyle w:val="ListParagraph"/>
        <w:numPr>
          <w:ilvl w:val="1"/>
          <w:numId w:val="2"/>
        </w:numPr>
        <w:spacing w:line="480" w:lineRule="auto"/>
        <w:rPr>
          <w:lang w:val="en-US"/>
        </w:rPr>
      </w:pPr>
      <w:r w:rsidRPr="407EA131">
        <w:rPr>
          <w:lang w:val="en-US"/>
        </w:rPr>
        <w:t>Plant tissue nutrient contents</w:t>
      </w:r>
    </w:p>
    <w:p w:rsidRPr="005160BB" w:rsidR="006D7906" w:rsidP="407EA131" w:rsidRDefault="06FCB4EB" w14:paraId="6B06B15C" w14:textId="091B0529">
      <w:pPr>
        <w:spacing w:line="480" w:lineRule="auto"/>
        <w:jc w:val="both"/>
        <w:rPr>
          <w:lang w:val="en-US"/>
        </w:rPr>
      </w:pPr>
      <w:r w:rsidRPr="3715F316" w:rsidR="354576CE">
        <w:rPr>
          <w:lang w:val="en-US"/>
        </w:rPr>
        <w:t xml:space="preserve">Foliar N contents were </w:t>
      </w:r>
      <w:r w:rsidRPr="3715F316" w:rsidR="541961E5">
        <w:rPr>
          <w:lang w:val="en-US"/>
        </w:rPr>
        <w:t xml:space="preserve">significantly </w:t>
      </w:r>
      <w:r w:rsidRPr="3715F316" w:rsidR="354576CE">
        <w:rPr>
          <w:lang w:val="en-US"/>
        </w:rPr>
        <w:t>negatively affected by the application of cations, causing 15–24</w:t>
      </w:r>
      <w:r w:rsidRPr="3715F316" w:rsidR="38338003">
        <w:rPr>
          <w:lang w:val="en-US"/>
        </w:rPr>
        <w:t xml:space="preserve"> %</w:t>
      </w:r>
      <w:r w:rsidRPr="3715F316" w:rsidR="354576CE">
        <w:rPr>
          <w:lang w:val="en-US"/>
        </w:rPr>
        <w:t xml:space="preserve"> decreases across treatments with the lowest values for combined N and cation addition (</w:t>
      </w:r>
      <w:r w:rsidRPr="3715F316" w:rsidR="28449AED">
        <w:rPr>
          <w:lang w:val="en-US"/>
        </w:rPr>
        <w:t xml:space="preserve">p &lt; 0.05 for </w:t>
      </w:r>
      <w:r w:rsidRPr="3715F316" w:rsidR="4676D99A">
        <w:rPr>
          <w:lang w:val="en-US"/>
        </w:rPr>
        <w:t>‘Cat’ and ‘</w:t>
      </w:r>
      <w:r w:rsidRPr="3715F316" w:rsidR="4676D99A">
        <w:rPr>
          <w:lang w:val="en-US"/>
        </w:rPr>
        <w:t>P+Cat</w:t>
      </w:r>
      <w:r w:rsidRPr="3715F316" w:rsidR="4676D99A">
        <w:rPr>
          <w:lang w:val="en-US"/>
        </w:rPr>
        <w:t>’, p &lt; 0.</w:t>
      </w:r>
      <w:r w:rsidRPr="3715F316" w:rsidR="302CBE12">
        <w:rPr>
          <w:lang w:val="en-US"/>
        </w:rPr>
        <w:t>0</w:t>
      </w:r>
      <w:r w:rsidRPr="3715F316" w:rsidR="4676D99A">
        <w:rPr>
          <w:lang w:val="en-US"/>
        </w:rPr>
        <w:t xml:space="preserve">01 for </w:t>
      </w:r>
      <w:r w:rsidRPr="3715F316" w:rsidR="341B6A92">
        <w:rPr>
          <w:lang w:val="en-US"/>
        </w:rPr>
        <w:t>‘</w:t>
      </w:r>
      <w:r w:rsidRPr="3715F316" w:rsidR="341B6A92">
        <w:rPr>
          <w:lang w:val="en-US"/>
        </w:rPr>
        <w:t>N+Cat</w:t>
      </w:r>
      <w:r w:rsidRPr="3715F316" w:rsidR="341B6A92">
        <w:rPr>
          <w:lang w:val="en-US"/>
        </w:rPr>
        <w:t>’ and ‘</w:t>
      </w:r>
      <w:r w:rsidRPr="3715F316" w:rsidR="341B6A92">
        <w:rPr>
          <w:lang w:val="en-US"/>
        </w:rPr>
        <w:t>N+P+Cat</w:t>
      </w:r>
      <w:r w:rsidRPr="3715F316" w:rsidR="341B6A92">
        <w:rPr>
          <w:lang w:val="en-US"/>
        </w:rPr>
        <w:t xml:space="preserve">’; </w:t>
      </w:r>
      <w:r w:rsidRPr="3715F316" w:rsidR="354576CE">
        <w:rPr>
          <w:lang w:val="en-US"/>
        </w:rPr>
        <w:t>Fig. A.</w:t>
      </w:r>
      <w:r w:rsidRPr="3715F316" w:rsidR="4E1B3E8A">
        <w:rPr>
          <w:lang w:val="en-US"/>
        </w:rPr>
        <w:t>5</w:t>
      </w:r>
      <w:r w:rsidRPr="3715F316" w:rsidR="354576CE">
        <w:rPr>
          <w:lang w:val="en-US"/>
        </w:rPr>
        <w:t xml:space="preserve">A). </w:t>
      </w:r>
      <w:r w:rsidRPr="3715F316" w:rsidR="3787434C">
        <w:rPr>
          <w:highlight w:val="yellow"/>
          <w:lang w:val="en-US"/>
          <w:rPrChange w:author="Thomas Sibret" w:date="2025-03-12T11:10:54.548Z" w:id="810631639">
            <w:rPr>
              <w:lang w:val="en-US"/>
            </w:rPr>
          </w:rPrChange>
        </w:rPr>
        <w:t>P</w:t>
      </w:r>
      <w:r w:rsidRPr="3715F316" w:rsidR="52632170">
        <w:rPr>
          <w:highlight w:val="yellow"/>
          <w:lang w:val="en-US"/>
          <w:rPrChange w:author="Thomas Sibret" w:date="2025-03-12T11:10:54.548Z" w:id="837503131">
            <w:rPr>
              <w:lang w:val="en-US"/>
            </w:rPr>
          </w:rPrChange>
        </w:rPr>
        <w:t>hosphorus</w:t>
      </w:r>
      <w:r w:rsidRPr="3715F316" w:rsidR="3787434C">
        <w:rPr>
          <w:highlight w:val="yellow"/>
          <w:lang w:val="en-US"/>
          <w:rPrChange w:author="Thomas Sibret" w:date="2025-03-12T11:10:54.548Z" w:id="2045565529">
            <w:rPr>
              <w:lang w:val="en-US"/>
            </w:rPr>
          </w:rPrChange>
        </w:rPr>
        <w:t xml:space="preserve"> addition with or without N resulted in increased foliar N </w:t>
      </w:r>
      <w:r w:rsidRPr="3715F316" w:rsidR="6CAF847B">
        <w:rPr>
          <w:highlight w:val="yellow"/>
          <w:lang w:val="en-US"/>
          <w:rPrChange w:author="Thomas Sibret" w:date="2025-03-12T11:10:54.549Z" w:id="756153634">
            <w:rPr>
              <w:lang w:val="en-US"/>
            </w:rPr>
          </w:rPrChange>
        </w:rPr>
        <w:t>content</w:t>
      </w:r>
      <w:r w:rsidRPr="3715F316" w:rsidR="3787434C">
        <w:rPr>
          <w:highlight w:val="yellow"/>
          <w:lang w:val="en-US"/>
          <w:rPrChange w:author="Thomas Sibret" w:date="2025-03-12T11:10:54.549Z" w:id="749906902">
            <w:rPr>
              <w:lang w:val="en-US"/>
            </w:rPr>
          </w:rPrChange>
        </w:rPr>
        <w:t xml:space="preserve"> (</w:t>
      </w:r>
      <w:r w:rsidRPr="3715F316" w:rsidR="4B9A0BD4">
        <w:rPr>
          <w:highlight w:val="yellow"/>
          <w:lang w:val="en-US"/>
          <w:rPrChange w:author="Thomas Sibret" w:date="2025-03-12T11:10:54.549Z" w:id="234231998">
            <w:rPr>
              <w:lang w:val="en-US"/>
            </w:rPr>
          </w:rPrChange>
        </w:rPr>
        <w:t>+17</w:t>
      </w:r>
      <w:r w:rsidRPr="3715F316" w:rsidR="38338003">
        <w:rPr>
          <w:highlight w:val="yellow"/>
          <w:lang w:val="en-US"/>
          <w:rPrChange w:author="Thomas Sibret" w:date="2025-03-12T11:10:54.55Z" w:id="2141299671">
            <w:rPr>
              <w:lang w:val="en-US"/>
            </w:rPr>
          </w:rPrChange>
        </w:rPr>
        <w:t xml:space="preserve"> %</w:t>
      </w:r>
      <w:r w:rsidRPr="3715F316" w:rsidR="4B9A0BD4">
        <w:rPr>
          <w:highlight w:val="yellow"/>
          <w:lang w:val="en-US"/>
          <w:rPrChange w:author="Thomas Sibret" w:date="2025-03-12T11:10:54.55Z" w:id="2013525417">
            <w:rPr>
              <w:lang w:val="en-US"/>
            </w:rPr>
          </w:rPrChange>
        </w:rPr>
        <w:t xml:space="preserve"> and +11</w:t>
      </w:r>
      <w:r w:rsidRPr="3715F316" w:rsidR="38338003">
        <w:rPr>
          <w:highlight w:val="yellow"/>
          <w:lang w:val="en-US"/>
          <w:rPrChange w:author="Thomas Sibret" w:date="2025-03-12T11:10:54.551Z" w:id="1597960664">
            <w:rPr>
              <w:lang w:val="en-US"/>
            </w:rPr>
          </w:rPrChange>
        </w:rPr>
        <w:t xml:space="preserve"> %</w:t>
      </w:r>
      <w:r w:rsidRPr="3715F316" w:rsidR="4B9A0BD4">
        <w:rPr>
          <w:highlight w:val="yellow"/>
          <w:lang w:val="en-US"/>
          <w:rPrChange w:author="Thomas Sibret" w:date="2025-03-12T11:10:54.552Z" w:id="1581940252">
            <w:rPr>
              <w:lang w:val="en-US"/>
            </w:rPr>
          </w:rPrChange>
        </w:rPr>
        <w:t>, resp.</w:t>
      </w:r>
      <w:r w:rsidRPr="3715F316" w:rsidR="341B6A92">
        <w:rPr>
          <w:highlight w:val="yellow"/>
          <w:lang w:val="en-US"/>
          <w:rPrChange w:author="Thomas Sibret" w:date="2025-03-12T11:10:54.553Z" w:id="1189383583">
            <w:rPr>
              <w:lang w:val="en-US"/>
            </w:rPr>
          </w:rPrChange>
        </w:rPr>
        <w:t xml:space="preserve">; </w:t>
      </w:r>
      <w:r w:rsidRPr="3715F316" w:rsidR="57537131">
        <w:rPr>
          <w:highlight w:val="yellow"/>
          <w:lang w:val="en-US"/>
          <w:rPrChange w:author="Thomas Sibret" w:date="2025-03-12T11:10:54.553Z" w:id="1205047273">
            <w:rPr>
              <w:lang w:val="en-US"/>
            </w:rPr>
          </w:rPrChange>
        </w:rPr>
        <w:t>n.s.</w:t>
      </w:r>
      <w:r w:rsidRPr="3715F316" w:rsidR="6603FEDC">
        <w:rPr>
          <w:highlight w:val="yellow"/>
          <w:lang w:val="en-US"/>
          <w:rPrChange w:author="Thomas Sibret" w:date="2025-03-12T11:10:54.554Z" w:id="180101418">
            <w:rPr>
              <w:lang w:val="en-US"/>
            </w:rPr>
          </w:rPrChange>
        </w:rPr>
        <w:t>),</w:t>
      </w:r>
      <w:r w:rsidRPr="3715F316" w:rsidR="6603FEDC">
        <w:rPr>
          <w:lang w:val="en-US"/>
        </w:rPr>
        <w:t xml:space="preserve"> while N-only addition</w:t>
      </w:r>
      <w:r w:rsidRPr="3715F316" w:rsidR="031076DE">
        <w:rPr>
          <w:lang w:val="en-US"/>
        </w:rPr>
        <w:t xml:space="preserve"> decreased foliar N by 5 %</w:t>
      </w:r>
      <w:r w:rsidRPr="3715F316" w:rsidR="6603FEDC">
        <w:rPr>
          <w:lang w:val="en-US"/>
        </w:rPr>
        <w:t xml:space="preserve"> </w:t>
      </w:r>
      <w:r w:rsidRPr="3715F316" w:rsidR="031076DE">
        <w:rPr>
          <w:lang w:val="en-US"/>
        </w:rPr>
        <w:t>(</w:t>
      </w:r>
      <w:r w:rsidRPr="3715F316" w:rsidR="1FC6336C">
        <w:rPr>
          <w:lang w:val="en-US"/>
        </w:rPr>
        <w:t>n.s.</w:t>
      </w:r>
      <w:r w:rsidRPr="3715F316" w:rsidR="4B9A0BD4">
        <w:rPr>
          <w:lang w:val="en-US"/>
        </w:rPr>
        <w:t>).</w:t>
      </w:r>
      <w:r w:rsidRPr="3715F316" w:rsidR="6F76B9F7">
        <w:rPr>
          <w:lang w:val="en-US"/>
        </w:rPr>
        <w:t xml:space="preserve"> </w:t>
      </w:r>
      <w:r w:rsidRPr="3715F316" w:rsidR="57449369">
        <w:rPr>
          <w:lang w:val="en-US"/>
        </w:rPr>
        <w:t xml:space="preserve">Nitrogen addition </w:t>
      </w:r>
      <w:r w:rsidRPr="3715F316" w:rsidR="57449369">
        <w:rPr>
          <w:lang w:val="en-US"/>
        </w:rPr>
        <w:t xml:space="preserve">also </w:t>
      </w:r>
      <w:r w:rsidRPr="3715F316" w:rsidR="57449369">
        <w:rPr>
          <w:lang w:val="en-US"/>
        </w:rPr>
        <w:t xml:space="preserve">did not significantly affect foliar P content. </w:t>
      </w:r>
      <w:r w:rsidRPr="3715F316" w:rsidR="66CDF87B">
        <w:rPr>
          <w:lang w:val="en-US"/>
        </w:rPr>
        <w:t xml:space="preserve">Foliar P </w:t>
      </w:r>
      <w:r w:rsidRPr="3715F316" w:rsidR="6CAF847B">
        <w:rPr>
          <w:lang w:val="en-US"/>
        </w:rPr>
        <w:t>content</w:t>
      </w:r>
      <w:r w:rsidRPr="3715F316" w:rsidR="78DE7FC8">
        <w:rPr>
          <w:lang w:val="en-US"/>
        </w:rPr>
        <w:t xml:space="preserve"> </w:t>
      </w:r>
      <w:r w:rsidRPr="3715F316" w:rsidR="5A9DDB20">
        <w:rPr>
          <w:lang w:val="en-US"/>
        </w:rPr>
        <w:t>experienced positive effects of P</w:t>
      </w:r>
      <w:r w:rsidRPr="3715F316" w:rsidR="7020C1D2">
        <w:rPr>
          <w:lang w:val="en-US"/>
        </w:rPr>
        <w:t xml:space="preserve"> addition</w:t>
      </w:r>
      <w:r w:rsidRPr="3715F316" w:rsidR="5A9DDB20">
        <w:rPr>
          <w:lang w:val="en-US"/>
        </w:rPr>
        <w:t xml:space="preserve"> </w:t>
      </w:r>
      <w:r w:rsidRPr="3715F316" w:rsidR="69FD4BB0">
        <w:rPr>
          <w:lang w:val="en-US"/>
        </w:rPr>
        <w:t xml:space="preserve">with or without N </w:t>
      </w:r>
      <w:r w:rsidRPr="3715F316" w:rsidR="318B342A">
        <w:rPr>
          <w:lang w:val="en-US"/>
        </w:rPr>
        <w:t xml:space="preserve">with an </w:t>
      </w:r>
      <w:r w:rsidRPr="3715F316" w:rsidR="69FD4BB0">
        <w:rPr>
          <w:lang w:val="en-US"/>
        </w:rPr>
        <w:t>11</w:t>
      </w:r>
      <w:r w:rsidRPr="3715F316" w:rsidR="38338003">
        <w:rPr>
          <w:lang w:val="en-US"/>
        </w:rPr>
        <w:t xml:space="preserve"> %</w:t>
      </w:r>
      <w:r w:rsidRPr="3715F316" w:rsidR="69FD4BB0">
        <w:rPr>
          <w:lang w:val="en-US"/>
        </w:rPr>
        <w:t xml:space="preserve"> </w:t>
      </w:r>
      <w:r w:rsidRPr="3715F316" w:rsidR="0E8BE3DC">
        <w:rPr>
          <w:lang w:val="en-US"/>
        </w:rPr>
        <w:t xml:space="preserve">increase </w:t>
      </w:r>
      <w:r w:rsidRPr="3715F316" w:rsidR="69FD4BB0">
        <w:rPr>
          <w:lang w:val="en-US"/>
        </w:rPr>
        <w:t>for ‘P’</w:t>
      </w:r>
      <w:r w:rsidRPr="3715F316" w:rsidR="5E0CA716">
        <w:rPr>
          <w:lang w:val="en-US"/>
        </w:rPr>
        <w:t xml:space="preserve"> (</w:t>
      </w:r>
      <w:r w:rsidRPr="3715F316" w:rsidR="5E0CA716">
        <w:rPr>
          <w:lang w:val="en-US"/>
        </w:rPr>
        <w:t>n.s.</w:t>
      </w:r>
      <w:r w:rsidRPr="3715F316" w:rsidR="5E0CA716">
        <w:rPr>
          <w:lang w:val="en-US"/>
        </w:rPr>
        <w:t>) and</w:t>
      </w:r>
      <w:r w:rsidRPr="3715F316" w:rsidR="69FD4BB0">
        <w:rPr>
          <w:lang w:val="en-US"/>
        </w:rPr>
        <w:t xml:space="preserve"> 41</w:t>
      </w:r>
      <w:r w:rsidRPr="3715F316" w:rsidR="38338003">
        <w:rPr>
          <w:lang w:val="en-US"/>
        </w:rPr>
        <w:t xml:space="preserve"> %</w:t>
      </w:r>
      <w:r w:rsidRPr="3715F316" w:rsidR="69FD4BB0">
        <w:rPr>
          <w:lang w:val="en-US"/>
        </w:rPr>
        <w:t xml:space="preserve"> </w:t>
      </w:r>
      <w:r w:rsidRPr="3715F316" w:rsidR="0E8BE3DC">
        <w:rPr>
          <w:lang w:val="en-US"/>
        </w:rPr>
        <w:t xml:space="preserve">increase </w:t>
      </w:r>
      <w:r w:rsidRPr="3715F316" w:rsidR="69FD4BB0">
        <w:rPr>
          <w:lang w:val="en-US"/>
        </w:rPr>
        <w:t>for ‘N+P’</w:t>
      </w:r>
      <w:r w:rsidRPr="3715F316" w:rsidR="0E8BE3DC">
        <w:rPr>
          <w:lang w:val="en-US"/>
        </w:rPr>
        <w:t xml:space="preserve"> (</w:t>
      </w:r>
      <w:r w:rsidRPr="3715F316" w:rsidR="5F1DE666">
        <w:rPr>
          <w:lang w:val="en-US"/>
        </w:rPr>
        <w:t>p &lt; 0.05</w:t>
      </w:r>
      <w:r w:rsidRPr="3715F316" w:rsidR="69FD4BB0">
        <w:rPr>
          <w:lang w:val="en-US"/>
        </w:rPr>
        <w:t>), but</w:t>
      </w:r>
      <w:r w:rsidRPr="3715F316" w:rsidR="69FD4BB0">
        <w:rPr>
          <w:lang w:val="en-US"/>
        </w:rPr>
        <w:t xml:space="preserve"> w</w:t>
      </w:r>
      <w:r w:rsidRPr="3715F316" w:rsidR="3CAEF174">
        <w:rPr>
          <w:lang w:val="en-US"/>
        </w:rPr>
        <w:t>as</w:t>
      </w:r>
      <w:r w:rsidRPr="3715F316" w:rsidR="69FD4BB0">
        <w:rPr>
          <w:lang w:val="en-US"/>
        </w:rPr>
        <w:t xml:space="preserve"> especially strong</w:t>
      </w:r>
      <w:r w:rsidRPr="3715F316" w:rsidR="7BA56742">
        <w:rPr>
          <w:lang w:val="en-US"/>
        </w:rPr>
        <w:t>ly affected</w:t>
      </w:r>
      <w:r w:rsidRPr="3715F316" w:rsidR="69FD4BB0">
        <w:rPr>
          <w:lang w:val="en-US"/>
        </w:rPr>
        <w:t xml:space="preserve"> </w:t>
      </w:r>
      <w:r w:rsidRPr="3715F316" w:rsidR="7BA56742">
        <w:rPr>
          <w:lang w:val="en-US"/>
        </w:rPr>
        <w:t>by</w:t>
      </w:r>
      <w:r w:rsidRPr="3715F316" w:rsidR="69FD4BB0">
        <w:rPr>
          <w:lang w:val="en-US"/>
        </w:rPr>
        <w:t xml:space="preserve"> </w:t>
      </w:r>
      <w:r w:rsidRPr="3715F316" w:rsidR="7BA56742">
        <w:rPr>
          <w:lang w:val="en-US"/>
        </w:rPr>
        <w:t>the combined addition of P and cations, showing the strongest effect of +114</w:t>
      </w:r>
      <w:r w:rsidRPr="3715F316" w:rsidR="38338003">
        <w:rPr>
          <w:lang w:val="en-US"/>
        </w:rPr>
        <w:t xml:space="preserve"> %</w:t>
      </w:r>
      <w:r w:rsidRPr="3715F316" w:rsidR="5F1DE666">
        <w:rPr>
          <w:lang w:val="en-US"/>
        </w:rPr>
        <w:t xml:space="preserve"> </w:t>
      </w:r>
      <w:r w:rsidRPr="3715F316" w:rsidR="302CBE12">
        <w:rPr>
          <w:lang w:val="en-US"/>
        </w:rPr>
        <w:t>(p &lt; 0.001)</w:t>
      </w:r>
      <w:r w:rsidRPr="3715F316" w:rsidR="7BA56742">
        <w:rPr>
          <w:lang w:val="en-US"/>
        </w:rPr>
        <w:t xml:space="preserve">. </w:t>
      </w:r>
      <w:r w:rsidRPr="3715F316" w:rsidR="01E722C4">
        <w:rPr>
          <w:lang w:val="en-US"/>
        </w:rPr>
        <w:t>O</w:t>
      </w:r>
      <w:r w:rsidRPr="3715F316" w:rsidR="51C98080">
        <w:rPr>
          <w:lang w:val="en-US"/>
        </w:rPr>
        <w:t xml:space="preserve">ther cation addition treatments also positively affected foliar P contents, with </w:t>
      </w:r>
      <w:r w:rsidRPr="3715F316" w:rsidR="41918E5F">
        <w:rPr>
          <w:lang w:val="en-US"/>
        </w:rPr>
        <w:t>cation-only addition increasing foliar P by 42 % (p &lt; 0.01), ‘</w:t>
      </w:r>
      <w:r w:rsidRPr="3715F316" w:rsidR="41918E5F">
        <w:rPr>
          <w:lang w:val="en-US"/>
        </w:rPr>
        <w:t>N+Cat</w:t>
      </w:r>
      <w:r w:rsidRPr="3715F316" w:rsidR="41918E5F">
        <w:rPr>
          <w:lang w:val="en-US"/>
        </w:rPr>
        <w:t>’</w:t>
      </w:r>
      <w:r w:rsidRPr="3715F316" w:rsidR="116B317D">
        <w:rPr>
          <w:lang w:val="en-US"/>
        </w:rPr>
        <w:t xml:space="preserve"> by 28 % (p &lt; 0.05), and ‘</w:t>
      </w:r>
      <w:r w:rsidRPr="3715F316" w:rsidR="116B317D">
        <w:rPr>
          <w:lang w:val="en-US"/>
        </w:rPr>
        <w:t>N+P+Cat</w:t>
      </w:r>
      <w:r w:rsidRPr="3715F316" w:rsidR="116B317D">
        <w:rPr>
          <w:lang w:val="en-US"/>
        </w:rPr>
        <w:t xml:space="preserve">’ by </w:t>
      </w:r>
      <w:r w:rsidRPr="3715F316" w:rsidR="51C98080">
        <w:rPr>
          <w:lang w:val="en-US"/>
        </w:rPr>
        <w:t>63</w:t>
      </w:r>
      <w:r w:rsidRPr="3715F316" w:rsidR="38338003">
        <w:rPr>
          <w:lang w:val="en-US"/>
        </w:rPr>
        <w:t xml:space="preserve"> %</w:t>
      </w:r>
      <w:r w:rsidRPr="3715F316" w:rsidR="210CA5DF">
        <w:rPr>
          <w:lang w:val="en-US"/>
        </w:rPr>
        <w:t xml:space="preserve"> (</w:t>
      </w:r>
      <w:r w:rsidRPr="3715F316" w:rsidR="116B317D">
        <w:rPr>
          <w:lang w:val="en-US"/>
        </w:rPr>
        <w:t>p &lt; 0.001</w:t>
      </w:r>
      <w:r w:rsidRPr="3715F316" w:rsidR="210CA5DF">
        <w:rPr>
          <w:lang w:val="en-US"/>
        </w:rPr>
        <w:t>)</w:t>
      </w:r>
      <w:r w:rsidRPr="3715F316" w:rsidR="51C98080">
        <w:rPr>
          <w:lang w:val="en-US"/>
        </w:rPr>
        <w:t xml:space="preserve">. </w:t>
      </w:r>
      <w:r w:rsidRPr="3715F316" w:rsidR="226733D8">
        <w:rPr>
          <w:lang w:val="en-US"/>
        </w:rPr>
        <w:t>Cation addition</w:t>
      </w:r>
      <w:r w:rsidRPr="3715F316" w:rsidR="6D5417E3">
        <w:rPr>
          <w:lang w:val="en-US"/>
        </w:rPr>
        <w:t xml:space="preserve"> in any configuration</w:t>
      </w:r>
      <w:r w:rsidRPr="3715F316" w:rsidR="226733D8">
        <w:rPr>
          <w:lang w:val="en-US"/>
        </w:rPr>
        <w:t xml:space="preserve"> also </w:t>
      </w:r>
      <w:r w:rsidRPr="3715F316" w:rsidR="226733D8">
        <w:rPr>
          <w:lang w:val="en-US"/>
        </w:rPr>
        <w:t xml:space="preserve">strongly increased foliar Ca and Mg </w:t>
      </w:r>
      <w:r w:rsidRPr="3715F316" w:rsidR="6CAF847B">
        <w:rPr>
          <w:lang w:val="en-US"/>
        </w:rPr>
        <w:t>content</w:t>
      </w:r>
      <w:r w:rsidRPr="3715F316" w:rsidR="226733D8">
        <w:rPr>
          <w:lang w:val="en-US"/>
        </w:rPr>
        <w:t xml:space="preserve">, with effects ranging between </w:t>
      </w:r>
      <w:r w:rsidRPr="3715F316" w:rsidR="617B0DAB">
        <w:rPr>
          <w:lang w:val="en-US"/>
        </w:rPr>
        <w:t>+92 and +191</w:t>
      </w:r>
      <w:r w:rsidRPr="3715F316" w:rsidR="38338003">
        <w:rPr>
          <w:lang w:val="en-US"/>
        </w:rPr>
        <w:t xml:space="preserve"> %</w:t>
      </w:r>
      <w:r w:rsidRPr="3715F316" w:rsidR="617B0DAB">
        <w:rPr>
          <w:lang w:val="en-US"/>
        </w:rPr>
        <w:t xml:space="preserve"> for leaf Ca and between +98 and </w:t>
      </w:r>
      <w:r w:rsidRPr="3715F316" w:rsidR="7182A355">
        <w:rPr>
          <w:lang w:val="en-US"/>
        </w:rPr>
        <w:t>+202</w:t>
      </w:r>
      <w:r w:rsidRPr="3715F316" w:rsidR="38338003">
        <w:rPr>
          <w:lang w:val="en-US"/>
        </w:rPr>
        <w:t xml:space="preserve"> %</w:t>
      </w:r>
      <w:r w:rsidRPr="3715F316" w:rsidR="7182A355">
        <w:rPr>
          <w:lang w:val="en-US"/>
        </w:rPr>
        <w:t xml:space="preserve"> for Mg </w:t>
      </w:r>
      <w:r w:rsidRPr="3715F316" w:rsidR="6CAF847B">
        <w:rPr>
          <w:lang w:val="en-US"/>
        </w:rPr>
        <w:t>content</w:t>
      </w:r>
      <w:r w:rsidRPr="3715F316" w:rsidR="19FFBFE1">
        <w:rPr>
          <w:lang w:val="en-US"/>
        </w:rPr>
        <w:t xml:space="preserve"> (p &lt; 0.01 or p &lt; 0.001)</w:t>
      </w:r>
      <w:r w:rsidRPr="3715F316" w:rsidR="7182A355">
        <w:rPr>
          <w:lang w:val="en-US"/>
        </w:rPr>
        <w:t xml:space="preserve">. </w:t>
      </w:r>
      <w:r w:rsidRPr="3715F316" w:rsidR="579CF29F">
        <w:rPr>
          <w:lang w:val="en-US"/>
        </w:rPr>
        <w:t>In particular, the addition of cations</w:t>
      </w:r>
      <w:r w:rsidRPr="3715F316" w:rsidR="2E90F58A">
        <w:rPr>
          <w:lang w:val="en-US"/>
        </w:rPr>
        <w:t xml:space="preserve"> solely</w:t>
      </w:r>
      <w:r w:rsidRPr="3715F316" w:rsidR="579CF29F">
        <w:rPr>
          <w:lang w:val="en-US"/>
        </w:rPr>
        <w:t xml:space="preserve"> (</w:t>
      </w:r>
      <w:r w:rsidRPr="3715F316" w:rsidR="2E90F58A">
        <w:rPr>
          <w:lang w:val="en-US"/>
        </w:rPr>
        <w:t>‘</w:t>
      </w:r>
      <w:r w:rsidRPr="3715F316" w:rsidR="579CF29F">
        <w:rPr>
          <w:lang w:val="en-US"/>
        </w:rPr>
        <w:t>Cat</w:t>
      </w:r>
      <w:r w:rsidRPr="3715F316" w:rsidR="2E90F58A">
        <w:rPr>
          <w:lang w:val="en-US"/>
        </w:rPr>
        <w:t>’</w:t>
      </w:r>
      <w:r w:rsidRPr="3715F316" w:rsidR="579CF29F">
        <w:rPr>
          <w:lang w:val="en-US"/>
        </w:rPr>
        <w:t xml:space="preserve">) increased foliar </w:t>
      </w:r>
      <w:r w:rsidRPr="3715F316" w:rsidR="2E90F58A">
        <w:rPr>
          <w:lang w:val="en-US"/>
        </w:rPr>
        <w:t>Ca</w:t>
      </w:r>
      <w:r w:rsidRPr="3715F316" w:rsidR="579CF29F">
        <w:rPr>
          <w:lang w:val="en-US"/>
        </w:rPr>
        <w:t xml:space="preserve"> by 19</w:t>
      </w:r>
      <w:r w:rsidRPr="3715F316" w:rsidR="2E90F58A">
        <w:rPr>
          <w:lang w:val="en-US"/>
        </w:rPr>
        <w:t>1</w:t>
      </w:r>
      <w:r w:rsidRPr="3715F316" w:rsidR="38338003">
        <w:rPr>
          <w:lang w:val="en-US"/>
        </w:rPr>
        <w:t xml:space="preserve"> %</w:t>
      </w:r>
      <w:r w:rsidRPr="3715F316" w:rsidR="2A5A9C6B">
        <w:rPr>
          <w:lang w:val="en-US"/>
        </w:rPr>
        <w:t xml:space="preserve"> (p &lt; 0.001)</w:t>
      </w:r>
      <w:r w:rsidRPr="3715F316" w:rsidR="14B0405A">
        <w:rPr>
          <w:lang w:val="en-US"/>
        </w:rPr>
        <w:t>,</w:t>
      </w:r>
      <w:r w:rsidRPr="3715F316" w:rsidR="2E90F58A">
        <w:rPr>
          <w:lang w:val="en-US"/>
        </w:rPr>
        <w:t xml:space="preserve"> and the combination of cations and P</w:t>
      </w:r>
      <w:r w:rsidRPr="3715F316" w:rsidR="14B0405A">
        <w:rPr>
          <w:lang w:val="en-US"/>
        </w:rPr>
        <w:t xml:space="preserve"> </w:t>
      </w:r>
      <w:r w:rsidRPr="3715F316" w:rsidR="107041DC">
        <w:rPr>
          <w:lang w:val="en-US"/>
        </w:rPr>
        <w:t>(‘</w:t>
      </w:r>
      <w:r w:rsidRPr="3715F316" w:rsidR="107041DC">
        <w:rPr>
          <w:lang w:val="en-US"/>
        </w:rPr>
        <w:t>P+Cat</w:t>
      </w:r>
      <w:r w:rsidRPr="3715F316" w:rsidR="107041DC">
        <w:rPr>
          <w:lang w:val="en-US"/>
        </w:rPr>
        <w:t xml:space="preserve">’) </w:t>
      </w:r>
      <w:r w:rsidRPr="3715F316" w:rsidR="107041DC">
        <w:rPr>
          <w:lang w:val="en-US"/>
        </w:rPr>
        <w:t>exhibited</w:t>
      </w:r>
      <w:r w:rsidRPr="3715F316" w:rsidR="32A94E1F">
        <w:rPr>
          <w:lang w:val="en-US"/>
        </w:rPr>
        <w:t xml:space="preserve"> the strongest increase in foliar Mg (+202</w:t>
      </w:r>
      <w:r w:rsidRPr="3715F316" w:rsidR="38338003">
        <w:rPr>
          <w:lang w:val="en-US"/>
        </w:rPr>
        <w:t xml:space="preserve"> %</w:t>
      </w:r>
      <w:r w:rsidRPr="3715F316" w:rsidR="2A5A9C6B">
        <w:rPr>
          <w:lang w:val="en-US"/>
        </w:rPr>
        <w:t>; p &lt; 0.001</w:t>
      </w:r>
      <w:r w:rsidRPr="3715F316" w:rsidR="32A94E1F">
        <w:rPr>
          <w:lang w:val="en-US"/>
        </w:rPr>
        <w:t>)</w:t>
      </w:r>
      <w:r w:rsidRPr="3715F316" w:rsidR="579CF29F">
        <w:rPr>
          <w:lang w:val="en-US"/>
        </w:rPr>
        <w:t xml:space="preserve">. </w:t>
      </w:r>
      <w:r w:rsidRPr="3715F316" w:rsidR="66AD3818">
        <w:rPr>
          <w:lang w:val="en-US"/>
        </w:rPr>
        <w:t>Finally, f</w:t>
      </w:r>
      <w:r w:rsidRPr="3715F316" w:rsidR="66AD3818">
        <w:rPr>
          <w:lang w:val="en-US"/>
        </w:rPr>
        <w:t>oliar K content showed a similar trend</w:t>
      </w:r>
      <w:r w:rsidRPr="3715F316" w:rsidR="66AD3818">
        <w:rPr>
          <w:lang w:val="en-US"/>
        </w:rPr>
        <w:t xml:space="preserve"> to foliar N</w:t>
      </w:r>
      <w:r w:rsidRPr="3715F316" w:rsidR="66AD3818">
        <w:rPr>
          <w:lang w:val="en-US"/>
        </w:rPr>
        <w:t>, with significant 19–32 % decreases upon cation supplementation</w:t>
      </w:r>
      <w:r w:rsidRPr="3715F316" w:rsidR="66AD3818">
        <w:rPr>
          <w:lang w:val="en-US"/>
        </w:rPr>
        <w:t xml:space="preserve"> (</w:t>
      </w:r>
      <w:r w:rsidRPr="3715F316" w:rsidR="3351DD11">
        <w:rPr>
          <w:lang w:val="en-US"/>
        </w:rPr>
        <w:t xml:space="preserve">p &lt; </w:t>
      </w:r>
      <w:r w:rsidRPr="3715F316" w:rsidR="51453FA1">
        <w:rPr>
          <w:lang w:val="en-US"/>
        </w:rPr>
        <w:t xml:space="preserve">0.01 </w:t>
      </w:r>
      <w:r w:rsidRPr="3715F316" w:rsidR="3351DD11">
        <w:rPr>
          <w:lang w:val="en-US"/>
        </w:rPr>
        <w:t xml:space="preserve">for </w:t>
      </w:r>
      <w:r w:rsidRPr="3715F316" w:rsidR="66AD3818">
        <w:rPr>
          <w:lang w:val="en-US"/>
        </w:rPr>
        <w:t>‘Cat’</w:t>
      </w:r>
      <w:r w:rsidRPr="3715F316" w:rsidR="3351DD11">
        <w:rPr>
          <w:lang w:val="en-US"/>
        </w:rPr>
        <w:t xml:space="preserve"> and</w:t>
      </w:r>
      <w:r w:rsidRPr="3715F316" w:rsidR="66AD3818">
        <w:rPr>
          <w:lang w:val="en-US"/>
        </w:rPr>
        <w:t xml:space="preserve"> ‘</w:t>
      </w:r>
      <w:r w:rsidRPr="3715F316" w:rsidR="66AD3818">
        <w:rPr>
          <w:lang w:val="en-US"/>
        </w:rPr>
        <w:t>N+Cat</w:t>
      </w:r>
      <w:r w:rsidRPr="3715F316" w:rsidR="66AD3818">
        <w:rPr>
          <w:lang w:val="en-US"/>
        </w:rPr>
        <w:t>’,</w:t>
      </w:r>
      <w:r w:rsidRPr="3715F316" w:rsidR="51453FA1">
        <w:rPr>
          <w:lang w:val="en-US"/>
        </w:rPr>
        <w:t xml:space="preserve"> p &lt; 0.001 for</w:t>
      </w:r>
      <w:r w:rsidRPr="3715F316" w:rsidR="66AD3818">
        <w:rPr>
          <w:lang w:val="en-US"/>
        </w:rPr>
        <w:t xml:space="preserve"> ‘</w:t>
      </w:r>
      <w:r w:rsidRPr="3715F316" w:rsidR="66AD3818">
        <w:rPr>
          <w:lang w:val="en-US"/>
        </w:rPr>
        <w:t>P+Cat</w:t>
      </w:r>
      <w:r w:rsidRPr="3715F316" w:rsidR="66AD3818">
        <w:rPr>
          <w:lang w:val="en-US"/>
        </w:rPr>
        <w:t>’</w:t>
      </w:r>
      <w:r w:rsidRPr="3715F316" w:rsidR="51453FA1">
        <w:rPr>
          <w:lang w:val="en-US"/>
        </w:rPr>
        <w:t xml:space="preserve">, </w:t>
      </w:r>
      <w:r w:rsidRPr="3715F316" w:rsidR="51453FA1">
        <w:rPr>
          <w:lang w:val="en-US"/>
        </w:rPr>
        <w:t>n.s.</w:t>
      </w:r>
      <w:r w:rsidRPr="3715F316" w:rsidR="51453FA1">
        <w:rPr>
          <w:lang w:val="en-US"/>
        </w:rPr>
        <w:t xml:space="preserve"> for</w:t>
      </w:r>
      <w:r w:rsidRPr="3715F316" w:rsidR="66AD3818">
        <w:rPr>
          <w:lang w:val="en-US"/>
        </w:rPr>
        <w:t xml:space="preserve"> ‘</w:t>
      </w:r>
      <w:r w:rsidRPr="3715F316" w:rsidR="66AD3818">
        <w:rPr>
          <w:lang w:val="en-US"/>
        </w:rPr>
        <w:t>N+P+Cat</w:t>
      </w:r>
      <w:r w:rsidRPr="3715F316" w:rsidR="66AD3818">
        <w:rPr>
          <w:lang w:val="en-US"/>
        </w:rPr>
        <w:t>’)</w:t>
      </w:r>
      <w:r w:rsidRPr="3715F316" w:rsidR="66AD3818">
        <w:rPr>
          <w:lang w:val="en-US"/>
        </w:rPr>
        <w:t>, a 13 % decrease upon N</w:t>
      </w:r>
      <w:r w:rsidRPr="3715F316" w:rsidR="66AD3818">
        <w:rPr>
          <w:lang w:val="en-US"/>
        </w:rPr>
        <w:t>-only</w:t>
      </w:r>
      <w:r w:rsidRPr="3715F316" w:rsidR="66AD3818">
        <w:rPr>
          <w:lang w:val="en-US"/>
        </w:rPr>
        <w:t xml:space="preserve"> addition (</w:t>
      </w:r>
      <w:r w:rsidRPr="3715F316" w:rsidR="66AD3818">
        <w:rPr>
          <w:lang w:val="en-US"/>
        </w:rPr>
        <w:t>n.s.</w:t>
      </w:r>
      <w:r w:rsidRPr="3715F316" w:rsidR="66AD3818">
        <w:rPr>
          <w:lang w:val="en-US"/>
        </w:rPr>
        <w:t>), and a 17 % increase upon N+P addition (</w:t>
      </w:r>
      <w:r w:rsidRPr="3715F316" w:rsidR="66AD3818">
        <w:rPr>
          <w:lang w:val="en-US"/>
        </w:rPr>
        <w:t>n.s.</w:t>
      </w:r>
      <w:r w:rsidRPr="3715F316" w:rsidR="66AD3818">
        <w:rPr>
          <w:lang w:val="en-US"/>
        </w:rPr>
        <w:t>)</w:t>
      </w:r>
      <w:r w:rsidRPr="3715F316" w:rsidR="66AD3818">
        <w:rPr>
          <w:lang w:val="en-US"/>
        </w:rPr>
        <w:t>, while the P-only treatment did not result in a clear change</w:t>
      </w:r>
      <w:r w:rsidRPr="3715F316" w:rsidR="66AD3818">
        <w:rPr>
          <w:lang w:val="en-US"/>
        </w:rPr>
        <w:t>.</w:t>
      </w:r>
      <w:r w:rsidRPr="3715F316" w:rsidR="66AD3818">
        <w:rPr>
          <w:lang w:val="en-US"/>
        </w:rPr>
        <w:t xml:space="preserve"> </w:t>
      </w:r>
      <w:r w:rsidRPr="3715F316" w:rsidR="7DAD09FA">
        <w:rPr>
          <w:lang w:val="en-US"/>
        </w:rPr>
        <w:t>L</w:t>
      </w:r>
      <w:r w:rsidRPr="3715F316" w:rsidR="592EB292">
        <w:rPr>
          <w:lang w:val="en-US"/>
        </w:rPr>
        <w:t xml:space="preserve">inear models of foliar Mg </w:t>
      </w:r>
      <w:r w:rsidRPr="3715F316" w:rsidR="12EAC04A">
        <w:rPr>
          <w:lang w:val="en-US"/>
        </w:rPr>
        <w:t>had the highest explanatory power (R²</w:t>
      </w:r>
      <w:r w:rsidRPr="3715F316" w:rsidR="12EAC04A">
        <w:rPr>
          <w:vertAlign w:val="subscript"/>
          <w:lang w:val="en-US"/>
        </w:rPr>
        <w:t>adj</w:t>
      </w:r>
      <w:r w:rsidRPr="3715F316" w:rsidR="12EAC04A">
        <w:rPr>
          <w:lang w:val="en-US"/>
        </w:rPr>
        <w:t xml:space="preserve"> = 65</w:t>
      </w:r>
      <w:r w:rsidRPr="3715F316" w:rsidR="38338003">
        <w:rPr>
          <w:lang w:val="en-US"/>
        </w:rPr>
        <w:t xml:space="preserve"> %</w:t>
      </w:r>
      <w:r w:rsidRPr="3715F316" w:rsidR="12EAC04A">
        <w:rPr>
          <w:lang w:val="en-US"/>
        </w:rPr>
        <w:t>), followed by foliar N (R²</w:t>
      </w:r>
      <w:r w:rsidRPr="3715F316" w:rsidR="12EAC04A">
        <w:rPr>
          <w:vertAlign w:val="subscript"/>
          <w:lang w:val="en-US"/>
        </w:rPr>
        <w:t>adj</w:t>
      </w:r>
      <w:r w:rsidRPr="3715F316" w:rsidR="12EAC04A">
        <w:rPr>
          <w:lang w:val="en-US"/>
        </w:rPr>
        <w:t xml:space="preserve"> = 40</w:t>
      </w:r>
      <w:r w:rsidRPr="3715F316" w:rsidR="38338003">
        <w:rPr>
          <w:lang w:val="en-US"/>
        </w:rPr>
        <w:t xml:space="preserve"> %</w:t>
      </w:r>
      <w:r w:rsidRPr="3715F316" w:rsidR="12EAC04A">
        <w:rPr>
          <w:lang w:val="en-US"/>
        </w:rPr>
        <w:t>)</w:t>
      </w:r>
      <w:r w:rsidRPr="3715F316" w:rsidR="496C8FF2">
        <w:rPr>
          <w:lang w:val="en-US"/>
        </w:rPr>
        <w:t xml:space="preserve"> and P (R²</w:t>
      </w:r>
      <w:r w:rsidRPr="3715F316" w:rsidR="496C8FF2">
        <w:rPr>
          <w:vertAlign w:val="subscript"/>
          <w:lang w:val="en-US"/>
        </w:rPr>
        <w:t>adj</w:t>
      </w:r>
      <w:r w:rsidRPr="3715F316" w:rsidR="496C8FF2">
        <w:rPr>
          <w:lang w:val="en-US"/>
        </w:rPr>
        <w:t xml:space="preserve"> = 35</w:t>
      </w:r>
      <w:r w:rsidRPr="3715F316" w:rsidR="38338003">
        <w:rPr>
          <w:lang w:val="en-US"/>
        </w:rPr>
        <w:t xml:space="preserve"> %</w:t>
      </w:r>
      <w:r w:rsidRPr="3715F316" w:rsidR="496C8FF2">
        <w:rPr>
          <w:lang w:val="en-US"/>
        </w:rPr>
        <w:t>)</w:t>
      </w:r>
      <w:r w:rsidRPr="3715F316" w:rsidR="7E26BEED">
        <w:rPr>
          <w:lang w:val="en-US"/>
        </w:rPr>
        <w:t xml:space="preserve">. </w:t>
      </w:r>
      <w:r w:rsidRPr="3715F316" w:rsidR="5E4CE96A">
        <w:rPr>
          <w:lang w:val="en-US"/>
        </w:rPr>
        <w:t>Models of Ca and K explained less than 30</w:t>
      </w:r>
      <w:r w:rsidRPr="3715F316" w:rsidR="38338003">
        <w:rPr>
          <w:lang w:val="en-US"/>
        </w:rPr>
        <w:t xml:space="preserve"> %</w:t>
      </w:r>
      <w:r w:rsidRPr="3715F316" w:rsidR="5E4CE96A">
        <w:rPr>
          <w:lang w:val="en-US"/>
        </w:rPr>
        <w:t xml:space="preserve"> of the variance.</w:t>
      </w:r>
      <w:r w:rsidRPr="3715F316" w:rsidR="04815231">
        <w:rPr>
          <w:lang w:val="en-US"/>
        </w:rPr>
        <w:t xml:space="preserve"> </w:t>
      </w:r>
      <w:r w:rsidRPr="3715F316" w:rsidR="04C51007">
        <w:rPr>
          <w:lang w:val="en-US"/>
        </w:rPr>
        <w:t xml:space="preserve">Foliar stoichiometric ratios were particularly strongly </w:t>
      </w:r>
      <w:r w:rsidRPr="3715F316" w:rsidR="04C51007">
        <w:rPr>
          <w:lang w:val="en-US"/>
        </w:rPr>
        <w:t>impacted</w:t>
      </w:r>
      <w:r w:rsidRPr="3715F316" w:rsidR="04C51007">
        <w:rPr>
          <w:lang w:val="en-US"/>
        </w:rPr>
        <w:t xml:space="preserve"> by cation </w:t>
      </w:r>
      <w:r w:rsidRPr="3715F316" w:rsidR="04C51007">
        <w:rPr>
          <w:lang w:val="en-US"/>
        </w:rPr>
        <w:t>additon</w:t>
      </w:r>
      <w:r w:rsidRPr="3715F316" w:rsidR="04C51007">
        <w:rPr>
          <w:lang w:val="en-US"/>
        </w:rPr>
        <w:t xml:space="preserve">, </w:t>
      </w:r>
      <w:r w:rsidRPr="3715F316" w:rsidR="04C51007">
        <w:rPr>
          <w:lang w:val="en-US"/>
        </w:rPr>
        <w:t xml:space="preserve">decreasing </w:t>
      </w:r>
      <w:r w:rsidRPr="3715F316" w:rsidR="04C51007">
        <w:rPr>
          <w:lang w:val="en-US"/>
        </w:rPr>
        <w:t>C:Ca</w:t>
      </w:r>
      <w:r w:rsidRPr="3715F316" w:rsidR="04C51007">
        <w:rPr>
          <w:lang w:val="en-US"/>
        </w:rPr>
        <w:t xml:space="preserve">, </w:t>
      </w:r>
      <w:r w:rsidRPr="3715F316" w:rsidR="04C51007">
        <w:rPr>
          <w:lang w:val="en-US"/>
        </w:rPr>
        <w:t>N:Ca</w:t>
      </w:r>
      <w:r w:rsidRPr="3715F316" w:rsidR="04C51007">
        <w:rPr>
          <w:lang w:val="en-US"/>
        </w:rPr>
        <w:t xml:space="preserve">, </w:t>
      </w:r>
      <w:r w:rsidRPr="3715F316" w:rsidR="04C51007">
        <w:rPr>
          <w:lang w:val="en-US"/>
        </w:rPr>
        <w:t>P:Ca</w:t>
      </w:r>
      <w:r w:rsidRPr="3715F316" w:rsidR="04C51007">
        <w:rPr>
          <w:lang w:val="en-US"/>
        </w:rPr>
        <w:t xml:space="preserve">, as well as </w:t>
      </w:r>
      <w:r w:rsidRPr="3715F316" w:rsidR="04C51007">
        <w:rPr>
          <w:lang w:val="en-US"/>
        </w:rPr>
        <w:t>C:Mg</w:t>
      </w:r>
      <w:r w:rsidRPr="3715F316" w:rsidR="04C51007">
        <w:rPr>
          <w:lang w:val="en-US"/>
        </w:rPr>
        <w:t xml:space="preserve">, </w:t>
      </w:r>
      <w:r w:rsidRPr="3715F316" w:rsidR="04C51007">
        <w:rPr>
          <w:lang w:val="en-US"/>
        </w:rPr>
        <w:t>N:Mg</w:t>
      </w:r>
      <w:r w:rsidRPr="3715F316" w:rsidR="04C51007">
        <w:rPr>
          <w:lang w:val="en-US"/>
        </w:rPr>
        <w:t xml:space="preserve">, and </w:t>
      </w:r>
      <w:r w:rsidRPr="3715F316" w:rsidR="04C51007">
        <w:rPr>
          <w:lang w:val="en-US"/>
        </w:rPr>
        <w:t>P:Mg</w:t>
      </w:r>
      <w:r w:rsidRPr="3715F316" w:rsidR="04C51007">
        <w:rPr>
          <w:lang w:val="en-US"/>
        </w:rPr>
        <w:t xml:space="preserve"> (Fig. A.6A). Contrarily, foliar </w:t>
      </w:r>
      <w:r w:rsidRPr="3715F316" w:rsidR="04C51007">
        <w:rPr>
          <w:lang w:val="en-US"/>
        </w:rPr>
        <w:t>C:K</w:t>
      </w:r>
      <w:r w:rsidRPr="3715F316" w:rsidR="04C51007">
        <w:rPr>
          <w:lang w:val="en-US"/>
        </w:rPr>
        <w:t xml:space="preserve">, </w:t>
      </w:r>
      <w:r w:rsidRPr="3715F316" w:rsidR="04C51007">
        <w:rPr>
          <w:lang w:val="en-US"/>
        </w:rPr>
        <w:t>N:K</w:t>
      </w:r>
      <w:r w:rsidRPr="3715F316" w:rsidR="04C51007">
        <w:rPr>
          <w:lang w:val="en-US"/>
        </w:rPr>
        <w:t xml:space="preserve">, and </w:t>
      </w:r>
      <w:r w:rsidRPr="3715F316" w:rsidR="04C51007">
        <w:rPr>
          <w:lang w:val="en-US"/>
        </w:rPr>
        <w:t>P:K</w:t>
      </w:r>
      <w:r w:rsidRPr="3715F316" w:rsidR="04C51007">
        <w:rPr>
          <w:lang w:val="en-US"/>
        </w:rPr>
        <w:t xml:space="preserve"> all increased upon cation addition.</w:t>
      </w:r>
      <w:r w:rsidRPr="3715F316" w:rsidR="04C51007">
        <w:rPr>
          <w:lang w:val="en-US"/>
        </w:rPr>
        <w:t xml:space="preserve"> </w:t>
      </w:r>
    </w:p>
    <w:p w:rsidR="00811638" w:rsidP="00811638" w:rsidRDefault="0097586D" w14:paraId="7E9D92D9" w14:textId="1D9FC953">
      <w:pPr>
        <w:spacing w:line="480" w:lineRule="auto"/>
        <w:jc w:val="both"/>
        <w:rPr>
          <w:lang w:val="en-US"/>
        </w:rPr>
      </w:pPr>
      <w:r>
        <w:rPr>
          <w:lang w:val="en-US"/>
        </w:rPr>
        <w:t>Wood</w:t>
      </w:r>
      <w:r w:rsidRPr="407EA131" w:rsidR="64392DDD">
        <w:rPr>
          <w:lang w:val="en-US"/>
        </w:rPr>
        <w:t xml:space="preserve"> N </w:t>
      </w:r>
      <w:r w:rsidRPr="407EA131" w:rsidR="504A30EA">
        <w:rPr>
          <w:lang w:val="en-US"/>
        </w:rPr>
        <w:t>content</w:t>
      </w:r>
      <w:r w:rsidRPr="407EA131" w:rsidR="64392DDD">
        <w:rPr>
          <w:lang w:val="en-US"/>
        </w:rPr>
        <w:t xml:space="preserve"> w</w:t>
      </w:r>
      <w:r w:rsidRPr="407EA131" w:rsidR="36B163C2">
        <w:rPr>
          <w:lang w:val="en-US"/>
        </w:rPr>
        <w:t>as</w:t>
      </w:r>
      <w:r w:rsidRPr="407EA131" w:rsidR="64392DDD">
        <w:rPr>
          <w:lang w:val="en-US"/>
        </w:rPr>
        <w:t xml:space="preserve"> </w:t>
      </w:r>
      <w:r w:rsidRPr="407EA131" w:rsidR="12506FC6">
        <w:rPr>
          <w:lang w:val="en-US"/>
        </w:rPr>
        <w:t>negatively affected by combined cation treatments (</w:t>
      </w:r>
      <w:r w:rsidRPr="407EA131" w:rsidR="65A9F6AE">
        <w:rPr>
          <w:lang w:val="en-US"/>
        </w:rPr>
        <w:t>-28 to -36</w:t>
      </w:r>
      <w:r w:rsidRPr="407EA131" w:rsidR="756AB741">
        <w:rPr>
          <w:lang w:val="en-US"/>
        </w:rPr>
        <w:t xml:space="preserve"> %</w:t>
      </w:r>
      <w:r w:rsidRPr="407EA131" w:rsidR="65A9F6AE">
        <w:rPr>
          <w:lang w:val="en-US"/>
        </w:rPr>
        <w:t xml:space="preserve"> for </w:t>
      </w:r>
      <w:r w:rsidRPr="407EA131" w:rsidR="12506FC6">
        <w:rPr>
          <w:lang w:val="en-US"/>
        </w:rPr>
        <w:t>‘P+Cat’, ‘N+Cat’, ‘N+P+Cat’</w:t>
      </w:r>
      <w:r w:rsidR="00D17EBF">
        <w:rPr>
          <w:lang w:val="en-US"/>
        </w:rPr>
        <w:t>, p &lt; 0.01 or 0.001</w:t>
      </w:r>
      <w:r w:rsidRPr="407EA131" w:rsidR="12506FC6">
        <w:rPr>
          <w:lang w:val="en-US"/>
        </w:rPr>
        <w:t>),</w:t>
      </w:r>
      <w:r w:rsidRPr="407EA131" w:rsidR="65A9F6AE">
        <w:rPr>
          <w:lang w:val="en-US"/>
        </w:rPr>
        <w:t xml:space="preserve"> while the application of cations solely increase</w:t>
      </w:r>
      <w:r w:rsidRPr="407EA131" w:rsidR="486E0DA6">
        <w:rPr>
          <w:lang w:val="en-US"/>
        </w:rPr>
        <w:t>d</w:t>
      </w:r>
      <w:r w:rsidRPr="407EA131" w:rsidR="65A9F6AE">
        <w:rPr>
          <w:lang w:val="en-US"/>
        </w:rPr>
        <w:t xml:space="preserve"> </w:t>
      </w:r>
      <w:r>
        <w:rPr>
          <w:lang w:val="en-US"/>
        </w:rPr>
        <w:t>wood</w:t>
      </w:r>
      <w:r w:rsidRPr="407EA131" w:rsidR="65A9F6AE">
        <w:rPr>
          <w:lang w:val="en-US"/>
        </w:rPr>
        <w:t xml:space="preserve"> N by 25</w:t>
      </w:r>
      <w:r w:rsidRPr="407EA131" w:rsidR="756AB741">
        <w:rPr>
          <w:lang w:val="en-US"/>
        </w:rPr>
        <w:t xml:space="preserve"> %</w:t>
      </w:r>
      <w:r w:rsidRPr="407EA131" w:rsidR="5C50691D">
        <w:rPr>
          <w:lang w:val="en-US"/>
        </w:rPr>
        <w:t xml:space="preserve"> (</w:t>
      </w:r>
      <w:r w:rsidR="003936CB">
        <w:rPr>
          <w:lang w:val="en-US"/>
        </w:rPr>
        <w:t xml:space="preserve">n.s.; </w:t>
      </w:r>
      <w:r w:rsidRPr="407EA131" w:rsidR="5C50691D">
        <w:rPr>
          <w:lang w:val="en-US"/>
        </w:rPr>
        <w:t>Fig. A.</w:t>
      </w:r>
      <w:r w:rsidRPr="407EA131" w:rsidR="5473D8F2">
        <w:rPr>
          <w:lang w:val="en-US"/>
        </w:rPr>
        <w:t>5</w:t>
      </w:r>
      <w:r w:rsidRPr="407EA131" w:rsidR="5C50691D">
        <w:rPr>
          <w:lang w:val="en-US"/>
        </w:rPr>
        <w:t>B)</w:t>
      </w:r>
      <w:r w:rsidRPr="407EA131" w:rsidR="65A9F6AE">
        <w:rPr>
          <w:lang w:val="en-US"/>
        </w:rPr>
        <w:t xml:space="preserve">. </w:t>
      </w:r>
      <w:r w:rsidRPr="407EA131" w:rsidR="7F4CF642">
        <w:rPr>
          <w:lang w:val="en-US"/>
        </w:rPr>
        <w:t xml:space="preserve">The strongest </w:t>
      </w:r>
      <w:r w:rsidRPr="407EA131" w:rsidR="534B4174">
        <w:rPr>
          <w:lang w:val="en-US"/>
        </w:rPr>
        <w:t>effect</w:t>
      </w:r>
      <w:r w:rsidRPr="407EA131" w:rsidR="7F4CF642">
        <w:rPr>
          <w:lang w:val="en-US"/>
        </w:rPr>
        <w:t>, however, was noted for the combined addition of N and P (‘N+P’)</w:t>
      </w:r>
      <w:r w:rsidRPr="407EA131" w:rsidR="18330852">
        <w:rPr>
          <w:lang w:val="en-US"/>
        </w:rPr>
        <w:t xml:space="preserve"> which resulted in </w:t>
      </w:r>
      <w:r w:rsidRPr="407EA131" w:rsidR="1AA5C250">
        <w:rPr>
          <w:lang w:val="en-US"/>
        </w:rPr>
        <w:t>a 140</w:t>
      </w:r>
      <w:r w:rsidRPr="407EA131" w:rsidR="756AB741">
        <w:rPr>
          <w:lang w:val="en-US"/>
        </w:rPr>
        <w:t xml:space="preserve"> %</w:t>
      </w:r>
      <w:r w:rsidRPr="407EA131" w:rsidR="1AA5C250">
        <w:rPr>
          <w:lang w:val="en-US"/>
        </w:rPr>
        <w:t xml:space="preserve"> increase</w:t>
      </w:r>
      <w:r w:rsidR="00F5643D">
        <w:rPr>
          <w:lang w:val="en-US"/>
        </w:rPr>
        <w:t xml:space="preserve"> (p &lt; 0.001)</w:t>
      </w:r>
      <w:r w:rsidRPr="407EA131" w:rsidR="1AA5C250">
        <w:rPr>
          <w:lang w:val="en-US"/>
        </w:rPr>
        <w:t>.</w:t>
      </w:r>
      <w:r w:rsidRPr="407EA131" w:rsidR="534B4174">
        <w:rPr>
          <w:lang w:val="en-US"/>
        </w:rPr>
        <w:t xml:space="preserve"> </w:t>
      </w:r>
      <w:r w:rsidRPr="407EA131" w:rsidR="2EF4E44E">
        <w:rPr>
          <w:lang w:val="en-US"/>
        </w:rPr>
        <w:t xml:space="preserve">Contrary to foliar N, </w:t>
      </w:r>
      <w:r>
        <w:rPr>
          <w:lang w:val="en-US"/>
        </w:rPr>
        <w:t>wood</w:t>
      </w:r>
      <w:r w:rsidRPr="407EA131" w:rsidR="2EF4E44E">
        <w:rPr>
          <w:lang w:val="en-US"/>
        </w:rPr>
        <w:t xml:space="preserve"> N </w:t>
      </w:r>
      <w:r w:rsidRPr="407EA131" w:rsidR="504A30EA">
        <w:rPr>
          <w:lang w:val="en-US"/>
        </w:rPr>
        <w:t>content</w:t>
      </w:r>
      <w:r w:rsidRPr="407EA131" w:rsidR="2EF4E44E">
        <w:rPr>
          <w:lang w:val="en-US"/>
        </w:rPr>
        <w:t xml:space="preserve"> w</w:t>
      </w:r>
      <w:r w:rsidRPr="407EA131" w:rsidR="36B163C2">
        <w:rPr>
          <w:lang w:val="en-US"/>
        </w:rPr>
        <w:t>as</w:t>
      </w:r>
      <w:r w:rsidRPr="407EA131" w:rsidR="2EF4E44E">
        <w:rPr>
          <w:lang w:val="en-US"/>
        </w:rPr>
        <w:t xml:space="preserve"> significantly negatively affected by P-</w:t>
      </w:r>
      <w:r w:rsidRPr="407EA131" w:rsidR="36B163C2">
        <w:rPr>
          <w:lang w:val="en-US"/>
        </w:rPr>
        <w:t>on</w:t>
      </w:r>
      <w:r w:rsidRPr="407EA131" w:rsidR="2EF4E44E">
        <w:rPr>
          <w:lang w:val="en-US"/>
        </w:rPr>
        <w:t>ly addition</w:t>
      </w:r>
      <w:r w:rsidR="00EE2539">
        <w:rPr>
          <w:lang w:val="en-US"/>
        </w:rPr>
        <w:t xml:space="preserve"> (</w:t>
      </w:r>
      <w:r w:rsidR="00733912">
        <w:rPr>
          <w:lang w:val="en-US"/>
        </w:rPr>
        <w:t xml:space="preserve">-23 %; </w:t>
      </w:r>
      <w:r w:rsidR="00EE2539">
        <w:rPr>
          <w:lang w:val="en-US"/>
        </w:rPr>
        <w:t xml:space="preserve">p &lt; </w:t>
      </w:r>
      <w:r w:rsidR="00D46AB5">
        <w:rPr>
          <w:lang w:val="en-US"/>
        </w:rPr>
        <w:t>0.05)</w:t>
      </w:r>
      <w:r w:rsidRPr="407EA131" w:rsidR="5C50691D">
        <w:rPr>
          <w:lang w:val="en-US"/>
        </w:rPr>
        <w:t xml:space="preserve">, while </w:t>
      </w:r>
      <w:r w:rsidR="00EE2539">
        <w:rPr>
          <w:lang w:val="en-US"/>
        </w:rPr>
        <w:t>it</w:t>
      </w:r>
      <w:r w:rsidRPr="407EA131" w:rsidR="5C50691D">
        <w:rPr>
          <w:lang w:val="en-US"/>
        </w:rPr>
        <w:t xml:space="preserve"> </w:t>
      </w:r>
      <w:r w:rsidRPr="407EA131" w:rsidR="2EF4E44E">
        <w:rPr>
          <w:lang w:val="en-US"/>
        </w:rPr>
        <w:t>showed no effect of N</w:t>
      </w:r>
      <w:r w:rsidRPr="407EA131" w:rsidR="5C50691D">
        <w:rPr>
          <w:lang w:val="en-US"/>
        </w:rPr>
        <w:t>.</w:t>
      </w:r>
      <w:r w:rsidR="00533C9A">
        <w:rPr>
          <w:lang w:val="en-US"/>
        </w:rPr>
        <w:t xml:space="preserve"> </w:t>
      </w:r>
      <w:r>
        <w:rPr>
          <w:lang w:val="en-US"/>
        </w:rPr>
        <w:t>Wood</w:t>
      </w:r>
      <w:r w:rsidRPr="407EA131" w:rsidR="5B628BAF">
        <w:rPr>
          <w:lang w:val="en-US"/>
        </w:rPr>
        <w:t xml:space="preserve"> P increased by 290</w:t>
      </w:r>
      <w:r w:rsidRPr="407EA131" w:rsidR="756AB741">
        <w:rPr>
          <w:lang w:val="en-US"/>
        </w:rPr>
        <w:t xml:space="preserve"> %</w:t>
      </w:r>
      <w:r w:rsidRPr="407EA131" w:rsidR="5B628BAF">
        <w:rPr>
          <w:lang w:val="en-US"/>
        </w:rPr>
        <w:t xml:space="preserve"> upon the addition of P and cations (‘P+Cat’</w:t>
      </w:r>
      <w:r w:rsidR="00D46AB5">
        <w:rPr>
          <w:lang w:val="en-US"/>
        </w:rPr>
        <w:t>; p &lt; 0.001</w:t>
      </w:r>
      <w:r w:rsidRPr="407EA131" w:rsidR="5B628BAF">
        <w:rPr>
          <w:lang w:val="en-US"/>
        </w:rPr>
        <w:t xml:space="preserve">), while cation-only application (‘Cat’) </w:t>
      </w:r>
      <w:r w:rsidRPr="407EA131" w:rsidR="1232F330">
        <w:rPr>
          <w:lang w:val="en-US"/>
        </w:rPr>
        <w:t xml:space="preserve">increased </w:t>
      </w:r>
      <w:r>
        <w:rPr>
          <w:lang w:val="en-US"/>
        </w:rPr>
        <w:t>wood</w:t>
      </w:r>
      <w:r w:rsidRPr="407EA131" w:rsidR="1232F330">
        <w:rPr>
          <w:lang w:val="en-US"/>
        </w:rPr>
        <w:t xml:space="preserve"> P by 141</w:t>
      </w:r>
      <w:r w:rsidRPr="407EA131" w:rsidR="756AB741">
        <w:rPr>
          <w:lang w:val="en-US"/>
        </w:rPr>
        <w:t xml:space="preserve"> %</w:t>
      </w:r>
      <w:r w:rsidR="006B28A4">
        <w:rPr>
          <w:lang w:val="en-US"/>
        </w:rPr>
        <w:t xml:space="preserve"> (p &lt; 0.001)</w:t>
      </w:r>
      <w:r w:rsidRPr="407EA131" w:rsidR="1232F330">
        <w:rPr>
          <w:lang w:val="en-US"/>
        </w:rPr>
        <w:t xml:space="preserve">. </w:t>
      </w:r>
      <w:r w:rsidRPr="407EA131" w:rsidR="647657B6">
        <w:rPr>
          <w:lang w:val="en-US"/>
        </w:rPr>
        <w:t xml:space="preserve">Combining N with cations yielded variable </w:t>
      </w:r>
      <w:r w:rsidRPr="407EA131" w:rsidR="796E3994">
        <w:rPr>
          <w:lang w:val="en-US"/>
        </w:rPr>
        <w:t xml:space="preserve">and nonsignificant </w:t>
      </w:r>
      <w:r w:rsidRPr="407EA131" w:rsidR="647657B6">
        <w:rPr>
          <w:lang w:val="en-US"/>
        </w:rPr>
        <w:t xml:space="preserve">results, with </w:t>
      </w:r>
      <w:r w:rsidRPr="407EA131" w:rsidR="728F174F">
        <w:rPr>
          <w:lang w:val="en-US"/>
        </w:rPr>
        <w:t>a 26</w:t>
      </w:r>
      <w:r w:rsidRPr="407EA131" w:rsidR="756AB741">
        <w:rPr>
          <w:lang w:val="en-US"/>
        </w:rPr>
        <w:t xml:space="preserve"> %</w:t>
      </w:r>
      <w:r w:rsidRPr="407EA131" w:rsidR="728F174F">
        <w:rPr>
          <w:lang w:val="en-US"/>
        </w:rPr>
        <w:t xml:space="preserve"> decrease for ‘N+Cat’ and a 38</w:t>
      </w:r>
      <w:r w:rsidRPr="407EA131" w:rsidR="756AB741">
        <w:rPr>
          <w:lang w:val="en-US"/>
        </w:rPr>
        <w:t xml:space="preserve"> %</w:t>
      </w:r>
      <w:r w:rsidRPr="407EA131" w:rsidR="728F174F">
        <w:rPr>
          <w:lang w:val="en-US"/>
        </w:rPr>
        <w:t xml:space="preserve"> increase for the full treatment ‘N+P+Cat’. </w:t>
      </w:r>
      <w:r w:rsidRPr="407EA131" w:rsidR="647657B6">
        <w:rPr>
          <w:lang w:val="en-US"/>
        </w:rPr>
        <w:t xml:space="preserve"> </w:t>
      </w:r>
      <w:r w:rsidRPr="407EA131" w:rsidR="796E3994">
        <w:rPr>
          <w:lang w:val="en-US"/>
        </w:rPr>
        <w:t xml:space="preserve">Additions of N </w:t>
      </w:r>
      <w:r w:rsidR="000E5B57">
        <w:rPr>
          <w:lang w:val="en-US"/>
        </w:rPr>
        <w:t>or</w:t>
      </w:r>
      <w:r w:rsidRPr="407EA131" w:rsidR="796E3994">
        <w:rPr>
          <w:lang w:val="en-US"/>
        </w:rPr>
        <w:t xml:space="preserve"> P</w:t>
      </w:r>
      <w:r w:rsidR="000E5B57">
        <w:rPr>
          <w:lang w:val="en-US"/>
        </w:rPr>
        <w:t xml:space="preserve"> separately</w:t>
      </w:r>
      <w:r w:rsidRPr="407EA131" w:rsidR="796E3994">
        <w:rPr>
          <w:lang w:val="en-US"/>
        </w:rPr>
        <w:t xml:space="preserve"> increased </w:t>
      </w:r>
      <w:r>
        <w:rPr>
          <w:lang w:val="en-US"/>
        </w:rPr>
        <w:t>wood</w:t>
      </w:r>
      <w:r w:rsidRPr="407EA131" w:rsidR="796E3994">
        <w:rPr>
          <w:lang w:val="en-US"/>
        </w:rPr>
        <w:t xml:space="preserve"> P</w:t>
      </w:r>
      <w:r w:rsidR="000E5B57">
        <w:rPr>
          <w:lang w:val="en-US"/>
        </w:rPr>
        <w:t xml:space="preserve"> (resp. </w:t>
      </w:r>
      <w:r w:rsidR="00A360EA">
        <w:rPr>
          <w:lang w:val="en-US"/>
        </w:rPr>
        <w:t>+6 % and +39 %; n.s.)</w:t>
      </w:r>
      <w:r w:rsidRPr="407EA131" w:rsidR="796E3994">
        <w:rPr>
          <w:lang w:val="en-US"/>
        </w:rPr>
        <w:t>, w</w:t>
      </w:r>
      <w:r w:rsidR="00A360EA">
        <w:rPr>
          <w:lang w:val="en-US"/>
        </w:rPr>
        <w:t>h</w:t>
      </w:r>
      <w:r w:rsidRPr="407EA131" w:rsidR="796E3994">
        <w:rPr>
          <w:lang w:val="en-US"/>
        </w:rPr>
        <w:t>i</w:t>
      </w:r>
      <w:r w:rsidR="00A360EA">
        <w:rPr>
          <w:lang w:val="en-US"/>
        </w:rPr>
        <w:t>le their combined addition (</w:t>
      </w:r>
      <w:r w:rsidRPr="407EA131" w:rsidR="00A360EA">
        <w:rPr>
          <w:lang w:val="en-US"/>
        </w:rPr>
        <w:t>‘N+P’</w:t>
      </w:r>
      <w:r w:rsidR="00A360EA">
        <w:rPr>
          <w:lang w:val="en-US"/>
        </w:rPr>
        <w:t>)</w:t>
      </w:r>
      <w:r w:rsidRPr="407EA131" w:rsidR="796E3994">
        <w:rPr>
          <w:lang w:val="en-US"/>
        </w:rPr>
        <w:t xml:space="preserve"> significant</w:t>
      </w:r>
      <w:r w:rsidR="00A360EA">
        <w:rPr>
          <w:lang w:val="en-US"/>
        </w:rPr>
        <w:t>ly increased wood P</w:t>
      </w:r>
      <w:r w:rsidRPr="407EA131" w:rsidR="3F8909E7">
        <w:rPr>
          <w:lang w:val="en-US"/>
        </w:rPr>
        <w:t xml:space="preserve"> </w:t>
      </w:r>
      <w:r w:rsidR="00A360EA">
        <w:rPr>
          <w:lang w:val="en-US"/>
        </w:rPr>
        <w:t>(+</w:t>
      </w:r>
      <w:r w:rsidRPr="407EA131" w:rsidR="3F8909E7">
        <w:rPr>
          <w:lang w:val="en-US"/>
        </w:rPr>
        <w:t>89</w:t>
      </w:r>
      <w:r w:rsidRPr="407EA131" w:rsidR="756AB741">
        <w:rPr>
          <w:lang w:val="en-US"/>
        </w:rPr>
        <w:t xml:space="preserve"> %</w:t>
      </w:r>
      <w:r w:rsidR="00A360EA">
        <w:rPr>
          <w:lang w:val="en-US"/>
        </w:rPr>
        <w:t>; p &lt; 0.01)</w:t>
      </w:r>
      <w:r w:rsidRPr="407EA131" w:rsidR="3F8909E7">
        <w:rPr>
          <w:lang w:val="en-US"/>
        </w:rPr>
        <w:t>.</w:t>
      </w:r>
      <w:r w:rsidR="00533C9A">
        <w:rPr>
          <w:lang w:val="en-US"/>
        </w:rPr>
        <w:t xml:space="preserve"> </w:t>
      </w:r>
      <w:r>
        <w:rPr>
          <w:lang w:val="en-US"/>
        </w:rPr>
        <w:t>Wood</w:t>
      </w:r>
      <w:r w:rsidRPr="407EA131" w:rsidR="630A6D96">
        <w:rPr>
          <w:lang w:val="en-US"/>
        </w:rPr>
        <w:t xml:space="preserve"> Ca showed the strongest increase </w:t>
      </w:r>
      <w:r w:rsidR="00D2749D">
        <w:rPr>
          <w:lang w:val="en-US"/>
        </w:rPr>
        <w:t>upon</w:t>
      </w:r>
      <w:r w:rsidRPr="407EA131" w:rsidR="630A6D96">
        <w:rPr>
          <w:lang w:val="en-US"/>
        </w:rPr>
        <w:t xml:space="preserve"> cation-only application (+68</w:t>
      </w:r>
      <w:r w:rsidRPr="407EA131" w:rsidR="756AB741">
        <w:rPr>
          <w:lang w:val="en-US"/>
        </w:rPr>
        <w:t xml:space="preserve"> %</w:t>
      </w:r>
      <w:r w:rsidR="00D2749D">
        <w:rPr>
          <w:lang w:val="en-US"/>
        </w:rPr>
        <w:t>; p &lt; 0.001</w:t>
      </w:r>
      <w:r w:rsidRPr="407EA131" w:rsidR="630A6D96">
        <w:rPr>
          <w:lang w:val="en-US"/>
        </w:rPr>
        <w:t xml:space="preserve">), </w:t>
      </w:r>
      <w:r w:rsidRPr="407EA131" w:rsidR="7C38216F">
        <w:rPr>
          <w:lang w:val="en-US"/>
        </w:rPr>
        <w:t xml:space="preserve">while the combination </w:t>
      </w:r>
      <w:r w:rsidR="00AA6AB1">
        <w:rPr>
          <w:lang w:val="en-US"/>
        </w:rPr>
        <w:t xml:space="preserve">of cations </w:t>
      </w:r>
      <w:r w:rsidRPr="407EA131" w:rsidR="7C38216F">
        <w:rPr>
          <w:lang w:val="en-US"/>
        </w:rPr>
        <w:t xml:space="preserve">with N </w:t>
      </w:r>
      <w:r w:rsidR="00AA6AB1">
        <w:rPr>
          <w:lang w:val="en-US"/>
        </w:rPr>
        <w:t>(</w:t>
      </w:r>
      <w:r w:rsidRPr="407EA131" w:rsidR="202D1DEA">
        <w:rPr>
          <w:lang w:val="en-US"/>
        </w:rPr>
        <w:t>‘N+Cat’</w:t>
      </w:r>
      <w:r w:rsidRPr="407EA131" w:rsidR="42035FEC">
        <w:rPr>
          <w:lang w:val="en-US"/>
        </w:rPr>
        <w:t xml:space="preserve"> and ‘N+P+Cat’</w:t>
      </w:r>
      <w:r w:rsidR="00AA6AB1">
        <w:rPr>
          <w:lang w:val="en-US"/>
        </w:rPr>
        <w:t>)</w:t>
      </w:r>
      <w:r w:rsidRPr="407EA131" w:rsidR="7C38216F">
        <w:rPr>
          <w:lang w:val="en-US"/>
        </w:rPr>
        <w:t xml:space="preserve"> </w:t>
      </w:r>
      <w:r w:rsidRPr="407EA131" w:rsidR="202D1DEA">
        <w:rPr>
          <w:lang w:val="en-US"/>
        </w:rPr>
        <w:t xml:space="preserve">yielded </w:t>
      </w:r>
      <w:r w:rsidRPr="407EA131" w:rsidR="7C38216F">
        <w:rPr>
          <w:lang w:val="en-US"/>
        </w:rPr>
        <w:t>42</w:t>
      </w:r>
      <w:r w:rsidRPr="407EA131" w:rsidR="756AB741">
        <w:rPr>
          <w:lang w:val="en-US"/>
        </w:rPr>
        <w:t xml:space="preserve"> %</w:t>
      </w:r>
      <w:r w:rsidRPr="407EA131" w:rsidR="42035FEC">
        <w:rPr>
          <w:lang w:val="en-US"/>
        </w:rPr>
        <w:t xml:space="preserve"> and 48</w:t>
      </w:r>
      <w:r w:rsidRPr="407EA131" w:rsidR="756AB741">
        <w:rPr>
          <w:lang w:val="en-US"/>
        </w:rPr>
        <w:t xml:space="preserve"> %</w:t>
      </w:r>
      <w:r w:rsidRPr="407EA131" w:rsidR="42035FEC">
        <w:rPr>
          <w:lang w:val="en-US"/>
        </w:rPr>
        <w:t xml:space="preserve"> increases, </w:t>
      </w:r>
      <w:r w:rsidRPr="407EA131" w:rsidR="49C8D1E7">
        <w:rPr>
          <w:lang w:val="en-US"/>
        </w:rPr>
        <w:t>respectively</w:t>
      </w:r>
      <w:r w:rsidR="00AA6AB1">
        <w:rPr>
          <w:lang w:val="en-US"/>
        </w:rPr>
        <w:t xml:space="preserve"> (p &lt; 0.05 for both)</w:t>
      </w:r>
      <w:r w:rsidRPr="407EA131" w:rsidR="49C8D1E7">
        <w:rPr>
          <w:lang w:val="en-US"/>
        </w:rPr>
        <w:t xml:space="preserve">. The combination of cations and N </w:t>
      </w:r>
      <w:r w:rsidR="00CE1224">
        <w:rPr>
          <w:lang w:val="en-US"/>
        </w:rPr>
        <w:t xml:space="preserve">(‘N+Cat’) </w:t>
      </w:r>
      <w:r w:rsidRPr="407EA131" w:rsidR="49C8D1E7">
        <w:rPr>
          <w:lang w:val="en-US"/>
        </w:rPr>
        <w:t>showed a nonsignificant 17</w:t>
      </w:r>
      <w:r w:rsidRPr="407EA131" w:rsidR="756AB741">
        <w:rPr>
          <w:lang w:val="en-US"/>
        </w:rPr>
        <w:t xml:space="preserve"> %</w:t>
      </w:r>
      <w:r w:rsidRPr="407EA131" w:rsidR="49C8D1E7">
        <w:rPr>
          <w:lang w:val="en-US"/>
        </w:rPr>
        <w:t xml:space="preserve"> increase.</w:t>
      </w:r>
      <w:r w:rsidRPr="407EA131" w:rsidR="4E80BC0E">
        <w:rPr>
          <w:lang w:val="en-US"/>
        </w:rPr>
        <w:t xml:space="preserve"> </w:t>
      </w:r>
      <w:r w:rsidRPr="407EA131" w:rsidR="4A4EC004">
        <w:rPr>
          <w:lang w:val="en-US"/>
        </w:rPr>
        <w:t xml:space="preserve">Additions of N and/or P did not </w:t>
      </w:r>
      <w:r w:rsidR="00CE1224">
        <w:rPr>
          <w:lang w:val="en-US"/>
        </w:rPr>
        <w:t>yield</w:t>
      </w:r>
      <w:r w:rsidRPr="407EA131" w:rsidR="4A4EC004">
        <w:rPr>
          <w:lang w:val="en-US"/>
        </w:rPr>
        <w:t xml:space="preserve"> clear results.</w:t>
      </w:r>
      <w:r w:rsidRPr="407EA131" w:rsidR="256ADB25">
        <w:rPr>
          <w:lang w:val="en-US"/>
        </w:rPr>
        <w:t xml:space="preserve"> </w:t>
      </w:r>
      <w:r w:rsidRPr="0019618E" w:rsidR="0019618E">
        <w:rPr>
          <w:lang w:val="en-US"/>
        </w:rPr>
        <w:t xml:space="preserve">Wood Mg exhibited significant increases with cation addition, ranging from </w:t>
      </w:r>
      <w:r w:rsidRPr="0019618E" w:rsidR="0019618E">
        <w:rPr>
          <w:lang w:val="en-US"/>
        </w:rPr>
        <w:t>+80% and +97% for ‘N+Cat’ and ‘N+P+Cat’ to the highest effects of +158% and +184% for ‘Cat’ and ‘P+Cat,’ respectively (all p &lt; 0.001).</w:t>
      </w:r>
      <w:r w:rsidR="0019618E">
        <w:rPr>
          <w:lang w:val="en-US"/>
        </w:rPr>
        <w:t xml:space="preserve"> </w:t>
      </w:r>
      <w:r w:rsidRPr="002B1779" w:rsidR="002B1779">
        <w:rPr>
          <w:lang w:val="en-US"/>
        </w:rPr>
        <w:t>In contrast, N and/or P supplementation led to negative effects, although these were not statistically significant.</w:t>
      </w:r>
      <w:r w:rsidR="002B1779">
        <w:rPr>
          <w:lang w:val="en-US"/>
        </w:rPr>
        <w:t xml:space="preserve"> </w:t>
      </w:r>
      <w:r w:rsidRPr="407EA131" w:rsidR="11D14167">
        <w:rPr>
          <w:lang w:val="en-US"/>
        </w:rPr>
        <w:t xml:space="preserve">Finally, </w:t>
      </w:r>
      <w:r w:rsidRPr="407EA131" w:rsidR="2DB4EE95">
        <w:rPr>
          <w:lang w:val="en-US"/>
        </w:rPr>
        <w:t xml:space="preserve">and contrary to foliar K, </w:t>
      </w:r>
      <w:r>
        <w:rPr>
          <w:lang w:val="en-US"/>
        </w:rPr>
        <w:t>wood</w:t>
      </w:r>
      <w:r w:rsidRPr="407EA131" w:rsidR="2DB4EE95">
        <w:rPr>
          <w:lang w:val="en-US"/>
        </w:rPr>
        <w:t xml:space="preserve"> </w:t>
      </w:r>
      <w:r w:rsidRPr="00815437" w:rsidR="00815437">
        <w:rPr>
          <w:lang w:val="en-US"/>
        </w:rPr>
        <w:t>K also showed positive responses to all cation treatments, with the most notable effects observed for cation-only and ‘Cat+P’ additions (+61</w:t>
      </w:r>
      <w:r w:rsidR="003B2955">
        <w:rPr>
          <w:lang w:val="en-US"/>
        </w:rPr>
        <w:t xml:space="preserve"> </w:t>
      </w:r>
      <w:r w:rsidRPr="00815437" w:rsidR="00815437">
        <w:rPr>
          <w:lang w:val="en-US"/>
        </w:rPr>
        <w:t>% and +57</w:t>
      </w:r>
      <w:r w:rsidR="003B2955">
        <w:rPr>
          <w:lang w:val="en-US"/>
        </w:rPr>
        <w:t xml:space="preserve"> </w:t>
      </w:r>
      <w:r w:rsidRPr="00815437" w:rsidR="00815437">
        <w:rPr>
          <w:lang w:val="en-US"/>
        </w:rPr>
        <w:t>%, respectively, p &lt; 0.001). The ‘N+Cat’ treatment resulted in a 26</w:t>
      </w:r>
      <w:r w:rsidR="003B2955">
        <w:rPr>
          <w:lang w:val="en-US"/>
        </w:rPr>
        <w:t xml:space="preserve"> </w:t>
      </w:r>
      <w:r w:rsidRPr="00815437" w:rsidR="00815437">
        <w:rPr>
          <w:lang w:val="en-US"/>
        </w:rPr>
        <w:t>% increase (p &lt; 0.05), while ‘N+P+Cat’ led to a 17% increase (</w:t>
      </w:r>
      <w:r w:rsidR="00815437">
        <w:rPr>
          <w:lang w:val="en-US"/>
        </w:rPr>
        <w:t>n.s.</w:t>
      </w:r>
      <w:r w:rsidRPr="00815437" w:rsidR="00815437">
        <w:rPr>
          <w:lang w:val="en-US"/>
        </w:rPr>
        <w:t>).</w:t>
      </w:r>
      <w:r w:rsidRPr="407EA131" w:rsidR="19E342D2">
        <w:rPr>
          <w:lang w:val="en-US"/>
        </w:rPr>
        <w:t xml:space="preserve"> </w:t>
      </w:r>
      <w:r w:rsidRPr="407EA131" w:rsidR="6EC36026">
        <w:rPr>
          <w:lang w:val="en-US"/>
        </w:rPr>
        <w:t xml:space="preserve">Individual effects of N or P </w:t>
      </w:r>
      <w:r w:rsidR="00822163">
        <w:rPr>
          <w:lang w:val="en-US"/>
        </w:rPr>
        <w:t xml:space="preserve">addition </w:t>
      </w:r>
      <w:r w:rsidRPr="407EA131" w:rsidR="6EC36026">
        <w:rPr>
          <w:lang w:val="en-US"/>
        </w:rPr>
        <w:t>were close to 0, but the combination of N and P resulted in a 21</w:t>
      </w:r>
      <w:r w:rsidRPr="407EA131" w:rsidR="756AB741">
        <w:rPr>
          <w:lang w:val="en-US"/>
        </w:rPr>
        <w:t xml:space="preserve"> %</w:t>
      </w:r>
      <w:r w:rsidRPr="407EA131" w:rsidR="6EC36026">
        <w:rPr>
          <w:lang w:val="en-US"/>
        </w:rPr>
        <w:t xml:space="preserve"> increase (n.s.). </w:t>
      </w:r>
      <w:r w:rsidRPr="407EA131" w:rsidR="2381A4AF">
        <w:rPr>
          <w:lang w:val="en-US"/>
        </w:rPr>
        <w:t xml:space="preserve">Again, </w:t>
      </w:r>
      <w:r w:rsidRPr="407EA131" w:rsidR="1E076BA0">
        <w:rPr>
          <w:lang w:val="en-US"/>
        </w:rPr>
        <w:t xml:space="preserve">the </w:t>
      </w:r>
      <w:r w:rsidRPr="407EA131" w:rsidR="2381A4AF">
        <w:rPr>
          <w:lang w:val="en-US"/>
        </w:rPr>
        <w:t>linear m</w:t>
      </w:r>
      <w:r w:rsidRPr="407EA131" w:rsidR="522393C7">
        <w:rPr>
          <w:lang w:val="en-US"/>
        </w:rPr>
        <w:t xml:space="preserve">odel of </w:t>
      </w:r>
      <w:r>
        <w:rPr>
          <w:lang w:val="en-US"/>
        </w:rPr>
        <w:t>wood</w:t>
      </w:r>
      <w:r w:rsidRPr="407EA131" w:rsidR="522393C7">
        <w:rPr>
          <w:lang w:val="en-US"/>
        </w:rPr>
        <w:t xml:space="preserve"> Mg </w:t>
      </w:r>
      <w:r w:rsidRPr="407EA131" w:rsidR="71C34CB5">
        <w:rPr>
          <w:lang w:val="en-US"/>
        </w:rPr>
        <w:t>showed</w:t>
      </w:r>
      <w:r w:rsidRPr="407EA131" w:rsidR="2381A4AF">
        <w:rPr>
          <w:lang w:val="en-US"/>
        </w:rPr>
        <w:t xml:space="preserve"> the strongest </w:t>
      </w:r>
      <w:r w:rsidRPr="407EA131" w:rsidR="71C34CB5">
        <w:rPr>
          <w:lang w:val="en-US"/>
        </w:rPr>
        <w:t>explanatory power</w:t>
      </w:r>
      <w:r w:rsidRPr="407EA131" w:rsidR="2F516A0D">
        <w:rPr>
          <w:lang w:val="en-US"/>
        </w:rPr>
        <w:t xml:space="preserve">, </w:t>
      </w:r>
      <w:r w:rsidRPr="407EA131" w:rsidR="71C34CB5">
        <w:rPr>
          <w:lang w:val="en-US"/>
        </w:rPr>
        <w:t xml:space="preserve">explaining </w:t>
      </w:r>
      <w:r w:rsidRPr="407EA131" w:rsidR="2F516A0D">
        <w:rPr>
          <w:lang w:val="en-US"/>
        </w:rPr>
        <w:t>6</w:t>
      </w:r>
      <w:r w:rsidRPr="407EA131" w:rsidR="2381A4AF">
        <w:rPr>
          <w:lang w:val="en-US"/>
        </w:rPr>
        <w:t>1</w:t>
      </w:r>
      <w:r w:rsidRPr="407EA131" w:rsidR="756AB741">
        <w:rPr>
          <w:lang w:val="en-US"/>
        </w:rPr>
        <w:t xml:space="preserve"> %</w:t>
      </w:r>
      <w:r w:rsidRPr="407EA131" w:rsidR="2F516A0D">
        <w:rPr>
          <w:lang w:val="en-US"/>
        </w:rPr>
        <w:t xml:space="preserve"> </w:t>
      </w:r>
      <w:r w:rsidRPr="407EA131" w:rsidR="71C34CB5">
        <w:rPr>
          <w:lang w:val="en-US"/>
        </w:rPr>
        <w:t>of the variability</w:t>
      </w:r>
      <w:r w:rsidRPr="407EA131" w:rsidR="1E076BA0">
        <w:rPr>
          <w:lang w:val="en-US"/>
        </w:rPr>
        <w:t xml:space="preserve">, followed by </w:t>
      </w:r>
      <w:r>
        <w:rPr>
          <w:lang w:val="en-US"/>
        </w:rPr>
        <w:t>wood</w:t>
      </w:r>
      <w:r w:rsidRPr="407EA131" w:rsidR="1E076BA0">
        <w:rPr>
          <w:lang w:val="en-US"/>
        </w:rPr>
        <w:t xml:space="preserve"> N (R²</w:t>
      </w:r>
      <w:r w:rsidRPr="407EA131" w:rsidR="1E076BA0">
        <w:rPr>
          <w:vertAlign w:val="subscript"/>
          <w:lang w:val="en-US"/>
        </w:rPr>
        <w:t>adj</w:t>
      </w:r>
      <w:r w:rsidRPr="407EA131" w:rsidR="1E076BA0">
        <w:rPr>
          <w:lang w:val="en-US"/>
        </w:rPr>
        <w:t xml:space="preserve"> = 56</w:t>
      </w:r>
      <w:r w:rsidRPr="407EA131" w:rsidR="756AB741">
        <w:rPr>
          <w:lang w:val="en-US"/>
        </w:rPr>
        <w:t xml:space="preserve"> %</w:t>
      </w:r>
      <w:r w:rsidRPr="407EA131" w:rsidR="1E076BA0">
        <w:rPr>
          <w:lang w:val="en-US"/>
        </w:rPr>
        <w:t>) and P (R²</w:t>
      </w:r>
      <w:r w:rsidRPr="407EA131" w:rsidR="1E076BA0">
        <w:rPr>
          <w:vertAlign w:val="subscript"/>
          <w:lang w:val="en-US"/>
        </w:rPr>
        <w:t>adj</w:t>
      </w:r>
      <w:r w:rsidRPr="407EA131" w:rsidR="1E076BA0">
        <w:rPr>
          <w:lang w:val="en-US"/>
        </w:rPr>
        <w:t xml:space="preserve"> = 52</w:t>
      </w:r>
      <w:r w:rsidRPr="407EA131" w:rsidR="756AB741">
        <w:rPr>
          <w:lang w:val="en-US"/>
        </w:rPr>
        <w:t xml:space="preserve"> %</w:t>
      </w:r>
      <w:r w:rsidRPr="407EA131" w:rsidR="1E076BA0">
        <w:rPr>
          <w:lang w:val="en-US"/>
        </w:rPr>
        <w:t>).</w:t>
      </w:r>
      <w:r w:rsidR="0021068A">
        <w:rPr>
          <w:lang w:val="en-US"/>
        </w:rPr>
        <w:t xml:space="preserve"> </w:t>
      </w:r>
      <w:r w:rsidRPr="407EA131" w:rsidR="0021068A">
        <w:rPr>
          <w:lang w:val="en-US"/>
        </w:rPr>
        <w:t>Models of Ca and K explained less than 30 % of the variance.</w:t>
      </w:r>
      <w:r w:rsidR="0021068A">
        <w:rPr>
          <w:lang w:val="en-US"/>
        </w:rPr>
        <w:t xml:space="preserve"> </w:t>
      </w:r>
      <w:r w:rsidR="009131AE">
        <w:rPr>
          <w:lang w:val="en-US"/>
        </w:rPr>
        <w:t xml:space="preserve">Similarly to foliar stoichiometries, wood </w:t>
      </w:r>
      <w:r w:rsidR="00754D69">
        <w:rPr>
          <w:lang w:val="en-US"/>
        </w:rPr>
        <w:t>stoichiometric ratios</w:t>
      </w:r>
      <w:r w:rsidR="00150ED0">
        <w:rPr>
          <w:lang w:val="en-US"/>
        </w:rPr>
        <w:t xml:space="preserve"> of C and N</w:t>
      </w:r>
      <w:r w:rsidR="00754D69">
        <w:rPr>
          <w:lang w:val="en-US"/>
        </w:rPr>
        <w:t xml:space="preserve"> with respect to cations (</w:t>
      </w:r>
      <w:r w:rsidRPr="00C031E1" w:rsidR="00754D69">
        <w:rPr>
          <w:lang w:val="en-US"/>
        </w:rPr>
        <w:t>C:Ca, N:Ca,</w:t>
      </w:r>
      <w:r w:rsidR="00150ED0">
        <w:rPr>
          <w:lang w:val="en-US"/>
        </w:rPr>
        <w:t xml:space="preserve"> </w:t>
      </w:r>
      <w:r w:rsidRPr="00C031E1" w:rsidR="00754D69">
        <w:rPr>
          <w:lang w:val="en-US"/>
        </w:rPr>
        <w:t xml:space="preserve">C:Mg, </w:t>
      </w:r>
      <w:r w:rsidR="00150ED0">
        <w:rPr>
          <w:lang w:val="en-US"/>
        </w:rPr>
        <w:t xml:space="preserve">and </w:t>
      </w:r>
      <w:r w:rsidRPr="00C031E1" w:rsidR="00754D69">
        <w:rPr>
          <w:lang w:val="en-US"/>
        </w:rPr>
        <w:t>N:Mg</w:t>
      </w:r>
      <w:r w:rsidR="00754D69">
        <w:rPr>
          <w:lang w:val="en-US"/>
        </w:rPr>
        <w:t>)</w:t>
      </w:r>
      <w:r w:rsidR="00150ED0">
        <w:rPr>
          <w:lang w:val="en-US"/>
        </w:rPr>
        <w:t>, while P</w:t>
      </w:r>
      <w:r w:rsidR="00661030">
        <w:rPr>
          <w:lang w:val="en-US"/>
        </w:rPr>
        <w:t>:Ca</w:t>
      </w:r>
      <w:r w:rsidR="00777FBF">
        <w:rPr>
          <w:lang w:val="en-US"/>
        </w:rPr>
        <w:t>,</w:t>
      </w:r>
      <w:r w:rsidR="00661030">
        <w:rPr>
          <w:lang w:val="en-US"/>
        </w:rPr>
        <w:t xml:space="preserve"> P:Mg</w:t>
      </w:r>
      <w:r w:rsidR="00777FBF">
        <w:rPr>
          <w:lang w:val="en-US"/>
        </w:rPr>
        <w:t xml:space="preserve"> and P:K</w:t>
      </w:r>
      <w:r w:rsidR="00661030">
        <w:rPr>
          <w:lang w:val="en-US"/>
        </w:rPr>
        <w:t xml:space="preserve"> were higher for ‘Cat’ and ‘P+Cat’ and lower if </w:t>
      </w:r>
      <w:r w:rsidR="0087183E">
        <w:rPr>
          <w:lang w:val="en-US"/>
        </w:rPr>
        <w:t>cations were added together with N (</w:t>
      </w:r>
      <w:r w:rsidR="00811638">
        <w:rPr>
          <w:lang w:val="en-US"/>
        </w:rPr>
        <w:t>‘N+Cat’ and ‘N+P+Cat’; Fig. A.6B).</w:t>
      </w:r>
      <w:r w:rsidR="00736FCE">
        <w:rPr>
          <w:lang w:val="en-US"/>
        </w:rPr>
        <w:t xml:space="preserve"> </w:t>
      </w:r>
      <w:r w:rsidR="004B145A">
        <w:rPr>
          <w:lang w:val="en-US"/>
        </w:rPr>
        <w:t>Unlike foliar stoichiometries, w</w:t>
      </w:r>
      <w:r w:rsidR="00736FCE">
        <w:rPr>
          <w:lang w:val="en-US"/>
        </w:rPr>
        <w:t xml:space="preserve">ood C:K and N:K ratios </w:t>
      </w:r>
      <w:r w:rsidR="004B145A">
        <w:rPr>
          <w:lang w:val="en-US"/>
        </w:rPr>
        <w:t>decreased upon cation addition</w:t>
      </w:r>
      <w:r w:rsidR="00777FBF">
        <w:rPr>
          <w:lang w:val="en-US"/>
        </w:rPr>
        <w:t>.</w:t>
      </w:r>
    </w:p>
    <w:p w:rsidR="00C031E1" w:rsidP="00DB0460" w:rsidRDefault="2EEDE3A3" w14:paraId="0A2A9289" w14:textId="7EA05DB6">
      <w:pPr>
        <w:spacing w:line="480" w:lineRule="auto"/>
        <w:jc w:val="both"/>
        <w:rPr>
          <w:lang w:val="en-US"/>
        </w:rPr>
      </w:pPr>
      <w:r w:rsidRPr="407EA131">
        <w:rPr>
          <w:lang w:val="en-US"/>
        </w:rPr>
        <w:t xml:space="preserve">Finally, trends in root nutrient </w:t>
      </w:r>
      <w:r w:rsidRPr="407EA131" w:rsidR="504A30EA">
        <w:rPr>
          <w:lang w:val="en-US"/>
        </w:rPr>
        <w:t>content</w:t>
      </w:r>
      <w:r w:rsidRPr="407EA131" w:rsidR="11B9C55D">
        <w:rPr>
          <w:lang w:val="en-US"/>
        </w:rPr>
        <w:t xml:space="preserve"> were </w:t>
      </w:r>
      <w:r w:rsidRPr="407EA131" w:rsidR="3889014B">
        <w:rPr>
          <w:lang w:val="en-US"/>
        </w:rPr>
        <w:t xml:space="preserve">similar to </w:t>
      </w:r>
      <w:r w:rsidRPr="407EA131" w:rsidR="6A2503C6">
        <w:rPr>
          <w:lang w:val="en-US"/>
        </w:rPr>
        <w:t xml:space="preserve">results obtained for </w:t>
      </w:r>
      <w:r w:rsidR="00216CB9">
        <w:rPr>
          <w:lang w:val="en-US"/>
        </w:rPr>
        <w:t>wood</w:t>
      </w:r>
      <w:r w:rsidRPr="407EA131" w:rsidR="034FF695">
        <w:rPr>
          <w:lang w:val="en-US"/>
        </w:rPr>
        <w:t xml:space="preserve"> (Fig. </w:t>
      </w:r>
      <w:r w:rsidRPr="407EA131" w:rsidR="530DCB5F">
        <w:rPr>
          <w:lang w:val="en-US"/>
        </w:rPr>
        <w:t>A.</w:t>
      </w:r>
      <w:r w:rsidRPr="407EA131" w:rsidR="5473D8F2">
        <w:rPr>
          <w:lang w:val="en-US"/>
        </w:rPr>
        <w:t>5</w:t>
      </w:r>
      <w:r w:rsidRPr="407EA131" w:rsidR="530DCB5F">
        <w:rPr>
          <w:lang w:val="en-US"/>
        </w:rPr>
        <w:t>C</w:t>
      </w:r>
      <w:r w:rsidRPr="407EA131" w:rsidR="034FF695">
        <w:rPr>
          <w:lang w:val="en-US"/>
        </w:rPr>
        <w:t>)</w:t>
      </w:r>
      <w:r w:rsidRPr="407EA131" w:rsidR="3ECB86CA">
        <w:rPr>
          <w:lang w:val="en-US"/>
        </w:rPr>
        <w:t>, although</w:t>
      </w:r>
      <w:r w:rsidRPr="407EA131" w:rsidR="60549838">
        <w:rPr>
          <w:lang w:val="en-US"/>
        </w:rPr>
        <w:t xml:space="preserve"> root N was not </w:t>
      </w:r>
      <w:r w:rsidRPr="407EA131" w:rsidR="4378419D">
        <w:rPr>
          <w:lang w:val="en-US"/>
        </w:rPr>
        <w:t>as strongly affected by</w:t>
      </w:r>
      <w:r w:rsidRPr="407EA131" w:rsidR="3ECB86CA">
        <w:rPr>
          <w:lang w:val="en-US"/>
        </w:rPr>
        <w:t xml:space="preserve"> N+</w:t>
      </w:r>
      <w:r w:rsidRPr="407EA131" w:rsidR="60549838">
        <w:rPr>
          <w:lang w:val="en-US"/>
        </w:rPr>
        <w:t>P</w:t>
      </w:r>
      <w:r w:rsidRPr="407EA131" w:rsidR="4378419D">
        <w:rPr>
          <w:lang w:val="en-US"/>
        </w:rPr>
        <w:t xml:space="preserve"> addition as </w:t>
      </w:r>
      <w:r w:rsidR="0097586D">
        <w:rPr>
          <w:lang w:val="en-US"/>
        </w:rPr>
        <w:t>wood</w:t>
      </w:r>
      <w:r w:rsidRPr="407EA131" w:rsidR="4378419D">
        <w:rPr>
          <w:lang w:val="en-US"/>
        </w:rPr>
        <w:t xml:space="preserve"> N </w:t>
      </w:r>
      <w:r w:rsidRPr="407EA131" w:rsidR="504A30EA">
        <w:rPr>
          <w:lang w:val="en-US"/>
        </w:rPr>
        <w:t>content</w:t>
      </w:r>
      <w:r w:rsidRPr="407EA131" w:rsidR="4378419D">
        <w:rPr>
          <w:lang w:val="en-US"/>
        </w:rPr>
        <w:t xml:space="preserve">. </w:t>
      </w:r>
      <w:r w:rsidRPr="407EA131" w:rsidR="4DE7B5F8">
        <w:rPr>
          <w:lang w:val="en-US"/>
        </w:rPr>
        <w:t>Root N showed no effects from N and/or P addition, while</w:t>
      </w:r>
      <w:r w:rsidR="003D5765">
        <w:rPr>
          <w:lang w:val="en-US"/>
        </w:rPr>
        <w:t xml:space="preserve"> the addition of</w:t>
      </w:r>
      <w:r w:rsidRPr="407EA131" w:rsidR="4DE7B5F8">
        <w:rPr>
          <w:lang w:val="en-US"/>
        </w:rPr>
        <w:t xml:space="preserve"> cation</w:t>
      </w:r>
      <w:r w:rsidR="003D5765">
        <w:rPr>
          <w:lang w:val="en-US"/>
        </w:rPr>
        <w:t>s in any</w:t>
      </w:r>
      <w:r w:rsidRPr="407EA131" w:rsidR="4DE7B5F8">
        <w:rPr>
          <w:lang w:val="en-US"/>
        </w:rPr>
        <w:t xml:space="preserve"> configuration </w:t>
      </w:r>
      <w:r w:rsidRPr="407EA131" w:rsidR="23BF9EF1">
        <w:rPr>
          <w:lang w:val="en-US"/>
        </w:rPr>
        <w:t>resulted in negative effects ranging between -20</w:t>
      </w:r>
      <w:r w:rsidRPr="407EA131" w:rsidR="756AB741">
        <w:rPr>
          <w:lang w:val="en-US"/>
        </w:rPr>
        <w:t xml:space="preserve"> %</w:t>
      </w:r>
      <w:r w:rsidRPr="407EA131" w:rsidR="23BF9EF1">
        <w:rPr>
          <w:lang w:val="en-US"/>
        </w:rPr>
        <w:t xml:space="preserve"> and -25</w:t>
      </w:r>
      <w:r w:rsidRPr="407EA131" w:rsidR="756AB741">
        <w:rPr>
          <w:lang w:val="en-US"/>
        </w:rPr>
        <w:t xml:space="preserve"> %</w:t>
      </w:r>
      <w:r w:rsidRPr="407EA131" w:rsidR="6C737A99">
        <w:rPr>
          <w:lang w:val="en-US"/>
        </w:rPr>
        <w:t xml:space="preserve"> </w:t>
      </w:r>
      <w:r w:rsidR="00FB1D6A">
        <w:rPr>
          <w:lang w:val="en-US"/>
        </w:rPr>
        <w:t xml:space="preserve">(p &lt; 0.05 for ‘Cat’ and </w:t>
      </w:r>
      <w:r w:rsidR="008E3837">
        <w:rPr>
          <w:lang w:val="en-US"/>
        </w:rPr>
        <w:t>‘</w:t>
      </w:r>
      <w:r w:rsidR="00FB1D6A">
        <w:rPr>
          <w:lang w:val="en-US"/>
        </w:rPr>
        <w:t xml:space="preserve">P+Cat’, </w:t>
      </w:r>
      <w:r w:rsidR="008E3837">
        <w:rPr>
          <w:lang w:val="en-US"/>
        </w:rPr>
        <w:t>p &lt; 0.01 for ‘N+Cat’ and ‘N+P+Cat’)</w:t>
      </w:r>
      <w:r w:rsidRPr="407EA131" w:rsidR="23BF9EF1">
        <w:rPr>
          <w:lang w:val="en-US"/>
        </w:rPr>
        <w:t>.</w:t>
      </w:r>
      <w:r w:rsidRPr="407EA131" w:rsidR="4DE7B5F8">
        <w:rPr>
          <w:lang w:val="en-US"/>
        </w:rPr>
        <w:t xml:space="preserve"> </w:t>
      </w:r>
      <w:r w:rsidR="002F6577">
        <w:rPr>
          <w:lang w:val="en-US"/>
        </w:rPr>
        <w:t>Similar</w:t>
      </w:r>
      <w:r w:rsidR="00765ACD">
        <w:rPr>
          <w:lang w:val="en-US"/>
        </w:rPr>
        <w:t>ly</w:t>
      </w:r>
      <w:r w:rsidR="002F6577">
        <w:rPr>
          <w:lang w:val="en-US"/>
        </w:rPr>
        <w:t xml:space="preserve"> to wood P, </w:t>
      </w:r>
      <w:r w:rsidR="00BC7DCC">
        <w:rPr>
          <w:lang w:val="en-US"/>
        </w:rPr>
        <w:t>the effects of cation additions on root P were only significant for ‘Cat’ and ‘P+Cat’</w:t>
      </w:r>
      <w:r w:rsidR="00BD2264">
        <w:rPr>
          <w:lang w:val="en-US"/>
        </w:rPr>
        <w:t xml:space="preserve">, showing a 64 % and 115 % increase, resp. (p </w:t>
      </w:r>
      <w:r w:rsidR="00D01CBD">
        <w:rPr>
          <w:lang w:val="en-US"/>
        </w:rPr>
        <w:t>&lt; 0.001). P-only addition resulted in a 47 % increase in root P (p &lt; 0.01)</w:t>
      </w:r>
      <w:r w:rsidR="006078B3">
        <w:rPr>
          <w:lang w:val="en-US"/>
        </w:rPr>
        <w:t>,</w:t>
      </w:r>
      <w:r w:rsidR="00D01CBD">
        <w:rPr>
          <w:lang w:val="en-US"/>
        </w:rPr>
        <w:t xml:space="preserve"> and the combined ‘N+P’ treatment </w:t>
      </w:r>
      <w:r w:rsidR="006078B3">
        <w:rPr>
          <w:lang w:val="en-US"/>
        </w:rPr>
        <w:t>increased root P by 68 % (</w:t>
      </w:r>
      <w:r w:rsidR="000D5514">
        <w:rPr>
          <w:lang w:val="en-US"/>
        </w:rPr>
        <w:t>p &lt; 0.001). The N-only treatment, as well as ‘N+Cat’ and ‘N+P+Cat’</w:t>
      </w:r>
      <w:r w:rsidR="00BE79C3">
        <w:rPr>
          <w:lang w:val="en-US"/>
        </w:rPr>
        <w:t>,</w:t>
      </w:r>
      <w:r w:rsidR="000D5514">
        <w:rPr>
          <w:lang w:val="en-US"/>
        </w:rPr>
        <w:t xml:space="preserve"> </w:t>
      </w:r>
      <w:r w:rsidR="00BE79C3">
        <w:rPr>
          <w:lang w:val="en-US"/>
        </w:rPr>
        <w:t>all increased root P, though not significantly.</w:t>
      </w:r>
      <w:r w:rsidR="001657AB">
        <w:rPr>
          <w:lang w:val="en-US"/>
        </w:rPr>
        <w:t xml:space="preserve"> </w:t>
      </w:r>
      <w:r w:rsidRPr="407EA131" w:rsidR="33EA64C4">
        <w:rPr>
          <w:lang w:val="en-US"/>
        </w:rPr>
        <w:t xml:space="preserve">Also for root Ca, all </w:t>
      </w:r>
      <w:r w:rsidRPr="407EA131" w:rsidR="051632D6">
        <w:rPr>
          <w:lang w:val="en-US"/>
        </w:rPr>
        <w:t xml:space="preserve">cation addition configurations resulted in increased Ca </w:t>
      </w:r>
      <w:r w:rsidRPr="407EA131" w:rsidR="504A30EA">
        <w:rPr>
          <w:lang w:val="en-US"/>
        </w:rPr>
        <w:t>content</w:t>
      </w:r>
      <w:r w:rsidRPr="407EA131" w:rsidR="051632D6">
        <w:rPr>
          <w:lang w:val="en-US"/>
        </w:rPr>
        <w:t xml:space="preserve">, although </w:t>
      </w:r>
      <w:r w:rsidRPr="407EA131" w:rsidR="45698627">
        <w:rPr>
          <w:lang w:val="en-US"/>
        </w:rPr>
        <w:t>only the cation-only treatment showed a significant increase of 43</w:t>
      </w:r>
      <w:r w:rsidRPr="407EA131" w:rsidR="756AB741">
        <w:rPr>
          <w:lang w:val="en-US"/>
        </w:rPr>
        <w:t xml:space="preserve"> %</w:t>
      </w:r>
      <w:r w:rsidRPr="407EA131" w:rsidR="45698627">
        <w:rPr>
          <w:lang w:val="en-US"/>
        </w:rPr>
        <w:t>. Effects of N-only and ‘N+P</w:t>
      </w:r>
      <w:r w:rsidRPr="407EA131" w:rsidR="3B1EB281">
        <w:rPr>
          <w:lang w:val="en-US"/>
        </w:rPr>
        <w:t>’ were positive but no</w:t>
      </w:r>
      <w:r w:rsidRPr="407EA131" w:rsidR="57CAC282">
        <w:rPr>
          <w:lang w:val="en-US"/>
        </w:rPr>
        <w:t>t</w:t>
      </w:r>
      <w:r w:rsidRPr="407EA131" w:rsidR="3B1EB281">
        <w:rPr>
          <w:lang w:val="en-US"/>
        </w:rPr>
        <w:t xml:space="preserve"> significant, while P-only addition did not show an</w:t>
      </w:r>
      <w:r w:rsidR="00CD20B4">
        <w:rPr>
          <w:lang w:val="en-US"/>
        </w:rPr>
        <w:t>y clear</w:t>
      </w:r>
      <w:r w:rsidRPr="407EA131" w:rsidR="3B1EB281">
        <w:rPr>
          <w:lang w:val="en-US"/>
        </w:rPr>
        <w:t xml:space="preserve"> effect. Root Mg </w:t>
      </w:r>
      <w:r w:rsidRPr="407EA131" w:rsidR="504A30EA">
        <w:rPr>
          <w:lang w:val="en-US"/>
        </w:rPr>
        <w:t>content</w:t>
      </w:r>
      <w:r w:rsidRPr="407EA131" w:rsidR="3B1EB281">
        <w:rPr>
          <w:lang w:val="en-US"/>
        </w:rPr>
        <w:t xml:space="preserve"> again showed the strongest</w:t>
      </w:r>
      <w:r w:rsidRPr="407EA131" w:rsidR="57CAC282">
        <w:rPr>
          <w:lang w:val="en-US"/>
        </w:rPr>
        <w:t xml:space="preserve"> responses to cation additions, ranging between +123</w:t>
      </w:r>
      <w:r w:rsidRPr="407EA131" w:rsidR="756AB741">
        <w:rPr>
          <w:lang w:val="en-US"/>
        </w:rPr>
        <w:t xml:space="preserve"> %</w:t>
      </w:r>
      <w:r w:rsidRPr="407EA131" w:rsidR="57CAC282">
        <w:rPr>
          <w:lang w:val="en-US"/>
        </w:rPr>
        <w:t xml:space="preserve"> and +146</w:t>
      </w:r>
      <w:r w:rsidRPr="407EA131" w:rsidR="756AB741">
        <w:rPr>
          <w:lang w:val="en-US"/>
        </w:rPr>
        <w:t xml:space="preserve"> %</w:t>
      </w:r>
      <w:r w:rsidRPr="407EA131" w:rsidR="57CAC282">
        <w:rPr>
          <w:lang w:val="en-US"/>
        </w:rPr>
        <w:t xml:space="preserve"> across configurations</w:t>
      </w:r>
      <w:r w:rsidR="00EB5997">
        <w:rPr>
          <w:lang w:val="en-US"/>
        </w:rPr>
        <w:t>,</w:t>
      </w:r>
      <w:r w:rsidRPr="407EA131" w:rsidR="57CAC282">
        <w:rPr>
          <w:lang w:val="en-US"/>
        </w:rPr>
        <w:t xml:space="preserve"> with the highest increase noted for ‘P+Cat’</w:t>
      </w:r>
      <w:r w:rsidR="00EB5997">
        <w:rPr>
          <w:lang w:val="en-US"/>
        </w:rPr>
        <w:t xml:space="preserve"> (</w:t>
      </w:r>
      <w:r w:rsidR="008D7E23">
        <w:rPr>
          <w:lang w:val="en-US"/>
        </w:rPr>
        <w:t xml:space="preserve">+146 %, </w:t>
      </w:r>
      <w:r w:rsidR="00EB5997">
        <w:rPr>
          <w:lang w:val="en-US"/>
        </w:rPr>
        <w:t>all p &lt; 0.001)</w:t>
      </w:r>
      <w:r w:rsidRPr="407EA131" w:rsidR="57CAC282">
        <w:rPr>
          <w:lang w:val="en-US"/>
        </w:rPr>
        <w:t>.</w:t>
      </w:r>
      <w:r w:rsidRPr="407EA131" w:rsidR="26AE5D24">
        <w:rPr>
          <w:lang w:val="en-US"/>
        </w:rPr>
        <w:t xml:space="preserve"> </w:t>
      </w:r>
      <w:r w:rsidRPr="407EA131" w:rsidR="00DF2298">
        <w:rPr>
          <w:lang w:val="en-US"/>
        </w:rPr>
        <w:t xml:space="preserve">Effects of N and/or P were all </w:t>
      </w:r>
      <w:r w:rsidRPr="407EA131" w:rsidR="00DF2298">
        <w:rPr>
          <w:lang w:val="en-US"/>
        </w:rPr>
        <w:t xml:space="preserve">negative, though only significant for </w:t>
      </w:r>
      <w:r w:rsidR="00DF2298">
        <w:rPr>
          <w:lang w:val="en-US"/>
        </w:rPr>
        <w:t xml:space="preserve">the </w:t>
      </w:r>
      <w:r w:rsidRPr="407EA131" w:rsidR="00DF2298">
        <w:rPr>
          <w:lang w:val="en-US"/>
        </w:rPr>
        <w:t xml:space="preserve">P-only addition (-27 %). </w:t>
      </w:r>
      <w:r w:rsidR="004D1368">
        <w:rPr>
          <w:lang w:val="en-US"/>
        </w:rPr>
        <w:t xml:space="preserve">Similarly to root Ca, root K only showed a significant effect from </w:t>
      </w:r>
      <w:r w:rsidR="000A6F8E">
        <w:rPr>
          <w:lang w:val="en-US"/>
        </w:rPr>
        <w:t xml:space="preserve">the </w:t>
      </w:r>
      <w:r w:rsidR="004D1368">
        <w:rPr>
          <w:lang w:val="en-US"/>
        </w:rPr>
        <w:t>cation-only addition (+70</w:t>
      </w:r>
      <w:r w:rsidR="000A6F8E">
        <w:rPr>
          <w:lang w:val="en-US"/>
        </w:rPr>
        <w:t xml:space="preserve"> </w:t>
      </w:r>
      <w:r w:rsidR="004D1368">
        <w:rPr>
          <w:lang w:val="en-US"/>
        </w:rPr>
        <w:t>%</w:t>
      </w:r>
      <w:r w:rsidR="000A6F8E">
        <w:rPr>
          <w:lang w:val="en-US"/>
        </w:rPr>
        <w:t xml:space="preserve">; p &lt; 0.01). </w:t>
      </w:r>
      <w:r w:rsidRPr="407EA131" w:rsidR="12B9CD60">
        <w:rPr>
          <w:lang w:val="en-US"/>
        </w:rPr>
        <w:t>Combined N and P addition caused a similar increase in root K as ‘P+Cat’ of around +30</w:t>
      </w:r>
      <w:r w:rsidRPr="407EA131" w:rsidR="756AB741">
        <w:rPr>
          <w:lang w:val="en-US"/>
        </w:rPr>
        <w:t xml:space="preserve"> %</w:t>
      </w:r>
      <w:r w:rsidRPr="407EA131" w:rsidR="12B9CD60">
        <w:rPr>
          <w:lang w:val="en-US"/>
        </w:rPr>
        <w:t xml:space="preserve">, but both results were not significant. </w:t>
      </w:r>
      <w:r w:rsidRPr="407EA131" w:rsidR="6A1EF1DD">
        <w:rPr>
          <w:lang w:val="en-US"/>
        </w:rPr>
        <w:t>N</w:t>
      </w:r>
      <w:r w:rsidR="00022DDF">
        <w:rPr>
          <w:lang w:val="en-US"/>
        </w:rPr>
        <w:t>itrogen</w:t>
      </w:r>
      <w:r w:rsidRPr="407EA131" w:rsidR="6A1EF1DD">
        <w:rPr>
          <w:lang w:val="en-US"/>
        </w:rPr>
        <w:t>-only addition also nonsignificantly increased root K (+11</w:t>
      </w:r>
      <w:r w:rsidRPr="407EA131" w:rsidR="756AB741">
        <w:rPr>
          <w:lang w:val="en-US"/>
        </w:rPr>
        <w:t xml:space="preserve"> %</w:t>
      </w:r>
      <w:r w:rsidRPr="407EA131" w:rsidR="6A1EF1DD">
        <w:rPr>
          <w:lang w:val="en-US"/>
        </w:rPr>
        <w:t>)</w:t>
      </w:r>
      <w:r w:rsidR="00E67AEA">
        <w:rPr>
          <w:lang w:val="en-US"/>
        </w:rPr>
        <w:t>, while P-only did not show a clear effect</w:t>
      </w:r>
      <w:r w:rsidRPr="407EA131" w:rsidR="6A1EF1DD">
        <w:rPr>
          <w:lang w:val="en-US"/>
        </w:rPr>
        <w:t>.</w:t>
      </w:r>
      <w:r w:rsidR="0021068A">
        <w:rPr>
          <w:lang w:val="en-US"/>
        </w:rPr>
        <w:t xml:space="preserve"> </w:t>
      </w:r>
      <w:r w:rsidRPr="407EA131" w:rsidR="6A1EF1DD">
        <w:rPr>
          <w:lang w:val="en-US"/>
        </w:rPr>
        <w:t xml:space="preserve"> </w:t>
      </w:r>
      <w:r w:rsidRPr="407EA131" w:rsidR="20B25C65">
        <w:rPr>
          <w:lang w:val="en-US"/>
        </w:rPr>
        <w:t xml:space="preserve">Also for root nutrient </w:t>
      </w:r>
      <w:r w:rsidRPr="407EA131" w:rsidR="504A30EA">
        <w:rPr>
          <w:lang w:val="en-US"/>
        </w:rPr>
        <w:t>content</w:t>
      </w:r>
      <w:r w:rsidRPr="407EA131" w:rsidR="20B25C65">
        <w:rPr>
          <w:lang w:val="en-US"/>
        </w:rPr>
        <w:t xml:space="preserve">, </w:t>
      </w:r>
      <w:r w:rsidRPr="407EA131" w:rsidR="3A8AD09B">
        <w:rPr>
          <w:lang w:val="en-US"/>
        </w:rPr>
        <w:t xml:space="preserve">models for root Mg </w:t>
      </w:r>
      <w:r w:rsidRPr="407EA131" w:rsidR="20B25C65">
        <w:rPr>
          <w:lang w:val="en-US"/>
        </w:rPr>
        <w:t>explained the most variability</w:t>
      </w:r>
      <w:r w:rsidRPr="407EA131" w:rsidR="3A8AD09B">
        <w:rPr>
          <w:lang w:val="en-US"/>
        </w:rPr>
        <w:t xml:space="preserve"> </w:t>
      </w:r>
      <w:r w:rsidRPr="407EA131" w:rsidR="20B25C65">
        <w:rPr>
          <w:lang w:val="en-US"/>
        </w:rPr>
        <w:t>(</w:t>
      </w:r>
      <w:r w:rsidRPr="407EA131" w:rsidR="2FC60899">
        <w:rPr>
          <w:lang w:val="en-US"/>
        </w:rPr>
        <w:t>7</w:t>
      </w:r>
      <w:r w:rsidRPr="407EA131" w:rsidR="20B25C65">
        <w:rPr>
          <w:lang w:val="en-US"/>
        </w:rPr>
        <w:t>1</w:t>
      </w:r>
      <w:r w:rsidRPr="407EA131" w:rsidR="756AB741">
        <w:rPr>
          <w:lang w:val="en-US"/>
        </w:rPr>
        <w:t xml:space="preserve"> %</w:t>
      </w:r>
      <w:r w:rsidRPr="407EA131" w:rsidR="20B25C65">
        <w:rPr>
          <w:lang w:val="en-US"/>
        </w:rPr>
        <w:t>)</w:t>
      </w:r>
      <w:r w:rsidRPr="407EA131" w:rsidR="2937AB8F">
        <w:rPr>
          <w:lang w:val="en-US"/>
        </w:rPr>
        <w:t>, but other models had notably lower explanatory power compared to the other tissues (</w:t>
      </w:r>
      <w:r w:rsidRPr="407EA131" w:rsidR="5B27B49B">
        <w:rPr>
          <w:lang w:val="en-US"/>
        </w:rPr>
        <w:t>R²</w:t>
      </w:r>
      <w:r w:rsidRPr="407EA131" w:rsidR="5B27B49B">
        <w:rPr>
          <w:vertAlign w:val="subscript"/>
          <w:lang w:val="en-US"/>
        </w:rPr>
        <w:t>adj</w:t>
      </w:r>
      <w:r w:rsidRPr="407EA131" w:rsidR="5B27B49B">
        <w:rPr>
          <w:lang w:val="en-US"/>
        </w:rPr>
        <w:t xml:space="preserve"> = 38</w:t>
      </w:r>
      <w:r w:rsidR="006C0162">
        <w:rPr>
          <w:lang w:val="en-US"/>
        </w:rPr>
        <w:t xml:space="preserve"> %</w:t>
      </w:r>
      <w:r w:rsidRPr="407EA131" w:rsidR="5B27B49B">
        <w:rPr>
          <w:lang w:val="en-US"/>
        </w:rPr>
        <w:t xml:space="preserve"> for P, 20</w:t>
      </w:r>
      <w:r w:rsidRPr="407EA131" w:rsidR="756AB741">
        <w:rPr>
          <w:lang w:val="en-US"/>
        </w:rPr>
        <w:t xml:space="preserve"> %</w:t>
      </w:r>
      <w:r w:rsidRPr="407EA131" w:rsidR="5B27B49B">
        <w:rPr>
          <w:lang w:val="en-US"/>
        </w:rPr>
        <w:t xml:space="preserve"> for N</w:t>
      </w:r>
      <w:r w:rsidRPr="407EA131" w:rsidR="686B5A34">
        <w:rPr>
          <w:lang w:val="en-US"/>
        </w:rPr>
        <w:t xml:space="preserve">, and close to 0 </w:t>
      </w:r>
      <w:r w:rsidR="006C0162">
        <w:rPr>
          <w:lang w:val="en-US"/>
        </w:rPr>
        <w:t xml:space="preserve">% </w:t>
      </w:r>
      <w:r w:rsidRPr="407EA131" w:rsidR="686B5A34">
        <w:rPr>
          <w:lang w:val="en-US"/>
        </w:rPr>
        <w:t>for Ca and K)</w:t>
      </w:r>
      <w:r w:rsidRPr="407EA131" w:rsidR="2FC60899">
        <w:rPr>
          <w:lang w:val="en-US"/>
        </w:rPr>
        <w:t>.</w:t>
      </w:r>
      <w:r w:rsidR="006C0162">
        <w:rPr>
          <w:lang w:val="en-US"/>
        </w:rPr>
        <w:t xml:space="preserve"> </w:t>
      </w:r>
      <w:r w:rsidR="00372FE6">
        <w:rPr>
          <w:lang w:val="en-US"/>
        </w:rPr>
        <w:t xml:space="preserve">Root stoichiometric ratios </w:t>
      </w:r>
      <w:r w:rsidR="0091023C">
        <w:rPr>
          <w:lang w:val="en-US"/>
        </w:rPr>
        <w:t xml:space="preserve">of C and N </w:t>
      </w:r>
      <w:r w:rsidR="00681AC8">
        <w:rPr>
          <w:lang w:val="en-US"/>
        </w:rPr>
        <w:t xml:space="preserve">concerning cations </w:t>
      </w:r>
      <w:r w:rsidR="004104CA">
        <w:rPr>
          <w:lang w:val="en-US"/>
        </w:rPr>
        <w:t xml:space="preserve">(including K) </w:t>
      </w:r>
      <w:r w:rsidR="00681AC8">
        <w:rPr>
          <w:lang w:val="en-US"/>
        </w:rPr>
        <w:t xml:space="preserve">all decreased </w:t>
      </w:r>
      <w:r w:rsidR="00F23851">
        <w:rPr>
          <w:lang w:val="en-US"/>
        </w:rPr>
        <w:t>upon cation additio</w:t>
      </w:r>
      <w:r w:rsidR="00480160">
        <w:rPr>
          <w:lang w:val="en-US"/>
        </w:rPr>
        <w:t>n</w:t>
      </w:r>
      <w:r w:rsidR="004104CA">
        <w:rPr>
          <w:lang w:val="en-US"/>
        </w:rPr>
        <w:t xml:space="preserve"> (Fig. A.6C)</w:t>
      </w:r>
      <w:r w:rsidR="00480160">
        <w:rPr>
          <w:lang w:val="en-US"/>
        </w:rPr>
        <w:t>. T</w:t>
      </w:r>
      <w:r w:rsidR="008D20D5">
        <w:rPr>
          <w:lang w:val="en-US"/>
        </w:rPr>
        <w:t xml:space="preserve">he ratios for P </w:t>
      </w:r>
      <w:r w:rsidR="00480160">
        <w:rPr>
          <w:lang w:val="en-US"/>
        </w:rPr>
        <w:t xml:space="preserve">also </w:t>
      </w:r>
      <w:r w:rsidR="00FD0E43">
        <w:rPr>
          <w:lang w:val="en-US"/>
        </w:rPr>
        <w:t>decreased</w:t>
      </w:r>
      <w:r w:rsidR="00480160">
        <w:rPr>
          <w:lang w:val="en-US"/>
        </w:rPr>
        <w:t>,</w:t>
      </w:r>
      <w:r w:rsidR="00FD0E43">
        <w:rPr>
          <w:lang w:val="en-US"/>
        </w:rPr>
        <w:t xml:space="preserve"> except for ‘P+Cat’.</w:t>
      </w:r>
      <w:r w:rsidR="004104CA">
        <w:rPr>
          <w:lang w:val="en-US"/>
        </w:rPr>
        <w:t xml:space="preserve"> </w:t>
      </w:r>
      <w:r w:rsidR="00022DDF">
        <w:rPr>
          <w:lang w:val="en-US"/>
        </w:rPr>
        <w:t xml:space="preserve">Finally, </w:t>
      </w:r>
      <w:r w:rsidR="000246F4">
        <w:rPr>
          <w:lang w:val="en-US"/>
        </w:rPr>
        <w:t>root Al contents showed no treatment effects</w:t>
      </w:r>
      <w:r w:rsidR="006A6930">
        <w:rPr>
          <w:lang w:val="en-US"/>
        </w:rPr>
        <w:t xml:space="preserve"> and model performance was very poor (R²</w:t>
      </w:r>
      <w:r w:rsidRPr="006A6930" w:rsidR="006A6930">
        <w:rPr>
          <w:vertAlign w:val="subscript"/>
          <w:lang w:val="en-US"/>
        </w:rPr>
        <w:t>adj</w:t>
      </w:r>
      <w:r w:rsidR="006A6930">
        <w:rPr>
          <w:lang w:val="en-US"/>
        </w:rPr>
        <w:t xml:space="preserve"> = -0.03). </w:t>
      </w:r>
      <w:r w:rsidR="003F6FF7">
        <w:rPr>
          <w:lang w:val="en-US"/>
        </w:rPr>
        <w:t xml:space="preserve">In </w:t>
      </w:r>
      <w:r w:rsidR="00245F75">
        <w:rPr>
          <w:lang w:val="en-US"/>
        </w:rPr>
        <w:t>summary</w:t>
      </w:r>
      <w:r w:rsidR="003F6FF7">
        <w:rPr>
          <w:lang w:val="en-US"/>
        </w:rPr>
        <w:t xml:space="preserve">, the </w:t>
      </w:r>
      <w:r w:rsidR="007D7FD4">
        <w:rPr>
          <w:lang w:val="en-US"/>
        </w:rPr>
        <w:t xml:space="preserve">overall effect of cation </w:t>
      </w:r>
      <w:r w:rsidR="003F6FF7">
        <w:rPr>
          <w:lang w:val="en-US"/>
        </w:rPr>
        <w:t>addition</w:t>
      </w:r>
      <w:r w:rsidR="007D7FD4">
        <w:rPr>
          <w:lang w:val="en-US"/>
        </w:rPr>
        <w:t xml:space="preserve"> was</w:t>
      </w:r>
      <w:r w:rsidR="00B50BF2">
        <w:rPr>
          <w:lang w:val="en-US"/>
        </w:rPr>
        <w:t xml:space="preserve"> </w:t>
      </w:r>
      <w:r w:rsidR="003F44DE">
        <w:rPr>
          <w:lang w:val="en-US"/>
        </w:rPr>
        <w:t xml:space="preserve">significantly </w:t>
      </w:r>
      <w:r w:rsidR="007D7FD4">
        <w:rPr>
          <w:lang w:val="en-US"/>
        </w:rPr>
        <w:t>positive for</w:t>
      </w:r>
      <w:r w:rsidR="003F6FF7">
        <w:rPr>
          <w:lang w:val="en-US"/>
        </w:rPr>
        <w:t xml:space="preserve"> </w:t>
      </w:r>
      <w:r w:rsidR="00DD3863">
        <w:rPr>
          <w:lang w:val="en-US"/>
        </w:rPr>
        <w:t xml:space="preserve">foliar, wood, and root </w:t>
      </w:r>
      <w:r w:rsidR="00245F75">
        <w:rPr>
          <w:lang w:val="en-US"/>
        </w:rPr>
        <w:t xml:space="preserve">P, Ca, and Mg </w:t>
      </w:r>
      <w:r w:rsidR="00DD3863">
        <w:rPr>
          <w:lang w:val="en-US"/>
        </w:rPr>
        <w:t>contents</w:t>
      </w:r>
      <w:r w:rsidR="00B50BF2">
        <w:rPr>
          <w:lang w:val="en-US"/>
        </w:rPr>
        <w:t xml:space="preserve"> (</w:t>
      </w:r>
      <w:r w:rsidR="003F44DE">
        <w:rPr>
          <w:lang w:val="en-US"/>
        </w:rPr>
        <w:t xml:space="preserve">right-hand panels in Fig. </w:t>
      </w:r>
      <w:r w:rsidR="00DD3863">
        <w:rPr>
          <w:lang w:val="en-US"/>
        </w:rPr>
        <w:t>A.5)</w:t>
      </w:r>
      <w:r w:rsidR="00B50501">
        <w:rPr>
          <w:lang w:val="en-US"/>
        </w:rPr>
        <w:t xml:space="preserve">, while the overall effect on tissue N contents was negative or close to 0. Wood and root K contents showed positive overall </w:t>
      </w:r>
      <w:r w:rsidR="00E0625A">
        <w:rPr>
          <w:lang w:val="en-US"/>
        </w:rPr>
        <w:t>effects fr</w:t>
      </w:r>
      <w:r w:rsidR="00095525">
        <w:rPr>
          <w:lang w:val="en-US"/>
        </w:rPr>
        <w:t>o</w:t>
      </w:r>
      <w:r w:rsidR="00E0625A">
        <w:rPr>
          <w:lang w:val="en-US"/>
        </w:rPr>
        <w:t>m cation addition, but foliar K showed a negative effect.</w:t>
      </w:r>
    </w:p>
    <w:p w:rsidRPr="005160BB" w:rsidR="00043E65" w:rsidP="407EA131" w:rsidRDefault="6422C8C3" w14:paraId="62B6156B" w14:textId="728D329F">
      <w:pPr>
        <w:spacing w:line="480" w:lineRule="auto"/>
        <w:jc w:val="both"/>
        <w:rPr>
          <w:lang w:val="en-US"/>
        </w:rPr>
      </w:pPr>
      <w:r w:rsidRPr="407EA131">
        <w:rPr>
          <w:lang w:val="en-US"/>
        </w:rPr>
        <w:t xml:space="preserve">Final plant diameter measurements correlated most strongly to </w:t>
      </w:r>
      <w:r w:rsidRPr="407EA131" w:rsidR="5057DB6A">
        <w:rPr>
          <w:lang w:val="en-US"/>
        </w:rPr>
        <w:t>the</w:t>
      </w:r>
      <w:r w:rsidR="003C7C00">
        <w:rPr>
          <w:lang w:val="en-US"/>
        </w:rPr>
        <w:t xml:space="preserve"> </w:t>
      </w:r>
      <w:r w:rsidRPr="407EA131" w:rsidR="003C7C00">
        <w:rPr>
          <w:lang w:val="en-US"/>
        </w:rPr>
        <w:t xml:space="preserve">foliar N </w:t>
      </w:r>
      <w:r w:rsidR="003C7C00">
        <w:rPr>
          <w:lang w:val="en-US"/>
        </w:rPr>
        <w:t xml:space="preserve">content </w:t>
      </w:r>
      <w:r w:rsidRPr="407EA131" w:rsidR="003C7C00">
        <w:rPr>
          <w:lang w:val="en-US"/>
        </w:rPr>
        <w:t>(r = -0.55)</w:t>
      </w:r>
      <w:r w:rsidR="003C7C00">
        <w:rPr>
          <w:lang w:val="en-US"/>
        </w:rPr>
        <w:t>,</w:t>
      </w:r>
      <w:r w:rsidRPr="407EA131" w:rsidR="5057DB6A">
        <w:rPr>
          <w:lang w:val="en-US"/>
        </w:rPr>
        <w:t xml:space="preserve"> </w:t>
      </w:r>
      <w:r w:rsidRPr="407EA131" w:rsidR="002E20F2">
        <w:rPr>
          <w:lang w:val="en-US"/>
        </w:rPr>
        <w:t>foliar Ca (r = 0.53</w:t>
      </w:r>
      <w:r w:rsidR="007F7D7C">
        <w:rPr>
          <w:lang w:val="en-US"/>
        </w:rPr>
        <w:t xml:space="preserve">), </w:t>
      </w:r>
      <w:r w:rsidRPr="407EA131">
        <w:rPr>
          <w:lang w:val="en-US"/>
        </w:rPr>
        <w:t>root Mg (r = 0.</w:t>
      </w:r>
      <w:r w:rsidRPr="407EA131" w:rsidR="5057DB6A">
        <w:rPr>
          <w:lang w:val="en-US"/>
        </w:rPr>
        <w:t>59</w:t>
      </w:r>
      <w:r w:rsidRPr="407EA131">
        <w:rPr>
          <w:lang w:val="en-US"/>
        </w:rPr>
        <w:t>)</w:t>
      </w:r>
      <w:r w:rsidR="00701BE5">
        <w:rPr>
          <w:lang w:val="en-US"/>
        </w:rPr>
        <w:t>,</w:t>
      </w:r>
      <w:r w:rsidR="007F7D7C">
        <w:rPr>
          <w:lang w:val="en-US"/>
        </w:rPr>
        <w:t xml:space="preserve"> and</w:t>
      </w:r>
      <w:r w:rsidR="00701BE5">
        <w:rPr>
          <w:lang w:val="en-US"/>
        </w:rPr>
        <w:t xml:space="preserve"> root N</w:t>
      </w:r>
      <w:r w:rsidR="00F543DF">
        <w:rPr>
          <w:lang w:val="en-US"/>
        </w:rPr>
        <w:t xml:space="preserve"> </w:t>
      </w:r>
      <w:r w:rsidRPr="407EA131" w:rsidR="00F543DF">
        <w:rPr>
          <w:lang w:val="en-US"/>
        </w:rPr>
        <w:t>(r = -0.51</w:t>
      </w:r>
      <w:r w:rsidR="00F543DF">
        <w:rPr>
          <w:lang w:val="en-US"/>
        </w:rPr>
        <w:t xml:space="preserve">; </w:t>
      </w:r>
      <w:r w:rsidRPr="407EA131">
        <w:rPr>
          <w:lang w:val="en-US"/>
        </w:rPr>
        <w:t xml:space="preserve">Table </w:t>
      </w:r>
      <w:r w:rsidRPr="407EA131" w:rsidR="7FCB2730">
        <w:rPr>
          <w:lang w:val="en-US"/>
        </w:rPr>
        <w:t>A.2</w:t>
      </w:r>
      <w:r w:rsidRPr="407EA131">
        <w:rPr>
          <w:lang w:val="en-US"/>
        </w:rPr>
        <w:t xml:space="preserve">). Final plant heights correlated </w:t>
      </w:r>
      <w:r w:rsidRPr="407EA131" w:rsidR="454CB859">
        <w:rPr>
          <w:lang w:val="en-US"/>
        </w:rPr>
        <w:t xml:space="preserve">most strongly </w:t>
      </w:r>
      <w:r w:rsidRPr="407EA131">
        <w:rPr>
          <w:lang w:val="en-US"/>
        </w:rPr>
        <w:t>to</w:t>
      </w:r>
      <w:r w:rsidRPr="407EA131" w:rsidR="454CB859">
        <w:rPr>
          <w:lang w:val="en-US"/>
        </w:rPr>
        <w:t xml:space="preserve"> the</w:t>
      </w:r>
      <w:r w:rsidRPr="407EA131">
        <w:rPr>
          <w:lang w:val="en-US"/>
        </w:rPr>
        <w:t xml:space="preserve"> </w:t>
      </w:r>
      <w:r w:rsidRPr="407EA131" w:rsidR="454CB859">
        <w:rPr>
          <w:lang w:val="en-US"/>
        </w:rPr>
        <w:t>root N content</w:t>
      </w:r>
      <w:r w:rsidRPr="407EA131">
        <w:rPr>
          <w:lang w:val="en-US"/>
        </w:rPr>
        <w:t xml:space="preserve"> (r = </w:t>
      </w:r>
      <w:r w:rsidRPr="407EA131" w:rsidR="3D530437">
        <w:rPr>
          <w:lang w:val="en-US"/>
        </w:rPr>
        <w:t>-</w:t>
      </w:r>
      <w:r w:rsidRPr="407EA131">
        <w:rPr>
          <w:lang w:val="en-US"/>
        </w:rPr>
        <w:t>0.</w:t>
      </w:r>
      <w:r w:rsidRPr="407EA131" w:rsidR="3D530437">
        <w:rPr>
          <w:lang w:val="en-US"/>
        </w:rPr>
        <w:t>52</w:t>
      </w:r>
      <w:r w:rsidRPr="407EA131">
        <w:rPr>
          <w:lang w:val="en-US"/>
        </w:rPr>
        <w:t>).</w:t>
      </w:r>
      <w:r w:rsidRPr="407EA131" w:rsidR="3D530437">
        <w:rPr>
          <w:lang w:val="en-US"/>
        </w:rPr>
        <w:t xml:space="preserve"> </w:t>
      </w:r>
      <w:r w:rsidRPr="407EA131" w:rsidR="7401A7BC">
        <w:rPr>
          <w:lang w:val="en-US"/>
        </w:rPr>
        <w:t xml:space="preserve">Across tissues, the N content </w:t>
      </w:r>
      <w:r w:rsidRPr="407EA131" w:rsidR="182558DB">
        <w:rPr>
          <w:lang w:val="en-US"/>
        </w:rPr>
        <w:t>was negatively related to both final diameter and -height. For P, a similar trend was noted, except for foliar P.</w:t>
      </w:r>
      <w:r w:rsidRPr="407EA131">
        <w:rPr>
          <w:lang w:val="en-US"/>
        </w:rPr>
        <w:t xml:space="preserve"> </w:t>
      </w:r>
      <w:r w:rsidRPr="407EA131" w:rsidR="239FD65B">
        <w:rPr>
          <w:lang w:val="en-US"/>
        </w:rPr>
        <w:t xml:space="preserve"> </w:t>
      </w:r>
    </w:p>
    <w:p w:rsidRPr="005160BB" w:rsidR="00B24DAA" w:rsidP="407EA131" w:rsidRDefault="7F9BC6B4" w14:paraId="13D07362" w14:textId="32C56933">
      <w:pPr>
        <w:pStyle w:val="ListParagraph"/>
        <w:numPr>
          <w:ilvl w:val="1"/>
          <w:numId w:val="2"/>
        </w:numPr>
        <w:spacing w:line="480" w:lineRule="auto"/>
        <w:rPr>
          <w:lang w:val="en-US"/>
        </w:rPr>
      </w:pPr>
      <w:r w:rsidRPr="407EA131">
        <w:rPr>
          <w:lang w:val="en-US"/>
        </w:rPr>
        <w:t>Treatment effects</w:t>
      </w:r>
      <w:r w:rsidRPr="407EA131" w:rsidR="4F8D6118">
        <w:rPr>
          <w:lang w:val="en-US"/>
        </w:rPr>
        <w:t xml:space="preserve"> on soil </w:t>
      </w:r>
    </w:p>
    <w:p w:rsidRPr="005160BB" w:rsidR="00941812" w:rsidP="3715F316" w:rsidRDefault="0047700E" w14:paraId="77EB1A74" w14:textId="473B725D">
      <w:pPr>
        <w:spacing w:line="480" w:lineRule="auto"/>
        <w:jc w:val="both"/>
        <w:rPr>
          <w:rFonts w:cs="Calibri" w:cstheme="minorAscii"/>
          <w:i w:val="1"/>
          <w:iCs w:val="1"/>
          <w:lang w:val="en-US"/>
        </w:rPr>
      </w:pPr>
      <w:ins w:author="Marijn Bauters" w:date="2025-03-12T20:34:07.533Z" w:id="799268548">
        <w:r w:rsidRPr="3715F316" w:rsidR="3C544101">
          <w:rPr>
            <w:rFonts w:cs="Calibri" w:cstheme="minorAscii"/>
            <w:i w:val="1"/>
            <w:iCs w:val="1"/>
            <w:lang w:val="en-US"/>
          </w:rPr>
          <w:t xml:space="preserve">Soil </w:t>
        </w:r>
      </w:ins>
      <w:del w:author="Marijn Bauters" w:date="2025-03-12T20:34:08.411Z" w:id="301119528">
        <w:r w:rsidRPr="3715F316" w:rsidDel="5B00D9DA">
          <w:rPr>
            <w:rFonts w:cs="Calibri" w:cstheme="minorAscii"/>
            <w:i w:val="1"/>
            <w:iCs w:val="1"/>
            <w:lang w:val="en-US"/>
          </w:rPr>
          <w:delText>N</w:delText>
        </w:r>
      </w:del>
      <w:ins w:author="Marijn Bauters" w:date="2025-03-12T20:34:08.814Z" w:id="1015194459">
        <w:r w:rsidRPr="3715F316" w:rsidR="1E57F57E">
          <w:rPr>
            <w:rFonts w:cs="Calibri" w:cstheme="minorAscii"/>
            <w:i w:val="1"/>
            <w:iCs w:val="1"/>
            <w:lang w:val="en-US"/>
          </w:rPr>
          <w:t>n</w:t>
        </w:r>
      </w:ins>
      <w:r w:rsidRPr="3715F316" w:rsidR="5B00D9DA">
        <w:rPr>
          <w:rFonts w:cs="Calibri" w:cstheme="minorAscii"/>
          <w:i w:val="1"/>
          <w:iCs w:val="1"/>
          <w:lang w:val="en-US"/>
        </w:rPr>
        <w:t>utrient contents</w:t>
      </w:r>
    </w:p>
    <w:p w:rsidRPr="005160BB" w:rsidR="00A9059A" w:rsidP="407EA131" w:rsidRDefault="04CADAE2" w14:paraId="21DE63AB" w14:textId="60B82F65">
      <w:pPr>
        <w:spacing w:line="480" w:lineRule="auto"/>
        <w:jc w:val="both"/>
        <w:rPr>
          <w:lang w:val="en-US"/>
        </w:rPr>
      </w:pPr>
      <w:r w:rsidRPr="407EA131">
        <w:rPr>
          <w:lang w:val="en-US"/>
        </w:rPr>
        <w:t xml:space="preserve">At the time of harvest, </w:t>
      </w:r>
      <w:r w:rsidRPr="407EA131" w:rsidR="1998D6EC">
        <w:rPr>
          <w:lang w:val="en-US"/>
        </w:rPr>
        <w:t xml:space="preserve">most </w:t>
      </w:r>
      <w:r w:rsidRPr="407EA131" w:rsidR="61B8CD7E">
        <w:rPr>
          <w:lang w:val="en-US"/>
        </w:rPr>
        <w:t xml:space="preserve">nutrient </w:t>
      </w:r>
      <w:r w:rsidRPr="407EA131" w:rsidR="504A30EA">
        <w:rPr>
          <w:lang w:val="en-US"/>
        </w:rPr>
        <w:t>content</w:t>
      </w:r>
      <w:r w:rsidRPr="407EA131" w:rsidR="36CE3C28">
        <w:rPr>
          <w:lang w:val="en-US"/>
        </w:rPr>
        <w:t>s</w:t>
      </w:r>
      <w:r w:rsidRPr="407EA131" w:rsidR="61B8CD7E">
        <w:rPr>
          <w:lang w:val="en-US"/>
        </w:rPr>
        <w:t xml:space="preserve"> varied notably </w:t>
      </w:r>
      <w:r w:rsidRPr="407EA131" w:rsidR="4ABED6CB">
        <w:rPr>
          <w:lang w:val="en-US"/>
        </w:rPr>
        <w:t>as a result of fertilizer applications</w:t>
      </w:r>
      <w:r w:rsidRPr="407EA131" w:rsidR="65B3985B">
        <w:rPr>
          <w:lang w:val="en-US"/>
        </w:rPr>
        <w:t xml:space="preserve"> (Fig. </w:t>
      </w:r>
      <w:r w:rsidRPr="407EA131" w:rsidR="719489E0">
        <w:rPr>
          <w:lang w:val="en-US"/>
        </w:rPr>
        <w:t>A</w:t>
      </w:r>
      <w:r w:rsidRPr="407EA131" w:rsidR="1389F1E1">
        <w:rPr>
          <w:lang w:val="en-US"/>
        </w:rPr>
        <w:t>.</w:t>
      </w:r>
      <w:r w:rsidRPr="407EA131" w:rsidR="5473D8F2">
        <w:rPr>
          <w:lang w:val="en-US"/>
        </w:rPr>
        <w:t>7</w:t>
      </w:r>
      <w:r w:rsidRPr="407EA131" w:rsidR="65B3985B">
        <w:rPr>
          <w:lang w:val="en-US"/>
        </w:rPr>
        <w:t>)</w:t>
      </w:r>
      <w:r w:rsidRPr="407EA131" w:rsidR="4ABED6CB">
        <w:rPr>
          <w:lang w:val="en-US"/>
        </w:rPr>
        <w:t xml:space="preserve">. </w:t>
      </w:r>
      <w:r w:rsidRPr="407EA131" w:rsidR="3885FD89">
        <w:rPr>
          <w:lang w:val="en-US"/>
        </w:rPr>
        <w:t xml:space="preserve">Soil total C ranged between 0.32 and 0.40 </w:t>
      </w:r>
      <w:r w:rsidRPr="407EA131" w:rsidR="756AB741">
        <w:rPr>
          <w:lang w:val="en-US"/>
        </w:rPr>
        <w:t>%</w:t>
      </w:r>
      <w:r w:rsidR="00955F96">
        <w:rPr>
          <w:lang w:val="en-US"/>
        </w:rPr>
        <w:t>,</w:t>
      </w:r>
      <w:r w:rsidRPr="407EA131" w:rsidR="3885FD89">
        <w:rPr>
          <w:lang w:val="en-US"/>
        </w:rPr>
        <w:t xml:space="preserve"> with </w:t>
      </w:r>
      <w:r w:rsidRPr="407EA131" w:rsidR="30324432">
        <w:rPr>
          <w:lang w:val="en-US"/>
        </w:rPr>
        <w:t xml:space="preserve">the </w:t>
      </w:r>
      <w:r w:rsidRPr="407EA131" w:rsidR="3770FF9E">
        <w:rPr>
          <w:lang w:val="en-US"/>
        </w:rPr>
        <w:t>strongest</w:t>
      </w:r>
      <w:r w:rsidRPr="407EA131" w:rsidR="6A45676F">
        <w:rPr>
          <w:lang w:val="en-US"/>
        </w:rPr>
        <w:t xml:space="preserve"> difference</w:t>
      </w:r>
      <w:r w:rsidRPr="407EA131" w:rsidR="00E4ABC1">
        <w:rPr>
          <w:lang w:val="en-US"/>
        </w:rPr>
        <w:t>s from the controls</w:t>
      </w:r>
      <w:r w:rsidRPr="407EA131" w:rsidR="0EE11507">
        <w:rPr>
          <w:lang w:val="en-US"/>
        </w:rPr>
        <w:t xml:space="preserve"> noted for</w:t>
      </w:r>
      <w:r w:rsidRPr="407EA131" w:rsidR="191FA5F9">
        <w:rPr>
          <w:lang w:val="en-US"/>
        </w:rPr>
        <w:t xml:space="preserve"> the ‘P’ </w:t>
      </w:r>
      <w:r w:rsidRPr="407EA131" w:rsidR="4F0664D3">
        <w:rPr>
          <w:lang w:val="en-US"/>
        </w:rPr>
        <w:t>(-</w:t>
      </w:r>
      <w:r w:rsidRPr="407EA131" w:rsidR="286D70C7">
        <w:rPr>
          <w:lang w:val="en-US"/>
        </w:rPr>
        <w:t>7</w:t>
      </w:r>
      <w:r w:rsidRPr="407EA131" w:rsidR="756AB741">
        <w:rPr>
          <w:lang w:val="en-US"/>
        </w:rPr>
        <w:t xml:space="preserve"> %</w:t>
      </w:r>
      <w:r w:rsidRPr="407EA131" w:rsidR="4F0664D3">
        <w:rPr>
          <w:lang w:val="en-US"/>
        </w:rPr>
        <w:t xml:space="preserve">) </w:t>
      </w:r>
      <w:r w:rsidRPr="407EA131" w:rsidR="191FA5F9">
        <w:rPr>
          <w:lang w:val="en-US"/>
        </w:rPr>
        <w:t>and ‘</w:t>
      </w:r>
      <w:r w:rsidRPr="407EA131" w:rsidR="4F0664D3">
        <w:rPr>
          <w:lang w:val="en-US"/>
        </w:rPr>
        <w:t>N</w:t>
      </w:r>
      <w:r w:rsidRPr="407EA131" w:rsidR="191FA5F9">
        <w:rPr>
          <w:lang w:val="en-US"/>
        </w:rPr>
        <w:t>+Cat’</w:t>
      </w:r>
      <w:r w:rsidRPr="407EA131" w:rsidR="4F0664D3">
        <w:rPr>
          <w:lang w:val="en-US"/>
        </w:rPr>
        <w:t xml:space="preserve"> (+</w:t>
      </w:r>
      <w:r w:rsidRPr="407EA131" w:rsidR="286D70C7">
        <w:rPr>
          <w:lang w:val="en-US"/>
        </w:rPr>
        <w:t>7</w:t>
      </w:r>
      <w:r w:rsidRPr="407EA131" w:rsidR="756AB741">
        <w:rPr>
          <w:lang w:val="en-US"/>
        </w:rPr>
        <w:t xml:space="preserve"> %</w:t>
      </w:r>
      <w:r w:rsidRPr="407EA131" w:rsidR="4F0664D3">
        <w:rPr>
          <w:lang w:val="en-US"/>
        </w:rPr>
        <w:t>)</w:t>
      </w:r>
      <w:r w:rsidRPr="407EA131" w:rsidR="191FA5F9">
        <w:rPr>
          <w:lang w:val="en-US"/>
        </w:rPr>
        <w:t xml:space="preserve"> treatments</w:t>
      </w:r>
      <w:r w:rsidRPr="407EA131" w:rsidR="286D70C7">
        <w:rPr>
          <w:lang w:val="en-US"/>
        </w:rPr>
        <w:t xml:space="preserve">. </w:t>
      </w:r>
      <w:r w:rsidRPr="407EA131" w:rsidR="1B6B9574">
        <w:rPr>
          <w:lang w:val="en-US"/>
        </w:rPr>
        <w:t xml:space="preserve">Total N varied </w:t>
      </w:r>
      <w:r w:rsidRPr="407EA131" w:rsidR="57752FCC">
        <w:rPr>
          <w:lang w:val="en-US"/>
        </w:rPr>
        <w:t xml:space="preserve">from 0.026 to 0.035 </w:t>
      </w:r>
      <w:r w:rsidRPr="407EA131" w:rsidR="756AB741">
        <w:rPr>
          <w:lang w:val="en-US"/>
        </w:rPr>
        <w:t xml:space="preserve"> %</w:t>
      </w:r>
      <w:r w:rsidRPr="407EA131" w:rsidR="57752FCC">
        <w:rPr>
          <w:lang w:val="en-US"/>
        </w:rPr>
        <w:t xml:space="preserve"> </w:t>
      </w:r>
      <w:r w:rsidRPr="407EA131" w:rsidR="07C2F014">
        <w:rPr>
          <w:lang w:val="en-US"/>
        </w:rPr>
        <w:t xml:space="preserve">and showed </w:t>
      </w:r>
      <w:r w:rsidRPr="407EA131" w:rsidR="606DC2E3">
        <w:rPr>
          <w:lang w:val="en-US"/>
        </w:rPr>
        <w:t xml:space="preserve">negative effects </w:t>
      </w:r>
      <w:r w:rsidRPr="407EA131" w:rsidR="1102CB3A">
        <w:rPr>
          <w:lang w:val="en-US"/>
        </w:rPr>
        <w:t>from all nutrient addition treatments.</w:t>
      </w:r>
      <w:r w:rsidRPr="407EA131" w:rsidR="39F4DBCB">
        <w:rPr>
          <w:lang w:val="en-US"/>
        </w:rPr>
        <w:t xml:space="preserve"> </w:t>
      </w:r>
      <w:r w:rsidRPr="407EA131" w:rsidR="52A07A7C">
        <w:rPr>
          <w:lang w:val="en-US"/>
        </w:rPr>
        <w:t xml:space="preserve">Especially </w:t>
      </w:r>
      <w:r w:rsidRPr="407EA131" w:rsidR="23F8BB73">
        <w:rPr>
          <w:lang w:val="en-US"/>
        </w:rPr>
        <w:t>‘</w:t>
      </w:r>
      <w:r w:rsidRPr="407EA131" w:rsidR="606DC2E3">
        <w:rPr>
          <w:lang w:val="en-US"/>
        </w:rPr>
        <w:t>P</w:t>
      </w:r>
      <w:r w:rsidRPr="407EA131" w:rsidR="23F8BB73">
        <w:rPr>
          <w:lang w:val="en-US"/>
        </w:rPr>
        <w:t>’</w:t>
      </w:r>
      <w:r w:rsidRPr="407EA131" w:rsidR="39F4DBCB">
        <w:rPr>
          <w:lang w:val="en-US"/>
        </w:rPr>
        <w:t xml:space="preserve"> or</w:t>
      </w:r>
      <w:r w:rsidRPr="407EA131" w:rsidR="23F8BB73">
        <w:rPr>
          <w:lang w:val="en-US"/>
        </w:rPr>
        <w:t xml:space="preserve"> ‘P+Cat’</w:t>
      </w:r>
      <w:r w:rsidRPr="407EA131" w:rsidR="2DFE6323">
        <w:rPr>
          <w:lang w:val="en-US"/>
        </w:rPr>
        <w:t xml:space="preserve"> </w:t>
      </w:r>
      <w:r w:rsidRPr="407EA131" w:rsidR="52A07A7C">
        <w:rPr>
          <w:lang w:val="en-US"/>
        </w:rPr>
        <w:t>caused strong decreases in soil total N of -17</w:t>
      </w:r>
      <w:r w:rsidRPr="407EA131" w:rsidR="756AB741">
        <w:rPr>
          <w:lang w:val="en-US"/>
        </w:rPr>
        <w:t xml:space="preserve"> %</w:t>
      </w:r>
      <w:r w:rsidRPr="407EA131" w:rsidR="52A07A7C">
        <w:rPr>
          <w:lang w:val="en-US"/>
        </w:rPr>
        <w:t xml:space="preserve"> and </w:t>
      </w:r>
      <w:r w:rsidRPr="407EA131" w:rsidR="0EF945A3">
        <w:rPr>
          <w:lang w:val="en-US"/>
        </w:rPr>
        <w:t>-20</w:t>
      </w:r>
      <w:r w:rsidRPr="407EA131" w:rsidR="756AB741">
        <w:rPr>
          <w:lang w:val="en-US"/>
        </w:rPr>
        <w:t xml:space="preserve"> %</w:t>
      </w:r>
      <w:r w:rsidRPr="407EA131" w:rsidR="0EF945A3">
        <w:rPr>
          <w:lang w:val="en-US"/>
        </w:rPr>
        <w:t>, respectively</w:t>
      </w:r>
      <w:r w:rsidRPr="407EA131" w:rsidR="2735B453">
        <w:rPr>
          <w:lang w:val="en-US"/>
        </w:rPr>
        <w:t xml:space="preserve">. </w:t>
      </w:r>
      <w:r w:rsidRPr="407EA131" w:rsidR="29328546">
        <w:rPr>
          <w:lang w:val="en-US"/>
        </w:rPr>
        <w:t xml:space="preserve">Total P </w:t>
      </w:r>
      <w:r w:rsidRPr="407EA131" w:rsidR="504A30EA">
        <w:rPr>
          <w:lang w:val="en-US"/>
        </w:rPr>
        <w:t>content</w:t>
      </w:r>
      <w:r w:rsidRPr="407EA131" w:rsidR="29328546">
        <w:rPr>
          <w:lang w:val="en-US"/>
        </w:rPr>
        <w:t xml:space="preserve"> </w:t>
      </w:r>
      <w:r w:rsidRPr="407EA131" w:rsidR="74FAE717">
        <w:rPr>
          <w:lang w:val="en-US"/>
        </w:rPr>
        <w:t>(</w:t>
      </w:r>
      <w:r w:rsidRPr="407EA131" w:rsidR="38A82962">
        <w:rPr>
          <w:lang w:val="en-US"/>
        </w:rPr>
        <w:t>135</w:t>
      </w:r>
      <w:r w:rsidRPr="407EA131" w:rsidR="2A256F98">
        <w:rPr>
          <w:lang w:val="en-US"/>
        </w:rPr>
        <w:t>–</w:t>
      </w:r>
      <w:r w:rsidRPr="407EA131" w:rsidR="38A82962">
        <w:rPr>
          <w:lang w:val="en-US"/>
        </w:rPr>
        <w:t>181</w:t>
      </w:r>
      <w:r w:rsidRPr="407EA131" w:rsidR="74FAE717">
        <w:rPr>
          <w:lang w:val="en-US"/>
        </w:rPr>
        <w:t xml:space="preserve"> ppm)</w:t>
      </w:r>
      <w:r w:rsidRPr="407EA131" w:rsidR="51ACD538">
        <w:rPr>
          <w:lang w:val="en-US"/>
        </w:rPr>
        <w:t xml:space="preserve"> </w:t>
      </w:r>
      <w:r w:rsidRPr="407EA131" w:rsidR="55713B85">
        <w:rPr>
          <w:lang w:val="en-US"/>
        </w:rPr>
        <w:t>w</w:t>
      </w:r>
      <w:r w:rsidRPr="407EA131" w:rsidR="3770FF9E">
        <w:rPr>
          <w:lang w:val="en-US"/>
        </w:rPr>
        <w:t>as</w:t>
      </w:r>
      <w:r w:rsidRPr="407EA131" w:rsidR="55713B85">
        <w:rPr>
          <w:lang w:val="en-US"/>
        </w:rPr>
        <w:t xml:space="preserve"> </w:t>
      </w:r>
      <w:r w:rsidRPr="407EA131" w:rsidR="3770FF9E">
        <w:rPr>
          <w:lang w:val="en-US"/>
        </w:rPr>
        <w:t>notably</w:t>
      </w:r>
      <w:r w:rsidRPr="407EA131" w:rsidR="55713B85">
        <w:rPr>
          <w:lang w:val="en-US"/>
        </w:rPr>
        <w:t xml:space="preserve"> higher </w:t>
      </w:r>
      <w:r w:rsidRPr="407EA131" w:rsidR="178EB2F0">
        <w:rPr>
          <w:lang w:val="en-US"/>
        </w:rPr>
        <w:t>for all treatments involving P</w:t>
      </w:r>
      <w:r w:rsidRPr="407EA131" w:rsidR="463A9000">
        <w:rPr>
          <w:lang w:val="en-US"/>
        </w:rPr>
        <w:t xml:space="preserve"> (+</w:t>
      </w:r>
      <w:r w:rsidRPr="407EA131" w:rsidR="39FA2023">
        <w:rPr>
          <w:lang w:val="en-US"/>
        </w:rPr>
        <w:t>19</w:t>
      </w:r>
      <w:r w:rsidRPr="407EA131" w:rsidR="2A256F98">
        <w:rPr>
          <w:lang w:val="en-US"/>
        </w:rPr>
        <w:t>–</w:t>
      </w:r>
      <w:r w:rsidRPr="407EA131" w:rsidR="39FA2023">
        <w:rPr>
          <w:lang w:val="en-US"/>
        </w:rPr>
        <w:t>24</w:t>
      </w:r>
      <w:r w:rsidRPr="407EA131" w:rsidR="756AB741">
        <w:rPr>
          <w:lang w:val="en-US"/>
        </w:rPr>
        <w:t xml:space="preserve"> %</w:t>
      </w:r>
      <w:r w:rsidRPr="407EA131" w:rsidR="39FA2023">
        <w:rPr>
          <w:lang w:val="en-US"/>
        </w:rPr>
        <w:t>)</w:t>
      </w:r>
      <w:r w:rsidRPr="407EA131" w:rsidR="3A965AB6">
        <w:rPr>
          <w:lang w:val="en-US"/>
        </w:rPr>
        <w:t xml:space="preserve"> and </w:t>
      </w:r>
      <w:r w:rsidRPr="407EA131" w:rsidR="5DCE99CE">
        <w:rPr>
          <w:lang w:val="en-US"/>
        </w:rPr>
        <w:t>only increased</w:t>
      </w:r>
      <w:r w:rsidR="001A62D1">
        <w:rPr>
          <w:lang w:val="en-US"/>
        </w:rPr>
        <w:t xml:space="preserve"> by 2</w:t>
      </w:r>
      <w:r w:rsidRPr="407EA131" w:rsidR="001A62D1">
        <w:rPr>
          <w:lang w:val="en-US"/>
        </w:rPr>
        <w:t>–</w:t>
      </w:r>
      <w:r w:rsidR="001A62D1">
        <w:rPr>
          <w:lang w:val="en-US"/>
        </w:rPr>
        <w:t>6 %</w:t>
      </w:r>
      <w:r w:rsidRPr="407EA131" w:rsidR="5DCE99CE">
        <w:rPr>
          <w:lang w:val="en-US"/>
        </w:rPr>
        <w:t xml:space="preserve"> </w:t>
      </w:r>
      <w:r w:rsidRPr="407EA131" w:rsidR="3A965AB6">
        <w:rPr>
          <w:lang w:val="en-US"/>
        </w:rPr>
        <w:t>otherwise.</w:t>
      </w:r>
      <w:r w:rsidRPr="407EA131" w:rsidR="2310183C">
        <w:rPr>
          <w:lang w:val="en-US"/>
        </w:rPr>
        <w:t xml:space="preserve"> Available</w:t>
      </w:r>
      <w:r w:rsidRPr="407EA131" w:rsidR="28D602D0">
        <w:rPr>
          <w:lang w:val="en-US"/>
        </w:rPr>
        <w:t xml:space="preserve"> P</w:t>
      </w:r>
      <w:r w:rsidRPr="407EA131" w:rsidR="2310183C">
        <w:rPr>
          <w:lang w:val="en-US"/>
        </w:rPr>
        <w:t xml:space="preserve"> (</w:t>
      </w:r>
      <w:r w:rsidRPr="407EA131" w:rsidR="5E24C4E9">
        <w:rPr>
          <w:lang w:val="en-US"/>
        </w:rPr>
        <w:t>5.6</w:t>
      </w:r>
      <w:r w:rsidRPr="407EA131" w:rsidR="2A256F98">
        <w:rPr>
          <w:lang w:val="en-US"/>
        </w:rPr>
        <w:t>–</w:t>
      </w:r>
      <w:r w:rsidRPr="407EA131" w:rsidR="5E24C4E9">
        <w:rPr>
          <w:lang w:val="en-US"/>
        </w:rPr>
        <w:t>12.4</w:t>
      </w:r>
      <w:r w:rsidRPr="407EA131" w:rsidR="35812DD5">
        <w:rPr>
          <w:lang w:val="en-US"/>
        </w:rPr>
        <w:t xml:space="preserve"> </w:t>
      </w:r>
      <w:r w:rsidRPr="407EA131" w:rsidR="35812DD5">
        <w:rPr>
          <w:lang w:val="en-US"/>
        </w:rPr>
        <w:t xml:space="preserve">ppm) </w:t>
      </w:r>
      <w:r w:rsidRPr="407EA131" w:rsidR="245B2595">
        <w:rPr>
          <w:lang w:val="en-US"/>
        </w:rPr>
        <w:t xml:space="preserve">reflected </w:t>
      </w:r>
      <w:r w:rsidRPr="407EA131" w:rsidR="66ABD8A3">
        <w:rPr>
          <w:lang w:val="en-US"/>
        </w:rPr>
        <w:t>a similar</w:t>
      </w:r>
      <w:r w:rsidRPr="407EA131" w:rsidR="245B2595">
        <w:rPr>
          <w:lang w:val="en-US"/>
        </w:rPr>
        <w:t xml:space="preserve"> trend </w:t>
      </w:r>
      <w:r w:rsidRPr="407EA131" w:rsidR="6D50988B">
        <w:rPr>
          <w:lang w:val="en-US"/>
        </w:rPr>
        <w:t xml:space="preserve">but with a </w:t>
      </w:r>
      <w:r w:rsidRPr="407EA131" w:rsidR="7A7620E9">
        <w:rPr>
          <w:lang w:val="en-US"/>
        </w:rPr>
        <w:t>decrease for ‘Cat’ and ‘N+Cat’</w:t>
      </w:r>
      <w:r w:rsidRPr="407EA131" w:rsidR="7C4C1985">
        <w:rPr>
          <w:lang w:val="en-US"/>
        </w:rPr>
        <w:t xml:space="preserve"> (resp.</w:t>
      </w:r>
      <w:r w:rsidRPr="407EA131" w:rsidR="366DF93D">
        <w:rPr>
          <w:lang w:val="en-US"/>
        </w:rPr>
        <w:t xml:space="preserve"> </w:t>
      </w:r>
      <w:r w:rsidRPr="407EA131" w:rsidR="7A7620E9">
        <w:rPr>
          <w:lang w:val="en-US"/>
        </w:rPr>
        <w:t>-</w:t>
      </w:r>
      <w:r w:rsidRPr="407EA131" w:rsidR="79AE412C">
        <w:rPr>
          <w:lang w:val="en-US"/>
        </w:rPr>
        <w:t>10</w:t>
      </w:r>
      <w:r w:rsidRPr="407EA131" w:rsidR="756AB741">
        <w:rPr>
          <w:lang w:val="en-US"/>
        </w:rPr>
        <w:t xml:space="preserve"> %</w:t>
      </w:r>
      <w:r w:rsidRPr="407EA131" w:rsidR="366DF93D">
        <w:rPr>
          <w:lang w:val="en-US"/>
        </w:rPr>
        <w:t xml:space="preserve"> and </w:t>
      </w:r>
      <w:r w:rsidRPr="407EA131" w:rsidR="79AE412C">
        <w:rPr>
          <w:lang w:val="en-US"/>
        </w:rPr>
        <w:t>-21</w:t>
      </w:r>
      <w:r w:rsidRPr="407EA131" w:rsidR="756AB741">
        <w:rPr>
          <w:lang w:val="en-US"/>
        </w:rPr>
        <w:t xml:space="preserve"> %</w:t>
      </w:r>
      <w:r w:rsidRPr="407EA131" w:rsidR="366DF93D">
        <w:rPr>
          <w:lang w:val="en-US"/>
        </w:rPr>
        <w:t>)</w:t>
      </w:r>
      <w:r w:rsidRPr="407EA131" w:rsidR="12ED695A">
        <w:rPr>
          <w:lang w:val="en-US"/>
        </w:rPr>
        <w:t>.</w:t>
      </w:r>
      <w:r w:rsidRPr="407EA131" w:rsidR="366DF93D">
        <w:rPr>
          <w:lang w:val="en-US"/>
        </w:rPr>
        <w:t xml:space="preserve"> </w:t>
      </w:r>
      <w:r w:rsidRPr="407EA131" w:rsidR="05DF417C">
        <w:rPr>
          <w:lang w:val="en-US"/>
        </w:rPr>
        <w:t>Soil total Ca ranged between 63 and 1</w:t>
      </w:r>
      <w:r w:rsidRPr="407EA131" w:rsidR="2B50D989">
        <w:rPr>
          <w:lang w:val="en-US"/>
        </w:rPr>
        <w:t>05</w:t>
      </w:r>
      <w:r w:rsidRPr="407EA131" w:rsidR="05DF417C">
        <w:rPr>
          <w:lang w:val="en-US"/>
        </w:rPr>
        <w:t xml:space="preserve"> ppm, with one </w:t>
      </w:r>
      <w:r w:rsidRPr="407EA131" w:rsidR="79AE412C">
        <w:rPr>
          <w:lang w:val="en-US"/>
        </w:rPr>
        <w:t>extreme value</w:t>
      </w:r>
      <w:r w:rsidRPr="407EA131" w:rsidR="05DF417C">
        <w:rPr>
          <w:lang w:val="en-US"/>
        </w:rPr>
        <w:t xml:space="preserve"> of 204 ppm</w:t>
      </w:r>
      <w:r w:rsidRPr="407EA131" w:rsidR="62A6E129">
        <w:rPr>
          <w:lang w:val="en-US"/>
        </w:rPr>
        <w:t xml:space="preserve"> for ‘N+P+Cat’</w:t>
      </w:r>
      <w:r w:rsidRPr="407EA131" w:rsidR="05DF417C">
        <w:rPr>
          <w:lang w:val="en-US"/>
        </w:rPr>
        <w:t xml:space="preserve">. </w:t>
      </w:r>
      <w:r w:rsidRPr="407EA131" w:rsidR="257AC0BC">
        <w:rPr>
          <w:lang w:val="en-US"/>
        </w:rPr>
        <w:t xml:space="preserve">Soil available Ca </w:t>
      </w:r>
      <w:r w:rsidRPr="407EA131" w:rsidR="2546183C">
        <w:rPr>
          <w:lang w:val="en-US"/>
        </w:rPr>
        <w:t xml:space="preserve">(37–58 ppm) </w:t>
      </w:r>
      <w:r w:rsidRPr="407EA131" w:rsidR="4ACFF6BF">
        <w:rPr>
          <w:lang w:val="en-US"/>
        </w:rPr>
        <w:t xml:space="preserve">also </w:t>
      </w:r>
      <w:r w:rsidRPr="407EA131" w:rsidR="734E00C4">
        <w:rPr>
          <w:lang w:val="en-US"/>
        </w:rPr>
        <w:t>showed</w:t>
      </w:r>
      <w:r w:rsidRPr="407EA131" w:rsidR="4ACFF6BF">
        <w:rPr>
          <w:lang w:val="en-US"/>
        </w:rPr>
        <w:t xml:space="preserve"> th</w:t>
      </w:r>
      <w:r w:rsidRPr="407EA131" w:rsidR="79AE412C">
        <w:rPr>
          <w:lang w:val="en-US"/>
        </w:rPr>
        <w:t>is</w:t>
      </w:r>
      <w:r w:rsidRPr="407EA131" w:rsidR="4ACFF6BF">
        <w:rPr>
          <w:lang w:val="en-US"/>
        </w:rPr>
        <w:t xml:space="preserve"> high value for ‘N+P+Cat’. </w:t>
      </w:r>
      <w:r w:rsidRPr="407EA131" w:rsidR="1C923BD1">
        <w:rPr>
          <w:lang w:val="en-US"/>
        </w:rPr>
        <w:t xml:space="preserve">However, </w:t>
      </w:r>
      <w:r w:rsidRPr="407EA131" w:rsidR="5DA3F34D">
        <w:rPr>
          <w:lang w:val="en-US"/>
        </w:rPr>
        <w:t>only one soil sample was obtained for this treatment.</w:t>
      </w:r>
      <w:r w:rsidRPr="407EA131" w:rsidR="7E4936DB">
        <w:rPr>
          <w:lang w:val="en-US"/>
        </w:rPr>
        <w:t xml:space="preserve"> </w:t>
      </w:r>
      <w:r w:rsidRPr="407EA131" w:rsidR="1988610F">
        <w:rPr>
          <w:lang w:val="en-US"/>
        </w:rPr>
        <w:t xml:space="preserve">Total </w:t>
      </w:r>
      <w:r w:rsidRPr="407EA131" w:rsidR="7E4936DB">
        <w:rPr>
          <w:lang w:val="en-US"/>
        </w:rPr>
        <w:t xml:space="preserve">soil </w:t>
      </w:r>
      <w:r w:rsidRPr="407EA131" w:rsidR="1988610F">
        <w:rPr>
          <w:lang w:val="en-US"/>
        </w:rPr>
        <w:t xml:space="preserve">Mg </w:t>
      </w:r>
      <w:r w:rsidRPr="407EA131" w:rsidR="504A30EA">
        <w:rPr>
          <w:lang w:val="en-US"/>
        </w:rPr>
        <w:t>content</w:t>
      </w:r>
      <w:r w:rsidRPr="407EA131" w:rsidR="1988610F">
        <w:rPr>
          <w:lang w:val="en-US"/>
        </w:rPr>
        <w:t xml:space="preserve"> varied </w:t>
      </w:r>
      <w:r w:rsidRPr="407EA131" w:rsidR="7E4936DB">
        <w:rPr>
          <w:lang w:val="en-US"/>
        </w:rPr>
        <w:t>between</w:t>
      </w:r>
      <w:r w:rsidRPr="407EA131" w:rsidR="1988610F">
        <w:rPr>
          <w:lang w:val="en-US"/>
        </w:rPr>
        <w:t xml:space="preserve"> 50 </w:t>
      </w:r>
      <w:r w:rsidRPr="407EA131" w:rsidR="7E4936DB">
        <w:rPr>
          <w:lang w:val="en-US"/>
        </w:rPr>
        <w:t>and</w:t>
      </w:r>
      <w:r w:rsidRPr="407EA131" w:rsidR="1988610F">
        <w:rPr>
          <w:lang w:val="en-US"/>
        </w:rPr>
        <w:t xml:space="preserve"> 103 ppm and </w:t>
      </w:r>
      <w:r w:rsidRPr="407EA131" w:rsidR="7CAA95A2">
        <w:rPr>
          <w:lang w:val="en-US"/>
        </w:rPr>
        <w:t xml:space="preserve">showed </w:t>
      </w:r>
      <w:r w:rsidRPr="407EA131" w:rsidR="7E4936DB">
        <w:rPr>
          <w:lang w:val="en-US"/>
        </w:rPr>
        <w:t>clear</w:t>
      </w:r>
      <w:r w:rsidRPr="407EA131" w:rsidR="4B519BD3">
        <w:rPr>
          <w:lang w:val="en-US"/>
        </w:rPr>
        <w:t xml:space="preserve"> increases </w:t>
      </w:r>
      <w:r w:rsidRPr="407EA131" w:rsidR="561A06C0">
        <w:rPr>
          <w:lang w:val="en-US"/>
        </w:rPr>
        <w:t>for all nutrient addition treatments</w:t>
      </w:r>
      <w:r w:rsidRPr="407EA131" w:rsidR="37A68B2A">
        <w:rPr>
          <w:lang w:val="en-US"/>
        </w:rPr>
        <w:t>, most strongly for the cation addition treatments (</w:t>
      </w:r>
      <w:r w:rsidRPr="407EA131" w:rsidR="5E88F34A">
        <w:rPr>
          <w:lang w:val="en-US"/>
        </w:rPr>
        <w:t>+54–</w:t>
      </w:r>
      <w:r w:rsidRPr="407EA131" w:rsidR="770E52F2">
        <w:rPr>
          <w:lang w:val="en-US"/>
        </w:rPr>
        <w:t>82</w:t>
      </w:r>
      <w:r w:rsidRPr="407EA131" w:rsidR="756AB741">
        <w:rPr>
          <w:lang w:val="en-US"/>
        </w:rPr>
        <w:t xml:space="preserve"> %</w:t>
      </w:r>
      <w:r w:rsidRPr="407EA131" w:rsidR="37A68B2A">
        <w:rPr>
          <w:lang w:val="en-US"/>
        </w:rPr>
        <w:t>)</w:t>
      </w:r>
      <w:r w:rsidRPr="407EA131" w:rsidR="44B3B4DE">
        <w:rPr>
          <w:lang w:val="en-US"/>
        </w:rPr>
        <w:t>.</w:t>
      </w:r>
      <w:r w:rsidRPr="407EA131" w:rsidR="237670FA">
        <w:rPr>
          <w:lang w:val="en-US"/>
        </w:rPr>
        <w:t xml:space="preserve"> Other </w:t>
      </w:r>
      <w:r w:rsidRPr="407EA131" w:rsidR="03A0D26F">
        <w:rPr>
          <w:lang w:val="en-US"/>
        </w:rPr>
        <w:t>treatments (‘N’, ‘</w:t>
      </w:r>
      <w:r w:rsidRPr="407EA131" w:rsidR="0A9EF108">
        <w:rPr>
          <w:lang w:val="en-US"/>
        </w:rPr>
        <w:t>P’, ‘N+P’)</w:t>
      </w:r>
      <w:r w:rsidRPr="407EA131" w:rsidR="237670FA">
        <w:rPr>
          <w:lang w:val="en-US"/>
        </w:rPr>
        <w:t xml:space="preserve"> ranged between </w:t>
      </w:r>
      <w:r w:rsidRPr="407EA131" w:rsidR="711026AD">
        <w:rPr>
          <w:lang w:val="en-US"/>
        </w:rPr>
        <w:t>+</w:t>
      </w:r>
      <w:r w:rsidRPr="407EA131" w:rsidR="3B92B805">
        <w:rPr>
          <w:lang w:val="en-US"/>
        </w:rPr>
        <w:t>22</w:t>
      </w:r>
      <w:r w:rsidRPr="407EA131" w:rsidR="756AB741">
        <w:rPr>
          <w:lang w:val="en-US"/>
        </w:rPr>
        <w:t xml:space="preserve"> %</w:t>
      </w:r>
      <w:r w:rsidRPr="407EA131" w:rsidR="711026AD">
        <w:rPr>
          <w:lang w:val="en-US"/>
        </w:rPr>
        <w:t xml:space="preserve"> and +</w:t>
      </w:r>
      <w:r w:rsidRPr="407EA131" w:rsidR="3B92B805">
        <w:rPr>
          <w:lang w:val="en-US"/>
        </w:rPr>
        <w:t>68</w:t>
      </w:r>
      <w:r w:rsidRPr="407EA131" w:rsidR="756AB741">
        <w:rPr>
          <w:lang w:val="en-US"/>
        </w:rPr>
        <w:t xml:space="preserve"> %</w:t>
      </w:r>
      <w:r w:rsidRPr="407EA131" w:rsidR="711026AD">
        <w:rPr>
          <w:lang w:val="en-US"/>
        </w:rPr>
        <w:t>.</w:t>
      </w:r>
      <w:r w:rsidRPr="407EA131" w:rsidR="398210CA">
        <w:rPr>
          <w:lang w:val="en-US"/>
        </w:rPr>
        <w:t xml:space="preserve"> </w:t>
      </w:r>
      <w:r w:rsidRPr="407EA131" w:rsidR="6646F160">
        <w:rPr>
          <w:lang w:val="en-US"/>
        </w:rPr>
        <w:t>The availability of Mg (11–19 ppm)</w:t>
      </w:r>
      <w:r w:rsidRPr="407EA131" w:rsidR="47E610CA">
        <w:rPr>
          <w:lang w:val="en-US"/>
        </w:rPr>
        <w:t xml:space="preserve"> was also higher</w:t>
      </w:r>
      <w:r w:rsidRPr="407EA131" w:rsidR="1D9099D7">
        <w:rPr>
          <w:lang w:val="en-US"/>
        </w:rPr>
        <w:t xml:space="preserve"> upon cation addition,</w:t>
      </w:r>
      <w:r w:rsidRPr="407EA131" w:rsidR="25460102">
        <w:rPr>
          <w:lang w:val="en-US"/>
        </w:rPr>
        <w:t xml:space="preserve"> </w:t>
      </w:r>
      <w:r w:rsidRPr="407EA131" w:rsidR="0A9EF108">
        <w:rPr>
          <w:lang w:val="en-US"/>
        </w:rPr>
        <w:t>most strongly</w:t>
      </w:r>
      <w:r w:rsidRPr="407EA131" w:rsidR="6FACFA18">
        <w:rPr>
          <w:lang w:val="en-US"/>
        </w:rPr>
        <w:t xml:space="preserve"> for ‘Cat’, </w:t>
      </w:r>
      <w:r w:rsidRPr="407EA131" w:rsidR="1F5EB96D">
        <w:rPr>
          <w:lang w:val="en-US"/>
        </w:rPr>
        <w:t>‘P+Cat’, and ‘N+P+Cat’ (resp. +33</w:t>
      </w:r>
      <w:r w:rsidRPr="407EA131" w:rsidR="756AB741">
        <w:rPr>
          <w:lang w:val="en-US"/>
        </w:rPr>
        <w:t xml:space="preserve"> %</w:t>
      </w:r>
      <w:r w:rsidRPr="407EA131" w:rsidR="1F5EB96D">
        <w:rPr>
          <w:lang w:val="en-US"/>
        </w:rPr>
        <w:t xml:space="preserve">, </w:t>
      </w:r>
      <w:r w:rsidRPr="407EA131" w:rsidR="29065634">
        <w:rPr>
          <w:lang w:val="en-US"/>
        </w:rPr>
        <w:t>+44</w:t>
      </w:r>
      <w:r w:rsidRPr="407EA131" w:rsidR="756AB741">
        <w:rPr>
          <w:lang w:val="en-US"/>
        </w:rPr>
        <w:t xml:space="preserve"> %</w:t>
      </w:r>
      <w:r w:rsidRPr="407EA131" w:rsidR="29065634">
        <w:rPr>
          <w:lang w:val="en-US"/>
        </w:rPr>
        <w:t>, and +47</w:t>
      </w:r>
      <w:r w:rsidRPr="407EA131" w:rsidR="756AB741">
        <w:rPr>
          <w:lang w:val="en-US"/>
        </w:rPr>
        <w:t xml:space="preserve"> %</w:t>
      </w:r>
      <w:r w:rsidRPr="407EA131" w:rsidR="29065634">
        <w:rPr>
          <w:lang w:val="en-US"/>
        </w:rPr>
        <w:t>)</w:t>
      </w:r>
      <w:r w:rsidRPr="407EA131" w:rsidR="1D9099D7">
        <w:rPr>
          <w:lang w:val="en-US"/>
        </w:rPr>
        <w:t>.</w:t>
      </w:r>
      <w:r w:rsidRPr="407EA131" w:rsidR="74CB2E15">
        <w:rPr>
          <w:lang w:val="en-US"/>
        </w:rPr>
        <w:t xml:space="preserve"> </w:t>
      </w:r>
      <w:r w:rsidRPr="407EA131" w:rsidR="49A9D7EC">
        <w:rPr>
          <w:lang w:val="en-US"/>
        </w:rPr>
        <w:t>Finally, soil total K (59–1</w:t>
      </w:r>
      <w:r w:rsidRPr="407EA131" w:rsidR="30BDDAC9">
        <w:rPr>
          <w:lang w:val="en-US"/>
        </w:rPr>
        <w:t>31</w:t>
      </w:r>
      <w:r w:rsidRPr="407EA131" w:rsidR="49A9D7EC">
        <w:rPr>
          <w:lang w:val="en-US"/>
        </w:rPr>
        <w:t xml:space="preserve"> ppm) </w:t>
      </w:r>
      <w:r w:rsidRPr="407EA131" w:rsidR="41348770">
        <w:rPr>
          <w:lang w:val="en-US"/>
        </w:rPr>
        <w:t xml:space="preserve">also </w:t>
      </w:r>
      <w:r w:rsidRPr="407EA131" w:rsidR="11EE613B">
        <w:rPr>
          <w:lang w:val="en-US"/>
        </w:rPr>
        <w:t>reacted strongly</w:t>
      </w:r>
      <w:r w:rsidRPr="407EA131" w:rsidR="4E6C28EF">
        <w:rPr>
          <w:lang w:val="en-US"/>
        </w:rPr>
        <w:t xml:space="preserve"> positively</w:t>
      </w:r>
      <w:r w:rsidRPr="407EA131" w:rsidR="11EE613B">
        <w:rPr>
          <w:lang w:val="en-US"/>
        </w:rPr>
        <w:t xml:space="preserve"> to any nutrient application, </w:t>
      </w:r>
      <w:r w:rsidRPr="407EA131" w:rsidR="4E6C28EF">
        <w:rPr>
          <w:lang w:val="en-US"/>
        </w:rPr>
        <w:t xml:space="preserve">with the highest effects noted for </w:t>
      </w:r>
      <w:r w:rsidRPr="407EA131" w:rsidR="2B9ABB21">
        <w:rPr>
          <w:lang w:val="en-US"/>
        </w:rPr>
        <w:t>‘N+Cat’ and ‘N+P+Cat’ (resp. +</w:t>
      </w:r>
      <w:r w:rsidRPr="407EA131" w:rsidR="6CEC4C89">
        <w:rPr>
          <w:lang w:val="en-US"/>
        </w:rPr>
        <w:t>72</w:t>
      </w:r>
      <w:r w:rsidRPr="407EA131" w:rsidR="756AB741">
        <w:rPr>
          <w:lang w:val="en-US"/>
        </w:rPr>
        <w:t xml:space="preserve"> %</w:t>
      </w:r>
      <w:r w:rsidRPr="407EA131" w:rsidR="6CEC4C89">
        <w:rPr>
          <w:lang w:val="en-US"/>
        </w:rPr>
        <w:t xml:space="preserve"> and +84</w:t>
      </w:r>
      <w:r w:rsidRPr="407EA131" w:rsidR="756AB741">
        <w:rPr>
          <w:lang w:val="en-US"/>
        </w:rPr>
        <w:t xml:space="preserve"> %</w:t>
      </w:r>
      <w:r w:rsidRPr="407EA131" w:rsidR="6CEC4C89">
        <w:rPr>
          <w:lang w:val="en-US"/>
        </w:rPr>
        <w:t>).</w:t>
      </w:r>
      <w:r w:rsidRPr="407EA131" w:rsidR="1260F9F9">
        <w:rPr>
          <w:lang w:val="en-US"/>
        </w:rPr>
        <w:t xml:space="preserve"> </w:t>
      </w:r>
      <w:r w:rsidRPr="407EA131" w:rsidR="0A74ED1D">
        <w:rPr>
          <w:lang w:val="en-US"/>
        </w:rPr>
        <w:t xml:space="preserve">Available K was the only </w:t>
      </w:r>
      <w:r w:rsidRPr="407EA131" w:rsidR="7776FFD3">
        <w:rPr>
          <w:lang w:val="en-US"/>
        </w:rPr>
        <w:t xml:space="preserve">nutrient showing 0 ppm </w:t>
      </w:r>
      <w:r w:rsidRPr="407EA131" w:rsidR="504A30EA">
        <w:rPr>
          <w:lang w:val="en-US"/>
        </w:rPr>
        <w:t>content</w:t>
      </w:r>
      <w:r w:rsidRPr="407EA131" w:rsidR="3B92B805">
        <w:rPr>
          <w:lang w:val="en-US"/>
        </w:rPr>
        <w:t>s</w:t>
      </w:r>
      <w:r w:rsidRPr="407EA131" w:rsidR="7776FFD3">
        <w:rPr>
          <w:lang w:val="en-US"/>
        </w:rPr>
        <w:t xml:space="preserve"> (0–2</w:t>
      </w:r>
      <w:r w:rsidRPr="407EA131" w:rsidR="05EE0968">
        <w:rPr>
          <w:lang w:val="en-US"/>
        </w:rPr>
        <w:t>6</w:t>
      </w:r>
      <w:r w:rsidRPr="407EA131" w:rsidR="7776FFD3">
        <w:rPr>
          <w:lang w:val="en-US"/>
        </w:rPr>
        <w:t xml:space="preserve"> ppm), which</w:t>
      </w:r>
      <w:r w:rsidRPr="407EA131" w:rsidR="43542613">
        <w:rPr>
          <w:lang w:val="en-US"/>
        </w:rPr>
        <w:t xml:space="preserve"> resulted from the limit of detection of </w:t>
      </w:r>
      <w:r w:rsidRPr="407EA131" w:rsidR="682A43DF">
        <w:rPr>
          <w:lang w:val="en-US"/>
        </w:rPr>
        <w:t>20.3 ppm.</w:t>
      </w:r>
      <w:r w:rsidRPr="407EA131" w:rsidR="143617C9">
        <w:rPr>
          <w:lang w:val="en-US"/>
        </w:rPr>
        <w:t xml:space="preserve"> </w:t>
      </w:r>
      <w:r w:rsidRPr="407EA131" w:rsidR="43542613">
        <w:rPr>
          <w:lang w:val="en-US"/>
        </w:rPr>
        <w:t xml:space="preserve"> </w:t>
      </w:r>
    </w:p>
    <w:p w:rsidRPr="00BF2D08" w:rsidR="008F73E1" w:rsidP="407EA131" w:rsidRDefault="62C135E6" w14:paraId="1346421F" w14:textId="6A0A9CF5">
      <w:pPr>
        <w:spacing w:line="480" w:lineRule="auto"/>
        <w:jc w:val="both"/>
        <w:rPr>
          <w:lang w:val="en-US"/>
        </w:rPr>
      </w:pPr>
      <w:r w:rsidRPr="407EA131">
        <w:rPr>
          <w:lang w:val="en-US"/>
        </w:rPr>
        <w:t xml:space="preserve">Final plant </w:t>
      </w:r>
      <w:r w:rsidRPr="407EA131" w:rsidR="1AE90185">
        <w:rPr>
          <w:lang w:val="en-US"/>
        </w:rPr>
        <w:t xml:space="preserve">diameter </w:t>
      </w:r>
      <w:r w:rsidRPr="407EA131">
        <w:rPr>
          <w:lang w:val="en-US"/>
        </w:rPr>
        <w:t xml:space="preserve">measurements </w:t>
      </w:r>
      <w:r w:rsidRPr="407EA131" w:rsidR="61A4B01B">
        <w:rPr>
          <w:lang w:val="en-US"/>
        </w:rPr>
        <w:t>correlated most strongly to</w:t>
      </w:r>
      <w:r w:rsidRPr="407EA131" w:rsidR="73F9D249">
        <w:rPr>
          <w:lang w:val="en-US"/>
        </w:rPr>
        <w:t xml:space="preserve"> </w:t>
      </w:r>
      <w:r w:rsidRPr="407EA131" w:rsidR="2633835D">
        <w:rPr>
          <w:lang w:val="en-US"/>
        </w:rPr>
        <w:t xml:space="preserve">soil </w:t>
      </w:r>
      <w:r w:rsidRPr="407EA131" w:rsidR="73F9D249">
        <w:rPr>
          <w:lang w:val="en-US"/>
        </w:rPr>
        <w:t xml:space="preserve">available Mg (r = 0.66), </w:t>
      </w:r>
      <w:r w:rsidRPr="407EA131" w:rsidR="4750B113">
        <w:rPr>
          <w:lang w:val="en-US"/>
        </w:rPr>
        <w:t xml:space="preserve">total K (r = 0.54), </w:t>
      </w:r>
      <w:r w:rsidRPr="407EA131" w:rsidR="2A022522">
        <w:rPr>
          <w:lang w:val="en-US"/>
        </w:rPr>
        <w:t xml:space="preserve">and </w:t>
      </w:r>
      <w:r w:rsidRPr="407EA131" w:rsidR="4750B113">
        <w:rPr>
          <w:lang w:val="en-US"/>
        </w:rPr>
        <w:t>available P (r = -0.54</w:t>
      </w:r>
      <w:r w:rsidRPr="407EA131" w:rsidR="23192EAE">
        <w:rPr>
          <w:lang w:val="en-US"/>
        </w:rPr>
        <w:t xml:space="preserve">; </w:t>
      </w:r>
      <w:r w:rsidRPr="407EA131">
        <w:rPr>
          <w:lang w:val="en-US"/>
        </w:rPr>
        <w:t xml:space="preserve">Table </w:t>
      </w:r>
      <w:r w:rsidRPr="407EA131" w:rsidR="20F8EF38">
        <w:rPr>
          <w:lang w:val="en-US"/>
        </w:rPr>
        <w:t>A.</w:t>
      </w:r>
      <w:r w:rsidRPr="407EA131" w:rsidR="29474404">
        <w:rPr>
          <w:lang w:val="en-US"/>
        </w:rPr>
        <w:t>3</w:t>
      </w:r>
      <w:r w:rsidRPr="407EA131">
        <w:rPr>
          <w:lang w:val="en-US"/>
        </w:rPr>
        <w:t>)</w:t>
      </w:r>
      <w:r w:rsidRPr="407EA131" w:rsidR="2A022522">
        <w:rPr>
          <w:lang w:val="en-US"/>
        </w:rPr>
        <w:t>.</w:t>
      </w:r>
      <w:r w:rsidRPr="407EA131" w:rsidR="0D6DFB53">
        <w:rPr>
          <w:lang w:val="en-US"/>
        </w:rPr>
        <w:t xml:space="preserve"> </w:t>
      </w:r>
      <w:r w:rsidRPr="407EA131" w:rsidR="6D88D0D2">
        <w:rPr>
          <w:lang w:val="en-US"/>
        </w:rPr>
        <w:t>Final plant height</w:t>
      </w:r>
      <w:r w:rsidRPr="407EA131" w:rsidR="1AE90185">
        <w:rPr>
          <w:lang w:val="en-US"/>
        </w:rPr>
        <w:t>s</w:t>
      </w:r>
      <w:r w:rsidRPr="407EA131" w:rsidR="6D88D0D2">
        <w:rPr>
          <w:lang w:val="en-US"/>
        </w:rPr>
        <w:t xml:space="preserve"> correlated </w:t>
      </w:r>
      <w:r w:rsidRPr="407EA131" w:rsidR="3D4C8A2E">
        <w:rPr>
          <w:lang w:val="en-US"/>
        </w:rPr>
        <w:t xml:space="preserve">to </w:t>
      </w:r>
      <w:r w:rsidRPr="407EA131" w:rsidR="700B373F">
        <w:rPr>
          <w:lang w:val="en-US"/>
        </w:rPr>
        <w:t>soil total C (r = 0.67), available Mg (</w:t>
      </w:r>
      <w:r w:rsidRPr="407EA131" w:rsidR="63CC2541">
        <w:rPr>
          <w:lang w:val="en-US"/>
        </w:rPr>
        <w:t xml:space="preserve">r = 0.58), and </w:t>
      </w:r>
      <w:r w:rsidRPr="407EA131" w:rsidR="4F5119D6">
        <w:rPr>
          <w:lang w:val="en-US"/>
        </w:rPr>
        <w:t>available P (r = -0.56</w:t>
      </w:r>
      <w:r w:rsidRPr="407EA131" w:rsidR="5FBC42CA">
        <w:rPr>
          <w:lang w:val="en-US"/>
        </w:rPr>
        <w:t xml:space="preserve">). </w:t>
      </w:r>
      <w:r w:rsidR="00EA2674">
        <w:rPr>
          <w:lang w:val="en-US"/>
        </w:rPr>
        <w:t>Soil p</w:t>
      </w:r>
      <w:r w:rsidRPr="407EA131" w:rsidR="5FBC42CA">
        <w:rPr>
          <w:lang w:val="en-US"/>
        </w:rPr>
        <w:t xml:space="preserve">hosphorus, both total and available, was the only nutrient that showed </w:t>
      </w:r>
      <w:r w:rsidRPr="407EA131" w:rsidR="6FE248A7">
        <w:rPr>
          <w:lang w:val="en-US"/>
        </w:rPr>
        <w:t xml:space="preserve">consistent </w:t>
      </w:r>
      <w:r w:rsidRPr="407EA131" w:rsidR="5FBC42CA">
        <w:rPr>
          <w:lang w:val="en-US"/>
        </w:rPr>
        <w:t>negative correlation</w:t>
      </w:r>
      <w:r w:rsidR="003E4F53">
        <w:rPr>
          <w:lang w:val="en-US"/>
        </w:rPr>
        <w:t>s with final plant diameter and height measurements</w:t>
      </w:r>
      <w:r w:rsidRPr="407EA131" w:rsidR="689A237C">
        <w:rPr>
          <w:lang w:val="en-US"/>
        </w:rPr>
        <w:t>.</w:t>
      </w:r>
      <w:r w:rsidRPr="00BB20EB" w:rsidR="00BB20EB">
        <w:rPr>
          <w:lang w:val="en-US"/>
        </w:rPr>
        <w:t xml:space="preserve"> All other correlation coefficients were</w:t>
      </w:r>
      <w:r w:rsidR="00465DE3">
        <w:rPr>
          <w:lang w:val="en-US"/>
        </w:rPr>
        <w:t xml:space="preserve"> </w:t>
      </w:r>
      <w:r w:rsidRPr="00BB20EB" w:rsidR="00BB20EB">
        <w:rPr>
          <w:lang w:val="en-US"/>
        </w:rPr>
        <w:t>positive</w:t>
      </w:r>
      <w:r w:rsidR="00465DE3">
        <w:rPr>
          <w:lang w:val="en-US"/>
        </w:rPr>
        <w:t xml:space="preserve">, but </w:t>
      </w:r>
      <w:r w:rsidR="002D2F47">
        <w:rPr>
          <w:lang w:val="en-US"/>
        </w:rPr>
        <w:t>smaller than 0.5</w:t>
      </w:r>
      <w:r w:rsidRPr="00BB20EB" w:rsidR="00BB20EB">
        <w:rPr>
          <w:lang w:val="en-US"/>
        </w:rPr>
        <w:t>.</w:t>
      </w:r>
    </w:p>
    <w:p w:rsidRPr="00DF2437" w:rsidR="003C3703" w:rsidP="00F85FC5" w:rsidRDefault="00941812" w14:paraId="152AD3A6" w14:textId="547B24F9">
      <w:pPr>
        <w:spacing w:line="480" w:lineRule="auto"/>
        <w:jc w:val="both"/>
        <w:rPr>
          <w:i/>
        </w:rPr>
      </w:pPr>
      <w:r w:rsidRPr="36BCDA68">
        <w:rPr>
          <w:i/>
        </w:rPr>
        <w:t>pH-H</w:t>
      </w:r>
      <w:r w:rsidRPr="36BCDA68">
        <w:rPr>
          <w:i/>
          <w:vertAlign w:val="subscript"/>
        </w:rPr>
        <w:t>2</w:t>
      </w:r>
      <w:r w:rsidRPr="36BCDA68">
        <w:rPr>
          <w:i/>
        </w:rPr>
        <w:t>O</w:t>
      </w:r>
    </w:p>
    <w:p w:rsidRPr="005160BB" w:rsidR="004F309C" w:rsidP="3CE009D6" w:rsidRDefault="136D5AD3" w14:paraId="4BEA849F" w14:textId="5FF30472">
      <w:pPr>
        <w:spacing w:line="480" w:lineRule="auto"/>
        <w:jc w:val="both"/>
      </w:pPr>
      <w:r w:rsidRPr="3CE009D6">
        <w:t xml:space="preserve">Soil </w:t>
      </w:r>
      <w:r w:rsidRPr="3CE009D6" w:rsidR="675F364D">
        <w:t xml:space="preserve">pH </w:t>
      </w:r>
      <w:r w:rsidRPr="3CE009D6" w:rsidR="4D4A54F2">
        <w:t xml:space="preserve">showed </w:t>
      </w:r>
      <w:r w:rsidRPr="3CE009D6" w:rsidR="4A2AA387">
        <w:t xml:space="preserve">substantial variability </w:t>
      </w:r>
      <w:r w:rsidRPr="3CE009D6" w:rsidR="29E7ED97">
        <w:t>4 months after the first fertilizer application (2.8 – 5.4</w:t>
      </w:r>
      <w:r w:rsidRPr="3CE009D6" w:rsidR="15391179">
        <w:t>; February 2023</w:t>
      </w:r>
      <w:r w:rsidRPr="3CE009D6" w:rsidR="29E7ED97">
        <w:t>)</w:t>
      </w:r>
      <w:r w:rsidRPr="3CE009D6" w:rsidR="21C0DFEE">
        <w:t xml:space="preserve"> and was lowe</w:t>
      </w:r>
      <w:r w:rsidRPr="3CE009D6" w:rsidR="004957F2">
        <w:t>st</w:t>
      </w:r>
      <w:r w:rsidRPr="3CE009D6" w:rsidR="21C0DFEE">
        <w:t xml:space="preserve"> for the</w:t>
      </w:r>
      <w:r w:rsidRPr="3CE009D6" w:rsidR="59842603">
        <w:t xml:space="preserve"> ‘N+P’</w:t>
      </w:r>
      <w:r w:rsidRPr="3CE009D6" w:rsidR="45538020">
        <w:t>, ‘</w:t>
      </w:r>
      <w:r w:rsidRPr="3CE009D6" w:rsidR="6CD12E6B">
        <w:t>N</w:t>
      </w:r>
      <w:r w:rsidRPr="3CE009D6" w:rsidR="45538020">
        <w:t>+Cat’,</w:t>
      </w:r>
      <w:r w:rsidRPr="3CE009D6" w:rsidR="2C6DC386">
        <w:t xml:space="preserve"> </w:t>
      </w:r>
      <w:r w:rsidRPr="3CE009D6" w:rsidR="59842603">
        <w:t>and ‘N+P+Cat’ treatments</w:t>
      </w:r>
      <w:r w:rsidRPr="3CE009D6" w:rsidR="2C6DC386">
        <w:t xml:space="preserve"> as compared to the controls (</w:t>
      </w:r>
      <w:r w:rsidRPr="3CE009D6" w:rsidR="59842603">
        <w:t xml:space="preserve">resp. </w:t>
      </w:r>
      <w:r w:rsidRPr="3CE009D6" w:rsidR="4AE2F889">
        <w:t>-</w:t>
      </w:r>
      <w:r w:rsidRPr="3CE009D6" w:rsidR="727FDFA7">
        <w:t>2</w:t>
      </w:r>
      <w:r w:rsidRPr="3CE009D6" w:rsidR="00B65B8A">
        <w:t>0</w:t>
      </w:r>
      <w:r w:rsidRPr="3CE009D6" w:rsidR="45899404">
        <w:t xml:space="preserve"> %</w:t>
      </w:r>
      <w:r w:rsidRPr="3CE009D6" w:rsidR="00B65B8A">
        <w:t xml:space="preserve">, </w:t>
      </w:r>
      <w:r w:rsidRPr="3CE009D6" w:rsidR="00B225AF">
        <w:t>-10 %,</w:t>
      </w:r>
      <w:r w:rsidRPr="3CE009D6" w:rsidR="4AE2F889">
        <w:t xml:space="preserve"> and -</w:t>
      </w:r>
      <w:r w:rsidRPr="3CE009D6" w:rsidR="727FDFA7">
        <w:t>1</w:t>
      </w:r>
      <w:r w:rsidRPr="3CE009D6" w:rsidR="004957F2">
        <w:t>4</w:t>
      </w:r>
      <w:r w:rsidRPr="3CE009D6" w:rsidR="45899404">
        <w:t xml:space="preserve"> %</w:t>
      </w:r>
      <w:r w:rsidRPr="3CE009D6" w:rsidR="4AE2F889">
        <w:t>;</w:t>
      </w:r>
      <w:r w:rsidRPr="3CE009D6" w:rsidR="59842603">
        <w:t xml:space="preserve"> </w:t>
      </w:r>
      <w:r w:rsidRPr="3CE009D6" w:rsidR="7F33832A">
        <w:t xml:space="preserve">Fig. </w:t>
      </w:r>
      <w:r w:rsidRPr="3CE009D6" w:rsidR="7B655EE1">
        <w:t>A</w:t>
      </w:r>
      <w:r w:rsidRPr="3CE009D6" w:rsidR="32260F27">
        <w:t>.</w:t>
      </w:r>
      <w:r w:rsidRPr="3CE009D6" w:rsidR="7D334201">
        <w:t>8</w:t>
      </w:r>
      <w:r w:rsidRPr="3CE009D6" w:rsidR="2C6DC386">
        <w:t>)</w:t>
      </w:r>
      <w:r w:rsidRPr="3CE009D6" w:rsidR="64C91E20">
        <w:t>.</w:t>
      </w:r>
      <w:r w:rsidRPr="3CE009D6" w:rsidR="2C6DC386">
        <w:t xml:space="preserve"> </w:t>
      </w:r>
      <w:r w:rsidRPr="3CE009D6" w:rsidR="64C91E20">
        <w:t>H</w:t>
      </w:r>
      <w:r w:rsidRPr="3CE009D6" w:rsidR="21C0DFEE">
        <w:t xml:space="preserve">owever, </w:t>
      </w:r>
      <w:r w:rsidRPr="3CE009D6" w:rsidR="1AF62610">
        <w:t xml:space="preserve">this range was very narrow at the end of the experiment </w:t>
      </w:r>
      <w:r w:rsidRPr="3CE009D6" w:rsidR="79FEDCFA">
        <w:t>(4.4 – 5.0</w:t>
      </w:r>
      <w:r w:rsidRPr="3CE009D6" w:rsidR="675F364D">
        <w:t>)</w:t>
      </w:r>
      <w:r w:rsidRPr="3CE009D6" w:rsidR="2C6DC386">
        <w:t xml:space="preserve"> and </w:t>
      </w:r>
      <w:r w:rsidRPr="3CE009D6" w:rsidR="1BEBAF35">
        <w:t xml:space="preserve">showed only a </w:t>
      </w:r>
      <w:r w:rsidRPr="3CE009D6" w:rsidR="004957F2">
        <w:t>minor</w:t>
      </w:r>
      <w:r w:rsidRPr="3CE009D6" w:rsidR="1BEBAF35">
        <w:t xml:space="preserve"> increase upon P-only addition (+5</w:t>
      </w:r>
      <w:r w:rsidRPr="3CE009D6" w:rsidR="45899404">
        <w:t xml:space="preserve"> %</w:t>
      </w:r>
      <w:r w:rsidRPr="3CE009D6" w:rsidR="1BEBAF35">
        <w:t>)</w:t>
      </w:r>
      <w:r w:rsidRPr="3CE009D6" w:rsidR="79FEDCFA">
        <w:t>.</w:t>
      </w:r>
      <w:r w:rsidRPr="3CE009D6" w:rsidR="0E1CDEBD">
        <w:t xml:space="preserve"> </w:t>
      </w:r>
      <w:r w:rsidRPr="3CE009D6" w:rsidR="7424F1C9">
        <w:t>Soil pH showed a small, but negative correlation to final diameter and height measurements (</w:t>
      </w:r>
      <w:r w:rsidRPr="3CE009D6" w:rsidR="083D0C11">
        <w:t>resp. -0.08 and -0.15; Table A.3).</w:t>
      </w:r>
      <w:r w:rsidRPr="3CE009D6">
        <w:rPr>
          <w:b/>
          <w:bCs/>
        </w:rPr>
        <w:br w:type="page"/>
      </w:r>
    </w:p>
    <w:p w:rsidRPr="005160BB" w:rsidR="00FE3C0B" w:rsidP="00F85FC5" w:rsidRDefault="006324E7" w14:paraId="7AD1543B" w14:textId="3641112E">
      <w:pPr>
        <w:pStyle w:val="ListParagraph"/>
        <w:numPr>
          <w:ilvl w:val="0"/>
          <w:numId w:val="2"/>
        </w:numPr>
        <w:spacing w:line="480" w:lineRule="auto"/>
        <w:rPr>
          <w:rFonts w:cstheme="minorHAnsi"/>
          <w:b/>
          <w:bCs/>
          <w:lang w:val="en-US"/>
        </w:rPr>
      </w:pPr>
      <w:r w:rsidRPr="005160BB">
        <w:rPr>
          <w:rFonts w:cstheme="minorHAnsi"/>
          <w:b/>
          <w:bCs/>
          <w:lang w:val="en-US"/>
        </w:rPr>
        <w:t>Discussion</w:t>
      </w:r>
    </w:p>
    <w:p w:rsidRPr="003D160B" w:rsidR="00F361BD" w:rsidP="00F85FC5" w:rsidRDefault="00BF1A02" w14:paraId="3D950B3B" w14:textId="71A2224D">
      <w:pPr>
        <w:pStyle w:val="ListParagraph"/>
        <w:numPr>
          <w:ilvl w:val="1"/>
          <w:numId w:val="2"/>
        </w:numPr>
        <w:spacing w:line="480" w:lineRule="auto"/>
        <w:jc w:val="both"/>
        <w:rPr>
          <w:rFonts w:cstheme="minorHAnsi"/>
          <w:i/>
          <w:iCs/>
          <w:lang w:val="en-US"/>
        </w:rPr>
      </w:pPr>
      <w:r>
        <w:rPr>
          <w:rFonts w:cstheme="minorHAnsi"/>
          <w:i/>
          <w:iCs/>
          <w:lang w:val="en-US"/>
        </w:rPr>
        <w:t xml:space="preserve">Cation addition increases </w:t>
      </w:r>
      <w:r w:rsidRPr="003D160B" w:rsidR="00F361BD">
        <w:rPr>
          <w:rFonts w:cstheme="minorHAnsi"/>
          <w:i/>
          <w:iCs/>
          <w:lang w:val="en-US"/>
        </w:rPr>
        <w:t>(</w:t>
      </w:r>
      <w:r>
        <w:rPr>
          <w:rFonts w:cstheme="minorHAnsi"/>
          <w:i/>
          <w:iCs/>
          <w:lang w:val="en-US"/>
        </w:rPr>
        <w:t>r</w:t>
      </w:r>
      <w:r w:rsidRPr="003D160B" w:rsidR="00F361BD">
        <w:rPr>
          <w:rFonts w:cstheme="minorHAnsi"/>
          <w:i/>
          <w:iCs/>
          <w:lang w:val="en-US"/>
        </w:rPr>
        <w:t>elative)</w:t>
      </w:r>
      <w:r>
        <w:rPr>
          <w:rFonts w:cstheme="minorHAnsi"/>
          <w:i/>
          <w:iCs/>
          <w:lang w:val="en-US"/>
        </w:rPr>
        <w:t xml:space="preserve"> plant</w:t>
      </w:r>
      <w:r w:rsidRPr="003D160B" w:rsidR="00F361BD">
        <w:rPr>
          <w:rFonts w:cstheme="minorHAnsi"/>
          <w:i/>
          <w:iCs/>
          <w:lang w:val="en-US"/>
        </w:rPr>
        <w:t xml:space="preserve"> growth</w:t>
      </w:r>
    </w:p>
    <w:p w:rsidR="00A530CA" w:rsidP="407EA131" w:rsidRDefault="006477F4" w14:paraId="590DD18E" w14:textId="1D323AA6">
      <w:pPr>
        <w:spacing w:line="480" w:lineRule="auto"/>
        <w:jc w:val="both"/>
        <w:rPr>
          <w:color w:val="000000" w:themeColor="text1"/>
          <w:lang w:val="en-US"/>
        </w:rPr>
      </w:pPr>
      <w:r w:rsidRPr="006477F4" w:rsidR="226F8891">
        <w:rPr>
          <w:lang w:val="en-US"/>
        </w:rPr>
        <w:t>The addition of Ca, Mg, and K significantly increased plant diameter and height, with the combined N and cation treatment showing the strongest effects</w:t>
      </w:r>
      <w:r w:rsidR="271F95C4">
        <w:rPr>
          <w:lang w:val="en-US"/>
        </w:rPr>
        <w:t xml:space="preserve"> (</w:t>
      </w:r>
      <w:r w:rsidR="7A32189F">
        <w:rPr>
          <w:lang w:val="en-US"/>
        </w:rPr>
        <w:t>Fig. 1)</w:t>
      </w:r>
      <w:r w:rsidR="226F8891">
        <w:rPr>
          <w:lang w:val="en-US"/>
        </w:rPr>
        <w:t xml:space="preserve">. </w:t>
      </w:r>
      <w:r w:rsidR="6927D4CA">
        <w:rPr>
          <w:lang w:val="en-US"/>
        </w:rPr>
        <w:t>Moreover, g</w:t>
      </w:r>
      <w:r w:rsidR="226F8891">
        <w:rPr>
          <w:lang w:val="en-US"/>
        </w:rPr>
        <w:t>rowth</w:t>
      </w:r>
      <w:r w:rsidRPr="006477F4" w:rsidR="226F8891">
        <w:rPr>
          <w:lang w:val="en-US"/>
        </w:rPr>
        <w:t xml:space="preserve"> rates peaked in the first 3 months before leveling off, with consistent positive effects on growth during the </w:t>
      </w:r>
      <w:r w:rsidRPr="006477F4" w:rsidR="226F8891">
        <w:rPr>
          <w:lang w:val="en-US"/>
        </w:rPr>
        <w:t xml:space="preserve">initial</w:t>
      </w:r>
      <w:r w:rsidRPr="006477F4" w:rsidR="226F8891">
        <w:rPr>
          <w:lang w:val="en-US"/>
        </w:rPr>
        <w:t xml:space="preserve"> 7-week period</w:t>
      </w:r>
      <w:r w:rsidR="7A32189F">
        <w:rPr>
          <w:lang w:val="en-US"/>
        </w:rPr>
        <w:t xml:space="preserve"> (Fig. 2)</w:t>
      </w:r>
      <w:r w:rsidRPr="006477F4" w:rsidR="226F8891">
        <w:rPr>
          <w:lang w:val="en-US"/>
        </w:rPr>
        <w:t>.</w:t>
      </w:r>
      <w:r w:rsidR="226F8891">
        <w:rPr>
          <w:lang w:val="en-US"/>
        </w:rPr>
        <w:t xml:space="preserve"> </w:t>
      </w:r>
      <w:r w:rsidRPr="407EA131" w:rsidR="23825EBF">
        <w:rPr>
          <w:lang w:val="en-US"/>
        </w:rPr>
        <w:t xml:space="preserve">Effects </w:t>
      </w:r>
      <w:r w:rsidR="60C8AA31">
        <w:rPr>
          <w:lang w:val="en-US"/>
        </w:rPr>
        <w:t>of</w:t>
      </w:r>
      <w:r w:rsidRPr="407EA131" w:rsidR="23825EBF">
        <w:rPr>
          <w:lang w:val="en-US"/>
        </w:rPr>
        <w:t xml:space="preserve"> cation applications</w:t>
      </w:r>
      <w:r w:rsidRPr="407EA131" w:rsidR="460C5AEF">
        <w:rPr>
          <w:lang w:val="en-US"/>
        </w:rPr>
        <w:t xml:space="preserve"> </w:t>
      </w:r>
      <w:r w:rsidRPr="407EA131" w:rsidR="3297845C">
        <w:rPr>
          <w:lang w:val="en-US"/>
        </w:rPr>
        <w:t xml:space="preserve">on tree growth </w:t>
      </w:r>
      <w:r w:rsidRPr="407EA131" w:rsidR="460C5AEF">
        <w:rPr>
          <w:lang w:val="en-US"/>
        </w:rPr>
        <w:t xml:space="preserve">have been </w:t>
      </w:r>
      <w:r w:rsidRPr="407EA131" w:rsidR="2C43A92A">
        <w:rPr>
          <w:lang w:val="en-US"/>
        </w:rPr>
        <w:t>assessed</w:t>
      </w:r>
      <w:r w:rsidRPr="407EA131" w:rsidR="460C5AEF">
        <w:rPr>
          <w:lang w:val="en-US"/>
        </w:rPr>
        <w:t xml:space="preserve"> in temperate</w:t>
      </w:r>
      <w:r w:rsidRPr="407EA131" w:rsidR="0D2BBD4D">
        <w:rPr>
          <w:lang w:val="en-US"/>
        </w:rPr>
        <w:t>,</w:t>
      </w:r>
      <w:r w:rsidRPr="407EA131" w:rsidR="460C5AEF">
        <w:rPr>
          <w:lang w:val="en-US"/>
        </w:rPr>
        <w:t xml:space="preserve"> continental</w:t>
      </w:r>
      <w:r w:rsidRPr="407EA131" w:rsidR="0D2BBD4D">
        <w:rPr>
          <w:lang w:val="en-US"/>
        </w:rPr>
        <w:t>, and boreal</w:t>
      </w:r>
      <w:r w:rsidRPr="407EA131" w:rsidR="460C5AEF">
        <w:rPr>
          <w:lang w:val="en-US"/>
        </w:rPr>
        <w:t xml:space="preserve"> </w:t>
      </w:r>
      <w:r w:rsidRPr="407EA131" w:rsidR="6AAD8840">
        <w:rPr>
          <w:lang w:val="en-US"/>
        </w:rPr>
        <w:t>studies</w:t>
      </w:r>
      <w:r w:rsidRPr="407EA131" w:rsidR="7B1C8BFC">
        <w:rPr>
          <w:lang w:val="en-US"/>
        </w:rPr>
        <w:t>.</w:t>
      </w:r>
      <w:r w:rsidRPr="407EA131" w:rsidR="1DB76F90">
        <w:rPr>
          <w:lang w:val="en-US"/>
        </w:rPr>
        <w:t xml:space="preserve"> </w:t>
      </w:r>
      <w:r w:rsidRPr="407EA131" w:rsidR="7B1C8BFC">
        <w:rPr>
          <w:lang w:val="en-US"/>
        </w:rPr>
        <w:t>F</w:t>
      </w:r>
      <w:r w:rsidRPr="407EA131" w:rsidR="6AAD8840">
        <w:rPr>
          <w:lang w:val="en-US"/>
        </w:rPr>
        <w:t xml:space="preserve">or example, </w:t>
      </w:r>
      <w:r w:rsidRPr="407EA131" w:rsidR="007C4626">
        <w:rPr>
          <w:lang w:val="en-US"/>
        </w:rPr>
        <w:fldChar w:fldCharType="begin"/>
      </w:r>
      <w:r w:rsidRPr="407EA131" w:rsidR="00D106BD">
        <w:rPr>
          <w:lang w:val="en-US"/>
        </w:rPr>
        <w:instrText xml:space="preserve"> ADDIN ZOTERO_ITEM CSL_CITATION {"citationID":"Xh69FNJC","properties":{"formattedCitation":"(Bigelow &amp; Canham, 2007)","plainCitation":"(Bigelow &amp; Canham, 2007)","dontUpdate":true,"noteIndex":0},"citationItems":[{"id":1371,"uris":["http://zotero.org/users/13671732/items/GX22SH8Q"],"itemData":{"id":1371,"type":"article-journal","abstract":"Nitrogen (N) has historically been considered the most important mineral nutrient affecting performance of saplings in transitional northern hardwood forest of eastern North America, but recent attention has focused on the role of exchangeable soil calcium. Relative limitation by these factors may be changing because of enrichment of soil N from atmospheric deposition, and concomitant depletion of soil calcium due to leaching by acidic precipitation. We conducted a fertilization experiment to determine the relative importance of calcium, other base cations, several forms of nitrogen, and aluminum toxicity for the growth of saplings in a forest in northeastern Connecticut, USA. Five broadleaved deciduous and one needle-leaved evergreen species were examined; two of the broadleaved species are most abundant on fertile soil patches, and the other four are most abundant on the more prevalent low-fertility soils. Fertilizer was applied over 3 years to naturally established plants growing across the fertility gradient, and likelihood methods were used to determine whether light-dependent growth rate was affected. Of the two species that occur most frequently on fertile soils, one species responded most strongly to calcium application, and the other to nitrate. Of the four species of poorer soils, one responded to both calcium and ammonium, and the other three showed little response to any soil factor. The results suggest that calcium and nitrogen are of equal importance in determining juvenile growth across the suite of canopy tree species in transitional northern hardwood forest. The strong response of species occurring most commonly on fertile soils is suggestive of fundamental niche differentiation mode of community organization. Ongoing processes of atmospheric nitrogen deposition and soil calcium depletion from acidic precipitation may change competitive relationships of the canopy tree community of northern hardwood forests.","container-title":"Forest Ecology and Management","DOI":"10.1016/j.foreco.2007.03.027","ISSN":"0378-1127","issue":"2","journalAbbreviation":"Forest Ecology and Management","page":"310-319","source":"ScienceDirect","title":"Nutrient limitation of juvenile trees in a northern hardwood forest: Calcium and nitrate are preeminent","title-short":"Nutrient limitation of juvenile trees in a northern hardwood forest","URL":"https://www.sciencedirect.com/science/article/pii/S0378112707002423","volume":"243","author":[{"family":"Bigelow","given":"Seth W."},{"family":"Canham","given":"Charles D."}],"accessed":{"date-parts":[["2024",9,28]]},"issued":{"date-parts":[["2007",5,31]]}}}],"schema":"https://github.com/citation-style-language/schema/raw/master/csl-citation.json"} </w:instrText>
      </w:r>
      <w:r w:rsidRPr="407EA131" w:rsidR="007C4626">
        <w:rPr>
          <w:lang w:val="en-US"/>
        </w:rPr>
        <w:fldChar w:fldCharType="separate"/>
      </w:r>
      <w:r w:rsidRPr="00DF2437" w:rsidR="6AAD8840">
        <w:rPr>
          <w:lang w:val="en-US"/>
        </w:rPr>
        <w:t xml:space="preserve">Bigelow &amp; Canham </w:t>
      </w:r>
      <w:r w:rsidRPr="00DF2437" w:rsidR="34FDFF50">
        <w:rPr>
          <w:lang w:val="en-US"/>
        </w:rPr>
        <w:t>(</w:t>
      </w:r>
      <w:r w:rsidRPr="00DF2437" w:rsidR="6AAD8840">
        <w:rPr>
          <w:lang w:val="en-US"/>
        </w:rPr>
        <w:t>2007)</w:t>
      </w:r>
      <w:r w:rsidRPr="407EA131" w:rsidR="007C4626">
        <w:rPr>
          <w:lang w:val="en-US"/>
        </w:rPr>
        <w:fldChar w:fldCharType="end"/>
      </w:r>
      <w:r w:rsidRPr="407EA131" w:rsidR="6AAD8840">
        <w:rPr>
          <w:lang w:val="en-US"/>
        </w:rPr>
        <w:t xml:space="preserve"> showed species-dependent </w:t>
      </w:r>
      <w:r w:rsidRPr="407EA131" w:rsidR="6AAD8840">
        <w:rPr>
          <w:lang w:val="en-US"/>
        </w:rPr>
        <w:t xml:space="preserve">positive growth</w:t>
      </w:r>
      <w:r w:rsidRPr="407EA131" w:rsidR="6AAD8840">
        <w:rPr>
          <w:lang w:val="en-US"/>
        </w:rPr>
        <w:t xml:space="preserve"> effects from Ca addition to saplings in Northern USA. </w:t>
      </w:r>
      <w:r w:rsidR="1D7FE239">
        <w:rPr>
          <w:lang w:val="en-US"/>
        </w:rPr>
        <w:t>For one species</w:t>
      </w:r>
      <w:r w:rsidRPr="407EA131" w:rsidR="7B1C8BFC">
        <w:rPr>
          <w:lang w:val="en-US"/>
        </w:rPr>
        <w:t>,</w:t>
      </w:r>
      <w:r w:rsidRPr="407EA131" w:rsidR="6AAD8840">
        <w:rPr>
          <w:lang w:val="en-US"/>
        </w:rPr>
        <w:t xml:space="preserve"> </w:t>
      </w:r>
      <w:r w:rsidR="60C8AA31">
        <w:rPr>
          <w:lang w:val="en-US"/>
        </w:rPr>
        <w:t>co-limitation</w:t>
      </w:r>
      <w:r w:rsidRPr="407EA131" w:rsidR="6AAD8840">
        <w:rPr>
          <w:lang w:val="en-US"/>
        </w:rPr>
        <w:t xml:space="preserve"> </w:t>
      </w:r>
      <w:r w:rsidRPr="407EA131" w:rsidR="46CAEBCA">
        <w:rPr>
          <w:lang w:val="en-US"/>
        </w:rPr>
        <w:t>of</w:t>
      </w:r>
      <w:r w:rsidRPr="407EA131" w:rsidR="6AAD8840">
        <w:rPr>
          <w:lang w:val="en-US"/>
        </w:rPr>
        <w:t xml:space="preserve"> N and Ca</w:t>
      </w:r>
      <w:r w:rsidRPr="407EA131" w:rsidR="68380566">
        <w:rPr>
          <w:lang w:val="en-US"/>
        </w:rPr>
        <w:t xml:space="preserve"> was </w:t>
      </w:r>
      <w:r w:rsidRPr="407EA131" w:rsidR="68380566">
        <w:rPr>
          <w:lang w:val="en-US"/>
        </w:rPr>
        <w:t xml:space="preserve">observed</w:t>
      </w:r>
      <w:r w:rsidRPr="407EA131" w:rsidR="6AAD8840">
        <w:rPr>
          <w:lang w:val="en-US"/>
        </w:rPr>
        <w:t>.</w:t>
      </w:r>
      <w:r w:rsidRPr="407EA131" w:rsidR="34FDFF50">
        <w:rPr>
          <w:lang w:val="en-US"/>
        </w:rPr>
        <w:t xml:space="preserve"> </w:t>
      </w:r>
      <w:r w:rsidRPr="407EA131" w:rsidR="5F8DC5CE">
        <w:rPr>
          <w:lang w:val="en-US"/>
        </w:rPr>
        <w:t xml:space="preserve">Another study on sugar maple growth revealed </w:t>
      </w:r>
      <w:r w:rsidRPr="407EA131" w:rsidR="093F231D">
        <w:rPr>
          <w:lang w:val="en-US"/>
        </w:rPr>
        <w:t xml:space="preserve">a link between </w:t>
      </w:r>
      <w:r w:rsidRPr="407EA131" w:rsidR="4C96B93C">
        <w:rPr>
          <w:lang w:val="en-US"/>
        </w:rPr>
        <w:t>Ca addition (CaCl</w:t>
      </w:r>
      <w:r w:rsidRPr="407EA131" w:rsidR="4C96B93C">
        <w:rPr>
          <w:vertAlign w:val="subscript"/>
          <w:lang w:val="en-US"/>
        </w:rPr>
        <w:t>2</w:t>
      </w:r>
      <w:r w:rsidRPr="407EA131" w:rsidR="4C96B93C">
        <w:rPr>
          <w:lang w:val="en-US"/>
        </w:rPr>
        <w:t xml:space="preserve">) </w:t>
      </w:r>
      <w:r w:rsidRPr="407EA131" w:rsidR="093F231D">
        <w:rPr>
          <w:lang w:val="en-US"/>
        </w:rPr>
        <w:t>and</w:t>
      </w:r>
      <w:r w:rsidRPr="407EA131" w:rsidR="4C96B93C">
        <w:rPr>
          <w:lang w:val="en-US"/>
        </w:rPr>
        <w:t xml:space="preserve"> </w:t>
      </w:r>
      <w:r w:rsidRPr="407EA131" w:rsidR="0D224BCD">
        <w:rPr>
          <w:lang w:val="en-US"/>
        </w:rPr>
        <w:t xml:space="preserve">increased sugar maple foliar Ca </w:t>
      </w:r>
      <w:r w:rsidRPr="407EA131" w:rsidR="6CAF847B">
        <w:rPr>
          <w:lang w:val="en-US"/>
        </w:rPr>
        <w:t>content</w:t>
      </w:r>
      <w:r w:rsidRPr="407EA131" w:rsidR="0D224BCD">
        <w:rPr>
          <w:lang w:val="en-US"/>
        </w:rPr>
        <w:t xml:space="preserve">, concomitant with improved canopy health, better wound closure, and higher annual basal area increments </w:t>
      </w:r>
      <w:r w:rsidRPr="407EA131" w:rsidR="001734FB">
        <w:rPr>
          <w:color w:val="000000" w:themeColor="text1"/>
          <w:lang w:val="en-US"/>
        </w:rPr>
        <w:fldChar w:fldCharType="begin"/>
      </w:r>
      <w:r w:rsidRPr="407EA131" w:rsidR="001734FB">
        <w:rPr>
          <w:color w:val="000000" w:themeColor="text1"/>
          <w:lang w:val="en-US"/>
        </w:rPr>
        <w:instrText xml:space="preserve"> ADDIN ZOTERO_ITEM CSL_CITATION {"citationID":"XWOW0fVZ","properties":{"formattedCitation":"(Huggett {\\i{}et al.}, 2007)","plainCitation":"(Huggett et al., 2007)","noteIndex":0},"citationItems":[{"id":1338,"uris":["http://zotero.org/users/13671732/items/7PDZQ7ZP"],"itemData":{"id":1338,"type":"article-journal","abstract":"We surveyed and wounded forest-grown sugar maple (Acer saccharum Marsh.) trees in a long-term, replicated Ca manipulation study at the Hubbard Brook Experimental Forest in New Hampshire, USA. Plots received applications of Ca (to boost Ca availability above depleted ambient levels) or Al (to compete with Ca uptake and further reduce Ca availability). We found significantly greater total foliar and membrane-associated Ca in foliage of trees in plots fertilized with Ca when compared with trees from Al-addition and control plots (P = 0.005). Coinciding with foliar Ca differences, trees exhibited a significant difference in crown vigor and in percent branch dieback among treatments (P &lt; 0.05), with a trend towards improved canopy health as Ca levels increased. Annual basal area increment growth for the years following treatment initiation (1998–2004) was significantly greater in trees subjected to Ca addition compared with trees in control and Al treatments. Treatment-related improvements in growth were particularly evident after overstory release following a 1998 ice storm. The amount of wound closure was also greatest for trees in Ca-addition plots relative to Al-addition and control plots (P = 0.041). These findings support evidence that ambient Ca depletion is an important limiting factor regarding sugar maple health and highlight the influence of Ca on wound closure and growth following release from competition.","container-title":"Canadian Journal of Forest Research","DOI":"10.1139/X07-042","ISSN":"0045-5067","issue":"9","journalAbbreviation":"Can. J. For. Res.","note":"publisher: NRC Research Press","page":"1692-1700","source":"cdnsciencepub.com (Atypon)","title":"Long-term calcium addition increases growth release, wound closure, and health of sugar maple (Acer saccharum) trees at the Hubbard Brook Experimental Forest","URL":"https://cdnsciencepub.com/doi/full/10.1139/X07-042","volume":"37","author":[{"family":"Huggett","given":"Brett A."},{"family":"Schaberg","given":"Paul G."},{"family":"Hawley","given":"Gary J."},{"family":"Eagar","given":"Christopher"}],"accessed":{"date-parts":[["2024",9,27]]},"issued":{"date-parts":[["2007",9]]}}}],"schema":"https://github.com/citation-style-language/schema/raw/master/csl-citation.json"} </w:instrText>
      </w:r>
      <w:r w:rsidRPr="407EA131" w:rsidR="001734FB">
        <w:rPr>
          <w:color w:val="000000" w:themeColor="text1"/>
          <w:lang w:val="en-US"/>
        </w:rPr>
        <w:fldChar w:fldCharType="separate"/>
      </w:r>
      <w:r w:rsidRPr="00DF2437" w:rsidR="6C64AE3D">
        <w:rPr>
          <w:kern w:val="0"/>
          <w:lang w:val="en-US"/>
        </w:rPr>
        <w:t xml:space="preserve">(Huggett </w:t>
      </w:r>
      <w:r w:rsidRPr="3715F316" w:rsidR="6C64AE3D">
        <w:rPr>
          <w:i w:val="1"/>
          <w:iCs w:val="1"/>
          <w:kern w:val="0"/>
          <w:lang w:val="en-US"/>
        </w:rPr>
        <w:t>et al.</w:t>
      </w:r>
      <w:r w:rsidRPr="00DF2437" w:rsidR="6C64AE3D">
        <w:rPr>
          <w:kern w:val="0"/>
          <w:lang w:val="en-US"/>
        </w:rPr>
        <w:t>, 2007)</w:t>
      </w:r>
      <w:r w:rsidRPr="407EA131" w:rsidR="001734FB">
        <w:rPr>
          <w:color w:val="000000" w:themeColor="text1"/>
          <w:lang w:val="en-US"/>
        </w:rPr>
        <w:fldChar w:fldCharType="end"/>
      </w:r>
      <w:r w:rsidRPr="407EA131" w:rsidR="0D224BCD">
        <w:rPr>
          <w:color w:val="000000" w:themeColor="text1"/>
          <w:lang w:val="en-US"/>
        </w:rPr>
        <w:t>.</w:t>
      </w:r>
      <w:r w:rsidRPr="407EA131" w:rsidR="2C8DA750">
        <w:rPr>
          <w:color w:val="000000" w:themeColor="text1"/>
          <w:lang w:val="en-US"/>
        </w:rPr>
        <w:t xml:space="preserve"> </w:t>
      </w:r>
      <w:r w:rsidRPr="001F512A" w:rsidR="03AC2CAF">
        <w:rPr>
          <w:lang w:val="en-US"/>
        </w:rPr>
        <w:t xml:space="preserve">However, studies on the roles of Ca </w:t>
      </w:r>
      <w:r w:rsidR="03AC2CAF">
        <w:rPr>
          <w:lang w:val="en-US"/>
        </w:rPr>
        <w:t>(</w:t>
      </w:r>
      <w:r w:rsidRPr="001F512A" w:rsidR="03AC2CAF">
        <w:rPr>
          <w:lang w:val="en-US"/>
        </w:rPr>
        <w:t>and Mg</w:t>
      </w:r>
      <w:r w:rsidR="03AC2CAF">
        <w:rPr>
          <w:lang w:val="en-US"/>
        </w:rPr>
        <w:t>)</w:t>
      </w:r>
      <w:r w:rsidRPr="001F512A" w:rsidR="03AC2CAF">
        <w:rPr>
          <w:lang w:val="en-US"/>
        </w:rPr>
        <w:t xml:space="preserve"> in tropical forests </w:t>
      </w:r>
      <w:r w:rsidRPr="001F512A" w:rsidR="03AC2CAF">
        <w:rPr>
          <w:lang w:val="en-US"/>
        </w:rPr>
        <w:t xml:space="preserve">remain</w:t>
      </w:r>
      <w:r w:rsidRPr="001F512A" w:rsidR="03AC2CAF">
        <w:rPr>
          <w:lang w:val="en-US"/>
        </w:rPr>
        <w:t xml:space="preserve"> limited, as past research has primarily focused on N, P, and K</w:t>
      </w:r>
      <w:r w:rsidRPr="407EA131" w:rsidR="3780D6CC">
        <w:rPr>
          <w:lang w:val="en-US"/>
        </w:rPr>
        <w:t xml:space="preserve"> </w:t>
      </w:r>
      <w:r w:rsidRPr="407EA131" w:rsidR="003712C7">
        <w:rPr>
          <w:lang w:val="en-US"/>
        </w:rPr>
        <w:fldChar w:fldCharType="begin"/>
      </w:r>
      <w:r w:rsidR="00303EFB">
        <w:rPr>
          <w:lang w:val="en-US"/>
        </w:rPr>
        <w:instrText xml:space="preserve"> ADDIN ZOTERO_ITEM CSL_CITATION {"citationID":"3BfR7yih","properties":{"formattedCitation":"(Wright, 2019; C\\uc0\\u225{}rate Tandalla {\\i{}et al.}, 2025)","plainCitation":"(Wright, 2019; Cárate Tandalla et al., 2025)","noteIndex":0},"citationItems":[{"id":521,"uris":["http://zotero.org/users/13671732/items/PF8VRL9C"],"itemData":{"id":521,"type":"article-journal","abstract":"I present a meta-analysis of plant responses to 48 nutrient addition experiments conducted with native species in naturally growing tropical forests, exclusive of mangrove forests. The added nutrients include nitrogen (N) in 36 experiments, phosphorus (P) in 33 experiments, calcium and potassium in one experiment each, and various mixtures of essential nutrients in the remaining experiments. I evaluate the hypotheses that nutrients limit tropical forest plants, nutrient limitation is stronger in successional than in old-growth forests, P but not N is limiting in lowland forests, and N is limiting in montane forests. Responses to the most complete nutrient mix used in each experiment were strong for plant functions that contribute to aboveground production (Hedges’ g averages 0.87) and nonsignificant for fine root biomass. Responses to N addition and to P addition were strong for tissue concentrations of the added element (Hedges’ g averages 0.75 and 1.4, respectively), moderate for fine litter production (0.64 and 0.65, respectively), moderate to weak for plant growth (0.46 and 0.37, respectively) and nonsignificant for fine root biomass. Growth responses were stronger in successional than in old-growth forests. All responses were unrelated to elevation. The 48 experiments included 30 factorial nitrogen-phosphorus experiments that enable additional direct tests of the widely cited hypotheses that P limitation is stronger than N limitation in lowland forests and vice versa in montane forests. Both hypotheses were rejected. The N × P interaction effect was nonsignificant across the factorial experiments. In conclusion, nutrients clearly limit tropical forest plants. Limitation by N is widespread in both lowland and montane forests, and the same is true for P. Single experiments identify limitation by calcium and potassium, and correlative studies suggest limitation by calcium, potassium, and magnesium. The available evidence is consistent with the possibility that most macronutrients limit tropical forest plants; however, experiments focus almost exclusively on N and P. The way forward will include taking fuller advantage of existing nutrient addition experiments, siting new experiments strategically, and developing cost-effective methods to assay responses to all of the essential nutrients soils supply to plants.","container-title":"Ecological Monographs","DOI":"10.1002/ecm.1382","issue":"4","note":"publisher: Ecological Society of America","title":"Plant responses to nutrient addition experiments conducted in tropical forests","volume":"89","author":[{"family":"Wright","given":"S. Joseph"}],"issued":{"date-parts":[["2019",11]]}}},{"id":1718,"uris":["http://zotero.org/users/13671732/items/HJTQBXZK"],"itemData":{"id":1718,"type":"article-journal","abstract":"The escalating impacts of human activities and climate change, particularly increased nutrient leaching and deposition, could significantly alter the productivity, structure, and function of tropical vegetation. To better understand how nutrient deposition affects regeneration in tropical ecosystems, we synthesised studies that added N, P, NP, or NPK to the seedlings of tropical tree and shrub species.","container-title":"Current Forestry Reports","DOI":"10.1007/s40725-024-00240-6","ISSN":"2198-6436","issue":"1","journalAbbreviation":"Curr. For. Rep.","language":"en","page":"3","source":"Springer Link","title":"Responses of Tropical Tree Seedlings to Nutrient Addition: A Meta-analysis to understand future changes in Tropical Forest Dynamics","title-short":"Responses of Tropical Tree Seedlings to Nutrient Addition","URL":"https://doi.org/10.1007/s40725-024-00240-6","volume":"11","author":[{"family":"Cárate Tandalla","given":"Daisy"},{"family":"Homeier","given":"Jürgen"},{"family":"Batáry","given":"Péter"}],"accessed":{"date-parts":[["2025",3,4]]},"issued":{"date-parts":[["2025"]]}}}],"schema":"https://github.com/citation-style-language/schema/raw/master/csl-citation.json"} </w:instrText>
      </w:r>
      <w:r w:rsidRPr="407EA131" w:rsidR="003712C7">
        <w:rPr>
          <w:lang w:val="en-US"/>
        </w:rPr>
        <w:fldChar w:fldCharType="separate"/>
      </w:r>
      <w:r w:rsidRPr="00303EFB" w:rsidR="0CD2B332">
        <w:rPr>
          <w:rFonts w:ascii="Calibri" w:hAnsi="Calibri" w:cs="Calibri"/>
          <w:kern w:val="0"/>
        </w:rPr>
        <w:t xml:space="preserve">(Wright, </w:t>
      </w:r>
      <w:r w:rsidRPr="00303EFB" w:rsidR="0CD2B332">
        <w:rPr>
          <w:rFonts w:ascii="Calibri" w:hAnsi="Calibri" w:cs="Calibri"/>
          <w:kern w:val="0"/>
        </w:rPr>
        <w:t xml:space="preserve">2019;</w:t>
      </w:r>
      <w:r w:rsidRPr="00303EFB" w:rsidR="0CD2B332">
        <w:rPr>
          <w:rFonts w:ascii="Calibri" w:hAnsi="Calibri" w:cs="Calibri"/>
          <w:kern w:val="0"/>
        </w:rPr>
        <w:t xml:space="preserve"> </w:t>
      </w:r>
      <w:r w:rsidRPr="00303EFB" w:rsidR="0CD2B332">
        <w:rPr>
          <w:rFonts w:ascii="Calibri" w:hAnsi="Calibri" w:cs="Calibri"/>
          <w:kern w:val="0"/>
        </w:rPr>
        <w:t xml:space="preserve">Cárate</w:t>
      </w:r>
      <w:r w:rsidRPr="00303EFB" w:rsidR="0CD2B332">
        <w:rPr>
          <w:rFonts w:ascii="Calibri" w:hAnsi="Calibri" w:cs="Calibri"/>
          <w:kern w:val="0"/>
        </w:rPr>
        <w:t xml:space="preserve"> </w:t>
      </w:r>
      <w:r w:rsidRPr="00303EFB" w:rsidR="0CD2B332">
        <w:rPr>
          <w:rFonts w:ascii="Calibri" w:hAnsi="Calibri" w:cs="Calibri"/>
          <w:kern w:val="0"/>
        </w:rPr>
        <w:t xml:space="preserve">Tandalla</w:t>
      </w:r>
      <w:r w:rsidRPr="00303EFB" w:rsidR="0CD2B332">
        <w:rPr>
          <w:rFonts w:ascii="Calibri" w:hAnsi="Calibri" w:cs="Calibri"/>
          <w:kern w:val="0"/>
        </w:rPr>
        <w:t xml:space="preserve"> </w:t>
      </w:r>
      <w:r w:rsidRPr="3715F316" w:rsidR="0CD2B332">
        <w:rPr>
          <w:rFonts w:ascii="Calibri" w:hAnsi="Calibri" w:cs="Calibri"/>
          <w:i w:val="1"/>
          <w:iCs w:val="1"/>
          <w:kern w:val="0"/>
        </w:rPr>
        <w:t>et al.</w:t>
      </w:r>
      <w:r w:rsidRPr="00303EFB" w:rsidR="0CD2B332">
        <w:rPr>
          <w:rFonts w:ascii="Calibri" w:hAnsi="Calibri" w:cs="Calibri"/>
          <w:kern w:val="0"/>
        </w:rPr>
        <w:t>, 2025)</w:t>
      </w:r>
      <w:r w:rsidRPr="407EA131" w:rsidR="003712C7">
        <w:rPr>
          <w:lang w:val="en-US"/>
        </w:rPr>
        <w:fldChar w:fldCharType="end"/>
      </w:r>
      <w:r w:rsidRPr="407EA131" w:rsidR="340766BC">
        <w:rPr>
          <w:lang w:val="en-US"/>
        </w:rPr>
        <w:t xml:space="preserve">. For example, </w:t>
      </w:r>
      <w:r w:rsidRPr="407EA131" w:rsidR="00E13F9E">
        <w:rPr>
          <w:lang w:val="en-US"/>
        </w:rPr>
        <w:fldChar w:fldCharType="begin"/>
      </w:r>
      <w:r w:rsidRPr="407EA131" w:rsidR="00D106BD">
        <w:rPr>
          <w:lang w:val="en-US"/>
        </w:rPr>
        <w:instrText xml:space="preserve"> ADDIN ZOTERO_ITEM CSL_CITATION {"citationID":"MJUmHIJi","properties":{"formattedCitation":"(Wright {\\i{}et al.}, 2011)","plainCitation":"(Wright et al., 2011)","dontUpdate":true,"noteIndex":0},"citationItems":[{"id":286,"uris":["http://zotero.org/users/13671732/items/W69SHBJN"],"itemData":{"id":286,"type":"article-journal","abstract":"We maintained a factorial nitrogen (N), phosphorus (P), and potassium (K) addition experiment for 11 years in a humid lowland forest growing on a relatively fertile soil in Panama to evaluate potential nutrient limitation of tree growth rates, fine-litter production, and fine-root biomass. We replicated the eight factorial treatments four times using 32 plots of 40 ? 40 m each. The addition of K was associated with significant decreases in stand-level fine-root biomass and, in a companion study of seedlings, decreases in allocation to roots and increases in height growth rates. The addition of K and N together was associated with significant increases in growth rates of saplings and poles (1?10 cm in diameter at breast height) and a further marginally significant decrease in stand-level fine-root biomass. The addition of P was associated with a marginally significant (P = 0.058) increase in fine-litter production that was consistent across all litter fractions. Our experiment provides evidence that N, P, and K all limit forest plants growing on a relatively fertile soil in the lowland tropics, with the strongest evidence for limitation by K among seedlings, saplings, and poles.","container-title":"Ecology","DOI":"10.1890/10-1558.1","issue":"8","note":"publisher: John Wiley &amp; Sons, Ltd","page":"1616-1625","title":"Potassium, phosphorus, or nitrogen limit root allocation, tree growth, or litter production in a lowland tropical forest","URL":"https://doi.org/10.1890/10-1558.1","volume":"92","author":[{"family":"Wright","given":"S Joseph"},{"family":"Yavitt","given":"Joseph B"},{"family":"Wurzburger","given":"Nina"},{"family":"Turner","given":"Benjamin L"},{"family":"Tanner","given":"Edmund V J"},{"family":"Sayer","given":"Emma J"},{"family":"Santiago","given":"Louis S"},{"family":"Kaspari","given":"Michael"},{"family":"Hedin","given":"Lars O"},{"family":"Harms","given":"Kyle E"},{"family":"Garcia","given":"Milton N"},{"family":"Corre","given":"Marife D"}],"issued":{"date-parts":[["2011",8]]}}}],"schema":"https://github.com/citation-style-language/schema/raw/master/csl-citation.json"} </w:instrText>
      </w:r>
      <w:r w:rsidRPr="407EA131" w:rsidR="00E13F9E">
        <w:rPr>
          <w:lang w:val="en-US"/>
        </w:rPr>
        <w:fldChar w:fldCharType="separate"/>
      </w:r>
      <w:r w:rsidRPr="00DF2437" w:rsidR="340766BC">
        <w:rPr>
          <w:kern w:val="0"/>
          <w:lang w:val="en-US"/>
        </w:rPr>
        <w:t xml:space="preserve">Wright </w:t>
      </w:r>
      <w:r w:rsidRPr="3715F316" w:rsidR="340766BC">
        <w:rPr>
          <w:i w:val="1"/>
          <w:iCs w:val="1"/>
          <w:kern w:val="0"/>
          <w:lang w:val="en-US"/>
        </w:rPr>
        <w:t>et al.</w:t>
      </w:r>
      <w:r w:rsidRPr="00DF2437" w:rsidR="340766BC">
        <w:rPr>
          <w:kern w:val="0"/>
          <w:lang w:val="en-US"/>
        </w:rPr>
        <w:t xml:space="preserve"> (2011)</w:t>
      </w:r>
      <w:r w:rsidRPr="407EA131" w:rsidR="00E13F9E">
        <w:rPr>
          <w:lang w:val="en-US"/>
        </w:rPr>
        <w:fldChar w:fldCharType="end"/>
      </w:r>
      <w:r w:rsidRPr="407EA131" w:rsidR="340766BC">
        <w:rPr>
          <w:lang w:val="en-US"/>
        </w:rPr>
        <w:t xml:space="preserve"> showed increased </w:t>
      </w:r>
      <w:r w:rsidRPr="407EA131" w:rsidR="4CAD81BC">
        <w:rPr>
          <w:lang w:val="en-US"/>
        </w:rPr>
        <w:t xml:space="preserve">sapling heights upon the addition of K with or without N in a </w:t>
      </w:r>
      <w:r w:rsidRPr="407EA131" w:rsidR="340766BC">
        <w:rPr>
          <w:lang w:val="en-US"/>
        </w:rPr>
        <w:t>humid lowland forest in Panama</w:t>
      </w:r>
      <w:r w:rsidRPr="407EA131" w:rsidR="4CAD81BC">
        <w:rPr>
          <w:lang w:val="en-US"/>
        </w:rPr>
        <w:t xml:space="preserve">. </w:t>
      </w:r>
      <w:r w:rsidRPr="000B2AAF" w:rsidR="5D757546">
        <w:rPr>
          <w:lang w:val="en-US"/>
        </w:rPr>
        <w:t>Some studies have explored the effects of cations</w:t>
      </w:r>
      <w:r w:rsidR="5D757546">
        <w:rPr>
          <w:lang w:val="en-US"/>
        </w:rPr>
        <w:t xml:space="preserve"> other than K</w:t>
      </w:r>
      <w:r w:rsidRPr="000B2AAF" w:rsidR="5D757546">
        <w:rPr>
          <w:lang w:val="en-US"/>
        </w:rPr>
        <w:t>, such as</w:t>
      </w:r>
      <w:r w:rsidRPr="407EA131" w:rsidR="5D757546">
        <w:rPr>
          <w:lang w:val="en-US"/>
        </w:rPr>
        <w:t xml:space="preserve"> </w:t>
      </w:r>
      <w:r w:rsidRPr="407EA131" w:rsidR="000B2AAF">
        <w:rPr>
          <w:color w:val="000000" w:themeColor="text1"/>
          <w:lang w:val="en-US"/>
        </w:rPr>
        <w:fldChar w:fldCharType="begin"/>
      </w:r>
      <w:r w:rsidRPr="407EA131" w:rsidR="000B2AAF">
        <w:rPr>
          <w:color w:val="000000" w:themeColor="text1"/>
          <w:lang w:val="en-US"/>
        </w:rPr>
        <w:instrText xml:space="preserve"> ADDIN ZOTERO_ITEM CSL_CITATION {"citationID":"PkQl3QYl","properties":{"formattedCitation":"(Gunatilleke {\\i{}et al.}, 1997)","plainCitation":"(Gunatilleke et al., 1997)","dontUpdate":true,"noteIndex":0},"citationItems":[{"id":279,"uris":["http://zotero.org/users/13671732/items/BX88E4IF"],"itemData":{"id":279,"type":"article-journal","abstract":"[1 Responses to the addition of P and Mg are described for eight species of Shorea section Doona (Dipterocarpaceae) which vary in their adult distribution across a topographic/soils gradient at Sinharaja Forest Reserve, Sri Lanka. 2 All combinations of the two nutrients resulted in increased dry mass yield, seedling height and leaf number after 24 months for seedlings of these species growing in pots of soil taken from a nearby Pinus plantation compared to a control which did not receive nutrients. In the presence of P, dry mass yield, leaf number and lateral root ratio declined in response to increasing Mg. In the presence of Mg, seedling height and stem mass ratio increased in response to increasing P. 3 After 24 months maximum dry mass yield in response to nutrient addition was greater for the four species which occur on more nutrient-rich soils in the field. Maximum percentage increase in dry mass in response to nutrient addition was negatively correlated with mean dry mass of unfertilized seedlings, but the relationship did not discriminate between species according to adult distribution across the catena. 4 There was no relation between seedling root mass ratio (RMR) or phenotypic plasticity in seedling RMR and adult distribution in relation to nutrient supply. 5 In Shorea section Doona, trade-offs between seedling `responsiveness' and `tolerance' to nutrient supply, in terms of either growth or dry mass allocation, are not powerful determinants of differences in adult distribution in relation to nutrient supply. Differential dry mass yield in response to nutrient addition was determined by differences in seed size and seedling relative growth rates under the experimental conditions, as well as the degree of response to nutrient addition. Response to nutrient addition may be constrained by seedling characteristics relating to variation in irradiance and water availability.]","container-title":"Journal of Ecology","DOI":"10.2307/2960503","issue":"3","note":"publisher: [Wiley, British Ecological Society]","page":"301-311","title":"Responses to Nutrient Addition Among Seedlings of Eight Closely Related Species of Shorea in Sri Lanka","URL":"http://www.jstor.org/stable/2960503","volume":"85","author":[{"family":"Gunatilleke","given":"C V S"},{"family":"Gunatilleke","given":"I A U N"},{"family":"Perera","given":"G A D"},{"family":"Burslem","given":"D F R P"},{"family":"Ashton","given":"P M S"}],"issued":{"date-parts":[["1997"]]}}}],"schema":"https://github.com/citation-style-language/schema/raw/master/csl-citation.json"} </w:instrText>
      </w:r>
      <w:r w:rsidRPr="407EA131" w:rsidR="000B2AAF">
        <w:rPr>
          <w:color w:val="000000" w:themeColor="text1"/>
          <w:lang w:val="en-US"/>
        </w:rPr>
        <w:fldChar w:fldCharType="separate"/>
      </w:r>
      <w:r w:rsidRPr="00DF2437" w:rsidR="5D757546">
        <w:rPr>
          <w:kern w:val="0"/>
          <w:lang w:val="en-US"/>
        </w:rPr>
        <w:t xml:space="preserve">Gunatilleke</w:t>
      </w:r>
      <w:r w:rsidRPr="00DF2437" w:rsidR="5D757546">
        <w:rPr>
          <w:kern w:val="0"/>
          <w:lang w:val="en-US"/>
        </w:rPr>
        <w:t xml:space="preserve"> </w:t>
      </w:r>
      <w:r w:rsidRPr="3715F316" w:rsidR="5D757546">
        <w:rPr>
          <w:i w:val="1"/>
          <w:iCs w:val="1"/>
          <w:kern w:val="0"/>
          <w:lang w:val="en-US"/>
        </w:rPr>
        <w:t>et al.</w:t>
      </w:r>
      <w:r w:rsidRPr="00DF2437" w:rsidR="5D757546">
        <w:rPr>
          <w:kern w:val="0"/>
          <w:lang w:val="en-US"/>
        </w:rPr>
        <w:t xml:space="preserve"> (1997)</w:t>
      </w:r>
      <w:r w:rsidRPr="407EA131" w:rsidR="000B2AAF">
        <w:rPr>
          <w:color w:val="000000" w:themeColor="text1"/>
          <w:lang w:val="en-US"/>
        </w:rPr>
        <w:fldChar w:fldCharType="end"/>
      </w:r>
      <w:r w:rsidRPr="000B2AAF" w:rsidR="5D757546">
        <w:rPr>
          <w:lang w:val="en-US"/>
        </w:rPr>
        <w:t xml:space="preserve">, who found that the combined addition of P (rock phosphate) and Mg (kieserite) increased </w:t>
      </w:r>
      <w:r w:rsidRPr="000B2AAF" w:rsidR="5D757546">
        <w:rPr>
          <w:lang w:val="en-US"/>
        </w:rPr>
        <w:t>Shorea</w:t>
      </w:r>
      <w:r w:rsidRPr="000B2AAF" w:rsidR="5D757546">
        <w:rPr>
          <w:lang w:val="en-US"/>
        </w:rPr>
        <w:t xml:space="preserve"> seedling growth, with higher P additions resulting in stronger height responses when Mg was abundant.</w:t>
      </w:r>
      <w:r w:rsidR="5D757546">
        <w:rPr>
          <w:lang w:val="en-US"/>
        </w:rPr>
        <w:t xml:space="preserve"> </w:t>
      </w:r>
      <w:r w:rsidRPr="407EA131" w:rsidR="00746A82">
        <w:rPr>
          <w:color w:val="000000" w:themeColor="text1"/>
          <w:lang w:val="en-US"/>
        </w:rPr>
        <w:fldChar w:fldCharType="begin"/>
      </w:r>
      <w:r w:rsidRPr="407EA131" w:rsidR="00746A82">
        <w:rPr>
          <w:color w:val="000000" w:themeColor="text1"/>
          <w:lang w:val="en-US"/>
        </w:rPr>
        <w:instrText xml:space="preserve"> ADDIN ZOTERO_ITEM CSL_CITATION {"citationID":"kZXtz26x","properties":{"formattedCitation":"(Burslem {\\i{}et al.}, 1994)","plainCitation":"(Burslem et al., 1994)","dontUpdate":true,"noteIndex":0},"citationItems":[{"id":1417,"uris":["http://zotero.org/users/13671732/items/42ENG5GI"],"itemData":{"id":1417,"type":"article-journal","abstract":"Bioassays of nutrient limitation were carried out for Melastoma malabathricum growing on soil from primary lowland dipterocarp rainforest in Singapore, and for Dillenia suffruticosa on soil from adinandra belukar, a nutrient-poor secondary forest type dominated by Adinandra dumosa. Three questions were addressed. 1. What is the nutrient most limiting to growth in primary forest? 2. What is the nature of nutrient limitation under conditions of adequate P supply? 3. Is there a qualitative difference in the nature of nutrient limitation under primary forest and adinandra belukar? Results showed that there was a strong limitation by P availability in both primary forest and adinandra belukar under the experimental conditions used. Once plants had an adequate P supply, all other nutrients became limiting to growth in primary forest soil. These findings are interpreted as support for the hypothesis that P availability would limit the productivity of moist tropical forests in general in the absence of mycorrhizas; tentative conclusions are drawn on the assumption that most woody tropical plants are mycorrhizal. It is argued that limitation by major cations may be common on old, highly leached tropical rainforest soils.","container-title":"Journal of Tropical Ecology","DOI":"10.1017/S0266467400008257","ISSN":"1469-7831, 0266-4674","issue":"4","language":"en","page":"579-599","source":"Cambridge University Press","title":"Mineral nutrient status of coastal hill dipterocarp forest and adinandra belukar in Singapore: bioassays of nutrient limitation","title-short":"Mineral nutrient status of coastal hill dipterocarp forest and adinandra belukar in Singapore","URL":"https://www.cambridge.org/core/journals/journal-of-tropical-ecology/article/abs/mineral-nutrient-status-of-coastal-hill-dipterocarp-forest-and-adinandra-belukar-in-singapore-bioassays-of-nutrient-limitation/7F27AAD8E31E5D2464BAC9CFEFEC4413","volume":"10","author":[{"family":"Burslem","given":"D. F. R. P."},{"family":"Turner","given":"I. M."},{"family":"Grubb","given":"P. J."}],"accessed":{"date-parts":[["2024",10,4]]},"issued":{"date-parts":[["1994",11]]}}}],"schema":"https://github.com/citation-style-language/schema/raw/master/csl-citation.json"} </w:instrText>
      </w:r>
      <w:r w:rsidRPr="407EA131" w:rsidR="00746A82">
        <w:rPr>
          <w:color w:val="000000" w:themeColor="text1"/>
          <w:lang w:val="en-US"/>
        </w:rPr>
        <w:fldChar w:fldCharType="separate"/>
      </w:r>
      <w:r w:rsidRPr="00DF2437" w:rsidR="6F2DFD76">
        <w:rPr>
          <w:kern w:val="0"/>
          <w:lang w:val="en-US"/>
        </w:rPr>
        <w:t xml:space="preserve">Burslem </w:t>
      </w:r>
      <w:r w:rsidRPr="3715F316" w:rsidR="6F2DFD76">
        <w:rPr>
          <w:i w:val="1"/>
          <w:iCs w:val="1"/>
          <w:kern w:val="0"/>
          <w:lang w:val="en-US"/>
        </w:rPr>
        <w:t>et al.</w:t>
      </w:r>
      <w:r w:rsidRPr="00DF2437" w:rsidR="6F2DFD76">
        <w:rPr>
          <w:kern w:val="0"/>
          <w:lang w:val="en-US"/>
        </w:rPr>
        <w:t xml:space="preserve"> (1994)</w:t>
      </w:r>
      <w:r w:rsidRPr="407EA131" w:rsidR="00746A82">
        <w:rPr>
          <w:color w:val="000000" w:themeColor="text1"/>
          <w:lang w:val="en-US"/>
        </w:rPr>
        <w:fldChar w:fldCharType="end"/>
      </w:r>
      <w:r w:rsidRPr="407EA131" w:rsidR="6F2DFD76">
        <w:rPr>
          <w:color w:val="000000" w:themeColor="text1"/>
          <w:lang w:val="en-US"/>
        </w:rPr>
        <w:t xml:space="preserve"> </w:t>
      </w:r>
      <w:r w:rsidRPr="407EA131" w:rsidR="6F2DFD76">
        <w:rPr>
          <w:color w:val="000000" w:themeColor="text1"/>
          <w:lang w:val="en-US"/>
        </w:rPr>
        <w:t xml:space="preserve">identified</w:t>
      </w:r>
      <w:r w:rsidRPr="407EA131" w:rsidR="6F2DFD76">
        <w:rPr>
          <w:color w:val="000000" w:themeColor="text1"/>
          <w:lang w:val="en-US"/>
        </w:rPr>
        <w:t xml:space="preserve"> P (Na</w:t>
      </w:r>
      <w:r w:rsidRPr="407EA131" w:rsidR="6F2DFD76">
        <w:rPr>
          <w:color w:val="000000" w:themeColor="text1"/>
          <w:vertAlign w:val="subscript"/>
          <w:lang w:val="en-US"/>
        </w:rPr>
        <w:t>2</w:t>
      </w:r>
      <w:r w:rsidRPr="407EA131" w:rsidR="6F2DFD76">
        <w:rPr>
          <w:color w:val="000000" w:themeColor="text1"/>
          <w:lang w:val="en-US"/>
        </w:rPr>
        <w:t>HPO</w:t>
      </w:r>
      <w:r w:rsidRPr="407EA131" w:rsidR="6F2DFD76">
        <w:rPr>
          <w:color w:val="000000" w:themeColor="text1"/>
          <w:vertAlign w:val="subscript"/>
          <w:lang w:val="en-US"/>
        </w:rPr>
        <w:t>4</w:t>
      </w:r>
      <w:r w:rsidRPr="407EA131" w:rsidR="6F2DFD76">
        <w:rPr>
          <w:color w:val="000000" w:themeColor="text1"/>
          <w:lang w:val="en-US"/>
        </w:rPr>
        <w:t xml:space="preserve">) as a primary limiting nutrient for the growth of two early succession shrubs in Singapore, while additions of K, Ca, Mg, N, and a micro-element mix with an adequate baseline P fertilization all resulted in </w:t>
      </w:r>
      <w:r w:rsidRPr="407EA131" w:rsidR="6F2DFD76">
        <w:rPr>
          <w:color w:val="000000" w:themeColor="text1"/>
          <w:lang w:val="en-US"/>
        </w:rPr>
        <w:t>additional</w:t>
      </w:r>
      <w:r w:rsidRPr="407EA131" w:rsidR="6F2DFD76">
        <w:rPr>
          <w:color w:val="000000" w:themeColor="text1"/>
          <w:lang w:val="en-US"/>
        </w:rPr>
        <w:t xml:space="preserve"> height increases and higher plant total dry weight.</w:t>
      </w:r>
      <w:r w:rsidRPr="407EA131" w:rsidR="3B614582">
        <w:rPr>
          <w:color w:val="000000" w:themeColor="text1"/>
          <w:lang w:val="en-US"/>
        </w:rPr>
        <w:t xml:space="preserve"> </w:t>
      </w:r>
      <w:r w:rsidRPr="407EA131" w:rsidR="00952039">
        <w:rPr>
          <w:color w:val="000000" w:themeColor="text1"/>
          <w:lang w:val="en-US"/>
        </w:rPr>
        <w:fldChar w:fldCharType="begin"/>
      </w:r>
      <w:r w:rsidRPr="407EA131" w:rsidR="003C22CA">
        <w:rPr>
          <w:color w:val="000000" w:themeColor="text1"/>
          <w:lang w:val="en-US"/>
        </w:rPr>
        <w:instrText xml:space="preserve"> ADDIN ZOTERO_ITEM CSL_CITATION {"citationID":"Gl2ku61t","properties":{"formattedCitation":"(Neba {\\i{}et al.}, 2016)","plainCitation":"(Neba et al., 2016)","dontUpdate":true,"noteIndex":0},"citationItems":[{"id":283,"uris":["http://zotero.org/users/13671732/items/QN7YPTKA"],"itemData":{"id":283,"type":"article-journal","abstract":"Abstract In the ectomycorrhizal caesalpiniaceous groves of southern Korup National Park, the dominant tree species, Microberlinia bisulcata, displays very poor in situ recruitment compared with its codominant, Tetraberlinia bifoliolata. The reported ex situ experiment tested whether availabilities of soil potassium and magnesium play a role. Seedlings of the two species received applications of K and Mg fertilizer in potted native soil in a local shade house, and their responses in terms of growth and nutrient concentrations were recorded over 2 years. Amended soil concentrations were also determined. Microberlinia responded strongly and positively in its growth to Mg, but less to K; Tetraberlinia responded weakly to both. Added Mg led to strongly increased Mg concentration for Microberlinia while added K changed that concentration only slightly; Tetraberlinia strongly increased its concentration of K with added K, but only somewhat its Mg concentration with added Mg. Additions of Mg and K had small but important antagonistic effects. Microberlinia is Mg-demanding and apparently Mg-limited in Korup soil; Tetraberlinia, whilst K-demanding, appeared not to be K-limited (for growth). Added K enhanced plant P concentrations of both species. Extra applied Mg may also be alleviating soil aluminum toxicity, and hence improving growth indirectly and especially to the benefit of Microberlinia. Mg appears to be essential for Microberlinia seedling growth and its low soil availability in grove soils at Korup may be an important contributing factor to its poor recruitment. Microberlinia is highly shade-intolerant and strongly light-responding, whilst Tetraberlinia is more shade-tolerant and moderately light-responding, which affords an interesting contrast with respect to their differing responses to Mg supply. The study revealed novel aspects of functional traits and likely niche-partitioning among ectomycorrhizal caesalps in African rain forests. Identifying the direct and interacting indirect effects of essential elements on tropical tree seedling growth presents a considerable challenge due the complex nexus of causes involved.","container-title":"Ecology and Evolution","DOI":"10.1002/ece3.1835","issue":"1","note":"publisher: John Wiley &amp; Sons, Ltd","page":"125-142","title":"Limitation of seedling growth by potassium and magnesium supply for two ectomycorrhizal tree species of a Central African rain forest and its implication for their recruitment","URL":"https://doi.org/10.1002/ece3.1835","volume":"6","author":[{"family":"Neba","given":"Godlove Ambe"},{"family":"Newbery","given":"David McClintock"},{"family":"Chuyong","given":"George Bindeh"}],"issued":{"date-parts":[["2016",1]]}}}],"schema":"https://github.com/citation-style-language/schema/raw/master/csl-citation.json"} </w:instrText>
      </w:r>
      <w:r w:rsidRPr="407EA131" w:rsidR="00952039">
        <w:rPr>
          <w:color w:val="000000" w:themeColor="text1"/>
          <w:lang w:val="en-US"/>
        </w:rPr>
        <w:fldChar w:fldCharType="separate"/>
      </w:r>
      <w:r w:rsidRPr="00DF2437" w:rsidR="3B614582">
        <w:rPr>
          <w:kern w:val="0"/>
          <w:lang w:val="en-US"/>
        </w:rPr>
        <w:t xml:space="preserve">Neba </w:t>
      </w:r>
      <w:r w:rsidRPr="3715F316" w:rsidR="3B614582">
        <w:rPr>
          <w:i w:val="1"/>
          <w:iCs w:val="1"/>
          <w:kern w:val="0"/>
          <w:lang w:val="en-US"/>
        </w:rPr>
        <w:t>et al.</w:t>
      </w:r>
      <w:r w:rsidRPr="00DF2437" w:rsidR="3B614582">
        <w:rPr>
          <w:kern w:val="0"/>
          <w:lang w:val="en-US"/>
        </w:rPr>
        <w:t xml:space="preserve"> (2016)</w:t>
      </w:r>
      <w:r w:rsidRPr="407EA131" w:rsidR="00952039">
        <w:rPr>
          <w:color w:val="000000" w:themeColor="text1"/>
          <w:lang w:val="en-US"/>
        </w:rPr>
        <w:fldChar w:fldCharType="end"/>
      </w:r>
      <w:r w:rsidRPr="407EA131" w:rsidR="3B614582">
        <w:rPr>
          <w:color w:val="000000" w:themeColor="text1"/>
          <w:lang w:val="en-US"/>
        </w:rPr>
        <w:t xml:space="preserve"> </w:t>
      </w:r>
      <w:r w:rsidRPr="407EA131" w:rsidR="4AE3FDB4">
        <w:rPr>
          <w:color w:val="000000" w:themeColor="text1"/>
          <w:lang w:val="en-US"/>
        </w:rPr>
        <w:t xml:space="preserve">showed that </w:t>
      </w:r>
      <w:r w:rsidRPr="407EA131" w:rsidR="5949E14D">
        <w:rPr>
          <w:color w:val="000000" w:themeColor="text1"/>
          <w:lang w:val="en-US"/>
        </w:rPr>
        <w:t>Mg addition</w:t>
      </w:r>
      <w:r w:rsidRPr="407EA131" w:rsidR="6747ECC1">
        <w:rPr>
          <w:color w:val="000000" w:themeColor="text1"/>
          <w:lang w:val="en-US"/>
        </w:rPr>
        <w:t xml:space="preserve"> (kieserite)</w:t>
      </w:r>
      <w:r w:rsidRPr="407EA131" w:rsidR="5949E14D">
        <w:rPr>
          <w:color w:val="000000" w:themeColor="text1"/>
          <w:lang w:val="en-US"/>
        </w:rPr>
        <w:t xml:space="preserve"> increase</w:t>
      </w:r>
      <w:r w:rsidRPr="407EA131" w:rsidR="4AE3FDB4">
        <w:rPr>
          <w:color w:val="000000" w:themeColor="text1"/>
          <w:lang w:val="en-US"/>
        </w:rPr>
        <w:t>d</w:t>
      </w:r>
      <w:r w:rsidRPr="407EA131" w:rsidR="5949E14D">
        <w:rPr>
          <w:color w:val="000000" w:themeColor="text1"/>
          <w:lang w:val="en-US"/>
        </w:rPr>
        <w:t xml:space="preserve"> </w:t>
      </w:r>
      <w:r w:rsidRPr="407EA131" w:rsidR="4AE3FDB4">
        <w:rPr>
          <w:color w:val="000000" w:themeColor="text1"/>
          <w:lang w:val="en-US"/>
        </w:rPr>
        <w:t xml:space="preserve">leguminous tree </w:t>
      </w:r>
      <w:r w:rsidRPr="407EA131" w:rsidR="5949E14D">
        <w:rPr>
          <w:color w:val="000000" w:themeColor="text1"/>
          <w:lang w:val="en-US"/>
        </w:rPr>
        <w:t xml:space="preserve">sapling growth </w:t>
      </w:r>
      <w:r w:rsidRPr="407EA131" w:rsidR="6747ECC1">
        <w:rPr>
          <w:color w:val="000000" w:themeColor="text1"/>
          <w:lang w:val="en-US"/>
        </w:rPr>
        <w:t xml:space="preserve">in </w:t>
      </w:r>
      <w:r w:rsidRPr="407EA131" w:rsidR="5674DF34">
        <w:rPr>
          <w:color w:val="000000" w:themeColor="text1"/>
          <w:lang w:val="en-US"/>
        </w:rPr>
        <w:t>Cameroon</w:t>
      </w:r>
      <w:r w:rsidRPr="407EA131" w:rsidR="6747ECC1">
        <w:rPr>
          <w:color w:val="000000" w:themeColor="text1"/>
          <w:lang w:val="en-US"/>
        </w:rPr>
        <w:t xml:space="preserve">, </w:t>
      </w:r>
      <w:r w:rsidRPr="407EA131" w:rsidR="7A9D05AE">
        <w:rPr>
          <w:color w:val="000000" w:themeColor="text1"/>
          <w:lang w:val="en-US"/>
        </w:rPr>
        <w:t xml:space="preserve">although the strength of the effect was </w:t>
      </w:r>
      <w:r w:rsidRPr="407EA131" w:rsidR="7A9D05AE">
        <w:rPr>
          <w:color w:val="000000" w:themeColor="text1"/>
          <w:lang w:val="en-US"/>
        </w:rPr>
        <w:t>species-dependent</w:t>
      </w:r>
      <w:r w:rsidRPr="407EA131" w:rsidR="34D4A959">
        <w:rPr>
          <w:color w:val="000000" w:themeColor="text1"/>
          <w:lang w:val="en-US"/>
        </w:rPr>
        <w:t>.</w:t>
      </w:r>
      <w:r w:rsidRPr="407EA131" w:rsidR="3BA5B672">
        <w:rPr>
          <w:color w:val="000000" w:themeColor="text1"/>
          <w:lang w:val="en-US"/>
        </w:rPr>
        <w:t xml:space="preserve"> </w:t>
      </w:r>
      <w:r w:rsidRPr="407EA131" w:rsidR="29DCF187">
        <w:rPr>
          <w:color w:val="000000" w:themeColor="text1"/>
          <w:lang w:val="en-US"/>
        </w:rPr>
        <w:t xml:space="preserve">In our experiment, the </w:t>
      </w:r>
      <w:r w:rsidRPr="407EA131" w:rsidR="29DCF187">
        <w:rPr>
          <w:color w:val="000000" w:themeColor="text1"/>
          <w:lang w:val="en-US"/>
        </w:rPr>
        <w:t xml:space="preserve">strong growth</w:t>
      </w:r>
      <w:r w:rsidRPr="407EA131" w:rsidR="29DCF187">
        <w:rPr>
          <w:color w:val="000000" w:themeColor="text1"/>
          <w:lang w:val="en-US"/>
        </w:rPr>
        <w:t xml:space="preserve"> responses of </w:t>
      </w:r>
      <w:r w:rsidRPr="3715F316" w:rsidR="2DEFB2D2">
        <w:rPr>
          <w:i w:val="1"/>
          <w:iCs w:val="1"/>
          <w:color w:val="000000" w:themeColor="text1"/>
          <w:lang w:val="en-US"/>
        </w:rPr>
        <w:t>Musanga</w:t>
      </w:r>
      <w:r w:rsidRPr="3715F316" w:rsidR="2DEFB2D2">
        <w:rPr>
          <w:i w:val="1"/>
          <w:iCs w:val="1"/>
          <w:color w:val="000000" w:themeColor="text1"/>
          <w:lang w:val="en-US"/>
        </w:rPr>
        <w:t xml:space="preserve"> </w:t>
      </w:r>
      <w:r w:rsidRPr="3715F316" w:rsidR="2DEFB2D2">
        <w:rPr>
          <w:i w:val="1"/>
          <w:iCs w:val="1"/>
          <w:color w:val="000000" w:themeColor="text1"/>
          <w:lang w:val="en-US"/>
        </w:rPr>
        <w:t>cecropioides</w:t>
      </w:r>
      <w:r w:rsidRPr="407EA131" w:rsidR="2DEFB2D2">
        <w:rPr>
          <w:color w:val="000000" w:themeColor="text1"/>
          <w:lang w:val="en-US"/>
        </w:rPr>
        <w:t xml:space="preserve"> </w:t>
      </w:r>
      <w:r w:rsidRPr="407EA131" w:rsidR="29DCF187">
        <w:rPr>
          <w:color w:val="000000" w:themeColor="text1"/>
          <w:lang w:val="en-US"/>
        </w:rPr>
        <w:t xml:space="preserve">to cation addition may be strongly linked to Mg, </w:t>
      </w:r>
      <w:r w:rsidRPr="407EA131" w:rsidR="65C54F50">
        <w:rPr>
          <w:color w:val="000000" w:themeColor="text1"/>
          <w:lang w:val="en-US"/>
        </w:rPr>
        <w:t xml:space="preserve">as the available Mg content of the soil showed the strongest correlations to both </w:t>
      </w:r>
      <w:r w:rsidRPr="407EA131" w:rsidR="1FB32B04">
        <w:rPr>
          <w:color w:val="000000" w:themeColor="text1"/>
          <w:lang w:val="en-US"/>
        </w:rPr>
        <w:t xml:space="preserve">diameter (r = </w:t>
      </w:r>
      <w:r w:rsidRPr="407EA131" w:rsidR="1C1F26D8">
        <w:rPr>
          <w:color w:val="000000" w:themeColor="text1"/>
          <w:lang w:val="en-US"/>
        </w:rPr>
        <w:t>0.66)</w:t>
      </w:r>
      <w:r w:rsidRPr="407EA131" w:rsidR="1FB32B04">
        <w:rPr>
          <w:color w:val="000000" w:themeColor="text1"/>
          <w:lang w:val="en-US"/>
        </w:rPr>
        <w:t xml:space="preserve"> and </w:t>
      </w:r>
      <w:r w:rsidRPr="407EA131" w:rsidR="1C1F26D8">
        <w:rPr>
          <w:color w:val="000000" w:themeColor="text1"/>
          <w:lang w:val="en-US"/>
        </w:rPr>
        <w:t xml:space="preserve">height (r = 0.58) </w:t>
      </w:r>
      <w:r w:rsidRPr="407EA131" w:rsidR="1FB32B04">
        <w:rPr>
          <w:color w:val="000000" w:themeColor="text1"/>
          <w:lang w:val="en-US"/>
        </w:rPr>
        <w:t>growth of all applied nutrients</w:t>
      </w:r>
      <w:r w:rsidR="64FFD8D3">
        <w:rPr>
          <w:color w:val="000000" w:themeColor="text1"/>
          <w:lang w:val="en-US"/>
        </w:rPr>
        <w:t xml:space="preserve"> (Table A.3.)</w:t>
      </w:r>
      <w:r w:rsidRPr="407EA131" w:rsidR="1FB32B04">
        <w:rPr>
          <w:color w:val="000000" w:themeColor="text1"/>
          <w:lang w:val="en-US"/>
        </w:rPr>
        <w:t xml:space="preserve">. </w:t>
      </w:r>
      <w:r w:rsidRPr="407EA131" w:rsidR="7BE821D3">
        <w:rPr>
          <w:color w:val="000000" w:themeColor="text1"/>
          <w:lang w:val="en-US"/>
        </w:rPr>
        <w:t xml:space="preserve">However, </w:t>
      </w:r>
      <w:r w:rsidRPr="407EA131" w:rsidR="10554494">
        <w:rPr>
          <w:color w:val="000000" w:themeColor="text1"/>
          <w:lang w:val="en-US"/>
        </w:rPr>
        <w:t xml:space="preserve">since all three cations were supplied at an </w:t>
      </w:r>
      <w:r w:rsidRPr="407EA131" w:rsidR="7F133440">
        <w:rPr>
          <w:color w:val="000000" w:themeColor="text1"/>
          <w:lang w:val="en-US"/>
        </w:rPr>
        <w:t xml:space="preserve">elemental </w:t>
      </w:r>
      <w:r w:rsidRPr="407EA131" w:rsidR="10554494">
        <w:rPr>
          <w:color w:val="000000" w:themeColor="text1"/>
          <w:lang w:val="en-US"/>
        </w:rPr>
        <w:t>rate of 50 kg ha</w:t>
      </w:r>
      <w:r w:rsidRPr="407EA131" w:rsidR="10554494">
        <w:rPr>
          <w:color w:val="000000" w:themeColor="text1"/>
          <w:vertAlign w:val="superscript"/>
          <w:lang w:val="en-US"/>
        </w:rPr>
        <w:t>-1</w:t>
      </w:r>
      <w:r w:rsidRPr="407EA131" w:rsidR="00731221">
        <w:rPr>
          <w:color w:val="000000" w:themeColor="text1"/>
          <w:vertAlign w:val="superscript"/>
          <w:lang w:val="en-US"/>
        </w:rPr>
        <w:t xml:space="preserve"> </w:t>
      </w:r>
      <w:r w:rsidRPr="407EA131" w:rsidR="00731221">
        <w:rPr>
          <w:color w:val="000000" w:themeColor="text1"/>
          <w:lang w:val="en-US"/>
        </w:rPr>
        <w:t>yr</w:t>
      </w:r>
      <w:r w:rsidRPr="407EA131" w:rsidR="00731221">
        <w:rPr>
          <w:color w:val="000000" w:themeColor="text1"/>
          <w:vertAlign w:val="superscript"/>
          <w:lang w:val="en-US"/>
        </w:rPr>
        <w:t>-1</w:t>
      </w:r>
      <w:r w:rsidRPr="407EA131" w:rsidR="10554494">
        <w:rPr>
          <w:color w:val="000000" w:themeColor="text1"/>
          <w:lang w:val="en-US"/>
        </w:rPr>
        <w:t xml:space="preserve">, </w:t>
      </w:r>
      <w:r w:rsidRPr="407EA131" w:rsidR="7BE821D3">
        <w:rPr>
          <w:color w:val="000000" w:themeColor="text1"/>
          <w:lang w:val="en-US"/>
        </w:rPr>
        <w:t>i</w:t>
      </w:r>
      <w:r w:rsidRPr="407EA131" w:rsidR="07526638">
        <w:rPr>
          <w:color w:val="000000" w:themeColor="text1"/>
          <w:lang w:val="en-US"/>
        </w:rPr>
        <w:t xml:space="preserve">t needs to be noted that </w:t>
      </w:r>
      <w:r w:rsidRPr="407EA131" w:rsidR="6876A6E3">
        <w:rPr>
          <w:color w:val="000000" w:themeColor="text1"/>
          <w:lang w:val="en-US"/>
        </w:rPr>
        <w:t xml:space="preserve">Mg was supplied </w:t>
      </w:r>
      <w:r w:rsidRPr="407EA131" w:rsidR="4C7FFD6F">
        <w:rPr>
          <w:color w:val="000000" w:themeColor="text1"/>
          <w:lang w:val="en-US"/>
        </w:rPr>
        <w:t xml:space="preserve">in almost double the molar </w:t>
      </w:r>
      <w:r w:rsidRPr="407EA131" w:rsidR="4C7FFD6F">
        <w:rPr>
          <w:color w:val="000000" w:themeColor="text1"/>
          <w:lang w:val="en-US"/>
        </w:rPr>
        <w:t>quantity</w:t>
      </w:r>
      <w:r w:rsidRPr="407EA131" w:rsidR="239E1C02">
        <w:rPr>
          <w:color w:val="000000" w:themeColor="text1"/>
          <w:lang w:val="en-US"/>
        </w:rPr>
        <w:t xml:space="preserve"> than Ca and K</w:t>
      </w:r>
      <w:r w:rsidRPr="407EA131" w:rsidR="454867E8">
        <w:rPr>
          <w:color w:val="000000" w:themeColor="text1"/>
          <w:lang w:val="en-US"/>
        </w:rPr>
        <w:t xml:space="preserve"> </w:t>
      </w:r>
      <w:r w:rsidR="6369DA25">
        <w:rPr>
          <w:color w:val="000000" w:themeColor="text1"/>
          <w:lang w:val="en-US"/>
        </w:rPr>
        <w:t>while</w:t>
      </w:r>
      <w:r w:rsidR="2824EFDF">
        <w:rPr>
          <w:color w:val="000000" w:themeColor="text1"/>
          <w:lang w:val="en-US"/>
        </w:rPr>
        <w:t xml:space="preserve">, </w:t>
      </w:r>
      <w:r w:rsidR="32388852">
        <w:rPr>
          <w:color w:val="000000" w:themeColor="text1"/>
          <w:lang w:val="en-US"/>
        </w:rPr>
        <w:t xml:space="preserve">in the control pots, </w:t>
      </w:r>
      <w:r w:rsidR="2824EFDF">
        <w:rPr>
          <w:color w:val="000000" w:themeColor="text1"/>
          <w:lang w:val="en-US"/>
        </w:rPr>
        <w:t xml:space="preserve">the availability of Mg was much lower </w:t>
      </w:r>
      <w:r w:rsidR="0EE41099">
        <w:rPr>
          <w:color w:val="000000" w:themeColor="text1"/>
          <w:lang w:val="en-US"/>
        </w:rPr>
        <w:t xml:space="preserve">compared to Ca (resp. 12.7 </w:t>
      </w:r>
      <w:r w:rsidR="7002730A">
        <w:rPr>
          <w:color w:val="000000" w:themeColor="text1"/>
          <w:lang w:val="en-US"/>
        </w:rPr>
        <w:t>µg</w:t>
      </w:r>
      <w:r w:rsidRPr="3715F316" w:rsidR="7002730A">
        <w:rPr>
          <w:rFonts w:cs="Calibri" w:cstheme="minorAscii"/>
          <w:color w:val="000000" w:themeColor="text1"/>
          <w:lang w:val="en-US"/>
        </w:rPr>
        <w:t>·</w:t>
      </w:r>
      <w:r w:rsidR="7002730A">
        <w:rPr>
          <w:color w:val="000000" w:themeColor="text1"/>
          <w:lang w:val="en-US"/>
        </w:rPr>
        <w:t>g</w:t>
      </w:r>
      <w:r w:rsidR="7002730A">
        <w:rPr>
          <w:color w:val="000000" w:themeColor="text1"/>
          <w:vertAlign w:val="superscript"/>
          <w:lang w:val="en-US"/>
        </w:rPr>
        <w:t>-1</w:t>
      </w:r>
      <w:r w:rsidR="7002730A">
        <w:rPr>
          <w:color w:val="000000" w:themeColor="text1"/>
          <w:lang w:val="en-US"/>
        </w:rPr>
        <w:t xml:space="preserve"> and 51 µg</w:t>
      </w:r>
      <w:r w:rsidRPr="3715F316" w:rsidR="7002730A">
        <w:rPr>
          <w:rFonts w:cs="Calibri" w:cstheme="minorAscii"/>
          <w:color w:val="000000" w:themeColor="text1"/>
          <w:lang w:val="en-US"/>
        </w:rPr>
        <w:t>·</w:t>
      </w:r>
      <w:r w:rsidR="7002730A">
        <w:rPr>
          <w:color w:val="000000" w:themeColor="text1"/>
          <w:lang w:val="en-US"/>
        </w:rPr>
        <w:t>g</w:t>
      </w:r>
      <w:r w:rsidR="7002730A">
        <w:rPr>
          <w:color w:val="000000" w:themeColor="text1"/>
          <w:vertAlign w:val="superscript"/>
          <w:lang w:val="en-US"/>
        </w:rPr>
        <w:t>-1</w:t>
      </w:r>
      <w:r w:rsidR="7002730A">
        <w:rPr>
          <w:color w:val="000000" w:themeColor="text1"/>
          <w:lang w:val="en-US"/>
        </w:rPr>
        <w:t>)</w:t>
      </w:r>
      <w:r w:rsidR="79E1D333">
        <w:rPr>
          <w:color w:val="000000" w:themeColor="text1"/>
          <w:lang w:val="en-US"/>
        </w:rPr>
        <w:t xml:space="preserve"> and the available</w:t>
      </w:r>
      <w:r w:rsidR="548DE153">
        <w:rPr>
          <w:color w:val="000000" w:themeColor="text1"/>
          <w:lang w:val="en-US"/>
        </w:rPr>
        <w:t xml:space="preserve"> Ca content </w:t>
      </w:r>
      <w:r w:rsidR="789377C6">
        <w:rPr>
          <w:color w:val="000000" w:themeColor="text1"/>
          <w:lang w:val="en-US"/>
        </w:rPr>
        <w:t>constituted already</w:t>
      </w:r>
      <w:r w:rsidR="548DE153">
        <w:rPr>
          <w:color w:val="000000" w:themeColor="text1"/>
          <w:lang w:val="en-US"/>
        </w:rPr>
        <w:t xml:space="preserve"> more than 50 % of the tot</w:t>
      </w:r>
      <w:r w:rsidR="789377C6">
        <w:rPr>
          <w:color w:val="000000" w:themeColor="text1"/>
          <w:lang w:val="en-US"/>
        </w:rPr>
        <w:t>a</w:t>
      </w:r>
      <w:r w:rsidR="548DE153">
        <w:rPr>
          <w:color w:val="000000" w:themeColor="text1"/>
          <w:lang w:val="en-US"/>
        </w:rPr>
        <w:t>l Ca stock</w:t>
      </w:r>
      <w:r w:rsidR="6369DA25">
        <w:rPr>
          <w:color w:val="000000" w:themeColor="text1"/>
          <w:lang w:val="en-US"/>
        </w:rPr>
        <w:t>.</w:t>
      </w:r>
      <w:r w:rsidR="4EB53CDB">
        <w:rPr>
          <w:color w:val="000000" w:themeColor="text1"/>
          <w:lang w:val="en-US"/>
        </w:rPr>
        <w:t xml:space="preserve"> </w:t>
      </w:r>
      <w:r w:rsidRPr="006B4748" w:rsidR="1F1FDF7F">
        <w:rPr>
          <w:color w:val="000000" w:themeColor="text1"/>
          <w:lang w:val="en-US"/>
        </w:rPr>
        <w:t>This unbalanced supply of Ca and Mg</w:t>
      </w:r>
      <w:r w:rsidR="789377C6">
        <w:rPr>
          <w:color w:val="000000" w:themeColor="text1"/>
          <w:lang w:val="en-US"/>
        </w:rPr>
        <w:t xml:space="preserve"> compared to the control situation</w:t>
      </w:r>
      <w:r w:rsidRPr="006B4748" w:rsidR="1F1FDF7F">
        <w:rPr>
          <w:color w:val="000000" w:themeColor="text1"/>
          <w:lang w:val="en-US"/>
        </w:rPr>
        <w:t xml:space="preserve"> may have resulted in variable effects from both cations, </w:t>
      </w:r>
      <w:r w:rsidRPr="00FF0502" w:rsidR="1F1FDF7F">
        <w:rPr>
          <w:color w:val="000000" w:themeColor="text1"/>
          <w:lang w:val="en-US"/>
        </w:rPr>
        <w:t>which may hence not necessarily reflect physiological differences.</w:t>
      </w:r>
      <w:r w:rsidR="63FDC37F">
        <w:rPr>
          <w:color w:val="000000" w:themeColor="text1"/>
          <w:lang w:val="en-US"/>
        </w:rPr>
        <w:t xml:space="preserve"> </w:t>
      </w:r>
      <w:commentRangeStart w:id="2"/>
      <w:commentRangeStart w:id="1793463820"/>
      <w:r w:rsidRPr="00A530CA" w:rsidR="01183144">
        <w:rPr>
          <w:color w:val="000000" w:themeColor="text1"/>
          <w:lang w:val="en-US"/>
        </w:rPr>
        <w:t xml:space="preserve">The treatments did not appear to have a clear effect on soil Ca levels (both total and available), </w:t>
      </w:r>
      <w:r w:rsidRPr="00A530CA" w:rsidR="01183144">
        <w:rPr>
          <w:color w:val="000000" w:themeColor="text1"/>
          <w:lang w:val="en-US"/>
        </w:rPr>
        <w:t>whereas</w:t>
      </w:r>
      <w:r w:rsidRPr="00A530CA" w:rsidR="01183144">
        <w:rPr>
          <w:color w:val="000000" w:themeColor="text1"/>
          <w:lang w:val="en-US"/>
        </w:rPr>
        <w:t xml:space="preserve"> soil available Mg was strongly influenced by cation additions (Fig. A.7). However, total soil Mg and total K showed positive effects from all nutrient treatments, including 'N', 'P', and 'N+P' that did not </w:t>
      </w:r>
      <w:r w:rsidRPr="00A530CA" w:rsidR="01183144">
        <w:rPr>
          <w:color w:val="000000" w:themeColor="text1"/>
          <w:lang w:val="en-US"/>
        </w:rPr>
        <w:t>contain</w:t>
      </w:r>
      <w:r w:rsidRPr="00A530CA" w:rsidR="01183144">
        <w:rPr>
          <w:color w:val="000000" w:themeColor="text1"/>
          <w:lang w:val="en-US"/>
        </w:rPr>
        <w:t xml:space="preserve"> cations. Since the soil samples were collected 10 months after the final fertilizer addition</w:t>
      </w:r>
      <w:r w:rsidR="224CB990">
        <w:rPr>
          <w:color w:val="000000" w:themeColor="text1"/>
          <w:lang w:val="en-US"/>
        </w:rPr>
        <w:t xml:space="preserve"> (</w:t>
      </w:r>
      <w:r w:rsidR="224CB990">
        <w:rPr>
          <w:color w:val="000000" w:themeColor="text1"/>
          <w:lang w:val="en-US"/>
        </w:rPr>
        <w:t>April 8, 2023 – February 12, 2024)</w:t>
      </w:r>
      <w:r w:rsidRPr="00A530CA" w:rsidR="01183144">
        <w:rPr>
          <w:color w:val="000000" w:themeColor="text1"/>
          <w:lang w:val="en-US"/>
        </w:rPr>
        <w:t xml:space="preserve">, the results reflect the residual effects of the treatments rather than their immediate impact on plant growth. </w:t>
      </w:r>
      <w:r w:rsidR="24C18C85">
        <w:rPr/>
        <w:t xml:space="preserve">The </w:t>
      </w:r>
      <w:r w:rsidR="24C18C85">
        <w:rPr/>
        <w:t>increased</w:t>
      </w:r>
      <w:r w:rsidR="24C18C85">
        <w:rPr/>
        <w:t xml:space="preserve"> </w:t>
      </w:r>
      <w:r w:rsidR="24C18C85">
        <w:rPr/>
        <w:t>levels</w:t>
      </w:r>
      <w:r w:rsidR="24C18C85">
        <w:rPr/>
        <w:t xml:space="preserve"> of total soil Mg and K </w:t>
      </w:r>
      <w:r w:rsidR="24C18C85">
        <w:rPr/>
        <w:t>may</w:t>
      </w:r>
      <w:r w:rsidR="24C18C85">
        <w:rPr/>
        <w:t xml:space="preserve"> </w:t>
      </w:r>
      <w:r w:rsidR="24C18C85">
        <w:rPr/>
        <w:t>suggest</w:t>
      </w:r>
      <w:r w:rsidR="24C18C85">
        <w:rPr/>
        <w:t xml:space="preserve"> </w:t>
      </w:r>
      <w:r w:rsidR="24C18C85">
        <w:rPr/>
        <w:t>enhanced</w:t>
      </w:r>
      <w:r w:rsidR="24C18C85">
        <w:rPr/>
        <w:t xml:space="preserve"> </w:t>
      </w:r>
      <w:r w:rsidR="24C18C85">
        <w:rPr/>
        <w:t>retention</w:t>
      </w:r>
      <w:r w:rsidR="24C18C85">
        <w:rPr/>
        <w:t xml:space="preserve"> of </w:t>
      </w:r>
      <w:r w:rsidR="24C18C85">
        <w:rPr/>
        <w:t>these</w:t>
      </w:r>
      <w:r w:rsidR="24C18C85">
        <w:rPr/>
        <w:t xml:space="preserve"> cations, </w:t>
      </w:r>
      <w:r w:rsidR="24C18C85">
        <w:rPr/>
        <w:t>potentially</w:t>
      </w:r>
      <w:r w:rsidR="24C18C85">
        <w:rPr/>
        <w:t xml:space="preserve"> due to </w:t>
      </w:r>
      <w:r w:rsidR="24C18C85">
        <w:rPr/>
        <w:t>electrochemical</w:t>
      </w:r>
      <w:r w:rsidR="24C18C85">
        <w:rPr/>
        <w:t xml:space="preserve"> interactions </w:t>
      </w:r>
      <w:r w:rsidR="24C18C85">
        <w:rPr/>
        <w:t>with</w:t>
      </w:r>
      <w:r w:rsidR="24C18C85">
        <w:rPr/>
        <w:t xml:space="preserve"> anions </w:t>
      </w:r>
      <w:r w:rsidR="24C18C85">
        <w:rPr/>
        <w:t>from</w:t>
      </w:r>
      <w:r w:rsidR="24C18C85">
        <w:rPr/>
        <w:t xml:space="preserve"> the N and P </w:t>
      </w:r>
      <w:r w:rsidR="24C18C85">
        <w:rPr/>
        <w:t>treatments</w:t>
      </w:r>
      <w:r w:rsidR="24C18C85">
        <w:rPr/>
        <w:t xml:space="preserve"> </w:t>
      </w:r>
      <w:r w:rsidRPr="00A530CA" w:rsidR="01183144">
        <w:rPr>
          <w:color w:val="000000" w:themeColor="text1"/>
          <w:lang w:val="en-US"/>
        </w:rPr>
        <w:t>(NO</w:t>
      </w:r>
      <w:r w:rsidRPr="009D0E93" w:rsidR="01183144">
        <w:rPr>
          <w:color w:val="000000" w:themeColor="text1"/>
          <w:vertAlign w:val="subscript"/>
          <w:lang w:val="en-US"/>
        </w:rPr>
        <w:t>3</w:t>
      </w:r>
      <w:r w:rsidRPr="009D0E93" w:rsidR="01183144">
        <w:rPr>
          <w:color w:val="000000" w:themeColor="text1"/>
          <w:vertAlign w:val="superscript"/>
          <w:lang w:val="en-US"/>
        </w:rPr>
        <w:t>-</w:t>
      </w:r>
      <w:r w:rsidRPr="00A530CA" w:rsidR="01183144">
        <w:rPr>
          <w:color w:val="000000" w:themeColor="text1"/>
          <w:lang w:val="en-US"/>
        </w:rPr>
        <w:t xml:space="preserve"> and H</w:t>
      </w:r>
      <w:r w:rsidRPr="009D0E93" w:rsidR="01183144">
        <w:rPr>
          <w:color w:val="000000" w:themeColor="text1"/>
          <w:vertAlign w:val="subscript"/>
          <w:lang w:val="en-US"/>
        </w:rPr>
        <w:t>2</w:t>
      </w:r>
      <w:r w:rsidRPr="00A530CA" w:rsidR="01183144">
        <w:rPr>
          <w:color w:val="000000" w:themeColor="text1"/>
          <w:lang w:val="en-US"/>
        </w:rPr>
        <w:t>PO</w:t>
      </w:r>
      <w:r w:rsidRPr="009D0E93" w:rsidR="01183144">
        <w:rPr>
          <w:color w:val="000000" w:themeColor="text1"/>
          <w:vertAlign w:val="subscript"/>
          <w:lang w:val="en-US"/>
        </w:rPr>
        <w:t>4</w:t>
      </w:r>
      <w:r w:rsidRPr="009D0E93" w:rsidR="01183144">
        <w:rPr>
          <w:color w:val="000000" w:themeColor="text1"/>
          <w:vertAlign w:val="superscript"/>
          <w:lang w:val="en-US"/>
        </w:rPr>
        <w:t>-</w:t>
      </w:r>
      <w:r w:rsidRPr="00A530CA" w:rsidR="01183144">
        <w:rPr>
          <w:color w:val="000000" w:themeColor="text1"/>
          <w:lang w:val="en-US"/>
        </w:rPr>
        <w:t xml:space="preserve">, assuming sufficient nitrification). However, these hypotheses are </w:t>
      </w:r>
      <w:r w:rsidR="043443DE">
        <w:rPr>
          <w:color w:val="000000" w:themeColor="text1"/>
          <w:lang w:val="en-US"/>
        </w:rPr>
        <w:t>tentative</w:t>
      </w:r>
      <w:r w:rsidRPr="00A530CA" w:rsidR="01183144">
        <w:rPr>
          <w:color w:val="000000" w:themeColor="text1"/>
          <w:lang w:val="en-US"/>
        </w:rPr>
        <w:t xml:space="preserve"> and based on a limited number of soil samples, so they should be interpreted with caution.</w:t>
      </w:r>
      <w:commentRangeEnd w:id="2"/>
      <w:r w:rsidR="00081CDD">
        <w:rPr>
          <w:rStyle w:val="CommentReference"/>
        </w:rPr>
        <w:commentReference w:id="2"/>
      </w:r>
      <w:commentRangeEnd w:id="1793463820"/>
      <w:r>
        <w:rPr>
          <w:rStyle w:val="CommentReference"/>
        </w:rPr>
        <w:commentReference w:id="1793463820"/>
      </w:r>
    </w:p>
    <w:p w:rsidR="00AA5A21" w:rsidP="407EA131" w:rsidRDefault="1747FC12" w14:paraId="763FBE19" w14:textId="07623380">
      <w:pPr>
        <w:spacing w:line="480" w:lineRule="auto"/>
        <w:jc w:val="both"/>
        <w:rPr>
          <w:lang w:val="en-US"/>
        </w:rPr>
      </w:pPr>
      <w:r w:rsidRPr="407EA131" w:rsidR="77EAC00E">
        <w:rPr>
          <w:color w:val="000000" w:themeColor="text1"/>
          <w:lang w:val="en-US"/>
        </w:rPr>
        <w:t xml:space="preserve">Soil </w:t>
      </w:r>
      <w:r w:rsidR="43E90550">
        <w:rPr>
          <w:color w:val="000000" w:themeColor="text1"/>
          <w:lang w:val="en-US"/>
        </w:rPr>
        <w:t xml:space="preserve">available </w:t>
      </w:r>
      <w:r w:rsidRPr="407EA131" w:rsidR="77EAC00E">
        <w:rPr>
          <w:color w:val="000000" w:themeColor="text1"/>
          <w:lang w:val="en-US"/>
        </w:rPr>
        <w:t>P was</w:t>
      </w:r>
      <w:commentRangeStart w:id="1108106146"/>
      <w:r w:rsidRPr="407EA131" w:rsidR="77EAC00E">
        <w:rPr>
          <w:color w:val="000000" w:themeColor="text1"/>
          <w:lang w:val="en-US"/>
        </w:rPr>
        <w:t xml:space="preserve"> the only nutrient that showed negative correlations with final tree measurements (r = -0.55 for diameter and -0.56 for height</w:t>
      </w:r>
      <w:r w:rsidR="43E90550">
        <w:rPr>
          <w:color w:val="000000" w:themeColor="text1"/>
          <w:lang w:val="en-US"/>
        </w:rPr>
        <w:t>; Table A.3.</w:t>
      </w:r>
      <w:r w:rsidRPr="407EA131" w:rsidR="77EAC00E">
        <w:rPr>
          <w:color w:val="000000" w:themeColor="text1"/>
          <w:lang w:val="en-US"/>
        </w:rPr>
        <w:t>).</w:t>
      </w:r>
      <w:r w:rsidR="0BC76375">
        <w:rPr>
          <w:color w:val="000000" w:themeColor="text1"/>
          <w:lang w:val="en-US"/>
        </w:rPr>
        <w:t xml:space="preserve"> </w:t>
      </w:r>
      <w:r w:rsidRPr="407EA131" w:rsidR="00F30E45">
        <w:rPr>
          <w:lang w:val="en-US"/>
        </w:rPr>
        <w:fldChar w:fldCharType="begin"/>
      </w:r>
      <w:r w:rsidRPr="407EA131" w:rsidR="00F30E45">
        <w:rPr>
          <w:lang w:val="en-US"/>
        </w:rPr>
        <w:instrText xml:space="preserve"> ADDIN ZOTERO_ITEM CSL_CITATION {"citationID":"ddHLfjsY","properties":{"formattedCitation":"(Burslem {\\i{}et al.}, 1995)","plainCitation":"(Burslem et al., 1995)","dontUpdate":true,"noteIndex":0},"citationItems":[{"id":876,"uris":["http://zotero.org/users/13671732/items/4LSEACER"],"itemData":{"id":876,"type":"article-journal","abstract":"[1 Two bioassays of growth limitation were carried out for seedlings of four shade-tolerant tree species (Antidesma cuspidatum, Calophyllum tetrapterum, Dipterocarpus kunstleri and Garcinia scortechinii) growing in P-deficient soil taken from lowland dipterocarp forest in Singapore, as a test of the hypothesis that growth would be limited by the availability of phosphorus. 2 Seedlings of only one species, Antidesma cuspidatum, showed increased growth in response to increased nutrient supply and in that case the limiting nutrient was not P. A majority of seedlings of Antidesma, Calophyllum and Garcinia in this experiment possessed VA mycorrhizas. 3 For seedlings of Antidesma, addition of magnesium led to an increase in the concentration of Mg in all fractions and a positive relation between Mg concentrations and dry mass yield. Addition of potassium and calcium resulted in reductions in concentrations of these elements in the leaves of Antidesma. 4 Seedlings of Antidesma, Calophyllum and Dipterocarpus responded to P by altering distribution of dry mass between different plant parts; the pattern of response varied between species. Phosphorus taken up in excess of requirements for vegetative growth was transferred to plant stems rather than leaves. 5 The outcome of pot bioassays may be dependent on factors such as pot size, irradiance and soil moisture conditions; therefore conclusions drawn here need to be tested by field fertilization experiments.]","archive":"JSTOR","container-title":"Journal of Ecology","DOI":"10.2307/2261155","ISSN":"00220477, 13652745","issue":"1","note":"publisher: [Wiley, British Ecological Society]","page":"113-122","title":"Responses to Nutrient Addition among Shade-Tolerant Tree Seedlings of Lowland Tropical Rain Forest in Singapore","URL":"http://www.jstor.org/stable/2261155","volume":"83","author":[{"family":"Burslem","given":"D. F. R. P."},{"family":"Grubb","given":"P. J."},{"family":"Turner","given":"I. M."}],"accessed":{"date-parts":[["2024",6,28]]},"issued":{"date-parts":[["1995"]]}}}],"schema":"https://github.com/citation-style-language/schema/raw/master/csl-citation.json"} </w:instrText>
      </w:r>
      <w:r w:rsidRPr="407EA131" w:rsidR="00F30E45">
        <w:rPr>
          <w:lang w:val="en-US"/>
        </w:rPr>
        <w:fldChar w:fldCharType="separate"/>
      </w:r>
      <w:r w:rsidRPr="00DF2437" w:rsidR="77EAC00E">
        <w:rPr>
          <w:kern w:val="0"/>
          <w:lang w:val="en-US"/>
        </w:rPr>
        <w:t xml:space="preserve">Burslem </w:t>
      </w:r>
      <w:r w:rsidRPr="3715F316" w:rsidR="77EAC00E">
        <w:rPr>
          <w:i w:val="1"/>
          <w:iCs w:val="1"/>
          <w:kern w:val="0"/>
          <w:lang w:val="en-US"/>
        </w:rPr>
        <w:t>et al.</w:t>
      </w:r>
      <w:r w:rsidRPr="00DF2437" w:rsidR="77EAC00E">
        <w:rPr>
          <w:kern w:val="0"/>
          <w:lang w:val="en-US"/>
        </w:rPr>
        <w:t xml:space="preserve"> (1995)</w:t>
      </w:r>
      <w:r w:rsidRPr="407EA131" w:rsidR="00F30E45">
        <w:rPr>
          <w:lang w:val="en-US"/>
        </w:rPr>
        <w:fldChar w:fldCharType="end"/>
      </w:r>
      <w:r w:rsidRPr="407EA131" w:rsidR="77EAC00E">
        <w:rPr>
          <w:lang w:val="en-US"/>
        </w:rPr>
        <w:t xml:space="preserve"> similarly noted small negative effects of P addition (Na</w:t>
      </w:r>
      <w:r w:rsidRPr="407EA131" w:rsidR="77EAC00E">
        <w:rPr>
          <w:vertAlign w:val="subscript"/>
          <w:lang w:val="en-US"/>
        </w:rPr>
        <w:t>2</w:t>
      </w:r>
      <w:r w:rsidRPr="407EA131" w:rsidR="77EAC00E">
        <w:rPr>
          <w:lang w:val="en-US"/>
        </w:rPr>
        <w:t>HPO</w:t>
      </w:r>
      <w:r w:rsidRPr="407EA131" w:rsidR="77EAC00E">
        <w:rPr>
          <w:vertAlign w:val="subscript"/>
          <w:lang w:val="en-US"/>
        </w:rPr>
        <w:t>4</w:t>
      </w:r>
      <w:r w:rsidRPr="407EA131" w:rsidR="77EAC00E">
        <w:rPr>
          <w:lang w:val="en-US"/>
        </w:rPr>
        <w:t xml:space="preserve">) on shade-tolerant tree seedling dry mass in a pot experiment in Singapore. </w:t>
      </w:r>
      <w:r w:rsidRPr="407EA131" w:rsidR="00F30E45">
        <w:rPr>
          <w:lang w:val="en-US"/>
        </w:rPr>
        <w:fldChar w:fldCharType="begin"/>
      </w:r>
      <w:r w:rsidRPr="407EA131" w:rsidR="00F30E45">
        <w:rPr>
          <w:lang w:val="en-US"/>
        </w:rPr>
        <w:instrText xml:space="preserve"> ADDIN ZOTERO_ITEM CSL_CITATION {"citationID":"rruY5WWa","properties":{"formattedCitation":"(Santiago {\\i{}et al.}, 2012)","plainCitation":"(Santiago et al., 2012)","dontUpdate":true,"noteIndex":0},"citationItems":[{"id":302,"uris":["http://zotero.org/users/13671732/items/3YXZ4J8A"],"itemData":{"id":302,"type":"article-journal","abstract":"Summary 1.?Nutrients are a critical resource for plant growth, but the elements limiting growth in tropical forests have rarely been determined. 2.?We investigated the influence of nitrogen (N), phosphorus (P), potassium (K) and micronutrients on seedling biomass and nutrient allocation in a factorial nutrient fertilization experiment in lowland tropical forest at the Barro Colorado Nature Monument, Panama. We also measured 8?years of herbivory and growth for 1800 seedlings. We sought to determine the identity of limiting elements and possible nutrient interactions. 3.?The five study species were Alseis blackiana, Desmopsis panamensis, Heisteria concinna, Sorocea affinis and Tetragastris panamensis. Plants grew in deeply shaded understorey with a mean canopy openness of 4.9% (±0.7%; 1?SE). 4.?Tissue N concentration increased by 11% with N addition. Tissue P concentration increased by 16% with P addition. Tissue K increased by 4% with K addition. K addition reduced root-to-shoot biomass ratio. There was no significant effect of fertilization on specific leaf area or leaf area ratio. 5.?The proportion of leaves damaged and the mean level of damage by herbivory increased with P and K addition and showed a significant P???K interaction. 6.7ensp;Across all species and years, relative growth rate of height increased with K addition and with N and P in combination. Relative growth rate of leaf count trended 8.5% higher with K addition (P?=?0.076). 7.?We also added micronutrients in a parallel experiment. There was no effect of micronutrient addition on any seedling parameter. 8.?Synthesis. K addition affected seedlings by enhancing tissue nutrient concentration, increasing herbivory, reducing root-to-shoot biomass ratio and increasing height growth. Additional effects of N or P on tissue chemistry, herbivory and growth offer support for the multiple limiting resources hypothesis. Our results suggest that seedling growth is limited by nutrients, especially K, even under highly shaded conditions in this lowland tropical forest.","container-title":"Journal of Ecology","DOI":"10.1111/j.1365-2745.2011.01904.x","issue":"2","note":"publisher: John Wiley &amp; Sons, Ltd","page":"309-316","title":"Tropical tree seedling growth responses to nitrogen, phosphorus and potassium addition","URL":"https://doi.org/10.1111/j.1365-2745.2011.01904.x","volume":"100","author":[{"family":"Santiago","given":"Louis S"},{"family":"Wright","given":"S Joseph"},{"family":"Harms","given":"Kyle E"},{"family":"Yavitt","given":"Joseph B"},{"family":"Korine","given":"Carmi"},{"family":"Garcia","given":"Milton N"},{"family":"Turner","given":"Benjamin L"}],"issued":{"date-parts":[["2012",3]]}}}],"schema":"https://github.com/citation-style-language/schema/raw/master/csl-citation.json"} </w:instrText>
      </w:r>
      <w:r w:rsidRPr="407EA131" w:rsidR="00F30E45">
        <w:rPr>
          <w:lang w:val="en-US"/>
        </w:rPr>
        <w:fldChar w:fldCharType="separate"/>
      </w:r>
      <w:r w:rsidRPr="00DF2437" w:rsidR="77EAC00E">
        <w:rPr>
          <w:kern w:val="0"/>
          <w:lang w:val="en-US"/>
        </w:rPr>
        <w:t xml:space="preserve">Contrary to our results, Santiago </w:t>
      </w:r>
      <w:r w:rsidRPr="3715F316" w:rsidR="77EAC00E">
        <w:rPr>
          <w:i w:val="1"/>
          <w:iCs w:val="1"/>
          <w:kern w:val="0"/>
          <w:lang w:val="en-US"/>
        </w:rPr>
        <w:t>et al.</w:t>
      </w:r>
      <w:r w:rsidRPr="00DF2437" w:rsidR="77EAC00E">
        <w:rPr>
          <w:kern w:val="0"/>
          <w:lang w:val="en-US"/>
        </w:rPr>
        <w:t xml:space="preserve"> (2012)</w:t>
      </w:r>
      <w:r w:rsidRPr="407EA131" w:rsidR="00F30E45">
        <w:rPr>
          <w:lang w:val="en-US"/>
        </w:rPr>
        <w:fldChar w:fldCharType="end"/>
      </w:r>
      <w:r w:rsidRPr="407EA131" w:rsidR="77EAC00E">
        <w:rPr>
          <w:lang w:val="en-US"/>
        </w:rPr>
        <w:t xml:space="preserve"> showed increased height RGRs upon the addition of K with or without N or P, but no effects of Ca and Mg addition as dolomitic limestone. However, in their study, </w:t>
      </w:r>
      <w:r w:rsidR="296ECB23">
        <w:rPr>
          <w:lang w:val="en-US"/>
        </w:rPr>
        <w:t xml:space="preserve">the </w:t>
      </w:r>
      <w:r w:rsidRPr="407EA131" w:rsidR="77EAC00E">
        <w:rPr>
          <w:lang w:val="en-US"/>
        </w:rPr>
        <w:t xml:space="preserve">individual effects of N or P were </w:t>
      </w:r>
      <w:r w:rsidR="296ECB23">
        <w:rPr>
          <w:lang w:val="en-US"/>
        </w:rPr>
        <w:t xml:space="preserve">also </w:t>
      </w:r>
      <w:r w:rsidRPr="407EA131" w:rsidR="77EAC00E">
        <w:rPr>
          <w:lang w:val="en-US"/>
        </w:rPr>
        <w:t>slightly negative.</w:t>
      </w:r>
      <w:r w:rsidRPr="407EA131" w:rsidR="52F13251">
        <w:rPr>
          <w:lang w:val="en-US"/>
        </w:rPr>
        <w:t xml:space="preserve"> </w:t>
      </w:r>
      <w:r w:rsidRPr="407EA131" w:rsidR="52F13251">
        <w:rPr>
          <w:color w:val="000000" w:themeColor="text1"/>
          <w:lang w:val="en-US"/>
        </w:rPr>
        <w:t xml:space="preserve">To start the experiment on a low-nutrient substrate, the soil was collected from a nearby old secondary forest, in which most nutrients were assumed to be stored in the vegetation rather than the soil (</w:t>
      </w:r>
      <w:r w:rsidRPr="407EA131" w:rsidR="52F13251">
        <w:rPr>
          <w:color w:val="000000" w:themeColor="text1"/>
          <w:lang w:val="en-US"/>
        </w:rPr>
        <w:t xml:space="preserve">e.g.</w:t>
      </w:r>
      <w:r w:rsidRPr="407EA131" w:rsidR="52F13251">
        <w:rPr>
          <w:color w:val="000000" w:themeColor="text1"/>
          <w:lang w:val="en-US"/>
        </w:rPr>
        <w:t xml:space="preserve"> </w:t>
      </w:r>
      <w:r w:rsidRPr="407EA131" w:rsidR="00E860C3">
        <w:rPr>
          <w:color w:val="000000" w:themeColor="text1"/>
          <w:lang w:val="en-US"/>
        </w:rPr>
        <w:fldChar w:fldCharType="begin"/>
      </w:r>
      <w:r w:rsidRPr="407EA131" w:rsidR="00427DE9">
        <w:rPr>
          <w:color w:val="000000" w:themeColor="text1"/>
          <w:lang w:val="en-US"/>
        </w:rPr>
        <w:instrText xml:space="preserve"> ADDIN ZOTERO_ITEM CSL_CITATION {"citationID":"yxPTD1RR","properties":{"formattedCitation":"(Bauters {\\i{}et al.}, 2022a)","plainCitation":"(Bauters et al., 2022a)","dontUpdate":true,"noteIndex":0},"citationItems":[{"id":592,"uris":["http://zotero.org/users/13671732/items/P3J2WTZJ"],"itemData":{"id":592,"type":"article-journal","abstract":"Abstract Rock-derived nutrients such as calcium (Ca), magnesium (Mg), phosphorus (P), and potassium (K) are essential plant resources, yet depleted in highly weathered tropical soils, leading to nutrient limitation of productivity or other ecosystem processes. Despite this, substantial amounts of rock-derived nutrients occur within wood, which raises questions about the role that wood nutrients play in the ecology of tropical forests. Using data from forests across the tropics, we quantify wood nutrient stocks at individual tree and ecosystem levels. At the ecosystem level, we show that tropical wood can store substantial amounts of rock-derived nutrients. Furthermore, on a tree level, tree species vary widely in woody nutrient concentrations. These observations raise important questions as to the biogeochemical or ecological drivers that lead to this variability, as well as the role that woody tissue plays in the buffering and cycling of nutrients. We offer some potential explanations and direction for future research to explore this under-appreciated but sizable store of inorganic nutrients in tropical biomass.","container-title":"Biotropica","DOI":"10.1111/btp.13069","issue":"3","note":"publisher: John Wiley &amp; Sons, Ltd","page":"596-606","title":"Tropical wood stores substantial amounts of nutrients, but we have limited understanding why","URL":"https://doi.org/10.1111/btp.13069","volume":"54","author":[{"family":"Bauters","given":"Marijn"},{"family":"Grau","given":"Oriol"},{"family":"Doetterl","given":"Sebastian"},{"family":"Heineman","given":"Katherine D"},{"family":"Dalling","given":"James W"},{"family":"Prada","given":"Cecilia M"},{"family":"Griepentrog","given":"Marco"},{"family":"Malhi","given":"Yadvinder"},{"family":"Riutta","given":"Terhi"},{"family":"Scalon","given":"Marina"},{"family":"Oliveras","given":"Imma"},{"family":"Inagawa","given":"Takeshi"},{"family":"Majalap","given":"Noreen"},{"family":"Beeckman","given":"Hans"},{"family":"Van den Bulcke","given":"Jan"},{"family":"Perring","given":"Michael P"},{"family":"Dourdain","given":"Aurélie"},{"family":"Hérault","given":"Bruno"},{"family":"Vermeir","given":"Pieter"},{"family":"Makelele","given":"Isaac A"},{"family":"Fernández","given":"Pere R"},{"family":"Sardans","given":"Jordi"},{"family":"Peñuelas","given":"Josep"},{"family":"Janssens","given":"Ivan A"}],"issued":{"date-parts":[["2022",5]]}}}],"schema":"https://github.com/citation-style-language/schema/raw/master/csl-citation.json"} </w:instrText>
      </w:r>
      <w:r w:rsidRPr="407EA131" w:rsidR="00E860C3">
        <w:rPr>
          <w:color w:val="000000" w:themeColor="text1"/>
          <w:lang w:val="en-US"/>
        </w:rPr>
        <w:fldChar w:fldCharType="separate"/>
      </w:r>
      <w:r w:rsidRPr="00DF2437" w:rsidR="52F13251">
        <w:rPr>
          <w:kern w:val="0"/>
          <w:lang w:val="en-US"/>
        </w:rPr>
        <w:t xml:space="preserve">Bauters </w:t>
      </w:r>
      <w:r w:rsidRPr="3715F316" w:rsidR="52F13251">
        <w:rPr>
          <w:i w:val="1"/>
          <w:iCs w:val="1"/>
          <w:kern w:val="0"/>
          <w:lang w:val="en-US"/>
        </w:rPr>
        <w:t>et al.</w:t>
      </w:r>
      <w:r w:rsidRPr="00DF2437" w:rsidR="52F13251">
        <w:rPr>
          <w:kern w:val="0"/>
          <w:lang w:val="en-US"/>
        </w:rPr>
        <w:t xml:space="preserve"> (2022a)</w:t>
      </w:r>
      <w:r w:rsidRPr="407EA131" w:rsidR="00E860C3">
        <w:rPr>
          <w:color w:val="000000" w:themeColor="text1"/>
          <w:lang w:val="en-US"/>
        </w:rPr>
        <w:fldChar w:fldCharType="end"/>
      </w:r>
      <w:r w:rsidRPr="407EA131" w:rsidR="52F13251">
        <w:rPr>
          <w:color w:val="000000" w:themeColor="text1"/>
          <w:lang w:val="en-US"/>
        </w:rPr>
        <w:t xml:space="preserve">). The obtained soil </w:t>
      </w:r>
      <w:r w:rsidRPr="407EA131" w:rsidR="52F13251">
        <w:rPr>
          <w:color w:val="000000" w:themeColor="text1"/>
          <w:lang w:val="en-US"/>
        </w:rPr>
        <w:t>P</w:t>
      </w:r>
      <w:r w:rsidRPr="407EA131" w:rsidR="52F13251">
        <w:rPr>
          <w:color w:val="000000" w:themeColor="text1"/>
          <w:vertAlign w:val="subscript"/>
          <w:lang w:val="en-US"/>
        </w:rPr>
        <w:t>tot</w:t>
      </w:r>
      <w:r w:rsidRPr="407EA131" w:rsidR="52F13251">
        <w:rPr>
          <w:color w:val="000000" w:themeColor="text1"/>
          <w:lang w:val="en-US"/>
        </w:rPr>
        <w:t xml:space="preserve"> content for the control pots (</w:t>
      </w:r>
      <w:r w:rsidRPr="407EA131" w:rsidR="52F13251">
        <w:rPr>
          <w:lang w:val="en-US"/>
        </w:rPr>
        <w:t>135–</w:t>
      </w:r>
      <w:r w:rsidRPr="00662DED" w:rsidR="52F13251">
        <w:rPr>
          <w:lang w:val="en-US"/>
        </w:rPr>
        <w:t>156 ppm) falls within the range of low P values noted in</w:t>
      </w:r>
      <w:r w:rsidRPr="00662DED" w:rsidR="745A82C2">
        <w:rPr>
          <w:lang w:val="en-US"/>
        </w:rPr>
        <w:t xml:space="preserve"> old-growth forests in</w:t>
      </w:r>
      <w:r w:rsidRPr="00662DED" w:rsidR="52F13251">
        <w:rPr>
          <w:lang w:val="en-US"/>
        </w:rPr>
        <w:t xml:space="preserve"> the Amazon basin </w:t>
      </w:r>
      <w:r w:rsidRPr="00662DED" w:rsidR="00E860C3">
        <w:rPr>
          <w:lang w:val="en-US"/>
        </w:rPr>
        <w:fldChar w:fldCharType="begin"/>
      </w:r>
      <w:r w:rsidRPr="00662DED" w:rsidR="00E860C3">
        <w:rPr>
          <w:lang w:val="en-US"/>
        </w:rPr>
        <w:instrText xml:space="preserve"> ADDIN ZOTERO_ITEM CSL_CITATION {"citationID":"aeFdVFAG","properties":{"formattedCitation":"(Darela-Filho {\\i{}et al.}, 2024)","plainCitation":"(Darela-Filho et al., 2024)","noteIndex":0},"citationItems":[{"id":773,"uris":["http://zotero.org/users/13671732/items/QPJGC7LU"],"itemData":{"id":773,"type":"article-journal","abstract":"Phosphorus (P) is recognized as an important driver of terrestrial primary productivity across biomes. Several recent developments in process-based vegetation models aim at the concomitant representation of the carbon (C), nitrogen (N), and P cycles in terrestrial ecosystems, building upon the ecological stoichiometry and the processes that govern nutrient availability in soils. Thus, understanding the spatial distribution of P forms in soil is fundamental to initializing and/or evaluating process-based models that include the biogeochemical cycle of P. One of the major constraints for the large-scale application of these models is the lack of data related to the spatial patterns of the various forms of P present in soils, given the sparse nature of in situ observations. We applied a model selection approach based on random forest regression models trained and tested for the prediction of different P forms (total, available, organic, inorganic, and occluded P) – obtained by the Hedley sequential extraction method. As input for the models, reference soil group and textural properties, geolocation, N and C contents, terrain elevation and slope, soil pH, and mean annual precipitation and temperature from 108 sites of the RAINFOR network were used. The selected models were then applied to predict the target P forms using several spatially explicit datasets containing contiguous estimated values across the area of interest. Here, we present a set of maps depicting the distribution of total, available, organic, inorganic, and occluded P forms in the topsoil profile (0–30 cm) of the pan-Amazon region in the spatial resolution of 5 arcmin. The random forest regression models presented a good level of mean accuracy for the total, available, organic, inorganic, and occluded P forms (77.37 %, 76,86 %, 75.14 %, 68.23 %, and 64.62% respectively). Our results confirm that the mapped area generally has very low total P concentration status, with a clear gradient of soil development and nutrient content. Total N was the most important variable for the prediction of all target P forms and the analysis of partial dependence indicates several features that are also related with soil concentration of all target P forms. We observed that gaps in the data used to train and test the random forest models, especially in the most elevated areas, constitute a problem to the methods applied here. However, most of the area could be mapped with a good level of accuracy. Also, the biases of gridded data used for model prediction are introduced in the P maps. Nonetheless, the final map of total P resembles the expected geographical patterns. Our maps may be useful for the parametrization and evaluation of process-based terrestrial ecosystem models as well as other types of models. Also, they can promote the testing of new hypotheses about the gradient and status of P availability and soil-vegetation feedback in the pan-Amazon region. The reference maps can be downloaded from https://doi.org/10.25824/redu/FROESE (Darela-Filho and Lapola, 2023).","container-title":"Earth System Science Data","DOI":"10.5194/essd-16-715-2024","ISSN":"1866-3508","issue":"1","language":"English","note":"publisher: Copernicus GmbH","page":"715-729","source":"Copernicus Online Journals","title":"Reference maps of soil phosphorus for the pan-Amazon region","URL":"https://essd.copernicus.org/articles/16/715/2024/","volume":"16","author":[{"family":"Darela-Filho","given":"João Paulo"},{"family":"Rammig","given":"Anja"},{"family":"Fleischer","given":"Katrin"},{"family":"Reichert","given":"Tatiana"},{"family":"Lugli","given":"Laynara Figueiredo"},{"family":"Quesada","given":"Carlos Alberto"},{"family":"Hurtarte","given":"Luis Carlos Colocho"},{"family":"Paula","given":"Mateus Dantas","non-dropping-particle":"de"},{"family":"Lapola","given":"David M."}],"accessed":{"date-parts":[["2024",2,21]]},"issued":{"date-parts":[["2024",1,31]]}}}],"schema":"https://github.com/citation-style-language/schema/raw/master/csl-citation.json"} </w:instrText>
      </w:r>
      <w:r w:rsidRPr="00662DED" w:rsidR="00E860C3">
        <w:rPr>
          <w:lang w:val="en-US"/>
        </w:rPr>
        <w:fldChar w:fldCharType="separate"/>
      </w:r>
      <w:r w:rsidRPr="00662DED" w:rsidR="52F13251">
        <w:rPr>
          <w:kern w:val="0"/>
          <w:lang w:val="en-US"/>
        </w:rPr>
        <w:t xml:space="preserve">(Darela-Filho </w:t>
      </w:r>
      <w:r w:rsidRPr="3715F316" w:rsidR="52F13251">
        <w:rPr>
          <w:i w:val="1"/>
          <w:iCs w:val="1"/>
          <w:kern w:val="0"/>
          <w:lang w:val="en-US"/>
        </w:rPr>
        <w:t>et al.</w:t>
      </w:r>
      <w:r w:rsidRPr="00662DED" w:rsidR="52F13251">
        <w:rPr>
          <w:kern w:val="0"/>
          <w:lang w:val="en-US"/>
        </w:rPr>
        <w:t>, 2024)</w:t>
      </w:r>
      <w:r w:rsidRPr="00662DED" w:rsidR="00E860C3">
        <w:rPr>
          <w:lang w:val="en-US"/>
        </w:rPr>
        <w:fldChar w:fldCharType="end"/>
      </w:r>
      <w:r w:rsidRPr="00662DED" w:rsidR="1E92AD65">
        <w:rPr>
          <w:lang w:val="en-US"/>
        </w:rPr>
        <w:t xml:space="preserve">. </w:t>
      </w:r>
      <w:r w:rsidRPr="00662DED" w:rsidR="7A4059F1">
        <w:rPr>
          <w:color w:val="000000" w:themeColor="text1"/>
          <w:lang w:val="en-US"/>
        </w:rPr>
        <w:t xml:space="preserve">The availability of P slightly decreased when cations were applied without </w:t>
      </w:r>
      <w:r w:rsidRPr="00662DED" w:rsidR="7A4059F1">
        <w:rPr>
          <w:color w:val="000000" w:themeColor="text1"/>
          <w:lang w:val="en-US"/>
        </w:rPr>
        <w:t>additional</w:t>
      </w:r>
      <w:r w:rsidRPr="00662DED" w:rsidR="7A4059F1">
        <w:rPr>
          <w:color w:val="000000" w:themeColor="text1"/>
          <w:lang w:val="en-US"/>
        </w:rPr>
        <w:t xml:space="preserve"> P addition (‘Cat’ and ‘</w:t>
      </w:r>
      <w:r w:rsidRPr="00662DED" w:rsidR="7A4059F1">
        <w:rPr>
          <w:color w:val="000000" w:themeColor="text1"/>
          <w:lang w:val="en-US"/>
        </w:rPr>
        <w:t>N+Cat</w:t>
      </w:r>
      <w:r w:rsidRPr="00662DED" w:rsidR="7A4059F1">
        <w:rPr>
          <w:color w:val="000000" w:themeColor="text1"/>
          <w:lang w:val="en-US"/>
        </w:rPr>
        <w:t>’;</w:t>
      </w:r>
      <w:r w:rsidRPr="00662DED" w:rsidR="7A4059F1">
        <w:rPr>
          <w:color w:val="000000" w:themeColor="text1"/>
          <w:lang w:val="en-US"/>
        </w:rPr>
        <w:t xml:space="preserve"> Fig. A.7)</w:t>
      </w:r>
      <w:r w:rsidRPr="00662DED" w:rsidR="5FC7C7A3">
        <w:rPr>
          <w:color w:val="000000" w:themeColor="text1"/>
          <w:lang w:val="en-US"/>
        </w:rPr>
        <w:t>,</w:t>
      </w:r>
      <w:r w:rsidRPr="00662DED" w:rsidR="7A4059F1">
        <w:rPr>
          <w:color w:val="000000" w:themeColor="text1"/>
          <w:lang w:val="en-US"/>
        </w:rPr>
        <w:t xml:space="preserve"> which may result from P-fixation through the precipitation of Ca phosphates (</w:t>
      </w:r>
      <w:r w:rsidRPr="00662DED" w:rsidR="2994A321">
        <w:rPr>
          <w:color w:val="000000" w:themeColor="text1"/>
          <w:lang w:val="en-US"/>
        </w:rPr>
        <w:t xml:space="preserve">see </w:t>
      </w:r>
      <w:r w:rsidRPr="00662DED" w:rsidR="2994A321">
        <w:rPr>
          <w:color w:val="000000" w:themeColor="text1"/>
          <w:lang w:val="en-US"/>
        </w:rPr>
        <w:t xml:space="preserve">e.g.</w:t>
      </w:r>
      <w:r w:rsidRPr="00662DED" w:rsidR="2994A321">
        <w:rPr>
          <w:color w:val="000000" w:themeColor="text1"/>
          <w:lang w:val="en-US"/>
        </w:rPr>
        <w:t xml:space="preserve"> </w:t>
      </w:r>
      <w:r w:rsidRPr="00662DED" w:rsidR="00662DED">
        <w:rPr>
          <w:color w:val="000000" w:themeColor="text1"/>
          <w:lang w:val="en-US"/>
        </w:rPr>
        <w:fldChar w:fldCharType="begin"/>
      </w:r>
      <w:r w:rsidRPr="00662DED" w:rsidR="00662DED">
        <w:rPr>
          <w:color w:val="000000" w:themeColor="text1"/>
          <w:lang w:val="en-US"/>
        </w:rPr>
        <w:instrText xml:space="preserve"> ADDIN ZOTERO_ITEM CSL_CITATION {"citationID":"uEvj5Fhm","properties":{"formattedCitation":"(Jakobsen, 1993)","plainCitation":"(Jakobsen, 1993)","noteIndex":0},"citationItems":[{"id":1492,"uris":["http://zotero.org/users/13671732/items/PH8D7F6X"],"itemData":{"id":1492,"type":"article-journal","abstract":"The interaction between calcium and phosphate is complex because these ions both support and counteract each other. The supporting effect is due to a simultaneous uptake and translocation of calcium and phosphate. The counteracting effect is caused by precipitation of less soluble calcium phosphates at the vicinity of nutrient-absorbing roots. At high activity ratios between potassium and calcium the risk of calcium deficiency is obvious. The capability of plants to absorb calcium ions is then increased by application of soluble phosphate fertilizers. In a field experiment, application of potassium chloride decreased the uptake of phosphorus and crop yield. Application of ammonium phosphate increased the content of water-soluble phosphate in a soil extract and the early uptake of phosphorus and calcium. Application of ordinary superphosphate had less effect than ammonium phosphate on the solubility of phosphate in the soil, whereas the calcium ion activity and crop yield increased considerably. Excess input of potassium is usual on farms with a high animal stocking rate and on vegetable farms where potash fertilizers have been used in excessive amounts for years. Decreased uptake and utilization of magnesium and calcium in plants cause quality problems for products. It is suggested to limit excessive fertilization of potassium and to control the balances between nutrients by testing the activity ratios in the soil extracts.","container-title":"Acta Agriculturae Scandinavica, Section B — Soil &amp; Plant Science","DOI":"10.1080/09064719309410224","ISSN":"0906-4710","issue":"1","note":"publisher: Taylor &amp; Francis\n_eprint: https://doi.org/10.1080/09064719309410224","page":"6-10","source":"Taylor and Francis+NEJM","title":"Interaction between Plant Nutrients: IV. Interaction between Calcium and Phosphate","title-short":"Interaction between Plant Nutrients","URL":"https://doi.org/10.1080/09064719309410224","volume":"43","author":[{"family":"Jakobsen","given":"Svend Tage"}],"accessed":{"date-parts":[["2024",11,4]]},"issued":{"date-parts":[["1993",3,1]]}}}],"schema":"https://github.com/citation-style-language/schema/raw/master/csl-citation.json"} </w:instrText>
      </w:r>
      <w:r w:rsidRPr="00662DED" w:rsidR="00662DED">
        <w:rPr>
          <w:color w:val="000000" w:themeColor="text1"/>
          <w:lang w:val="en-US"/>
        </w:rPr>
        <w:fldChar w:fldCharType="separate"/>
      </w:r>
      <w:r w:rsidRPr="00662DED" w:rsidR="296ECB23">
        <w:rPr>
          <w:rFonts w:ascii="Calibri" w:hAnsi="Calibri" w:cs="Calibri"/>
        </w:rPr>
        <w:t xml:space="preserve">Jakobsen</w:t>
      </w:r>
      <w:r w:rsidRPr="00662DED" w:rsidR="296ECB23">
        <w:rPr>
          <w:rFonts w:ascii="Calibri" w:hAnsi="Calibri" w:cs="Calibri"/>
        </w:rPr>
        <w:t xml:space="preserve"> </w:t>
      </w:r>
      <w:r w:rsidR="296ECB23">
        <w:rPr>
          <w:rFonts w:ascii="Calibri" w:hAnsi="Calibri" w:cs="Calibri"/>
        </w:rPr>
        <w:t>(</w:t>
      </w:r>
      <w:r w:rsidRPr="00662DED" w:rsidR="296ECB23">
        <w:rPr>
          <w:rFonts w:ascii="Calibri" w:hAnsi="Calibri" w:cs="Calibri"/>
        </w:rPr>
        <w:t>1993)</w:t>
      </w:r>
      <w:r w:rsidRPr="00662DED" w:rsidR="00662DED">
        <w:rPr>
          <w:color w:val="000000" w:themeColor="text1"/>
          <w:lang w:val="en-US"/>
        </w:rPr>
        <w:fldChar w:fldCharType="end"/>
      </w:r>
      <w:r w:rsidRPr="00662DED" w:rsidR="7A4059F1">
        <w:rPr>
          <w:color w:val="000000" w:themeColor="text1"/>
          <w:lang w:val="en-US"/>
        </w:rPr>
        <w:t xml:space="preserve">). </w:t>
      </w:r>
      <w:r w:rsidRPr="00662DED" w:rsidR="73A467E4">
        <w:rPr>
          <w:lang w:val="en-US"/>
        </w:rPr>
        <w:t>The</w:t>
      </w:r>
      <w:r w:rsidRPr="407EA131" w:rsidR="73A467E4">
        <w:rPr>
          <w:lang w:val="en-US"/>
        </w:rPr>
        <w:t xml:space="preserve"> effect of the P-only treatment </w:t>
      </w:r>
      <w:r w:rsidRPr="407EA131" w:rsidR="7DD53D7C">
        <w:rPr>
          <w:lang w:val="en-US"/>
        </w:rPr>
        <w:t xml:space="preserve">was also significantly negative for </w:t>
      </w:r>
      <w:r w:rsidRPr="407EA131" w:rsidR="76EF501F">
        <w:rPr>
          <w:lang w:val="en-US"/>
        </w:rPr>
        <w:t>both final diameter and height measuremen</w:t>
      </w:r>
      <w:commentRangeEnd w:id="1108106146"/>
      <w:r>
        <w:rPr>
          <w:rStyle w:val="CommentReference"/>
        </w:rPr>
        <w:commentReference w:id="1108106146"/>
      </w:r>
      <w:r w:rsidRPr="407EA131" w:rsidR="76EF501F">
        <w:rPr>
          <w:lang w:val="en-US"/>
        </w:rPr>
        <w:t>ts (-28 and -19</w:t>
      </w:r>
      <w:r w:rsidRPr="407EA131" w:rsidR="38338003">
        <w:rPr>
          <w:lang w:val="en-US"/>
        </w:rPr>
        <w:t xml:space="preserve"> %</w:t>
      </w:r>
      <w:r w:rsidRPr="407EA131" w:rsidR="76EF501F">
        <w:rPr>
          <w:lang w:val="en-US"/>
        </w:rPr>
        <w:t xml:space="preserve">, respectively; Fig. 1). </w:t>
      </w:r>
      <w:r w:rsidRPr="407EA131" w:rsidR="0FB1DE08">
        <w:rPr>
          <w:lang w:val="en-US"/>
        </w:rPr>
        <w:t>Additionally, f</w:t>
      </w:r>
      <w:r w:rsidRPr="407EA131" w:rsidR="5A3E629A">
        <w:rPr>
          <w:lang w:val="en-US"/>
        </w:rPr>
        <w:t xml:space="preserve">or final height measurements, N-only and ‘N+P’ resulted in </w:t>
      </w:r>
      <w:r w:rsidRPr="407EA131" w:rsidR="6E4583D8">
        <w:rPr>
          <w:lang w:val="en-US"/>
        </w:rPr>
        <w:t>significant negative effects (-25 and -18</w:t>
      </w:r>
      <w:r w:rsidRPr="407EA131" w:rsidR="38338003">
        <w:rPr>
          <w:lang w:val="en-US"/>
        </w:rPr>
        <w:t xml:space="preserve"> %</w:t>
      </w:r>
      <w:r w:rsidRPr="407EA131" w:rsidR="6E4583D8">
        <w:rPr>
          <w:lang w:val="en-US"/>
        </w:rPr>
        <w:t xml:space="preserve">, respectively). </w:t>
      </w:r>
      <w:r w:rsidRPr="407EA131" w:rsidR="6B27F180">
        <w:rPr>
          <w:lang w:val="en-US"/>
        </w:rPr>
        <w:t xml:space="preserve">Negative effects from N addition on seedling growth have been </w:t>
      </w:r>
      <w:r w:rsidRPr="407EA131" w:rsidR="6B27F180">
        <w:rPr>
          <w:lang w:val="en-US"/>
        </w:rPr>
        <w:t xml:space="preserve">observed</w:t>
      </w:r>
      <w:r w:rsidRPr="407EA131" w:rsidR="6B27F180">
        <w:rPr>
          <w:lang w:val="en-US"/>
        </w:rPr>
        <w:t xml:space="preserve"> before, as </w:t>
      </w:r>
      <w:r w:rsidRPr="407EA131" w:rsidR="00D13121">
        <w:rPr>
          <w:lang w:val="en-US"/>
        </w:rPr>
        <w:fldChar w:fldCharType="begin"/>
      </w:r>
      <w:r w:rsidRPr="407EA131" w:rsidR="00DB7FAA">
        <w:rPr>
          <w:lang w:val="en-US"/>
        </w:rPr>
        <w:instrText xml:space="preserve"> ADDIN ZOTERO_ITEM CSL_CITATION {"citationID":"ggm14XmL","properties":{"formattedCitation":"(Mo {\\i{}et al.}, 2008)","plainCitation":"(Mo et al., 2008)","dontUpdate":true,"noteIndex":0},"citationItems":[{"id":1498,"uris":["http://zotero.org/users/13671732/items/RZ8L54U2"],"itemData":{"id":1498,"type":"article-journal","abstract":"Seedling growth response of two tropical tree species (Schima superba and Cryptocarya concinna) to simulated N deposition was studied during a period of 11 months. One-year-old seedlings were grown in forest soil treated with N as NH4NO3 at Control–no N addition, N5–5, N10–10, N15–15, and N30–30 g N m−2 year−1. The objective was to examine the effects of N addition on seedling growth and compare this effect between the two tropical tree species of different species-N-requirement. Results showed that both species responded significantly to N addition and exhibited positive effect to lower rate of N addition and negative effect to higher rate of N addition on growth parameters (height and stem base diameter, biomass production, and net photosynthetic rate). The highest values were observed in the N10 plots for S. superba and in the N15 plots for C. concinna, but the lowest values were observed in the N30 plots for both species. However, the reduction in the N30 plots was more pronounced for S. superba than for C. concinna relative to the control plots. Our findings suggest that response of seedling growth of tropical tree species to atmospheric N deposition may vary depending on rate of N deposition and species-N-requirement.","container-title":"European Journal of Forest Research","DOI":"10.1007/s10342-008-0203-0","ISSN":"1612-4677","issue":"4","journalAbbreviation":"Eur J Forest Res","language":"en","page":"275-283","source":"Springer Link","title":"Seedling growth response of two tropical tree species to nitrogen deposition in southern China","URL":"https://doi.org/10.1007/s10342-008-0203-0","volume":"127","author":[{"family":"Mo","given":"Jiangming"},{"family":"Li","given":"Dejun"},{"family":"Gundersen","given":"Per"}],"accessed":{"date-parts":[["2024",11,5]]},"issued":{"date-parts":[["2008",7,1]]}}}],"schema":"https://github.com/citation-style-language/schema/raw/master/csl-citation.json"} </w:instrText>
      </w:r>
      <w:r w:rsidRPr="407EA131" w:rsidR="00D13121">
        <w:rPr>
          <w:lang w:val="en-US"/>
        </w:rPr>
        <w:fldChar w:fldCharType="separate"/>
      </w:r>
      <w:r w:rsidRPr="00DF2437" w:rsidR="6B27F180">
        <w:rPr>
          <w:kern w:val="0"/>
          <w:lang w:val="en-US"/>
        </w:rPr>
        <w:t xml:space="preserve">Mo </w:t>
      </w:r>
      <w:r w:rsidRPr="3715F316" w:rsidR="6B27F180">
        <w:rPr>
          <w:i w:val="1"/>
          <w:iCs w:val="1"/>
          <w:kern w:val="0"/>
          <w:lang w:val="en-US"/>
        </w:rPr>
        <w:t>et al.</w:t>
      </w:r>
      <w:r w:rsidRPr="00DF2437" w:rsidR="6B27F180">
        <w:rPr>
          <w:kern w:val="0"/>
          <w:lang w:val="en-US"/>
        </w:rPr>
        <w:t xml:space="preserve"> </w:t>
      </w:r>
      <w:r w:rsidRPr="00DF2437" w:rsidR="3B4C0342">
        <w:rPr>
          <w:kern w:val="0"/>
          <w:lang w:val="en-US"/>
        </w:rPr>
        <w:t>(</w:t>
      </w:r>
      <w:r w:rsidRPr="00DF2437" w:rsidR="6B27F180">
        <w:rPr>
          <w:kern w:val="0"/>
          <w:lang w:val="en-US"/>
        </w:rPr>
        <w:t>2008)</w:t>
      </w:r>
      <w:r w:rsidRPr="407EA131" w:rsidR="00D13121">
        <w:rPr>
          <w:lang w:val="en-US"/>
        </w:rPr>
        <w:fldChar w:fldCharType="end"/>
      </w:r>
      <w:r w:rsidRPr="407EA131" w:rsidR="3B4C0342">
        <w:rPr>
          <w:lang w:val="en-US"/>
        </w:rPr>
        <w:t xml:space="preserve"> noted lower height</w:t>
      </w:r>
      <w:r w:rsidRPr="407EA131" w:rsidR="2B2B783E">
        <w:rPr>
          <w:lang w:val="en-US"/>
        </w:rPr>
        <w:t>s</w:t>
      </w:r>
      <w:r w:rsidRPr="407EA131" w:rsidR="1B0EDABB">
        <w:rPr>
          <w:lang w:val="en-US"/>
        </w:rPr>
        <w:t>,</w:t>
      </w:r>
      <w:r w:rsidRPr="407EA131" w:rsidR="3B4C0342">
        <w:rPr>
          <w:lang w:val="en-US"/>
        </w:rPr>
        <w:t xml:space="preserve"> diameters</w:t>
      </w:r>
      <w:r w:rsidRPr="407EA131" w:rsidR="1B0EDABB">
        <w:rPr>
          <w:lang w:val="en-US"/>
        </w:rPr>
        <w:t>, and photosynthetic rates</w:t>
      </w:r>
      <w:r w:rsidRPr="407EA131" w:rsidR="3B4C0342">
        <w:rPr>
          <w:lang w:val="en-US"/>
        </w:rPr>
        <w:t xml:space="preserve"> for </w:t>
      </w:r>
      <w:r w:rsidRPr="407EA131" w:rsidR="58381309">
        <w:rPr>
          <w:lang w:val="en-US"/>
        </w:rPr>
        <w:t xml:space="preserve">tropical tree </w:t>
      </w:r>
      <w:r w:rsidRPr="407EA131" w:rsidR="78BF9BF3">
        <w:rPr>
          <w:lang w:val="en-US"/>
        </w:rPr>
        <w:t>seedlings grown with an N application of 300 kg N ha</w:t>
      </w:r>
      <w:r w:rsidRPr="407EA131" w:rsidR="78BF9BF3">
        <w:rPr>
          <w:vertAlign w:val="superscript"/>
          <w:lang w:val="en-US"/>
        </w:rPr>
        <w:t>-1</w:t>
      </w:r>
      <w:r w:rsidRPr="407EA131" w:rsidR="78BF9BF3">
        <w:rPr>
          <w:lang w:val="en-US"/>
        </w:rPr>
        <w:t xml:space="preserve"> yr</w:t>
      </w:r>
      <w:r w:rsidRPr="407EA131" w:rsidR="78BF9BF3">
        <w:rPr>
          <w:vertAlign w:val="superscript"/>
          <w:lang w:val="en-US"/>
        </w:rPr>
        <w:t>-1</w:t>
      </w:r>
      <w:r w:rsidRPr="407EA131" w:rsidR="4F7F38FD">
        <w:rPr>
          <w:lang w:val="en-US"/>
        </w:rPr>
        <w:t xml:space="preserve">. </w:t>
      </w:r>
      <w:r w:rsidRPr="407EA131" w:rsidR="01469D77">
        <w:rPr>
          <w:lang w:val="en-US"/>
        </w:rPr>
        <w:t>Instead</w:t>
      </w:r>
      <w:r w:rsidRPr="407EA131" w:rsidR="4F7F38FD">
        <w:rPr>
          <w:lang w:val="en-US"/>
        </w:rPr>
        <w:t xml:space="preserve">, lower doses of N </w:t>
      </w:r>
      <w:r w:rsidRPr="407EA131" w:rsidR="20AC8B20">
        <w:rPr>
          <w:lang w:val="en-US"/>
        </w:rPr>
        <w:t>(50, 100, and 150 kg N ha</w:t>
      </w:r>
      <w:r w:rsidRPr="407EA131" w:rsidR="20AC8B20">
        <w:rPr>
          <w:vertAlign w:val="superscript"/>
          <w:lang w:val="en-US"/>
        </w:rPr>
        <w:t>-1</w:t>
      </w:r>
      <w:r w:rsidRPr="407EA131" w:rsidR="20AC8B20">
        <w:rPr>
          <w:lang w:val="en-US"/>
        </w:rPr>
        <w:t xml:space="preserve"> yr</w:t>
      </w:r>
      <w:r w:rsidRPr="407EA131" w:rsidR="20AC8B20">
        <w:rPr>
          <w:vertAlign w:val="superscript"/>
          <w:lang w:val="en-US"/>
        </w:rPr>
        <w:t>-1</w:t>
      </w:r>
      <w:r w:rsidRPr="407EA131" w:rsidR="20AC8B20">
        <w:rPr>
          <w:lang w:val="en-US"/>
        </w:rPr>
        <w:t xml:space="preserve">) </w:t>
      </w:r>
      <w:r w:rsidRPr="407EA131" w:rsidR="01469D77">
        <w:rPr>
          <w:lang w:val="en-US"/>
        </w:rPr>
        <w:t xml:space="preserve">produced higher seedling growth </w:t>
      </w:r>
      <w:r w:rsidRPr="407EA131" w:rsidR="36FD71CE">
        <w:rPr>
          <w:lang w:val="en-US"/>
        </w:rPr>
        <w:t>th</w:t>
      </w:r>
      <w:r w:rsidRPr="407EA131" w:rsidR="01469D77">
        <w:rPr>
          <w:lang w:val="en-US"/>
        </w:rPr>
        <w:t>a</w:t>
      </w:r>
      <w:r w:rsidRPr="407EA131" w:rsidR="36FD71CE">
        <w:rPr>
          <w:lang w:val="en-US"/>
        </w:rPr>
        <w:t>n</w:t>
      </w:r>
      <w:r w:rsidRPr="407EA131" w:rsidR="01469D77">
        <w:rPr>
          <w:lang w:val="en-US"/>
        </w:rPr>
        <w:t xml:space="preserve"> unamended controls.</w:t>
      </w:r>
      <w:r w:rsidRPr="407EA131" w:rsidR="36FD71CE">
        <w:rPr>
          <w:lang w:val="en-US"/>
        </w:rPr>
        <w:t xml:space="preserve"> </w:t>
      </w:r>
      <w:r w:rsidRPr="407EA131" w:rsidR="07C1E35F">
        <w:rPr>
          <w:lang w:val="en-US"/>
        </w:rPr>
        <w:t>Th</w:t>
      </w:r>
      <w:r w:rsidRPr="407EA131" w:rsidR="460DECB5">
        <w:rPr>
          <w:lang w:val="en-US"/>
        </w:rPr>
        <w:t xml:space="preserve">e </w:t>
      </w:r>
      <w:r w:rsidRPr="407EA131" w:rsidR="460DECB5">
        <w:rPr>
          <w:lang w:val="en-US"/>
        </w:rPr>
        <w:t>optimum</w:t>
      </w:r>
      <w:r w:rsidRPr="407EA131" w:rsidR="460DECB5">
        <w:rPr>
          <w:lang w:val="en-US"/>
        </w:rPr>
        <w:t xml:space="preserve"> N addition rate was species-dependent, a trend also noted for photosynthetic rates</w:t>
      </w:r>
      <w:r w:rsidRPr="407EA131" w:rsidR="0A8759AD">
        <w:rPr>
          <w:lang w:val="en-US"/>
        </w:rPr>
        <w:t xml:space="preserve"> of coniferous trees</w:t>
      </w:r>
      <w:r w:rsidRPr="407EA131" w:rsidR="1D2BA31A">
        <w:rPr>
          <w:lang w:val="en-US"/>
        </w:rPr>
        <w:t xml:space="preserve"> in Japan</w:t>
      </w:r>
      <w:r w:rsidRPr="407EA131" w:rsidR="460DECB5">
        <w:rPr>
          <w:lang w:val="en-US"/>
        </w:rPr>
        <w:t xml:space="preserve"> </w:t>
      </w:r>
      <w:r w:rsidRPr="407EA131" w:rsidR="00FB2201">
        <w:rPr>
          <w:lang w:val="en-US"/>
        </w:rPr>
        <w:fldChar w:fldCharType="begin"/>
      </w:r>
      <w:r w:rsidRPr="407EA131" w:rsidR="00FB2201">
        <w:rPr>
          <w:lang w:val="en-US"/>
        </w:rPr>
        <w:instrText xml:space="preserve"> ADDIN ZOTERO_ITEM CSL_CITATION {"citationID":"9d64pwpB","properties":{"formattedCitation":"(Nakaji {\\i{}et al.}, 2001)","plainCitation":"(Nakaji et al., 2001)","noteIndex":0},"citationItems":[{"id":1500,"uris":["http://zotero.org/users/13671732/items/WLUACUTG"],"itemData":{"id":1500,"type":"article-journal","abstract":"To evaluate the sensitivity of Japanese cedar (Cryptomeria japonica D. Don) and Japanese red pine (Pinus densiflora Sieb. et Zucc.) to high N deposition, 1-year-old seedlings were grown in brown forest soil treated with N as NH4NO3 at 0, 25, 50, 100 and 300 mg l–1 fresh soil volume, equivalent to 0, 28, 57, 113 and 340 kg N ha–1. Net photosynthetic rate and whole-plant dry mass of C. japonica seedlings were increased by the N treatment, whilst those of P. densiflora seedlings were significantly reduced by the highest N treatment. The reduction in the net photosynthesis of P. densiflora seedlings was mainly due to a depression of carboxylation efficiency accompanied by a decrease in concentration and activity of Rubisco in the needles. In P. densiflora seedlings, needle concentrations of P and Mg were decreased, and the concentrations of N and Mn were increased by the highest N treatment. The reductions in needle protein concentration and Rubisco activity were negatively correlated with the ratios of N/P and Mn/Mg in the needles. These results suggest that nutrient imbalances of these elements may be induced in P. densiflora seedlings grown under high N deposition. We conclude that P. densiflora is more sensitive to high N deposition than C. japonica, and that the relatively high atmospheric N deposition to Japanese forest ecosystems may adversely affect the health of N-sensitive tree species such as P. densiflora.","container-title":"Trees","DOI":"10.1007/s00468-001-0130-x","ISSN":"1432-2285","issue":"8","journalAbbreviation":"Trees","language":"en","page":"453-461","source":"Springer Link","title":"Effects of high nitrogen load on growth, photosynthesis and nutrient status of Cryptomeria japonica and Pinus densiflora seedlings","URL":"https://doi.org/10.1007/s00468-001-0130-x","volume":"15","author":[{"family":"Nakaji","given":"Tatsuro"},{"family":"Fukami","given":"Motohiro"},{"family":"Dokiya","given":"Yukiko"},{"family":"Izuta","given":"Takeshi"}],"accessed":{"date-parts":[["2024",11,5]]},"issued":{"date-parts":[["2001",12,1]]}}}],"schema":"https://github.com/citation-style-language/schema/raw/master/csl-citation.json"} </w:instrText>
      </w:r>
      <w:r w:rsidRPr="407EA131" w:rsidR="00FB2201">
        <w:rPr>
          <w:lang w:val="en-US"/>
        </w:rPr>
        <w:fldChar w:fldCharType="separate"/>
      </w:r>
      <w:r w:rsidRPr="00DF2437" w:rsidR="460DECB5">
        <w:rPr>
          <w:kern w:val="0"/>
          <w:lang w:val="en-US"/>
        </w:rPr>
        <w:t xml:space="preserve">(Nakaji </w:t>
      </w:r>
      <w:r w:rsidRPr="3715F316" w:rsidR="460DECB5">
        <w:rPr>
          <w:i w:val="1"/>
          <w:iCs w:val="1"/>
          <w:kern w:val="0"/>
          <w:lang w:val="en-US"/>
        </w:rPr>
        <w:t>et al.</w:t>
      </w:r>
      <w:r w:rsidRPr="00DF2437" w:rsidR="460DECB5">
        <w:rPr>
          <w:kern w:val="0"/>
          <w:lang w:val="en-US"/>
        </w:rPr>
        <w:t>, 2001)</w:t>
      </w:r>
      <w:r w:rsidRPr="407EA131" w:rsidR="00FB2201">
        <w:rPr>
          <w:lang w:val="en-US"/>
        </w:rPr>
        <w:fldChar w:fldCharType="end"/>
      </w:r>
      <w:r w:rsidRPr="407EA131" w:rsidR="460DECB5">
        <w:rPr>
          <w:lang w:val="en-US"/>
        </w:rPr>
        <w:t xml:space="preserve">. </w:t>
      </w:r>
      <w:r w:rsidRPr="407EA131" w:rsidR="3BD11F9A">
        <w:rPr>
          <w:lang w:val="en-US"/>
        </w:rPr>
        <w:t xml:space="preserve">Excessive N application (</w:t>
      </w:r>
      <w:r w:rsidRPr="407EA131" w:rsidR="3BD11F9A">
        <w:rPr>
          <w:lang w:val="en-US"/>
        </w:rPr>
        <w:t xml:space="preserve">i.e.</w:t>
      </w:r>
      <w:r w:rsidRPr="407EA131" w:rsidR="3BD11F9A">
        <w:rPr>
          <w:lang w:val="en-US"/>
        </w:rPr>
        <w:t xml:space="preserve"> above the plant </w:t>
      </w:r>
      <w:r w:rsidRPr="407EA131" w:rsidR="141C8A66">
        <w:rPr>
          <w:lang w:val="en-US"/>
        </w:rPr>
        <w:t xml:space="preserve">requirement) may </w:t>
      </w:r>
      <w:r w:rsidRPr="407EA131" w:rsidR="028FB6C9">
        <w:rPr>
          <w:lang w:val="en-US"/>
        </w:rPr>
        <w:t>cause</w:t>
      </w:r>
      <w:r w:rsidRPr="407EA131" w:rsidR="141C8A66">
        <w:rPr>
          <w:lang w:val="en-US"/>
        </w:rPr>
        <w:t xml:space="preserve"> </w:t>
      </w:r>
      <w:r w:rsidRPr="407EA131" w:rsidR="028FB6C9">
        <w:rPr>
          <w:lang w:val="en-US"/>
        </w:rPr>
        <w:t xml:space="preserve">the </w:t>
      </w:r>
      <w:r w:rsidRPr="407EA131" w:rsidR="15C6C1C4">
        <w:rPr>
          <w:lang w:val="en-US"/>
        </w:rPr>
        <w:t xml:space="preserve">leaching of </w:t>
      </w:r>
      <w:r w:rsidRPr="407EA131" w:rsidR="15C6C1C4">
        <w:rPr>
          <w:lang w:val="en-US"/>
        </w:rPr>
        <w:t xml:space="preserve">high amounts</w:t>
      </w:r>
      <w:r w:rsidRPr="407EA131" w:rsidR="15C6C1C4">
        <w:rPr>
          <w:lang w:val="en-US"/>
        </w:rPr>
        <w:t xml:space="preserve"> of </w:t>
      </w:r>
      <w:r w:rsidRPr="407EA131" w:rsidR="028FB6C9">
        <w:rPr>
          <w:lang w:val="en-US"/>
        </w:rPr>
        <w:t xml:space="preserve">highly mobile </w:t>
      </w:r>
      <w:r w:rsidRPr="407EA131" w:rsidR="15C6C1C4">
        <w:rPr>
          <w:lang w:val="en-US"/>
        </w:rPr>
        <w:t>NO</w:t>
      </w:r>
      <w:r w:rsidRPr="407EA131" w:rsidR="15C6C1C4">
        <w:rPr>
          <w:vertAlign w:val="subscript"/>
          <w:lang w:val="en-US"/>
        </w:rPr>
        <w:t>3</w:t>
      </w:r>
      <w:r w:rsidRPr="407EA131" w:rsidR="15C6C1C4">
        <w:rPr>
          <w:vertAlign w:val="superscript"/>
          <w:lang w:val="en-US"/>
        </w:rPr>
        <w:t>-</w:t>
      </w:r>
      <w:r w:rsidRPr="407EA131" w:rsidR="15C6C1C4">
        <w:rPr>
          <w:lang w:val="en-US"/>
        </w:rPr>
        <w:t xml:space="preserve">, </w:t>
      </w:r>
      <w:r w:rsidRPr="407EA131" w:rsidR="028FB6C9">
        <w:rPr>
          <w:lang w:val="en-US"/>
        </w:rPr>
        <w:t xml:space="preserve">which </w:t>
      </w:r>
      <w:r w:rsidRPr="407EA131" w:rsidR="6582B561">
        <w:rPr>
          <w:lang w:val="en-US"/>
        </w:rPr>
        <w:t xml:space="preserve">may </w:t>
      </w:r>
      <w:r w:rsidRPr="407EA131" w:rsidR="028FB6C9">
        <w:rPr>
          <w:lang w:val="en-US"/>
        </w:rPr>
        <w:t xml:space="preserve">entail </w:t>
      </w:r>
      <w:r w:rsidRPr="407EA131" w:rsidR="6582B561">
        <w:rPr>
          <w:lang w:val="en-US"/>
        </w:rPr>
        <w:t xml:space="preserve">coupled leaching of cations </w:t>
      </w:r>
      <w:r w:rsidRPr="407EA131" w:rsidR="6582B561">
        <w:rPr>
          <w:lang w:val="en-US"/>
        </w:rPr>
        <w:t>in order to</w:t>
      </w:r>
      <w:r w:rsidRPr="407EA131" w:rsidR="6582B561">
        <w:rPr>
          <w:lang w:val="en-US"/>
        </w:rPr>
        <w:t xml:space="preserve"> </w:t>
      </w:r>
      <w:r w:rsidRPr="407EA131" w:rsidR="6582B561">
        <w:rPr>
          <w:lang w:val="en-US"/>
        </w:rPr>
        <w:t>maintain</w:t>
      </w:r>
      <w:r w:rsidRPr="407EA131" w:rsidR="6582B561">
        <w:rPr>
          <w:lang w:val="en-US"/>
        </w:rPr>
        <w:t xml:space="preserve"> a charge balance in the soil solution (</w:t>
      </w:r>
      <w:r w:rsidR="75FF7601">
        <w:rPr>
          <w:lang w:val="en-US"/>
        </w:rPr>
        <w:t xml:space="preserve">see </w:t>
      </w:r>
      <w:r w:rsidRPr="407EA131" w:rsidR="529BC1BF">
        <w:rPr>
          <w:lang w:val="en-US"/>
        </w:rPr>
        <w:t xml:space="preserve">e.g.</w:t>
      </w:r>
      <w:r w:rsidRPr="407EA131" w:rsidR="529BC1BF">
        <w:rPr>
          <w:lang w:val="en-US"/>
        </w:rPr>
        <w:t xml:space="preserve"> </w:t>
      </w:r>
      <w:r w:rsidRPr="407EA131" w:rsidR="00B84802">
        <w:rPr>
          <w:lang w:val="en-US"/>
        </w:rPr>
        <w:fldChar w:fldCharType="begin"/>
      </w:r>
      <w:r w:rsidRPr="407EA131" w:rsidR="00DB7FAA">
        <w:rPr>
          <w:lang w:val="en-US"/>
        </w:rPr>
        <w:instrText xml:space="preserve"> ADDIN ZOTERO_ITEM CSL_CITATION {"citationID":"q4qq19Rq","properties":{"formattedCitation":"(Wong {\\i{}et al.}, 1992; Brye &amp; Norman, 2004)","plainCitation":"(Wong et al., 1992; Brye &amp; Norman, 2004)","dontUpdate":true,"noteIndex":0},"citationItems":[{"id":1505,"uris":["http://zotero.org/users/13671732/items/PYVQV9QJ"],"itemData":{"id":1505,"type":"article-journal","abstract":"Calcium hydroxide was applied to monolith lysimeters at Onne in south-east Nigeria. Eight lysimeters were cropped with maize followed by upland rice and four were uncropped. The cropped and two uncropped lysimeters received Mg, K and urea in the first season. Two uncropped lysimeters received no fertilizers. Drainage water was collected during the two growing seasons and analyzed for calcium, magnesium, potassium, sodium, nitrate and chloride. The fertilizer applied in the second season was not leached during the year of application.The cropped lysimeters lost 27 percent of the sum of the exchangeable Ca in the soil profile and the calcium added, and 29 percent of the corresponding sum for Mg. With no crop, the losses increased to 34 and 37 percent, respectively, but with no crop or fertilizer, the losses were similar to those from the cropped lysimeters. The loss of potassium ranged from 6 percent from the unfertilized lysimeters to 10 percent in the cropped lysimeters. The amounts of sodium leached ranged from 29 to 35 kg Na ha−1. The bulk of the calcium and magnesium leached from calcium hydroxide and fertilizers occurred in the second season when the loss was in good agreement with the amount of nitrate lost giving (Ca + Mg)/NO3 charge ratios of approximately one. Urea increased the amount of nitrate leached and led to a corresponding increase in the amounts of calcium and magnesium lost in the drainage water. The charge ratio remained unchanged when the cations were leached only with nitrate derived from the mineralization of soil organic matter. In the cropped lysimeters, this source accounted for about four times more nitrate in the drainage water than the fertilizer.","container-title":"Fertilizer research","DOI":"10.1007/BF01051280","ISSN":"1573-0867","issue":"3","journalAbbreviation":"Fertilizer Research","language":"en","license":"1992 Kluwer Academic Publishers","note":"Company: Springer\nDistributor: Springer\nInstitution: Springer\nLabel: Springer\nnumber: 3\npublisher: Kluwer Academic Publishers","page":"281-289","source":"link.springer.com","title":"Leaching loss of calcium, magnesium, potassium and nitrate derived from soil, lime and fertilizers as influenced by urea applied to undisturbed lysimeters in south-east Nigeria","URL":"https://link.springer.com/article/10.1007/BF01051280","volume":"31","author":[{"family":"Wong","given":"M. T. F."},{"family":"Kruijs","given":"A. C. B. M.","non-dropping-particle":"van der"},{"family":"Juo","given":"A. S. R."}],"accessed":{"date-parts":[["2024",11,5]]},"issued":{"date-parts":[["1992",6,1]]}}},{"id":1502,"uris":["http://zotero.org/users/13671732/items/4RFCSYHA"],"itemData":{"id":1502,"type":"article-journal","abstract":"Fertilizers and liming agents are generally used to achieve optimal economic yields. However, several negative effects of long-term annual fertilization of nitrogen (N) in particular have been observed, such as reduced cation exchange capacity and decreased base saturation, which may stimulate accelerated leaching loss of other nutrients. Equilibrium-tension lysimeters installed at a depth of 1.4 m were used to evaluate leaching of soil-solution ionic constituents from a tallgrass prairie restoration and optimally and deficiently N-fertilized, no-tillage (NT) and chisel-plowed (CP) maize (Zea mays L.) agroecosystems on Plano silt loam soil (fine-silty, mixed, superactive, mesic Typic Argiudoll). This study was conducted in south-central Wisconsin, USA during a 1-year period of above-normal precipitation between January 2000 and January 2001. The loss of soluble constituents added to agroecosystems to maintain adequate soil fertility and pH, such as N, phosphorus, potassium, calcium, and magnesium, was generally numerically smaller from the natural prairie 25 years after conversion from cultivated agriculture than from optimally and deficiently N-fertilized, NT and CP maize agroecosystems, though the differences were not significant. Tillage and fertilizer N-rate generally did not significantly affect drainage, ionic concentrations, or their leaching losses in the maize agroecosystems, though all parameters evaluated tended to be numerically smaller in the deficiently than optimally N-fertilized maize agroecosystems. Nitrate-N leaching losses were generally significantly positively correlated with leaching losses of K, Ca, Mg, and Na in the maize agroecosystems, but not for the prairie, indicating that nitrate-N leaching plays a significant role in the concomitant loss of cations to maintain soil-solution charge balance in N-fertilized maize agroecosystems in a temperate environment.","container-title":"Acta hydrochimica et hydrobiologica","DOI":"10.1002/aheh.200300534","ISSN":"1521-401X","issue":"3","language":"en","license":"Copyright © 2004 WILEY-VCH Verlag GmbH &amp; Co. KGaA, Weinheim","note":"_eprint: https://onlinelibrary.wiley.com/doi/pdf/10.1002/aheh.200300534","page":"235-248","source":"Wiley Online Library","title":"Land-use Effects on Anion-associated Cation Leaching in Response to Above-normal Precipitation","URL":"https://onlinelibrary.wiley.com/doi/abs/10.1002/aheh.200300534","volume":"32","author":[{"family":"Brye","given":"Kristofor R."},{"family":"Norman","given":"John M."}],"accessed":{"date-parts":[["2024",11,5]]},"issued":{"date-parts":[["2004"]]}}}],"schema":"https://github.com/citation-style-language/schema/raw/master/csl-citation.json"} </w:instrText>
      </w:r>
      <w:r w:rsidRPr="407EA131" w:rsidR="00B84802">
        <w:rPr>
          <w:lang w:val="en-US"/>
        </w:rPr>
        <w:fldChar w:fldCharType="separate"/>
      </w:r>
      <w:r w:rsidRPr="00DF2437" w:rsidR="0C31D660">
        <w:rPr>
          <w:kern w:val="0"/>
          <w:lang w:val="en-US"/>
        </w:rPr>
        <w:t xml:space="preserve">Wong </w:t>
      </w:r>
      <w:r w:rsidRPr="3715F316" w:rsidR="0C31D660">
        <w:rPr>
          <w:i w:val="1"/>
          <w:iCs w:val="1"/>
          <w:kern w:val="0"/>
          <w:lang w:val="en-US"/>
        </w:rPr>
        <w:t>et al.</w:t>
      </w:r>
      <w:r w:rsidRPr="00DF2437" w:rsidR="0C31D660">
        <w:rPr>
          <w:kern w:val="0"/>
          <w:lang w:val="en-US"/>
        </w:rPr>
        <w:t xml:space="preserve"> (1992)</w:t>
      </w:r>
      <w:r w:rsidRPr="00DF2437" w:rsidR="2528A1DA">
        <w:rPr>
          <w:kern w:val="0"/>
          <w:lang w:val="en-US"/>
        </w:rPr>
        <w:t>,</w:t>
      </w:r>
      <w:r w:rsidRPr="00DF2437" w:rsidR="0C31D660">
        <w:rPr>
          <w:kern w:val="0"/>
          <w:lang w:val="en-US"/>
        </w:rPr>
        <w:t xml:space="preserve"> Brye &amp; Norman (2004)</w:t>
      </w:r>
      <w:r w:rsidRPr="407EA131" w:rsidR="00B84802">
        <w:rPr>
          <w:lang w:val="en-US"/>
        </w:rPr>
        <w:fldChar w:fldCharType="end"/>
      </w:r>
      <w:r w:rsidRPr="407EA131" w:rsidR="6582B561">
        <w:rPr>
          <w:lang w:val="en-US"/>
        </w:rPr>
        <w:t xml:space="preserve">). </w:t>
      </w:r>
      <w:r w:rsidRPr="407EA131" w:rsidR="4B65BD95">
        <w:rPr>
          <w:lang w:val="en-US"/>
        </w:rPr>
        <w:t xml:space="preserve">The underlying assumption that urea is converted </w:t>
      </w:r>
      <w:r w:rsidRPr="407EA131" w:rsidR="4B65BD95">
        <w:rPr>
          <w:lang w:val="en-US"/>
        </w:rPr>
        <w:t>to a large extent</w:t>
      </w:r>
      <w:r w:rsidRPr="407EA131" w:rsidR="4B65BD95">
        <w:rPr>
          <w:lang w:val="en-US"/>
        </w:rPr>
        <w:t xml:space="preserve"> to NO</w:t>
      </w:r>
      <w:r w:rsidRPr="407EA131" w:rsidR="4B65BD95">
        <w:rPr>
          <w:vertAlign w:val="subscript"/>
          <w:lang w:val="en-US"/>
        </w:rPr>
        <w:t>3</w:t>
      </w:r>
      <w:r w:rsidRPr="407EA131" w:rsidR="4B65BD95">
        <w:rPr>
          <w:vertAlign w:val="superscript"/>
          <w:lang w:val="en-US"/>
        </w:rPr>
        <w:t>-</w:t>
      </w:r>
      <w:r w:rsidRPr="407EA131" w:rsidR="4B65BD95">
        <w:rPr>
          <w:lang w:val="en-US"/>
        </w:rPr>
        <w:t xml:space="preserve"> could not be evaluated in our study since only a limited number of soil samples were collected, and 10 months had passed since the fourth and final nutrient amendment. However, the small negative effects of the N treatments on soil pH</w:t>
      </w:r>
      <w:r w:rsidRPr="407EA131" w:rsidR="5D6F6FED">
        <w:rPr>
          <w:lang w:val="en-US"/>
        </w:rPr>
        <w:t xml:space="preserve"> (Fig. A.8)</w:t>
      </w:r>
      <w:r w:rsidRPr="407EA131" w:rsidR="4B65BD95">
        <w:rPr>
          <w:lang w:val="en-US"/>
        </w:rPr>
        <w:t xml:space="preserve"> suggest considerable nitrification. </w:t>
      </w:r>
      <w:r w:rsidRPr="407EA131" w:rsidR="084C136B">
        <w:rPr>
          <w:lang w:val="en-US"/>
        </w:rPr>
        <w:t xml:space="preserve">This minimal acidification itself may also aid in </w:t>
      </w:r>
      <w:r w:rsidRPr="407EA131" w:rsidR="6B435A20">
        <w:rPr>
          <w:lang w:val="en-US"/>
        </w:rPr>
        <w:t xml:space="preserve">cation losses from the pots, as </w:t>
      </w:r>
      <w:r w:rsidRPr="407EA131" w:rsidR="44D85ABC">
        <w:rPr>
          <w:lang w:val="en-US"/>
        </w:rPr>
        <w:t xml:space="preserve">protons released during the nitrification process may </w:t>
      </w:r>
      <w:r w:rsidRPr="407EA131" w:rsidR="0D92BFE3">
        <w:rPr>
          <w:color w:val="000000" w:themeColor="text1"/>
          <w:lang w:val="en-US"/>
        </w:rPr>
        <w:t xml:space="preserve">compete with </w:t>
      </w:r>
      <w:r w:rsidRPr="407EA131" w:rsidR="44D85ABC">
        <w:rPr>
          <w:lang w:val="en-US"/>
        </w:rPr>
        <w:t xml:space="preserve">base cations (Ca, Mg, K) </w:t>
      </w:r>
      <w:r w:rsidRPr="407EA131" w:rsidR="0D361CE5">
        <w:rPr>
          <w:color w:val="000000" w:themeColor="text1"/>
          <w:lang w:val="en-US"/>
        </w:rPr>
        <w:t xml:space="preserve">on </w:t>
      </w:r>
      <w:r w:rsidRPr="407EA131" w:rsidR="44D85ABC">
        <w:rPr>
          <w:lang w:val="en-US"/>
        </w:rPr>
        <w:t>the soil exchange complex</w:t>
      </w:r>
      <w:r w:rsidRPr="407EA131" w:rsidR="6A70157D">
        <w:rPr>
          <w:lang w:val="en-US"/>
        </w:rPr>
        <w:t xml:space="preserve">, either directly or through liberation of </w:t>
      </w:r>
      <w:r w:rsidRPr="407EA131" w:rsidR="64231B2E">
        <w:rPr>
          <w:lang w:val="en-US"/>
        </w:rPr>
        <w:t>Al</w:t>
      </w:r>
      <w:r w:rsidRPr="407EA131" w:rsidR="64231B2E">
        <w:rPr>
          <w:vertAlign w:val="superscript"/>
          <w:lang w:val="en-US"/>
        </w:rPr>
        <w:t>3+</w:t>
      </w:r>
      <w:r w:rsidRPr="407EA131" w:rsidR="44D85ABC">
        <w:rPr>
          <w:lang w:val="en-US"/>
        </w:rPr>
        <w:t xml:space="preserve">, </w:t>
      </w:r>
      <w:r w:rsidRPr="407EA131" w:rsidR="2C02BA84">
        <w:rPr>
          <w:lang w:val="en-US"/>
        </w:rPr>
        <w:t xml:space="preserve">releasing </w:t>
      </w:r>
      <w:r w:rsidRPr="407EA131" w:rsidR="1F809BE4">
        <w:rPr>
          <w:lang w:val="en-US"/>
        </w:rPr>
        <w:t xml:space="preserve">them into the soil solution and rendering them prone to leaching </w:t>
      </w:r>
      <w:r w:rsidRPr="407EA131" w:rsidR="00584A7B">
        <w:rPr>
          <w:lang w:val="en-US"/>
        </w:rPr>
        <w:fldChar w:fldCharType="begin"/>
      </w:r>
      <w:r w:rsidRPr="407EA131" w:rsidR="00584A7B">
        <w:rPr>
          <w:lang w:val="en-US"/>
        </w:rPr>
        <w:instrText xml:space="preserve"> ADDIN ZOTERO_ITEM CSL_CITATION {"citationID":"BEtqzvSY","properties":{"formattedCitation":"(Bache, 1980)","plainCitation":"(Bache, 1980)","noteIndex":0},"citationItems":[{"id":1508,"uris":["http://zotero.org/users/13671732/items/C7WZ7QE7"],"itemData":{"id":1508,"type":"chapter","abstract":"Acidification is a natural process that occurs continuously in soils through which water percolates. Precipitation acidified by industrial pollutants does not constitute a special case but is a source of acidity additional to a number of natural ones. Its effects must therefore be assessed in the context of soil acidification in general. The bulk of this paper describes the principles of soil acidification and the factors that affect it. Emphasis is given to the way in which the properties of soil (related to what is generally understood by “soil type”) modify the acidifying effects. Some tentative conclusions are drawn about the possibility of polluted precipitation acidifying soil at an unacceptably rapid rate, and areas of uncertainty where more research is required are identified.","container-title":"Effects of Acid Precipitation on Terrestrial Ecosystems","event-place":"Boston, MA","ISBN":"978-1-4613-3033-2","language":"en","note":"DOI: 10.1007/978-1-4613-3033-2_17","page":"183-202","publisher":"Springer US","publisher-place":"Boston, MA","source":"Springer Link","title":"The Acidification of Soils","URL":"https://doi.org/10.1007/978-1-4613-3033-2_17","author":[{"family":"Bache","given":"Byron W."}],"editor":[{"family":"Hutchinson","given":"T. C."},{"family":"Havas","given":"M."}],"accessed":{"date-parts":[["2024",11,5]]},"issued":{"date-parts":[["1980"]]}}}],"schema":"https://github.com/citation-style-language/schema/raw/master/csl-citation.json"} </w:instrText>
      </w:r>
      <w:r w:rsidRPr="407EA131" w:rsidR="00584A7B">
        <w:rPr>
          <w:lang w:val="en-US"/>
        </w:rPr>
        <w:fldChar w:fldCharType="separate"/>
      </w:r>
      <w:r w:rsidRPr="00DF2437" w:rsidR="7818A54C">
        <w:rPr>
          <w:lang w:val="en-US"/>
        </w:rPr>
        <w:t>(Bache, 1980)</w:t>
      </w:r>
      <w:r w:rsidRPr="407EA131" w:rsidR="00584A7B">
        <w:rPr>
          <w:lang w:val="en-US"/>
        </w:rPr>
        <w:fldChar w:fldCharType="end"/>
      </w:r>
      <w:r w:rsidRPr="407EA131" w:rsidR="1F809BE4">
        <w:rPr>
          <w:lang w:val="en-US"/>
        </w:rPr>
        <w:t>.</w:t>
      </w:r>
      <w:r w:rsidRPr="407EA131" w:rsidR="193AD614">
        <w:rPr>
          <w:lang w:val="en-US"/>
        </w:rPr>
        <w:t xml:space="preserve"> </w:t>
      </w:r>
      <w:r w:rsidRPr="00500396" w:rsidR="3A021750">
        <w:rPr>
          <w:lang w:val="en-US"/>
        </w:rPr>
        <w:t xml:space="preserve">To further assess potential negative effects from increased root Al availability due to the experimental treatments, we measured root Al content </w:t>
      </w:r>
      <w:r w:rsidR="00500396">
        <w:rPr>
          <w:lang w:val="en-US"/>
        </w:rPr>
        <w:fldChar w:fldCharType="begin"/>
      </w:r>
      <w:r w:rsidR="00500396">
        <w:rPr>
          <w:lang w:val="en-US"/>
        </w:rPr>
        <w:instrText xml:space="preserve"> ADDIN ZOTERO_ITEM CSL_CITATION {"citationID":"zH54vF9z","properties":{"formattedCitation":"(Silva, 2012)","plainCitation":"(Silva, 2012)","noteIndex":0},"citationItems":[{"id":1739,"uris":["http://zotero.org/users/13671732/items/VEQ83SE7"],"itemData":{"id":1739,"type":"article-journal","abstract":"Aluminium (Al) is the third most abundant metallic element in soil but becomes available to plants only when the soil pH drops below 5.5. At those conditions, plants present several signals of Al toxicity. As reported by literature, major consequences of Al exposure are the decrease of plant production and the inhibition of root growth. The root growth inhibition may be directly/indirectly responsible for the loss of plant production. In this paper the most remarkable symptoms of Al toxicity in plants and the latest findings in this area are addressed. Root growth inhibition, ROS production, alterations on root cell wall and plasma membrane, nutrient unbalances, callose accumulation, and disturbance of cytoplasmic Ca2+ homeostasis, among other signals of Al toxicity are discussed, and, when possible, the behavior of Al-tolerant versus Al-sensitive genotypes under Al is compared.","container-title":"Journal of Botany","DOI":"10.1155/2012/219462","ISSN":"2090-0139","issue":"1","language":"en","license":"Copyright © 2012 Sónia Silva.","note":"_eprint: https://onlinelibrary.wiley.com/doi/pdf/10.1155/2012/219462","page":"219462","source":"Wiley Online Library","title":"Aluminium Toxicity Targets in Plants","URL":"https://onlinelibrary.wiley.com/doi/abs/10.1155/2012/219462","volume":"2012","author":[{"family":"Silva","given":"Sónia"}],"accessed":{"date-parts":[["2025",3,11]]},"issued":{"date-parts":[["2012"]]}}}],"schema":"https://github.com/citation-style-language/schema/raw/master/csl-citation.json"} </w:instrText>
      </w:r>
      <w:r w:rsidR="00500396">
        <w:rPr>
          <w:lang w:val="en-US"/>
        </w:rPr>
        <w:fldChar w:fldCharType="separate"/>
      </w:r>
      <w:r w:rsidRPr="00303EFB" w:rsidR="3A021750">
        <w:rPr>
          <w:rFonts w:ascii="Calibri" w:hAnsi="Calibri" w:cs="Calibri"/>
        </w:rPr>
        <w:t>(Silva, 2012)</w:t>
      </w:r>
      <w:r w:rsidR="00500396">
        <w:rPr>
          <w:lang w:val="en-US"/>
        </w:rPr>
        <w:fldChar w:fldCharType="end"/>
      </w:r>
      <w:r w:rsidRPr="00500396" w:rsidR="3A021750">
        <w:rPr>
          <w:lang w:val="en-US"/>
        </w:rPr>
        <w:t xml:space="preserve">. No significant increase in root Al content was </w:t>
      </w:r>
      <w:r w:rsidRPr="00500396" w:rsidR="3A021750">
        <w:rPr>
          <w:lang w:val="en-US"/>
        </w:rPr>
        <w:t>observed</w:t>
      </w:r>
      <w:r w:rsidRPr="00500396" w:rsidR="3A021750">
        <w:rPr>
          <w:lang w:val="en-US"/>
        </w:rPr>
        <w:t xml:space="preserve"> compared to the control treatments (Fig. A.5C). Along with the minimal</w:t>
      </w:r>
      <w:r w:rsidR="21218D22">
        <w:rPr>
          <w:lang w:val="en-US"/>
        </w:rPr>
        <w:t xml:space="preserve"> overall</w:t>
      </w:r>
      <w:r w:rsidRPr="00500396" w:rsidR="3A021750">
        <w:rPr>
          <w:lang w:val="en-US"/>
        </w:rPr>
        <w:t xml:space="preserve"> variation in soil pH-H</w:t>
      </w:r>
      <w:r w:rsidRPr="00500396" w:rsidR="3A021750">
        <w:rPr>
          <w:vertAlign w:val="subscript"/>
          <w:lang w:val="en-US"/>
        </w:rPr>
        <w:t>2</w:t>
      </w:r>
      <w:r w:rsidRPr="00500396" w:rsidR="3A021750">
        <w:rPr>
          <w:lang w:val="en-US"/>
        </w:rPr>
        <w:t xml:space="preserve">O </w:t>
      </w:r>
      <w:r w:rsidRPr="00500396" w:rsidR="3A021750">
        <w:rPr>
          <w:lang w:val="en-US"/>
        </w:rPr>
        <w:t>observed</w:t>
      </w:r>
      <w:r w:rsidRPr="00500396" w:rsidR="3A021750">
        <w:rPr>
          <w:lang w:val="en-US"/>
        </w:rPr>
        <w:t xml:space="preserve"> at the end of the experiment (Fig. A.8), these findings allow us to rule out any unwanted secondary effects of nutrient manipulations on soil physicochemical conditions.</w:t>
      </w:r>
      <w:r w:rsidR="3A021750">
        <w:rPr>
          <w:lang w:val="en-US"/>
        </w:rPr>
        <w:t xml:space="preserve"> </w:t>
      </w:r>
      <w:r w:rsidRPr="407EA131" w:rsidR="21965C8C">
        <w:rPr>
          <w:lang w:val="en-US"/>
        </w:rPr>
        <w:t>Finally, high N availability may also cause shifts in biomass allocation</w:t>
      </w:r>
      <w:r w:rsidRPr="407EA131" w:rsidR="4B0722B8">
        <w:rPr>
          <w:lang w:val="en-US"/>
        </w:rPr>
        <w:t xml:space="preserve">, </w:t>
      </w:r>
      <w:r w:rsidRPr="407EA131" w:rsidR="4B4CE4D2">
        <w:rPr>
          <w:lang w:val="en-US"/>
        </w:rPr>
        <w:t xml:space="preserve">as </w:t>
      </w:r>
      <w:r w:rsidRPr="407EA131" w:rsidR="4B4CE4D2">
        <w:rPr>
          <w:lang w:val="en-US"/>
        </w:rPr>
        <w:t xml:space="preserve">root:shoot</w:t>
      </w:r>
      <w:r w:rsidRPr="407EA131" w:rsidR="4B4CE4D2">
        <w:rPr>
          <w:lang w:val="en-US"/>
        </w:rPr>
        <w:t xml:space="preserve"> ratios are related to </w:t>
      </w:r>
      <w:r w:rsidRPr="407EA131" w:rsidR="3AA73F0C">
        <w:rPr>
          <w:lang w:val="en-US"/>
        </w:rPr>
        <w:t xml:space="preserve">the </w:t>
      </w:r>
      <w:r w:rsidRPr="407EA131" w:rsidR="4B4CE4D2">
        <w:rPr>
          <w:lang w:val="en-US"/>
        </w:rPr>
        <w:t>plant</w:t>
      </w:r>
      <w:r w:rsidRPr="407EA131" w:rsidR="3AA73F0C">
        <w:rPr>
          <w:lang w:val="en-US"/>
        </w:rPr>
        <w:t>’s</w:t>
      </w:r>
      <w:r w:rsidRPr="407EA131" w:rsidR="4B4CE4D2">
        <w:rPr>
          <w:lang w:val="en-US"/>
        </w:rPr>
        <w:t xml:space="preserve"> N </w:t>
      </w:r>
      <w:r w:rsidRPr="407EA131" w:rsidR="3AA73F0C">
        <w:rPr>
          <w:lang w:val="en-US"/>
        </w:rPr>
        <w:t>status</w:t>
      </w:r>
      <w:r w:rsidRPr="407EA131" w:rsidR="7C785B7D">
        <w:rPr>
          <w:lang w:val="en-US"/>
        </w:rPr>
        <w:t xml:space="preserve"> </w:t>
      </w:r>
      <w:r w:rsidRPr="407EA131" w:rsidR="00557D00">
        <w:rPr>
          <w:lang w:val="en-US"/>
        </w:rPr>
        <w:fldChar w:fldCharType="begin"/>
      </w:r>
      <w:r w:rsidRPr="407EA131" w:rsidR="00557D00">
        <w:rPr>
          <w:lang w:val="en-US"/>
        </w:rPr>
        <w:instrText xml:space="preserve"> ADDIN ZOTERO_ITEM CSL_CITATION {"citationID":"mcza1KwD","properties":{"formattedCitation":"(Hilbert, 1990)","plainCitation":"(Hilbert, 1990)","noteIndex":0},"citationItems":[{"id":1644,"uris":["http://zotero.org/users/13671732/items/43FUPUYC"],"itemData":{"id":1644,"type":"article-journal","abstract":"A general theoretical approach is developed to analyze the morphological and physiological responses of plants to nitrogen availability. The optimal leaf-nitrogen concentration and corresponding optimal root: shoot ratio which maximize relative growth rate are found quantitatively as a function of root—specific activity which is assumed to be a function of soil nitrogen availability. The cost of increasing tissue nitrogen concentration is found to be primarily related to an increase in allocation to roots. Predictions of the analysis are consistent with previous theories and general empirical findings, suggesting that plants respond optimally to soil nitrogen. Relative growth rate is predicted to be a nearly linear function of whole-plant nitrogen concentration and shoot fraction is a monotonically increasing function of tissue nitrogen concentration when plants respond optimally to soil nitrogen availability.","container-title":"Annals of Botany","DOI":"10.1093/oxfordjournals.aob.a088005","ISSN":"0305-7364","issue":"1","journalAbbreviation":"Annals of Botany","page":"91-99","title":"Optimization of Plant Root: Shoot Ratios and Internal Nitrogen Concentration","URL":"https://doi.org/10.1093/oxfordjournals.aob.a088005","volume":"66","author":[{"family":"Hilbert","given":"David W."}],"accessed":{"date-parts":[["2025",1,31]]},"issued":{"date-parts":[["1990",7,1]]}}}],"schema":"https://github.com/citation-style-language/schema/raw/master/csl-citation.json"} </w:instrText>
      </w:r>
      <w:r w:rsidRPr="407EA131" w:rsidR="00557D00">
        <w:rPr>
          <w:lang w:val="en-US"/>
        </w:rPr>
        <w:fldChar w:fldCharType="separate"/>
      </w:r>
      <w:r w:rsidRPr="00DF2437" w:rsidR="049D936C">
        <w:rPr>
          <w:lang w:val="en-US"/>
        </w:rPr>
        <w:t>(Hilbert, 1990)</w:t>
      </w:r>
      <w:r w:rsidRPr="407EA131" w:rsidR="00557D00">
        <w:rPr>
          <w:lang w:val="en-US"/>
        </w:rPr>
        <w:fldChar w:fldCharType="end"/>
      </w:r>
      <w:r w:rsidRPr="407EA131" w:rsidR="4B0722B8">
        <w:rPr>
          <w:lang w:val="en-US"/>
        </w:rPr>
        <w:t xml:space="preserve">. </w:t>
      </w:r>
      <w:r w:rsidRPr="407EA131" w:rsidR="58C196FB">
        <w:rPr>
          <w:lang w:val="en-US"/>
        </w:rPr>
        <w:t>T</w:t>
      </w:r>
      <w:r w:rsidRPr="407EA131" w:rsidR="205F1428">
        <w:rPr>
          <w:lang w:val="en-US"/>
        </w:rPr>
        <w:t xml:space="preserve">he </w:t>
      </w:r>
      <w:r w:rsidRPr="407EA131" w:rsidR="58C196FB">
        <w:rPr>
          <w:lang w:val="en-US"/>
        </w:rPr>
        <w:t xml:space="preserve">nutrient imbalance caused by </w:t>
      </w:r>
      <w:r w:rsidRPr="407EA131" w:rsidR="61CB77C7">
        <w:rPr>
          <w:lang w:val="en-US"/>
        </w:rPr>
        <w:t xml:space="preserve">excessive </w:t>
      </w:r>
      <w:r w:rsidRPr="407EA131" w:rsidR="205F1428">
        <w:rPr>
          <w:lang w:val="en-US"/>
        </w:rPr>
        <w:t xml:space="preserve">N </w:t>
      </w:r>
      <w:r w:rsidRPr="407EA131" w:rsidR="58C196FB">
        <w:rPr>
          <w:lang w:val="en-US"/>
        </w:rPr>
        <w:t xml:space="preserve">supply may </w:t>
      </w:r>
      <w:r w:rsidRPr="407EA131" w:rsidR="4D137B41">
        <w:rPr>
          <w:lang w:val="en-US"/>
        </w:rPr>
        <w:t>induce</w:t>
      </w:r>
      <w:r w:rsidRPr="407EA131" w:rsidR="205F1428">
        <w:rPr>
          <w:lang w:val="en-US"/>
        </w:rPr>
        <w:t xml:space="preserve"> other nutrient limitation </w:t>
      </w:r>
      <w:r w:rsidRPr="407EA131" w:rsidR="58C196FB">
        <w:rPr>
          <w:lang w:val="en-US"/>
        </w:rPr>
        <w:t>effects</w:t>
      </w:r>
      <w:r w:rsidRPr="407EA131" w:rsidR="205F1428">
        <w:rPr>
          <w:lang w:val="en-US"/>
        </w:rPr>
        <w:t xml:space="preserve">, </w:t>
      </w:r>
      <w:r w:rsidRPr="407EA131" w:rsidR="205F1428">
        <w:rPr>
          <w:lang w:val="en-US"/>
        </w:rPr>
        <w:t>e.g.</w:t>
      </w:r>
      <w:r w:rsidRPr="407EA131" w:rsidR="205F1428">
        <w:rPr>
          <w:lang w:val="en-US"/>
        </w:rPr>
        <w:t xml:space="preserve"> of cations</w:t>
      </w:r>
      <w:r w:rsidRPr="407EA131" w:rsidR="4D137B41">
        <w:rPr>
          <w:lang w:val="en-US"/>
        </w:rPr>
        <w:t xml:space="preserve"> or P</w:t>
      </w:r>
      <w:r w:rsidRPr="407EA131" w:rsidR="4345C1EC">
        <w:rPr>
          <w:lang w:val="en-US"/>
        </w:rPr>
        <w:t xml:space="preserve"> </w:t>
      </w:r>
      <w:r w:rsidRPr="407EA131" w:rsidR="00D05A09">
        <w:rPr>
          <w:lang w:val="en-US"/>
        </w:rPr>
        <w:fldChar w:fldCharType="begin"/>
      </w:r>
      <w:r w:rsidRPr="407EA131" w:rsidR="00686AEF">
        <w:rPr>
          <w:lang w:val="en-US"/>
        </w:rPr>
        <w:instrText xml:space="preserve"> ADDIN ZOTERO_ITEM CSL_CITATION {"citationID":"t76yi2HQ","properties":{"formattedCitation":"(George &amp; Seith, 1998; Erisman &amp; Vries, 2000; Jung &amp; Chang, 2012; Yaffar {\\i{}et al.}, 2024)","plainCitation":"(George &amp; Seith, 1998; Erisman &amp; Vries, 2000; Jung &amp; Chang, 2012; Yaffar et al., 2024)","dontUpdate":true,"noteIndex":0},"citationItems":[{"id":1645,"uris":["http://zotero.org/users/13671732/items/VTRYICG9"],"itemData":{"id":1645,"type":"article-journal","abstract":"Central European forests are characterised by increasing N inputs. In a pot experiment with 3-year-old trees, the effects of varied N supply in soil (in mineral or organic form) on the growth and nutrient uptake of Norway spruce were examined over a period of 20 months. A nutrient-poor mineral forest soil was used in the experiment. N was added to the soil once, at the onset of the experiment. High mineral N supply (NH4NO3) decreased root growth and the root/shoot ratio of newly grown plant biomass, which resulted in wide N/P and N/K ratios in needles, and significantly decreased needle K concentrations. On the contrary, needle Ca concentrations were increased in plants with additional mineral N supply. The organic N form (keratin) slowly became available to plants, and also decreased the root/shoot ratio. In contrast to many observations in short-term experiments, the specific root length and the number of root tips per cm of root length were not affected by the soil N supply. High supply of mineral N did not cause visual symptoms of toxicity or damage in the plant. Induced cation or P deficiency may be a harmful consequence of high soil N levels, but will occur only when the soil supply of these nutrients is critically low.","container-title":"Environmental Pollution","DOI":"10.1016/S0269-7491(98)00050-5","ISSN":"0269-7491","issue":"2","journalAbbreviation":"Environmental Pollution","page":"301-306","source":"ScienceDirect","title":"Long-term effects of a high nitrogen supply to soil on the growth and nutritional status of young Norway spruce trees","URL":"https://www.sciencedirect.com/science/article/pii/S0269749198000505","volume":"102","author":[{"family":"George","given":"E"},{"family":"Seith","given":"B"}],"accessed":{"date-parts":[["2025",1,31]]},"issued":{"date-parts":[["1998",8,1]]}}},{"id":1649,"uris":["http://zotero.org/users/13671732/items/BBXVHBCK"],"itemData":{"id":1649,"type":"article-journal","abstract":"Hypotheses about the impacts of elevated atmospheric deposition of nitrogen on the forest ecosystem include an increased sensitivity to natural stress, impacts on roots, reduced species diversity of the ground vegetation, reduced growth, and unbalanced nutritional status due to eutrophication and acidification. The impact of N deposition has gained in ecological importance during recent decades, in part due to the steady decline in S emissions. Results of throughfall and deposition measurements at 163 plots in Europe show that total deposition of S and N compounds ranged from 100 to 3000 mol ha–1 yr–1 in approximately 90% of the plots, but values up to 4000–8000 mol ha–1 yr–1 were also observed. Approximately 50% of the plots received N inputs, dominated by NH4, above 1000 mol ha–1 yr–1, which is a deposition level at which species diversity of the ground vegetation may be at risk. Results of input–output budgets for plots concentrated in Northern and Western Europe indicate that nitrate leaching starts to occur at throughfall inputs above 10 kg ha–1 yr–1, specifically in soils with C/N ratios in the humus layer below 25. Examples are given of field evidence for impacts of elevated N deposition, including elevated N contents in foliage and soil, Al release in soil response to increased nitrate concentrations, reduced shoot/root ratios, and a reduction in species diversity. Although knowledge about the response of forest ecosystems to N inputs has increased over the last decade, there is still a lack of information on the dynamics of N accumulation and related critical N loads in a range of environmental conditions. Furthermore, a European-wide perspective of N saturation in forest ecosystems is still lacking.Key words: nitrogen, deposition, input–output budgets, nitrogen status, forests, effects.","container-title":"Environmental Reviews","DOI":"10.1139/a00-006","ISSN":"1181-8700","issue":"2","journalAbbreviation":"Environ. Rev.","note":"publisher: NRC Research Press","page":"65-93","source":"cdnsciencepub.com (Atypon)","title":"Nitrogen deposition and effects on European forests","URL":"https://cdnsciencepub.com/doi/abs/10.1139/a00-006","volume":"8","author":[{"family":"Erisman","given":"J W"},{"literal":"de Vries, W"}],"accessed":{"date-parts":[["2025",1,31]]},"issued":{"date-parts":[["2000",2]]}}},{"id":1647,"uris":["http://zotero.org/users/13671732/items/7TEPHQ7R"],"itemData":{"id":1647,"type":"article-journal","abstract":"We conducted a simulated nitrogen (N) and sulfur (S) deposition experiment in the Athabasca oil sands region (AOSR) where NOx and SO2 have been emitted from oil sands mining/extracting and upgrading activities and then deposited to the surrounding ecosystems for decades. To evaluate changes in tree growth rates, N pool sizes, and nutrient losses by S and N deposition, the following four treatments were applied: control (CK), N addition (+N, 30kgNha−1yr−1), S addition (+S, 30kgSha−1yr−1), and +NS additions (+NS, 30kgN and 30kgSha−1), from 2006 through 2009. Nitrogen addition increased (p&lt;0.05) tree growth in the +N and +NS treatments, indicating N-limitation in the studied forest, while none of the treatments affected understory growth or soil microbial biomass. The treatments affected inorganic N concentrations in the soil only immediately following N addition. Minimal amounts of NO3- were leached below 45cm (considered to be below the main rooting zone) of the soil profile in any of the treatments. Decreases in exchangeable Ca2+ and Mg2+ by N and S additions were likely due to increased tree uptake following increased tree growth in the former and increased leaching with sulfate in the latter. Although the lack of significant N leaching indicates that the risk of N saturation was low after 4yr of elevated N deposition, reduction of exchangeable base cations implies that nutrient imbalance remains a concern in AOSR in the long term.","container-title":"Forest Ecology and Management","DOI":"10.1016/j.foreco.2012.06.002","ISSN":"0378-1127","journalAbbreviation":"Forest Ecology and Management","page":"62-70","source":"ScienceDirect","title":"Four years of simulated N and S depositions did not cause N saturation in a mixedwood boreal forest ecosystem in the oil sands region in northern Alberta, Canada","URL":"https://www.sciencedirect.com/science/article/pii/S0378112712003209","volume":"280","author":[{"family":"Jung","given":"Kangho"},{"family":"Chang","given":"Scott X."}],"accessed":{"date-parts":[["2025",1,31]]},"issued":{"date-parts":[["2012",9,15]]}}},{"id":1509,"uris":["http://zotero.org/users/13671732/items/SPU4TF5V"],"itemData":{"id":1509,"type":"article-journal","abstract":"Tropical ecosystems face escalating global change. These shifts can disrupt tropical forests' carbon (C) balance and impact root dynamics. Since roots perform essential functions such as resource acquisition and tissue protection, root responses can inform about the strategies and vulnerabilities of ecosystems facing present and future global changes. However, root trait dynamics are poorly understood, especially in tropical ecosystems. We analyzed existing research on tropical root responses to key global change drivers: warming, drought, flooding, cyclones, nitrogen (N) deposition, elevated (e) CO2, and fires. Based on tree species- and community-level literature, we obtained 266 root trait observations from 93 studies across 24 tropical countries. We found differences in the proportion of root responsiveness to global change among different global change drivers but not among root categories. In particular, we observed that tropical root systems responded to warming and eCO2 by increasing root biomass in species-scale studies. Drought increased the root: shoot ratio with no change in root biomass, indicating a decline in aboveground biomass. Despite N deposition being the most studied global change driver, it had some of the most variable effects on root characteristics, with few predictable responses. Episodic disturbances such as cyclones, fires, and flooding consistently resulted in a change in root trait expressions, with cyclones and fires increasing root production, potentially due to shifts in plant community and nutrient inputs, while flooding changed plant regulatory metabolisms due to low oxygen conditions. The data available to date clearly show that tropical forest root characteristics and dynamics are responding to global change, although in ways that are not always predictable. This synthesis indicates the need for replicated studies across root characteristics at species and community scales under different global change factors.","container-title":"Global Change Biology","DOI":"10.1111/gcb.17420","ISSN":"1365-2486","issue":"7","language":"en","license":"© 2024 Oak Ridge National Laboratory, managed by UT-Battelle, LLC and The Author(s). Global Change Biology published by John Wiley &amp; Sons Ltd.","note":"_eprint: https://onlinelibrary.wiley.com/doi/pdf/10.1111/gcb.17420","page":"e17420","source":"Wiley Online Library","title":"Tropical root responses to global changes: A synthesis","title-short":"Tropical root responses to global changes","URL":"https://onlinelibrary.wiley.com/doi/abs/10.1111/gcb.17420","volume":"30","author":[{"family":"Yaffar","given":"Daniela"},{"family":"Lugli","given":"Laynara F."},{"family":"Wong","given":"Michelle Y."},{"family":"Norby","given":"Richard J."},{"family":"Addo-Danso","given":"Shalom D."},{"family":"Arnaud","given":"Marie"},{"family":"Cordeiro","given":"Amanda L."},{"family":"Dietterich","given":"Lee H."},{"family":"Diaz-Toribio","given":"Milton H."},{"family":"Lee","given":"Ming Y."},{"family":"Ghimire","given":"Om Prakash"},{"family":"Smith-Martin","given":"Chris M."},{"family":"Toro","given":"Laura"},{"family":"Andersen","given":"Kelly"},{"family":"McCulloch","given":"Lindsay A."},{"family":"Meier","given":"Ina C."},{"family":"Powers","given":"Jennifer S."},{"family":"Sanchez-Julia","given":"Mareli"},{"family":"Soper","given":"Fiona M."},{"family":"Cusack","given":"Daniela F."}],"accessed":{"date-parts":[["2024",11,5]]},"issued":{"date-parts":[["2024"]]}}}],"schema":"https://github.com/citation-style-language/schema/raw/master/csl-citation.json"} </w:instrText>
      </w:r>
      <w:r w:rsidRPr="407EA131" w:rsidR="00D05A09">
        <w:rPr>
          <w:lang w:val="en-US"/>
        </w:rPr>
        <w:fldChar w:fldCharType="separate"/>
      </w:r>
      <w:r w:rsidRPr="407EA131" w:rsidR="19BC50FF">
        <w:rPr>
          <w:kern w:val="0"/>
        </w:rPr>
        <w:t xml:space="preserve">(George &amp; </w:t>
      </w:r>
      <w:r w:rsidRPr="407EA131" w:rsidR="19BC50FF">
        <w:rPr>
          <w:kern w:val="0"/>
        </w:rPr>
        <w:t xml:space="preserve">Seith</w:t>
      </w:r>
      <w:r w:rsidRPr="407EA131" w:rsidR="19BC50FF">
        <w:rPr>
          <w:kern w:val="0"/>
        </w:rPr>
        <w:t xml:space="preserve">, </w:t>
      </w:r>
      <w:r w:rsidRPr="407EA131" w:rsidR="19BC50FF">
        <w:rPr>
          <w:kern w:val="0"/>
        </w:rPr>
        <w:t xml:space="preserve">1998;</w:t>
      </w:r>
      <w:r w:rsidRPr="407EA131" w:rsidR="19BC50FF">
        <w:rPr>
          <w:kern w:val="0"/>
        </w:rPr>
        <w:t xml:space="preserve"> </w:t>
      </w:r>
      <w:r w:rsidRPr="407EA131" w:rsidR="19BC50FF">
        <w:rPr>
          <w:kern w:val="0"/>
        </w:rPr>
        <w:t xml:space="preserve">Erisman</w:t>
      </w:r>
      <w:r w:rsidRPr="407EA131" w:rsidR="19BC50FF">
        <w:rPr>
          <w:kern w:val="0"/>
        </w:rPr>
        <w:t xml:space="preserve"> &amp; </w:t>
      </w:r>
      <w:r w:rsidRPr="407EA131" w:rsidR="55FBD152">
        <w:rPr>
          <w:kern w:val="0"/>
        </w:rPr>
        <w:t xml:space="preserve">de </w:t>
      </w:r>
      <w:r w:rsidRPr="407EA131" w:rsidR="19BC50FF">
        <w:rPr>
          <w:kern w:val="0"/>
        </w:rPr>
        <w:t xml:space="preserve">Vries, </w:t>
      </w:r>
      <w:r w:rsidRPr="407EA131" w:rsidR="19BC50FF">
        <w:rPr>
          <w:kern w:val="0"/>
        </w:rPr>
        <w:t xml:space="preserve">2000;</w:t>
      </w:r>
      <w:r w:rsidRPr="407EA131" w:rsidR="19BC50FF">
        <w:rPr>
          <w:kern w:val="0"/>
        </w:rPr>
        <w:t xml:space="preserve"> Jung &amp; Chang, </w:t>
      </w:r>
      <w:r w:rsidRPr="407EA131" w:rsidR="19BC50FF">
        <w:rPr>
          <w:kern w:val="0"/>
        </w:rPr>
        <w:t xml:space="preserve">2012;</w:t>
      </w:r>
      <w:r w:rsidRPr="407EA131" w:rsidR="19BC50FF">
        <w:rPr>
          <w:kern w:val="0"/>
        </w:rPr>
        <w:t xml:space="preserve"> </w:t>
      </w:r>
      <w:r w:rsidRPr="407EA131" w:rsidR="19BC50FF">
        <w:rPr>
          <w:kern w:val="0"/>
        </w:rPr>
        <w:t xml:space="preserve">Yaffar</w:t>
      </w:r>
      <w:r w:rsidRPr="407EA131" w:rsidR="19BC50FF">
        <w:rPr>
          <w:kern w:val="0"/>
        </w:rPr>
        <w:t xml:space="preserve"> </w:t>
      </w:r>
      <w:r w:rsidRPr="3715F316" w:rsidR="19BC50FF">
        <w:rPr>
          <w:i w:val="1"/>
          <w:iCs w:val="1"/>
          <w:kern w:val="0"/>
        </w:rPr>
        <w:t>et al.</w:t>
      </w:r>
      <w:r w:rsidRPr="407EA131" w:rsidR="19BC50FF">
        <w:rPr>
          <w:kern w:val="0"/>
        </w:rPr>
        <w:t>, 2024)</w:t>
      </w:r>
      <w:r w:rsidRPr="407EA131" w:rsidR="00D05A09">
        <w:rPr>
          <w:lang w:val="en-US"/>
        </w:rPr>
        <w:fldChar w:fldCharType="end"/>
      </w:r>
      <w:r w:rsidRPr="407EA131" w:rsidR="7FCC3758">
        <w:rPr>
          <w:lang w:val="en-US"/>
        </w:rPr>
        <w:t>.</w:t>
      </w:r>
      <w:r w:rsidR="196AEF66">
        <w:rPr>
          <w:lang w:val="en-US"/>
        </w:rPr>
        <w:t xml:space="preserve"> </w:t>
      </w:r>
      <w:r w:rsidR="7D21600A">
        <w:rPr>
          <w:lang w:val="en-US"/>
        </w:rPr>
        <w:t xml:space="preserve"> </w:t>
      </w:r>
    </w:p>
    <w:p w:rsidR="00EB2647" w:rsidP="00EB2647" w:rsidRDefault="00815CC7" w14:paraId="148B7C89" w14:textId="6723ED88">
      <w:pPr>
        <w:spacing w:line="480" w:lineRule="auto"/>
        <w:jc w:val="both"/>
        <w:rPr>
          <w:lang w:val="en-US"/>
        </w:rPr>
      </w:pPr>
      <w:r w:rsidRPr="3715F316" w:rsidR="0ADE10DE">
        <w:rPr>
          <w:lang w:val="en-US"/>
        </w:rPr>
        <w:t>The 'sev</w:t>
      </w:r>
      <w:commentRangeStart w:id="918786018"/>
      <w:r w:rsidRPr="3715F316" w:rsidR="0ADE10DE">
        <w:rPr>
          <w:lang w:val="en-US"/>
        </w:rPr>
        <w:t xml:space="preserve">erity' of the </w:t>
      </w:r>
      <w:r w:rsidRPr="3715F316" w:rsidR="0ADE10DE">
        <w:rPr>
          <w:lang w:val="en-US"/>
        </w:rPr>
        <w:t>predominantly negative</w:t>
      </w:r>
      <w:r w:rsidRPr="3715F316" w:rsidR="0ADE10DE">
        <w:rPr>
          <w:lang w:val="en-US"/>
        </w:rPr>
        <w:t xml:space="preserve"> or near-zero effects of the 'N', 'P', and 'N+P' treatments on plant growth was influenced by the criteria used to </w:t>
      </w:r>
      <w:r w:rsidRPr="3715F316" w:rsidR="0ADE10DE">
        <w:rPr>
          <w:lang w:val="en-US"/>
        </w:rPr>
        <w:t>determine</w:t>
      </w:r>
      <w:r w:rsidRPr="3715F316" w:rsidR="0ADE10DE">
        <w:rPr>
          <w:lang w:val="en-US"/>
        </w:rPr>
        <w:t xml:space="preserve"> which pots were included or excluded from the analy</w:t>
      </w:r>
      <w:commentRangeEnd w:id="918786018"/>
      <w:r>
        <w:rPr>
          <w:rStyle w:val="CommentReference"/>
        </w:rPr>
        <w:commentReference w:id="918786018"/>
      </w:r>
      <w:r w:rsidRPr="3715F316" w:rsidR="0ADE10DE">
        <w:rPr>
          <w:lang w:val="en-US"/>
        </w:rPr>
        <w:t>ses. Speci</w:t>
      </w:r>
      <w:commentRangeStart w:id="1991456681"/>
      <w:commentRangeStart w:id="1786259301"/>
      <w:r w:rsidRPr="3715F316" w:rsidR="0ADE10DE">
        <w:rPr>
          <w:lang w:val="en-US"/>
        </w:rPr>
        <w:t xml:space="preserve">fically, we excluded newly transplanted plants from the analysis for the first 6 weeks, after which they were incorporated into the data. </w:t>
      </w:r>
      <w:r w:rsidRPr="3715F316" w:rsidR="5B826CD8">
        <w:rPr>
          <w:lang w:val="en-US"/>
        </w:rPr>
        <w:t xml:space="preserve">However, the </w:t>
      </w:r>
      <w:r w:rsidRPr="3715F316" w:rsidR="605A4F91">
        <w:rPr>
          <w:lang w:val="en-US"/>
        </w:rPr>
        <w:t>mortality events that occurred along the course of the experiment were biased toward the ‘N</w:t>
      </w:r>
      <w:r w:rsidRPr="3715F316" w:rsidR="605A4F91">
        <w:rPr>
          <w:lang w:val="en-US"/>
        </w:rPr>
        <w:t>’,</w:t>
      </w:r>
      <w:r w:rsidRPr="3715F316" w:rsidR="605A4F91">
        <w:rPr>
          <w:lang w:val="en-US"/>
        </w:rPr>
        <w:t xml:space="preserve"> ‘P</w:t>
      </w:r>
      <w:r w:rsidRPr="3715F316" w:rsidR="605A4F91">
        <w:rPr>
          <w:lang w:val="en-US"/>
        </w:rPr>
        <w:t>’,</w:t>
      </w:r>
      <w:r w:rsidRPr="3715F316" w:rsidR="605A4F91">
        <w:rPr>
          <w:lang w:val="en-US"/>
        </w:rPr>
        <w:t xml:space="preserve"> and ‘N+P’ treatments (Fig. A.9).</w:t>
      </w:r>
      <w:r w:rsidRPr="3715F316" w:rsidR="41505727">
        <w:rPr>
          <w:lang w:val="en-US"/>
        </w:rPr>
        <w:t xml:space="preserve"> Nonetheless, when </w:t>
      </w:r>
      <w:r w:rsidRPr="3715F316" w:rsidR="0ADE10DE">
        <w:rPr>
          <w:lang w:val="en-US"/>
        </w:rPr>
        <w:t xml:space="preserve">pots in which mortality events occurred were </w:t>
      </w:r>
      <w:r w:rsidRPr="3715F316" w:rsidR="29E0C9B1">
        <w:rPr>
          <w:lang w:val="en-US"/>
        </w:rPr>
        <w:t xml:space="preserve">completely </w:t>
      </w:r>
      <w:r w:rsidRPr="3715F316" w:rsidR="0ADE10DE">
        <w:rPr>
          <w:lang w:val="en-US"/>
        </w:rPr>
        <w:t xml:space="preserve">excluded, the effects of 'N', 'P', and 'N+P' remained negative or close to zero, although their </w:t>
      </w:r>
      <w:r w:rsidRPr="3715F316" w:rsidR="0ADE10DE">
        <w:rPr>
          <w:lang w:val="en-US"/>
        </w:rPr>
        <w:t>magnitude</w:t>
      </w:r>
      <w:r w:rsidRPr="3715F316" w:rsidR="0ADE10DE">
        <w:rPr>
          <w:lang w:val="en-US"/>
        </w:rPr>
        <w:t xml:space="preserve"> varied considerably. In contrast, the effects of cations and their combinations on growth and nutrient content remained consistent across all models</w:t>
      </w:r>
      <w:r w:rsidRPr="3715F316" w:rsidR="41505727">
        <w:rPr>
          <w:lang w:val="en-US"/>
        </w:rPr>
        <w:t xml:space="preserve"> </w:t>
      </w:r>
      <w:r w:rsidRPr="3715F316" w:rsidR="41505727">
        <w:rPr>
          <w:lang w:val="en-US"/>
        </w:rPr>
        <w:t>(Fig. A.</w:t>
      </w:r>
      <w:r w:rsidRPr="3715F316" w:rsidR="45C19E9B">
        <w:rPr>
          <w:lang w:val="en-US"/>
        </w:rPr>
        <w:t>10</w:t>
      </w:r>
      <w:r w:rsidRPr="3715F316" w:rsidR="1128E81F">
        <w:rPr>
          <w:lang w:val="en-US"/>
        </w:rPr>
        <w:t xml:space="preserve"> for </w:t>
      </w:r>
      <w:r w:rsidRPr="3715F316" w:rsidR="45C19E9B">
        <w:rPr>
          <w:lang w:val="en-US"/>
        </w:rPr>
        <w:t xml:space="preserve">examples of </w:t>
      </w:r>
      <w:r w:rsidRPr="3715F316" w:rsidR="1128E81F">
        <w:rPr>
          <w:lang w:val="en-US"/>
        </w:rPr>
        <w:t>representative model outputs</w:t>
      </w:r>
      <w:r w:rsidRPr="3715F316" w:rsidR="41505727">
        <w:rPr>
          <w:lang w:val="en-US"/>
        </w:rPr>
        <w:t>)</w:t>
      </w:r>
      <w:r w:rsidRPr="3715F316" w:rsidR="0ADE10DE">
        <w:rPr>
          <w:lang w:val="en-US"/>
        </w:rPr>
        <w:t xml:space="preserve">. </w:t>
      </w:r>
      <w:r w:rsidRPr="3715F316" w:rsidR="1E4FFADE">
        <w:rPr>
          <w:lang w:val="en-US"/>
        </w:rPr>
        <w:t>As the negative effects of 'N', 'P', and 'N+P' are not entirely robust, their interpretation is secondary to that of the cation effects.</w:t>
      </w:r>
      <w:commentRangeEnd w:id="1991456681"/>
      <w:r>
        <w:rPr>
          <w:rStyle w:val="CommentReference"/>
        </w:rPr>
        <w:commentReference w:id="1991456681"/>
      </w:r>
      <w:commentRangeEnd w:id="1786259301"/>
      <w:r>
        <w:rPr>
          <w:rStyle w:val="CommentReference"/>
        </w:rPr>
        <w:commentReference w:id="1786259301"/>
      </w:r>
    </w:p>
    <w:p w:rsidRPr="003D160B" w:rsidR="00C91E9B" w:rsidP="407EA131" w:rsidRDefault="008149CB" w14:paraId="173F2F34" w14:textId="059C513F">
      <w:pPr>
        <w:pStyle w:val="ListParagraph"/>
        <w:numPr>
          <w:ilvl w:val="1"/>
          <w:numId w:val="2"/>
        </w:numPr>
        <w:spacing w:line="480" w:lineRule="auto"/>
        <w:jc w:val="both"/>
        <w:rPr>
          <w:i/>
          <w:iCs/>
          <w:color w:val="000000" w:themeColor="text1"/>
          <w:lang w:val="en-US"/>
        </w:rPr>
      </w:pPr>
      <w:r>
        <w:rPr>
          <w:i/>
          <w:iCs/>
          <w:color w:val="000000" w:themeColor="text1"/>
          <w:lang w:val="en-US"/>
        </w:rPr>
        <w:t xml:space="preserve">Increased photosynthetic </w:t>
      </w:r>
      <w:r w:rsidR="00252741">
        <w:rPr>
          <w:i/>
          <w:iCs/>
          <w:color w:val="000000" w:themeColor="text1"/>
          <w:lang w:val="en-US"/>
        </w:rPr>
        <w:t>capacity</w:t>
      </w:r>
      <w:r>
        <w:rPr>
          <w:i/>
          <w:iCs/>
          <w:color w:val="000000" w:themeColor="text1"/>
          <w:lang w:val="en-US"/>
        </w:rPr>
        <w:t xml:space="preserve"> with </w:t>
      </w:r>
      <w:r w:rsidR="00A43EFB">
        <w:rPr>
          <w:i/>
          <w:iCs/>
          <w:color w:val="000000" w:themeColor="text1"/>
          <w:lang w:val="en-US"/>
        </w:rPr>
        <w:t>no effect on</w:t>
      </w:r>
      <w:r w:rsidR="0042639F">
        <w:rPr>
          <w:i/>
          <w:iCs/>
          <w:color w:val="000000" w:themeColor="text1"/>
          <w:lang w:val="en-US"/>
        </w:rPr>
        <w:t xml:space="preserve"> iWUE</w:t>
      </w:r>
    </w:p>
    <w:p w:rsidRPr="00C930E7" w:rsidR="00C930E7" w:rsidP="00C930E7" w:rsidRDefault="7BCC185F" w14:paraId="1BB07BFB" w14:textId="1A4D6567">
      <w:pPr>
        <w:spacing w:line="480" w:lineRule="auto"/>
        <w:jc w:val="both"/>
        <w:rPr>
          <w:lang w:val="en-US"/>
        </w:rPr>
      </w:pPr>
      <w:r w:rsidRPr="407EA131" w:rsidR="3A81AE8C">
        <w:rPr>
          <w:lang w:val="en-US"/>
        </w:rPr>
        <w:t xml:space="preserve">While instantaneous leaf </w:t>
      </w:r>
      <w:r w:rsidRPr="407EA131" w:rsidR="3A81AE8C">
        <w:rPr>
          <w:lang w:val="en-US"/>
        </w:rPr>
        <w:t>g</w:t>
      </w:r>
      <w:r w:rsidRPr="407EA131" w:rsidR="3A81AE8C">
        <w:rPr>
          <w:vertAlign w:val="subscript"/>
          <w:lang w:val="en-US"/>
        </w:rPr>
        <w:t>sw</w:t>
      </w:r>
      <w:r w:rsidRPr="407EA131" w:rsidR="3A81AE8C">
        <w:rPr>
          <w:lang w:val="en-US"/>
        </w:rPr>
        <w:t xml:space="preserve"> measurements 5 months after the start of the measurements only revealed </w:t>
      </w:r>
      <w:r w:rsidRPr="407EA131" w:rsidR="6EB378C8">
        <w:rPr>
          <w:lang w:val="en-US"/>
        </w:rPr>
        <w:t xml:space="preserve">significantly lower </w:t>
      </w:r>
      <w:r w:rsidRPr="407EA131" w:rsidR="31F411AC">
        <w:rPr>
          <w:lang w:val="en-US"/>
        </w:rPr>
        <w:t>g</w:t>
      </w:r>
      <w:r w:rsidRPr="407EA131" w:rsidR="31F411AC">
        <w:rPr>
          <w:vertAlign w:val="subscript"/>
          <w:lang w:val="en-US"/>
        </w:rPr>
        <w:t>sw</w:t>
      </w:r>
      <w:r w:rsidR="31F411AC">
        <w:rPr>
          <w:lang w:val="en-US"/>
        </w:rPr>
        <w:t xml:space="preserve"> r</w:t>
      </w:r>
      <w:r w:rsidRPr="407EA131" w:rsidR="6EB378C8">
        <w:rPr>
          <w:lang w:val="en-US"/>
        </w:rPr>
        <w:t xml:space="preserve">ates for the ‘</w:t>
      </w:r>
      <w:r w:rsidRPr="407EA131" w:rsidR="6EB378C8">
        <w:rPr>
          <w:lang w:val="en-US"/>
        </w:rPr>
        <w:t xml:space="preserve">N+Cat</w:t>
      </w:r>
      <w:r w:rsidRPr="407EA131" w:rsidR="6EB378C8">
        <w:rPr>
          <w:lang w:val="en-US"/>
        </w:rPr>
        <w:t xml:space="preserve">’ and ‘</w:t>
      </w:r>
      <w:r w:rsidRPr="407EA131" w:rsidR="6EB378C8">
        <w:rPr>
          <w:lang w:val="en-US"/>
        </w:rPr>
        <w:t xml:space="preserve">N+P+Cat</w:t>
      </w:r>
      <w:r w:rsidRPr="407EA131" w:rsidR="6EB378C8">
        <w:rPr>
          <w:lang w:val="en-US"/>
        </w:rPr>
        <w:t xml:space="preserve">’ treatments (Fig. </w:t>
      </w:r>
      <w:r w:rsidRPr="407EA131" w:rsidR="5D6F6FED">
        <w:rPr>
          <w:lang w:val="en-US"/>
        </w:rPr>
        <w:t>A.4</w:t>
      </w:r>
      <w:r w:rsidRPr="407EA131" w:rsidR="6EB378C8">
        <w:rPr>
          <w:lang w:val="en-US"/>
        </w:rPr>
        <w:t xml:space="preserve">), </w:t>
      </w:r>
      <w:r w:rsidRPr="407EA131" w:rsidR="3A81AE8C">
        <w:rPr>
          <w:lang w:val="en-US"/>
        </w:rPr>
        <w:t xml:space="preserve"> the dual C</w:t>
      </w:r>
      <w:r w:rsidRPr="407EA131" w:rsidR="6EB378C8">
        <w:rPr>
          <w:lang w:val="en-US"/>
        </w:rPr>
        <w:t xml:space="preserve">- </w:t>
      </w:r>
      <w:r w:rsidRPr="407EA131" w:rsidR="3A81AE8C">
        <w:rPr>
          <w:lang w:val="en-US"/>
        </w:rPr>
        <w:t xml:space="preserve">and O isotope approach </w:t>
      </w:r>
      <w:r w:rsidRPr="407EA131" w:rsidR="6EB378C8">
        <w:rPr>
          <w:lang w:val="en-US"/>
        </w:rPr>
        <w:t>(</w:t>
      </w:r>
      <w:r w:rsidRPr="407EA131" w:rsidR="68FB9390">
        <w:rPr>
          <w:lang w:val="en-US"/>
        </w:rPr>
        <w:t xml:space="preserve">Fig. </w:t>
      </w:r>
      <w:r w:rsidRPr="407EA131" w:rsidR="5D6F6FED">
        <w:rPr>
          <w:lang w:val="en-US"/>
        </w:rPr>
        <w:t>3</w:t>
      </w:r>
      <w:r w:rsidRPr="407EA131" w:rsidR="6EB378C8">
        <w:rPr>
          <w:lang w:val="en-US"/>
        </w:rPr>
        <w:t>)</w:t>
      </w:r>
      <w:r w:rsidRPr="407EA131" w:rsidR="3A81AE8C">
        <w:rPr>
          <w:lang w:val="en-US"/>
        </w:rPr>
        <w:t xml:space="preserve"> provides a more integrated view on </w:t>
      </w:r>
      <w:r w:rsidRPr="407EA131" w:rsidR="1834FA1D">
        <w:rPr>
          <w:lang w:val="en-US"/>
        </w:rPr>
        <w:t xml:space="preserve">stomatal conductance and </w:t>
      </w:r>
      <w:r w:rsidRPr="407EA131" w:rsidR="3A81AE8C">
        <w:rPr>
          <w:lang w:val="en-US"/>
        </w:rPr>
        <w:t>photosynthetic activity throughout the experiment.</w:t>
      </w:r>
      <w:r w:rsidRPr="407EA131" w:rsidR="6EB378C8">
        <w:rPr>
          <w:lang w:val="en-US"/>
        </w:rPr>
        <w:t xml:space="preserve"> </w:t>
      </w:r>
      <w:r w:rsidRPr="00A00186" w:rsidR="3015302D">
        <w:rPr>
          <w:lang w:val="en-US"/>
        </w:rPr>
        <w:t xml:space="preserve">The </w:t>
      </w:r>
      <w:r w:rsidRPr="407EA131" w:rsidR="3015302D">
        <w:rPr>
          <w:lang w:val="en-US"/>
        </w:rPr>
        <w:t>δ</w:t>
      </w:r>
      <w:r w:rsidRPr="407EA131" w:rsidR="3015302D">
        <w:rPr>
          <w:vertAlign w:val="superscript"/>
          <w:lang w:val="en-US"/>
        </w:rPr>
        <w:t>13</w:t>
      </w:r>
      <w:r w:rsidRPr="407EA131" w:rsidR="3015302D">
        <w:rPr>
          <w:lang w:val="en-US"/>
        </w:rPr>
        <w:t>C</w:t>
      </w:r>
      <w:r w:rsidRPr="00A00186" w:rsidR="3015302D">
        <w:rPr>
          <w:lang w:val="en-US"/>
        </w:rPr>
        <w:t xml:space="preserve"> signal, which is related to the intrinsic water-use efficiency of the plants</w:t>
      </w:r>
      <w:r w:rsidR="3015302D">
        <w:rPr>
          <w:lang w:val="en-US"/>
        </w:rPr>
        <w:t xml:space="preserve"> (</w:t>
      </w:r>
      <w:r w:rsidR="3015302D">
        <w:rPr>
          <w:lang w:val="en-US"/>
        </w:rPr>
        <w:t xml:space="preserve">iWUE</w:t>
      </w:r>
      <w:r w:rsidR="3015302D">
        <w:rPr>
          <w:lang w:val="en-US"/>
        </w:rPr>
        <w:t xml:space="preserve">; </w:t>
      </w:r>
      <w:r w:rsidRPr="00A00186" w:rsidR="3015302D">
        <w:rPr>
          <w:lang w:val="en-US"/>
        </w:rPr>
        <w:t>defined as the photosynthetic rate (A) divided by the stomatal conductance for water vapor (</w:t>
      </w:r>
      <w:r w:rsidRPr="00A00186" w:rsidR="3015302D">
        <w:rPr>
          <w:lang w:val="en-US"/>
        </w:rPr>
        <w:t>g</w:t>
      </w:r>
      <w:r w:rsidRPr="00C03568" w:rsidR="3015302D">
        <w:rPr>
          <w:vertAlign w:val="subscript"/>
          <w:lang w:val="en-US"/>
        </w:rPr>
        <w:t>sw</w:t>
      </w:r>
      <w:r w:rsidRPr="00A00186" w:rsidR="3015302D">
        <w:rPr>
          <w:lang w:val="en-US"/>
        </w:rPr>
        <w:t>)</w:t>
      </w:r>
      <w:r w:rsidR="3015302D">
        <w:rPr>
          <w:lang w:val="en-US"/>
        </w:rPr>
        <w:t>)</w:t>
      </w:r>
      <w:r w:rsidRPr="00A00186" w:rsidR="3015302D">
        <w:rPr>
          <w:lang w:val="en-US"/>
        </w:rPr>
        <w:t xml:space="preserve">, remained constant, suggesting that </w:t>
      </w:r>
      <w:r w:rsidRPr="00A00186" w:rsidR="3015302D">
        <w:rPr>
          <w:lang w:val="en-US"/>
        </w:rPr>
        <w:t xml:space="preserve">iWUE</w:t>
      </w:r>
      <w:r w:rsidRPr="00A00186" w:rsidR="3015302D">
        <w:rPr>
          <w:lang w:val="en-US"/>
        </w:rPr>
        <w:t xml:space="preserve"> was not affected by cation addition. In contrast, the </w:t>
      </w:r>
      <w:r w:rsidRPr="407EA131" w:rsidR="3015302D">
        <w:rPr>
          <w:lang w:val="en-US"/>
        </w:rPr>
        <w:t>δ</w:t>
      </w:r>
      <w:r w:rsidRPr="407EA131" w:rsidR="3015302D">
        <w:rPr>
          <w:vertAlign w:val="superscript"/>
          <w:lang w:val="en-US"/>
        </w:rPr>
        <w:t>18</w:t>
      </w:r>
      <w:r w:rsidRPr="407EA131" w:rsidR="3015302D">
        <w:rPr>
          <w:lang w:val="en-US"/>
        </w:rPr>
        <w:t>O</w:t>
      </w:r>
      <w:r w:rsidRPr="00A00186" w:rsidR="3015302D">
        <w:rPr>
          <w:lang w:val="en-US"/>
        </w:rPr>
        <w:t xml:space="preserve"> signal showed a clear shift under cation addition, becoming more</w:t>
      </w:r>
      <w:r w:rsidR="3015302D">
        <w:rPr>
          <w:lang w:val="en-US"/>
        </w:rPr>
        <w:t xml:space="preserve"> </w:t>
      </w:r>
      <w:r w:rsidRPr="407EA131" w:rsidR="3015302D">
        <w:rPr>
          <w:vertAlign w:val="superscript"/>
          <w:lang w:val="en-US"/>
        </w:rPr>
        <w:t>18</w:t>
      </w:r>
      <w:r w:rsidRPr="407EA131" w:rsidR="3015302D">
        <w:rPr>
          <w:lang w:val="en-US"/>
        </w:rPr>
        <w:t>O</w:t>
      </w:r>
      <w:r w:rsidRPr="00A00186" w:rsidR="3015302D">
        <w:rPr>
          <w:lang w:val="en-US"/>
        </w:rPr>
        <w:t xml:space="preserve">-depleted. This </w:t>
      </w:r>
      <w:r w:rsidRPr="00A00186" w:rsidR="3015302D">
        <w:rPr>
          <w:lang w:val="en-US"/>
        </w:rPr>
        <w:t>indicates</w:t>
      </w:r>
      <w:r w:rsidRPr="00A00186" w:rsidR="3015302D">
        <w:rPr>
          <w:lang w:val="en-US"/>
        </w:rPr>
        <w:t xml:space="preserve"> that cation-supplied plants had higher stomatal conductance</w:t>
      </w:r>
      <w:r w:rsidR="17428E3E">
        <w:rPr>
          <w:lang w:val="en-US"/>
        </w:rPr>
        <w:t xml:space="preserve"> without a chan</w:t>
      </w:r>
      <w:r w:rsidR="25E1F8C5">
        <w:rPr>
          <w:lang w:val="en-US"/>
        </w:rPr>
        <w:t xml:space="preserve">ge in </w:t>
      </w:r>
      <w:r w:rsidR="25E1F8C5">
        <w:rPr>
          <w:lang w:val="en-US"/>
        </w:rPr>
        <w:t>iWUE</w:t>
      </w:r>
      <w:r w:rsidR="25E1F8C5">
        <w:rPr>
          <w:lang w:val="en-US"/>
        </w:rPr>
        <w:t xml:space="preserve">, </w:t>
      </w:r>
      <w:ins w:author="Pascal Boeckx" w:date="2025-03-13T08:07:52.47Z" w:id="287867649">
        <w:r w:rsidR="6C31230F">
          <w:rPr>
            <w:lang w:val="en-US"/>
          </w:rPr>
          <w:t xml:space="preserve">thus </w:t>
        </w:r>
      </w:ins>
      <w:r w:rsidR="25E1F8C5">
        <w:rPr>
          <w:lang w:val="en-US"/>
        </w:rPr>
        <w:t>suggesting an</w:t>
      </w:r>
      <w:r w:rsidRPr="00A00186" w:rsidR="3015302D">
        <w:rPr>
          <w:lang w:val="en-US"/>
        </w:rPr>
        <w:t xml:space="preserve"> </w:t>
      </w:r>
      <w:r w:rsidR="25E1F8C5">
        <w:rPr>
          <w:lang w:val="en-US"/>
        </w:rPr>
        <w:t xml:space="preserve">increased </w:t>
      </w:r>
      <w:r w:rsidRPr="00A00186" w:rsidR="3015302D">
        <w:rPr>
          <w:lang w:val="en-US"/>
        </w:rPr>
        <w:t xml:space="preserve">photosynthetic </w:t>
      </w:r>
      <w:r w:rsidR="7BF8FFBD">
        <w:rPr>
          <w:lang w:val="en-US"/>
        </w:rPr>
        <w:t>capacity</w:t>
      </w:r>
      <w:r w:rsidRPr="00A00186" w:rsidR="3015302D">
        <w:rPr>
          <w:lang w:val="en-US"/>
        </w:rPr>
        <w:t xml:space="preserve"> </w:t>
      </w:r>
      <w:r w:rsidRPr="407EA131" w:rsidR="1085C9C0">
        <w:rPr>
          <w:lang w:val="en-US"/>
        </w:rPr>
        <w:t>(</w:t>
      </w:r>
      <w:r w:rsidRPr="407EA131" w:rsidR="5E2527E5">
        <w:rPr>
          <w:lang w:val="en-US"/>
        </w:rPr>
        <w:t xml:space="preserve">see </w:t>
      </w:r>
      <w:r w:rsidRPr="407EA131" w:rsidR="5E2527E5">
        <w:rPr>
          <w:lang w:val="en-US"/>
        </w:rPr>
        <w:t xml:space="preserve">e.g.</w:t>
      </w:r>
      <w:r w:rsidRPr="407EA131" w:rsidR="5E2527E5">
        <w:rPr>
          <w:lang w:val="en-US"/>
        </w:rPr>
        <w:t xml:space="preserve"> </w:t>
      </w:r>
      <w:r w:rsidRPr="407EA131" w:rsidR="00693A45">
        <w:rPr>
          <w:lang w:val="en-US"/>
        </w:rPr>
        <w:fldChar w:fldCharType="begin"/>
      </w:r>
      <w:r w:rsidR="00AE618E">
        <w:rPr>
          <w:lang w:val="en-US"/>
        </w:rPr>
        <w:instrText xml:space="preserve"> ADDIN ZOTERO_ITEM CSL_CITATION {"citationID":"rOgaBhPx","properties":{"formattedCitation":"(Scheidegger {\\i{}et al.}, 2000; Grams {\\i{}et al.}, 2007; Munjonji {\\i{}et al.}, 2016; Siegwolf {\\i{}et al.}, 2023)","plainCitation":"(Scheidegger et al., 2000; Grams et al., 2007; Munjonji et al., 2016; Siegwolf et al., 2023)","noteIndex":0},"citationItems":[{"id":1604,"uris":["http://zotero.org/users/13671732/items/6D35NXNS"],"itemData":{"id":1604,"type":"article-journal","abstract":"Based on measurements of δ18O and δ13C in organic matter of C3-plants, we have developed a conceptual model that gives insight into the relationship between stomatal conductance (gl) and photosynthetic capacity (Amax) resulting from differing environmental constraints and plant-internal factors. This is a semi-quantitative approach to describing the long-term effects of environmental factors on CO2 and H2O gas exchange, whereby we estimate the intercellular CO2 concentration (ci) from δ13C and the air humidity from δ18O. Assuming that air humidity is an important factor influencing gl, the model allows us to distinguish whether differences in ci are caused by a response of gl or of Amax. As an application of the model we evaluated the isotope data from three species in plots differing in intensity of land use (hay meadows and abandoned areas) at three sites along a south north transect in the Eastern Alps. We found three different δ18O–δ13C response patterns in native and planted grassland species (cultivated in the greenhouse). After preliminary confirmation by gas-exchange measurements we conclude that the proposed model is a promising tool for deriving carbon water relations in different functional groups from δ18O and δ13C isotope data.","container-title":"Oecologia","DOI":"10.1007/s004420000466","ISSN":"1432-1939","issue":"3","journalAbbreviation":"Oecologia","language":"en","page":"350-357","source":"Springer Link","title":"Linking stable oxygen and carbon isotopes with stomatal conductance and photosynthetic capacity: a conceptual model","title-short":"Linking stable oxygen and carbon isotopes with stomatal conductance and photosynthetic capacity","URL":"https://doi.org/10.1007/s004420000466","volume":"125","author":[{"family":"Scheidegger","given":"Y."},{"family":"Saurer","given":"M."},{"family":"Bahn","given":"M."},{"family":"Siegwolf","given":"R."}],"accessed":{"date-parts":[["2025",1,16]]},"issued":{"date-parts":[["2000",11,1]]}}},{"id":1607,"uris":["http://zotero.org/users/13671732/items/YN22GHV6"],"itemData":{"id":1607,"type":"article-journal","abstract":"Combined δ13C and δ18O analyses of leaf material were used to infer changes in photosynthetic capacity (Amax) and stomatal conductance (gl) in Fagus sylvatica and Picea abies trees growing under natural and controlled conditions. Correlation between gl and δ18O in leaf cellulose (δ18Ocel) allowed us to apply a semi-quantitative model to infer gl from δ18Ocel and also interpret variation in δ13C as reflecting variation in Amax. Extraction of leaf cellulose was necessary, because δ18O from leaf organic matter (δ18OLOM) and δ18Ocel was not reliably correlated. In juvenile trees, the model predicted elevated carbon dioxide (CO2) to reduce Amax in both species, whereas ozone (O3) only affected beech by reducing CO2 uptake via lowered gl. In adult trees, Amax declined with decreasing light level as gl was unchanged. O3 did not significantly affect isotopic signatures in leaves of adult trees, reflecting the higher O3 susceptibility of juvenile trees under controlled conditions. The isotopic analysis compared favourably to the performance of leaf gas exchange, underlining that the semi-quantitative model approach provides a robust way to gather time-integrated information on photosynthetic performance of trees under multi-faced ecological scenarios, in particular when information needed for quantitative modelling is only scarcely available.","container-title":"Plant, Cell &amp; Environment","DOI":"10.1111/j.1365-3040.2007.01696.x","ISSN":"1365-3040","issue":"8","language":"en","note":"_eprint: https://onlinelibrary.wiley.com/doi/pdf/10.1111/j.1365-3040.2007.01696.x","page":"1023-1034","source":"Wiley Online Library","title":"Combining δ13C and δ18O analyses to unravel competition, CO2 and O3 effects on the physiological performance of different-aged trees","URL":"https://onlinelibrary.wiley.com/doi/abs/10.1111/j.1365-3040.2007.01696.x","volume":"30","author":[{"family":"Grams","given":"Thorsten E. E."},{"family":"Kozovits","given":"Alessandra R."},{"family":"Häberle","given":"Karl-Heinz"},{"family":"Matyssek","given":"Rainer"},{"family":"Dawson","given":"Todd E."}],"accessed":{"date-parts":[["2025",1,16]]},"issued":{"date-parts":[["2007"]]}}},{"id":1617,"uris":["http://zotero.org/users/13671732/items/C472287K"],"itemData":{"id":1617,"type":"article-journal","container-title":"Field Crops Research","ISSN":"0378-4290","journalAbbreviation":"Field Crops Research","note":"publisher: Elsevier","page":"36-49","title":"Combining carbon-13 and oxygen-18 to unravel triticale grain yield and physiological response to water stress","volume":"195","author":[{"family":"Munjonji","given":"Lawrence"},{"family":"Ayisi","given":"Kingsley K"},{"family":"Vandewalle","given":"Bram"},{"family":"Haesaert","given":"Geert"},{"family":"Boeckx","given":"Pascal"}],"issued":{"date-parts":[["2016"]]}}},{"id":1734,"uris":["http://zotero.org/users/13671732/items/Q8TGBIHL"],"itemData":{"id":1734,"type":"article-journal","abstract":"The combined study of carbon (C) and oxygen (O) isotopes in plant organic matter has emerged as a powerful tool for understanding plant functional responses to environmental change. The approach relies on established relationships between leaf gas exchange and isotopic fractionation to derive a series of model scenarios that can be used to infer changes in photosynthetic assimilation and stomatal conductance driven by changes in environmental parameters (CO2, water availability, air humidity, temperature, nutrients). We review the mechanistic basis for a conceptual model, in light of recently published research, and discuss where isotopic observations do not match our current understanding of plant physiological response to the environment. We demonstrate that (1) the model was applied successfully in many, but not all studies; (2) although originally conceived for leaf isotopes, the model has been applied extensively to tree-ring isotopes in the context of tree physiology and dendrochronology. Where isotopic observations deviate from physiologically plausible conclusions, this mismatch between gas exchange and isotope response provides valuable insights into underlying physiological processes. Overall, we found that isotope responses can be grouped into situations of increasing resource limitation versus higher resource availability. The dual-isotope model helps to interpret plant responses to a multitude of environmental factors.","container-title":"Plant, Cell &amp; Environment","DOI":"10.1111/pce.14630","ISSN":"1365-3040","issue":"9","language":"en","license":"© 2023 The Authors. Plant, Cell &amp; Environment published by John Wiley &amp; Sons Ltd.","note":"_eprint: https://onlinelibrary.wiley.com/doi/pdf/10.1111/pce.14630","page":"2606-2627","source":"Wiley Online Library","title":"Updating the dual C and O isotope—Gas-exchange model: A concept to understand plant responses to the environment and its implications for tree rings","title-short":"Updating the dual C and O isotope—Gas-exchange model","URL":"https://onlinelibrary.wiley.com/doi/abs/10.1111/pce.14630","volume":"46","author":[{"family":"Siegwolf","given":"Rolf T. W."},{"family":"Lehmann","given":"Marco M."},{"family":"Goldsmith","given":"Gregory R."},{"family":"Churakova (Sidorova)","given":"Olga V."},{"family":"Mirande-Ney","given":"Cathleen"},{"family":"Timoveeva","given":"Galina"},{"family":"Weigt","given":"Rosmarie B."},{"family":"Saurer","given":"Matthias"}],"accessed":{"date-parts":[["2025",3,7]]},"issued":{"date-parts":[["2023"]]}}}],"schema":"https://github.com/citation-style-language/schema/raw/master/csl-citation.json"} </w:instrText>
      </w:r>
      <w:r w:rsidRPr="407EA131" w:rsidR="00693A45">
        <w:rPr>
          <w:lang w:val="en-US"/>
        </w:rPr>
        <w:fldChar w:fldCharType="separate"/>
      </w:r>
      <w:r w:rsidRPr="00AE618E" w:rsidR="433973DE">
        <w:rPr>
          <w:rFonts w:ascii="Calibri" w:hAnsi="Calibri" w:cs="Calibri"/>
          <w:kern w:val="0"/>
        </w:rPr>
        <w:t xml:space="preserve">Scheidegger</w:t>
      </w:r>
      <w:r w:rsidRPr="00AE618E" w:rsidR="433973DE">
        <w:rPr>
          <w:rFonts w:ascii="Calibri" w:hAnsi="Calibri" w:cs="Calibri"/>
          <w:kern w:val="0"/>
        </w:rPr>
        <w:t xml:space="preserve"> </w:t>
      </w:r>
      <w:r w:rsidRPr="3715F316" w:rsidR="433973DE">
        <w:rPr>
          <w:rFonts w:ascii="Calibri" w:hAnsi="Calibri" w:cs="Calibri"/>
          <w:i w:val="1"/>
          <w:iCs w:val="1"/>
          <w:kern w:val="0"/>
        </w:rPr>
        <w:t>et al.</w:t>
      </w:r>
      <w:r w:rsidRPr="00AE618E" w:rsidR="433973DE">
        <w:rPr>
          <w:rFonts w:ascii="Calibri" w:hAnsi="Calibri" w:cs="Calibri"/>
          <w:kern w:val="0"/>
        </w:rPr>
        <w:t xml:space="preserve"> </w:t>
      </w:r>
      <w:r w:rsidR="433973DE">
        <w:rPr>
          <w:rFonts w:ascii="Calibri" w:hAnsi="Calibri" w:cs="Calibri"/>
          <w:kern w:val="0"/>
        </w:rPr>
        <w:t>(</w:t>
      </w:r>
      <w:r w:rsidRPr="00AE618E" w:rsidR="433973DE">
        <w:rPr>
          <w:rFonts w:ascii="Calibri" w:hAnsi="Calibri" w:cs="Calibri"/>
          <w:kern w:val="0"/>
        </w:rPr>
        <w:t>2000</w:t>
      </w:r>
      <w:r w:rsidR="433973DE">
        <w:rPr>
          <w:rFonts w:ascii="Calibri" w:hAnsi="Calibri" w:cs="Calibri"/>
          <w:kern w:val="0"/>
        </w:rPr>
        <w:t>),</w:t>
      </w:r>
      <w:r w:rsidRPr="00AE618E" w:rsidR="433973DE">
        <w:rPr>
          <w:rFonts w:ascii="Calibri" w:hAnsi="Calibri" w:cs="Calibri"/>
          <w:kern w:val="0"/>
        </w:rPr>
        <w:t xml:space="preserve"> Grams </w:t>
      </w:r>
      <w:r w:rsidRPr="3715F316" w:rsidR="433973DE">
        <w:rPr>
          <w:rFonts w:ascii="Calibri" w:hAnsi="Calibri" w:cs="Calibri"/>
          <w:i w:val="1"/>
          <w:iCs w:val="1"/>
          <w:kern w:val="0"/>
        </w:rPr>
        <w:t>et al.</w:t>
      </w:r>
      <w:r w:rsidRPr="00AE618E" w:rsidR="433973DE">
        <w:rPr>
          <w:rFonts w:ascii="Calibri" w:hAnsi="Calibri" w:cs="Calibri"/>
          <w:kern w:val="0"/>
        </w:rPr>
        <w:t xml:space="preserve"> </w:t>
      </w:r>
      <w:r w:rsidR="433973DE">
        <w:rPr>
          <w:rFonts w:ascii="Calibri" w:hAnsi="Calibri" w:cs="Calibri"/>
          <w:kern w:val="0"/>
        </w:rPr>
        <w:t>(</w:t>
      </w:r>
      <w:r w:rsidRPr="00AE618E" w:rsidR="433973DE">
        <w:rPr>
          <w:rFonts w:ascii="Calibri" w:hAnsi="Calibri" w:cs="Calibri"/>
          <w:kern w:val="0"/>
        </w:rPr>
        <w:t>2007</w:t>
      </w:r>
      <w:r w:rsidR="7EE9EE40">
        <w:rPr>
          <w:rFonts w:ascii="Calibri" w:hAnsi="Calibri" w:cs="Calibri"/>
          <w:kern w:val="0"/>
        </w:rPr>
        <w:t>),</w:t>
      </w:r>
      <w:r w:rsidRPr="00AE618E" w:rsidR="433973DE">
        <w:rPr>
          <w:rFonts w:ascii="Calibri" w:hAnsi="Calibri" w:cs="Calibri"/>
          <w:kern w:val="0"/>
        </w:rPr>
        <w:t xml:space="preserve"> </w:t>
      </w:r>
      <w:r w:rsidRPr="00AE618E" w:rsidR="433973DE">
        <w:rPr>
          <w:rFonts w:ascii="Calibri" w:hAnsi="Calibri" w:cs="Calibri"/>
          <w:kern w:val="0"/>
        </w:rPr>
        <w:t xml:space="preserve">Munjonji</w:t>
      </w:r>
      <w:r w:rsidRPr="00AE618E" w:rsidR="433973DE">
        <w:rPr>
          <w:rFonts w:ascii="Calibri" w:hAnsi="Calibri" w:cs="Calibri"/>
          <w:kern w:val="0"/>
        </w:rPr>
        <w:t xml:space="preserve"> </w:t>
      </w:r>
      <w:r w:rsidRPr="3715F316" w:rsidR="433973DE">
        <w:rPr>
          <w:rFonts w:ascii="Calibri" w:hAnsi="Calibri" w:cs="Calibri"/>
          <w:i w:val="1"/>
          <w:iCs w:val="1"/>
          <w:kern w:val="0"/>
        </w:rPr>
        <w:t>et al.</w:t>
      </w:r>
      <w:r w:rsidRPr="00AE618E" w:rsidR="433973DE">
        <w:rPr>
          <w:rFonts w:ascii="Calibri" w:hAnsi="Calibri" w:cs="Calibri"/>
          <w:kern w:val="0"/>
        </w:rPr>
        <w:t xml:space="preserve"> </w:t>
      </w:r>
      <w:r w:rsidR="7EE9EE40">
        <w:rPr>
          <w:rFonts w:ascii="Calibri" w:hAnsi="Calibri" w:cs="Calibri"/>
          <w:kern w:val="0"/>
        </w:rPr>
        <w:t>(</w:t>
      </w:r>
      <w:r w:rsidRPr="00AE618E" w:rsidR="433973DE">
        <w:rPr>
          <w:rFonts w:ascii="Calibri" w:hAnsi="Calibri" w:cs="Calibri"/>
          <w:kern w:val="0"/>
        </w:rPr>
        <w:t>2016</w:t>
      </w:r>
      <w:r w:rsidR="7EE9EE40">
        <w:rPr>
          <w:rFonts w:ascii="Calibri" w:hAnsi="Calibri" w:cs="Calibri"/>
          <w:kern w:val="0"/>
        </w:rPr>
        <w:t>),</w:t>
      </w:r>
      <w:r w:rsidRPr="00AE618E" w:rsidR="433973DE">
        <w:rPr>
          <w:rFonts w:ascii="Calibri" w:hAnsi="Calibri" w:cs="Calibri"/>
          <w:kern w:val="0"/>
        </w:rPr>
        <w:t xml:space="preserve"> </w:t>
      </w:r>
      <w:r w:rsidRPr="00AE618E" w:rsidR="433973DE">
        <w:rPr>
          <w:rFonts w:ascii="Calibri" w:hAnsi="Calibri" w:cs="Calibri"/>
          <w:kern w:val="0"/>
        </w:rPr>
        <w:t xml:space="preserve">Siegwolf</w:t>
      </w:r>
      <w:r w:rsidRPr="00AE618E" w:rsidR="433973DE">
        <w:rPr>
          <w:rFonts w:ascii="Calibri" w:hAnsi="Calibri" w:cs="Calibri"/>
          <w:kern w:val="0"/>
        </w:rPr>
        <w:t xml:space="preserve"> </w:t>
      </w:r>
      <w:r w:rsidRPr="3715F316" w:rsidR="433973DE">
        <w:rPr>
          <w:rFonts w:ascii="Calibri" w:hAnsi="Calibri" w:cs="Calibri"/>
          <w:i w:val="1"/>
          <w:iCs w:val="1"/>
          <w:kern w:val="0"/>
        </w:rPr>
        <w:t>et al.</w:t>
      </w:r>
      <w:r w:rsidRPr="00AE618E" w:rsidR="433973DE">
        <w:rPr>
          <w:rFonts w:ascii="Calibri" w:hAnsi="Calibri" w:cs="Calibri"/>
          <w:kern w:val="0"/>
        </w:rPr>
        <w:t xml:space="preserve"> </w:t>
      </w:r>
      <w:r w:rsidR="7EE9EE40">
        <w:rPr>
          <w:rFonts w:ascii="Calibri" w:hAnsi="Calibri" w:cs="Calibri"/>
          <w:kern w:val="0"/>
        </w:rPr>
        <w:t>(</w:t>
      </w:r>
      <w:r w:rsidRPr="00AE618E" w:rsidR="433973DE">
        <w:rPr>
          <w:rFonts w:ascii="Calibri" w:hAnsi="Calibri" w:cs="Calibri"/>
          <w:kern w:val="0"/>
        </w:rPr>
        <w:t>2023)</w:t>
      </w:r>
      <w:r w:rsidRPr="407EA131" w:rsidR="00693A45">
        <w:rPr>
          <w:lang w:val="en-US"/>
        </w:rPr>
        <w:fldChar w:fldCharType="end"/>
      </w:r>
      <w:r w:rsidRPr="407EA131" w:rsidR="5E2527E5">
        <w:rPr>
          <w:lang w:val="en-US"/>
        </w:rPr>
        <w:t>).</w:t>
      </w:r>
      <w:r w:rsidR="5EB15F9A">
        <w:rPr>
          <w:lang w:val="en-US"/>
        </w:rPr>
        <w:t xml:space="preserve"> </w:t>
      </w:r>
    </w:p>
    <w:p w:rsidRPr="00177358" w:rsidR="00AA5A21" w:rsidP="407EA131" w:rsidRDefault="00366DF0" w14:paraId="1A8EAAE4" w14:textId="4345FC7D">
      <w:pPr>
        <w:spacing w:line="480" w:lineRule="auto"/>
        <w:jc w:val="both"/>
        <w:rPr>
          <w:lang w:val="en-US"/>
        </w:rPr>
      </w:pPr>
      <w:r w:rsidRPr="00366DF0" w:rsidR="0705FC53">
        <w:rPr>
          <w:lang w:val="en-US"/>
        </w:rPr>
        <w:t xml:space="preserve">These results align with our expectations from the growth analysis, showing larger plants with higher sustained photosynthetic </w:t>
      </w:r>
      <w:r w:rsidR="7BF8FFBD">
        <w:rPr>
          <w:lang w:val="en-US"/>
        </w:rPr>
        <w:t>capacity</w:t>
      </w:r>
      <w:r w:rsidRPr="00366DF0" w:rsidR="0705FC53">
        <w:rPr>
          <w:lang w:val="en-US"/>
        </w:rPr>
        <w:t xml:space="preserve">, </w:t>
      </w:r>
      <w:commentRangeStart w:id="934643632"/>
      <w:r w:rsidRPr="00366DF0" w:rsidR="0705FC53">
        <w:rPr>
          <w:lang w:val="en-US"/>
        </w:rPr>
        <w:t xml:space="preserve">but contradict the instantaneous </w:t>
      </w:r>
      <w:r w:rsidRPr="00366DF0" w:rsidR="0705FC53">
        <w:rPr>
          <w:lang w:val="en-US"/>
        </w:rPr>
        <w:t>g</w:t>
      </w:r>
      <w:r w:rsidRPr="00366DF0" w:rsidR="0705FC53">
        <w:rPr>
          <w:vertAlign w:val="subscript"/>
          <w:lang w:val="en-US"/>
        </w:rPr>
        <w:t>sw</w:t>
      </w:r>
      <w:r w:rsidRPr="00366DF0" w:rsidR="0705FC53">
        <w:rPr>
          <w:lang w:val="en-US"/>
        </w:rPr>
        <w:t xml:space="preserve"> measurements, which showed lower </w:t>
      </w:r>
      <w:r w:rsidRPr="00366DF0" w:rsidR="0705FC53">
        <w:rPr>
          <w:lang w:val="en-US"/>
        </w:rPr>
        <w:t xml:space="preserve">g</w:t>
      </w:r>
      <w:r w:rsidRPr="00366DF0" w:rsidR="0705FC53">
        <w:rPr>
          <w:vertAlign w:val="subscript"/>
          <w:lang w:val="en-US"/>
        </w:rPr>
        <w:t>sw</w:t>
      </w:r>
      <w:r w:rsidRPr="00366DF0" w:rsidR="0705FC53">
        <w:rPr>
          <w:lang w:val="en-US"/>
        </w:rPr>
        <w:t xml:space="preserve"> upon cation additi</w:t>
      </w:r>
      <w:commentRangeEnd w:id="934643632"/>
      <w:r>
        <w:rPr>
          <w:rStyle w:val="CommentReference"/>
        </w:rPr>
        <w:commentReference w:id="934643632"/>
      </w:r>
      <w:r w:rsidRPr="00366DF0" w:rsidR="0705FC53">
        <w:rPr>
          <w:lang w:val="en-US"/>
        </w:rPr>
        <w:t xml:space="preserve">on. However, these measurements were </w:t>
      </w:r>
      <w:r w:rsidR="0705FC53">
        <w:rPr>
          <w:lang w:val="en-US"/>
        </w:rPr>
        <w:t>carried out</w:t>
      </w:r>
      <w:r w:rsidRPr="00366DF0" w:rsidR="0705FC53">
        <w:rPr>
          <w:lang w:val="en-US"/>
        </w:rPr>
        <w:t xml:space="preserve"> only once, 5 months </w:t>
      </w:r>
      <w:r w:rsidRPr="00366DF0" w:rsidR="0705FC53">
        <w:rPr>
          <w:lang w:val="en-US"/>
        </w:rPr>
        <w:t xml:space="preserve">into the experiment, </w:t>
      </w:r>
      <w:r w:rsidR="448C8170">
        <w:rPr>
          <w:lang w:val="en-US"/>
        </w:rPr>
        <w:t>when</w:t>
      </w:r>
      <w:r w:rsidRPr="00366DF0" w:rsidR="0705FC53">
        <w:rPr>
          <w:lang w:val="en-US"/>
        </w:rPr>
        <w:t xml:space="preserve"> relative growth rates had already decreased </w:t>
      </w:r>
      <w:r w:rsidRPr="00366DF0" w:rsidR="0705FC53">
        <w:rPr>
          <w:lang w:val="en-US"/>
        </w:rPr>
        <w:t xml:space="preserve">substantially across</w:t>
      </w:r>
      <w:r w:rsidRPr="00366DF0" w:rsidR="0705FC53">
        <w:rPr>
          <w:lang w:val="en-US"/>
        </w:rPr>
        <w:t xml:space="preserve"> treatments (Fig. 2). As such, these measurements may have missed the strong positive effect of cation addition on plant growth (and </w:t>
      </w:r>
      <w:r w:rsidR="448C8170">
        <w:rPr>
          <w:lang w:val="en-US"/>
        </w:rPr>
        <w:t xml:space="preserve">therefore </w:t>
      </w:r>
      <w:r w:rsidRPr="00366DF0" w:rsidR="0705FC53">
        <w:rPr>
          <w:lang w:val="en-US"/>
        </w:rPr>
        <w:t>photosynthe</w:t>
      </w:r>
      <w:r w:rsidR="0F310BCF">
        <w:rPr>
          <w:lang w:val="en-US"/>
        </w:rPr>
        <w:t>tic activity</w:t>
      </w:r>
      <w:r w:rsidRPr="00366DF0" w:rsidR="0705FC53">
        <w:rPr>
          <w:lang w:val="en-US"/>
        </w:rPr>
        <w:t xml:space="preserve">), which was particularly </w:t>
      </w:r>
      <w:r w:rsidRPr="00366DF0" w:rsidR="0705FC53">
        <w:rPr>
          <w:lang w:val="en-US"/>
        </w:rPr>
        <w:t>evident</w:t>
      </w:r>
      <w:r w:rsidRPr="00366DF0" w:rsidR="0705FC53">
        <w:rPr>
          <w:lang w:val="en-US"/>
        </w:rPr>
        <w:t xml:space="preserve"> in the first 4 months.</w:t>
      </w:r>
      <w:r w:rsidR="63E8911F">
        <w:rPr>
          <w:lang w:val="en-US"/>
        </w:rPr>
        <w:t xml:space="preserve"> </w:t>
      </w:r>
      <w:r w:rsidR="38BDB0B1">
        <w:rPr>
          <w:lang w:val="en-US"/>
        </w:rPr>
        <w:t xml:space="preserve">Leaf thickness, determined </w:t>
      </w:r>
      <w:r w:rsidR="57B6A1FF">
        <w:rPr>
          <w:lang w:val="en-US"/>
        </w:rPr>
        <w:t xml:space="preserve">once </w:t>
      </w:r>
      <w:r w:rsidR="38BDB0B1">
        <w:rPr>
          <w:lang w:val="en-US"/>
        </w:rPr>
        <w:t xml:space="preserve">at </w:t>
      </w:r>
      <w:r w:rsidR="63E8911F">
        <w:rPr>
          <w:lang w:val="en-US"/>
        </w:rPr>
        <w:t xml:space="preserve">approximately the</w:t>
      </w:r>
      <w:r w:rsidR="63E8911F">
        <w:rPr>
          <w:lang w:val="en-US"/>
        </w:rPr>
        <w:t xml:space="preserve"> same time as the </w:t>
      </w:r>
      <w:r w:rsidRPr="00366DF0" w:rsidR="63E8911F">
        <w:rPr>
          <w:lang w:val="en-US"/>
        </w:rPr>
        <w:t xml:space="preserve">instantaneous </w:t>
      </w:r>
      <w:r w:rsidRPr="00366DF0" w:rsidR="63E8911F">
        <w:rPr>
          <w:lang w:val="en-US"/>
        </w:rPr>
        <w:t>g</w:t>
      </w:r>
      <w:r w:rsidRPr="00366DF0" w:rsidR="63E8911F">
        <w:rPr>
          <w:vertAlign w:val="subscript"/>
          <w:lang w:val="en-US"/>
        </w:rPr>
        <w:t>sw</w:t>
      </w:r>
      <w:r w:rsidRPr="00366DF0" w:rsidR="63E8911F">
        <w:rPr>
          <w:lang w:val="en-US"/>
        </w:rPr>
        <w:t xml:space="preserve"> measurements</w:t>
      </w:r>
      <w:r w:rsidR="3D67A2F7">
        <w:rPr>
          <w:lang w:val="en-US"/>
        </w:rPr>
        <w:t xml:space="preserve">, </w:t>
      </w:r>
      <w:r w:rsidR="57B6A1FF">
        <w:rPr>
          <w:lang w:val="en-US"/>
        </w:rPr>
        <w:t xml:space="preserve">showed only a significant increase </w:t>
      </w:r>
      <w:r w:rsidRPr="00E90FC3" w:rsidR="57B6A1FF">
        <w:rPr>
          <w:lang w:val="en-US"/>
        </w:rPr>
        <w:t xml:space="preserve">upon the </w:t>
      </w:r>
      <w:r w:rsidRPr="00E90FC3" w:rsidR="57B6A1FF">
        <w:rPr>
          <w:lang w:val="en-US"/>
        </w:rPr>
        <w:t>combined addition of P and cations (‘</w:t>
      </w:r>
      <w:r w:rsidRPr="00E90FC3" w:rsidR="57B6A1FF">
        <w:rPr>
          <w:lang w:val="en-US"/>
        </w:rPr>
        <w:t>P+Cat</w:t>
      </w:r>
      <w:r w:rsidRPr="00E90FC3" w:rsidR="57B6A1FF">
        <w:rPr>
          <w:lang w:val="en-US"/>
        </w:rPr>
        <w:t>’</w:t>
      </w:r>
      <w:r w:rsidRPr="00E90FC3" w:rsidR="57B6A1FF">
        <w:rPr>
          <w:lang w:val="en-US"/>
        </w:rPr>
        <w:t xml:space="preserve">;</w:t>
      </w:r>
      <w:r w:rsidRPr="00E90FC3" w:rsidR="57B6A1FF">
        <w:rPr>
          <w:lang w:val="en-US"/>
        </w:rPr>
        <w:t xml:space="preserve"> </w:t>
      </w:r>
      <w:r w:rsidRPr="00E90FC3" w:rsidR="57B6A1FF">
        <w:rPr>
          <w:lang w:val="en-US"/>
        </w:rPr>
        <w:t>Fig. A.3)</w:t>
      </w:r>
      <w:r w:rsidRPr="00E90FC3" w:rsidR="57B6A1FF">
        <w:rPr>
          <w:lang w:val="en-US"/>
        </w:rPr>
        <w:t xml:space="preserve">. </w:t>
      </w:r>
      <w:r w:rsidR="21447FBD">
        <w:rPr>
          <w:lang w:val="en-US"/>
        </w:rPr>
        <w:t>However, while l</w:t>
      </w:r>
      <w:r w:rsidR="7903BE6F">
        <w:rPr>
          <w:lang w:val="en-US"/>
        </w:rPr>
        <w:t xml:space="preserve">eaf structure may be linked to </w:t>
      </w:r>
      <w:r w:rsidR="701605AA">
        <w:rPr>
          <w:lang w:val="en-US"/>
        </w:rPr>
        <w:t>foliar</w:t>
      </w:r>
      <w:r w:rsidR="7903BE6F">
        <w:rPr>
          <w:lang w:val="en-US"/>
        </w:rPr>
        <w:t xml:space="preserve"> photosynthetic capacity</w:t>
      </w:r>
      <w:r w:rsidR="701605AA">
        <w:rPr>
          <w:lang w:val="en-US"/>
        </w:rPr>
        <w:t xml:space="preserve"> </w:t>
      </w:r>
      <w:r w:rsidR="00D61C61">
        <w:rPr>
          <w:lang w:val="en-US"/>
        </w:rPr>
        <w:fldChar w:fldCharType="begin"/>
      </w:r>
      <w:r w:rsidR="00D61C61">
        <w:rPr>
          <w:lang w:val="en-US"/>
        </w:rPr>
        <w:instrText xml:space="preserve"> ADDIN ZOTERO_ITEM CSL_CITATION {"citationID":"PKMxMINs","properties":{"formattedCitation":"(Smith {\\i{}et al.}, 1997)","plainCitation":"(Smith et al., 1997)","noteIndex":0},"citationItems":[{"id":1745,"uris":["http://zotero.org/users/13671732/items/2A8SRV3C"],"itemData":{"id":1745,"type":"article-journal","container-title":"BioScience","DOI":"10.2307/1313100","ISSN":"0006-3568","issue":"11","note":"publisher: [American Institute of Biological Sciences, Oxford University Press]","page":"785-793","source":"JSTOR","title":"Leaf Form and Photosynthesis","URL":"https://www.jstor.org/stable/1313100","volume":"47","author":[{"family":"Smith","given":"William K."},{"family":"Vogelmann","given":"Thomas C."},{"family":"DeLucia","given":"Evan H."},{"family":"Bell","given":"David T."},{"family":"Shepherd","given":"Kelly A."}],"accessed":{"date-parts":[["2025",3,11]]},"issued":{"date-parts":[["1997"]]}}}],"schema":"https://github.com/citation-style-language/schema/raw/master/csl-citation.json"} </w:instrText>
      </w:r>
      <w:r w:rsidR="00D61C61">
        <w:rPr>
          <w:lang w:val="en-US"/>
        </w:rPr>
        <w:fldChar w:fldCharType="separate"/>
      </w:r>
      <w:r w:rsidRPr="00D61C61" w:rsidR="701605AA">
        <w:rPr>
          <w:rFonts w:ascii="Calibri" w:hAnsi="Calibri" w:cs="Calibri"/>
          <w:kern w:val="0"/>
        </w:rPr>
        <w:t>(</w:t>
      </w:r>
      <w:r w:rsidR="5B17576A">
        <w:rPr>
          <w:rFonts w:ascii="Calibri" w:hAnsi="Calibri" w:cs="Calibri"/>
          <w:kern w:val="0"/>
        </w:rPr>
        <w:t xml:space="preserve">see</w:t>
      </w:r>
      <w:r w:rsidR="5B17576A">
        <w:rPr>
          <w:rFonts w:ascii="Calibri" w:hAnsi="Calibri" w:cs="Calibri"/>
          <w:kern w:val="0"/>
        </w:rPr>
        <w:t xml:space="preserve"> e.g. </w:t>
      </w:r>
      <w:r w:rsidRPr="00D61C61" w:rsidR="701605AA">
        <w:rPr>
          <w:rFonts w:ascii="Calibri" w:hAnsi="Calibri" w:cs="Calibri"/>
          <w:kern w:val="0"/>
        </w:rPr>
        <w:t xml:space="preserve">Smith </w:t>
      </w:r>
      <w:r w:rsidRPr="3715F316" w:rsidR="701605AA">
        <w:rPr>
          <w:rFonts w:ascii="Calibri" w:hAnsi="Calibri" w:cs="Calibri"/>
          <w:i w:val="1"/>
          <w:iCs w:val="1"/>
          <w:kern w:val="0"/>
        </w:rPr>
        <w:t>et al.</w:t>
      </w:r>
      <w:r w:rsidRPr="00D61C61" w:rsidR="701605AA">
        <w:rPr>
          <w:rFonts w:ascii="Calibri" w:hAnsi="Calibri" w:cs="Calibri"/>
          <w:kern w:val="0"/>
        </w:rPr>
        <w:t xml:space="preserve"> </w:t>
      </w:r>
      <w:r w:rsidR="5B17576A">
        <w:rPr>
          <w:rFonts w:ascii="Calibri" w:hAnsi="Calibri" w:cs="Calibri"/>
          <w:kern w:val="0"/>
        </w:rPr>
        <w:t>(</w:t>
      </w:r>
      <w:r w:rsidRPr="00D61C61" w:rsidR="701605AA">
        <w:rPr>
          <w:rFonts w:ascii="Calibri" w:hAnsi="Calibri" w:cs="Calibri"/>
          <w:kern w:val="0"/>
        </w:rPr>
        <w:t>1997)</w:t>
      </w:r>
      <w:r w:rsidR="00D61C61">
        <w:rPr>
          <w:lang w:val="en-US"/>
        </w:rPr>
        <w:fldChar w:fldCharType="end"/>
      </w:r>
      <w:r w:rsidR="5B17576A">
        <w:rPr>
          <w:lang w:val="en-US"/>
        </w:rPr>
        <w:t>)</w:t>
      </w:r>
      <w:r w:rsidR="21447FBD">
        <w:rPr>
          <w:lang w:val="en-US"/>
        </w:rPr>
        <w:t>,</w:t>
      </w:r>
      <w:r w:rsidR="64496CB3">
        <w:rPr>
          <w:lang w:val="en-US"/>
        </w:rPr>
        <w:t xml:space="preserve"> </w:t>
      </w:r>
      <w:commentRangeStart w:id="2078441169"/>
      <w:r w:rsidR="37805522">
        <w:rPr>
          <w:lang w:val="en-US"/>
        </w:rPr>
        <w:t xml:space="preserve">the </w:t>
      </w:r>
      <w:r w:rsidRPr="407EA131" w:rsidR="37805522">
        <w:rPr>
          <w:lang w:val="en-US"/>
        </w:rPr>
        <w:t>δ</w:t>
      </w:r>
      <w:r w:rsidRPr="407EA131" w:rsidR="37805522">
        <w:rPr>
          <w:vertAlign w:val="superscript"/>
          <w:lang w:val="en-US"/>
        </w:rPr>
        <w:t>13</w:t>
      </w:r>
      <w:r w:rsidRPr="407EA131" w:rsidR="37805522">
        <w:rPr>
          <w:lang w:val="en-US"/>
        </w:rPr>
        <w:t>C</w:t>
      </w:r>
      <w:r w:rsidRPr="00A00186" w:rsidR="37805522">
        <w:rPr>
          <w:lang w:val="en-US"/>
        </w:rPr>
        <w:t xml:space="preserve"> </w:t>
      </w:r>
      <w:r w:rsidR="37805522">
        <w:rPr>
          <w:lang w:val="en-US"/>
        </w:rPr>
        <w:t xml:space="preserve">and </w:t>
      </w:r>
      <w:r w:rsidRPr="407EA131" w:rsidR="37805522">
        <w:rPr>
          <w:lang w:val="en-US"/>
        </w:rPr>
        <w:t>δ</w:t>
      </w:r>
      <w:r w:rsidRPr="407EA131" w:rsidR="37805522">
        <w:rPr>
          <w:vertAlign w:val="superscript"/>
          <w:lang w:val="en-US"/>
        </w:rPr>
        <w:t>1</w:t>
      </w:r>
      <w:r w:rsidR="37805522">
        <w:rPr>
          <w:vertAlign w:val="superscript"/>
          <w:lang w:val="en-US"/>
        </w:rPr>
        <w:t>8</w:t>
      </w:r>
      <w:r w:rsidR="37805522">
        <w:rPr>
          <w:lang w:val="en-US"/>
        </w:rPr>
        <w:t>O</w:t>
      </w:r>
      <w:r w:rsidRPr="00A00186" w:rsidR="37805522">
        <w:rPr>
          <w:lang w:val="en-US"/>
        </w:rPr>
        <w:t xml:space="preserve"> s</w:t>
      </w:r>
      <w:r w:rsidR="37805522">
        <w:rPr>
          <w:lang w:val="en-US"/>
        </w:rPr>
        <w:t xml:space="preserve">ignatures </w:t>
      </w:r>
      <w:r w:rsidRPr="003802D3" w:rsidR="50742A0B">
        <w:rPr>
          <w:lang w:val="en-US"/>
        </w:rPr>
        <w:t xml:space="preserve">for this specific treatment could not be assessed due to insufficient sample </w:t>
      </w:r>
      <w:r w:rsidRPr="003802D3" w:rsidR="7CCFC3D3">
        <w:rPr>
          <w:lang w:val="en-US"/>
        </w:rPr>
        <w:t>amounts</w:t>
      </w:r>
      <w:r w:rsidRPr="003802D3" w:rsidR="50742A0B">
        <w:rPr>
          <w:lang w:val="en-US"/>
        </w:rPr>
        <w:t>, and as a result, the integrated photosynthetic capacity of the ‘</w:t>
      </w:r>
      <w:r w:rsidRPr="003802D3" w:rsidR="50742A0B">
        <w:rPr>
          <w:lang w:val="en-US"/>
        </w:rPr>
        <w:t>P+Cat</w:t>
      </w:r>
      <w:r w:rsidRPr="003802D3" w:rsidR="50742A0B">
        <w:rPr>
          <w:lang w:val="en-US"/>
        </w:rPr>
        <w:t>’ amended plants could not be evaluated.</w:t>
      </w:r>
      <w:r w:rsidR="24F82316">
        <w:rPr>
          <w:lang w:val="en-US"/>
        </w:rPr>
        <w:t xml:space="preserve"> </w:t>
      </w:r>
      <w:commentRangeEnd w:id="2078441169"/>
      <w:r>
        <w:rPr>
          <w:rStyle w:val="CommentReference"/>
        </w:rPr>
        <w:commentReference w:id="2078441169"/>
      </w:r>
      <w:r w:rsidRPr="407EA131" w:rsidR="35AB3C7E">
        <w:rPr>
          <w:lang w:val="en-US"/>
        </w:rPr>
        <w:t xml:space="preserve">The </w:t>
      </w:r>
      <w:r w:rsidRPr="407EA131" w:rsidR="524D1707">
        <w:rPr>
          <w:lang w:val="en-US"/>
        </w:rPr>
        <w:t xml:space="preserve">(at least momentarily) </w:t>
      </w:r>
      <w:r w:rsidRPr="407EA131" w:rsidR="35AB3C7E">
        <w:rPr>
          <w:lang w:val="en-US"/>
        </w:rPr>
        <w:t xml:space="preserve">higher stomatal conductance of the </w:t>
      </w:r>
      <w:r w:rsidRPr="407EA131" w:rsidR="7111A3AB">
        <w:rPr>
          <w:lang w:val="en-US"/>
        </w:rPr>
        <w:t xml:space="preserve">plants amended with cations </w:t>
      </w:r>
      <w:r w:rsidRPr="407EA131" w:rsidR="01E6486D">
        <w:rPr>
          <w:lang w:val="en-US"/>
        </w:rPr>
        <w:t>can also be linked to</w:t>
      </w:r>
      <w:r w:rsidRPr="407EA131" w:rsidR="7111A3AB">
        <w:rPr>
          <w:lang w:val="en-US"/>
        </w:rPr>
        <w:t xml:space="preserve"> the </w:t>
      </w:r>
      <w:r w:rsidRPr="407EA131" w:rsidR="0E8187B4">
        <w:rPr>
          <w:lang w:val="en-US"/>
        </w:rPr>
        <w:t xml:space="preserve">significantly </w:t>
      </w:r>
      <w:r w:rsidRPr="407EA131" w:rsidR="7111A3AB">
        <w:rPr>
          <w:lang w:val="en-US"/>
        </w:rPr>
        <w:t xml:space="preserve">elevated foliar Ca </w:t>
      </w:r>
      <w:r w:rsidRPr="407EA131" w:rsidR="01E6486D">
        <w:rPr>
          <w:lang w:val="en-US"/>
        </w:rPr>
        <w:t xml:space="preserve">and Mg </w:t>
      </w:r>
      <w:r w:rsidRPr="407EA131" w:rsidR="7111A3AB">
        <w:rPr>
          <w:lang w:val="en-US"/>
        </w:rPr>
        <w:t xml:space="preserve">contents </w:t>
      </w:r>
      <w:r w:rsidRPr="407EA131" w:rsidR="17E53A07">
        <w:rPr>
          <w:lang w:val="en-US"/>
        </w:rPr>
        <w:t>of those plants</w:t>
      </w:r>
      <w:r w:rsidRPr="407EA131" w:rsidR="524D1707">
        <w:rPr>
          <w:lang w:val="en-US"/>
        </w:rPr>
        <w:t xml:space="preserve"> (Fig. </w:t>
      </w:r>
      <w:r w:rsidRPr="407EA131" w:rsidR="2A2239AC">
        <w:rPr>
          <w:lang w:val="en-US"/>
        </w:rPr>
        <w:t>A.</w:t>
      </w:r>
      <w:r w:rsidR="6AE6DCF3">
        <w:rPr>
          <w:lang w:val="en-US"/>
        </w:rPr>
        <w:t>5</w:t>
      </w:r>
      <w:r w:rsidRPr="407EA131" w:rsidR="2A2239AC">
        <w:rPr>
          <w:lang w:val="en-US"/>
        </w:rPr>
        <w:t>)</w:t>
      </w:r>
      <w:r w:rsidR="136D896A">
        <w:rPr>
          <w:lang w:val="en-US"/>
        </w:rPr>
        <w:t>,</w:t>
      </w:r>
      <w:r w:rsidRPr="407EA131" w:rsidR="14D1F5BD">
        <w:rPr>
          <w:lang w:val="en-US"/>
        </w:rPr>
        <w:t xml:space="preserve"> as f</w:t>
      </w:r>
      <w:r w:rsidRPr="407EA131" w:rsidR="414592C7">
        <w:rPr>
          <w:lang w:val="en-US"/>
        </w:rPr>
        <w:t xml:space="preserve">oliar Ca and Mg </w:t>
      </w:r>
      <w:r w:rsidRPr="407EA131" w:rsidR="16493A15">
        <w:rPr>
          <w:lang w:val="en-US"/>
        </w:rPr>
        <w:t xml:space="preserve">levels </w:t>
      </w:r>
      <w:r w:rsidRPr="407EA131" w:rsidR="414592C7">
        <w:rPr>
          <w:lang w:val="en-US"/>
        </w:rPr>
        <w:t>have</w:t>
      </w:r>
      <w:r w:rsidRPr="407EA131" w:rsidR="16493A15">
        <w:rPr>
          <w:lang w:val="en-US"/>
        </w:rPr>
        <w:t xml:space="preserve"> </w:t>
      </w:r>
      <w:r w:rsidRPr="00DF2437" w:rsidR="4C3A0CF7">
        <w:rPr>
          <w:lang w:val="en-US"/>
        </w:rPr>
        <w:t xml:space="preserve">demonstrated </w:t>
      </w:r>
      <w:r w:rsidRPr="407EA131" w:rsidR="16493A15">
        <w:rPr>
          <w:lang w:val="en-US"/>
        </w:rPr>
        <w:t>positive associat</w:t>
      </w:r>
      <w:r w:rsidRPr="407EA131" w:rsidR="79FD777C">
        <w:rPr>
          <w:lang w:val="en-US"/>
        </w:rPr>
        <w:t>ions</w:t>
      </w:r>
      <w:r w:rsidRPr="407EA131" w:rsidR="414592C7">
        <w:rPr>
          <w:lang w:val="en-US"/>
        </w:rPr>
        <w:t xml:space="preserve"> </w:t>
      </w:r>
      <w:r w:rsidRPr="407EA131" w:rsidR="16493A15">
        <w:rPr>
          <w:lang w:val="en-US"/>
        </w:rPr>
        <w:t>with</w:t>
      </w:r>
      <w:r w:rsidRPr="407EA131" w:rsidR="414592C7">
        <w:rPr>
          <w:lang w:val="en-US"/>
        </w:rPr>
        <w:t xml:space="preserve"> </w:t>
      </w:r>
      <w:r w:rsidRPr="407EA131" w:rsidR="1A1134E0">
        <w:rPr>
          <w:lang w:val="en-US"/>
        </w:rPr>
        <w:t>transpiration rates</w:t>
      </w:r>
      <w:r w:rsidR="78B25233">
        <w:rPr>
          <w:lang w:val="en-US"/>
        </w:rPr>
        <w:t xml:space="preserve"> linked to their uptake and transport </w:t>
      </w:r>
      <w:r w:rsidRPr="407EA131" w:rsidR="00DE2789">
        <w:rPr>
          <w:lang w:val="en-US"/>
        </w:rPr>
        <w:fldChar w:fldCharType="begin"/>
      </w:r>
      <w:r w:rsidRPr="407EA131" w:rsidR="00F76AE9">
        <w:rPr>
          <w:lang w:val="en-US"/>
        </w:rPr>
        <w:instrText xml:space="preserve"> ADDIN ZOTERO_ITEM CSL_CITATION {"citationID":"hGFnCOaX","properties":{"formattedCitation":"(Lazaroff &amp; Pitman, 1966; Hanger, 1979; Sharmin {\\i{}et al.}, 2021)","plainCitation":"(Lazaroff &amp; Pitman, 1966; Hanger, 1979; Sharmin et al., 2021)","noteIndex":0},"citationItems":[{"id":1657,"uris":["http://zotero.org/users/13671732/items/LIRH5GSR"],"itemData":{"id":1657,"type":"article-journal","abstract":"Measurements have been made of calcium and magnesium uptake to barley seedlings (Hordeum vulgare) growing on nutrient solutions. Uptake to the shoot increased with solution concentration and showed a preference for magnesium, largely due to the action of transpiration. Though uptake of both ions was increased by higher transpiration, magnesium was more affected than was calcium. In the root, calcium was taken up preferentially to magnesium, and the levels were not affected by transpiration rate.","container-title":"Australian Journal of Biological Sciences","DOI":"10.1071/bi9660991","issue":"6","journalAbbreviation":"Aust. Jnl. Of Bio. Sci.","language":"en","note":"publisher: CSIRO PUBLISHING","page":"991-1006","source":"www.publish.csiro.au","title":"Calcium and Magnesium Uptake by Barley Seedlings","URL":"https://www.publish.csiro.au/bi/bi9660991","volume":"19","author":[{"family":"Lazaroff","given":"N."},{"family":"Pitman","given":"M. G."}],"accessed":{"date-parts":[["2025",1,31]]},"issued":{"date-parts":[["1966"]]}}},{"id":1659,"uris":["http://zotero.org/users/13671732/items/VA2Z83RX"],"itemData":{"id":1659,"type":"article-journal","abstract":"Calcium movement in plants is unidirectional, moving up from the roots and generally routed to meristematic zones and young tissue. Once deposited in leaf tissue it is not recycled, even under calcium stress conditions. The upward movement of calcium takes place in the transpiration stream through the xylem. The calcium ions do not move by mass flow but by a series of exchange reactions along negatively charged sites on the walls of the xylem vessels. Movement can be promoted by the presence of divalent cations and by chelation of the calcium ion. There is considerable lateral leakage of calcium from the xylem. There is overwhelming evidence to show that calcium is not translocated in the sieve tubes of the phloem despite the presence of small amounts in phloem exudates. Calcium appears to be selectively excluded from the sieve tube, possibly to prevent interference with the translocation processes. Foliar applied calcium is normally immobile, but can be induced to translocate by the saturation of adsorption sites in the leaf with divalent cations or by chelation. Best evidence shows that the calcium moves in a reverse xylem flow down water‐potential gradients. The import of calcium into fruit diminishes with development and virtually stops with the onset of the rapid intake of photosynthates via the phloem. As a consequence, fruit are inherently low in calcium. Buried storage organs acquire most of their calcium directly from the substrate and not from the plant. In woody plants, the upward movement of calcium is relatively slow with much accumulation in the bark and little in the wood. In the herbaceous plant, calcium is rapidly immobilized, whereas in the apple, calcium continues to move up the tree over a number of seasons. This secondarily translocated calcium comes from reserves in the root and lower shoot, and is a major source of calcium for the new growth at the beginning of the season.","container-title":"Communications in Soil Science and Plant Analysis","DOI":"10.1080/00103627909366887","ISSN":"0010-3624","issue":"1-2","note":"publisher: Taylor &amp; Francis\n_eprint: https://doi.org/10.1080/00103627909366887","page":"171-193","source":"Taylor and Francis+NEJM","title":"The movement of calcium in plants","URL":"https://doi.org/10.1080/00103627909366887","volume":"10","author":[{"family":"Hanger","given":"B. C."}],"accessed":{"date-parts":[["2025",1,31]]},"issued":{"date-parts":[["1979",1,1]]}}},{"id":1655,"uris":["http://zotero.org/users/13671732/items/W3F3M7D3"],"itemData":{"id":1655,"type":"article-journal","abstract":"Increasing salinity is one of the major drawbacks for plant growth. Besides the ion itself being toxic to plant cells, it greatly interferes with the supply of other macronutrients like potassium, calcium and magnesium. However, little is known about how sodium affects the translocation of these nutrients from the root to the shoot. The major driving force of this translocation process is thought to be the water flow through the xylem driven by transpiration. To dissect the effects of transpiration from those of salinity we compared salt stressed, ABA treated and combined salt- and ABA treated poplars with untreated controls. Salinity reduced the root content of major nutrients like K+, Ca2+ and Mg2+. Less Ca2+ and Mg2+ in the roots resulted in reduced leaf Ca2+ and leaf Mg2+ levels due to reduced stomatal conductance and reduced transpiration. Interestingly, leaf K+ levels were positively affected in leaves under salt stress although there was less K+ in the roots under salt. In response to ABA, transpiration was also decreased and Mg2+ and Ca2+ levels decreased comparably to the salt stress treatment, while K+ levels were not affected. Thus, our results suggest that loading and retention of leaf K+ is enhanced under salt stress compared to merely transpiration driven cation supply.","container-title":"PLOS ONE","DOI":"10.1371/journal.pone.0253228","ISSN":"1932-6203","issue":"6","journalAbbreviation":"PLOS ONE","language":"en","note":"publisher: Public Library of Science","page":"e0253228","source":"PLoS Journals","title":"The influence of transpiration on foliar accumulation of salt and nutrients under salinity in poplar (Populus × canescens)","URL":"https://journals.plos.org/plosone/article?id=10.1371/journal.pone.0253228","volume":"16","author":[{"family":"Sharmin","given":"Shayla"},{"family":"Lipka","given":"Ulrike"},{"family":"Polle","given":"Andrea"},{"family":"Eckert","given":"Christian"}],"accessed":{"date-parts":[["2025",1,31]]},"issued":{"date-parts":[["2021",6,24]]}}}],"schema":"https://github.com/citation-style-language/schema/raw/master/csl-citation.json"} </w:instrText>
      </w:r>
      <w:r w:rsidRPr="407EA131" w:rsidR="00DE2789">
        <w:rPr>
          <w:lang w:val="en-US"/>
        </w:rPr>
        <w:fldChar w:fldCharType="separate"/>
      </w:r>
      <w:r w:rsidRPr="407EA131" w:rsidR="3E3AAED9">
        <w:rPr>
          <w:kern w:val="0"/>
        </w:rPr>
        <w:t xml:space="preserve">(</w:t>
      </w:r>
      <w:r w:rsidRPr="407EA131" w:rsidR="3E3AAED9">
        <w:rPr>
          <w:kern w:val="0"/>
        </w:rPr>
        <w:t xml:space="preserve">Lazaroff</w:t>
      </w:r>
      <w:r w:rsidRPr="407EA131" w:rsidR="3E3AAED9">
        <w:rPr>
          <w:kern w:val="0"/>
        </w:rPr>
        <w:t xml:space="preserve"> &amp; </w:t>
      </w:r>
      <w:r w:rsidRPr="407EA131" w:rsidR="3E3AAED9">
        <w:rPr>
          <w:kern w:val="0"/>
        </w:rPr>
        <w:t xml:space="preserve">Pitman</w:t>
      </w:r>
      <w:r w:rsidRPr="407EA131" w:rsidR="3E3AAED9">
        <w:rPr>
          <w:kern w:val="0"/>
        </w:rPr>
        <w:t xml:space="preserve">, </w:t>
      </w:r>
      <w:r w:rsidRPr="407EA131" w:rsidR="3E3AAED9">
        <w:rPr>
          <w:kern w:val="0"/>
        </w:rPr>
        <w:t xml:space="preserve">1966;</w:t>
      </w:r>
      <w:r w:rsidRPr="407EA131" w:rsidR="3E3AAED9">
        <w:rPr>
          <w:kern w:val="0"/>
        </w:rPr>
        <w:t xml:space="preserve"> </w:t>
      </w:r>
      <w:r w:rsidRPr="407EA131" w:rsidR="3E3AAED9">
        <w:rPr>
          <w:kern w:val="0"/>
        </w:rPr>
        <w:t xml:space="preserve">Hanger</w:t>
      </w:r>
      <w:r w:rsidRPr="407EA131" w:rsidR="3E3AAED9">
        <w:rPr>
          <w:kern w:val="0"/>
        </w:rPr>
        <w:t xml:space="preserve">, </w:t>
      </w:r>
      <w:r w:rsidRPr="407EA131" w:rsidR="3E3AAED9">
        <w:rPr>
          <w:kern w:val="0"/>
        </w:rPr>
        <w:t xml:space="preserve">1979;</w:t>
      </w:r>
      <w:r w:rsidRPr="407EA131" w:rsidR="3E3AAED9">
        <w:rPr>
          <w:kern w:val="0"/>
        </w:rPr>
        <w:t xml:space="preserve"> </w:t>
      </w:r>
      <w:r w:rsidRPr="407EA131" w:rsidR="3E3AAED9">
        <w:rPr>
          <w:kern w:val="0"/>
        </w:rPr>
        <w:t xml:space="preserve">Sharmin</w:t>
      </w:r>
      <w:r w:rsidRPr="407EA131" w:rsidR="3E3AAED9">
        <w:rPr>
          <w:kern w:val="0"/>
        </w:rPr>
        <w:t xml:space="preserve"> </w:t>
      </w:r>
      <w:r w:rsidRPr="3715F316" w:rsidR="3E3AAED9">
        <w:rPr>
          <w:i w:val="1"/>
          <w:iCs w:val="1"/>
          <w:kern w:val="0"/>
        </w:rPr>
        <w:t>et al.</w:t>
      </w:r>
      <w:r w:rsidRPr="407EA131" w:rsidR="3E3AAED9">
        <w:rPr>
          <w:kern w:val="0"/>
        </w:rPr>
        <w:t>, 2021)</w:t>
      </w:r>
      <w:r w:rsidRPr="407EA131" w:rsidR="00DE2789">
        <w:rPr>
          <w:lang w:val="en-US"/>
        </w:rPr>
        <w:fldChar w:fldCharType="end"/>
      </w:r>
      <w:r w:rsidRPr="407EA131" w:rsidR="1BBDB611">
        <w:rPr>
          <w:lang w:val="en-US"/>
        </w:rPr>
        <w:t>.</w:t>
      </w:r>
      <w:r w:rsidR="48EBFCF4">
        <w:rPr>
          <w:lang w:val="en-US"/>
        </w:rPr>
        <w:t xml:space="preserve"> </w:t>
      </w:r>
      <w:r w:rsidRPr="00DF56DF" w:rsidR="247F019C">
        <w:rPr>
          <w:lang w:val="en-US"/>
        </w:rPr>
        <w:t xml:space="preserve">Furthermore, although we did not assess leaf chlorophyll content, the presence of Mg as the central atom in chlorophyll suggests that its elevated leaf </w:t>
      </w:r>
      <w:r w:rsidR="7E32E2AA">
        <w:rPr>
          <w:lang w:val="en-US"/>
        </w:rPr>
        <w:t>contents</w:t>
      </w:r>
      <w:r w:rsidRPr="00DF56DF" w:rsidR="247F019C">
        <w:rPr>
          <w:lang w:val="en-US"/>
        </w:rPr>
        <w:t xml:space="preserve"> </w:t>
      </w:r>
      <w:r w:rsidR="0E5A3587">
        <w:rPr>
          <w:lang w:val="en-US"/>
        </w:rPr>
        <w:t>indirectly reflect</w:t>
      </w:r>
      <w:r w:rsidRPr="00DF56DF" w:rsidR="247F019C">
        <w:rPr>
          <w:lang w:val="en-US"/>
        </w:rPr>
        <w:t xml:space="preserve"> </w:t>
      </w:r>
      <w:r w:rsidR="0E5A3587">
        <w:rPr>
          <w:lang w:val="en-US"/>
        </w:rPr>
        <w:t>the</w:t>
      </w:r>
      <w:r w:rsidRPr="00DF56DF" w:rsidR="247F019C">
        <w:rPr>
          <w:lang w:val="en-US"/>
        </w:rPr>
        <w:t xml:space="preserve"> greater Mg requirement for enhanced photosynthetic </w:t>
      </w:r>
      <w:commentRangeStart w:id="1062124971"/>
      <w:r w:rsidR="7BF8FFBD">
        <w:rPr>
          <w:lang w:val="en-US"/>
        </w:rPr>
        <w:t>capacity</w:t>
      </w:r>
      <w:r w:rsidR="0E5A3587">
        <w:rPr>
          <w:lang w:val="en-US"/>
        </w:rPr>
        <w:t xml:space="preserve"> </w:t>
      </w:r>
      <w:r w:rsidR="00632D05">
        <w:rPr>
          <w:lang w:val="en-US"/>
        </w:rPr>
        <w:fldChar w:fldCharType="begin"/>
      </w:r>
      <w:r w:rsidR="00632D05">
        <w:rPr>
          <w:lang w:val="en-US"/>
        </w:rPr>
        <w:instrText xml:space="preserve"> ADDIN ZOTERO_ITEM CSL_CITATION {"citationID":"OeIeWnSC","properties":{"formattedCitation":"(Farhat {\\i{}et al.}, 2016)","plainCitation":"(Farhat et al., 2016)","noteIndex":0},"citationItems":[{"id":1490,"uris":["http://zotero.org/users/13671732/items/CJ93CG98"],"itemData":{"id":1490,"type":"article-journal","abstract":"Magnesium nutrition is often forgotten, while its absence adversely affects numerous functions in plants. Magnesium deficiency is a growing concern for crop production frequently observed in lateritic and leached acid soils. Competition with other cations (Ca2+, Na+, and K+) is also found to be an essential factor, inducing magnesium deficiency in plants. This nutrient is required for chlorophyll formation and plays a key role in photosynthetic activity. Moreover, it is involved in carbohydrate transport from source-to-sink organs. Hence, sugar accumulation in leaves that results from the impairment of their transport in phloem is considered as an early response to Mg deficiency. The most visible effect is often recorded in root growth, resulting in a significant reduction of root/shoot ratio. Carbohydrate accumulation in source leaves is attributed to the unique chemical proprieties of magnesium. As magnesium is a nutrient with high mobility in plants, it is preferentially transported to source leaves to prevent severe declines in photosynthetic activity. In addition, Mg is involved in the source-to-sink transport of carbohydrates. Hence, an inverse relationship between Mg shortage and sugar accumulation in leaves is often observed. We hereby review all these aspects with a special emphasis on the role of Mg in photosynthesis and the structural and functional effects of its deficiency on the photosynthetic apparatus.","container-title":"Acta Physiologiae Plantarum","DOI":"10.1007/s11738-016-2165-z","ISSN":"1861-1664","issue":"6","journalAbbreviation":"Acta Physiol Plant","language":"en","license":"2016 Franciszek Górski Institute of Plant Physiology, Polish Academy of Sciences, Kraków","note":"Company: Springer\nDistributor: Springer\nInstitution: Springer\nLabel: Springer\nnumber: 6\npublisher: Springer Berlin Heidelberg","page":"1-10","source":"link.springer.com","title":"Effects of magnesium deficiency on photosynthesis and carbohydrate partitioning","URL":"https://link.springer.com/article/10.1007/s11738-016-2165-z","volume":"38","author":[{"family":"Farhat","given":"Nèjia"},{"family":"Elkhouni","given":"Amine"},{"family":"Zorrig","given":"Walid"},{"family":"Smaoui","given":"Abderrazak"},{"family":"Abdelly","given":"Chedly"},{"family":"Rabhi","given":"Mokded"}],"accessed":{"date-parts":[["2024",11,4]]},"issued":{"date-parts":[["2016",6,1]]}}}],"schema":"https://github.com/citation-style-language/schema/raw/master/csl-citation.json"} </w:instrText>
      </w:r>
      <w:r w:rsidR="00632D05">
        <w:rPr>
          <w:lang w:val="en-US"/>
        </w:rPr>
        <w:fldChar w:fldCharType="separate"/>
      </w:r>
      <w:commentRangeEnd w:id="1062124971"/>
      <w:r>
        <w:rPr>
          <w:rStyle w:val="CommentReference"/>
        </w:rPr>
        <w:commentReference w:id="1062124971"/>
      </w:r>
      <w:r w:rsidRPr="00632D05" w:rsidR="3D62492B">
        <w:rPr>
          <w:rFonts w:ascii="Calibri" w:hAnsi="Calibri" w:cs="Calibri"/>
          <w:kern w:val="0"/>
        </w:rPr>
        <w:t>(</w:t>
      </w:r>
      <w:r w:rsidR="39E0190A">
        <w:rPr>
          <w:rFonts w:ascii="Calibri" w:hAnsi="Calibri" w:cs="Calibri"/>
          <w:kern w:val="0"/>
        </w:rPr>
        <w:t xml:space="preserve">see</w:t>
      </w:r>
      <w:r w:rsidR="39E0190A">
        <w:rPr>
          <w:rFonts w:ascii="Calibri" w:hAnsi="Calibri" w:cs="Calibri"/>
          <w:kern w:val="0"/>
        </w:rPr>
        <w:t xml:space="preserve"> e.g. </w:t>
      </w:r>
      <w:r w:rsidRPr="00632D05" w:rsidR="3D62492B">
        <w:rPr>
          <w:rFonts w:ascii="Calibri" w:hAnsi="Calibri" w:cs="Calibri"/>
          <w:kern w:val="0"/>
        </w:rPr>
        <w:t xml:space="preserve">Farhat </w:t>
      </w:r>
      <w:r w:rsidRPr="3715F316" w:rsidR="3D62492B">
        <w:rPr>
          <w:rFonts w:ascii="Calibri" w:hAnsi="Calibri" w:cs="Calibri"/>
          <w:i w:val="1"/>
          <w:iCs w:val="1"/>
          <w:kern w:val="0"/>
        </w:rPr>
        <w:t>et al.</w:t>
      </w:r>
      <w:r w:rsidRPr="00632D05" w:rsidR="3D62492B">
        <w:rPr>
          <w:rFonts w:ascii="Calibri" w:hAnsi="Calibri" w:cs="Calibri"/>
          <w:kern w:val="0"/>
        </w:rPr>
        <w:t xml:space="preserve"> </w:t>
      </w:r>
      <w:r w:rsidR="39E0190A">
        <w:rPr>
          <w:rFonts w:ascii="Calibri" w:hAnsi="Calibri" w:cs="Calibri"/>
          <w:kern w:val="0"/>
        </w:rPr>
        <w:t>(</w:t>
      </w:r>
      <w:r w:rsidRPr="00632D05" w:rsidR="3D62492B">
        <w:rPr>
          <w:rFonts w:ascii="Calibri" w:hAnsi="Calibri" w:cs="Calibri"/>
          <w:kern w:val="0"/>
        </w:rPr>
        <w:t>2016)</w:t>
      </w:r>
      <w:r w:rsidR="00632D05">
        <w:rPr>
          <w:lang w:val="en-US"/>
        </w:rPr>
        <w:fldChar w:fldCharType="end"/>
      </w:r>
      <w:r w:rsidR="39E0190A">
        <w:rPr>
          <w:lang w:val="en-US"/>
        </w:rPr>
        <w:t>)</w:t>
      </w:r>
      <w:r w:rsidRPr="00DF56DF" w:rsidR="247F019C">
        <w:rPr>
          <w:lang w:val="en-US"/>
        </w:rPr>
        <w:t>.</w:t>
      </w:r>
      <w:r w:rsidRPr="407EA131" w:rsidR="00686AEF">
        <w:rPr>
          <w:lang w:val="en-US"/>
        </w:rPr>
        <w:fldChar w:fldCharType="begin"/>
      </w:r>
      <w:r w:rsidR="002169F9">
        <w:rPr>
          <w:lang w:val="en-US"/>
        </w:rPr>
        <w:instrText xml:space="preserve"> ADDIN ZOTERO_ITEM CSL_CITATION {"citationID":"5IDjRs0V","properties":{"formattedCitation":"(von Marschner &amp; Richter, 1974)","plainCitation":"(von Marschner &amp; Richter, 1974)","dontUpdate":true,"noteIndex":0},"citationItems":[{"id":1669,"uris":["http://zotero.org/users/13671732/items/CXZK66I7"],"itemData":{"id":1669,"type":"article-journal","abstract":"Zur Untersuchung des Ca-Transportes in Wurzeln intakter Pflanzen wurde Wurzeln von 9 Tage alten Pflanzen von Mais (Zea mays L., Velox) und Bohnen (Phaseolus vulgaris L., Saxa) an einer 3 cm langen Zone Ca45-markierte Nährlösung angeboten. Die übrigen Zonen der Wurzeln (Gesamtlänge der Primärwurzel 25–30 cm) befanden sich in nichtmarkierter Nährlösung. Nach einer Versuchsdauer von 1–7 Tagen wurde die Verteilung von Ca45 in den einzelnen Wurzelzonen und im Sproß ermittelt.","container-title":"Plant and Soil","DOI":"10.1007/BF00011422","ISSN":"1573-5036","issue":"1","journalAbbreviation":"Plant Soil","language":"de","page":"193-210","source":"Springer Link","title":"Calcium-transport in Wurzeln von Mais- und Bohnenkeimpflanzen","URL":"https://doi.org/10.1007/BF00011422","volume":"40","author":[{"family":"Marschner","given":"H.","non-dropping-particle":"von"},{"family":"Richter","given":"Ch."}],"accessed":{"date-parts":[["2025",2,3]]},"issued":{"date-parts":[["1974",2,1]]}}}],"schema":"https://github.com/citation-style-language/schema/raw/master/csl-citation.json"} </w:instrText>
      </w:r>
      <w:r w:rsidRPr="407EA131" w:rsidR="00686AEF">
        <w:rPr>
          <w:lang w:val="en-US"/>
        </w:rPr>
        <w:fldChar w:fldCharType="separate"/>
      </w:r>
      <w:r w:rsidRPr="407EA131" w:rsidR="00686AEF">
        <w:rPr>
          <w:lang w:val="en-US"/>
        </w:rPr>
        <w:fldChar w:fldCharType="end"/>
      </w:r>
    </w:p>
    <w:p w:rsidRPr="003D160B" w:rsidR="00F361BD" w:rsidP="3715F316" w:rsidRDefault="003935DD" w14:paraId="0BB26054" w14:textId="1099BD52">
      <w:pPr>
        <w:pStyle w:val="ListParagraph"/>
        <w:numPr>
          <w:ilvl w:val="1"/>
          <w:numId w:val="2"/>
        </w:numPr>
        <w:spacing w:line="480" w:lineRule="auto"/>
        <w:jc w:val="both"/>
        <w:rPr>
          <w:rFonts w:cs="Calibri" w:cstheme="minorAscii"/>
          <w:i w:val="1"/>
          <w:iCs w:val="1"/>
          <w:lang w:val="en-US"/>
        </w:rPr>
      </w:pPr>
      <w:r w:rsidRPr="3715F316" w:rsidR="75096542">
        <w:rPr>
          <w:rFonts w:cs="Calibri" w:cstheme="minorAscii"/>
          <w:i w:val="1"/>
          <w:iCs w:val="1"/>
          <w:lang w:val="en-US"/>
        </w:rPr>
        <w:t>Cation</w:t>
      </w:r>
      <w:r w:rsidRPr="3715F316" w:rsidR="5CBBC1BF">
        <w:rPr>
          <w:rFonts w:cs="Calibri" w:cstheme="minorAscii"/>
          <w:i w:val="1"/>
          <w:iCs w:val="1"/>
          <w:lang w:val="en-US"/>
        </w:rPr>
        <w:t xml:space="preserve"> addition</w:t>
      </w:r>
      <w:r w:rsidRPr="3715F316" w:rsidR="75096542">
        <w:rPr>
          <w:rFonts w:cs="Calibri" w:cstheme="minorAscii"/>
          <w:i w:val="1"/>
          <w:iCs w:val="1"/>
          <w:lang w:val="en-US"/>
        </w:rPr>
        <w:t xml:space="preserve"> </w:t>
      </w:r>
      <w:r w:rsidRPr="3715F316" w:rsidR="75096542">
        <w:rPr>
          <w:rFonts w:cs="Calibri" w:cstheme="minorAscii"/>
          <w:i w:val="1"/>
          <w:iCs w:val="1"/>
          <w:lang w:val="en-US"/>
        </w:rPr>
        <w:t>e</w:t>
      </w:r>
      <w:r w:rsidRPr="3715F316" w:rsidR="75096542">
        <w:rPr>
          <w:rFonts w:cs="Calibri" w:cstheme="minorAscii"/>
          <w:i w:val="1"/>
          <w:iCs w:val="1"/>
          <w:lang w:val="en-US"/>
        </w:rPr>
        <w:t>nhance</w:t>
      </w:r>
      <w:r w:rsidRPr="3715F316" w:rsidR="5CBBC1BF">
        <w:rPr>
          <w:rFonts w:cs="Calibri" w:cstheme="minorAscii"/>
          <w:i w:val="1"/>
          <w:iCs w:val="1"/>
          <w:lang w:val="en-US"/>
        </w:rPr>
        <w:t>s</w:t>
      </w:r>
      <w:r w:rsidRPr="3715F316" w:rsidR="75096542">
        <w:rPr>
          <w:rFonts w:cs="Calibri" w:cstheme="minorAscii"/>
          <w:i w:val="1"/>
          <w:iCs w:val="1"/>
          <w:lang w:val="en-US"/>
        </w:rPr>
        <w:t xml:space="preserve"> </w:t>
      </w:r>
      <w:r w:rsidRPr="3715F316" w:rsidR="75096542">
        <w:rPr>
          <w:rFonts w:cs="Calibri" w:cstheme="minorAscii"/>
          <w:i w:val="1"/>
          <w:iCs w:val="1"/>
          <w:lang w:val="en-US"/>
        </w:rPr>
        <w:t>p</w:t>
      </w:r>
      <w:r w:rsidRPr="3715F316" w:rsidR="75096542">
        <w:rPr>
          <w:rFonts w:cs="Calibri" w:cstheme="minorAscii"/>
          <w:i w:val="1"/>
          <w:iCs w:val="1"/>
          <w:lang w:val="en-US"/>
        </w:rPr>
        <w:t xml:space="preserve">lant </w:t>
      </w:r>
      <w:r w:rsidRPr="3715F316" w:rsidR="75096542">
        <w:rPr>
          <w:rFonts w:cs="Calibri" w:cstheme="minorAscii"/>
          <w:i w:val="1"/>
          <w:iCs w:val="1"/>
          <w:lang w:val="en-US"/>
        </w:rPr>
        <w:t>t</w:t>
      </w:r>
      <w:r w:rsidRPr="3715F316" w:rsidR="75096542">
        <w:rPr>
          <w:rFonts w:cs="Calibri" w:cstheme="minorAscii"/>
          <w:i w:val="1"/>
          <w:iCs w:val="1"/>
          <w:lang w:val="en-US"/>
        </w:rPr>
        <w:t xml:space="preserve">issue </w:t>
      </w:r>
      <w:r w:rsidRPr="3715F316" w:rsidR="75096542">
        <w:rPr>
          <w:rFonts w:cs="Calibri" w:cstheme="minorAscii"/>
          <w:i w:val="1"/>
          <w:iCs w:val="1"/>
          <w:lang w:val="en-US"/>
        </w:rPr>
        <w:t>c</w:t>
      </w:r>
      <w:r w:rsidRPr="3715F316" w:rsidR="75096542">
        <w:rPr>
          <w:rFonts w:cs="Calibri" w:cstheme="minorAscii"/>
          <w:i w:val="1"/>
          <w:iCs w:val="1"/>
          <w:lang w:val="en-US"/>
        </w:rPr>
        <w:t xml:space="preserve">ation </w:t>
      </w:r>
      <w:r w:rsidRPr="3715F316" w:rsidR="75096542">
        <w:rPr>
          <w:rFonts w:cs="Calibri" w:cstheme="minorAscii"/>
          <w:i w:val="1"/>
          <w:iCs w:val="1"/>
          <w:lang w:val="en-US"/>
        </w:rPr>
        <w:t>l</w:t>
      </w:r>
      <w:r w:rsidRPr="3715F316" w:rsidR="75096542">
        <w:rPr>
          <w:rFonts w:cs="Calibri" w:cstheme="minorAscii"/>
          <w:i w:val="1"/>
          <w:iCs w:val="1"/>
          <w:lang w:val="en-US"/>
        </w:rPr>
        <w:t>eve</w:t>
      </w:r>
      <w:commentRangeStart w:id="1727187825"/>
      <w:r w:rsidRPr="3715F316" w:rsidR="75096542">
        <w:rPr>
          <w:rFonts w:cs="Calibri" w:cstheme="minorAscii"/>
          <w:i w:val="1"/>
          <w:iCs w:val="1"/>
          <w:lang w:val="en-US"/>
        </w:rPr>
        <w:t>l</w:t>
      </w:r>
      <w:commentRangeEnd w:id="1727187825"/>
      <w:r>
        <w:rPr>
          <w:rStyle w:val="CommentReference"/>
        </w:rPr>
        <w:commentReference w:id="1727187825"/>
      </w:r>
      <w:r w:rsidRPr="3715F316" w:rsidR="75096542">
        <w:rPr>
          <w:rFonts w:cs="Calibri" w:cstheme="minorAscii"/>
          <w:i w:val="1"/>
          <w:iCs w:val="1"/>
          <w:lang w:val="en-US"/>
        </w:rPr>
        <w:t>s</w:t>
      </w:r>
      <w:r w:rsidRPr="3715F316" w:rsidR="5D42CC21">
        <w:rPr>
          <w:rFonts w:cs="Calibri" w:cstheme="minorAscii"/>
          <w:i w:val="1"/>
          <w:iCs w:val="1"/>
          <w:lang w:val="en-US"/>
        </w:rPr>
        <w:t xml:space="preserve"> </w:t>
      </w:r>
      <w:r w:rsidRPr="3715F316" w:rsidR="5D42CC21">
        <w:rPr>
          <w:rFonts w:cs="Calibri" w:cstheme="minorAscii"/>
          <w:lang w:val="en-US"/>
        </w:rPr>
        <w:t xml:space="preserve"> </w:t>
      </w:r>
    </w:p>
    <w:p w:rsidR="00A86345" w:rsidP="407EA131" w:rsidRDefault="50C1AAD3" w14:paraId="4C5D518F" w14:textId="194E4DC7">
      <w:pPr>
        <w:spacing w:line="480" w:lineRule="auto"/>
        <w:jc w:val="both"/>
        <w:rPr>
          <w:color w:val="000000" w:themeColor="text1"/>
          <w:lang w:val="en-US"/>
        </w:rPr>
      </w:pPr>
      <w:r w:rsidRPr="407EA131" w:rsidR="635F27D7">
        <w:rPr>
          <w:color w:val="000000" w:themeColor="text1"/>
          <w:lang w:val="en-US"/>
        </w:rPr>
        <w:t xml:space="preserve">Cation additions </w:t>
      </w:r>
      <w:r w:rsidRPr="407EA131" w:rsidR="0B353430">
        <w:rPr>
          <w:color w:val="000000" w:themeColor="text1"/>
          <w:lang w:val="en-US"/>
        </w:rPr>
        <w:t>strongly</w:t>
      </w:r>
      <w:r w:rsidRPr="407EA131" w:rsidR="635F27D7">
        <w:rPr>
          <w:color w:val="000000" w:themeColor="text1"/>
          <w:lang w:val="en-US"/>
        </w:rPr>
        <w:t xml:space="preserve"> increased foliar Ca and Mg </w:t>
      </w:r>
      <w:r w:rsidRPr="407EA131" w:rsidR="6CAF847B">
        <w:rPr>
          <w:color w:val="000000" w:themeColor="text1"/>
          <w:lang w:val="en-US"/>
        </w:rPr>
        <w:t>content</w:t>
      </w:r>
      <w:r w:rsidRPr="407EA131" w:rsidR="756240FA">
        <w:rPr>
          <w:color w:val="000000" w:themeColor="text1"/>
          <w:lang w:val="en-US"/>
        </w:rPr>
        <w:t xml:space="preserve"> by up to 1</w:t>
      </w:r>
      <w:r w:rsidRPr="407EA131" w:rsidR="7790D9DE">
        <w:rPr>
          <w:color w:val="000000" w:themeColor="text1"/>
          <w:lang w:val="en-US"/>
        </w:rPr>
        <w:t>91</w:t>
      </w:r>
      <w:r w:rsidRPr="407EA131" w:rsidR="38338003">
        <w:rPr>
          <w:color w:val="000000" w:themeColor="text1"/>
          <w:lang w:val="en-US"/>
        </w:rPr>
        <w:t xml:space="preserve"> %</w:t>
      </w:r>
      <w:r w:rsidRPr="407EA131" w:rsidR="756240FA">
        <w:rPr>
          <w:color w:val="000000" w:themeColor="text1"/>
          <w:lang w:val="en-US"/>
        </w:rPr>
        <w:t xml:space="preserve"> and 202</w:t>
      </w:r>
      <w:r w:rsidRPr="407EA131" w:rsidR="38338003">
        <w:rPr>
          <w:color w:val="000000" w:themeColor="text1"/>
          <w:lang w:val="en-US"/>
        </w:rPr>
        <w:t xml:space="preserve"> %</w:t>
      </w:r>
      <w:r w:rsidRPr="407EA131" w:rsidR="756240FA">
        <w:rPr>
          <w:color w:val="000000" w:themeColor="text1"/>
          <w:lang w:val="en-US"/>
        </w:rPr>
        <w:t>, respectively</w:t>
      </w:r>
      <w:r w:rsidRPr="407EA131" w:rsidR="3219C311">
        <w:rPr>
          <w:color w:val="000000" w:themeColor="text1"/>
          <w:lang w:val="en-US"/>
        </w:rPr>
        <w:t xml:space="preserve"> (Fig. A.</w:t>
      </w:r>
      <w:r w:rsidRPr="407EA131" w:rsidR="1A83FC69">
        <w:rPr>
          <w:color w:val="000000" w:themeColor="text1"/>
          <w:lang w:val="en-US"/>
        </w:rPr>
        <w:t>5</w:t>
      </w:r>
      <w:r w:rsidRPr="407EA131" w:rsidR="3219C311">
        <w:rPr>
          <w:color w:val="000000" w:themeColor="text1"/>
          <w:lang w:val="en-US"/>
        </w:rPr>
        <w:t>A)</w:t>
      </w:r>
      <w:r w:rsidRPr="407EA131" w:rsidR="756240FA">
        <w:rPr>
          <w:color w:val="000000" w:themeColor="text1"/>
          <w:lang w:val="en-US"/>
        </w:rPr>
        <w:t xml:space="preserve">. </w:t>
      </w:r>
      <w:r w:rsidRPr="407EA131" w:rsidR="22675A9B">
        <w:rPr>
          <w:color w:val="000000" w:themeColor="text1"/>
          <w:lang w:val="en-US"/>
        </w:rPr>
        <w:t xml:space="preserve">To sustain its pioneer strategy, </w:t>
      </w:r>
      <w:r w:rsidRPr="3715F316" w:rsidR="22675A9B">
        <w:rPr>
          <w:i w:val="1"/>
          <w:iCs w:val="1"/>
          <w:color w:val="000000" w:themeColor="text1"/>
          <w:lang w:val="en-US"/>
        </w:rPr>
        <w:t xml:space="preserve">M. </w:t>
      </w:r>
      <w:r w:rsidRPr="3715F316" w:rsidR="22675A9B">
        <w:rPr>
          <w:i w:val="1"/>
          <w:iCs w:val="1"/>
          <w:color w:val="000000" w:themeColor="text1"/>
          <w:lang w:val="en-US"/>
        </w:rPr>
        <w:t>cecropioides</w:t>
      </w:r>
      <w:r w:rsidRPr="407EA131" w:rsidR="22675A9B">
        <w:rPr>
          <w:color w:val="000000" w:themeColor="text1"/>
          <w:lang w:val="en-US"/>
        </w:rPr>
        <w:t xml:space="preserve"> requires rapid biomass accumulation and </w:t>
      </w:r>
      <w:r w:rsidRPr="407EA131" w:rsidR="22675A9B">
        <w:rPr>
          <w:color w:val="000000" w:themeColor="text1"/>
          <w:lang w:val="en-US"/>
        </w:rPr>
        <w:t xml:space="preserve">consequently</w:t>
      </w:r>
      <w:r w:rsidRPr="407EA131" w:rsidR="22675A9B">
        <w:rPr>
          <w:color w:val="000000" w:themeColor="text1"/>
          <w:lang w:val="en-US"/>
        </w:rPr>
        <w:t xml:space="preserve"> h</w:t>
      </w:r>
      <w:commentRangeStart w:id="322890148"/>
      <w:r w:rsidRPr="407EA131" w:rsidR="22675A9B">
        <w:rPr>
          <w:color w:val="000000" w:themeColor="text1"/>
          <w:lang w:val="en-US"/>
        </w:rPr>
        <w:t xml:space="preserve">igh photosynthetic </w:t>
      </w:r>
      <w:r w:rsidR="7BF8FFBD">
        <w:rPr>
          <w:color w:val="000000" w:themeColor="text1"/>
          <w:lang w:val="en-US"/>
        </w:rPr>
        <w:t>capacity</w:t>
      </w:r>
      <w:commentRangeEnd w:id="322890148"/>
      <w:r>
        <w:rPr>
          <w:rStyle w:val="CommentReference"/>
        </w:rPr>
        <w:commentReference w:id="322890148"/>
      </w:r>
      <w:r w:rsidRPr="407EA131" w:rsidR="72CB2129">
        <w:rPr>
          <w:color w:val="000000" w:themeColor="text1"/>
          <w:lang w:val="en-US"/>
        </w:rPr>
        <w:t xml:space="preserve"> (</w:t>
      </w:r>
      <w:r w:rsidRPr="407EA131" w:rsidR="72CB2129">
        <w:rPr>
          <w:color w:val="000000" w:themeColor="text1"/>
          <w:lang w:val="en-US"/>
        </w:rPr>
        <w:t xml:space="preserve">e.g.</w:t>
      </w:r>
      <w:r w:rsidRPr="407EA131" w:rsidR="22675A9B">
        <w:rPr>
          <w:color w:val="000000" w:themeColor="text1"/>
          <w:lang w:val="en-US"/>
        </w:rPr>
        <w:t xml:space="preserve"> </w:t>
      </w:r>
      <w:r w:rsidRPr="407EA131" w:rsidR="00A41C46">
        <w:rPr>
          <w:color w:val="000000" w:themeColor="text1"/>
          <w:lang w:val="en-US"/>
        </w:rPr>
        <w:fldChar w:fldCharType="begin"/>
      </w:r>
      <w:r w:rsidRPr="407EA131" w:rsidR="00427DE9">
        <w:rPr>
          <w:color w:val="000000" w:themeColor="text1"/>
          <w:lang w:val="en-US"/>
        </w:rPr>
        <w:instrText xml:space="preserve"> ADDIN ZOTERO_ITEM CSL_CITATION {"citationID":"1LbiqA98","properties":{"formattedCitation":"(Bazzaz &amp; Pickett, 1980; Dusenge {\\i{}et al.}, 2015)","plainCitation":"(Bazzaz &amp; Pickett, 1980; Dusenge et al., 2015)","dontUpdate":true,"noteIndex":0},"citationItems":[{"id":1480,"uris":["http://zotero.org/users/13671732/items/JPZNNMFN"],"itemData":{"id":1480,"type":"article-journal","container-title":"Annual Review of Ecology and Systematics","ISSN":"0066-4162","note":"publisher: Annual Reviews","page":"287-310","source":"JSTOR","title":"Physiological Ecology of Tropical Succession: A Comparative Review","title-short":"Physiological Ecology of Tropical Succession","URL":"https://www.jstor.org/stable/2096910","volume":"11","author":[{"family":"Bazzaz","given":"F. A."},{"family":"Pickett","given":"S. T. A."}],"accessed":{"date-parts":[["2024",11,4]]},"issued":{"date-parts":[["1980"]]}}},{"id":1476,"uris":["http://zotero.org/users/13671732/items/QR4PFVDD"],"itemData":{"id":1476,"type":"article-journal","abstract":"Photosynthetic capacity of tree leaves is typically positively related to nutrient content and little affected by changes in growth temperature. These relationships are, however, often poorly supported for tropical trees, for which interspecific differences may be more strongly controlled by within-leaf nutrient allocation than by absolute leaf nutrient content, and little is known regarding photosynthetic acclimation to temperature. To explore the influence of leaf nutrient status, successional strategy and growth temperature on the photosynthetic capacity of tropical trees, we collected data on photosynthetic, chemical and morphological leaf traits of ten tree species in Rwanda. Seven species were studied in a forest plantation at mid-altitude (~1,700 m), whereas six species were studied in a cooler montane rainforest at higher altitude (~2,500 m). Three species were common to both sites, and, in the montane rainforest, three pioneer species and three climax species were investigated. Across species, interspecific variation in photosynthetic capacity was not related to leaf nutrient content. Instead, this variation was related to differences in within-leaf nitrogen allocation, with a tradeoff between investments into compounds related to photosynthetic capacity (higher in pioneer species) versus light-harvesting compounds (higher in climax species). Photosynthetic capacity was significantly lower at the warmer site at 1,700 m altitude. We conclude that (1) within-leaf nutrient allocation is more important than leaf nutrient content per se in controlling interspecific variation in photosynthetic capacity among tree species in tropical Rwanda, and that (2) tropical montane rainforest species exhibit decreased photosynthetic capacity when grown in a warmer environment.","container-title":"Oecologia","DOI":"10.1007/s00442-015-3260-3","ISSN":"1432-1939","issue":"4","journalAbbreviation":"Oecologia","language":"en","page":"1183-1194","source":"Springer Link","title":"Photosynthetic capacity of tropical montane tree species in relation to leaf nutrients, successional strategy and growth temperature","URL":"https://doi.org/10.1007/s00442-015-3260-3","volume":"177","author":[{"family":"Dusenge","given":"Mirindi Eric"},{"family":"Wallin","given":"Göran"},{"family":"Gårdesten","given":"Johanna"},{"family":"Niyonzima","given":"Felix"},{"family":"Adolfsson","given":"Lisa"},{"family":"Nsabimana","given":"Donat"},{"family":"Uddling","given":"Johan"}],"accessed":{"date-parts":[["2024",11,4]]},"issued":{"date-parts":[["2015",4,1]]}}}],"schema":"https://github.com/citation-style-language/schema/raw/master/csl-citation.json"} </w:instrText>
      </w:r>
      <w:r w:rsidRPr="407EA131" w:rsidR="00A41C46">
        <w:rPr>
          <w:color w:val="000000" w:themeColor="text1"/>
          <w:lang w:val="en-US"/>
        </w:rPr>
        <w:fldChar w:fldCharType="separate"/>
      </w:r>
      <w:r w:rsidRPr="00DF2437" w:rsidR="72CB2129">
        <w:rPr>
          <w:kern w:val="0"/>
          <w:lang w:val="en-US"/>
        </w:rPr>
        <w:t xml:space="preserve">Bazzaz &amp; Pickett (1980), </w:t>
      </w:r>
      <w:r w:rsidRPr="00DF2437" w:rsidR="72CB2129">
        <w:rPr>
          <w:kern w:val="0"/>
          <w:lang w:val="en-US"/>
        </w:rPr>
        <w:t xml:space="preserve">Dusenge</w:t>
      </w:r>
      <w:r w:rsidRPr="00DF2437" w:rsidR="72CB2129">
        <w:rPr>
          <w:kern w:val="0"/>
          <w:lang w:val="en-US"/>
        </w:rPr>
        <w:t xml:space="preserve"> </w:t>
      </w:r>
      <w:r w:rsidRPr="3715F316" w:rsidR="72CB2129">
        <w:rPr>
          <w:i w:val="1"/>
          <w:iCs w:val="1"/>
          <w:kern w:val="0"/>
          <w:lang w:val="en-US"/>
        </w:rPr>
        <w:t>et al.</w:t>
      </w:r>
      <w:r w:rsidRPr="00DF2437" w:rsidR="72CB2129">
        <w:rPr>
          <w:kern w:val="0"/>
          <w:lang w:val="en-US"/>
        </w:rPr>
        <w:t xml:space="preserve"> (2015)</w:t>
      </w:r>
      <w:r w:rsidRPr="407EA131" w:rsidR="00A41C46">
        <w:rPr>
          <w:color w:val="000000" w:themeColor="text1"/>
          <w:lang w:val="en-US"/>
        </w:rPr>
        <w:fldChar w:fldCharType="end"/>
      </w:r>
      <w:r w:rsidRPr="407EA131" w:rsidR="034C0D8F">
        <w:rPr>
          <w:color w:val="000000" w:themeColor="text1"/>
          <w:lang w:val="en-US"/>
        </w:rPr>
        <w:t>)</w:t>
      </w:r>
      <w:r w:rsidRPr="407EA131" w:rsidR="6EA56B2D">
        <w:rPr>
          <w:color w:val="000000" w:themeColor="text1"/>
          <w:lang w:val="en-US"/>
        </w:rPr>
        <w:t xml:space="preserve">. </w:t>
      </w:r>
      <w:r w:rsidRPr="407EA131" w:rsidR="59B391E7">
        <w:rPr>
          <w:color w:val="000000" w:themeColor="text1"/>
          <w:lang w:val="en-US"/>
        </w:rPr>
        <w:t>Furthermore</w:t>
      </w:r>
      <w:r w:rsidRPr="407EA131" w:rsidR="51A6B9E7">
        <w:rPr>
          <w:color w:val="000000" w:themeColor="text1"/>
          <w:lang w:val="en-US"/>
        </w:rPr>
        <w:t xml:space="preserve">, photosynthesis (chlorophyll) and the </w:t>
      </w:r>
      <w:r w:rsidRPr="407EA131" w:rsidR="51A6B9E7">
        <w:rPr>
          <w:color w:val="000000" w:themeColor="text1"/>
          <w:lang w:val="en-US"/>
        </w:rPr>
        <w:t xml:space="preserve">subsequent</w:t>
      </w:r>
      <w:r w:rsidRPr="407EA131" w:rsidR="51A6B9E7">
        <w:rPr>
          <w:color w:val="000000" w:themeColor="text1"/>
          <w:lang w:val="en-US"/>
        </w:rPr>
        <w:t xml:space="preserve"> source-to-sink transport of carbohydrates rely on Mg supply </w:t>
      </w:r>
      <w:r w:rsidRPr="407EA131" w:rsidR="003E3F53">
        <w:rPr>
          <w:color w:val="000000" w:themeColor="text1"/>
          <w:lang w:val="en-US"/>
        </w:rPr>
        <w:fldChar w:fldCharType="begin"/>
      </w:r>
      <w:r w:rsidRPr="407EA131" w:rsidR="003E3F53">
        <w:rPr>
          <w:color w:val="000000" w:themeColor="text1"/>
          <w:lang w:val="en-US"/>
        </w:rPr>
        <w:instrText xml:space="preserve"> ADDIN ZOTERO_ITEM CSL_CITATION {"citationID":"8p4Lge8f","properties":{"formattedCitation":"(Farhat {\\i{}et al.}, 2016)","plainCitation":"(Farhat et al., 2016)","noteIndex":0},"citationItems":[{"id":1490,"uris":["http://zotero.org/users/13671732/items/CJ93CG98"],"itemData":{"id":1490,"type":"article-journal","abstract":"Magnesium nutrition is often forgotten, while its absence adversely affects numerous functions in plants. Magnesium deficiency is a growing concern for crop production frequently observed in lateritic and leached acid soils. Competition with other cations (Ca2+, Na+, and K+) is also found to be an essential factor, inducing magnesium deficiency in plants. This nutrient is required for chlorophyll formation and plays a key role in photosynthetic activity. Moreover, it is involved in carbohydrate transport from source-to-sink organs. Hence, sugar accumulation in leaves that results from the impairment of their transport in phloem is considered as an early response to Mg deficiency. The most visible effect is often recorded in root growth, resulting in a significant reduction of root/shoot ratio. Carbohydrate accumulation in source leaves is attributed to the unique chemical proprieties of magnesium. As magnesium is a nutrient with high mobility in plants, it is preferentially transported to source leaves to prevent severe declines in photosynthetic activity. In addition, Mg is involved in the source-to-sink transport of carbohydrates. Hence, an inverse relationship between Mg shortage and sugar accumulation in leaves is often observed. We hereby review all these aspects with a special emphasis on the role of Mg in photosynthesis and the structural and functional effects of its deficiency on the photosynthetic apparatus.","container-title":"Acta Physiologiae Plantarum","DOI":"10.1007/s11738-016-2165-z","ISSN":"1861-1664","issue":"6","journalAbbreviation":"Acta Physiol Plant","language":"en","license":"2016 Franciszek Górski Institute of Plant Physiology, Polish Academy of Sciences, Kraków","note":"Company: Springer\nDistributor: Springer\nInstitution: Springer\nLabel: Springer\nnumber: 6\npublisher: Springer Berlin Heidelberg","page":"1-10","source":"link.springer.com","title":"Effects of magnesium deficiency on photosynthesis and carbohydrate partitioning","URL":"https://link.springer.com/article/10.1007/s11738-016-2165-z","volume":"38","author":[{"family":"Farhat","given":"Nèjia"},{"family":"Elkhouni","given":"Amine"},{"family":"Zorrig","given":"Walid"},{"family":"Smaoui","given":"Abderrazak"},{"family":"Abdelly","given":"Chedly"},{"family":"Rabhi","given":"Mokded"}],"accessed":{"date-parts":[["2024",11,4]]},"issued":{"date-parts":[["2016",6,1]]}}}],"schema":"https://github.com/citation-style-language/schema/raw/master/csl-citation.json"} </w:instrText>
      </w:r>
      <w:r w:rsidRPr="407EA131" w:rsidR="003E3F53">
        <w:rPr>
          <w:color w:val="000000" w:themeColor="text1"/>
          <w:lang w:val="en-US"/>
        </w:rPr>
        <w:fldChar w:fldCharType="separate"/>
      </w:r>
      <w:r w:rsidRPr="407EA131" w:rsidR="59B391E7">
        <w:rPr>
          <w:kern w:val="0"/>
        </w:rPr>
        <w:t xml:space="preserve">(Farhat </w:t>
      </w:r>
      <w:r w:rsidRPr="3715F316" w:rsidR="59B391E7">
        <w:rPr>
          <w:i w:val="1"/>
          <w:iCs w:val="1"/>
          <w:kern w:val="0"/>
        </w:rPr>
        <w:t>et al.</w:t>
      </w:r>
      <w:r w:rsidRPr="407EA131" w:rsidR="59B391E7">
        <w:rPr>
          <w:kern w:val="0"/>
        </w:rPr>
        <w:t>, 2016)</w:t>
      </w:r>
      <w:r w:rsidRPr="407EA131" w:rsidR="003E3F53">
        <w:rPr>
          <w:color w:val="000000" w:themeColor="text1"/>
          <w:lang w:val="en-US"/>
        </w:rPr>
        <w:fldChar w:fldCharType="end"/>
      </w:r>
      <w:r w:rsidRPr="407EA131" w:rsidR="59B391E7">
        <w:rPr>
          <w:color w:val="000000" w:themeColor="text1"/>
          <w:lang w:val="en-US"/>
        </w:rPr>
        <w:t xml:space="preserve">. </w:t>
      </w:r>
      <w:r w:rsidRPr="407EA131" w:rsidR="2A49784E">
        <w:rPr>
          <w:color w:val="000000" w:themeColor="text1"/>
          <w:lang w:val="en-US"/>
        </w:rPr>
        <w:t xml:space="preserve">Indeed, </w:t>
      </w:r>
      <w:r w:rsidRPr="407EA131" w:rsidR="00E465A0">
        <w:rPr>
          <w:color w:val="000000" w:themeColor="text1"/>
          <w:lang w:val="en-US"/>
        </w:rPr>
        <w:fldChar w:fldCharType="begin"/>
      </w:r>
      <w:r w:rsidRPr="407EA131" w:rsidR="00587EB7">
        <w:rPr>
          <w:color w:val="000000" w:themeColor="text1"/>
          <w:lang w:val="en-US"/>
        </w:rPr>
        <w:instrText xml:space="preserve"> ADDIN ZOTERO_ITEM CSL_CITATION {"citationID":"0s72TPXx","properties":{"formattedCitation":"(Neba {\\i{}et al.}, 2016)","plainCitation":"(Neba et al., 2016)","dontUpdate":true,"noteIndex":0},"citationItems":[{"id":283,"uris":["http://zotero.org/users/13671732/items/QN7YPTKA"],"itemData":{"id":283,"type":"article-journal","abstract":"Abstract In the ectomycorrhizal caesalpiniaceous groves of southern Korup National Park, the dominant tree species, Microberlinia bisulcata, displays very poor in situ recruitment compared with its codominant, Tetraberlinia bifoliolata. The reported ex situ experiment tested whether availabilities of soil potassium and magnesium play a role. Seedlings of the two species received applications of K and Mg fertilizer in potted native soil in a local shade house, and their responses in terms of growth and nutrient concentrations were recorded over 2 years. Amended soil concentrations were also determined. Microberlinia responded strongly and positively in its growth to Mg, but less to K; Tetraberlinia responded weakly to both. Added Mg led to strongly increased Mg concentration for Microberlinia while added K changed that concentration only slightly; Tetraberlinia strongly increased its concentration of K with added K, but only somewhat its Mg concentration with added Mg. Additions of Mg and K had small but important antagonistic effects. Microberlinia is Mg-demanding and apparently Mg-limited in Korup soil; Tetraberlinia, whilst K-demanding, appeared not to be K-limited (for growth). Added K enhanced plant P concentrations of both species. Extra applied Mg may also be alleviating soil aluminum toxicity, and hence improving growth indirectly and especially to the benefit of Microberlinia. Mg appears to be essential for Microberlinia seedling growth and its low soil availability in grove soils at Korup may be an important contributing factor to its poor recruitment. Microberlinia is highly shade-intolerant and strongly light-responding, whilst Tetraberlinia is more shade-tolerant and moderately light-responding, which affords an interesting contrast with respect to their differing responses to Mg supply. The study revealed novel aspects of functional traits and likely niche-partitioning among ectomycorrhizal caesalps in African rain forests. Identifying the direct and interacting indirect effects of essential elements on tropical tree seedling growth presents a considerable challenge due the complex nexus of causes involved.","container-title":"Ecology and Evolution","DOI":"10.1002/ece3.1835","issue":"1","note":"publisher: John Wiley &amp; Sons, Ltd","page":"125-142","title":"Limitation of seedling growth by potassium and magnesium supply for two ectomycorrhizal tree species of a Central African rain forest and its implication for their recruitment","URL":"https://doi.org/10.1002/ece3.1835","volume":"6","author":[{"family":"Neba","given":"Godlove Ambe"},{"family":"Newbery","given":"David McClintock"},{"family":"Chuyong","given":"George Bindeh"}],"issued":{"date-parts":[["2016",1]]}}}],"schema":"https://github.com/citation-style-language/schema/raw/master/csl-citation.json"} </w:instrText>
      </w:r>
      <w:r w:rsidRPr="407EA131" w:rsidR="00E465A0">
        <w:rPr>
          <w:color w:val="000000" w:themeColor="text1"/>
          <w:lang w:val="en-US"/>
        </w:rPr>
        <w:fldChar w:fldCharType="separate"/>
      </w:r>
      <w:r w:rsidRPr="00DF2437" w:rsidR="2A49784E">
        <w:rPr>
          <w:kern w:val="0"/>
          <w:lang w:val="en-US"/>
        </w:rPr>
        <w:t xml:space="preserve">Neba </w:t>
      </w:r>
      <w:r w:rsidRPr="3715F316" w:rsidR="2A49784E">
        <w:rPr>
          <w:i w:val="1"/>
          <w:iCs w:val="1"/>
          <w:kern w:val="0"/>
          <w:lang w:val="en-US"/>
        </w:rPr>
        <w:t>et al.</w:t>
      </w:r>
      <w:r w:rsidRPr="00DF2437" w:rsidR="2A49784E">
        <w:rPr>
          <w:kern w:val="0"/>
          <w:lang w:val="en-US"/>
        </w:rPr>
        <w:t xml:space="preserve"> (2016)</w:t>
      </w:r>
      <w:r w:rsidRPr="407EA131" w:rsidR="00E465A0">
        <w:rPr>
          <w:color w:val="000000" w:themeColor="text1"/>
          <w:lang w:val="en-US"/>
        </w:rPr>
        <w:fldChar w:fldCharType="end"/>
      </w:r>
      <w:r w:rsidRPr="407EA131" w:rsidR="2A49784E">
        <w:rPr>
          <w:color w:val="000000" w:themeColor="text1"/>
          <w:lang w:val="en-US"/>
        </w:rPr>
        <w:t xml:space="preserve"> noted the strongest increases in sapling foliar Mg content upon Mg addition for light-demanding species</w:t>
      </w:r>
      <w:r w:rsidRPr="407EA131" w:rsidR="2A49784E">
        <w:rPr>
          <w:lang w:val="en-US"/>
        </w:rPr>
        <w:t xml:space="preserve">. </w:t>
      </w:r>
      <w:commentRangeStart w:id="1774535173"/>
      <w:r w:rsidRPr="407EA131" w:rsidR="499D2C3B">
        <w:rPr>
          <w:color w:val="000000" w:themeColor="text1"/>
          <w:lang w:val="en-US"/>
        </w:rPr>
        <w:t xml:space="preserve">The </w:t>
      </w:r>
      <w:r w:rsidRPr="407EA131" w:rsidR="499D2C3B">
        <w:rPr>
          <w:color w:val="000000" w:themeColor="text1"/>
          <w:lang w:val="en-US"/>
        </w:rPr>
        <w:t>additional</w:t>
      </w:r>
      <w:r w:rsidRPr="407EA131" w:rsidR="499D2C3B">
        <w:rPr>
          <w:color w:val="000000" w:themeColor="text1"/>
          <w:lang w:val="en-US"/>
        </w:rPr>
        <w:t xml:space="preserve"> increase seen with </w:t>
      </w:r>
      <w:r w:rsidRPr="407EA131" w:rsidR="499D2C3B">
        <w:rPr>
          <w:color w:val="000000" w:themeColor="text1"/>
          <w:lang w:val="en-US"/>
        </w:rPr>
        <w:t>N</w:t>
      </w:r>
      <w:r w:rsidRPr="407EA131" w:rsidR="499D2C3B">
        <w:rPr>
          <w:color w:val="000000" w:themeColor="text1"/>
          <w:lang w:val="en-US"/>
        </w:rPr>
        <w:t xml:space="preserve"> application</w:t>
      </w:r>
      <w:r w:rsidRPr="407EA131" w:rsidR="7E34A375">
        <w:rPr>
          <w:color w:val="000000" w:themeColor="text1"/>
          <w:lang w:val="en-US"/>
        </w:rPr>
        <w:t xml:space="preserve"> in our study</w:t>
      </w:r>
      <w:r w:rsidRPr="407EA131" w:rsidR="499D2C3B">
        <w:rPr>
          <w:color w:val="000000" w:themeColor="text1"/>
          <w:lang w:val="en-US"/>
        </w:rPr>
        <w:t xml:space="preserve"> </w:t>
      </w:r>
      <w:r w:rsidRPr="407EA131" w:rsidR="499D2C3B">
        <w:rPr>
          <w:color w:val="000000" w:themeColor="text1"/>
          <w:lang w:val="en-US"/>
        </w:rPr>
        <w:t xml:space="preserve">(treatments '</w:t>
      </w:r>
      <w:r w:rsidRPr="407EA131" w:rsidR="499D2C3B">
        <w:rPr>
          <w:color w:val="000000" w:themeColor="text1"/>
          <w:lang w:val="en-US"/>
        </w:rPr>
        <w:t xml:space="preserve">N+Cat</w:t>
      </w:r>
      <w:r w:rsidRPr="407EA131" w:rsidR="499D2C3B">
        <w:rPr>
          <w:color w:val="000000" w:themeColor="text1"/>
          <w:lang w:val="en-US"/>
        </w:rPr>
        <w:t xml:space="preserve">' or '</w:t>
      </w:r>
      <w:r w:rsidRPr="407EA131" w:rsidR="499D2C3B">
        <w:rPr>
          <w:color w:val="000000" w:themeColor="text1"/>
          <w:lang w:val="en-US"/>
        </w:rPr>
        <w:t xml:space="preserve">N+P+Cat</w:t>
      </w:r>
      <w:r w:rsidRPr="407EA131" w:rsidR="499D2C3B">
        <w:rPr>
          <w:color w:val="000000" w:themeColor="text1"/>
          <w:lang w:val="en-US"/>
        </w:rPr>
        <w:t xml:space="preserve">') may further support chlorophyll synthesis</w:t>
      </w:r>
      <w:r w:rsidR="5E24D87C">
        <w:rPr>
          <w:color w:val="000000" w:themeColor="text1"/>
          <w:lang w:val="en-US"/>
        </w:rPr>
        <w:t>,</w:t>
      </w:r>
      <w:r w:rsidRPr="407EA131" w:rsidR="499D2C3B">
        <w:rPr>
          <w:color w:val="000000" w:themeColor="text1"/>
          <w:lang w:val="en-US"/>
        </w:rPr>
        <w:t xml:space="preserve"> as N is also a key </w:t>
      </w:r>
      <w:r w:rsidRPr="407EA131" w:rsidR="499D2C3B">
        <w:rPr>
          <w:color w:val="000000" w:themeColor="text1"/>
          <w:lang w:val="en-US"/>
        </w:rPr>
        <w:t xml:space="preserve">component</w:t>
      </w:r>
      <w:r w:rsidRPr="407EA131" w:rsidR="499D2C3B">
        <w:rPr>
          <w:color w:val="000000" w:themeColor="text1"/>
          <w:lang w:val="en-US"/>
        </w:rPr>
        <w:t xml:space="preserve"> of chlorophyll molecules.</w:t>
      </w:r>
      <w:r w:rsidRPr="407EA131" w:rsidR="1719DCA4">
        <w:rPr>
          <w:color w:val="000000" w:themeColor="text1"/>
          <w:lang w:val="en-US"/>
        </w:rPr>
        <w:t xml:space="preserve"> </w:t>
      </w:r>
      <w:commentRangeEnd w:id="1774535173"/>
      <w:r>
        <w:rPr>
          <w:rStyle w:val="CommentReference"/>
        </w:rPr>
        <w:commentReference w:id="1774535173"/>
      </w:r>
      <w:r w:rsidR="3A41B258">
        <w:rPr>
          <w:color w:val="000000" w:themeColor="text1"/>
          <w:lang w:val="en-US"/>
        </w:rPr>
        <w:t>The addition of cations in any configuration also</w:t>
      </w:r>
      <w:r w:rsidRPr="407EA131" w:rsidR="10963643">
        <w:rPr>
          <w:color w:val="000000" w:themeColor="text1"/>
          <w:lang w:val="en-US"/>
        </w:rPr>
        <w:t xml:space="preserve"> </w:t>
      </w:r>
      <w:r w:rsidRPr="407EA131" w:rsidR="68295095">
        <w:rPr>
          <w:color w:val="000000" w:themeColor="text1"/>
          <w:lang w:val="en-US"/>
        </w:rPr>
        <w:t>stimulated foliar P accumulation</w:t>
      </w:r>
      <w:r w:rsidR="3A41B258">
        <w:rPr>
          <w:color w:val="000000" w:themeColor="text1"/>
          <w:lang w:val="en-US"/>
        </w:rPr>
        <w:t>, with the</w:t>
      </w:r>
      <w:r w:rsidRPr="407EA131" w:rsidR="68295095">
        <w:rPr>
          <w:color w:val="000000" w:themeColor="text1"/>
          <w:lang w:val="en-US"/>
        </w:rPr>
        <w:t xml:space="preserve"> strongest effect noted for </w:t>
      </w:r>
      <w:r w:rsidRPr="407EA131" w:rsidR="758D5200">
        <w:rPr>
          <w:color w:val="000000" w:themeColor="text1"/>
          <w:lang w:val="en-US"/>
        </w:rPr>
        <w:t xml:space="preserve">‘</w:t>
      </w:r>
      <w:r w:rsidRPr="407EA131" w:rsidR="758D5200">
        <w:rPr>
          <w:color w:val="000000" w:themeColor="text1"/>
          <w:lang w:val="en-US"/>
        </w:rPr>
        <w:t xml:space="preserve">P+Cat</w:t>
      </w:r>
      <w:r w:rsidRPr="407EA131" w:rsidR="758D5200">
        <w:rPr>
          <w:color w:val="000000" w:themeColor="text1"/>
          <w:lang w:val="en-US"/>
        </w:rPr>
        <w:t xml:space="preserve">’ </w:t>
      </w:r>
      <w:r w:rsidRPr="407EA131" w:rsidR="758D5200">
        <w:rPr>
          <w:color w:val="000000" w:themeColor="text1"/>
          <w:lang w:val="en-US"/>
        </w:rPr>
        <w:t>(+114</w:t>
      </w:r>
      <w:r w:rsidRPr="407EA131" w:rsidR="38338003">
        <w:rPr>
          <w:color w:val="000000" w:themeColor="text1"/>
          <w:lang w:val="en-US"/>
        </w:rPr>
        <w:t xml:space="preserve"> %</w:t>
      </w:r>
      <w:r w:rsidRPr="407EA131" w:rsidR="758D5200">
        <w:rPr>
          <w:color w:val="000000" w:themeColor="text1"/>
          <w:lang w:val="en-US"/>
        </w:rPr>
        <w:t>).</w:t>
      </w:r>
      <w:r w:rsidRPr="407EA131" w:rsidR="68E7F4AC">
        <w:rPr>
          <w:color w:val="000000" w:themeColor="text1"/>
          <w:lang w:val="en-US"/>
        </w:rPr>
        <w:t xml:space="preserve"> </w:t>
      </w:r>
      <w:r w:rsidRPr="407EA131" w:rsidR="002A0987">
        <w:rPr>
          <w:color w:val="000000" w:themeColor="text1"/>
          <w:lang w:val="en-US"/>
        </w:rPr>
        <w:fldChar w:fldCharType="begin"/>
      </w:r>
      <w:r w:rsidR="002169F9">
        <w:rPr>
          <w:color w:val="000000" w:themeColor="text1"/>
          <w:lang w:val="en-US"/>
        </w:rPr>
        <w:instrText xml:space="preserve"> ADDIN ZOTERO_ITEM CSL_CITATION {"citationID":"9N42vf5a","properties":{"formattedCitation":"(Tanada, 1955)","plainCitation":"(Tanada, 1955)","dontUpdate":true,"noteIndex":0},"citationItems":[{"id":1675,"uris":["http://zotero.org/users/13671732/items/QJLFZL77"],"itemData":{"id":1675,"type":"article-journal","container-title":"Plant Physiology","ISSN":"0032-0889","issue":"3","journalAbbreviation":"Plant Physiol","note":"PMID: 16654760\nPMCID: PMC540634","page":"221-225","source":"PubMed Central","title":"Effects of Ultraviolet Radiation and Calcium and Their Interaction on Salt Absorption by Excised Mung Bean Roots. 12","URL":"https://www.ncbi.nlm.nih.gov/pmc/articles/PMC540634/","volume":"30","author":[{"family":"Tanada","given":"T."}],"accessed":{"date-parts":[["2025",2,3]]},"issued":{"date-parts":[["1955",5]]}}}],"schema":"https://github.com/citation-style-language/schema/raw/master/csl-citation.json"} </w:instrText>
      </w:r>
      <w:r w:rsidRPr="407EA131" w:rsidR="002A0987">
        <w:rPr>
          <w:color w:val="000000" w:themeColor="text1"/>
          <w:lang w:val="en-US"/>
        </w:rPr>
        <w:fldChar w:fldCharType="separate"/>
      </w:r>
      <w:r w:rsidRPr="00DF2437" w:rsidR="5CA19D60">
        <w:rPr>
          <w:rFonts w:ascii="Calibri" w:hAnsi="Calibri" w:cs="Calibri"/>
          <w:lang w:val="en-US"/>
        </w:rPr>
        <w:t xml:space="preserve">Tanada </w:t>
      </w:r>
      <w:r w:rsidRPr="00DF2437" w:rsidR="4401FBFD">
        <w:rPr>
          <w:rFonts w:ascii="Calibri" w:hAnsi="Calibri" w:cs="Calibri"/>
          <w:lang w:val="en-US"/>
        </w:rPr>
        <w:t>(</w:t>
      </w:r>
      <w:r w:rsidRPr="00DF2437" w:rsidR="5CA19D60">
        <w:rPr>
          <w:rFonts w:ascii="Calibri" w:hAnsi="Calibri" w:cs="Calibri"/>
          <w:lang w:val="en-US"/>
        </w:rPr>
        <w:t>1955)</w:t>
      </w:r>
      <w:r w:rsidRPr="407EA131" w:rsidR="002A0987">
        <w:rPr>
          <w:color w:val="000000" w:themeColor="text1"/>
          <w:lang w:val="en-US"/>
        </w:rPr>
        <w:fldChar w:fldCharType="end"/>
      </w:r>
      <w:r w:rsidRPr="407EA131" w:rsidR="4401FBFD">
        <w:rPr>
          <w:color w:val="000000" w:themeColor="text1"/>
          <w:lang w:val="en-US"/>
        </w:rPr>
        <w:t xml:space="preserve"> showed </w:t>
      </w:r>
      <w:r w:rsidRPr="407EA131" w:rsidR="1D319BA3">
        <w:rPr>
          <w:color w:val="000000" w:themeColor="text1"/>
          <w:lang w:val="en-US"/>
        </w:rPr>
        <w:t xml:space="preserve">increased phosphate uptake by mung bean seedlings upon the </w:t>
      </w:r>
      <w:r w:rsidRPr="407EA131" w:rsidR="6317A7A6">
        <w:rPr>
          <w:color w:val="000000" w:themeColor="text1"/>
          <w:lang w:val="en-US"/>
        </w:rPr>
        <w:t xml:space="preserve">application of Ca (as </w:t>
      </w:r>
      <w:r w:rsidRPr="407EA131" w:rsidR="6317A7A6">
        <w:rPr>
          <w:color w:val="000000" w:themeColor="text1"/>
          <w:lang w:val="en-US"/>
        </w:rPr>
        <w:t>Ca</w:t>
      </w:r>
      <w:r w:rsidRPr="407EA131" w:rsidR="58B03F17">
        <w:rPr>
          <w:color w:val="000000" w:themeColor="text1"/>
          <w:lang w:val="en-US"/>
        </w:rPr>
        <w:t>(</w:t>
      </w:r>
      <w:r w:rsidRPr="407EA131" w:rsidR="6317A7A6">
        <w:rPr>
          <w:color w:val="000000" w:themeColor="text1"/>
          <w:lang w:val="en-US"/>
        </w:rPr>
        <w:t>NO</w:t>
      </w:r>
      <w:r w:rsidRPr="407EA131" w:rsidR="6317A7A6">
        <w:rPr>
          <w:color w:val="000000" w:themeColor="text1"/>
          <w:vertAlign w:val="subscript"/>
          <w:lang w:val="en-US"/>
        </w:rPr>
        <w:t>3</w:t>
      </w:r>
      <w:r w:rsidRPr="407EA131" w:rsidR="58B03F17">
        <w:rPr>
          <w:color w:val="000000" w:themeColor="text1"/>
          <w:lang w:val="en-US"/>
        </w:rPr>
        <w:t>)</w:t>
      </w:r>
      <w:r w:rsidRPr="407EA131" w:rsidR="58B03F17">
        <w:rPr>
          <w:color w:val="000000" w:themeColor="text1"/>
          <w:vertAlign w:val="subscript"/>
          <w:lang w:val="en-US"/>
        </w:rPr>
        <w:t>2</w:t>
      </w:r>
      <w:r w:rsidRPr="407EA131" w:rsidR="6317A7A6">
        <w:rPr>
          <w:color w:val="000000" w:themeColor="text1"/>
          <w:lang w:val="en-US"/>
        </w:rPr>
        <w:t>) and Mg (as MgSO</w:t>
      </w:r>
      <w:r w:rsidRPr="407EA131" w:rsidR="6317A7A6">
        <w:rPr>
          <w:color w:val="000000" w:themeColor="text1"/>
          <w:vertAlign w:val="subscript"/>
          <w:lang w:val="en-US"/>
        </w:rPr>
        <w:t>4</w:t>
      </w:r>
      <w:r w:rsidRPr="407EA131" w:rsidR="6317A7A6">
        <w:rPr>
          <w:color w:val="000000" w:themeColor="text1"/>
          <w:lang w:val="en-US"/>
        </w:rPr>
        <w:t>)</w:t>
      </w:r>
      <w:r w:rsidRPr="407EA131" w:rsidR="58B03F17">
        <w:rPr>
          <w:color w:val="000000" w:themeColor="text1"/>
          <w:lang w:val="en-US"/>
        </w:rPr>
        <w:t xml:space="preserve">, </w:t>
      </w:r>
      <w:r w:rsidRPr="407EA131" w:rsidR="1FD612EF">
        <w:rPr>
          <w:color w:val="000000" w:themeColor="text1"/>
          <w:lang w:val="en-US"/>
        </w:rPr>
        <w:t>potentially mediated by a ribonucleoprotein serving as a</w:t>
      </w:r>
      <w:r w:rsidRPr="407EA131" w:rsidR="3BF3AC4B">
        <w:rPr>
          <w:color w:val="000000" w:themeColor="text1"/>
          <w:lang w:val="en-US"/>
        </w:rPr>
        <w:t>n</w:t>
      </w:r>
      <w:r w:rsidRPr="407EA131" w:rsidR="1FD612EF">
        <w:rPr>
          <w:color w:val="000000" w:themeColor="text1"/>
          <w:lang w:val="en-US"/>
        </w:rPr>
        <w:t xml:space="preserve"> </w:t>
      </w:r>
      <w:r w:rsidRPr="407EA131" w:rsidR="3BF3AC4B">
        <w:rPr>
          <w:color w:val="000000" w:themeColor="text1"/>
          <w:lang w:val="en-US"/>
        </w:rPr>
        <w:t>ion</w:t>
      </w:r>
      <w:r w:rsidRPr="407EA131" w:rsidR="1FD612EF">
        <w:rPr>
          <w:color w:val="000000" w:themeColor="text1"/>
          <w:lang w:val="en-US"/>
        </w:rPr>
        <w:t>-binding carrier.</w:t>
      </w:r>
      <w:r w:rsidRPr="407EA131" w:rsidR="05B26DCB">
        <w:rPr>
          <w:color w:val="000000" w:themeColor="text1"/>
          <w:lang w:val="en-US"/>
        </w:rPr>
        <w:t xml:space="preserve"> </w:t>
      </w:r>
      <w:r w:rsidRPr="004428DB" w:rsidR="131BB2A2">
        <w:rPr>
          <w:color w:val="000000" w:themeColor="text1"/>
          <w:lang w:val="en-US"/>
        </w:rPr>
        <w:t xml:space="preserve">The supportive role of Ca and P has been well-documented, though their simultaneous counteracting effects </w:t>
      </w:r>
      <w:r w:rsidR="514D651E">
        <w:rPr>
          <w:color w:val="000000" w:themeColor="text1"/>
          <w:lang w:val="en-US"/>
        </w:rPr>
        <w:t xml:space="preserve">can </w:t>
      </w:r>
      <w:r w:rsidRPr="004428DB" w:rsidR="131BB2A2">
        <w:rPr>
          <w:color w:val="000000" w:themeColor="text1"/>
          <w:lang w:val="en-US"/>
        </w:rPr>
        <w:t>make their interactions complex</w:t>
      </w:r>
      <w:r w:rsidR="131BB2A2">
        <w:rPr>
          <w:color w:val="000000" w:themeColor="text1"/>
          <w:lang w:val="en-US"/>
        </w:rPr>
        <w:t xml:space="preserve"> </w:t>
      </w:r>
      <w:r w:rsidR="006B1DE2">
        <w:rPr>
          <w:color w:val="000000" w:themeColor="text1"/>
          <w:lang w:val="en-US"/>
        </w:rPr>
        <w:fldChar w:fldCharType="begin"/>
      </w:r>
      <w:r w:rsidR="006B1DE2">
        <w:rPr>
          <w:color w:val="000000" w:themeColor="text1"/>
          <w:lang w:val="en-US"/>
        </w:rPr>
        <w:instrText xml:space="preserve"> ADDIN ZOTERO_ITEM CSL_CITATION {"citationID":"XL9oGdvn","properties":{"formattedCitation":"(Jakobsen, 1993)","plainCitation":"(Jakobsen, 1993)","noteIndex":0},"citationItems":[{"id":1492,"uris":["http://zotero.org/users/13671732/items/PH8D7F6X"],"itemData":{"id":1492,"type":"article-journal","abstract":"The interaction between calcium and phosphate is complex because these ions both support and counteract each other. The supporting effect is due to a simultaneous uptake and translocation of calcium and phosphate. The counteracting effect is caused by precipitation of less soluble calcium phosphates at the vicinity of nutrient-absorbing roots. At high activity ratios between potassium and calcium the risk of calcium deficiency is obvious. The capability of plants to absorb calcium ions is then increased by application of soluble phosphate fertilizers. In a field experiment, application of potassium chloride decreased the uptake of phosphorus and crop yield. Application of ammonium phosphate increased the content of water-soluble phosphate in a soil extract and the early uptake of phosphorus and calcium. Application of ordinary superphosphate had less effect than ammonium phosphate on the solubility of phosphate in the soil, whereas the calcium ion activity and crop yield increased considerably. Excess input of potassium is usual on farms with a high animal stocking rate and on vegetable farms where potash fertilizers have been used in excessive amounts for years. Decreased uptake and utilization of magnesium and calcium in plants cause quality problems for products. It is suggested to limit excessive fertilization of potassium and to control the balances between nutrients by testing the activity ratios in the soil extracts.","container-title":"Acta Agriculturae Scandinavica, Section B — Soil &amp; Plant Science","DOI":"10.1080/09064719309410224","ISSN":"0906-4710","issue":"1","note":"publisher: Taylor &amp; Francis\n_eprint: https://doi.org/10.1080/09064719309410224","page":"6-10","source":"Taylor and Francis+NEJM","title":"Interaction between Plant Nutrients: IV. Interaction between Calcium and Phosphate","title-short":"Interaction between Plant Nutrients","URL":"https://doi.org/10.1080/09064719309410224","volume":"43","author":[{"family":"Jakobsen","given":"Svend Tage"}],"accessed":{"date-parts":[["2024",11,4]]},"issued":{"date-parts":[["1993",3,1]]}}}],"schema":"https://github.com/citation-style-language/schema/raw/master/csl-citation.json"} </w:instrText>
      </w:r>
      <w:r w:rsidR="006B1DE2">
        <w:rPr>
          <w:color w:val="000000" w:themeColor="text1"/>
          <w:lang w:val="en-US"/>
        </w:rPr>
        <w:fldChar w:fldCharType="separate"/>
      </w:r>
      <w:r w:rsidRPr="006B1DE2" w:rsidR="20E4F78D">
        <w:rPr>
          <w:rFonts w:ascii="Calibri" w:hAnsi="Calibri" w:cs="Calibri"/>
        </w:rPr>
        <w:t>(</w:t>
      </w:r>
      <w:r w:rsidRPr="006B1DE2" w:rsidR="20E4F78D">
        <w:rPr>
          <w:rFonts w:ascii="Calibri" w:hAnsi="Calibri" w:cs="Calibri"/>
        </w:rPr>
        <w:t>Jakobsen</w:t>
      </w:r>
      <w:r w:rsidRPr="006B1DE2" w:rsidR="20E4F78D">
        <w:rPr>
          <w:rFonts w:ascii="Calibri" w:hAnsi="Calibri" w:cs="Calibri"/>
        </w:rPr>
        <w:t>, 1993)</w:t>
      </w:r>
      <w:r w:rsidR="006B1DE2">
        <w:rPr>
          <w:color w:val="000000" w:themeColor="text1"/>
          <w:lang w:val="en-US"/>
        </w:rPr>
        <w:fldChar w:fldCharType="end"/>
      </w:r>
      <w:r w:rsidR="20E4F78D">
        <w:rPr>
          <w:color w:val="000000" w:themeColor="text1"/>
          <w:lang w:val="en-US"/>
        </w:rPr>
        <w:t>.</w:t>
      </w:r>
      <w:r w:rsidR="772924D4">
        <w:rPr>
          <w:color w:val="000000" w:themeColor="text1"/>
          <w:lang w:val="en-US"/>
        </w:rPr>
        <w:t xml:space="preserve"> </w:t>
      </w:r>
    </w:p>
    <w:p w:rsidRPr="00365EF8" w:rsidR="00CB0BB0" w:rsidP="407EA131" w:rsidRDefault="0AF72F95" w14:paraId="7C65D602" w14:textId="6E7FC048">
      <w:pPr>
        <w:spacing w:line="480" w:lineRule="auto"/>
        <w:jc w:val="both"/>
        <w:rPr>
          <w:color w:val="000000" w:themeColor="text1"/>
          <w:lang w:val="en-US"/>
        </w:rPr>
      </w:pPr>
      <w:r w:rsidRPr="36BCDA68" w:rsidR="527B421B">
        <w:rPr>
          <w:color w:val="000000" w:themeColor="text1"/>
        </w:rPr>
        <w:t xml:space="preserve">As </w:t>
      </w:r>
      <w:r w:rsidRPr="36BCDA68" w:rsidR="527B421B">
        <w:rPr>
          <w:color w:val="000000" w:themeColor="text1"/>
        </w:rPr>
        <w:t>opposed</w:t>
      </w:r>
      <w:r w:rsidRPr="36BCDA68" w:rsidR="527B421B">
        <w:rPr>
          <w:color w:val="000000" w:themeColor="text1"/>
        </w:rPr>
        <w:t xml:space="preserve"> to</w:t>
      </w:r>
      <w:r w:rsidR="5C2DD82E">
        <w:rPr>
          <w:color w:val="000000" w:themeColor="text1"/>
        </w:rPr>
        <w:t xml:space="preserve"> </w:t>
      </w:r>
      <w:r w:rsidR="5C2DD82E">
        <w:rPr>
          <w:color w:val="000000" w:themeColor="text1"/>
        </w:rPr>
        <w:t xml:space="preserve">foliar</w:t>
      </w:r>
      <w:r w:rsidRPr="36BCDA68" w:rsidR="527B421B">
        <w:rPr>
          <w:color w:val="000000" w:themeColor="text1"/>
        </w:rPr>
        <w:t xml:space="preserve"> </w:t>
      </w:r>
      <w:r w:rsidRPr="36BCDA68" w:rsidR="3D31B51F">
        <w:rPr>
          <w:color w:val="000000" w:themeColor="text1"/>
        </w:rPr>
        <w:t xml:space="preserve">P, </w:t>
      </w:r>
      <w:r w:rsidRPr="36BCDA68" w:rsidR="527B421B">
        <w:rPr>
          <w:color w:val="000000" w:themeColor="text1"/>
        </w:rPr>
        <w:t>Ca</w:t>
      </w:r>
      <w:r w:rsidRPr="36BCDA68" w:rsidR="3D31B51F">
        <w:rPr>
          <w:color w:val="000000" w:themeColor="text1"/>
        </w:rPr>
        <w:t>,</w:t>
      </w:r>
      <w:r w:rsidRPr="36BCDA68" w:rsidR="527B421B">
        <w:rPr>
          <w:color w:val="000000" w:themeColor="text1"/>
        </w:rPr>
        <w:t xml:space="preserve"> and Mg, </w:t>
      </w:r>
      <w:r w:rsidRPr="36BCDA68" w:rsidR="527B421B">
        <w:rPr>
          <w:color w:val="000000" w:themeColor="text1"/>
        </w:rPr>
        <w:t xml:space="preserve">foliar</w:t>
      </w:r>
      <w:r w:rsidRPr="36BCDA68" w:rsidR="527B421B">
        <w:rPr>
          <w:color w:val="000000" w:themeColor="text1"/>
        </w:rPr>
        <w:t xml:space="preserve"> K and N </w:t>
      </w:r>
      <w:r w:rsidRPr="36BCDA68" w:rsidR="527B421B">
        <w:rPr>
          <w:color w:val="000000" w:themeColor="text1"/>
        </w:rPr>
        <w:t xml:space="preserve">were</w:t>
      </w:r>
      <w:r w:rsidRPr="36BCDA68" w:rsidR="527B421B">
        <w:rPr>
          <w:color w:val="000000" w:themeColor="text1"/>
        </w:rPr>
        <w:t xml:space="preserve"> </w:t>
      </w:r>
      <w:r w:rsidRPr="36BCDA68" w:rsidR="527B421B">
        <w:rPr>
          <w:color w:val="000000" w:themeColor="text1"/>
        </w:rPr>
        <w:t xml:space="preserve">negatively</w:t>
      </w:r>
      <w:r w:rsidRPr="36BCDA68" w:rsidR="527B421B">
        <w:rPr>
          <w:color w:val="000000" w:themeColor="text1"/>
        </w:rPr>
        <w:t xml:space="preserve"> </w:t>
      </w:r>
      <w:r w:rsidRPr="36BCDA68" w:rsidR="527B421B">
        <w:rPr>
          <w:color w:val="000000" w:themeColor="text1"/>
        </w:rPr>
        <w:t xml:space="preserve">affected</w:t>
      </w:r>
      <w:r w:rsidRPr="36BCDA68" w:rsidR="527B421B">
        <w:rPr>
          <w:color w:val="000000" w:themeColor="text1"/>
        </w:rPr>
        <w:t xml:space="preserve"> by cation addition (</w:t>
      </w:r>
      <w:r w:rsidRPr="36BCDA68" w:rsidR="527B421B">
        <w:rPr>
          <w:color w:val="000000" w:themeColor="text1"/>
        </w:rPr>
        <w:t xml:space="preserve">between</w:t>
      </w:r>
      <w:r w:rsidRPr="36BCDA68" w:rsidR="527B421B">
        <w:rPr>
          <w:color w:val="000000" w:themeColor="text1"/>
        </w:rPr>
        <w:t xml:space="preserve"> -15</w:t>
      </w:r>
      <w:r w:rsidRPr="36BCDA68" w:rsidR="38338003">
        <w:rPr>
          <w:color w:val="000000" w:themeColor="text1"/>
        </w:rPr>
        <w:t xml:space="preserve"> %</w:t>
      </w:r>
      <w:r w:rsidRPr="36BCDA68" w:rsidR="527B421B">
        <w:rPr>
          <w:color w:val="000000" w:themeColor="text1"/>
        </w:rPr>
        <w:t xml:space="preserve"> and -32</w:t>
      </w:r>
      <w:r w:rsidRPr="36BCDA68" w:rsidR="38338003">
        <w:rPr>
          <w:color w:val="000000" w:themeColor="text1"/>
        </w:rPr>
        <w:t xml:space="preserve"> </w:t>
      </w:r>
      <w:r w:rsidRPr="36BCDA68" w:rsidR="38338003">
        <w:rPr>
          <w:color w:val="000000" w:themeColor="text1"/>
        </w:rPr>
        <w:t xml:space="preserve">%</w:t>
      </w:r>
      <w:ins w:author="Thomas Sibret" w:date="2025-03-12T12:22:50.188Z" w:id="1683353366">
        <w:r w:rsidRPr="36BCDA68" w:rsidR="6AE96286">
          <w:rPr>
            <w:color w:val="000000" w:themeColor="text1"/>
          </w:rPr>
          <w:t xml:space="preserve">;</w:t>
        </w:r>
        <w:r w:rsidRPr="36BCDA68" w:rsidR="6AE96286">
          <w:rPr>
            <w:color w:val="000000" w:themeColor="text1"/>
          </w:rPr>
          <w:t xml:space="preserve"> Fig.</w:t>
        </w:r>
      </w:ins>
      <w:ins w:author="Thomas Sibret" w:date="2025-03-12T12:23:15.927Z" w:id="637024399">
        <w:r w:rsidRPr="36BCDA68" w:rsidR="6AE96286">
          <w:rPr>
            <w:color w:val="000000" w:themeColor="text1"/>
          </w:rPr>
          <w:t xml:space="preserve"> </w:t>
        </w:r>
      </w:ins>
      <w:ins w:author="Thomas Sibret" w:date="2025-03-12T12:23:48.289Z" w:id="568524701">
        <w:r w:rsidRPr="36BCDA68" w:rsidR="6AE96286">
          <w:rPr>
            <w:color w:val="000000" w:themeColor="text1"/>
          </w:rPr>
          <w:t xml:space="preserve">A</w:t>
        </w:r>
      </w:ins>
      <w:ins w:author="Thomas Sibret" w:date="2025-03-12T12:24:08.983Z" w:id="1637409209">
        <w:r w:rsidRPr="36BCDA68" w:rsidR="09242A97">
          <w:rPr>
            <w:color w:val="000000" w:themeColor="text1"/>
          </w:rPr>
          <w:t xml:space="preserve">.5</w:t>
        </w:r>
      </w:ins>
      <w:ins w:author="Thomas Sibret" w:date="2025-03-12T12:23:48.289Z" w:id="173067513">
        <w:r w:rsidRPr="36BCDA68" w:rsidR="6AE96286">
          <w:rPr>
            <w:color w:val="000000" w:themeColor="text1"/>
          </w:rPr>
          <w:t xml:space="preserve">A</w:t>
        </w:r>
      </w:ins>
      <w:r w:rsidRPr="36BCDA68" w:rsidR="527B421B">
        <w:rPr>
          <w:color w:val="000000" w:themeColor="text1"/>
        </w:rPr>
        <w:t xml:space="preserve">). </w:t>
      </w:r>
      <w:r w:rsidRPr="36BCDA68" w:rsidR="3BF3AC4B">
        <w:rPr>
          <w:color w:val="000000" w:themeColor="text1"/>
        </w:rPr>
        <w:t xml:space="preserve">Cation additions </w:t>
      </w:r>
      <w:r w:rsidRPr="36BCDA68" w:rsidR="3BF3AC4B">
        <w:rPr>
          <w:color w:val="000000" w:themeColor="text1"/>
        </w:rPr>
        <w:t>also</w:t>
      </w:r>
      <w:r w:rsidRPr="36BCDA68" w:rsidR="3BF3AC4B">
        <w:rPr>
          <w:color w:val="000000" w:themeColor="text1"/>
        </w:rPr>
        <w:t xml:space="preserve"> </w:t>
      </w:r>
      <w:r w:rsidRPr="36BCDA68" w:rsidR="3BF3AC4B">
        <w:rPr>
          <w:color w:val="000000" w:themeColor="text1"/>
        </w:rPr>
        <w:t>strongly</w:t>
      </w:r>
      <w:r w:rsidRPr="36BCDA68" w:rsidR="3BF3AC4B">
        <w:rPr>
          <w:color w:val="000000" w:themeColor="text1"/>
        </w:rPr>
        <w:t xml:space="preserve"> </w:t>
      </w:r>
      <w:r w:rsidRPr="36BCDA68" w:rsidR="3BF3AC4B">
        <w:rPr>
          <w:color w:val="000000" w:themeColor="text1"/>
        </w:rPr>
        <w:t>decreased</w:t>
      </w:r>
      <w:r w:rsidRPr="36BCDA68" w:rsidR="3BF3AC4B">
        <w:rPr>
          <w:color w:val="000000" w:themeColor="text1"/>
        </w:rPr>
        <w:t xml:space="preserve"> </w:t>
      </w:r>
      <w:r w:rsidRPr="36BCDA68" w:rsidR="3BF3AC4B">
        <w:rPr>
          <w:color w:val="000000" w:themeColor="text1"/>
        </w:rPr>
        <w:t>foliar</w:t>
      </w:r>
      <w:r w:rsidRPr="36BCDA68" w:rsidR="3BF3AC4B">
        <w:rPr>
          <w:color w:val="000000" w:themeColor="text1"/>
        </w:rPr>
        <w:t xml:space="preserve"> </w:t>
      </w:r>
      <w:r w:rsidRPr="36BCDA68" w:rsidR="3BF3AC4B">
        <w:rPr>
          <w:color w:val="000000" w:themeColor="text1"/>
        </w:rPr>
        <w:t>C:Ca</w:t>
      </w:r>
      <w:r w:rsidRPr="36BCDA68" w:rsidR="3BF3AC4B">
        <w:rPr>
          <w:color w:val="000000" w:themeColor="text1"/>
        </w:rPr>
        <w:t xml:space="preserve">, </w:t>
      </w:r>
      <w:r w:rsidRPr="36BCDA68" w:rsidR="3BF3AC4B">
        <w:rPr>
          <w:color w:val="000000" w:themeColor="text1"/>
        </w:rPr>
        <w:t>N:Ca</w:t>
      </w:r>
      <w:r w:rsidRPr="36BCDA68" w:rsidR="3BF3AC4B">
        <w:rPr>
          <w:color w:val="000000" w:themeColor="text1"/>
        </w:rPr>
        <w:t xml:space="preserve">, P:Ca, and </w:t>
      </w:r>
      <w:r w:rsidRPr="36BCDA68" w:rsidR="3BF3AC4B">
        <w:rPr>
          <w:color w:val="000000" w:themeColor="text1"/>
        </w:rPr>
        <w:t>C:Mg</w:t>
      </w:r>
      <w:r w:rsidRPr="36BCDA68" w:rsidR="3BF3AC4B">
        <w:rPr>
          <w:color w:val="000000" w:themeColor="text1"/>
        </w:rPr>
        <w:t xml:space="preserve">, </w:t>
      </w:r>
      <w:r w:rsidRPr="36BCDA68" w:rsidR="3BF3AC4B">
        <w:rPr>
          <w:color w:val="000000" w:themeColor="text1"/>
        </w:rPr>
        <w:t>N:Mg</w:t>
      </w:r>
      <w:r w:rsidRPr="36BCDA68" w:rsidR="3BF3AC4B">
        <w:rPr>
          <w:color w:val="000000" w:themeColor="text1"/>
        </w:rPr>
        <w:t xml:space="preserve">, and </w:t>
      </w:r>
      <w:r w:rsidRPr="36BCDA68" w:rsidR="3BF3AC4B">
        <w:rPr>
          <w:color w:val="000000" w:themeColor="text1"/>
        </w:rPr>
        <w:t>P:Mg</w:t>
      </w:r>
      <w:r w:rsidRPr="36BCDA68" w:rsidR="3BF3AC4B">
        <w:rPr>
          <w:color w:val="000000" w:themeColor="text1"/>
        </w:rPr>
        <w:t xml:space="preserve"> </w:t>
      </w:r>
      <w:r w:rsidRPr="36BCDA68" w:rsidR="3BF3AC4B">
        <w:rPr>
          <w:color w:val="000000" w:themeColor="text1"/>
        </w:rPr>
        <w:t>stoichiometric</w:t>
      </w:r>
      <w:r w:rsidRPr="36BCDA68" w:rsidR="3BF3AC4B">
        <w:rPr>
          <w:color w:val="000000" w:themeColor="text1"/>
        </w:rPr>
        <w:t xml:space="preserve"> ratios (Fig. A.</w:t>
      </w:r>
      <w:r w:rsidRPr="36BCDA68" w:rsidR="1A83FC69">
        <w:rPr>
          <w:color w:val="000000" w:themeColor="text1"/>
        </w:rPr>
        <w:t>6</w:t>
      </w:r>
      <w:r w:rsidRPr="36BCDA68" w:rsidR="3BF3AC4B">
        <w:rPr>
          <w:color w:val="000000" w:themeColor="text1"/>
        </w:rPr>
        <w:t xml:space="preserve">A), </w:t>
      </w:r>
      <w:r w:rsidRPr="36BCDA68" w:rsidR="3BF3AC4B">
        <w:rPr>
          <w:color w:val="000000" w:themeColor="text1"/>
        </w:rPr>
        <w:t>while</w:t>
      </w:r>
      <w:r w:rsidRPr="36BCDA68" w:rsidR="3BF3AC4B">
        <w:rPr>
          <w:color w:val="000000" w:themeColor="text1"/>
        </w:rPr>
        <w:t xml:space="preserve"> </w:t>
      </w:r>
      <w:r w:rsidRPr="36BCDA68" w:rsidR="3BF3AC4B">
        <w:rPr>
          <w:color w:val="000000" w:themeColor="text1"/>
        </w:rPr>
        <w:t>foliar</w:t>
      </w:r>
      <w:r w:rsidRPr="36BCDA68" w:rsidR="3BF3AC4B">
        <w:rPr>
          <w:color w:val="000000" w:themeColor="text1"/>
        </w:rPr>
        <w:t xml:space="preserve"> </w:t>
      </w:r>
      <w:r w:rsidRPr="36BCDA68" w:rsidR="3BF3AC4B">
        <w:rPr>
          <w:color w:val="000000" w:themeColor="text1"/>
        </w:rPr>
        <w:t>C:K</w:t>
      </w:r>
      <w:r w:rsidRPr="36BCDA68" w:rsidR="3BF3AC4B">
        <w:rPr>
          <w:color w:val="000000" w:themeColor="text1"/>
        </w:rPr>
        <w:t xml:space="preserve">, </w:t>
      </w:r>
      <w:r w:rsidRPr="36BCDA68" w:rsidR="3BF3AC4B">
        <w:rPr>
          <w:color w:val="000000" w:themeColor="text1"/>
        </w:rPr>
        <w:t>N:K</w:t>
      </w:r>
      <w:r w:rsidRPr="36BCDA68" w:rsidR="3BF3AC4B">
        <w:rPr>
          <w:color w:val="000000" w:themeColor="text1"/>
        </w:rPr>
        <w:t xml:space="preserve">, and </w:t>
      </w:r>
      <w:r w:rsidRPr="36BCDA68" w:rsidR="3BF3AC4B">
        <w:rPr>
          <w:color w:val="000000" w:themeColor="text1"/>
        </w:rPr>
        <w:t>P:K</w:t>
      </w:r>
      <w:r w:rsidRPr="36BCDA68" w:rsidR="3BF3AC4B">
        <w:rPr>
          <w:color w:val="000000" w:themeColor="text1"/>
        </w:rPr>
        <w:t xml:space="preserve"> all </w:t>
      </w:r>
      <w:r w:rsidRPr="36BCDA68" w:rsidR="3BF3AC4B">
        <w:rPr>
          <w:color w:val="000000" w:themeColor="text1"/>
        </w:rPr>
        <w:t>strongly</w:t>
      </w:r>
      <w:r w:rsidRPr="36BCDA68" w:rsidR="3BF3AC4B">
        <w:rPr>
          <w:color w:val="000000" w:themeColor="text1"/>
        </w:rPr>
        <w:t xml:space="preserve"> </w:t>
      </w:r>
      <w:r w:rsidRPr="36BCDA68" w:rsidR="3BF3AC4B">
        <w:rPr>
          <w:color w:val="000000" w:themeColor="text1"/>
        </w:rPr>
        <w:t>increased</w:t>
      </w:r>
      <w:r w:rsidRPr="36BCDA68" w:rsidR="3BF3AC4B">
        <w:rPr>
          <w:color w:val="000000" w:themeColor="text1"/>
        </w:rPr>
        <w:t xml:space="preserve"> </w:t>
      </w:r>
      <w:r w:rsidRPr="36BCDA68" w:rsidR="3BF3AC4B">
        <w:rPr>
          <w:color w:val="000000" w:themeColor="text1"/>
        </w:rPr>
        <w:t>upon</w:t>
      </w:r>
      <w:r w:rsidRPr="36BCDA68" w:rsidR="3BF3AC4B">
        <w:rPr>
          <w:color w:val="000000" w:themeColor="text1"/>
        </w:rPr>
        <w:t xml:space="preserve"> cation addition.</w:t>
      </w:r>
      <w:r w:rsidRPr="36BCDA68" w:rsidR="5B9A99AC">
        <w:rPr>
          <w:color w:val="000000" w:themeColor="text1"/>
        </w:rPr>
        <w:t xml:space="preserve"> </w:t>
      </w:r>
      <w:r w:rsidRPr="00365EF8" w:rsidR="3047A658">
        <w:rPr>
          <w:color w:val="000000" w:themeColor="text1"/>
          <w:lang w:val="en-US"/>
        </w:rPr>
        <w:t xml:space="preserve">This might be caused by an underlying ‘dilution effect’ </w:t>
      </w:r>
      <w:r w:rsidRPr="00365EF8" w:rsidR="5EB9851E">
        <w:rPr>
          <w:color w:val="000000" w:themeColor="text1"/>
          <w:lang w:val="en-US"/>
        </w:rPr>
        <w:t xml:space="preserve">in which the accumulation of plant biomass </w:t>
      </w:r>
      <w:r w:rsidRPr="00365EF8" w:rsidR="1CD0FDF9">
        <w:rPr>
          <w:color w:val="000000" w:themeColor="text1"/>
          <w:lang w:val="en-US"/>
        </w:rPr>
        <w:t xml:space="preserve">due to the alleviation of </w:t>
      </w:r>
      <w:r w:rsidRPr="00365EF8" w:rsidR="5CB9AF5D">
        <w:rPr>
          <w:color w:val="000000" w:themeColor="text1"/>
          <w:lang w:val="en-US"/>
        </w:rPr>
        <w:t>limiting factors (in our case</w:t>
      </w:r>
      <w:r w:rsidR="758A2019">
        <w:rPr>
          <w:color w:val="000000" w:themeColor="text1"/>
          <w:lang w:val="en-US"/>
        </w:rPr>
        <w:t>,</w:t>
      </w:r>
      <w:r w:rsidRPr="00365EF8" w:rsidR="5CB9AF5D">
        <w:rPr>
          <w:color w:val="000000" w:themeColor="text1"/>
          <w:lang w:val="en-US"/>
        </w:rPr>
        <w:t xml:space="preserve"> </w:t>
      </w:r>
      <w:r w:rsidRPr="00365EF8" w:rsidR="4FA15BEE">
        <w:rPr>
          <w:color w:val="000000" w:themeColor="text1"/>
          <w:lang w:val="en-US"/>
        </w:rPr>
        <w:t xml:space="preserve">supposedly </w:t>
      </w:r>
      <w:r w:rsidRPr="00365EF8" w:rsidR="5CB9AF5D">
        <w:rPr>
          <w:color w:val="000000" w:themeColor="text1"/>
          <w:lang w:val="en-US"/>
        </w:rPr>
        <w:t xml:space="preserve">cations</w:t>
      </w:r>
      <w:r w:rsidRPr="00365EF8" w:rsidR="5CB9AF5D">
        <w:rPr>
          <w:color w:val="000000" w:themeColor="text1"/>
          <w:lang w:val="en-US"/>
        </w:rPr>
        <w:t xml:space="preserve">) increases more than the </w:t>
      </w:r>
      <w:r w:rsidRPr="00365EF8" w:rsidR="39F7E76E">
        <w:rPr>
          <w:color w:val="000000" w:themeColor="text1"/>
          <w:lang w:val="en-US"/>
        </w:rPr>
        <w:t xml:space="preserve">rate at which </w:t>
      </w:r>
      <w:r w:rsidRPr="00365EF8" w:rsidR="5FE66AA3">
        <w:rPr>
          <w:color w:val="000000" w:themeColor="text1"/>
          <w:lang w:val="en-US"/>
        </w:rPr>
        <w:t xml:space="preserve">other </w:t>
      </w:r>
      <w:r w:rsidRPr="00365EF8" w:rsidR="39F7E76E">
        <w:rPr>
          <w:color w:val="000000" w:themeColor="text1"/>
          <w:lang w:val="en-US"/>
        </w:rPr>
        <w:t xml:space="preserve">nutrients (N and K) </w:t>
      </w:r>
      <w:r w:rsidRPr="00365EF8" w:rsidR="615D4DD5">
        <w:rPr>
          <w:color w:val="000000" w:themeColor="text1"/>
          <w:lang w:val="en-US"/>
        </w:rPr>
        <w:t>c</w:t>
      </w:r>
      <w:r w:rsidRPr="00365EF8" w:rsidR="39F7E76E">
        <w:rPr>
          <w:color w:val="000000" w:themeColor="text1"/>
          <w:lang w:val="en-US"/>
        </w:rPr>
        <w:t xml:space="preserve">an be accumulated </w:t>
      </w:r>
      <w:r w:rsidRPr="407EA131" w:rsidR="00587EB7">
        <w:rPr>
          <w:color w:val="000000" w:themeColor="text1"/>
          <w:lang w:val="en-US"/>
        </w:rPr>
        <w:fldChar w:fldCharType="begin"/>
      </w:r>
      <w:r w:rsidRPr="407EA131" w:rsidR="00587EB7">
        <w:rPr>
          <w:color w:val="000000" w:themeColor="text1"/>
          <w:lang w:val="en-US"/>
        </w:rPr>
        <w:instrText xml:space="preserve"> ADDIN ZOTERO_ITEM CSL_CITATION {"citationID":"r7F6Hsde","properties":{"formattedCitation":"(Jarrell &amp; Beverly, 1981)","plainCitation":"(Jarrell &amp; Beverly, 1981)","noteIndex":0},"citationItems":[{"id":1474,"uris":["http://zotero.org/users/13671732/items/KTGFTITT"],"itemData":{"id":1474,"type":"chapter","abstract":"This chapter discusses the dilution effect in plant nutrition studies. “Environmental conditions” include changes in the soil environment because of the addition of inorganic and organic materials, and water to soil, as well as temperature and light, the application of living organisms such as rhizobia and mycorrhizal fungi, and the inclusion of toxic materials such as heavy metals. A summary is presented of the physical, chemical, and biological reasons that accounts for the observed changes in the rate of nutrient uptake, and the rate of dry matter accumulation as functions of time. The chapter proposes that data on total uptake and total dry matter yield be considered wherever possible, and that consideration of these factors be coupled with consideration of concentrations. In instances where total nutrient uptake is difficult to calculate, it is suggested that this be estimated by the product of concentration and yield. The effect of a chemical or environmental treatment on the concentration of a nutrient in the plant will be considered in two categories—noninteractive and interactive. Of these two, the interactive effects have been most carefully studied in soil-plant nutrition work.","container-title":"Advances in Agronomy","note":"DOI: 10.1016/S0065-2113(08)60887-1","page":"197-224","publisher":"Academic Press","source":"ScienceDirect","title":"The Dilution Effect in Plant Nutrition Studies","URL":"https://www.sciencedirect.com/science/article/pii/S0065211308608871","volume":"34","author":[{"family":"Jarrell","given":"W. M."},{"family":"Beverly","given":"R. B."}],"editor":[{"family":"Brady","given":"N. C."}],"accessed":{"date-parts":[["2024",11,2]]},"issued":{"date-parts":[["1981",1,1]]}}}],"schema":"https://github.com/citation-style-language/schema/raw/master/csl-citation.json"} </w:instrText>
      </w:r>
      <w:r w:rsidRPr="407EA131" w:rsidR="00587EB7">
        <w:rPr>
          <w:color w:val="000000" w:themeColor="text1"/>
          <w:lang w:val="en-US"/>
        </w:rPr>
        <w:fldChar w:fldCharType="separate"/>
      </w:r>
      <w:r w:rsidRPr="00365EF8" w:rsidR="615D4DD5">
        <w:rPr>
          <w:lang w:val="en-US"/>
        </w:rPr>
        <w:t>(Jarrell &amp; Beverly, 1981)</w:t>
      </w:r>
      <w:r w:rsidRPr="407EA131" w:rsidR="00587EB7">
        <w:rPr>
          <w:color w:val="000000" w:themeColor="text1"/>
          <w:lang w:val="en-US"/>
        </w:rPr>
        <w:fldChar w:fldCharType="end"/>
      </w:r>
      <w:r w:rsidRPr="00365EF8" w:rsidR="39F7E76E">
        <w:rPr>
          <w:color w:val="000000" w:themeColor="text1"/>
          <w:lang w:val="en-US"/>
        </w:rPr>
        <w:t>.</w:t>
      </w:r>
      <w:r w:rsidRPr="00365EF8" w:rsidR="6E03492E">
        <w:rPr>
          <w:color w:val="000000" w:themeColor="text1"/>
          <w:lang w:val="en-US"/>
        </w:rPr>
        <w:t xml:space="preserve"> </w:t>
      </w:r>
      <w:r w:rsidRPr="36BCDA68" w:rsidR="6E03492E">
        <w:rPr>
          <w:color w:val="000000" w:themeColor="text1"/>
        </w:rPr>
        <w:t xml:space="preserve">Due to the </w:t>
      </w:r>
      <w:r w:rsidRPr="36BCDA68" w:rsidR="6E03492E">
        <w:rPr>
          <w:color w:val="000000" w:themeColor="text1"/>
        </w:rPr>
        <w:t xml:space="preserve">limited</w:t>
      </w:r>
      <w:r w:rsidRPr="36BCDA68" w:rsidR="6E03492E">
        <w:rPr>
          <w:color w:val="000000" w:themeColor="text1"/>
        </w:rPr>
        <w:t xml:space="preserve"> </w:t>
      </w:r>
      <w:r w:rsidRPr="36BCDA68" w:rsidR="6496227E">
        <w:rPr>
          <w:color w:val="000000" w:themeColor="text1"/>
        </w:rPr>
        <w:t>site</w:t>
      </w:r>
      <w:r w:rsidRPr="36BCDA68" w:rsidR="6E03492E">
        <w:rPr>
          <w:color w:val="000000" w:themeColor="text1"/>
        </w:rPr>
        <w:t xml:space="preserve"> </w:t>
      </w:r>
      <w:r w:rsidRPr="36BCDA68" w:rsidR="6E03492E">
        <w:rPr>
          <w:color w:val="000000" w:themeColor="text1"/>
        </w:rPr>
        <w:t xml:space="preserve">accessibility</w:t>
      </w:r>
      <w:r w:rsidRPr="36BCDA68" w:rsidR="6E03492E">
        <w:rPr>
          <w:color w:val="000000" w:themeColor="text1"/>
        </w:rPr>
        <w:t xml:space="preserve"> at the time of </w:t>
      </w:r>
      <w:r w:rsidRPr="36BCDA68" w:rsidR="6E03492E">
        <w:rPr>
          <w:color w:val="000000" w:themeColor="text1"/>
        </w:rPr>
        <w:t xml:space="preserve">harvest</w:t>
      </w:r>
      <w:r w:rsidRPr="36BCDA68" w:rsidR="6E03492E">
        <w:rPr>
          <w:color w:val="000000" w:themeColor="text1"/>
        </w:rPr>
        <w:t xml:space="preserve">, </w:t>
      </w:r>
      <w:r w:rsidRPr="36BCDA68" w:rsidR="79F9390A">
        <w:rPr>
          <w:color w:val="000000" w:themeColor="text1"/>
        </w:rPr>
        <w:t xml:space="preserve">we</w:t>
      </w:r>
      <w:r w:rsidRPr="36BCDA68" w:rsidR="79F9390A">
        <w:rPr>
          <w:color w:val="000000" w:themeColor="text1"/>
        </w:rPr>
        <w:t xml:space="preserve"> </w:t>
      </w:r>
      <w:r w:rsidRPr="36BCDA68" w:rsidR="79F9390A">
        <w:rPr>
          <w:color w:val="000000" w:themeColor="text1"/>
        </w:rPr>
        <w:t xml:space="preserve">could</w:t>
      </w:r>
      <w:r w:rsidRPr="36BCDA68" w:rsidR="79F9390A">
        <w:rPr>
          <w:color w:val="000000" w:themeColor="text1"/>
        </w:rPr>
        <w:t xml:space="preserve"> not </w:t>
      </w:r>
      <w:r w:rsidRPr="36BCDA68" w:rsidR="79F9390A">
        <w:rPr>
          <w:color w:val="000000" w:themeColor="text1"/>
        </w:rPr>
        <w:t xml:space="preserve">weigh</w:t>
      </w:r>
      <w:r w:rsidRPr="36BCDA68" w:rsidR="79F9390A">
        <w:rPr>
          <w:color w:val="000000" w:themeColor="text1"/>
        </w:rPr>
        <w:t xml:space="preserve"> </w:t>
      </w:r>
      <w:r w:rsidRPr="36BCDA68" w:rsidR="5FB27324">
        <w:rPr>
          <w:color w:val="000000" w:themeColor="text1"/>
        </w:rPr>
        <w:t xml:space="preserve">the </w:t>
      </w:r>
      <w:r w:rsidRPr="36BCDA68" w:rsidR="79F9390A">
        <w:rPr>
          <w:color w:val="000000" w:themeColor="text1"/>
        </w:rPr>
        <w:t xml:space="preserve">complete plant </w:t>
      </w:r>
      <w:r w:rsidRPr="36BCDA68" w:rsidR="79F9390A">
        <w:rPr>
          <w:color w:val="000000" w:themeColor="text1"/>
        </w:rPr>
        <w:t>compartments</w:t>
      </w:r>
      <w:r w:rsidRPr="36BCDA68" w:rsidR="6496227E">
        <w:rPr>
          <w:color w:val="000000" w:themeColor="text1"/>
        </w:rPr>
        <w:t xml:space="preserve"> to </w:t>
      </w:r>
      <w:r w:rsidRPr="36BCDA68" w:rsidR="6496227E">
        <w:rPr>
          <w:color w:val="000000" w:themeColor="text1"/>
        </w:rPr>
        <w:t xml:space="preserve">calculate</w:t>
      </w:r>
      <w:r w:rsidRPr="36BCDA68" w:rsidR="6496227E">
        <w:rPr>
          <w:color w:val="000000" w:themeColor="text1"/>
        </w:rPr>
        <w:t xml:space="preserve"> </w:t>
      </w:r>
      <w:r w:rsidR="6394F92D">
        <w:rPr>
          <w:color w:val="000000" w:themeColor="text1"/>
        </w:rPr>
        <w:t xml:space="preserve">the </w:t>
      </w:r>
      <w:r w:rsidRPr="36BCDA68" w:rsidR="6496227E">
        <w:rPr>
          <w:color w:val="000000" w:themeColor="text1"/>
        </w:rPr>
        <w:t xml:space="preserve">total </w:t>
      </w:r>
      <w:r w:rsidRPr="36BCDA68" w:rsidR="6496227E">
        <w:rPr>
          <w:color w:val="000000" w:themeColor="text1"/>
        </w:rPr>
        <w:t xml:space="preserve">nutrient</w:t>
      </w:r>
      <w:r w:rsidRPr="36BCDA68" w:rsidR="6496227E">
        <w:rPr>
          <w:color w:val="000000" w:themeColor="text1"/>
        </w:rPr>
        <w:t xml:space="preserve"> </w:t>
      </w:r>
      <w:r w:rsidRPr="36BCDA68" w:rsidR="1EED101F">
        <w:rPr>
          <w:color w:val="000000" w:themeColor="text1"/>
        </w:rPr>
        <w:t>yield</w:t>
      </w:r>
      <w:r w:rsidRPr="36BCDA68" w:rsidR="6496227E">
        <w:rPr>
          <w:color w:val="000000" w:themeColor="text1"/>
        </w:rPr>
        <w:t xml:space="preserve">. </w:t>
      </w:r>
      <w:r w:rsidRPr="36BCDA68" w:rsidR="2D3A4859">
        <w:rPr>
          <w:color w:val="000000" w:themeColor="text1"/>
        </w:rPr>
        <w:t xml:space="preserve">Hence</w:t>
      </w:r>
      <w:r w:rsidRPr="36BCDA68" w:rsidR="2D3A4859">
        <w:rPr>
          <w:color w:val="000000" w:themeColor="text1"/>
        </w:rPr>
        <w:t xml:space="preserve">, the scenario </w:t>
      </w:r>
      <w:r w:rsidRPr="36BCDA68" w:rsidR="1B215C57">
        <w:rPr>
          <w:color w:val="000000" w:themeColor="text1"/>
        </w:rPr>
        <w:t>where</w:t>
      </w:r>
      <w:r w:rsidRPr="36BCDA68" w:rsidR="2D3A4859">
        <w:rPr>
          <w:color w:val="000000" w:themeColor="text1"/>
        </w:rPr>
        <w:t xml:space="preserve"> total plant N and K accumulation </w:t>
      </w:r>
      <w:r w:rsidR="1B9D2FF5">
        <w:rPr>
          <w:color w:val="000000" w:themeColor="text1"/>
        </w:rPr>
        <w:t xml:space="preserve">in </w:t>
      </w:r>
      <w:r w:rsidR="1B9D2FF5">
        <w:rPr>
          <w:color w:val="000000" w:themeColor="text1"/>
        </w:rPr>
        <w:t xml:space="preserve">leaves</w:t>
      </w:r>
      <w:r w:rsidR="1B9D2FF5">
        <w:rPr>
          <w:color w:val="000000" w:themeColor="text1"/>
        </w:rPr>
        <w:t xml:space="preserve"> </w:t>
      </w:r>
      <w:r w:rsidRPr="36BCDA68" w:rsidR="2D3A4859">
        <w:rPr>
          <w:color w:val="000000" w:themeColor="text1"/>
        </w:rPr>
        <w:t>increased</w:t>
      </w:r>
      <w:r w:rsidRPr="36BCDA68" w:rsidR="47EB51C4">
        <w:rPr>
          <w:color w:val="000000" w:themeColor="text1"/>
        </w:rPr>
        <w:t xml:space="preserve"> </w:t>
      </w:r>
      <w:r w:rsidRPr="36BCDA68" w:rsidR="47EB51C4">
        <w:rPr>
          <w:color w:val="000000" w:themeColor="text1"/>
        </w:rPr>
        <w:t xml:space="preserve">despite</w:t>
      </w:r>
      <w:r w:rsidRPr="36BCDA68" w:rsidR="47EB51C4">
        <w:rPr>
          <w:color w:val="000000" w:themeColor="text1"/>
        </w:rPr>
        <w:t xml:space="preserve"> </w:t>
      </w:r>
      <w:r w:rsidRPr="36BCDA68" w:rsidR="47EB51C4">
        <w:rPr>
          <w:color w:val="000000" w:themeColor="text1"/>
        </w:rPr>
        <w:t xml:space="preserve">lower</w:t>
      </w:r>
      <w:r w:rsidRPr="36BCDA68" w:rsidR="47EB51C4">
        <w:rPr>
          <w:color w:val="000000" w:themeColor="text1"/>
        </w:rPr>
        <w:t xml:space="preserve"> </w:t>
      </w:r>
      <w:r w:rsidRPr="36BCDA68" w:rsidR="47EB51C4">
        <w:rPr>
          <w:color w:val="000000" w:themeColor="text1"/>
        </w:rPr>
        <w:t xml:space="preserve">foliar</w:t>
      </w:r>
      <w:r w:rsidRPr="36BCDA68" w:rsidR="47EB51C4">
        <w:rPr>
          <w:color w:val="000000" w:themeColor="text1"/>
        </w:rPr>
        <w:t xml:space="preserve"> contents </w:t>
      </w:r>
      <w:r w:rsidRPr="36BCDA68" w:rsidR="47EB51C4">
        <w:rPr>
          <w:color w:val="000000" w:themeColor="text1"/>
        </w:rPr>
        <w:t xml:space="preserve">could</w:t>
      </w:r>
      <w:r w:rsidRPr="36BCDA68" w:rsidR="47EB51C4">
        <w:rPr>
          <w:color w:val="000000" w:themeColor="text1"/>
        </w:rPr>
        <w:t xml:space="preserve"> not </w:t>
      </w:r>
      <w:r w:rsidRPr="36BCDA68" w:rsidR="47EB51C4">
        <w:rPr>
          <w:color w:val="000000" w:themeColor="text1"/>
        </w:rPr>
        <w:t xml:space="preserve">be</w:t>
      </w:r>
      <w:r w:rsidRPr="36BCDA68" w:rsidR="47EB51C4">
        <w:rPr>
          <w:color w:val="000000" w:themeColor="text1"/>
        </w:rPr>
        <w:t xml:space="preserve"> </w:t>
      </w:r>
      <w:r w:rsidRPr="36BCDA68" w:rsidR="47EB51C4">
        <w:rPr>
          <w:color w:val="000000" w:themeColor="text1"/>
        </w:rPr>
        <w:t xml:space="preserve">evaluated</w:t>
      </w:r>
      <w:r w:rsidRPr="36BCDA68" w:rsidR="47EB51C4">
        <w:rPr>
          <w:color w:val="000000" w:themeColor="text1"/>
        </w:rPr>
        <w:t xml:space="preserve">.</w:t>
      </w:r>
      <w:r w:rsidRPr="36BCDA68" w:rsidR="66F12B9A">
        <w:rPr>
          <w:color w:val="000000" w:themeColor="text1"/>
        </w:rPr>
        <w:t xml:space="preserve"> </w:t>
      </w:r>
      <w:r w:rsidRPr="36BCDA68" w:rsidR="23543666">
        <w:rPr>
          <w:color w:val="000000" w:themeColor="text1"/>
        </w:rPr>
        <w:t xml:space="preserve">In addition to the dilution </w:t>
      </w:r>
      <w:r w:rsidRPr="36BCDA68" w:rsidR="23543666">
        <w:rPr>
          <w:color w:val="000000" w:themeColor="text1"/>
        </w:rPr>
        <w:t xml:space="preserve">effect</w:t>
      </w:r>
      <w:r w:rsidRPr="36BCDA68" w:rsidR="23543666">
        <w:rPr>
          <w:color w:val="000000" w:themeColor="text1"/>
        </w:rPr>
        <w:t xml:space="preserve">, </w:t>
      </w:r>
      <w:r w:rsidRPr="36BCDA68" w:rsidR="23543666">
        <w:rPr>
          <w:color w:val="000000" w:themeColor="text1"/>
        </w:rPr>
        <w:t xml:space="preserve">physiological</w:t>
      </w:r>
      <w:r w:rsidRPr="36BCDA68" w:rsidR="23543666">
        <w:rPr>
          <w:color w:val="000000" w:themeColor="text1"/>
        </w:rPr>
        <w:t xml:space="preserve"> </w:t>
      </w:r>
      <w:r w:rsidRPr="36BCDA68" w:rsidR="23543666">
        <w:rPr>
          <w:color w:val="000000" w:themeColor="text1"/>
        </w:rPr>
        <w:t xml:space="preserve">antagonisms</w:t>
      </w:r>
      <w:r w:rsidRPr="36BCDA68" w:rsidR="23543666">
        <w:rPr>
          <w:color w:val="000000" w:themeColor="text1"/>
        </w:rPr>
        <w:t xml:space="preserve"> </w:t>
      </w:r>
      <w:r w:rsidRPr="36BCDA68" w:rsidR="23543666">
        <w:rPr>
          <w:color w:val="000000" w:themeColor="text1"/>
        </w:rPr>
        <w:t xml:space="preserve">may</w:t>
      </w:r>
      <w:r w:rsidRPr="36BCDA68" w:rsidR="23543666">
        <w:rPr>
          <w:color w:val="000000" w:themeColor="text1"/>
        </w:rPr>
        <w:t xml:space="preserve"> </w:t>
      </w:r>
      <w:r w:rsidRPr="36BCDA68" w:rsidR="23543666">
        <w:rPr>
          <w:color w:val="000000" w:themeColor="text1"/>
        </w:rPr>
        <w:t xml:space="preserve">explain</w:t>
      </w:r>
      <w:r w:rsidRPr="36BCDA68" w:rsidR="23543666">
        <w:rPr>
          <w:color w:val="000000" w:themeColor="text1"/>
        </w:rPr>
        <w:t xml:space="preserve"> the </w:t>
      </w:r>
      <w:r w:rsidRPr="36BCDA68" w:rsidR="23543666">
        <w:rPr>
          <w:color w:val="000000" w:themeColor="text1"/>
        </w:rPr>
        <w:t xml:space="preserve">observed</w:t>
      </w:r>
      <w:r w:rsidRPr="36BCDA68" w:rsidR="23543666">
        <w:rPr>
          <w:color w:val="000000" w:themeColor="text1"/>
        </w:rPr>
        <w:t xml:space="preserve"> trends. </w:t>
      </w:r>
      <w:r w:rsidRPr="00365EF8" w:rsidR="23543666">
        <w:rPr>
          <w:color w:val="000000" w:themeColor="text1"/>
          <w:lang w:val="en-US"/>
        </w:rPr>
        <w:t xml:space="preserve">Previous</w:t>
      </w:r>
      <w:r w:rsidRPr="00365EF8" w:rsidR="23543666">
        <w:rPr>
          <w:color w:val="000000" w:themeColor="text1"/>
          <w:lang w:val="en-US"/>
        </w:rPr>
        <w:t xml:space="preserve"> studies have noted that high Mg levels inhibit root K uptake and transport, although the inverse (high K inhibiting Mg) is typically more pronounced </w:t>
      </w:r>
      <w:r w:rsidRPr="407EA131" w:rsidR="005E3DD3">
        <w:rPr>
          <w:color w:val="000000" w:themeColor="text1"/>
          <w:lang w:val="en-US"/>
        </w:rPr>
        <w:fldChar w:fldCharType="begin"/>
      </w:r>
      <w:r w:rsidRPr="407EA131" w:rsidR="005E3DD3">
        <w:rPr>
          <w:color w:val="000000" w:themeColor="text1"/>
          <w:lang w:val="en-US"/>
        </w:rPr>
        <w:instrText xml:space="preserve"> ADDIN ZOTERO_ITEM CSL_CITATION {"citationID":"U53DmgPB","properties":{"formattedCitation":"(Xie {\\i{}et al.}, 2021)","plainCitation":"(Xie et al., 2021)","noteIndex":0},"citationItems":[{"id":1486,"uris":["http://zotero.org/users/13671732/items/CEWNTZC7"],"itemData":{"id":1486,"type":"article-journal","abstract":"Magnesium (Mg) affects various critical physiological and biochemical processes in higher plants, and its deficiency impedes plant growth and development. Although potassium (K)-induced Mg deficiency in agricultural production is widespread, the specific relationship of K with Mg and especially its competitive nature is poorly understood. This review summarizes current knowledge on the interactions between K and Mg with respect to their root uptake, root-to-shoot translocation and distribution in plants. Their synergistic effects on certain physiological functions are also described. The antagonistic effect of K on Mg is stronger than that of Mg on K in root absorption and transport within plants, indicating that the balanced use of K and Mg fertilizers is necessary for sustaining high plant-available Mg and alleviating K-induced Mg deficiency, especially in plant species with high K demand or in high-available-K soil. The relationship between Mg and K in plant tissues may be antagonistic or synergistic depending on plant species, cell type, leaf age, source- and sink organs. There are synergistic effects of K and Mg on photosynthesis, carbohydrate transport and allocation, nitrogen metabolism, and turgor regulation. Definition of optimal K/Mg ratios for soils and plant tissues is desirable for maintaining proper nutritional status in plants, leading to a physiological state supporting crop production. Future research should concentrate on identifying the physiological and molecular mechanisms underlying the interactions between K and Mg in a given physiological function.","container-title":"The Crop Journal","DOI":"10.1016/j.cj.2020.10.005","ISSN":"2214-5141","issue":"2","journalAbbreviation":"The Crop Journal","page":"249-256","source":"ScienceDirect","title":"Synergistic and antagonistic interactions between potassium and magnesium in higher plants","URL":"https://www.sciencedirect.com/science/article/pii/S2214514120301732","volume":"9","author":[{"family":"Xie","given":"Kailiu"},{"family":"Cakmak","given":"Ismail"},{"family":"Wang","given":"Shiyu"},{"family":"Zhang","given":"Fusuo"},{"family":"Guo","given":"Shiwei"}],"accessed":{"date-parts":[["2024",11,4]]},"issued":{"date-parts":[["2021",4,1]]}}}],"schema":"https://github.com/citation-style-language/schema/raw/master/csl-citation.json"} </w:instrText>
      </w:r>
      <w:r w:rsidRPr="407EA131" w:rsidR="005E3DD3">
        <w:rPr>
          <w:color w:val="000000" w:themeColor="text1"/>
          <w:lang w:val="en-US"/>
        </w:rPr>
        <w:fldChar w:fldCharType="separate"/>
      </w:r>
      <w:r w:rsidRPr="36BCDA68" w:rsidR="23543666">
        <w:rPr>
          <w:kern w:val="0"/>
        </w:rPr>
        <w:t xml:space="preserve">(Xie </w:t>
      </w:r>
      <w:r w:rsidRPr="3715F316" w:rsidR="23543666">
        <w:rPr>
          <w:i w:val="1"/>
          <w:iCs w:val="1"/>
          <w:kern w:val="0"/>
        </w:rPr>
        <w:t>et al.</w:t>
      </w:r>
      <w:r w:rsidRPr="36BCDA68" w:rsidR="23543666">
        <w:rPr>
          <w:kern w:val="0"/>
        </w:rPr>
        <w:t>, 2021)</w:t>
      </w:r>
      <w:r w:rsidRPr="407EA131" w:rsidR="005E3DD3">
        <w:rPr>
          <w:color w:val="000000" w:themeColor="text1"/>
          <w:lang w:val="en-US"/>
        </w:rPr>
        <w:fldChar w:fldCharType="end"/>
      </w:r>
      <w:r w:rsidRPr="36BCDA68" w:rsidR="23543666">
        <w:rPr>
          <w:color w:val="000000" w:themeColor="text1"/>
        </w:rPr>
        <w:t xml:space="preserve">. </w:t>
      </w:r>
      <w:r w:rsidRPr="00CA44D2" w:rsidR="36550F97">
        <w:rPr>
          <w:color w:val="000000" w:themeColor="text1"/>
        </w:rPr>
        <w:t>Since</w:t>
      </w:r>
      <w:r w:rsidRPr="00CA44D2" w:rsidR="36550F97">
        <w:rPr>
          <w:color w:val="000000" w:themeColor="text1"/>
        </w:rPr>
        <w:t xml:space="preserve"> the </w:t>
      </w:r>
      <w:r w:rsidRPr="00CA44D2" w:rsidR="36550F97">
        <w:rPr>
          <w:color w:val="000000" w:themeColor="text1"/>
        </w:rPr>
        <w:t>supplied</w:t>
      </w:r>
      <w:r w:rsidRPr="00CA44D2" w:rsidR="36550F97">
        <w:rPr>
          <w:color w:val="000000" w:themeColor="text1"/>
        </w:rPr>
        <w:t xml:space="preserve"> </w:t>
      </w:r>
      <w:r w:rsidRPr="00CA44D2" w:rsidR="36550F97">
        <w:rPr>
          <w:color w:val="000000" w:themeColor="text1"/>
        </w:rPr>
        <w:t>molar</w:t>
      </w:r>
      <w:r w:rsidRPr="00CA44D2" w:rsidR="36550F97">
        <w:rPr>
          <w:color w:val="000000" w:themeColor="text1"/>
        </w:rPr>
        <w:t xml:space="preserve"> </w:t>
      </w:r>
      <w:r w:rsidRPr="00CA44D2" w:rsidR="36550F97">
        <w:rPr>
          <w:color w:val="000000" w:themeColor="text1"/>
        </w:rPr>
        <w:t>quantity</w:t>
      </w:r>
      <w:r w:rsidRPr="00CA44D2" w:rsidR="36550F97">
        <w:rPr>
          <w:color w:val="000000" w:themeColor="text1"/>
        </w:rPr>
        <w:t xml:space="preserve"> of Mg </w:t>
      </w:r>
      <w:r w:rsidRPr="00CA44D2" w:rsidR="36550F97">
        <w:rPr>
          <w:color w:val="000000" w:themeColor="text1"/>
        </w:rPr>
        <w:t>was</w:t>
      </w:r>
      <w:r w:rsidRPr="00CA44D2" w:rsidR="36550F97">
        <w:rPr>
          <w:color w:val="000000" w:themeColor="text1"/>
        </w:rPr>
        <w:t xml:space="preserve"> </w:t>
      </w:r>
      <w:r w:rsidRPr="00CA44D2" w:rsidR="36550F97">
        <w:rPr>
          <w:color w:val="000000" w:themeColor="text1"/>
        </w:rPr>
        <w:t>almost</w:t>
      </w:r>
      <w:r w:rsidRPr="00CA44D2" w:rsidR="36550F97">
        <w:rPr>
          <w:color w:val="000000" w:themeColor="text1"/>
        </w:rPr>
        <w:t xml:space="preserve"> </w:t>
      </w:r>
      <w:r w:rsidRPr="00CA44D2" w:rsidR="36550F97">
        <w:rPr>
          <w:color w:val="000000" w:themeColor="text1"/>
        </w:rPr>
        <w:t>twice</w:t>
      </w:r>
      <w:r w:rsidRPr="00CA44D2" w:rsidR="36550F97">
        <w:rPr>
          <w:color w:val="000000" w:themeColor="text1"/>
        </w:rPr>
        <w:t xml:space="preserve"> </w:t>
      </w:r>
      <w:r w:rsidRPr="00CA44D2" w:rsidR="36550F97">
        <w:rPr>
          <w:color w:val="000000" w:themeColor="text1"/>
        </w:rPr>
        <w:t>that</w:t>
      </w:r>
      <w:r w:rsidRPr="00CA44D2" w:rsidR="36550F97">
        <w:rPr>
          <w:color w:val="000000" w:themeColor="text1"/>
        </w:rPr>
        <w:t xml:space="preserve"> of K, </w:t>
      </w:r>
      <w:r w:rsidRPr="00CA44D2" w:rsidR="36550F97">
        <w:rPr>
          <w:color w:val="000000" w:themeColor="text1"/>
        </w:rPr>
        <w:t>it</w:t>
      </w:r>
      <w:r w:rsidR="1F38B50D">
        <w:rPr>
          <w:color w:val="000000" w:themeColor="text1"/>
        </w:rPr>
        <w:t xml:space="preserve"> </w:t>
      </w:r>
      <w:r w:rsidR="1F38B50D">
        <w:rPr>
          <w:color w:val="000000" w:themeColor="text1"/>
        </w:rPr>
        <w:t xml:space="preserve">is</w:t>
      </w:r>
      <w:r w:rsidRPr="00CA44D2" w:rsidR="36550F97">
        <w:rPr>
          <w:color w:val="000000" w:themeColor="text1"/>
        </w:rPr>
        <w:t xml:space="preserve"> </w:t>
      </w:r>
      <w:r w:rsidRPr="00CA44D2" w:rsidR="36550F97">
        <w:rPr>
          <w:color w:val="000000" w:themeColor="text1"/>
        </w:rPr>
        <w:t xml:space="preserve">reasonable</w:t>
      </w:r>
      <w:r w:rsidRPr="00CA44D2" w:rsidR="36550F97">
        <w:rPr>
          <w:color w:val="000000" w:themeColor="text1"/>
        </w:rPr>
        <w:t xml:space="preserve"> to </w:t>
      </w:r>
      <w:r w:rsidRPr="00CA44D2" w:rsidR="36550F97">
        <w:rPr>
          <w:color w:val="000000" w:themeColor="text1"/>
        </w:rPr>
        <w:t xml:space="preserve">expect</w:t>
      </w:r>
      <w:r w:rsidRPr="00CA44D2" w:rsidR="36550F97">
        <w:rPr>
          <w:color w:val="000000" w:themeColor="text1"/>
        </w:rPr>
        <w:t xml:space="preserve"> </w:t>
      </w:r>
      <w:r w:rsidRPr="00CA44D2" w:rsidR="36550F97">
        <w:rPr>
          <w:color w:val="000000" w:themeColor="text1"/>
        </w:rPr>
        <w:t xml:space="preserve">antagonistic</w:t>
      </w:r>
      <w:r w:rsidRPr="00CA44D2" w:rsidR="36550F97">
        <w:rPr>
          <w:color w:val="000000" w:themeColor="text1"/>
        </w:rPr>
        <w:t xml:space="preserve"> </w:t>
      </w:r>
      <w:r w:rsidRPr="00CA44D2" w:rsidR="36550F97">
        <w:rPr>
          <w:color w:val="000000" w:themeColor="text1"/>
        </w:rPr>
        <w:t xml:space="preserve">effects</w:t>
      </w:r>
      <w:r w:rsidRPr="00CA44D2" w:rsidR="36550F97">
        <w:rPr>
          <w:color w:val="000000" w:themeColor="text1"/>
        </w:rPr>
        <w:t xml:space="preserve"> on K </w:t>
      </w:r>
      <w:r w:rsidRPr="00CA44D2" w:rsidR="36550F97">
        <w:rPr>
          <w:color w:val="000000" w:themeColor="text1"/>
        </w:rPr>
        <w:t xml:space="preserve">uptake</w:t>
      </w:r>
      <w:r w:rsidRPr="00CA44D2" w:rsidR="36550F97">
        <w:rPr>
          <w:color w:val="000000" w:themeColor="text1"/>
        </w:rPr>
        <w:t xml:space="preserve"> and transport due to high Mg. </w:t>
      </w:r>
      <w:r w:rsidRPr="00CA44D2" w:rsidR="36550F97">
        <w:rPr>
          <w:color w:val="000000" w:themeColor="text1"/>
        </w:rPr>
        <w:t xml:space="preserve">However</w:t>
      </w:r>
      <w:r w:rsidRPr="00CA44D2" w:rsidR="36550F97">
        <w:rPr>
          <w:color w:val="000000" w:themeColor="text1"/>
        </w:rPr>
        <w:t xml:space="preserve">, the </w:t>
      </w:r>
      <w:r w:rsidRPr="00CA44D2" w:rsidR="36550F97">
        <w:rPr>
          <w:color w:val="000000" w:themeColor="text1"/>
        </w:rPr>
        <w:t xml:space="preserve">significant</w:t>
      </w:r>
      <w:r w:rsidRPr="00CA44D2" w:rsidR="36550F97">
        <w:rPr>
          <w:color w:val="000000" w:themeColor="text1"/>
        </w:rPr>
        <w:t xml:space="preserve"> </w:t>
      </w:r>
      <w:r w:rsidRPr="00CA44D2" w:rsidR="36550F97">
        <w:rPr>
          <w:color w:val="000000" w:themeColor="text1"/>
        </w:rPr>
        <w:t xml:space="preserve">increase</w:t>
      </w:r>
      <w:r w:rsidRPr="00CA44D2" w:rsidR="36550F97">
        <w:rPr>
          <w:color w:val="000000" w:themeColor="text1"/>
        </w:rPr>
        <w:t xml:space="preserve"> in </w:t>
      </w:r>
      <w:r w:rsidRPr="00CA44D2" w:rsidR="36550F97">
        <w:rPr>
          <w:color w:val="000000" w:themeColor="text1"/>
        </w:rPr>
        <w:t xml:space="preserve">wood</w:t>
      </w:r>
      <w:r w:rsidRPr="00CA44D2" w:rsidR="36550F97">
        <w:rPr>
          <w:color w:val="000000" w:themeColor="text1"/>
        </w:rPr>
        <w:t xml:space="preserve"> and root K </w:t>
      </w:r>
      <w:r w:rsidRPr="00CA44D2" w:rsidR="36550F97">
        <w:rPr>
          <w:color w:val="000000" w:themeColor="text1"/>
        </w:rPr>
        <w:t xml:space="preserve">from</w:t>
      </w:r>
      <w:r w:rsidRPr="00CA44D2" w:rsidR="36550F97">
        <w:rPr>
          <w:color w:val="000000" w:themeColor="text1"/>
        </w:rPr>
        <w:t xml:space="preserve"> cation addition </w:t>
      </w:r>
      <w:r w:rsidRPr="00CA44D2" w:rsidR="36550F97">
        <w:rPr>
          <w:color w:val="000000" w:themeColor="text1"/>
        </w:rPr>
        <w:t xml:space="preserve">suggests</w:t>
      </w:r>
      <w:r w:rsidRPr="00CA44D2" w:rsidR="36550F97">
        <w:rPr>
          <w:color w:val="000000" w:themeColor="text1"/>
        </w:rPr>
        <w:t xml:space="preserve"> </w:t>
      </w:r>
      <w:r w:rsidRPr="00CA44D2" w:rsidR="36550F97">
        <w:rPr>
          <w:color w:val="000000" w:themeColor="text1"/>
        </w:rPr>
        <w:t xml:space="preserve">that</w:t>
      </w:r>
      <w:r w:rsidRPr="00CA44D2" w:rsidR="36550F97">
        <w:rPr>
          <w:color w:val="000000" w:themeColor="text1"/>
        </w:rPr>
        <w:t xml:space="preserve"> the </w:t>
      </w:r>
      <w:r w:rsidRPr="00CA44D2" w:rsidR="36550F97">
        <w:rPr>
          <w:color w:val="000000" w:themeColor="text1"/>
        </w:rPr>
        <w:t xml:space="preserve">effects</w:t>
      </w:r>
      <w:r w:rsidRPr="00CA44D2" w:rsidR="36550F97">
        <w:rPr>
          <w:color w:val="000000" w:themeColor="text1"/>
        </w:rPr>
        <w:t xml:space="preserve"> </w:t>
      </w:r>
      <w:r w:rsidRPr="00CA44D2" w:rsidR="36550F97">
        <w:rPr>
          <w:color w:val="000000" w:themeColor="text1"/>
        </w:rPr>
        <w:t xml:space="preserve">may</w:t>
      </w:r>
      <w:r w:rsidRPr="00CA44D2" w:rsidR="36550F97">
        <w:rPr>
          <w:color w:val="000000" w:themeColor="text1"/>
        </w:rPr>
        <w:t xml:space="preserve"> </w:t>
      </w:r>
      <w:r w:rsidRPr="00CA44D2" w:rsidR="36550F97">
        <w:rPr>
          <w:color w:val="000000" w:themeColor="text1"/>
        </w:rPr>
        <w:t xml:space="preserve">be</w:t>
      </w:r>
      <w:r w:rsidRPr="00CA44D2" w:rsidR="36550F97">
        <w:rPr>
          <w:color w:val="000000" w:themeColor="text1"/>
        </w:rPr>
        <w:t xml:space="preserve"> more </w:t>
      </w:r>
      <w:r w:rsidRPr="00CA44D2" w:rsidR="36550F97">
        <w:rPr>
          <w:color w:val="000000" w:themeColor="text1"/>
        </w:rPr>
        <w:t xml:space="preserve">related</w:t>
      </w:r>
      <w:r w:rsidRPr="00CA44D2" w:rsidR="36550F97">
        <w:rPr>
          <w:color w:val="000000" w:themeColor="text1"/>
        </w:rPr>
        <w:t xml:space="preserve"> to K transport and accumulation in the </w:t>
      </w:r>
      <w:r w:rsidRPr="00CA44D2" w:rsidR="36550F97">
        <w:rPr>
          <w:color w:val="000000" w:themeColor="text1"/>
        </w:rPr>
        <w:t xml:space="preserve">leaves</w:t>
      </w:r>
      <w:r w:rsidRPr="00CA44D2" w:rsidR="36550F97">
        <w:rPr>
          <w:color w:val="000000" w:themeColor="text1"/>
        </w:rPr>
        <w:t xml:space="preserve"> </w:t>
      </w:r>
      <w:r w:rsidRPr="00CA44D2" w:rsidR="36550F97">
        <w:rPr>
          <w:color w:val="000000" w:themeColor="text1"/>
        </w:rPr>
        <w:t xml:space="preserve">rather</w:t>
      </w:r>
      <w:r w:rsidRPr="00CA44D2" w:rsidR="36550F97">
        <w:rPr>
          <w:color w:val="000000" w:themeColor="text1"/>
        </w:rPr>
        <w:t xml:space="preserve"> </w:t>
      </w:r>
      <w:r w:rsidRPr="00CA44D2" w:rsidR="36550F97">
        <w:rPr>
          <w:color w:val="000000" w:themeColor="text1"/>
        </w:rPr>
        <w:t xml:space="preserve">than</w:t>
      </w:r>
      <w:r w:rsidRPr="00CA44D2" w:rsidR="36550F97">
        <w:rPr>
          <w:color w:val="000000" w:themeColor="text1"/>
        </w:rPr>
        <w:t xml:space="preserve"> </w:t>
      </w:r>
      <w:r w:rsidRPr="00CA44D2" w:rsidR="36550F97">
        <w:rPr>
          <w:color w:val="000000" w:themeColor="text1"/>
        </w:rPr>
        <w:t xml:space="preserve">its</w:t>
      </w:r>
      <w:r w:rsidRPr="00CA44D2" w:rsidR="36550F97">
        <w:rPr>
          <w:color w:val="000000" w:themeColor="text1"/>
        </w:rPr>
        <w:t xml:space="preserve"> </w:t>
      </w:r>
      <w:r w:rsidRPr="00CA44D2" w:rsidR="36550F97">
        <w:rPr>
          <w:color w:val="000000" w:themeColor="text1"/>
        </w:rPr>
        <w:t xml:space="preserve">uptake</w:t>
      </w:r>
      <w:r w:rsidRPr="00CA44D2" w:rsidR="36550F97">
        <w:rPr>
          <w:color w:val="000000" w:themeColor="text1"/>
        </w:rPr>
        <w:t xml:space="preserve">.</w:t>
      </w:r>
      <w:r w:rsidR="6E1EE704">
        <w:rPr>
          <w:color w:val="000000" w:themeColor="text1"/>
        </w:rPr>
        <w:t xml:space="preserve"> </w:t>
      </w:r>
      <w:r w:rsidRPr="00365EF8" w:rsidR="727A8111">
        <w:rPr>
          <w:color w:val="000000" w:themeColor="text1"/>
          <w:lang w:val="en-US"/>
        </w:rPr>
        <w:t>Similar mechanisms have been noted for Ca – K interactions</w:t>
      </w:r>
      <w:r w:rsidRPr="00365EF8" w:rsidR="2815E697">
        <w:rPr>
          <w:color w:val="000000" w:themeColor="text1"/>
          <w:lang w:val="en-US"/>
        </w:rPr>
        <w:t xml:space="preserve"> but with variable results</w:t>
      </w:r>
      <w:r w:rsidRPr="00365EF8" w:rsidR="727A8111">
        <w:rPr>
          <w:color w:val="000000" w:themeColor="text1"/>
          <w:lang w:val="en-US"/>
        </w:rPr>
        <w:t xml:space="preserve"> </w:t>
      </w:r>
      <w:r w:rsidRPr="407EA131" w:rsidR="00BA2605">
        <w:rPr>
          <w:color w:val="000000" w:themeColor="text1"/>
          <w:lang w:val="en-US"/>
        </w:rPr>
        <w:fldChar w:fldCharType="begin"/>
      </w:r>
      <w:r w:rsidRPr="407EA131" w:rsidR="00BA2605">
        <w:rPr>
          <w:color w:val="000000" w:themeColor="text1"/>
          <w:lang w:val="en-US"/>
        </w:rPr>
        <w:instrText xml:space="preserve"> ADDIN ZOTERO_ITEM CSL_CITATION {"citationID":"ucROCk1j","properties":{"formattedCitation":"(Overstreet &amp; Jacobson, 1952)","plainCitation":"(Overstreet &amp; Jacobson, 1952)","noteIndex":0},"citationItems":[{"id":1678,"uris":["http://zotero.org/users/13671732/items/PNPAGAZM"],"itemData":{"id":1678,"type":"article-journal","container-title":"Annual Review of Plant Biology","DOI":"https://doi.org/10.1146/annurev.pp.03.060152.001201","ISSN":"1545-2123","issue":"Volume 3, 1952","note":"publisher: Annual Reviews\ntype: Journal Article","page":"189-206","title":"Mechanisms of Ion Absorption by Roots","URL":"https://www.annualreviews.org/content/journals/10.1146/annurev.pp.03.060152.001201","volume":"3","author":[{"family":"Overstreet","given":"Roy"},{"family":"Jacobson","given":"L."}],"issued":{"date-parts":[["1952"]]}}}],"schema":"https://github.com/citation-style-language/schema/raw/master/csl-citation.json"} </w:instrText>
      </w:r>
      <w:r w:rsidRPr="407EA131" w:rsidR="00BA2605">
        <w:rPr>
          <w:color w:val="000000" w:themeColor="text1"/>
          <w:lang w:val="en-US"/>
        </w:rPr>
        <w:fldChar w:fldCharType="separate"/>
      </w:r>
      <w:r w:rsidRPr="00365EF8" w:rsidR="3BCEF11A">
        <w:rPr>
          <w:rFonts w:ascii="Calibri" w:hAnsi="Calibri" w:cs="Calibri"/>
          <w:lang w:val="en-US"/>
        </w:rPr>
        <w:t>(Overstreet &amp; Jacobson, 1952)</w:t>
      </w:r>
      <w:r w:rsidRPr="407EA131" w:rsidR="00BA2605">
        <w:rPr>
          <w:color w:val="000000" w:themeColor="text1"/>
          <w:lang w:val="en-US"/>
        </w:rPr>
        <w:fldChar w:fldCharType="end"/>
      </w:r>
      <w:r w:rsidRPr="00365EF8" w:rsidR="2815E697">
        <w:rPr>
          <w:color w:val="000000" w:themeColor="text1"/>
          <w:lang w:val="en-US"/>
        </w:rPr>
        <w:t>.</w:t>
      </w:r>
      <w:r w:rsidRPr="00365EF8" w:rsidR="727A8111">
        <w:rPr>
          <w:color w:val="000000" w:themeColor="text1"/>
          <w:lang w:val="en-US"/>
        </w:rPr>
        <w:t xml:space="preserve"> </w:t>
      </w:r>
      <w:r w:rsidRPr="36BCDA68" w:rsidR="65090317">
        <w:rPr>
          <w:color w:val="000000" w:themeColor="text1"/>
        </w:rPr>
        <w:t xml:space="preserve">The </w:t>
      </w:r>
      <w:r w:rsidRPr="36BCDA68" w:rsidR="65090317">
        <w:rPr>
          <w:color w:val="000000" w:themeColor="text1"/>
        </w:rPr>
        <w:t>observed</w:t>
      </w:r>
      <w:r w:rsidRPr="36BCDA68" w:rsidR="65090317">
        <w:rPr>
          <w:color w:val="000000" w:themeColor="text1"/>
        </w:rPr>
        <w:t xml:space="preserve"> </w:t>
      </w:r>
      <w:r w:rsidRPr="36BCDA68" w:rsidR="65090317">
        <w:rPr>
          <w:color w:val="000000" w:themeColor="text1"/>
        </w:rPr>
        <w:t>decrease</w:t>
      </w:r>
      <w:r w:rsidRPr="36BCDA68" w:rsidR="65090317">
        <w:rPr>
          <w:color w:val="000000" w:themeColor="text1"/>
        </w:rPr>
        <w:t xml:space="preserve"> in </w:t>
      </w:r>
      <w:r w:rsidRPr="36BCDA68" w:rsidR="65090317">
        <w:rPr>
          <w:color w:val="000000" w:themeColor="text1"/>
        </w:rPr>
        <w:t>foliar</w:t>
      </w:r>
      <w:r w:rsidRPr="36BCDA68" w:rsidR="65090317">
        <w:rPr>
          <w:color w:val="000000" w:themeColor="text1"/>
        </w:rPr>
        <w:t xml:space="preserve"> N content </w:t>
      </w:r>
      <w:r w:rsidRPr="36BCDA68" w:rsidR="65090317">
        <w:rPr>
          <w:color w:val="000000" w:themeColor="text1"/>
        </w:rPr>
        <w:t>following</w:t>
      </w:r>
      <w:r w:rsidRPr="36BCDA68" w:rsidR="65090317">
        <w:rPr>
          <w:color w:val="000000" w:themeColor="text1"/>
        </w:rPr>
        <w:t xml:space="preserve"> cation addition </w:t>
      </w:r>
      <w:r w:rsidRPr="36BCDA68" w:rsidR="65090317">
        <w:rPr>
          <w:color w:val="000000" w:themeColor="text1"/>
        </w:rPr>
        <w:t>may</w:t>
      </w:r>
      <w:r w:rsidRPr="36BCDA68" w:rsidR="65090317">
        <w:rPr>
          <w:color w:val="000000" w:themeColor="text1"/>
        </w:rPr>
        <w:t xml:space="preserve"> </w:t>
      </w:r>
      <w:r w:rsidRPr="36BCDA68" w:rsidR="65090317">
        <w:rPr>
          <w:color w:val="000000" w:themeColor="text1"/>
        </w:rPr>
        <w:t>be</w:t>
      </w:r>
      <w:r w:rsidRPr="36BCDA68" w:rsidR="65090317">
        <w:rPr>
          <w:color w:val="000000" w:themeColor="text1"/>
        </w:rPr>
        <w:t xml:space="preserve"> </w:t>
      </w:r>
      <w:r w:rsidRPr="36BCDA68" w:rsidR="65090317">
        <w:rPr>
          <w:color w:val="000000" w:themeColor="text1"/>
        </w:rPr>
        <w:t>attributed</w:t>
      </w:r>
      <w:r w:rsidRPr="36BCDA68" w:rsidR="65090317">
        <w:rPr>
          <w:color w:val="000000" w:themeColor="text1"/>
        </w:rPr>
        <w:t xml:space="preserve"> not </w:t>
      </w:r>
      <w:r w:rsidRPr="36BCDA68" w:rsidR="65090317">
        <w:rPr>
          <w:color w:val="000000" w:themeColor="text1"/>
        </w:rPr>
        <w:t>only</w:t>
      </w:r>
      <w:r w:rsidRPr="36BCDA68" w:rsidR="65090317">
        <w:rPr>
          <w:color w:val="000000" w:themeColor="text1"/>
        </w:rPr>
        <w:t xml:space="preserve"> to a dilution </w:t>
      </w:r>
      <w:r w:rsidRPr="36BCDA68" w:rsidR="65090317">
        <w:rPr>
          <w:color w:val="000000" w:themeColor="text1"/>
        </w:rPr>
        <w:t>effect</w:t>
      </w:r>
      <w:r w:rsidRPr="36BCDA68" w:rsidR="65090317">
        <w:rPr>
          <w:color w:val="000000" w:themeColor="text1"/>
        </w:rPr>
        <w:t xml:space="preserve"> but </w:t>
      </w:r>
      <w:r w:rsidRPr="36BCDA68" w:rsidR="65090317">
        <w:rPr>
          <w:color w:val="000000" w:themeColor="text1"/>
        </w:rPr>
        <w:t>also</w:t>
      </w:r>
      <w:r w:rsidRPr="36BCDA68" w:rsidR="65090317">
        <w:rPr>
          <w:color w:val="000000" w:themeColor="text1"/>
        </w:rPr>
        <w:t xml:space="preserve"> to a </w:t>
      </w:r>
      <w:r w:rsidRPr="36BCDA68" w:rsidR="65090317">
        <w:rPr>
          <w:color w:val="000000" w:themeColor="text1"/>
        </w:rPr>
        <w:t>negative</w:t>
      </w:r>
      <w:r w:rsidRPr="36BCDA68" w:rsidR="65090317">
        <w:rPr>
          <w:color w:val="000000" w:themeColor="text1"/>
        </w:rPr>
        <w:t xml:space="preserve"> interactive </w:t>
      </w:r>
      <w:r w:rsidRPr="36BCDA68" w:rsidR="65090317">
        <w:rPr>
          <w:color w:val="000000" w:themeColor="text1"/>
        </w:rPr>
        <w:t>effect</w:t>
      </w:r>
      <w:r w:rsidRPr="36BCDA68" w:rsidR="65090317">
        <w:rPr>
          <w:color w:val="000000" w:themeColor="text1"/>
        </w:rPr>
        <w:t xml:space="preserve"> </w:t>
      </w:r>
      <w:r w:rsidRPr="36BCDA68" w:rsidR="65090317">
        <w:rPr>
          <w:color w:val="000000" w:themeColor="text1"/>
        </w:rPr>
        <w:t>between</w:t>
      </w:r>
      <w:r w:rsidRPr="36BCDA68" w:rsidR="65090317">
        <w:rPr>
          <w:color w:val="000000" w:themeColor="text1"/>
        </w:rPr>
        <w:t xml:space="preserve"> NO</w:t>
      </w:r>
      <w:r w:rsidRPr="36BCDA68" w:rsidR="65090317">
        <w:rPr>
          <w:color w:val="000000" w:themeColor="text1"/>
          <w:vertAlign w:val="subscript"/>
        </w:rPr>
        <w:t>3</w:t>
      </w:r>
      <w:r w:rsidRPr="36BCDA68" w:rsidR="65090317">
        <w:rPr>
          <w:color w:val="000000" w:themeColor="text1"/>
          <w:vertAlign w:val="superscript"/>
        </w:rPr>
        <w:t>-</w:t>
      </w:r>
      <w:r w:rsidRPr="36BCDA68" w:rsidR="65090317">
        <w:rPr>
          <w:color w:val="000000" w:themeColor="text1"/>
        </w:rPr>
        <w:t xml:space="preserve"> ions </w:t>
      </w:r>
      <w:r w:rsidRPr="36BCDA68" w:rsidR="65090317">
        <w:rPr>
          <w:color w:val="000000" w:themeColor="text1"/>
        </w:rPr>
        <w:t xml:space="preserve">produced</w:t>
      </w:r>
      <w:r w:rsidRPr="36BCDA68" w:rsidR="65090317">
        <w:rPr>
          <w:color w:val="000000" w:themeColor="text1"/>
        </w:rPr>
        <w:t xml:space="preserve"> </w:t>
      </w:r>
      <w:r w:rsidRPr="36BCDA68" w:rsidR="65090317">
        <w:rPr>
          <w:color w:val="000000" w:themeColor="text1"/>
        </w:rPr>
        <w:t xml:space="preserve">from</w:t>
      </w:r>
      <w:r w:rsidRPr="36BCDA68" w:rsidR="65090317">
        <w:rPr>
          <w:color w:val="000000" w:themeColor="text1"/>
        </w:rPr>
        <w:t xml:space="preserve"> </w:t>
      </w:r>
      <w:r w:rsidRPr="36BCDA68" w:rsidR="65090317">
        <w:rPr>
          <w:color w:val="000000" w:themeColor="text1"/>
        </w:rPr>
        <w:t xml:space="preserve">urea</w:t>
      </w:r>
      <w:r w:rsidRPr="36BCDA68" w:rsidR="65090317">
        <w:rPr>
          <w:color w:val="000000" w:themeColor="text1"/>
        </w:rPr>
        <w:t xml:space="preserve"> </w:t>
      </w:r>
      <w:r w:rsidRPr="36BCDA68" w:rsidR="65090317">
        <w:rPr>
          <w:color w:val="000000" w:themeColor="text1"/>
        </w:rPr>
        <w:t xml:space="preserve">hydrolysis</w:t>
      </w:r>
      <w:r w:rsidRPr="36BCDA68" w:rsidR="65090317">
        <w:rPr>
          <w:color w:val="000000" w:themeColor="text1"/>
        </w:rPr>
        <w:t xml:space="preserve">, ammonification, and nitrification and Cl</w:t>
      </w:r>
      <w:r w:rsidRPr="36BCDA68" w:rsidR="65090317">
        <w:rPr>
          <w:color w:val="000000" w:themeColor="text1"/>
          <w:vertAlign w:val="superscript"/>
        </w:rPr>
        <w:t>-</w:t>
      </w:r>
      <w:r w:rsidRPr="36BCDA68" w:rsidR="65090317">
        <w:rPr>
          <w:color w:val="000000" w:themeColor="text1"/>
        </w:rPr>
        <w:t xml:space="preserve"> anions </w:t>
      </w:r>
      <w:r w:rsidRPr="36BCDA68" w:rsidR="65090317">
        <w:rPr>
          <w:color w:val="000000" w:themeColor="text1"/>
        </w:rPr>
        <w:t xml:space="preserve">derived</w:t>
      </w:r>
      <w:r w:rsidRPr="36BCDA68" w:rsidR="65090317">
        <w:rPr>
          <w:color w:val="000000" w:themeColor="text1"/>
        </w:rPr>
        <w:t xml:space="preserve"> </w:t>
      </w:r>
      <w:r w:rsidRPr="36BCDA68" w:rsidR="65090317">
        <w:rPr>
          <w:color w:val="000000" w:themeColor="text1"/>
        </w:rPr>
        <w:t xml:space="preserve">from</w:t>
      </w:r>
      <w:r w:rsidRPr="36BCDA68" w:rsidR="65090317">
        <w:rPr>
          <w:color w:val="000000" w:themeColor="text1"/>
        </w:rPr>
        <w:t xml:space="preserve"> the </w:t>
      </w:r>
      <w:r w:rsidRPr="36BCDA68" w:rsidR="65090317">
        <w:rPr>
          <w:color w:val="000000" w:themeColor="text1"/>
        </w:rPr>
        <w:t xml:space="preserve">applied</w:t>
      </w:r>
      <w:r w:rsidRPr="36BCDA68" w:rsidR="65090317">
        <w:rPr>
          <w:color w:val="000000" w:themeColor="text1"/>
        </w:rPr>
        <w:t xml:space="preserve"> </w:t>
      </w:r>
      <w:r w:rsidRPr="36BCDA68" w:rsidR="65090317">
        <w:rPr>
          <w:color w:val="000000" w:themeColor="text1"/>
        </w:rPr>
        <w:t xml:space="preserve">Ca</w:t>
      </w:r>
      <w:r w:rsidRPr="36BCDA68" w:rsidR="65090317">
        <w:rPr>
          <w:color w:val="000000" w:themeColor="text1"/>
        </w:rPr>
        <w:t xml:space="preserve"> and Mg </w:t>
      </w:r>
      <w:r w:rsidRPr="36BCDA68" w:rsidR="65090317">
        <w:rPr>
          <w:color w:val="000000" w:themeColor="text1"/>
        </w:rPr>
        <w:t xml:space="preserve">salts</w:t>
      </w:r>
      <w:r w:rsidRPr="36BCDA68" w:rsidR="65090317">
        <w:rPr>
          <w:color w:val="000000" w:themeColor="text1"/>
        </w:rPr>
        <w:t xml:space="preserve">. </w:t>
      </w:r>
      <w:r w:rsidRPr="00365EF8" w:rsidR="65090317">
        <w:rPr>
          <w:color w:val="000000" w:themeColor="text1"/>
          <w:lang w:val="en-US"/>
        </w:rPr>
        <w:t xml:space="preserve">This antagonistic relationship has been documented in food crops and is thought to be associated with same-charge interactions </w:t>
      </w:r>
      <w:r w:rsidRPr="407EA131" w:rsidR="00C82EAC">
        <w:rPr>
          <w:color w:val="000000" w:themeColor="text1"/>
          <w:lang w:val="en-US"/>
        </w:rPr>
        <w:fldChar w:fldCharType="begin"/>
      </w:r>
      <w:r w:rsidRPr="407EA131" w:rsidR="00D13121">
        <w:rPr>
          <w:color w:val="000000" w:themeColor="text1"/>
          <w:lang w:val="en-US"/>
        </w:rPr>
        <w:instrText xml:space="preserve"> ADDIN ZOTERO_ITEM CSL_CITATION {"citationID":"okrxbD2j","properties":{"formattedCitation":"(Kafkafi {\\i{}et al.}, 1982; James {\\i{}et al.}, 1994)","plainCitation":"(Kafkafi et al., 1982; James et al., 1994)","dontUpdate":true,"noteIndex":0},"citationItems":[{"id":1497,"uris":["http://zotero.org/users/13671732/items/WDUHVSLF"],"itemData":{"id":1497,"type":"article-journal","abstract":"Tomato plants were grown in a greenhouse in 100 liter containers containing nutrient solutions. A 4 × 3 × 3 factorial experiment of Cl × N × P was conducted. The Cl‐ concentrations were 0, 10, 35 and 70 meq/1; NO‐ 3 concentrations were 7.5, 15, and 20 meq/1; and H2PO‐ 4 concentrations were 1, 2, and 5 meq/1. Fifteen different plant parameters were analyzed. There was a decline in dry matter yield with increasing Cl‐ concentration in solution at all NO, and H2PO‐ 4 levels. The effect of NO‐ 3 levels on dry matter at each Cl‐level was varied and resulted in a significant Cl‐ x NO‐ 3 interaction. The Cl‐ affected all measured plant parameters but K and P content in the plant. Chloride content in the plant was depressed by increasing NO‐ 3 concentration in the solution at all levels of Cl‐ in the solution. There was a little effect of H2 PO‐ 4 on Cl‐ and Mg content in the plant. The possibility of using NO‐ 3 fertilizers to depress Cl‐ uptake by the plants is discussed. Interaction between solution salinity and plant nutrition was investigated for several crops by Bernstein et al. (1974). Their experiments were conducted at relatively low nutrient solution concentrations which contained only 2 and 4 meq/l of NO‐ 3. Low NO‐ 3 concentrations are justified when very low C1‐ concentrations are present in solution. Letey et al. (1982) did not find any response of tomato to increases in NO‐ 3 concentration beyond 1 meq/l in a chloride‐free solution. Hiatt and Leggett (1974) reported that increasing Cl‐ concentration in the solution suppressed NO‐ 3 uptake by the plant. Direct competition between NO‐ 3 and Cl‐ on uptake by plants was also reported by DeWit et al. (1963). There is therefore a possibility that yield reduction due to increased salinity is not entirely from Cl‐ toxicity, but may be partially due to induced deficiency of NO‐ 3 by the increased external Cl‐concentration (Wallace and Berry, 1981). Reports on the effect of H2FO‐ 4 interaction with salinity are conflicting (Champagnol, 1979). Some investigators report positive and others report negative effects of increased H2PO‐ 4 concentrations on plant resistance to salinity. Nieman and Clark (1976) found that decreasing H2PO‐ 4 from 1 to 0.1 meq/l increased resistance of the plant to salinity. The purpose of the work reported herein was to check the hypotheses that increasing NO‐ 3 and H2PO‐ 4 concentrations in the nutrient solution will decrease Cl‐ uptake and thus increase plant resistance to Cl‐ salinity or conversely high Cl‐ in the water requires higher NO‐ 3 concentration for adequate N supply as compared to low Cl‐.","container-title":"Journal of Plant Nutrition","DOI":"10.1080/01904168209363070","ISSN":"0190-4167","issue":"12","note":"publisher: Taylor &amp; Francis\n_eprint: https://doi.org/10.1080/01904168209363070","page":"1369-1385","source":"Taylor and Francis+NEJM","title":"Chloride interaction with nitrate and phosphate nutrition in tomato (Lycopersicon esculentum L.)","URL":"https://doi.org/10.1080/01904168209363070","volume":"5","author":[{"family":"Kafkafi","given":"U."},{"family":"Valoras","given":"N."},{"family":"Letey","given":"J."}],"accessed":{"date-parts":[["2024",11,4]]},"issued":{"date-parts":[["1982",1,1]]}}},{"id":1494,"uris":["http://zotero.org/users/13671732/items/IUT4JX4F"],"itemData":{"id":1494,"type":"article-journal","abstract":"We studied the effects of fertilizer N and K rates on the nutrient concentrations in petioles of Russet Burbank potato grown on a low-K, low-Cl, highly calcareous Millville silt loam soil. Phosphate and CaSO4 were applied uniformly so that P and S did not limit plant growth. An incomplete factorial experimental design, utilizing 14 combinations of fertilizer N and K, including two forms of K, was used to develop a multi-dimensional regression model. This model was then used to produce response surfaces as an aid to analysis of the results and to illustrate the fertilizer treatment effects and their interactions on petiole chemistries. Nitrogen, K and Cl fertilizers had complex effects on petiole concentrations of NO3-N, SO4-S, Cl, K, Ca and Mg. Nitrate-N and Cl were mutually antagonistic. Soil N had a large positive effect on petiole K and Mg levels and, to a lesser extent, petiole Ca levels. There was competition between K and Mg in petiole concentration. The sum of K, Ca and Mg was essentially constant across fertilizer treatments and sampling times. The sum of NO3-N, SO4-S and Cl was highly variable. The ratio of cations to anions ranged between three and five across fertilizer treatments and sampling times. The data indicate that calibration of the major nutrient element concentrations in potato petioles, as a guide to fertilization, requires knowledge of background soil fertility conditions with respect to N, K, Cl, Ca and Mg, and an understanding of the antagonisms and synergisms among these elements.","container-title":"American Potato Journal","DOI":"10.1007/BF02849290","ISSN":"1874-9380","issue":"4","journalAbbreviation":"American Potato Journal","language":"en","page":"249-265","source":"Springer Link","title":"Nitrogen and potassium fertilization of potatoes: Evaluating nutrient element interactions in petioles with response surfaces","title-short":"Nitrogen and potassium fertilization of potatoes","URL":"https://doi.org/10.1007/BF02849290","volume":"71","author":[{"family":"James","given":"D. W."},{"family":"Hurst","given":"R. L."},{"family":"Westermann","given":"D. T."},{"family":"Tindall","given":"T. A."}],"accessed":{"date-parts":[["2024",11,4]]},"issued":{"date-parts":[["1994",4,1]]}}}],"schema":"https://github.com/citation-style-language/schema/raw/master/csl-citation.json"} </w:instrText>
      </w:r>
      <w:r w:rsidRPr="407EA131" w:rsidR="00C82EAC">
        <w:rPr>
          <w:color w:val="000000" w:themeColor="text1"/>
          <w:lang w:val="en-US"/>
        </w:rPr>
        <w:fldChar w:fldCharType="separate"/>
      </w:r>
      <w:r w:rsidRPr="00365EF8" w:rsidR="65090317">
        <w:rPr>
          <w:kern w:val="0"/>
          <w:lang w:val="en-US"/>
        </w:rPr>
        <w:t>(e.g.</w:t>
      </w:r>
      <w:r w:rsidR="607125F5">
        <w:rPr>
          <w:kern w:val="0"/>
          <w:lang w:val="en-US"/>
        </w:rPr>
        <w:t>,</w:t>
      </w:r>
      <w:r w:rsidRPr="00365EF8" w:rsidR="65090317">
        <w:rPr>
          <w:kern w:val="0"/>
          <w:lang w:val="en-US"/>
        </w:rPr>
        <w:t xml:space="preserve"> </w:t>
      </w:r>
      <w:r w:rsidRPr="00365EF8" w:rsidR="65090317">
        <w:rPr>
          <w:kern w:val="0"/>
          <w:lang w:val="en-US"/>
        </w:rPr>
        <w:t xml:space="preserve">Kafkafi</w:t>
      </w:r>
      <w:r w:rsidRPr="00365EF8" w:rsidR="65090317">
        <w:rPr>
          <w:kern w:val="0"/>
          <w:lang w:val="en-US"/>
        </w:rPr>
        <w:t xml:space="preserve"> </w:t>
      </w:r>
      <w:r w:rsidRPr="3715F316" w:rsidR="65090317">
        <w:rPr>
          <w:i w:val="1"/>
          <w:iCs w:val="1"/>
          <w:kern w:val="0"/>
          <w:lang w:val="en-US"/>
        </w:rPr>
        <w:t>et al.</w:t>
      </w:r>
      <w:r w:rsidRPr="00365EF8" w:rsidR="65090317">
        <w:rPr>
          <w:kern w:val="0"/>
          <w:lang w:val="en-US"/>
        </w:rPr>
        <w:t xml:space="preserve"> (1982), James </w:t>
      </w:r>
      <w:r w:rsidRPr="3715F316" w:rsidR="65090317">
        <w:rPr>
          <w:i w:val="1"/>
          <w:iCs w:val="1"/>
          <w:kern w:val="0"/>
          <w:lang w:val="en-US"/>
        </w:rPr>
        <w:t>et al.</w:t>
      </w:r>
      <w:r w:rsidRPr="00365EF8" w:rsidR="65090317">
        <w:rPr>
          <w:kern w:val="0"/>
          <w:lang w:val="en-US"/>
        </w:rPr>
        <w:t xml:space="preserve"> (1994)</w:t>
      </w:r>
      <w:r w:rsidRPr="407EA131" w:rsidR="00C82EAC">
        <w:rPr>
          <w:color w:val="000000" w:themeColor="text1"/>
          <w:lang w:val="en-US"/>
        </w:rPr>
        <w:fldChar w:fldCharType="end"/>
      </w:r>
      <w:r w:rsidRPr="00365EF8" w:rsidR="65090317">
        <w:rPr>
          <w:color w:val="000000" w:themeColor="text1"/>
          <w:lang w:val="en-US"/>
        </w:rPr>
        <w:t xml:space="preserve">). </w:t>
      </w:r>
      <w:r w:rsidRPr="00365EF8" w:rsidR="67D154CE">
        <w:rPr>
          <w:color w:val="000000" w:themeColor="text1"/>
          <w:lang w:val="en-US"/>
        </w:rPr>
        <w:t xml:space="preserve">Finally, </w:t>
      </w:r>
      <w:r w:rsidRPr="00365EF8" w:rsidR="636C00CE">
        <w:rPr>
          <w:color w:val="000000" w:themeColor="text1"/>
          <w:lang w:val="en-US"/>
        </w:rPr>
        <w:t xml:space="preserve">the mechanisms </w:t>
      </w:r>
      <w:r w:rsidRPr="00365EF8" w:rsidR="636C00CE">
        <w:rPr>
          <w:color w:val="000000" w:themeColor="text1"/>
          <w:lang w:val="en-US"/>
        </w:rPr>
        <w:t xml:space="preserve">restraining K uptake and transport outlined above may </w:t>
      </w:r>
      <w:r w:rsidR="10EFE77A">
        <w:rPr>
          <w:color w:val="000000" w:themeColor="text1"/>
          <w:lang w:val="en-US"/>
        </w:rPr>
        <w:t>also indirectly</w:t>
      </w:r>
      <w:r w:rsidRPr="00365EF8" w:rsidR="636C00CE">
        <w:rPr>
          <w:color w:val="000000" w:themeColor="text1"/>
          <w:lang w:val="en-US"/>
        </w:rPr>
        <w:t xml:space="preserve"> affect NO</w:t>
      </w:r>
      <w:r w:rsidRPr="00365EF8" w:rsidR="636C00CE">
        <w:rPr>
          <w:color w:val="000000" w:themeColor="text1"/>
          <w:vertAlign w:val="subscript"/>
          <w:lang w:val="en-US"/>
        </w:rPr>
        <w:t>3</w:t>
      </w:r>
      <w:r w:rsidRPr="00365EF8" w:rsidR="636C00CE">
        <w:rPr>
          <w:color w:val="000000" w:themeColor="text1"/>
          <w:vertAlign w:val="superscript"/>
          <w:lang w:val="en-US"/>
        </w:rPr>
        <w:t>-</w:t>
      </w:r>
      <w:r w:rsidRPr="00365EF8" w:rsidR="636C00CE">
        <w:rPr>
          <w:color w:val="000000" w:themeColor="text1"/>
          <w:lang w:val="en-US"/>
        </w:rPr>
        <w:t xml:space="preserve"> uptake </w:t>
      </w:r>
      <w:r w:rsidRPr="00365EF8" w:rsidR="23CA8178">
        <w:rPr>
          <w:color w:val="000000" w:themeColor="text1"/>
          <w:lang w:val="en-US"/>
        </w:rPr>
        <w:t xml:space="preserve">as </w:t>
      </w:r>
      <w:r w:rsidRPr="00365EF8" w:rsidR="6B0835DE">
        <w:rPr>
          <w:color w:val="000000" w:themeColor="text1"/>
          <w:lang w:val="en-US"/>
        </w:rPr>
        <w:t>they show co-transportation in the xylem</w:t>
      </w:r>
      <w:r w:rsidRPr="00365EF8" w:rsidR="22136FD7">
        <w:rPr>
          <w:color w:val="000000" w:themeColor="text1"/>
          <w:lang w:val="en-US"/>
        </w:rPr>
        <w:t xml:space="preserve"> and </w:t>
      </w:r>
      <w:r w:rsidRPr="00365EF8" w:rsidR="7A34E607">
        <w:rPr>
          <w:color w:val="000000" w:themeColor="text1"/>
          <w:lang w:val="en-US"/>
        </w:rPr>
        <w:t xml:space="preserve">consequently</w:t>
      </w:r>
      <w:r w:rsidRPr="00365EF8" w:rsidR="7A34E607">
        <w:rPr>
          <w:color w:val="000000" w:themeColor="text1"/>
          <w:lang w:val="en-US"/>
        </w:rPr>
        <w:t xml:space="preserve"> a </w:t>
      </w:r>
      <w:r w:rsidRPr="00365EF8" w:rsidR="22136FD7">
        <w:rPr>
          <w:color w:val="000000" w:themeColor="text1"/>
          <w:lang w:val="en-US"/>
        </w:rPr>
        <w:t>co</w:t>
      </w:r>
      <w:r w:rsidRPr="00365EF8" w:rsidR="7A34E607">
        <w:rPr>
          <w:color w:val="000000" w:themeColor="text1"/>
          <w:lang w:val="en-US"/>
        </w:rPr>
        <w:t>-dependency</w:t>
      </w:r>
      <w:r w:rsidRPr="00365EF8" w:rsidR="3FD24804">
        <w:rPr>
          <w:color w:val="000000" w:themeColor="text1"/>
          <w:lang w:val="en-US"/>
        </w:rPr>
        <w:t xml:space="preserve"> </w:t>
      </w:r>
      <w:r w:rsidRPr="407EA131" w:rsidR="00450EC9">
        <w:rPr>
          <w:color w:val="000000" w:themeColor="text1"/>
          <w:lang w:val="en-US"/>
        </w:rPr>
        <w:fldChar w:fldCharType="begin"/>
      </w:r>
      <w:r w:rsidRPr="407EA131" w:rsidR="00450EC9">
        <w:rPr>
          <w:color w:val="000000" w:themeColor="text1"/>
          <w:lang w:val="en-US"/>
        </w:rPr>
        <w:instrText xml:space="preserve"> ADDIN ZOTERO_ITEM CSL_CITATION {"citationID":"6S9kC29j","properties":{"formattedCitation":"(Blevins, 1985)","plainCitation":"(Blevins, 1985)","noteIndex":0},"citationItems":[{"id":1679,"uris":["http://zotero.org/users/13671732/items/C7TWA5YU"],"itemData":{"id":1679,"type":"chapter","abstract":"One characteristic physiological symptom of potassium (K+) deficiency in higher plants is the accumulation of amino acids and amides in the tissues. This chapter discusses high-protein crops and the role of K+ in their metabolism. The role of K+ in protein metabolism in plants cannot be discussed without first considering the role of K+ in the transport of the key ingredient in protein, nitrogen (N), to the sites of protein synthesis. The activation of enzymes is a major, critically important role of K+ in plant growth and development. A large portion of the N in green leaves is in the form of ribulosebisphosphate carboxylase, the enzyme responsible for carbon fixation in photosynthesis. Experiments on protein synthesis in plants indicate that high-K+ concentrations are required; thus, it would be surprising if the E. coli work did not hold for plants.","container-title":"Potassium in Agriculture","ISBN":"978-0-89118-247-4","language":"en","note":"section: 17\n_eprint: https://onlinelibrary.wiley.com/doi/pdf/10.2134/1985.potassium.c17\nDOI: 10.2134/1985.potassium.c17","page":"413-424","publisher":"John Wiley &amp; Sons, Ltd","source":"Wiley Online Library","title":"Role of Potassium in Protein Metabolism in Plants","URL":"https://onlinelibrary.wiley.com/doi/abs/10.2134/1985.potassium.c17","author":[{"family":"Blevins","given":"Dale G."}],"accessed":{"date-parts":[["2025",2,3]]},"issued":{"date-parts":[["1985"]]}}}],"schema":"https://github.com/citation-style-language/schema/raw/master/csl-citation.json"} </w:instrText>
      </w:r>
      <w:r w:rsidRPr="407EA131" w:rsidR="00450EC9">
        <w:rPr>
          <w:color w:val="000000" w:themeColor="text1"/>
          <w:lang w:val="en-US"/>
        </w:rPr>
        <w:fldChar w:fldCharType="separate"/>
      </w:r>
      <w:r w:rsidRPr="00365EF8" w:rsidR="7A34E607">
        <w:rPr>
          <w:rFonts w:ascii="Calibri" w:hAnsi="Calibri" w:cs="Calibri"/>
          <w:lang w:val="en-US"/>
        </w:rPr>
        <w:t>(Blevins, 1985)</w:t>
      </w:r>
      <w:r w:rsidRPr="407EA131" w:rsidR="00450EC9">
        <w:rPr>
          <w:color w:val="000000" w:themeColor="text1"/>
          <w:lang w:val="en-US"/>
        </w:rPr>
        <w:fldChar w:fldCharType="end"/>
      </w:r>
      <w:r w:rsidRPr="00365EF8" w:rsidR="7A34E607">
        <w:rPr>
          <w:color w:val="000000" w:themeColor="text1"/>
          <w:lang w:val="en-US"/>
        </w:rPr>
        <w:t>.</w:t>
      </w:r>
      <w:r w:rsidRPr="00365EF8" w:rsidR="066F5443">
        <w:rPr>
          <w:color w:val="000000" w:themeColor="text1"/>
          <w:lang w:val="en-US"/>
        </w:rPr>
        <w:t xml:space="preserve"> </w:t>
      </w:r>
    </w:p>
    <w:p w:rsidR="00226F4A" w:rsidP="407EA131" w:rsidRDefault="0097586D" w14:paraId="176243AC" w14:textId="6FCF7045">
      <w:pPr>
        <w:spacing w:line="480" w:lineRule="auto"/>
        <w:jc w:val="both"/>
        <w:rPr>
          <w:lang w:val="en-US"/>
        </w:rPr>
      </w:pPr>
      <w:r>
        <w:rPr>
          <w:color w:val="000000" w:themeColor="text1"/>
          <w:lang w:val="en-US"/>
        </w:rPr>
        <w:t>Wood</w:t>
      </w:r>
      <w:r w:rsidRPr="407EA131" w:rsidR="22759709">
        <w:rPr>
          <w:color w:val="000000" w:themeColor="text1"/>
          <w:lang w:val="en-US"/>
        </w:rPr>
        <w:t xml:space="preserve"> and root tissue content responses to nutrient additions may be harder to interpret, as</w:t>
      </w:r>
      <w:r w:rsidRPr="407EA131" w:rsidR="22759709">
        <w:rPr>
          <w:lang w:val="en-US"/>
        </w:rPr>
        <w:t xml:space="preserve"> nutrient reallocation from wood may </w:t>
      </w:r>
      <w:r w:rsidRPr="00DF2437" w:rsidR="174B314C">
        <w:rPr>
          <w:lang w:val="en-US"/>
        </w:rPr>
        <w:t xml:space="preserve">lead to inconsistencies in tree reactions to changes in soil nutrient levels </w:t>
      </w:r>
      <w:r w:rsidRPr="407EA131" w:rsidR="00DC6CBB">
        <w:rPr>
          <w:lang w:val="en-US"/>
        </w:rPr>
        <w:fldChar w:fldCharType="begin"/>
      </w:r>
      <w:r w:rsidRPr="407EA131" w:rsidR="00DC6CBB">
        <w:rPr>
          <w:lang w:val="en-US"/>
        </w:rPr>
        <w:instrText xml:space="preserve"> ADDIN ZOTERO_ITEM CSL_CITATION {"citationID":"Xf39V2z1","properties":{"formattedCitation":"(Bauters {\\i{}et al.}, 2022a)","plainCitation":"(Bauters et al., 2022a)","noteIndex":0},"citationItems":[{"id":592,"uris":["http://zotero.org/users/13671732/items/P3J2WTZJ"],"itemData":{"id":592,"type":"article-journal","abstract":"Abstract Rock-derived nutrients such as calcium (Ca), magnesium (Mg), phosphorus (P), and potassium (K) are essential plant resources, yet depleted in highly weathered tropical soils, leading to nutrient limitation of productivity or other ecosystem processes. Despite this, substantial amounts of rock-derived nutrients occur within wood, which raises questions about the role that wood nutrients play in the ecology of tropical forests. Using data from forests across the tropics, we quantify wood nutrient stocks at individual tree and ecosystem levels. At the ecosystem level, we show that tropical wood can store substantial amounts of rock-derived nutrients. Furthermore, on a tree level, tree species vary widely in woody nutrient concentrations. These observations raise important questions as to the biogeochemical or ecological drivers that lead to this variability, as well as the role that woody tissue plays in the buffering and cycling of nutrients. We offer some potential explanations and direction for future research to explore this under-appreciated but sizable store of inorganic nutrients in tropical biomass.","container-title":"Biotropica","DOI":"10.1111/btp.13069","issue":"3","note":"publisher: John Wiley &amp; Sons, Ltd","page":"596-606","title":"Tropical wood stores substantial amounts of nutrients, but we have limited understanding why","URL":"https://doi.org/10.1111/btp.13069","volume":"54","author":[{"family":"Bauters","given":"Marijn"},{"family":"Grau","given":"Oriol"},{"family":"Doetterl","given":"Sebastian"},{"family":"Heineman","given":"Katherine D"},{"family":"Dalling","given":"James W"},{"family":"Prada","given":"Cecilia M"},{"family":"Griepentrog","given":"Marco"},{"family":"Malhi","given":"Yadvinder"},{"family":"Riutta","given":"Terhi"},{"family":"Scalon","given":"Marina"},{"family":"Oliveras","given":"Imma"},{"family":"Inagawa","given":"Takeshi"},{"family":"Majalap","given":"Noreen"},{"family":"Beeckman","given":"Hans"},{"family":"Van den Bulcke","given":"Jan"},{"family":"Perring","given":"Michael P"},{"family":"Dourdain","given":"Aurélie"},{"family":"Hérault","given":"Bruno"},{"family":"Vermeir","given":"Pieter"},{"family":"Makelele","given":"Isaac A"},{"family":"Fernández","given":"Pere R"},{"family":"Sardans","given":"Jordi"},{"family":"Peñuelas","given":"Josep"},{"family":"Janssens","given":"Ivan A"}],"issued":{"date-parts":[["2022",5]]}}}],"schema":"https://github.com/citation-style-language/schema/raw/master/csl-citation.json"} </w:instrText>
      </w:r>
      <w:r w:rsidRPr="407EA131" w:rsidR="00DC6CBB">
        <w:rPr>
          <w:lang w:val="en-US"/>
        </w:rPr>
        <w:fldChar w:fldCharType="separate"/>
      </w:r>
      <w:r w:rsidRPr="00DF2437" w:rsidR="22759709">
        <w:rPr>
          <w:kern w:val="0"/>
          <w:lang w:val="en-US"/>
        </w:rPr>
        <w:t xml:space="preserve">(Bauters </w:t>
      </w:r>
      <w:r w:rsidRPr="00DF2437" w:rsidR="22759709">
        <w:rPr>
          <w:i/>
          <w:kern w:val="0"/>
          <w:lang w:val="en-US"/>
        </w:rPr>
        <w:t>et al.</w:t>
      </w:r>
      <w:r w:rsidRPr="00DF2437" w:rsidR="22759709">
        <w:rPr>
          <w:kern w:val="0"/>
          <w:lang w:val="en-US"/>
        </w:rPr>
        <w:t>, 2022a)</w:t>
      </w:r>
      <w:r w:rsidRPr="407EA131" w:rsidR="00DC6CBB">
        <w:rPr>
          <w:lang w:val="en-US"/>
        </w:rPr>
        <w:fldChar w:fldCharType="end"/>
      </w:r>
      <w:r w:rsidRPr="407EA131" w:rsidR="22759709">
        <w:rPr>
          <w:lang w:val="en-US"/>
        </w:rPr>
        <w:t xml:space="preserve">. In our study, cation addition strongly increased all </w:t>
      </w:r>
      <w:r>
        <w:rPr>
          <w:lang w:val="en-US"/>
        </w:rPr>
        <w:t>wood</w:t>
      </w:r>
      <w:r w:rsidRPr="407EA131" w:rsidR="22759709">
        <w:rPr>
          <w:lang w:val="en-US"/>
        </w:rPr>
        <w:t xml:space="preserve"> cation</w:t>
      </w:r>
      <w:r w:rsidR="00E23F8A">
        <w:rPr>
          <w:lang w:val="en-US"/>
        </w:rPr>
        <w:t xml:space="preserve"> and -P </w:t>
      </w:r>
      <w:r w:rsidRPr="407EA131" w:rsidR="22759709">
        <w:rPr>
          <w:lang w:val="en-US"/>
        </w:rPr>
        <w:t>content</w:t>
      </w:r>
      <w:r w:rsidRPr="407EA131" w:rsidR="37F6C5AD">
        <w:rPr>
          <w:lang w:val="en-US"/>
        </w:rPr>
        <w:t>s</w:t>
      </w:r>
      <w:r w:rsidR="00E23F8A">
        <w:rPr>
          <w:lang w:val="en-US"/>
        </w:rPr>
        <w:t xml:space="preserve"> </w:t>
      </w:r>
      <w:r w:rsidRPr="407EA131" w:rsidR="22853208">
        <w:rPr>
          <w:lang w:val="en-US"/>
        </w:rPr>
        <w:t>(Fig. A.5B)</w:t>
      </w:r>
      <w:r w:rsidRPr="407EA131" w:rsidR="22759709">
        <w:rPr>
          <w:lang w:val="en-US"/>
        </w:rPr>
        <w:t xml:space="preserve">. </w:t>
      </w:r>
      <w:r w:rsidRPr="407EA131" w:rsidR="00AC139D">
        <w:rPr>
          <w:lang w:val="en-US"/>
        </w:rPr>
        <w:fldChar w:fldCharType="begin"/>
      </w:r>
      <w:r w:rsidRPr="407EA131" w:rsidR="00AC139D">
        <w:rPr>
          <w:lang w:val="en-US"/>
        </w:rPr>
        <w:instrText xml:space="preserve"> ADDIN ZOTERO_ITEM CSL_CITATION {"citationID":"xi1RUh9y","properties":{"formattedCitation":"(Heineman {\\i{}et al.}, 2016)","plainCitation":"(Heineman et al., 2016)","dontUpdate":true,"noteIndex":0},"citationItems":[{"id":1418,"uris":["http://zotero.org/users/13671732/items/54CEZS2I"],"itemData":{"id":1418,"type":"article-journal","abstract":"Wood contains the majority of the nutrients in tropical trees, yet controls over wood nutrient concentrations and their function are poorly understood. We measured wood nutrient concentrations in 106 tree species in 10 forest plots spanning a regional fertility gradient in Panama. For a subset of species, we quantified foliar nutrients and wood density to test whether wood nutrients scale with foliar nutrients at the species level, or wood nutrient storage increases with wood density as predicted by the wood economics spectrum. Wood nutrient concentrations varied enormously among species from fourfold in nitrogen (N) to &gt; 30-fold in calcium (Ca), potassium (K), magnesium (Mg) and phosphorus (P). Community-weighted mean wood nutrient concentrations correlated positively with soil Ca, K, Mg and P concentrations. Wood nutrients scaled positively with leaf nutrients, supporting the hypothesis that nutrient allocation is conserved across plant organs. Wood P was most sensitive to variation in soil nutrient availability, and significant radial declines in wood P indicated that tropical trees retranslocate P as sapwood transitions to heartwood. Wood P decreased with increasing wood density, suggesting that low wood P and dense wood are traits associated with tree species persistence on low fertility soils. Substantial variation among species and communities in wood nutrient concentrations suggests that allocation of nutrients to wood, especially P, influences species distributions and nutrient dynamics in tropical forests.","container-title":"New Phytologist","DOI":"10.1111/nph.13904","ISSN":"1469-8137","issue":"2","language":"en","license":"© 2016 The Authors. New Phytologist © 2016 New Phytologist Trust","note":"_eprint: https://onlinelibrary.wiley.com/doi/pdf/10.1111/nph.13904","page":"440-454","source":"Wiley Online Library","title":"Variation in wood nutrients along a tropical soil fertility gradient","URL":"https://onlinelibrary.wiley.com/doi/abs/10.1111/nph.13904","volume":"211","author":[{"family":"Heineman","given":"Katherine D."},{"family":"Turner","given":"Benjamin L."},{"family":"Dalling","given":"James W."}],"accessed":{"date-parts":[["2024",10,4]]},"issued":{"date-parts":[["2016"]]}}}],"schema":"https://github.com/citation-style-language/schema/raw/master/csl-citation.json"} </w:instrText>
      </w:r>
      <w:r w:rsidRPr="407EA131" w:rsidR="00AC139D">
        <w:rPr>
          <w:lang w:val="en-US"/>
        </w:rPr>
        <w:fldChar w:fldCharType="separate"/>
      </w:r>
      <w:r w:rsidRPr="00DF2437" w:rsidR="329F9D60">
        <w:rPr>
          <w:kern w:val="0"/>
          <w:lang w:val="en-US"/>
        </w:rPr>
        <w:t xml:space="preserve">Heineman </w:t>
      </w:r>
      <w:r w:rsidRPr="00DF2437" w:rsidR="329F9D60">
        <w:rPr>
          <w:i/>
          <w:kern w:val="0"/>
          <w:lang w:val="en-US"/>
        </w:rPr>
        <w:t>et al.</w:t>
      </w:r>
      <w:r w:rsidRPr="00DF2437" w:rsidR="329F9D60">
        <w:rPr>
          <w:kern w:val="0"/>
          <w:lang w:val="en-US"/>
        </w:rPr>
        <w:t xml:space="preserve"> (2016)</w:t>
      </w:r>
      <w:r w:rsidRPr="407EA131" w:rsidR="00AC139D">
        <w:rPr>
          <w:lang w:val="en-US"/>
        </w:rPr>
        <w:fldChar w:fldCharType="end"/>
      </w:r>
      <w:r w:rsidRPr="407EA131" w:rsidR="329F9D60">
        <w:rPr>
          <w:lang w:val="en-US"/>
        </w:rPr>
        <w:t xml:space="preserve"> found a positive relation between community-weighted mean tree sapwood Ca, K, Mg, and P content and their respective availabilities in the soil. </w:t>
      </w:r>
      <w:r w:rsidR="00B92FFD">
        <w:rPr>
          <w:lang w:val="en-US"/>
        </w:rPr>
        <w:t>In our study, w</w:t>
      </w:r>
      <w:r>
        <w:rPr>
          <w:lang w:val="en-US"/>
        </w:rPr>
        <w:t>ood</w:t>
      </w:r>
      <w:r w:rsidRPr="407EA131" w:rsidR="22759709">
        <w:rPr>
          <w:lang w:val="en-US"/>
        </w:rPr>
        <w:t xml:space="preserve"> N showed the strongest increase </w:t>
      </w:r>
      <w:r w:rsidR="00B92FFD">
        <w:rPr>
          <w:lang w:val="en-US"/>
        </w:rPr>
        <w:t>upon the application of</w:t>
      </w:r>
      <w:r w:rsidRPr="407EA131" w:rsidR="22759709">
        <w:rPr>
          <w:lang w:val="en-US"/>
        </w:rPr>
        <w:t xml:space="preserve"> N and P together (+140</w:t>
      </w:r>
      <w:r w:rsidRPr="407EA131" w:rsidR="756AB741">
        <w:rPr>
          <w:lang w:val="en-US"/>
        </w:rPr>
        <w:t xml:space="preserve"> %</w:t>
      </w:r>
      <w:r w:rsidRPr="407EA131" w:rsidR="22759709">
        <w:rPr>
          <w:lang w:val="en-US"/>
        </w:rPr>
        <w:t xml:space="preserve">). </w:t>
      </w:r>
      <w:r w:rsidRPr="407EA131" w:rsidR="0CBE6117">
        <w:rPr>
          <w:lang w:val="en-US"/>
        </w:rPr>
        <w:t>Additionally, all ratios of cations with respect to N</w:t>
      </w:r>
      <w:r w:rsidRPr="407EA131" w:rsidR="1DD45E86">
        <w:rPr>
          <w:lang w:val="en-US"/>
        </w:rPr>
        <w:t xml:space="preserve"> in </w:t>
      </w:r>
      <w:r>
        <w:rPr>
          <w:lang w:val="en-US"/>
        </w:rPr>
        <w:t>wood</w:t>
      </w:r>
      <w:r w:rsidRPr="407EA131" w:rsidR="1DD45E86">
        <w:rPr>
          <w:lang w:val="en-US"/>
        </w:rPr>
        <w:t xml:space="preserve"> </w:t>
      </w:r>
      <w:r w:rsidRPr="407EA131" w:rsidR="0CBE6117">
        <w:rPr>
          <w:lang w:val="en-US"/>
        </w:rPr>
        <w:t xml:space="preserve">increased most strongly for ‘N+P’ (between +105 % and +185 %) which may be governed by the strong increase in </w:t>
      </w:r>
      <w:r>
        <w:rPr>
          <w:lang w:val="en-US"/>
        </w:rPr>
        <w:t>wood</w:t>
      </w:r>
      <w:r w:rsidRPr="407EA131" w:rsidR="0CBE6117">
        <w:rPr>
          <w:lang w:val="en-US"/>
        </w:rPr>
        <w:t xml:space="preserve"> N upon ‘N+P’ addition (Fig. A.</w:t>
      </w:r>
      <w:r w:rsidRPr="407EA131" w:rsidR="50CD5B03">
        <w:rPr>
          <w:lang w:val="en-US"/>
        </w:rPr>
        <w:t>6</w:t>
      </w:r>
      <w:r w:rsidRPr="407EA131" w:rsidR="0CBE6117">
        <w:rPr>
          <w:lang w:val="en-US"/>
        </w:rPr>
        <w:t xml:space="preserve">B). Applying N as urea may have long-lasting positive effects on soil P mobility </w:t>
      </w:r>
      <w:r w:rsidRPr="407EA131" w:rsidR="001F3207">
        <w:rPr>
          <w:lang w:val="en-US"/>
        </w:rPr>
        <w:fldChar w:fldCharType="begin"/>
      </w:r>
      <w:r w:rsidRPr="407EA131" w:rsidR="001F3207">
        <w:rPr>
          <w:lang w:val="en-US"/>
        </w:rPr>
        <w:instrText xml:space="preserve"> ADDIN ZOTERO_ITEM CSL_CITATION {"citationID":"KdW347Y8","properties":{"formattedCitation":"(Hartikainen &amp; Yli-Halla, 1996)","plainCitation":"(Hartikainen &amp; Yli-Halla, 1996)","noteIndex":0},"citationItems":[{"id":1116,"uris":["http://zotero.org/users/13671732/items/5J7WTD9G"],"itemData":{"id":1116,"type":"article-journal","abstract":"The objective of this study was to investigate possible ways of mobilizing residual fertilizer P as a result of local pH elevation caused by urea hydrolysis. The response of water-soluble P (Pw) and dissolved organic C (DOC) to urea hydrolysis was monitored in three cultivated soils and at two P levels for up to 127–135 d and compared with corresponding changes in soils limed with Ca(OH)2. Hydrolysis of urea was complete in 8–15d during which soil pH increased by 1–1.5 units at the maximum. Subsequently, the pH decreased to or below the original level owing to nitrification. Mobilization of soil P was enhanced substantially in parallel with the increase in pH, the peak Pw occurring simultaneously with the highest pH value. In all urea-treated soils, Pw remained at an elevated level for at least 60d. As compared to urea, elevation of soil pH with Ca(OH)2 had only a minor and inconsistent influence on Pw. In mobilization of soil P, the urea-induced increase in pH and a simultaneous production of NH4+ ions proved to be superior to liming with Ca(OH)2. It was hypothesized that when an acid soil is amended with urea, phosphate is first displaced by OH− ions, resulting in elevated solution P concentrations. A simultaneous dissolution of organic matter contributes to the persistence of high P concentration by competition for sorption sites on Fe and Al oxides, and thus retards the resorption of P.","container-title":"Zeitschrift für Pflanzenernährung und Bodenkunde","DOI":"10.1002/jpln.1996.3581590403","ISSN":"1522-2624","issue":"4","language":"en","license":"Copyright © 1996 WILEY-VCH Verlag GmbH &amp; Co. KGaA, Weinheim","note":"_eprint: https://onlinelibrary.wiley.com/doi/pdf/10.1002/jpln.1996.3581590403","page":"327-332","source":"Wiley Online Library","title":"Solubility of soil phosphorus as influenced by urea","URL":"https://onlinelibrary.wiley.com/doi/abs/10.1002/jpln.1996.3581590403","volume":"159","author":[{"family":"Hartikainen","given":"Helinä"},{"family":"Yli-Halla","given":"Markku"}],"accessed":{"date-parts":[["2024",8,18]]},"issued":{"date-parts":[["1996"]]}}}],"schema":"https://github.com/citation-style-language/schema/raw/master/csl-citation.json"} </w:instrText>
      </w:r>
      <w:r w:rsidRPr="407EA131" w:rsidR="001F3207">
        <w:rPr>
          <w:lang w:val="en-US"/>
        </w:rPr>
        <w:fldChar w:fldCharType="separate"/>
      </w:r>
      <w:r w:rsidRPr="00DF2437" w:rsidR="0CBE6117">
        <w:rPr>
          <w:lang w:val="en-US"/>
        </w:rPr>
        <w:t>(Hartikainen &amp; Yli-Halla, 1996)</w:t>
      </w:r>
      <w:r w:rsidRPr="407EA131" w:rsidR="001F3207">
        <w:rPr>
          <w:lang w:val="en-US"/>
        </w:rPr>
        <w:fldChar w:fldCharType="end"/>
      </w:r>
      <w:r w:rsidRPr="407EA131" w:rsidR="0CBE6117">
        <w:rPr>
          <w:lang w:val="en-US"/>
        </w:rPr>
        <w:t xml:space="preserve">, thus supporting this positive interactive effect. </w:t>
      </w:r>
      <w:r w:rsidRPr="407EA131" w:rsidR="399C1794">
        <w:rPr>
          <w:lang w:val="en-US"/>
        </w:rPr>
        <w:t>However, r</w:t>
      </w:r>
      <w:r w:rsidRPr="407EA131" w:rsidR="0CBE6117">
        <w:rPr>
          <w:lang w:val="en-US"/>
        </w:rPr>
        <w:t>oot tissue did not show this same increase in N content</w:t>
      </w:r>
      <w:r w:rsidRPr="407EA131" w:rsidR="7F11217D">
        <w:rPr>
          <w:lang w:val="en-US"/>
        </w:rPr>
        <w:t xml:space="preserve"> (Fig. A.5C)</w:t>
      </w:r>
      <w:r w:rsidRPr="407EA131" w:rsidR="399C1794">
        <w:rPr>
          <w:lang w:val="en-US"/>
        </w:rPr>
        <w:t xml:space="preserve">. </w:t>
      </w:r>
      <w:r w:rsidR="00216CB9">
        <w:rPr>
          <w:lang w:val="en-US"/>
        </w:rPr>
        <w:t>Wood</w:t>
      </w:r>
      <w:r w:rsidRPr="407EA131" w:rsidR="7ED211FD">
        <w:rPr>
          <w:lang w:val="en-US"/>
        </w:rPr>
        <w:t xml:space="preserve"> stoichiometric ratios of Ca and Mg followed a similar trend to foliar stoichiometries, with their ratios concerning C and N decreasing upon cation application. Contrary to foliar K, </w:t>
      </w:r>
      <w:r>
        <w:rPr>
          <w:lang w:val="en-US"/>
        </w:rPr>
        <w:t>wood</w:t>
      </w:r>
      <w:r w:rsidRPr="407EA131" w:rsidR="7ED211FD">
        <w:rPr>
          <w:lang w:val="en-US"/>
        </w:rPr>
        <w:t xml:space="preserve"> K ratios followed this same trend</w:t>
      </w:r>
      <w:r w:rsidR="002C0718">
        <w:rPr>
          <w:lang w:val="en-US"/>
        </w:rPr>
        <w:t xml:space="preserve"> (Fig. A.6B)</w:t>
      </w:r>
      <w:r w:rsidRPr="407EA131" w:rsidR="7ED211FD">
        <w:rPr>
          <w:lang w:val="en-US"/>
        </w:rPr>
        <w:t>. However, all cation ratios with respect to P showed more variable results, but effects were always positive for ‘P+Cat’ addition.</w:t>
      </w:r>
    </w:p>
    <w:p w:rsidR="00343103" w:rsidP="407EA131" w:rsidRDefault="0011178D" w14:paraId="09EC2827" w14:textId="1BC453A9">
      <w:pPr>
        <w:spacing w:line="480" w:lineRule="auto"/>
        <w:jc w:val="both"/>
        <w:rPr>
          <w:lang w:val="en-US"/>
        </w:rPr>
      </w:pPr>
      <w:r w:rsidRPr="0011178D">
        <w:rPr>
          <w:lang w:val="en-US"/>
        </w:rPr>
        <w:t xml:space="preserve">These findings highlight the significant ecophysiological effects of cation addition on the growth and nutrient status of </w:t>
      </w:r>
      <w:r w:rsidRPr="0011178D">
        <w:rPr>
          <w:i/>
          <w:iCs/>
          <w:lang w:val="en-US"/>
        </w:rPr>
        <w:t>Musanga cecropioides</w:t>
      </w:r>
      <w:r w:rsidRPr="0011178D">
        <w:rPr>
          <w:lang w:val="en-US"/>
        </w:rPr>
        <w:t xml:space="preserve">, a key pioneer species in tropical forests. While we observe clear physiological responses at the individual plant level, further research is needed to assess how these effects might translate to broader landscape dynamics, especially considering the complex interactions in natural </w:t>
      </w:r>
      <w:r w:rsidR="00964090">
        <w:rPr>
          <w:lang w:val="en-US"/>
        </w:rPr>
        <w:t>agroecosystems</w:t>
      </w:r>
      <w:r w:rsidRPr="0011178D">
        <w:rPr>
          <w:lang w:val="en-US"/>
        </w:rPr>
        <w:t>.</w:t>
      </w:r>
      <w:r w:rsidR="00964090">
        <w:rPr>
          <w:lang w:val="en-US"/>
        </w:rPr>
        <w:t xml:space="preserve"> </w:t>
      </w:r>
    </w:p>
    <w:p w:rsidRPr="005160BB" w:rsidR="00243E70" w:rsidP="00343103" w:rsidRDefault="00243E70" w14:paraId="0E0DBF8C" w14:textId="77777777">
      <w:pPr>
        <w:spacing w:line="480" w:lineRule="auto"/>
        <w:jc w:val="both"/>
        <w:rPr>
          <w:rFonts w:cstheme="minorHAnsi"/>
          <w:lang w:val="en-US"/>
        </w:rPr>
      </w:pPr>
    </w:p>
    <w:p w:rsidR="00BF21F1" w:rsidRDefault="00BF21F1" w14:paraId="43BBB7F5" w14:textId="77777777">
      <w:pPr>
        <w:rPr>
          <w:b/>
          <w:bCs/>
          <w:lang w:val="en-US"/>
        </w:rPr>
      </w:pPr>
      <w:r>
        <w:rPr>
          <w:b/>
          <w:bCs/>
          <w:lang w:val="en-US"/>
        </w:rPr>
        <w:br w:type="page"/>
      </w:r>
    </w:p>
    <w:p w:rsidRPr="005160BB" w:rsidR="00D1289B" w:rsidP="407EA131" w:rsidRDefault="6AB2179D" w14:paraId="1D16CB7A" w14:textId="385F869B">
      <w:pPr>
        <w:pStyle w:val="ListParagraph"/>
        <w:numPr>
          <w:ilvl w:val="0"/>
          <w:numId w:val="2"/>
        </w:numPr>
        <w:spacing w:line="480" w:lineRule="auto"/>
        <w:rPr>
          <w:b/>
          <w:bCs/>
          <w:lang w:val="en-US"/>
        </w:rPr>
      </w:pPr>
      <w:r w:rsidRPr="407EA131">
        <w:rPr>
          <w:b/>
          <w:bCs/>
          <w:lang w:val="en-US"/>
        </w:rPr>
        <w:t xml:space="preserve">Conclusion </w:t>
      </w:r>
    </w:p>
    <w:p w:rsidRPr="005160BB" w:rsidR="000E1506" w:rsidP="407EA131" w:rsidRDefault="00146707" w14:paraId="36185991" w14:textId="4FFB788D">
      <w:pPr>
        <w:spacing w:line="480" w:lineRule="auto"/>
        <w:jc w:val="both"/>
        <w:rPr>
          <w:lang w:val="en-US"/>
        </w:rPr>
      </w:pPr>
      <w:r w:rsidRPr="3715F316" w:rsidR="4251AD50">
        <w:rPr>
          <w:lang w:val="en-US"/>
        </w:rPr>
        <w:t xml:space="preserve">In conclusion, our results highlight </w:t>
      </w:r>
      <w:del w:author="Marijn Bauters" w:date="2025-03-12T20:56:37.625Z" w:id="1773059248">
        <w:r w:rsidRPr="3715F316" w:rsidDel="4251AD50">
          <w:rPr>
            <w:lang w:val="en-US"/>
          </w:rPr>
          <w:delText xml:space="preserve">the </w:delText>
        </w:r>
        <w:r w:rsidRPr="3715F316" w:rsidDel="4251AD50">
          <w:rPr>
            <w:lang w:val="en-US"/>
          </w:rPr>
          <w:delText>significant influence</w:delText>
        </w:r>
        <w:r w:rsidRPr="3715F316" w:rsidDel="4251AD50">
          <w:rPr>
            <w:lang w:val="en-US"/>
          </w:rPr>
          <w:delText xml:space="preserve"> of </w:delText>
        </w:r>
      </w:del>
      <w:ins w:author="Marijn Bauters" w:date="2025-03-12T20:56:50.229Z" w:id="2027627811">
        <w:r w:rsidRPr="3715F316" w:rsidR="4E5478F1">
          <w:rPr>
            <w:lang w:val="en-US"/>
          </w:rPr>
          <w:t xml:space="preserve">a substantial stimulating effect of </w:t>
        </w:r>
      </w:ins>
      <w:r w:rsidRPr="3715F316" w:rsidR="4251AD50">
        <w:rPr>
          <w:lang w:val="en-US"/>
        </w:rPr>
        <w:t xml:space="preserve">cation addition on the early growth of </w:t>
      </w:r>
      <w:r w:rsidRPr="3715F316" w:rsidR="4251AD50">
        <w:rPr>
          <w:i w:val="1"/>
          <w:iCs w:val="1"/>
          <w:lang w:val="en-US"/>
        </w:rPr>
        <w:t>Musanga</w:t>
      </w:r>
      <w:r w:rsidRPr="3715F316" w:rsidR="4251AD50">
        <w:rPr>
          <w:i w:val="1"/>
          <w:iCs w:val="1"/>
          <w:lang w:val="en-US"/>
        </w:rPr>
        <w:t xml:space="preserve"> </w:t>
      </w:r>
      <w:r w:rsidRPr="3715F316" w:rsidR="4251AD50">
        <w:rPr>
          <w:i w:val="1"/>
          <w:iCs w:val="1"/>
          <w:lang w:val="en-US"/>
        </w:rPr>
        <w:t>cecropioides</w:t>
      </w:r>
      <w:r w:rsidRPr="3715F316" w:rsidR="4251AD50">
        <w:rPr>
          <w:lang w:val="en-US"/>
        </w:rPr>
        <w:t xml:space="preserve"> in nutrient-depleted soi</w:t>
      </w:r>
      <w:commentRangeStart w:id="1732284596"/>
      <w:r w:rsidRPr="3715F316" w:rsidR="4251AD50">
        <w:rPr>
          <w:lang w:val="en-US"/>
        </w:rPr>
        <w:t>ls, with</w:t>
      </w:r>
      <w:commentRangeEnd w:id="1732284596"/>
      <w:r>
        <w:rPr>
          <w:rStyle w:val="CommentReference"/>
        </w:rPr>
        <w:commentReference w:id="1732284596"/>
      </w:r>
      <w:r w:rsidRPr="3715F316" w:rsidR="4251AD50">
        <w:rPr>
          <w:lang w:val="en-US"/>
        </w:rPr>
        <w:t xml:space="preserve"> potentially adverse implications for natural forest regeneration, plantations, and agricultural intensification. The observed growth response is further supported by </w:t>
      </w:r>
      <w:r w:rsidRPr="3715F316" w:rsidR="6EEA1566">
        <w:rPr>
          <w:lang w:val="en-US"/>
        </w:rPr>
        <w:t xml:space="preserve">an </w:t>
      </w:r>
      <w:r w:rsidRPr="3715F316" w:rsidR="4251AD50">
        <w:rPr>
          <w:lang w:val="en-US"/>
        </w:rPr>
        <w:t>apparent</w:t>
      </w:r>
      <w:r w:rsidRPr="3715F316" w:rsidR="4251AD50">
        <w:rPr>
          <w:lang w:val="en-US"/>
        </w:rPr>
        <w:t xml:space="preserve"> up</w:t>
      </w:r>
      <w:r w:rsidRPr="3715F316" w:rsidR="4251AD50">
        <w:rPr>
          <w:lang w:val="en-US"/>
        </w:rPr>
        <w:t xml:space="preserve">regulation </w:t>
      </w:r>
      <w:r w:rsidRPr="3715F316" w:rsidR="6EEA1566">
        <w:rPr>
          <w:lang w:val="en-US"/>
        </w:rPr>
        <w:t>of the</w:t>
      </w:r>
      <w:r w:rsidRPr="3715F316" w:rsidR="4251AD50">
        <w:rPr>
          <w:lang w:val="en-US"/>
        </w:rPr>
        <w:t xml:space="preserve"> photosynthetic </w:t>
      </w:r>
      <w:r w:rsidRPr="3715F316" w:rsidR="7BF8FFBD">
        <w:rPr>
          <w:lang w:val="en-US"/>
        </w:rPr>
        <w:t>cap</w:t>
      </w:r>
      <w:r w:rsidRPr="3715F316" w:rsidR="7BF8FFBD">
        <w:rPr>
          <w:lang w:val="en-US"/>
        </w:rPr>
        <w:t>acity</w:t>
      </w:r>
      <w:r w:rsidRPr="3715F316" w:rsidR="4251AD50">
        <w:rPr>
          <w:lang w:val="en-US"/>
        </w:rPr>
        <w:t>, s</w:t>
      </w:r>
      <w:r w:rsidRPr="3715F316" w:rsidR="4251AD50">
        <w:rPr>
          <w:lang w:val="en-US"/>
        </w:rPr>
        <w:t>uggesting that increased cation availability</w:t>
      </w:r>
      <w:r w:rsidRPr="3715F316" w:rsidR="090E8B42">
        <w:rPr>
          <w:lang w:val="en-US"/>
        </w:rPr>
        <w:t xml:space="preserve"> </w:t>
      </w:r>
      <w:r w:rsidRPr="3715F316" w:rsidR="4251AD50">
        <w:rPr>
          <w:lang w:val="en-US"/>
        </w:rPr>
        <w:t>lik</w:t>
      </w:r>
      <w:r w:rsidRPr="3715F316" w:rsidR="4251AD50">
        <w:rPr>
          <w:lang w:val="en-US"/>
        </w:rPr>
        <w:t>ely alleviates</w:t>
      </w:r>
      <w:r w:rsidRPr="3715F316" w:rsidR="4251AD50">
        <w:rPr>
          <w:lang w:val="en-US"/>
        </w:rPr>
        <w:t xml:space="preserve"> an</w:t>
      </w:r>
      <w:r w:rsidRPr="3715F316" w:rsidR="4251AD50">
        <w:rPr>
          <w:lang w:val="en-US"/>
        </w:rPr>
        <w:t xml:space="preserve"> </w:t>
      </w:r>
      <w:r w:rsidRPr="3715F316" w:rsidR="4251AD50">
        <w:rPr>
          <w:lang w:val="en-US"/>
        </w:rPr>
        <w:t>eco</w:t>
      </w:r>
      <w:r w:rsidRPr="3715F316" w:rsidR="4251AD50">
        <w:rPr>
          <w:lang w:val="en-US"/>
        </w:rPr>
        <w:t>physiological</w:t>
      </w:r>
      <w:r w:rsidRPr="3715F316" w:rsidR="4251AD50">
        <w:rPr>
          <w:lang w:val="en-US"/>
        </w:rPr>
        <w:t xml:space="preserve"> li</w:t>
      </w:r>
      <w:r w:rsidRPr="3715F316" w:rsidR="4251AD50">
        <w:rPr>
          <w:lang w:val="en-US"/>
        </w:rPr>
        <w:t xml:space="preserve">mitation in this pioneer species. Given the strong response to cation additions, these nutrients should be prioritized in future studies aimed at understanding secondary forest recovery dynamics and sustainable agricultural intensification practices in regions facing increasing land-use pressures. Further research is needed to clarify the specific role of </w:t>
      </w:r>
      <w:r w:rsidRPr="3715F316" w:rsidR="6B8372D0">
        <w:rPr>
          <w:lang w:val="en-US"/>
        </w:rPr>
        <w:t>individual</w:t>
      </w:r>
      <w:r w:rsidRPr="3715F316" w:rsidR="4251AD50">
        <w:rPr>
          <w:lang w:val="en-US"/>
        </w:rPr>
        <w:t xml:space="preserve"> cation</w:t>
      </w:r>
      <w:r w:rsidRPr="3715F316" w:rsidR="6B8372D0">
        <w:rPr>
          <w:lang w:val="en-US"/>
        </w:rPr>
        <w:t>s</w:t>
      </w:r>
      <w:r w:rsidRPr="3715F316" w:rsidR="4251AD50">
        <w:rPr>
          <w:lang w:val="en-US"/>
        </w:rPr>
        <w:t xml:space="preserve"> and assess the broader landscape-level effects of their application on ecosystem processes.</w:t>
      </w:r>
      <w:r w:rsidRPr="3715F316">
        <w:rPr>
          <w:lang w:val="en-US"/>
        </w:rPr>
        <w:br w:type="page"/>
      </w:r>
    </w:p>
    <w:p w:rsidR="006324E7" w:rsidP="0004155B" w:rsidRDefault="00580BFC" w14:paraId="03EA8CEF" w14:textId="6924B9C9">
      <w:pPr>
        <w:spacing w:after="0" w:line="480" w:lineRule="auto"/>
        <w:rPr>
          <w:rFonts w:cstheme="minorHAnsi"/>
          <w:b/>
          <w:bCs/>
          <w:lang w:val="en-US"/>
        </w:rPr>
      </w:pPr>
      <w:r w:rsidRPr="005160BB">
        <w:rPr>
          <w:rFonts w:cstheme="minorHAnsi"/>
          <w:b/>
          <w:bCs/>
          <w:lang w:val="en-US"/>
        </w:rPr>
        <w:t>Acknowledgments</w:t>
      </w:r>
    </w:p>
    <w:p w:rsidR="009974CF" w:rsidP="009974CF" w:rsidRDefault="68FB6883" w14:paraId="7722A39B" w14:textId="567336E9">
      <w:pPr>
        <w:spacing w:after="0" w:line="480" w:lineRule="auto"/>
        <w:jc w:val="both"/>
        <w:rPr>
          <w:lang w:val="en-US"/>
        </w:rPr>
      </w:pPr>
      <w:r w:rsidRPr="407EA131">
        <w:rPr>
          <w:lang w:val="en-US"/>
        </w:rPr>
        <w:t xml:space="preserve">Special thanks go to all the local people living in the </w:t>
      </w:r>
      <w:r w:rsidRPr="407EA131" w:rsidR="37C332B7">
        <w:rPr>
          <w:lang w:val="en-US"/>
        </w:rPr>
        <w:t>villages around the Yoko Forest Reserve</w:t>
      </w:r>
      <w:r w:rsidRPr="407EA131">
        <w:rPr>
          <w:lang w:val="en-US"/>
        </w:rPr>
        <w:t xml:space="preserve"> who helped during the</w:t>
      </w:r>
      <w:r w:rsidRPr="407EA131" w:rsidR="37C332B7">
        <w:rPr>
          <w:lang w:val="en-US"/>
        </w:rPr>
        <w:t xml:space="preserve"> construction of ‘la Cathédrale de Yoko’, as well as with the</w:t>
      </w:r>
      <w:r w:rsidRPr="407EA131">
        <w:rPr>
          <w:lang w:val="en-US"/>
        </w:rPr>
        <w:t xml:space="preserve"> sample collection</w:t>
      </w:r>
      <w:r w:rsidRPr="407EA131" w:rsidR="5EEBB0BE">
        <w:rPr>
          <w:lang w:val="en-US"/>
        </w:rPr>
        <w:t xml:space="preserve"> and scientific follow-up</w:t>
      </w:r>
      <w:r w:rsidRPr="407EA131" w:rsidR="37C332B7">
        <w:rPr>
          <w:lang w:val="en-US"/>
        </w:rPr>
        <w:t>.</w:t>
      </w:r>
      <w:r w:rsidRPr="407EA131" w:rsidR="0075B405">
        <w:rPr>
          <w:lang w:val="en-US"/>
        </w:rPr>
        <w:t xml:space="preserve"> Additionally, we would like to thank Elise and Katja for their help with the isotopic analyses of the leaf material.</w:t>
      </w:r>
      <w:r w:rsidRPr="407EA131" w:rsidR="112106FC">
        <w:rPr>
          <w:lang w:val="en-US"/>
        </w:rPr>
        <w:t xml:space="preserve"> We would like to acknowledge the INSTALAB core facility at Ghent University for providing us with their analytical service and granting access to their instrumental equipment.</w:t>
      </w:r>
    </w:p>
    <w:p w:rsidRPr="005160BB" w:rsidR="003E3A4F" w:rsidP="009974CF" w:rsidRDefault="003E3A4F" w14:paraId="721CD707" w14:textId="77777777">
      <w:pPr>
        <w:spacing w:after="0" w:line="480" w:lineRule="auto"/>
        <w:jc w:val="both"/>
        <w:rPr>
          <w:rFonts w:cstheme="minorHAnsi"/>
          <w:b/>
          <w:bCs/>
          <w:lang w:val="en-US"/>
        </w:rPr>
      </w:pPr>
    </w:p>
    <w:p w:rsidRPr="00BB7AFD" w:rsidR="00B923C7" w:rsidP="00F85FC5" w:rsidRDefault="00B923C7" w14:paraId="6F45C177" w14:textId="41349A6E">
      <w:pPr>
        <w:pStyle w:val="paragraph"/>
        <w:spacing w:before="0" w:beforeAutospacing="0" w:after="0" w:afterAutospacing="0" w:line="480" w:lineRule="auto"/>
        <w:jc w:val="both"/>
        <w:textAlignment w:val="baseline"/>
        <w:rPr>
          <w:rFonts w:asciiTheme="minorHAnsi" w:hAnsiTheme="minorHAnsi" w:cstheme="minorHAnsi"/>
          <w:sz w:val="22"/>
          <w:szCs w:val="22"/>
        </w:rPr>
      </w:pPr>
      <w:r w:rsidRPr="005160BB">
        <w:rPr>
          <w:rStyle w:val="normaltextrun"/>
          <w:rFonts w:asciiTheme="minorHAnsi" w:hAnsiTheme="minorHAnsi" w:cstheme="minorHAnsi"/>
          <w:b/>
          <w:bCs/>
          <w:sz w:val="22"/>
          <w:szCs w:val="22"/>
          <w:lang w:val="en-GB"/>
        </w:rPr>
        <w:t>CRediT authorship contribution statement </w:t>
      </w:r>
      <w:r w:rsidRPr="005160BB">
        <w:rPr>
          <w:rStyle w:val="eop"/>
          <w:rFonts w:asciiTheme="minorHAnsi" w:hAnsiTheme="minorHAnsi" w:cstheme="minorHAnsi"/>
          <w:sz w:val="22"/>
          <w:szCs w:val="22"/>
        </w:rPr>
        <w:t> </w:t>
      </w:r>
    </w:p>
    <w:p w:rsidRPr="005160BB" w:rsidR="00B923C7" w:rsidP="407EA131" w:rsidRDefault="22354013" w14:paraId="2388A92D" w14:textId="65CA6FC9">
      <w:pPr>
        <w:pStyle w:val="paragraph"/>
        <w:spacing w:before="0" w:beforeAutospacing="0" w:after="0" w:afterAutospacing="0" w:line="480" w:lineRule="auto"/>
        <w:jc w:val="both"/>
        <w:textAlignment w:val="baseline"/>
        <w:rPr>
          <w:rFonts w:asciiTheme="minorHAnsi" w:hAnsiTheme="minorHAnsi" w:cstheme="minorBidi"/>
          <w:sz w:val="18"/>
          <w:szCs w:val="18"/>
        </w:rPr>
      </w:pPr>
      <w:r w:rsidRPr="407EA131">
        <w:rPr>
          <w:rStyle w:val="normaltextrun"/>
          <w:rFonts w:asciiTheme="minorHAnsi" w:hAnsiTheme="minorHAnsi" w:cstheme="minorBidi"/>
          <w:b/>
          <w:bCs/>
          <w:sz w:val="22"/>
          <w:szCs w:val="22"/>
        </w:rPr>
        <w:t>Viktor Van de Velde</w:t>
      </w:r>
      <w:r w:rsidRPr="407EA131">
        <w:rPr>
          <w:rStyle w:val="normaltextrun"/>
          <w:rFonts w:asciiTheme="minorHAnsi" w:hAnsiTheme="minorHAnsi" w:cstheme="minorBidi"/>
          <w:sz w:val="22"/>
          <w:szCs w:val="22"/>
        </w:rPr>
        <w:t>: Writing – original draft, Data analysis, Lab work, Sampling, Investigation, Conceptualization, Data curation.</w:t>
      </w:r>
      <w:r w:rsidRPr="407EA131" w:rsidR="38BC784D">
        <w:rPr>
          <w:rStyle w:val="normaltextrun"/>
          <w:rFonts w:asciiTheme="minorHAnsi" w:hAnsiTheme="minorHAnsi" w:cstheme="minorBidi"/>
          <w:sz w:val="22"/>
          <w:szCs w:val="22"/>
        </w:rPr>
        <w:t xml:space="preserve"> </w:t>
      </w:r>
      <w:r w:rsidRPr="407EA131" w:rsidR="38BC784D">
        <w:rPr>
          <w:rStyle w:val="normaltextrun"/>
          <w:rFonts w:asciiTheme="minorHAnsi" w:hAnsiTheme="minorHAnsi" w:cstheme="minorBidi"/>
          <w:b/>
          <w:bCs/>
          <w:sz w:val="22"/>
          <w:szCs w:val="22"/>
        </w:rPr>
        <w:t>Pascal Boeckx</w:t>
      </w:r>
      <w:r w:rsidRPr="407EA131" w:rsidR="38BC784D">
        <w:rPr>
          <w:rStyle w:val="normaltextrun"/>
          <w:rFonts w:asciiTheme="minorHAnsi" w:hAnsiTheme="minorHAnsi" w:cstheme="minorBidi"/>
          <w:sz w:val="22"/>
          <w:szCs w:val="22"/>
        </w:rPr>
        <w:t>: Writing – review &amp; editing, Conceptualization, Resources, Funding acquisition.</w:t>
      </w:r>
      <w:r w:rsidRPr="407EA131">
        <w:rPr>
          <w:rStyle w:val="normaltextrun"/>
          <w:rFonts w:asciiTheme="minorHAnsi" w:hAnsiTheme="minorHAnsi" w:cstheme="minorBidi"/>
          <w:sz w:val="22"/>
          <w:szCs w:val="22"/>
        </w:rPr>
        <w:t xml:space="preserve"> </w:t>
      </w:r>
      <w:r w:rsidRPr="407EA131" w:rsidR="38BC784D">
        <w:rPr>
          <w:rStyle w:val="normaltextrun"/>
          <w:rFonts w:asciiTheme="minorHAnsi" w:hAnsiTheme="minorHAnsi" w:cstheme="minorBidi"/>
          <w:b/>
          <w:bCs/>
          <w:sz w:val="22"/>
          <w:szCs w:val="22"/>
        </w:rPr>
        <w:t>Samuel Bodé</w:t>
      </w:r>
      <w:r w:rsidRPr="407EA131" w:rsidR="3B70A2E6">
        <w:rPr>
          <w:rStyle w:val="normaltextrun"/>
          <w:rFonts w:asciiTheme="minorHAnsi" w:hAnsiTheme="minorHAnsi" w:cstheme="minorBidi"/>
          <w:b/>
          <w:bCs/>
          <w:sz w:val="22"/>
          <w:szCs w:val="22"/>
        </w:rPr>
        <w:t xml:space="preserve">: </w:t>
      </w:r>
      <w:r w:rsidRPr="407EA131" w:rsidR="3B70A2E6">
        <w:rPr>
          <w:rStyle w:val="normaltextrun"/>
          <w:rFonts w:asciiTheme="minorHAnsi" w:hAnsiTheme="minorHAnsi" w:cstheme="minorBidi"/>
          <w:sz w:val="22"/>
          <w:szCs w:val="22"/>
        </w:rPr>
        <w:t xml:space="preserve"> </w:t>
      </w:r>
      <w:r w:rsidRPr="407EA131" w:rsidR="0399344A">
        <w:rPr>
          <w:rStyle w:val="normaltextrun"/>
          <w:rFonts w:asciiTheme="minorHAnsi" w:hAnsiTheme="minorHAnsi" w:cstheme="minorBidi"/>
          <w:sz w:val="22"/>
          <w:szCs w:val="22"/>
        </w:rPr>
        <w:t>Writing – review &amp; editing, Conceptualization, Lab work, Investigation</w:t>
      </w:r>
      <w:r w:rsidRPr="407EA131" w:rsidR="2BF525F1">
        <w:rPr>
          <w:rStyle w:val="normaltextrun"/>
          <w:rFonts w:asciiTheme="minorHAnsi" w:hAnsiTheme="minorHAnsi" w:cstheme="minorBidi"/>
          <w:sz w:val="22"/>
          <w:szCs w:val="22"/>
        </w:rPr>
        <w:t xml:space="preserve">. </w:t>
      </w:r>
      <w:r w:rsidRPr="003E3A4F" w:rsidR="003E3A4F">
        <w:rPr>
          <w:rStyle w:val="normaltextrun"/>
          <w:rFonts w:asciiTheme="minorHAnsi" w:hAnsiTheme="minorHAnsi" w:cstheme="minorBidi"/>
          <w:b/>
          <w:bCs/>
          <w:sz w:val="22"/>
          <w:szCs w:val="22"/>
        </w:rPr>
        <w:t>Thomas Sibret:</w:t>
      </w:r>
      <w:r w:rsidR="003E3A4F">
        <w:rPr>
          <w:rStyle w:val="normaltextrun"/>
          <w:rFonts w:asciiTheme="minorHAnsi" w:hAnsiTheme="minorHAnsi" w:cstheme="minorBidi"/>
          <w:b/>
          <w:bCs/>
          <w:sz w:val="22"/>
          <w:szCs w:val="22"/>
        </w:rPr>
        <w:t xml:space="preserve"> </w:t>
      </w:r>
      <w:r w:rsidRPr="407EA131" w:rsidR="003E3A4F">
        <w:rPr>
          <w:rStyle w:val="normaltextrun"/>
          <w:rFonts w:asciiTheme="minorHAnsi" w:hAnsiTheme="minorHAnsi" w:cstheme="minorBidi"/>
          <w:sz w:val="22"/>
          <w:szCs w:val="22"/>
        </w:rPr>
        <w:t>Writing – review &amp; editing</w:t>
      </w:r>
      <w:r w:rsidR="003E3A4F">
        <w:rPr>
          <w:rStyle w:val="normaltextrun"/>
          <w:rFonts w:asciiTheme="minorHAnsi" w:hAnsiTheme="minorHAnsi" w:cstheme="minorBidi"/>
          <w:sz w:val="22"/>
          <w:szCs w:val="22"/>
        </w:rPr>
        <w:t>, Lab work</w:t>
      </w:r>
      <w:r w:rsidR="000F1305">
        <w:rPr>
          <w:rStyle w:val="normaltextrun"/>
          <w:rFonts w:asciiTheme="minorHAnsi" w:hAnsiTheme="minorHAnsi" w:cstheme="minorBidi"/>
          <w:sz w:val="22"/>
          <w:szCs w:val="22"/>
        </w:rPr>
        <w:t>.</w:t>
      </w:r>
      <w:r w:rsidR="003E3A4F">
        <w:rPr>
          <w:rStyle w:val="normaltextrun"/>
          <w:rFonts w:asciiTheme="minorHAnsi" w:hAnsiTheme="minorHAnsi" w:cstheme="minorBidi"/>
          <w:sz w:val="22"/>
          <w:szCs w:val="22"/>
        </w:rPr>
        <w:t xml:space="preserve"> </w:t>
      </w:r>
      <w:r w:rsidRPr="407EA131" w:rsidR="3B70A2E6">
        <w:rPr>
          <w:rStyle w:val="normaltextrun"/>
          <w:rFonts w:asciiTheme="minorHAnsi" w:hAnsiTheme="minorHAnsi" w:cstheme="minorBidi"/>
          <w:b/>
          <w:bCs/>
          <w:sz w:val="22"/>
          <w:szCs w:val="22"/>
        </w:rPr>
        <w:t>Dries Landuyt:</w:t>
      </w:r>
      <w:r w:rsidRPr="407EA131" w:rsidR="0399344A">
        <w:rPr>
          <w:rStyle w:val="normaltextrun"/>
          <w:rFonts w:asciiTheme="minorHAnsi" w:hAnsiTheme="minorHAnsi" w:cstheme="minorBidi"/>
          <w:b/>
          <w:bCs/>
          <w:sz w:val="22"/>
          <w:szCs w:val="22"/>
        </w:rPr>
        <w:t xml:space="preserve"> </w:t>
      </w:r>
      <w:r w:rsidRPr="407EA131" w:rsidR="0399344A">
        <w:rPr>
          <w:rStyle w:val="normaltextrun"/>
          <w:rFonts w:asciiTheme="minorHAnsi" w:hAnsiTheme="minorHAnsi" w:cstheme="minorBidi"/>
          <w:sz w:val="22"/>
          <w:szCs w:val="22"/>
        </w:rPr>
        <w:t>Writing – review &amp; editing, Investigation</w:t>
      </w:r>
      <w:r w:rsidRPr="407EA131" w:rsidR="2BF525F1">
        <w:rPr>
          <w:rStyle w:val="normaltextrun"/>
          <w:rFonts w:asciiTheme="minorHAnsi" w:hAnsiTheme="minorHAnsi" w:cstheme="minorBidi"/>
          <w:sz w:val="22"/>
          <w:szCs w:val="22"/>
        </w:rPr>
        <w:t xml:space="preserve">. </w:t>
      </w:r>
      <w:r w:rsidRPr="407EA131" w:rsidR="1FD75939">
        <w:rPr>
          <w:rStyle w:val="normaltextrun"/>
          <w:rFonts w:asciiTheme="minorHAnsi" w:hAnsiTheme="minorHAnsi" w:cstheme="minorBidi"/>
          <w:b/>
          <w:bCs/>
          <w:sz w:val="22"/>
          <w:szCs w:val="22"/>
        </w:rPr>
        <w:t>Jonathan Magala</w:t>
      </w:r>
      <w:r w:rsidRPr="407EA131" w:rsidR="1FD75939">
        <w:rPr>
          <w:rStyle w:val="normaltextrun"/>
          <w:rFonts w:asciiTheme="minorHAnsi" w:hAnsiTheme="minorHAnsi" w:cstheme="minorBidi"/>
          <w:sz w:val="22"/>
          <w:szCs w:val="22"/>
        </w:rPr>
        <w:t>:</w:t>
      </w:r>
      <w:r w:rsidRPr="407EA131" w:rsidR="0399344A">
        <w:rPr>
          <w:rStyle w:val="normaltextrun"/>
          <w:rFonts w:asciiTheme="minorHAnsi" w:hAnsiTheme="minorHAnsi" w:cstheme="minorBidi"/>
          <w:sz w:val="22"/>
          <w:szCs w:val="22"/>
        </w:rPr>
        <w:t xml:space="preserve"> Sampling, Writing – review &amp; editing</w:t>
      </w:r>
      <w:r w:rsidRPr="407EA131" w:rsidR="2BF525F1">
        <w:rPr>
          <w:rStyle w:val="normaltextrun"/>
          <w:rFonts w:asciiTheme="minorHAnsi" w:hAnsiTheme="minorHAnsi" w:cstheme="minorBidi"/>
          <w:sz w:val="22"/>
          <w:szCs w:val="22"/>
        </w:rPr>
        <w:t xml:space="preserve">. </w:t>
      </w:r>
      <w:r w:rsidRPr="407EA131">
        <w:rPr>
          <w:rStyle w:val="normaltextrun"/>
          <w:rFonts w:asciiTheme="minorHAnsi" w:hAnsiTheme="minorHAnsi" w:cstheme="minorBidi"/>
          <w:b/>
          <w:bCs/>
          <w:sz w:val="22"/>
          <w:szCs w:val="22"/>
        </w:rPr>
        <w:t>Joseph Mande</w:t>
      </w:r>
      <w:r w:rsidRPr="407EA131">
        <w:rPr>
          <w:rStyle w:val="normaltextrun"/>
          <w:rFonts w:asciiTheme="minorHAnsi" w:hAnsiTheme="minorHAnsi" w:cstheme="minorBidi"/>
          <w:sz w:val="22"/>
          <w:szCs w:val="22"/>
        </w:rPr>
        <w:t xml:space="preserve">: Sampling, Writing – review &amp; editing. </w:t>
      </w:r>
      <w:r w:rsidRPr="407EA131" w:rsidR="1FD75939">
        <w:rPr>
          <w:rStyle w:val="eop"/>
          <w:rFonts w:asciiTheme="minorHAnsi" w:hAnsiTheme="minorHAnsi" w:cstheme="minorBidi"/>
          <w:b/>
          <w:bCs/>
          <w:sz w:val="22"/>
          <w:szCs w:val="22"/>
        </w:rPr>
        <w:t>Ali Twaha Hassan</w:t>
      </w:r>
      <w:r w:rsidRPr="407EA131" w:rsidR="1FD75939">
        <w:rPr>
          <w:rStyle w:val="eop"/>
          <w:rFonts w:asciiTheme="minorHAnsi" w:hAnsiTheme="minorHAnsi" w:cstheme="minorBidi"/>
          <w:sz w:val="22"/>
          <w:szCs w:val="22"/>
        </w:rPr>
        <w:t xml:space="preserve">: </w:t>
      </w:r>
      <w:r w:rsidRPr="407EA131" w:rsidR="0399344A">
        <w:rPr>
          <w:rStyle w:val="normaltextrun"/>
          <w:rFonts w:asciiTheme="minorHAnsi" w:hAnsiTheme="minorHAnsi" w:cstheme="minorBidi"/>
          <w:sz w:val="22"/>
          <w:szCs w:val="22"/>
        </w:rPr>
        <w:t>Sampling, Writing – review &amp; editing.</w:t>
      </w:r>
      <w:r w:rsidRPr="407EA131" w:rsidR="2BF525F1">
        <w:rPr>
          <w:rStyle w:val="normaltextrun"/>
          <w:rFonts w:asciiTheme="minorHAnsi" w:hAnsiTheme="minorHAnsi" w:cstheme="minorBidi"/>
          <w:sz w:val="22"/>
          <w:szCs w:val="22"/>
        </w:rPr>
        <w:t xml:space="preserve"> </w:t>
      </w:r>
      <w:r w:rsidRPr="407EA131">
        <w:rPr>
          <w:rStyle w:val="normaltextrun"/>
          <w:rFonts w:asciiTheme="minorHAnsi" w:hAnsiTheme="minorHAnsi" w:cstheme="minorBidi"/>
          <w:b/>
          <w:bCs/>
          <w:sz w:val="22"/>
          <w:szCs w:val="22"/>
        </w:rPr>
        <w:t>Isaac Ahanamungu Makelele</w:t>
      </w:r>
      <w:r w:rsidRPr="407EA131">
        <w:rPr>
          <w:rStyle w:val="normaltextrun"/>
          <w:rFonts w:asciiTheme="minorHAnsi" w:hAnsiTheme="minorHAnsi" w:cstheme="minorBidi"/>
          <w:sz w:val="22"/>
          <w:szCs w:val="22"/>
        </w:rPr>
        <w:t>: Site installation, Writing – review &amp; editing</w:t>
      </w:r>
      <w:r w:rsidRPr="407EA131" w:rsidR="1FD75939">
        <w:rPr>
          <w:rStyle w:val="normaltextrun"/>
          <w:rFonts w:asciiTheme="minorHAnsi" w:hAnsiTheme="minorHAnsi" w:cstheme="minorBidi"/>
          <w:sz w:val="22"/>
          <w:szCs w:val="22"/>
        </w:rPr>
        <w:t xml:space="preserve">. </w:t>
      </w:r>
      <w:r w:rsidRPr="407EA131" w:rsidR="1FD75939">
        <w:rPr>
          <w:rStyle w:val="normaltextrun"/>
          <w:rFonts w:asciiTheme="minorHAnsi" w:hAnsiTheme="minorHAnsi" w:cstheme="minorBidi"/>
          <w:b/>
          <w:bCs/>
          <w:sz w:val="22"/>
          <w:szCs w:val="22"/>
        </w:rPr>
        <w:t>Pieter Vermeir</w:t>
      </w:r>
      <w:r w:rsidRPr="407EA131" w:rsidR="1FD75939">
        <w:rPr>
          <w:rStyle w:val="normaltextrun"/>
          <w:rFonts w:asciiTheme="minorHAnsi" w:hAnsiTheme="minorHAnsi" w:cstheme="minorBidi"/>
          <w:sz w:val="22"/>
          <w:szCs w:val="22"/>
        </w:rPr>
        <w:t xml:space="preserve">: </w:t>
      </w:r>
      <w:r w:rsidRPr="407EA131" w:rsidR="0399344A">
        <w:rPr>
          <w:rStyle w:val="normaltextrun"/>
          <w:rFonts w:asciiTheme="minorHAnsi" w:hAnsiTheme="minorHAnsi" w:cstheme="minorBidi"/>
          <w:sz w:val="22"/>
          <w:szCs w:val="22"/>
        </w:rPr>
        <w:t>Lab work</w:t>
      </w:r>
      <w:r w:rsidRPr="407EA131" w:rsidR="6B012229">
        <w:rPr>
          <w:rStyle w:val="normaltextrun"/>
          <w:rFonts w:asciiTheme="minorHAnsi" w:hAnsiTheme="minorHAnsi" w:cstheme="minorBidi"/>
          <w:sz w:val="22"/>
          <w:szCs w:val="22"/>
        </w:rPr>
        <w:t xml:space="preserve">, </w:t>
      </w:r>
      <w:r w:rsidR="00A835B1">
        <w:rPr>
          <w:rStyle w:val="normaltextrun"/>
          <w:rFonts w:asciiTheme="minorHAnsi" w:hAnsiTheme="minorHAnsi" w:cstheme="minorBidi"/>
          <w:sz w:val="22"/>
          <w:szCs w:val="22"/>
        </w:rPr>
        <w:t xml:space="preserve">Resources, </w:t>
      </w:r>
      <w:r w:rsidRPr="407EA131" w:rsidR="6B012229">
        <w:rPr>
          <w:rStyle w:val="normaltextrun"/>
          <w:rFonts w:asciiTheme="minorHAnsi" w:hAnsiTheme="minorHAnsi" w:cstheme="minorBidi"/>
          <w:sz w:val="22"/>
          <w:szCs w:val="22"/>
        </w:rPr>
        <w:t>Writing – review &amp; editing</w:t>
      </w:r>
      <w:r w:rsidRPr="407EA131" w:rsidR="2BF525F1">
        <w:rPr>
          <w:rStyle w:val="normaltextrun"/>
          <w:rFonts w:asciiTheme="minorHAnsi" w:hAnsiTheme="minorHAnsi" w:cstheme="minorBidi"/>
          <w:sz w:val="22"/>
          <w:szCs w:val="22"/>
        </w:rPr>
        <w:t xml:space="preserve">. </w:t>
      </w:r>
      <w:r w:rsidRPr="407EA131" w:rsidR="1FD75939">
        <w:rPr>
          <w:rStyle w:val="eop"/>
          <w:rFonts w:asciiTheme="minorHAnsi" w:hAnsiTheme="minorHAnsi" w:cstheme="minorBidi"/>
          <w:b/>
          <w:bCs/>
          <w:sz w:val="22"/>
          <w:szCs w:val="22"/>
        </w:rPr>
        <w:t>Corneille Ewango</w:t>
      </w:r>
      <w:r w:rsidRPr="407EA131" w:rsidR="1FD75939">
        <w:rPr>
          <w:rStyle w:val="eop"/>
          <w:rFonts w:asciiTheme="minorHAnsi" w:hAnsiTheme="minorHAnsi" w:cstheme="minorBidi"/>
          <w:sz w:val="22"/>
          <w:szCs w:val="22"/>
        </w:rPr>
        <w:t xml:space="preserve">: </w:t>
      </w:r>
      <w:r w:rsidRPr="407EA131" w:rsidR="2BF525F1">
        <w:rPr>
          <w:rStyle w:val="normaltextrun"/>
          <w:rFonts w:asciiTheme="minorHAnsi" w:hAnsiTheme="minorHAnsi" w:cstheme="minorBidi"/>
          <w:sz w:val="22"/>
          <w:szCs w:val="22"/>
        </w:rPr>
        <w:t xml:space="preserve">Site installation, Writing – review &amp; editing. </w:t>
      </w:r>
      <w:r w:rsidRPr="407EA131">
        <w:rPr>
          <w:rStyle w:val="normaltextrun"/>
          <w:rFonts w:asciiTheme="minorHAnsi" w:hAnsiTheme="minorHAnsi" w:cstheme="minorBidi"/>
          <w:b/>
          <w:bCs/>
          <w:sz w:val="22"/>
          <w:szCs w:val="22"/>
        </w:rPr>
        <w:t>Marijn Bauters</w:t>
      </w:r>
      <w:r w:rsidRPr="407EA131">
        <w:rPr>
          <w:rStyle w:val="normaltextrun"/>
          <w:rFonts w:asciiTheme="minorHAnsi" w:hAnsiTheme="minorHAnsi" w:cstheme="minorBidi"/>
          <w:sz w:val="22"/>
          <w:szCs w:val="22"/>
        </w:rPr>
        <w:t xml:space="preserve">: Writing – review &amp; editing, Investigation, Conceptualization, Resources, Funding acquisition, Data curation. </w:t>
      </w:r>
      <w:r w:rsidRPr="407EA131">
        <w:rPr>
          <w:rStyle w:val="eop"/>
          <w:rFonts w:asciiTheme="minorHAnsi" w:hAnsiTheme="minorHAnsi" w:cstheme="minorBidi"/>
          <w:sz w:val="22"/>
          <w:szCs w:val="22"/>
        </w:rPr>
        <w:t> </w:t>
      </w:r>
    </w:p>
    <w:p w:rsidR="00DF15F7" w:rsidP="00F85FC5" w:rsidRDefault="00DF15F7" w14:paraId="1C79477E" w14:textId="77777777">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rsidRPr="005160BB" w:rsidR="00B923C7" w:rsidP="00F85FC5" w:rsidRDefault="00B923C7" w14:paraId="4CCEDBB1" w14:textId="2B093D16">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Declaration of Competing Interest</w:t>
      </w:r>
      <w:r w:rsidRPr="005160BB">
        <w:rPr>
          <w:rStyle w:val="eop"/>
          <w:rFonts w:asciiTheme="minorHAnsi" w:hAnsiTheme="minorHAnsi" w:cstheme="minorHAnsi"/>
          <w:sz w:val="22"/>
          <w:szCs w:val="22"/>
        </w:rPr>
        <w:t> </w:t>
      </w:r>
    </w:p>
    <w:p w:rsidRPr="005160BB" w:rsidR="00B923C7" w:rsidP="00F85FC5" w:rsidRDefault="00B923C7" w14:paraId="36CF05EB" w14:textId="77777777">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sz w:val="22"/>
          <w:szCs w:val="22"/>
        </w:rPr>
        <w:t>The authors declare not to have any known conflict of interest.</w:t>
      </w:r>
      <w:r w:rsidRPr="005160BB">
        <w:rPr>
          <w:rStyle w:val="eop"/>
          <w:rFonts w:asciiTheme="minorHAnsi" w:hAnsiTheme="minorHAnsi" w:cstheme="minorHAnsi"/>
          <w:sz w:val="22"/>
          <w:szCs w:val="22"/>
        </w:rPr>
        <w:t> </w:t>
      </w:r>
    </w:p>
    <w:p w:rsidRPr="005160BB" w:rsidR="00B923C7" w:rsidP="00F85FC5" w:rsidRDefault="00B923C7" w14:paraId="2C85B189" w14:textId="77777777">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rsidRPr="005160BB" w:rsidR="00B923C7" w:rsidP="00F85FC5" w:rsidRDefault="00B923C7" w14:paraId="3F22E26F" w14:textId="58A42754">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Data availability</w:t>
      </w:r>
      <w:r w:rsidRPr="005160BB">
        <w:rPr>
          <w:rStyle w:val="eop"/>
          <w:rFonts w:asciiTheme="minorHAnsi" w:hAnsiTheme="minorHAnsi" w:cstheme="minorHAnsi"/>
          <w:sz w:val="22"/>
          <w:szCs w:val="22"/>
        </w:rPr>
        <w:t> </w:t>
      </w:r>
    </w:p>
    <w:p w:rsidR="00B923C7" w:rsidP="00F85FC5" w:rsidRDefault="00B923C7" w14:paraId="3855A2E7" w14:textId="025E40FC">
      <w:pPr>
        <w:pStyle w:val="paragraph"/>
        <w:spacing w:before="0" w:beforeAutospacing="0" w:after="0" w:afterAutospacing="0" w:line="480" w:lineRule="auto"/>
        <w:textAlignment w:val="baseline"/>
        <w:rPr>
          <w:rStyle w:val="normaltextrun"/>
          <w:rFonts w:asciiTheme="minorHAnsi" w:hAnsiTheme="minorHAnsi" w:cstheme="minorHAnsi"/>
          <w:sz w:val="22"/>
          <w:szCs w:val="22"/>
        </w:rPr>
      </w:pPr>
      <w:r w:rsidRPr="005160BB">
        <w:rPr>
          <w:rStyle w:val="normaltextrun"/>
          <w:rFonts w:asciiTheme="minorHAnsi" w:hAnsiTheme="minorHAnsi" w:cstheme="minorHAnsi"/>
          <w:sz w:val="22"/>
          <w:szCs w:val="22"/>
        </w:rPr>
        <w:t>Data will be made available on request</w:t>
      </w:r>
      <w:r w:rsidR="005E6768">
        <w:rPr>
          <w:rStyle w:val="normaltextrun"/>
          <w:rFonts w:asciiTheme="minorHAnsi" w:hAnsiTheme="minorHAnsi" w:cstheme="minorHAnsi"/>
          <w:sz w:val="22"/>
          <w:szCs w:val="22"/>
        </w:rPr>
        <w:t>.</w:t>
      </w:r>
    </w:p>
    <w:p w:rsidR="005E6768" w:rsidP="00F85FC5" w:rsidRDefault="005E6768" w14:paraId="0B7591C7" w14:textId="77777777">
      <w:pPr>
        <w:pStyle w:val="paragraph"/>
        <w:spacing w:before="0" w:beforeAutospacing="0" w:after="0" w:afterAutospacing="0" w:line="480" w:lineRule="auto"/>
        <w:textAlignment w:val="baseline"/>
        <w:rPr>
          <w:rStyle w:val="normaltextrun"/>
          <w:rFonts w:asciiTheme="minorHAnsi" w:hAnsiTheme="minorHAnsi" w:cstheme="minorHAnsi"/>
          <w:sz w:val="22"/>
          <w:szCs w:val="22"/>
        </w:rPr>
      </w:pPr>
    </w:p>
    <w:p w:rsidR="005E6768" w:rsidP="005E6768" w:rsidRDefault="005E6768" w14:paraId="4A8880C7" w14:textId="77777777">
      <w:pPr>
        <w:spacing w:after="0" w:line="480" w:lineRule="auto"/>
        <w:rPr>
          <w:b/>
          <w:bCs/>
          <w:lang w:val="en-US"/>
        </w:rPr>
      </w:pPr>
      <w:r>
        <w:rPr>
          <w:b/>
          <w:bCs/>
          <w:lang w:val="en-US"/>
        </w:rPr>
        <w:t>Funding sources</w:t>
      </w:r>
    </w:p>
    <w:p w:rsidRPr="00DF2437" w:rsidR="005E6768" w:rsidP="009974CF" w:rsidRDefault="005E6768" w14:paraId="68755ED6" w14:textId="71C12071">
      <w:pPr>
        <w:spacing w:after="0" w:line="480" w:lineRule="auto"/>
        <w:jc w:val="both"/>
        <w:rPr>
          <w:lang w:val="en-US"/>
        </w:rPr>
      </w:pPr>
      <w:r w:rsidRPr="008A34B5">
        <w:rPr>
          <w:lang w:val="en-US"/>
        </w:rPr>
        <w:t>This study was made possible by the Special Research Fund of Ghent University, through the Methusalem mandate of Pascal Boeckx</w:t>
      </w:r>
      <w:r>
        <w:rPr>
          <w:lang w:val="en-US"/>
        </w:rPr>
        <w:t xml:space="preserve"> </w:t>
      </w:r>
      <w:r w:rsidRPr="000635C1">
        <w:rPr>
          <w:lang w:val="en-US"/>
        </w:rPr>
        <w:t>(project no. BOF.MET.2021.0004.01)</w:t>
      </w:r>
      <w:r>
        <w:rPr>
          <w:lang w:val="en-US"/>
        </w:rPr>
        <w:t>.</w:t>
      </w:r>
    </w:p>
    <w:p w:rsidRPr="005160BB" w:rsidR="00B923C7" w:rsidP="00F85FC5" w:rsidRDefault="00B923C7" w14:paraId="17D9BB48" w14:textId="77777777">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rsidRPr="005160BB" w:rsidR="00B923C7" w:rsidP="00F85FC5" w:rsidRDefault="00B923C7" w14:paraId="485744F2" w14:textId="06BCE63F">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Declaration of generative AI and AI-assisted technologies in the writing process</w:t>
      </w:r>
      <w:r w:rsidRPr="005160BB">
        <w:rPr>
          <w:rStyle w:val="eop"/>
          <w:rFonts w:asciiTheme="minorHAnsi" w:hAnsiTheme="minorHAnsi" w:cstheme="minorHAnsi"/>
          <w:sz w:val="22"/>
          <w:szCs w:val="22"/>
        </w:rPr>
        <w:t> </w:t>
      </w:r>
    </w:p>
    <w:p w:rsidRPr="007A02A0" w:rsidR="00C4712B" w:rsidP="007A02A0" w:rsidRDefault="00B923C7" w14:paraId="6F7A2820" w14:textId="6949E305">
      <w:pPr>
        <w:pStyle w:val="paragraph"/>
        <w:spacing w:before="0" w:beforeAutospacing="0" w:after="0" w:afterAutospacing="0" w:line="480" w:lineRule="auto"/>
        <w:jc w:val="both"/>
        <w:textAlignment w:val="baseline"/>
        <w:rPr>
          <w:rFonts w:asciiTheme="minorHAnsi" w:hAnsiTheme="minorHAnsi" w:cstheme="minorHAnsi"/>
          <w:sz w:val="18"/>
          <w:szCs w:val="18"/>
        </w:rPr>
      </w:pPr>
      <w:r w:rsidRPr="005160BB">
        <w:rPr>
          <w:rStyle w:val="normaltextrun"/>
          <w:rFonts w:asciiTheme="minorHAnsi" w:hAnsiTheme="minorHAnsi" w:cstheme="minorHAnsi"/>
          <w:sz w:val="22"/>
          <w:szCs w:val="22"/>
        </w:rPr>
        <w:t>During the preparation of this work, the first author used ChatGPT-4o in order to improve the readability and language of the manuscript. After using this tool/service, the first author reviewed and edited the content as needed and takes full responsibility for the content of the published article.</w:t>
      </w:r>
      <w:r w:rsidRPr="005160BB">
        <w:rPr>
          <w:rStyle w:val="eop"/>
          <w:rFonts w:asciiTheme="minorHAnsi" w:hAnsiTheme="minorHAnsi" w:cstheme="minorHAnsi"/>
          <w:sz w:val="22"/>
          <w:szCs w:val="22"/>
        </w:rPr>
        <w:t> </w:t>
      </w:r>
      <w:r w:rsidRPr="005160BB" w:rsidR="00C4712B">
        <w:rPr>
          <w:rFonts w:cstheme="minorHAnsi"/>
          <w:b/>
          <w:bCs/>
        </w:rPr>
        <w:br w:type="page"/>
      </w:r>
    </w:p>
    <w:p w:rsidRPr="00DF2437" w:rsidR="00C4712B" w:rsidP="00F85FC5" w:rsidRDefault="00C4712B" w14:paraId="355F1487" w14:textId="4D148D9C">
      <w:pPr>
        <w:pStyle w:val="Bibliography"/>
        <w:spacing w:line="480" w:lineRule="auto"/>
        <w:rPr>
          <w:b/>
          <w:lang w:val="nl-NL"/>
        </w:rPr>
      </w:pPr>
      <w:r w:rsidRPr="5D9B886D">
        <w:rPr>
          <w:b/>
          <w:lang w:val="nl-NL"/>
        </w:rPr>
        <w:t>References</w:t>
      </w:r>
    </w:p>
    <w:p w:rsidR="00AE618E" w:rsidP="00AE618E" w:rsidRDefault="00C4712B" w14:paraId="3A9B6B22" w14:textId="77777777">
      <w:pPr>
        <w:pStyle w:val="Bibliography"/>
      </w:pPr>
      <w:r w:rsidRPr="005160BB">
        <w:rPr>
          <w:rFonts w:cstheme="minorHAnsi"/>
          <w:lang w:val="en-US"/>
        </w:rPr>
        <w:fldChar w:fldCharType="begin"/>
      </w:r>
      <w:r w:rsidRPr="00DF2437" w:rsidR="00B83157">
        <w:rPr>
          <w:rFonts w:cstheme="minorHAnsi"/>
          <w:lang w:val="en-US"/>
        </w:rPr>
        <w:instrText xml:space="preserve"> ADDIN ZOTERO_BIBL {"uncited":[],"omitted":[],"custom":[]} CSL_BIBLIOGRAPHY </w:instrText>
      </w:r>
      <w:r w:rsidRPr="005160BB">
        <w:rPr>
          <w:rFonts w:cstheme="minorHAnsi"/>
          <w:lang w:val="en-US"/>
        </w:rPr>
        <w:fldChar w:fldCharType="separate"/>
      </w:r>
      <w:r w:rsidR="00AE618E">
        <w:rPr>
          <w:b/>
          <w:bCs/>
        </w:rPr>
        <w:t>Bache BW</w:t>
      </w:r>
      <w:r w:rsidR="00AE618E">
        <w:t xml:space="preserve">. </w:t>
      </w:r>
      <w:r w:rsidR="00AE618E">
        <w:rPr>
          <w:b/>
          <w:bCs/>
        </w:rPr>
        <w:t>1980</w:t>
      </w:r>
      <w:r w:rsidR="00AE618E">
        <w:t>. The Acidification of Soils. In: Hutchinson TC, Havas M, eds. Effects of Acid Precipitation on Terrestrial Ecosystems. Boston, MA: Springer US, 183–202.</w:t>
      </w:r>
    </w:p>
    <w:p w:rsidR="00AE618E" w:rsidP="00AE618E" w:rsidRDefault="00AE618E" w14:paraId="7769C952" w14:textId="77777777">
      <w:pPr>
        <w:pStyle w:val="Bibliography"/>
      </w:pPr>
      <w:r>
        <w:rPr>
          <w:b/>
          <w:bCs/>
        </w:rPr>
        <w:t xml:space="preserve">Bauters M, Grau O, Doetterl S, Heineman KD, Dalling JW, Prada CM, Griepentrog M, Malhi Y, Riutta T, Scalon M, </w:t>
      </w:r>
      <w:r>
        <w:rPr>
          <w:b/>
          <w:bCs/>
          <w:i/>
          <w:iCs/>
        </w:rPr>
        <w:t>et al.</w:t>
      </w:r>
      <w:r>
        <w:t xml:space="preserve"> </w:t>
      </w:r>
      <w:r>
        <w:rPr>
          <w:b/>
          <w:bCs/>
        </w:rPr>
        <w:t>2022a</w:t>
      </w:r>
      <w:r>
        <w:t xml:space="preserve">. Tropical wood stores substantial amounts of nutrients, but we have limited understanding why. </w:t>
      </w:r>
      <w:r>
        <w:rPr>
          <w:i/>
          <w:iCs/>
        </w:rPr>
        <w:t>Biotropica</w:t>
      </w:r>
      <w:r>
        <w:t xml:space="preserve"> </w:t>
      </w:r>
      <w:r>
        <w:rPr>
          <w:b/>
          <w:bCs/>
        </w:rPr>
        <w:t>54</w:t>
      </w:r>
      <w:r>
        <w:t>: 596–606.</w:t>
      </w:r>
    </w:p>
    <w:p w:rsidR="00AE618E" w:rsidP="00AE618E" w:rsidRDefault="00AE618E" w14:paraId="305D440E" w14:textId="77777777">
      <w:pPr>
        <w:pStyle w:val="Bibliography"/>
      </w:pPr>
      <w:r>
        <w:rPr>
          <w:b/>
          <w:bCs/>
        </w:rPr>
        <w:t xml:space="preserve">Bauters M, Janssens IA, Wasner D, Doetterl S, Vermeir P, Griepentrog M, Drake TW, Six J, Barthel M, Baumgartner S, </w:t>
      </w:r>
      <w:r>
        <w:rPr>
          <w:b/>
          <w:bCs/>
          <w:i/>
          <w:iCs/>
        </w:rPr>
        <w:t>et al.</w:t>
      </w:r>
      <w:r>
        <w:t xml:space="preserve"> </w:t>
      </w:r>
      <w:r>
        <w:rPr>
          <w:b/>
          <w:bCs/>
        </w:rPr>
        <w:t>2022b</w:t>
      </w:r>
      <w:r>
        <w:t xml:space="preserve">. Increasing calcium scarcity along Afrotropical forest succession. </w:t>
      </w:r>
      <w:r>
        <w:rPr>
          <w:i/>
          <w:iCs/>
        </w:rPr>
        <w:t>Nature Ecology &amp; Evolution</w:t>
      </w:r>
      <w:r>
        <w:t xml:space="preserve"> </w:t>
      </w:r>
      <w:r>
        <w:rPr>
          <w:b/>
          <w:bCs/>
        </w:rPr>
        <w:t>6</w:t>
      </w:r>
      <w:r>
        <w:t>: 1122–1131.</w:t>
      </w:r>
    </w:p>
    <w:p w:rsidR="00AE618E" w:rsidP="00AE618E" w:rsidRDefault="00AE618E" w14:paraId="05088AE8" w14:textId="77777777">
      <w:pPr>
        <w:pStyle w:val="Bibliography"/>
      </w:pPr>
      <w:r>
        <w:rPr>
          <w:b/>
          <w:bCs/>
        </w:rPr>
        <w:t xml:space="preserve">Bauters M, Moonen P, Summerauer L, Doetterl S, Wasner D, Griepentrog M, Mumbanza FM, Kearsley E, Ewango C, Boyemba F, </w:t>
      </w:r>
      <w:r>
        <w:rPr>
          <w:b/>
          <w:bCs/>
          <w:i/>
          <w:iCs/>
        </w:rPr>
        <w:t>et al.</w:t>
      </w:r>
      <w:r>
        <w:t xml:space="preserve"> </w:t>
      </w:r>
      <w:r>
        <w:rPr>
          <w:b/>
          <w:bCs/>
        </w:rPr>
        <w:t>2021</w:t>
      </w:r>
      <w:r>
        <w:t xml:space="preserve">. Soil Nutrient Depletion and Tree Functional Composition Shift Following Repeated Clearing in Secondary Forests of the Congo Basin. </w:t>
      </w:r>
      <w:r>
        <w:rPr>
          <w:i/>
          <w:iCs/>
        </w:rPr>
        <w:t>Ecosystems</w:t>
      </w:r>
      <w:r>
        <w:t>.</w:t>
      </w:r>
    </w:p>
    <w:p w:rsidR="00AE618E" w:rsidP="00AE618E" w:rsidRDefault="00AE618E" w14:paraId="33C59423" w14:textId="77777777">
      <w:pPr>
        <w:pStyle w:val="Bibliography"/>
      </w:pPr>
      <w:r>
        <w:rPr>
          <w:b/>
          <w:bCs/>
        </w:rPr>
        <w:t xml:space="preserve">Bauters M, Vercleyen O, Vanlauwe B, Six J, Bonyoma B, Badjoko H, Hubau W, Hoyt A, Boudin M, Verbeeck H, </w:t>
      </w:r>
      <w:r>
        <w:rPr>
          <w:b/>
          <w:bCs/>
          <w:i/>
          <w:iCs/>
        </w:rPr>
        <w:t>et al.</w:t>
      </w:r>
      <w:r>
        <w:t xml:space="preserve"> </w:t>
      </w:r>
      <w:r>
        <w:rPr>
          <w:b/>
          <w:bCs/>
        </w:rPr>
        <w:t>2019</w:t>
      </w:r>
      <w:r>
        <w:t xml:space="preserve">. Long-term recovery of the functional community assembly and carbon pools in an African tropical forest succession. </w:t>
      </w:r>
      <w:r>
        <w:rPr>
          <w:i/>
          <w:iCs/>
        </w:rPr>
        <w:t>Biotropica</w:t>
      </w:r>
      <w:r>
        <w:t xml:space="preserve"> </w:t>
      </w:r>
      <w:r>
        <w:rPr>
          <w:b/>
          <w:bCs/>
        </w:rPr>
        <w:t>51</w:t>
      </w:r>
      <w:r>
        <w:t>: 319–329.</w:t>
      </w:r>
    </w:p>
    <w:p w:rsidR="00AE618E" w:rsidP="00AE618E" w:rsidRDefault="00AE618E" w14:paraId="3DD0E2D9" w14:textId="77777777">
      <w:pPr>
        <w:pStyle w:val="Bibliography"/>
      </w:pPr>
      <w:r>
        <w:rPr>
          <w:b/>
          <w:bCs/>
        </w:rPr>
        <w:t>Bazzaz FA, Pickett STA</w:t>
      </w:r>
      <w:r>
        <w:t xml:space="preserve">. </w:t>
      </w:r>
      <w:r>
        <w:rPr>
          <w:b/>
          <w:bCs/>
        </w:rPr>
        <w:t>1980</w:t>
      </w:r>
      <w:r>
        <w:t xml:space="preserve">. Physiological Ecology of Tropical Succession: A Comparative Review. </w:t>
      </w:r>
      <w:r>
        <w:rPr>
          <w:i/>
          <w:iCs/>
        </w:rPr>
        <w:t>Annual Review of Ecology and Systematics</w:t>
      </w:r>
      <w:r>
        <w:t xml:space="preserve"> </w:t>
      </w:r>
      <w:r>
        <w:rPr>
          <w:b/>
          <w:bCs/>
        </w:rPr>
        <w:t>11</w:t>
      </w:r>
      <w:r>
        <w:t>: 287–310.</w:t>
      </w:r>
    </w:p>
    <w:p w:rsidR="00AE618E" w:rsidP="00AE618E" w:rsidRDefault="00AE618E" w14:paraId="119B7A66" w14:textId="77777777">
      <w:pPr>
        <w:pStyle w:val="Bibliography"/>
      </w:pPr>
      <w:r>
        <w:rPr>
          <w:b/>
          <w:bCs/>
        </w:rPr>
        <w:t>Bigelow SW, Canham CD</w:t>
      </w:r>
      <w:r>
        <w:t xml:space="preserve">. </w:t>
      </w:r>
      <w:r>
        <w:rPr>
          <w:b/>
          <w:bCs/>
        </w:rPr>
        <w:t>2007</w:t>
      </w:r>
      <w:r>
        <w:t xml:space="preserve">. Nutrient limitation of juvenile trees in a northern hardwood forest: Calcium and nitrate are preeminent. </w:t>
      </w:r>
      <w:r>
        <w:rPr>
          <w:i/>
          <w:iCs/>
        </w:rPr>
        <w:t>Forest Ecology and Management</w:t>
      </w:r>
      <w:r>
        <w:t xml:space="preserve"> </w:t>
      </w:r>
      <w:r>
        <w:rPr>
          <w:b/>
          <w:bCs/>
        </w:rPr>
        <w:t>243</w:t>
      </w:r>
      <w:r>
        <w:t>: 310–319.</w:t>
      </w:r>
    </w:p>
    <w:p w:rsidR="00AE618E" w:rsidP="00AE618E" w:rsidRDefault="00AE618E" w14:paraId="14B34D2F" w14:textId="77777777">
      <w:pPr>
        <w:pStyle w:val="Bibliography"/>
      </w:pPr>
      <w:r>
        <w:rPr>
          <w:b/>
          <w:bCs/>
        </w:rPr>
        <w:t>Blevins DG</w:t>
      </w:r>
      <w:r>
        <w:t xml:space="preserve">. </w:t>
      </w:r>
      <w:r>
        <w:rPr>
          <w:b/>
          <w:bCs/>
        </w:rPr>
        <w:t>1985</w:t>
      </w:r>
      <w:r>
        <w:t>. Role of Potassium in Protein Metabolism in Plants. In: Potassium in Agriculture. John Wiley &amp; Sons, Ltd, 413–424.</w:t>
      </w:r>
    </w:p>
    <w:p w:rsidR="00AE618E" w:rsidP="00AE618E" w:rsidRDefault="00AE618E" w14:paraId="3DA4CB68" w14:textId="77777777">
      <w:pPr>
        <w:pStyle w:val="Bibliography"/>
      </w:pPr>
      <w:r>
        <w:rPr>
          <w:b/>
          <w:bCs/>
        </w:rPr>
        <w:t>Bögelein R, Hassdenteufel M, Thomas FM, Werner W</w:t>
      </w:r>
      <w:r>
        <w:t xml:space="preserve">. </w:t>
      </w:r>
      <w:r>
        <w:rPr>
          <w:b/>
          <w:bCs/>
        </w:rPr>
        <w:t>2012</w:t>
      </w:r>
      <w:r>
        <w:t xml:space="preserve">. Comparison of leaf gas exchange and stable isotope signature of water-soluble compounds along canopy gradients of co-occurring Douglas-fir and European beech. </w:t>
      </w:r>
      <w:r>
        <w:rPr>
          <w:i/>
          <w:iCs/>
        </w:rPr>
        <w:t>Plant, Cell &amp; Environment</w:t>
      </w:r>
      <w:r>
        <w:t xml:space="preserve"> </w:t>
      </w:r>
      <w:r>
        <w:rPr>
          <w:b/>
          <w:bCs/>
        </w:rPr>
        <w:t>35</w:t>
      </w:r>
      <w:r>
        <w:t>: 1245–1257.</w:t>
      </w:r>
    </w:p>
    <w:p w:rsidR="00AE618E" w:rsidP="00AE618E" w:rsidRDefault="00AE618E" w14:paraId="761C2B9F" w14:textId="77777777">
      <w:pPr>
        <w:pStyle w:val="Bibliography"/>
      </w:pPr>
      <w:r>
        <w:rPr>
          <w:b/>
          <w:bCs/>
        </w:rPr>
        <w:t>Brye KR, Norman JM</w:t>
      </w:r>
      <w:r>
        <w:t xml:space="preserve">. </w:t>
      </w:r>
      <w:r>
        <w:rPr>
          <w:b/>
          <w:bCs/>
        </w:rPr>
        <w:t>2004</w:t>
      </w:r>
      <w:r>
        <w:t xml:space="preserve">. Land-use Effects on Anion-associated Cation Leaching in Response to Above-normal Precipitation. </w:t>
      </w:r>
      <w:r>
        <w:rPr>
          <w:i/>
          <w:iCs/>
        </w:rPr>
        <w:t>Acta hydrochimica et hydrobiologica</w:t>
      </w:r>
      <w:r>
        <w:t xml:space="preserve"> </w:t>
      </w:r>
      <w:r>
        <w:rPr>
          <w:b/>
          <w:bCs/>
        </w:rPr>
        <w:t>32</w:t>
      </w:r>
      <w:r>
        <w:t>: 235–248.</w:t>
      </w:r>
    </w:p>
    <w:p w:rsidR="00AE618E" w:rsidP="00AE618E" w:rsidRDefault="00AE618E" w14:paraId="31C2609C" w14:textId="77777777">
      <w:pPr>
        <w:pStyle w:val="Bibliography"/>
      </w:pPr>
      <w:r>
        <w:rPr>
          <w:b/>
          <w:bCs/>
        </w:rPr>
        <w:t>Burslem DFRP, Grubb PJ, Turner IM</w:t>
      </w:r>
      <w:r>
        <w:t xml:space="preserve">. </w:t>
      </w:r>
      <w:r>
        <w:rPr>
          <w:b/>
          <w:bCs/>
        </w:rPr>
        <w:t>1995</w:t>
      </w:r>
      <w:r>
        <w:t xml:space="preserve">. Responses to Nutrient Addition among Shade-Tolerant Tree Seedlings of Lowland Tropical Rain Forest in Singapore. </w:t>
      </w:r>
      <w:r>
        <w:rPr>
          <w:i/>
          <w:iCs/>
        </w:rPr>
        <w:t>Journal of Ecology</w:t>
      </w:r>
      <w:r>
        <w:t xml:space="preserve"> </w:t>
      </w:r>
      <w:r>
        <w:rPr>
          <w:b/>
          <w:bCs/>
        </w:rPr>
        <w:t>83</w:t>
      </w:r>
      <w:r>
        <w:t>: 113–122.</w:t>
      </w:r>
    </w:p>
    <w:p w:rsidR="00AE618E" w:rsidP="00AE618E" w:rsidRDefault="00AE618E" w14:paraId="0900FF3E" w14:textId="77777777">
      <w:pPr>
        <w:pStyle w:val="Bibliography"/>
      </w:pPr>
      <w:r>
        <w:rPr>
          <w:b/>
          <w:bCs/>
        </w:rPr>
        <w:t>Burslem DFRP, Turner IM, Grubb PJ</w:t>
      </w:r>
      <w:r>
        <w:t xml:space="preserve">. </w:t>
      </w:r>
      <w:r>
        <w:rPr>
          <w:b/>
          <w:bCs/>
        </w:rPr>
        <w:t>1994</w:t>
      </w:r>
      <w:r>
        <w:t xml:space="preserve">. Mineral nutrient status of coastal hill dipterocarp forest and adinandra belukar in Singapore: bioassays of nutrient limitation. </w:t>
      </w:r>
      <w:r>
        <w:rPr>
          <w:i/>
          <w:iCs/>
        </w:rPr>
        <w:t>Journal of Tropical Ecology</w:t>
      </w:r>
      <w:r>
        <w:t xml:space="preserve"> </w:t>
      </w:r>
      <w:r>
        <w:rPr>
          <w:b/>
          <w:bCs/>
        </w:rPr>
        <w:t>10</w:t>
      </w:r>
      <w:r>
        <w:t>: 579–599.</w:t>
      </w:r>
    </w:p>
    <w:p w:rsidR="00AE618E" w:rsidP="00AE618E" w:rsidRDefault="00AE618E" w14:paraId="064C9457" w14:textId="77777777">
      <w:pPr>
        <w:pStyle w:val="Bibliography"/>
      </w:pPr>
      <w:r>
        <w:rPr>
          <w:b/>
          <w:bCs/>
        </w:rPr>
        <w:t>Cárate Tandalla D, Homeier J, Batáry P</w:t>
      </w:r>
      <w:r>
        <w:t xml:space="preserve">. </w:t>
      </w:r>
      <w:r>
        <w:rPr>
          <w:b/>
          <w:bCs/>
        </w:rPr>
        <w:t>2025</w:t>
      </w:r>
      <w:r>
        <w:t xml:space="preserve">. Responses of Tropical Tree Seedlings to Nutrient Addition: A Meta-analysis to understand future changes in Tropical Forest Dynamics. </w:t>
      </w:r>
      <w:r>
        <w:rPr>
          <w:i/>
          <w:iCs/>
        </w:rPr>
        <w:t>Current Forestry Reports</w:t>
      </w:r>
      <w:r>
        <w:t xml:space="preserve"> </w:t>
      </w:r>
      <w:r>
        <w:rPr>
          <w:b/>
          <w:bCs/>
        </w:rPr>
        <w:t>11</w:t>
      </w:r>
      <w:r>
        <w:t>: 3.</w:t>
      </w:r>
    </w:p>
    <w:p w:rsidR="00AE618E" w:rsidP="00AE618E" w:rsidRDefault="00AE618E" w14:paraId="42E38487" w14:textId="77777777">
      <w:pPr>
        <w:pStyle w:val="Bibliography"/>
      </w:pPr>
      <w:r>
        <w:rPr>
          <w:b/>
          <w:bCs/>
        </w:rPr>
        <w:t>Carrière SM, Letourmy P, McKey DB</w:t>
      </w:r>
      <w:r>
        <w:t xml:space="preserve">. </w:t>
      </w:r>
      <w:r>
        <w:rPr>
          <w:b/>
          <w:bCs/>
        </w:rPr>
        <w:t>2002</w:t>
      </w:r>
      <w:r>
        <w:t xml:space="preserve">. Effects of remnant trees in fallows on diversity and structure of forest regrowth in a slash-and-burn agricultural system in southern Cameroon. </w:t>
      </w:r>
      <w:r>
        <w:rPr>
          <w:i/>
          <w:iCs/>
        </w:rPr>
        <w:t>Journal of Tropical Ecology</w:t>
      </w:r>
      <w:r>
        <w:t xml:space="preserve"> </w:t>
      </w:r>
      <w:r>
        <w:rPr>
          <w:b/>
          <w:bCs/>
        </w:rPr>
        <w:t>18</w:t>
      </w:r>
      <w:r>
        <w:t>: 375–396.</w:t>
      </w:r>
    </w:p>
    <w:p w:rsidR="00AE618E" w:rsidP="00AE618E" w:rsidRDefault="00AE618E" w14:paraId="2D600E5A" w14:textId="77777777">
      <w:pPr>
        <w:pStyle w:val="Bibliography"/>
      </w:pPr>
      <w:r>
        <w:rPr>
          <w:b/>
          <w:bCs/>
        </w:rPr>
        <w:t xml:space="preserve">Chazdon RL, Broadbent EN, Rozendaal DMA, Bongers F, Zambrano AMA, Aide TM, Balvanera P, Becknell JM, Boukili V, Brancalion PHS, </w:t>
      </w:r>
      <w:r>
        <w:rPr>
          <w:b/>
          <w:bCs/>
          <w:i/>
          <w:iCs/>
        </w:rPr>
        <w:t>et al.</w:t>
      </w:r>
      <w:r>
        <w:t xml:space="preserve"> </w:t>
      </w:r>
      <w:r>
        <w:rPr>
          <w:b/>
          <w:bCs/>
        </w:rPr>
        <w:t>2016</w:t>
      </w:r>
      <w:r>
        <w:t xml:space="preserve">. Carbon sequestration potential of second-growth forest regeneration in the Latin American tropics. </w:t>
      </w:r>
      <w:r>
        <w:rPr>
          <w:i/>
          <w:iCs/>
        </w:rPr>
        <w:t>Science Advances</w:t>
      </w:r>
      <w:r>
        <w:t xml:space="preserve"> </w:t>
      </w:r>
      <w:r>
        <w:rPr>
          <w:b/>
          <w:bCs/>
        </w:rPr>
        <w:t>2</w:t>
      </w:r>
      <w:r>
        <w:t>.</w:t>
      </w:r>
    </w:p>
    <w:p w:rsidR="00AE618E" w:rsidP="00AE618E" w:rsidRDefault="00AE618E" w14:paraId="59136E55" w14:textId="77777777">
      <w:pPr>
        <w:pStyle w:val="Bibliography"/>
      </w:pPr>
      <w:r>
        <w:rPr>
          <w:b/>
          <w:bCs/>
        </w:rPr>
        <w:t>Curtis PG, Slay CM, Harris NL, Tyukavina A, Hansen MC</w:t>
      </w:r>
      <w:r>
        <w:t xml:space="preserve">. </w:t>
      </w:r>
      <w:r>
        <w:rPr>
          <w:b/>
          <w:bCs/>
        </w:rPr>
        <w:t>2018</w:t>
      </w:r>
      <w:r>
        <w:t xml:space="preserve">. Classifying drivers of global forest loss. </w:t>
      </w:r>
      <w:r>
        <w:rPr>
          <w:i/>
          <w:iCs/>
        </w:rPr>
        <w:t>Science</w:t>
      </w:r>
      <w:r>
        <w:t xml:space="preserve"> </w:t>
      </w:r>
      <w:r>
        <w:rPr>
          <w:b/>
          <w:bCs/>
        </w:rPr>
        <w:t>361</w:t>
      </w:r>
      <w:r>
        <w:t>: 1108 LP – 1111.</w:t>
      </w:r>
    </w:p>
    <w:p w:rsidR="00AE618E" w:rsidP="00AE618E" w:rsidRDefault="00AE618E" w14:paraId="597C9256" w14:textId="77777777">
      <w:pPr>
        <w:pStyle w:val="Bibliography"/>
      </w:pPr>
      <w:r>
        <w:rPr>
          <w:b/>
          <w:bCs/>
        </w:rPr>
        <w:t>Darela-Filho JP, Rammig A, Fleischer K, Reichert T, Lugli LF, Quesada CA, Hurtarte LCC, de Paula MD, Lapola DM</w:t>
      </w:r>
      <w:r>
        <w:t xml:space="preserve">. </w:t>
      </w:r>
      <w:r>
        <w:rPr>
          <w:b/>
          <w:bCs/>
        </w:rPr>
        <w:t>2024</w:t>
      </w:r>
      <w:r>
        <w:t xml:space="preserve">. Reference maps of soil phosphorus for the pan-Amazon region. </w:t>
      </w:r>
      <w:r>
        <w:rPr>
          <w:i/>
          <w:iCs/>
        </w:rPr>
        <w:t>Earth System Science Data</w:t>
      </w:r>
      <w:r>
        <w:t xml:space="preserve"> </w:t>
      </w:r>
      <w:r>
        <w:rPr>
          <w:b/>
          <w:bCs/>
        </w:rPr>
        <w:t>16</w:t>
      </w:r>
      <w:r>
        <w:t>: 715–729.</w:t>
      </w:r>
    </w:p>
    <w:p w:rsidR="00AE618E" w:rsidP="00AE618E" w:rsidRDefault="00AE618E" w14:paraId="1B06D6D2" w14:textId="77777777">
      <w:pPr>
        <w:pStyle w:val="Bibliography"/>
      </w:pPr>
      <w:r>
        <w:rPr>
          <w:b/>
          <w:bCs/>
        </w:rPr>
        <w:t>van den Driessche R</w:t>
      </w:r>
      <w:r>
        <w:t xml:space="preserve">. </w:t>
      </w:r>
      <w:r>
        <w:rPr>
          <w:b/>
          <w:bCs/>
        </w:rPr>
        <w:t>1974</w:t>
      </w:r>
      <w:r>
        <w:t xml:space="preserve">. Prediction of mineral nutrient status of trees by foliar analysis. </w:t>
      </w:r>
      <w:r>
        <w:rPr>
          <w:i/>
          <w:iCs/>
        </w:rPr>
        <w:t>The Botanical Review</w:t>
      </w:r>
      <w:r>
        <w:t xml:space="preserve"> </w:t>
      </w:r>
      <w:r>
        <w:rPr>
          <w:b/>
          <w:bCs/>
        </w:rPr>
        <w:t>40</w:t>
      </w:r>
      <w:r>
        <w:t>: 347–394.</w:t>
      </w:r>
    </w:p>
    <w:p w:rsidR="00AE618E" w:rsidP="00AE618E" w:rsidRDefault="00AE618E" w14:paraId="706BE724" w14:textId="77777777">
      <w:pPr>
        <w:pStyle w:val="Bibliography"/>
      </w:pPr>
      <w:r>
        <w:rPr>
          <w:b/>
          <w:bCs/>
        </w:rPr>
        <w:t>Dusenge ME, Wallin G, Gårdesten J, Niyonzima F, Adolfsson L, Nsabimana D, Uddling J</w:t>
      </w:r>
      <w:r>
        <w:t xml:space="preserve">. </w:t>
      </w:r>
      <w:r>
        <w:rPr>
          <w:b/>
          <w:bCs/>
        </w:rPr>
        <w:t>2015</w:t>
      </w:r>
      <w:r>
        <w:t xml:space="preserve">. Photosynthetic capacity of tropical montane tree species in relation to leaf nutrients, successional strategy and growth temperature. </w:t>
      </w:r>
      <w:r>
        <w:rPr>
          <w:i/>
          <w:iCs/>
        </w:rPr>
        <w:t>Oecologia</w:t>
      </w:r>
      <w:r>
        <w:t xml:space="preserve"> </w:t>
      </w:r>
      <w:r>
        <w:rPr>
          <w:b/>
          <w:bCs/>
        </w:rPr>
        <w:t>177</w:t>
      </w:r>
      <w:r>
        <w:t>: 1183–1194.</w:t>
      </w:r>
    </w:p>
    <w:p w:rsidR="00AE618E" w:rsidP="00AE618E" w:rsidRDefault="00AE618E" w14:paraId="768F3A66" w14:textId="77777777">
      <w:pPr>
        <w:pStyle w:val="Bibliography"/>
      </w:pPr>
      <w:r>
        <w:rPr>
          <w:b/>
          <w:bCs/>
        </w:rPr>
        <w:t>Erisman JW, de Vries, W</w:t>
      </w:r>
      <w:r>
        <w:t xml:space="preserve">. </w:t>
      </w:r>
      <w:r>
        <w:rPr>
          <w:b/>
          <w:bCs/>
        </w:rPr>
        <w:t>2000</w:t>
      </w:r>
      <w:r>
        <w:t xml:space="preserve">. Nitrogen deposition and effects on European forests. </w:t>
      </w:r>
      <w:r>
        <w:rPr>
          <w:i/>
          <w:iCs/>
        </w:rPr>
        <w:t>Environmental Reviews</w:t>
      </w:r>
      <w:r>
        <w:t xml:space="preserve"> </w:t>
      </w:r>
      <w:r>
        <w:rPr>
          <w:b/>
          <w:bCs/>
        </w:rPr>
        <w:t>8</w:t>
      </w:r>
      <w:r>
        <w:t>: 65–93.</w:t>
      </w:r>
    </w:p>
    <w:p w:rsidR="00AE618E" w:rsidP="00AE618E" w:rsidRDefault="00AE618E" w14:paraId="6FC051AA" w14:textId="77777777">
      <w:pPr>
        <w:pStyle w:val="Bibliography"/>
      </w:pPr>
      <w:r>
        <w:rPr>
          <w:b/>
          <w:bCs/>
        </w:rPr>
        <w:t>FAO, UNEP</w:t>
      </w:r>
      <w:r>
        <w:t xml:space="preserve">. </w:t>
      </w:r>
      <w:r>
        <w:rPr>
          <w:b/>
          <w:bCs/>
        </w:rPr>
        <w:t>2020</w:t>
      </w:r>
      <w:r>
        <w:t xml:space="preserve">. </w:t>
      </w:r>
      <w:r>
        <w:rPr>
          <w:i/>
          <w:iCs/>
        </w:rPr>
        <w:t>The State of the World’s Forests 2020. Forests, biodiversity and people.</w:t>
      </w:r>
      <w:r>
        <w:t xml:space="preserve"> Rome.</w:t>
      </w:r>
    </w:p>
    <w:p w:rsidR="00AE618E" w:rsidP="00AE618E" w:rsidRDefault="00AE618E" w14:paraId="4009D547" w14:textId="77777777">
      <w:pPr>
        <w:pStyle w:val="Bibliography"/>
      </w:pPr>
      <w:r>
        <w:rPr>
          <w:b/>
          <w:bCs/>
        </w:rPr>
        <w:t>Farhat N, Elkhouni A, Zorrig W, Smaoui A, Abdelly C, Rabhi M</w:t>
      </w:r>
      <w:r>
        <w:t xml:space="preserve">. </w:t>
      </w:r>
      <w:r>
        <w:rPr>
          <w:b/>
          <w:bCs/>
        </w:rPr>
        <w:t>2016</w:t>
      </w:r>
      <w:r>
        <w:t xml:space="preserve">. Effects of magnesium deficiency on photosynthesis and carbohydrate partitioning. </w:t>
      </w:r>
      <w:r>
        <w:rPr>
          <w:i/>
          <w:iCs/>
        </w:rPr>
        <w:t>Acta Physiologiae Plantarum</w:t>
      </w:r>
      <w:r>
        <w:t xml:space="preserve"> </w:t>
      </w:r>
      <w:r>
        <w:rPr>
          <w:b/>
          <w:bCs/>
        </w:rPr>
        <w:t>38</w:t>
      </w:r>
      <w:r>
        <w:t>: 1–10.</w:t>
      </w:r>
    </w:p>
    <w:p w:rsidR="00AE618E" w:rsidP="00AE618E" w:rsidRDefault="00AE618E" w14:paraId="5447DBA2" w14:textId="77777777">
      <w:pPr>
        <w:pStyle w:val="Bibliography"/>
      </w:pPr>
      <w:r>
        <w:rPr>
          <w:b/>
          <w:bCs/>
        </w:rPr>
        <w:t>Farquhar GD, Lloyd J</w:t>
      </w:r>
      <w:r>
        <w:t xml:space="preserve">. </w:t>
      </w:r>
      <w:r>
        <w:rPr>
          <w:b/>
          <w:bCs/>
        </w:rPr>
        <w:t>1993</w:t>
      </w:r>
      <w:r>
        <w:t>. 5 - Carbon and Oxygen Isotope Effects in the Exchange of Carbon Dioxide between Terrestrial Plants and the Atmosphere. In: Ehleringer JR, Hall AE, Farquhar GD, eds. Stable Isotopes and Plant Carbon-water Relations. San Diego: Academic Press, 47–70.</w:t>
      </w:r>
    </w:p>
    <w:p w:rsidR="00AE618E" w:rsidP="00AE618E" w:rsidRDefault="00AE618E" w14:paraId="63C1C3B2" w14:textId="77777777">
      <w:pPr>
        <w:pStyle w:val="Bibliography"/>
      </w:pPr>
      <w:r>
        <w:rPr>
          <w:b/>
          <w:bCs/>
        </w:rPr>
        <w:t>Flanagan LB, Farquhar GD</w:t>
      </w:r>
      <w:r>
        <w:t xml:space="preserve">. </w:t>
      </w:r>
      <w:r>
        <w:rPr>
          <w:b/>
          <w:bCs/>
        </w:rPr>
        <w:t>2014</w:t>
      </w:r>
      <w:r>
        <w:t xml:space="preserve">. Variation in the carbon and oxygen isotope composition of plant biomass and its relationship to water-use efficiency at the leaf- and ecosystem-scales in a northern Great Plains grassland. </w:t>
      </w:r>
      <w:r>
        <w:rPr>
          <w:i/>
          <w:iCs/>
        </w:rPr>
        <w:t>Plant, Cell &amp; Environment</w:t>
      </w:r>
      <w:r>
        <w:t xml:space="preserve"> </w:t>
      </w:r>
      <w:r>
        <w:rPr>
          <w:b/>
          <w:bCs/>
        </w:rPr>
        <w:t>37</w:t>
      </w:r>
      <w:r>
        <w:t>: 425–438.</w:t>
      </w:r>
    </w:p>
    <w:p w:rsidR="00AE618E" w:rsidP="00AE618E" w:rsidRDefault="00AE618E" w14:paraId="1B7D6872" w14:textId="77777777">
      <w:pPr>
        <w:pStyle w:val="Bibliography"/>
      </w:pPr>
      <w:r>
        <w:rPr>
          <w:b/>
          <w:bCs/>
        </w:rPr>
        <w:t>George E, Seith B</w:t>
      </w:r>
      <w:r>
        <w:t xml:space="preserve">. </w:t>
      </w:r>
      <w:r>
        <w:rPr>
          <w:b/>
          <w:bCs/>
        </w:rPr>
        <w:t>1998</w:t>
      </w:r>
      <w:r>
        <w:t xml:space="preserve">. Long-term effects of a high nitrogen supply to soil on the growth and nutritional status of young Norway spruce trees. </w:t>
      </w:r>
      <w:r>
        <w:rPr>
          <w:i/>
          <w:iCs/>
        </w:rPr>
        <w:t>Environmental Pollution</w:t>
      </w:r>
      <w:r>
        <w:t xml:space="preserve"> </w:t>
      </w:r>
      <w:r>
        <w:rPr>
          <w:b/>
          <w:bCs/>
        </w:rPr>
        <w:t>102</w:t>
      </w:r>
      <w:r>
        <w:t>: 301–306.</w:t>
      </w:r>
    </w:p>
    <w:p w:rsidR="00AE618E" w:rsidP="00AE618E" w:rsidRDefault="00AE618E" w14:paraId="351C9CA8" w14:textId="77777777">
      <w:pPr>
        <w:pStyle w:val="Bibliography"/>
      </w:pPr>
      <w:r>
        <w:rPr>
          <w:b/>
          <w:bCs/>
        </w:rPr>
        <w:t xml:space="preserve">Gerland P, Hertog S, Wheldon M, Kantorova V, Gu D, Gonnella G, Williams I, Zeifman L, Bay G, Castanheira H, </w:t>
      </w:r>
      <w:r>
        <w:rPr>
          <w:b/>
          <w:bCs/>
          <w:i/>
          <w:iCs/>
        </w:rPr>
        <w:t>et al.</w:t>
      </w:r>
      <w:r>
        <w:t xml:space="preserve"> </w:t>
      </w:r>
      <w:r>
        <w:rPr>
          <w:b/>
          <w:bCs/>
        </w:rPr>
        <w:t>2022</w:t>
      </w:r>
      <w:r>
        <w:t xml:space="preserve">. </w:t>
      </w:r>
      <w:r>
        <w:rPr>
          <w:i/>
          <w:iCs/>
        </w:rPr>
        <w:t>World Population Prospects 2022: Summary of results</w:t>
      </w:r>
      <w:r>
        <w:t>.</w:t>
      </w:r>
    </w:p>
    <w:p w:rsidR="00AE618E" w:rsidP="00AE618E" w:rsidRDefault="00AE618E" w14:paraId="25B29833" w14:textId="77777777">
      <w:pPr>
        <w:pStyle w:val="Bibliography"/>
      </w:pPr>
      <w:r>
        <w:rPr>
          <w:b/>
          <w:bCs/>
        </w:rPr>
        <w:t xml:space="preserve">Gerland P, Raftery AE, Ševčíková H, Li N, Gu D, Spoorenberg T, Alkema L, Fosdick BK, Chunn J, Lalic N, </w:t>
      </w:r>
      <w:r>
        <w:rPr>
          <w:b/>
          <w:bCs/>
          <w:i/>
          <w:iCs/>
        </w:rPr>
        <w:t>et al.</w:t>
      </w:r>
      <w:r>
        <w:t xml:space="preserve"> </w:t>
      </w:r>
      <w:r>
        <w:rPr>
          <w:b/>
          <w:bCs/>
        </w:rPr>
        <w:t>2014</w:t>
      </w:r>
      <w:r>
        <w:t xml:space="preserve">. World population stabilization unlikely this century. </w:t>
      </w:r>
      <w:r>
        <w:rPr>
          <w:i/>
          <w:iCs/>
        </w:rPr>
        <w:t>Science</w:t>
      </w:r>
      <w:r>
        <w:t xml:space="preserve"> </w:t>
      </w:r>
      <w:r>
        <w:rPr>
          <w:b/>
          <w:bCs/>
        </w:rPr>
        <w:t>346</w:t>
      </w:r>
      <w:r>
        <w:t>: 234 LP – 237.</w:t>
      </w:r>
    </w:p>
    <w:p w:rsidR="00AE618E" w:rsidP="00AE618E" w:rsidRDefault="00AE618E" w14:paraId="4F8594B9" w14:textId="77777777">
      <w:pPr>
        <w:pStyle w:val="Bibliography"/>
      </w:pPr>
      <w:r>
        <w:rPr>
          <w:b/>
          <w:bCs/>
        </w:rPr>
        <w:t>Grams TEE, Kozovits AR, Häberle K-H, Matyssek R, Dawson TE</w:t>
      </w:r>
      <w:r>
        <w:t xml:space="preserve">. </w:t>
      </w:r>
      <w:r>
        <w:rPr>
          <w:b/>
          <w:bCs/>
        </w:rPr>
        <w:t>2007</w:t>
      </w:r>
      <w:r>
        <w:t xml:space="preserve">. Combining δ13C and δ18O analyses to unravel competition, CO2 and O3 effects on the physiological performance of different-aged trees. </w:t>
      </w:r>
      <w:r>
        <w:rPr>
          <w:i/>
          <w:iCs/>
        </w:rPr>
        <w:t>Plant, Cell &amp; Environment</w:t>
      </w:r>
      <w:r>
        <w:t xml:space="preserve"> </w:t>
      </w:r>
      <w:r>
        <w:rPr>
          <w:b/>
          <w:bCs/>
        </w:rPr>
        <w:t>30</w:t>
      </w:r>
      <w:r>
        <w:t>: 1023–1034.</w:t>
      </w:r>
    </w:p>
    <w:p w:rsidR="00AE618E" w:rsidP="00AE618E" w:rsidRDefault="00AE618E" w14:paraId="52A75FE3" w14:textId="77777777">
      <w:pPr>
        <w:pStyle w:val="Bibliography"/>
      </w:pPr>
      <w:r>
        <w:rPr>
          <w:b/>
          <w:bCs/>
        </w:rPr>
        <w:t>Gunatilleke CVS, Gunatilleke IAUN, Perera GAD, Burslem DFRP, Ashton PMS</w:t>
      </w:r>
      <w:r>
        <w:t xml:space="preserve">. </w:t>
      </w:r>
      <w:r>
        <w:rPr>
          <w:b/>
          <w:bCs/>
        </w:rPr>
        <w:t>1997</w:t>
      </w:r>
      <w:r>
        <w:t xml:space="preserve">. Responses to Nutrient Addition Among Seedlings of Eight Closely Related Species of Shorea in Sri Lanka. </w:t>
      </w:r>
      <w:r>
        <w:rPr>
          <w:i/>
          <w:iCs/>
        </w:rPr>
        <w:t>Journal of Ecology</w:t>
      </w:r>
      <w:r>
        <w:t xml:space="preserve"> </w:t>
      </w:r>
      <w:r>
        <w:rPr>
          <w:b/>
          <w:bCs/>
        </w:rPr>
        <w:t>85</w:t>
      </w:r>
      <w:r>
        <w:t>: 301–311.</w:t>
      </w:r>
    </w:p>
    <w:p w:rsidR="00AE618E" w:rsidP="00AE618E" w:rsidRDefault="00AE618E" w14:paraId="7A1669C4" w14:textId="77777777">
      <w:pPr>
        <w:pStyle w:val="Bibliography"/>
      </w:pPr>
      <w:r>
        <w:rPr>
          <w:b/>
          <w:bCs/>
        </w:rPr>
        <w:t>Hanger BC</w:t>
      </w:r>
      <w:r>
        <w:t xml:space="preserve">. </w:t>
      </w:r>
      <w:r>
        <w:rPr>
          <w:b/>
          <w:bCs/>
        </w:rPr>
        <w:t>1979</w:t>
      </w:r>
      <w:r>
        <w:t xml:space="preserve">. The movement of calcium in plants. </w:t>
      </w:r>
      <w:r>
        <w:rPr>
          <w:i/>
          <w:iCs/>
        </w:rPr>
        <w:t>Communications in Soil Science and Plant Analysis</w:t>
      </w:r>
      <w:r>
        <w:t xml:space="preserve"> </w:t>
      </w:r>
      <w:r>
        <w:rPr>
          <w:b/>
          <w:bCs/>
        </w:rPr>
        <w:t>10</w:t>
      </w:r>
      <w:r>
        <w:t>: 171–193.</w:t>
      </w:r>
    </w:p>
    <w:p w:rsidR="00AE618E" w:rsidP="00AE618E" w:rsidRDefault="00AE618E" w14:paraId="48E49065" w14:textId="77777777">
      <w:pPr>
        <w:pStyle w:val="Bibliography"/>
      </w:pPr>
      <w:r>
        <w:rPr>
          <w:b/>
          <w:bCs/>
        </w:rPr>
        <w:t>Harrison AF, Helliwell DR</w:t>
      </w:r>
      <w:r>
        <w:t xml:space="preserve">. </w:t>
      </w:r>
      <w:r>
        <w:rPr>
          <w:b/>
          <w:bCs/>
        </w:rPr>
        <w:t>1979</w:t>
      </w:r>
      <w:r>
        <w:t xml:space="preserve">. A Bioassay for Comparing Phosphorus Availability in Soils. </w:t>
      </w:r>
      <w:r>
        <w:rPr>
          <w:i/>
          <w:iCs/>
        </w:rPr>
        <w:t>Journal of Applied Ecology</w:t>
      </w:r>
      <w:r>
        <w:t xml:space="preserve"> </w:t>
      </w:r>
      <w:r>
        <w:rPr>
          <w:b/>
          <w:bCs/>
        </w:rPr>
        <w:t>16</w:t>
      </w:r>
      <w:r>
        <w:t>: 497–505.</w:t>
      </w:r>
    </w:p>
    <w:p w:rsidR="00AE618E" w:rsidP="00AE618E" w:rsidRDefault="00AE618E" w14:paraId="038446D7" w14:textId="77777777">
      <w:pPr>
        <w:pStyle w:val="Bibliography"/>
      </w:pPr>
      <w:r>
        <w:rPr>
          <w:b/>
          <w:bCs/>
        </w:rPr>
        <w:t>Hartikainen H, Yli-Halla M</w:t>
      </w:r>
      <w:r>
        <w:t xml:space="preserve">. </w:t>
      </w:r>
      <w:r>
        <w:rPr>
          <w:b/>
          <w:bCs/>
        </w:rPr>
        <w:t>1996</w:t>
      </w:r>
      <w:r>
        <w:t xml:space="preserve">. Solubility of soil phosphorus as influenced by urea. </w:t>
      </w:r>
      <w:r>
        <w:rPr>
          <w:i/>
          <w:iCs/>
        </w:rPr>
        <w:t>Zeitschrift für Pflanzenernährung und Bodenkunde</w:t>
      </w:r>
      <w:r>
        <w:t xml:space="preserve"> </w:t>
      </w:r>
      <w:r>
        <w:rPr>
          <w:b/>
          <w:bCs/>
        </w:rPr>
        <w:t>159</w:t>
      </w:r>
      <w:r>
        <w:t>: 327–332.</w:t>
      </w:r>
    </w:p>
    <w:p w:rsidR="00AE618E" w:rsidP="00AE618E" w:rsidRDefault="00AE618E" w14:paraId="049E58E9" w14:textId="77777777">
      <w:pPr>
        <w:pStyle w:val="Bibliography"/>
      </w:pPr>
      <w:r>
        <w:rPr>
          <w:b/>
          <w:bCs/>
        </w:rPr>
        <w:t>Hawkesford M, Horst W, Kichey T, Lambers H, Schjoerring J, Møller IS, White P</w:t>
      </w:r>
      <w:r>
        <w:t xml:space="preserve">. </w:t>
      </w:r>
      <w:r>
        <w:rPr>
          <w:b/>
          <w:bCs/>
        </w:rPr>
        <w:t>2012</w:t>
      </w:r>
      <w:r>
        <w:t>. Chapter 6 - Functions of Macronutrients. In: Marschner P, ed. Marschner’s Mineral Nutrition of Higher Plants (Third Edition). San Diego: Academic Press, 135–189.</w:t>
      </w:r>
    </w:p>
    <w:p w:rsidR="00AE618E" w:rsidP="00AE618E" w:rsidRDefault="00AE618E" w14:paraId="49C59BF7" w14:textId="77777777">
      <w:pPr>
        <w:pStyle w:val="Bibliography"/>
      </w:pPr>
      <w:r>
        <w:rPr>
          <w:b/>
          <w:bCs/>
        </w:rPr>
        <w:t>Heineman KD, Turner BL, Dalling JW</w:t>
      </w:r>
      <w:r>
        <w:t xml:space="preserve">. </w:t>
      </w:r>
      <w:r>
        <w:rPr>
          <w:b/>
          <w:bCs/>
        </w:rPr>
        <w:t>2016</w:t>
      </w:r>
      <w:r>
        <w:t xml:space="preserve">. Variation in wood nutrients along a tropical soil fertility gradient. </w:t>
      </w:r>
      <w:r>
        <w:rPr>
          <w:i/>
          <w:iCs/>
        </w:rPr>
        <w:t>New Phytologist</w:t>
      </w:r>
      <w:r>
        <w:t xml:space="preserve"> </w:t>
      </w:r>
      <w:r>
        <w:rPr>
          <w:b/>
          <w:bCs/>
        </w:rPr>
        <w:t>211</w:t>
      </w:r>
      <w:r>
        <w:t>: 440–454.</w:t>
      </w:r>
    </w:p>
    <w:p w:rsidR="00AE618E" w:rsidP="00AE618E" w:rsidRDefault="00AE618E" w14:paraId="3CFD2AD9" w14:textId="77777777">
      <w:pPr>
        <w:pStyle w:val="Bibliography"/>
      </w:pPr>
      <w:r>
        <w:rPr>
          <w:b/>
          <w:bCs/>
        </w:rPr>
        <w:t>Hilbert DW</w:t>
      </w:r>
      <w:r>
        <w:t xml:space="preserve">. </w:t>
      </w:r>
      <w:r>
        <w:rPr>
          <w:b/>
          <w:bCs/>
        </w:rPr>
        <w:t>1990</w:t>
      </w:r>
      <w:r>
        <w:t xml:space="preserve">. Optimization of Plant Root: Shoot Ratios and Internal Nitrogen Concentration. </w:t>
      </w:r>
      <w:r>
        <w:rPr>
          <w:i/>
          <w:iCs/>
        </w:rPr>
        <w:t>Annals of Botany</w:t>
      </w:r>
      <w:r>
        <w:t xml:space="preserve"> </w:t>
      </w:r>
      <w:r>
        <w:rPr>
          <w:b/>
          <w:bCs/>
        </w:rPr>
        <w:t>66</w:t>
      </w:r>
      <w:r>
        <w:t>: 91–99.</w:t>
      </w:r>
    </w:p>
    <w:p w:rsidR="00AE618E" w:rsidP="00AE618E" w:rsidRDefault="00AE618E" w14:paraId="576191AF" w14:textId="77777777">
      <w:pPr>
        <w:pStyle w:val="Bibliography"/>
      </w:pPr>
      <w:r>
        <w:rPr>
          <w:b/>
          <w:bCs/>
        </w:rPr>
        <w:t>Huggett BA, Schaberg PG, Hawley GJ, Eagar C</w:t>
      </w:r>
      <w:r>
        <w:t xml:space="preserve">. </w:t>
      </w:r>
      <w:r>
        <w:rPr>
          <w:b/>
          <w:bCs/>
        </w:rPr>
        <w:t>2007</w:t>
      </w:r>
      <w:r>
        <w:t xml:space="preserve">. Long-term calcium addition increases growth release, wound closure, and health of sugar maple (Acer saccharum) trees at the Hubbard Brook Experimental Forest. </w:t>
      </w:r>
      <w:r>
        <w:rPr>
          <w:i/>
          <w:iCs/>
        </w:rPr>
        <w:t>Canadian Journal of Forest Research</w:t>
      </w:r>
      <w:r>
        <w:t xml:space="preserve"> </w:t>
      </w:r>
      <w:r>
        <w:rPr>
          <w:b/>
          <w:bCs/>
        </w:rPr>
        <w:t>37</w:t>
      </w:r>
      <w:r>
        <w:t>: 1692–1700.</w:t>
      </w:r>
    </w:p>
    <w:p w:rsidR="00AE618E" w:rsidP="00AE618E" w:rsidRDefault="00AE618E" w14:paraId="551ED205" w14:textId="77777777">
      <w:pPr>
        <w:pStyle w:val="Bibliography"/>
      </w:pPr>
      <w:r>
        <w:rPr>
          <w:b/>
          <w:bCs/>
        </w:rPr>
        <w:t>Hunt R</w:t>
      </w:r>
      <w:r>
        <w:t xml:space="preserve">. </w:t>
      </w:r>
      <w:r>
        <w:rPr>
          <w:b/>
          <w:bCs/>
        </w:rPr>
        <w:t>1990</w:t>
      </w:r>
      <w:r>
        <w:t>. Relative growth rates. In: Hunt R, ed. Basic Growth Analysis: Plant growth analysis for beginners. Dordrecht: Springer Netherlands, 25–34.</w:t>
      </w:r>
    </w:p>
    <w:p w:rsidR="00AE618E" w:rsidP="00AE618E" w:rsidRDefault="00AE618E" w14:paraId="1A6BF5CA" w14:textId="77777777">
      <w:pPr>
        <w:pStyle w:val="Bibliography"/>
      </w:pPr>
      <w:r>
        <w:rPr>
          <w:b/>
          <w:bCs/>
        </w:rPr>
        <w:t>IUSS Working Group WRB</w:t>
      </w:r>
      <w:r>
        <w:t xml:space="preserve">. </w:t>
      </w:r>
      <w:r>
        <w:rPr>
          <w:b/>
          <w:bCs/>
        </w:rPr>
        <w:t>2022</w:t>
      </w:r>
      <w:r>
        <w:t xml:space="preserve">. </w:t>
      </w:r>
      <w:r>
        <w:rPr>
          <w:i/>
          <w:iCs/>
        </w:rPr>
        <w:t>World Reference Base for Soil Resources. International soil classification system for naming soils and creating legends for soil maps.</w:t>
      </w:r>
      <w:r>
        <w:t xml:space="preserve"> Vienna: International Union of Soil Sciences (IUSS).</w:t>
      </w:r>
    </w:p>
    <w:p w:rsidR="00AE618E" w:rsidP="00AE618E" w:rsidRDefault="00AE618E" w14:paraId="3AC11668" w14:textId="77777777">
      <w:pPr>
        <w:pStyle w:val="Bibliography"/>
      </w:pPr>
      <w:r>
        <w:rPr>
          <w:b/>
          <w:bCs/>
        </w:rPr>
        <w:t>Jakobsen ST</w:t>
      </w:r>
      <w:r>
        <w:t xml:space="preserve">. </w:t>
      </w:r>
      <w:r>
        <w:rPr>
          <w:b/>
          <w:bCs/>
        </w:rPr>
        <w:t>1993</w:t>
      </w:r>
      <w:r>
        <w:t xml:space="preserve">. Interaction between Plant Nutrients: IV. Interaction between Calcium and Phosphate. </w:t>
      </w:r>
      <w:r>
        <w:rPr>
          <w:i/>
          <w:iCs/>
        </w:rPr>
        <w:t>Acta Agriculturae Scandinavica, Section B — Soil &amp; Plant Science</w:t>
      </w:r>
      <w:r>
        <w:t xml:space="preserve"> </w:t>
      </w:r>
      <w:r>
        <w:rPr>
          <w:b/>
          <w:bCs/>
        </w:rPr>
        <w:t>43</w:t>
      </w:r>
      <w:r>
        <w:t>: 6–10.</w:t>
      </w:r>
    </w:p>
    <w:p w:rsidR="00AE618E" w:rsidP="00AE618E" w:rsidRDefault="00AE618E" w14:paraId="1C856D53" w14:textId="77777777">
      <w:pPr>
        <w:pStyle w:val="Bibliography"/>
      </w:pPr>
      <w:r>
        <w:rPr>
          <w:b/>
          <w:bCs/>
        </w:rPr>
        <w:t>James DW, Hurst RL, Westermann DT, Tindall TA</w:t>
      </w:r>
      <w:r>
        <w:t xml:space="preserve">. </w:t>
      </w:r>
      <w:r>
        <w:rPr>
          <w:b/>
          <w:bCs/>
        </w:rPr>
        <w:t>1994</w:t>
      </w:r>
      <w:r>
        <w:t xml:space="preserve">. Nitrogen and potassium fertilization of potatoes: Evaluating nutrient element interactions in petioles with response surfaces. </w:t>
      </w:r>
      <w:r>
        <w:rPr>
          <w:i/>
          <w:iCs/>
        </w:rPr>
        <w:t>American Potato Journal</w:t>
      </w:r>
      <w:r>
        <w:t xml:space="preserve"> </w:t>
      </w:r>
      <w:r>
        <w:rPr>
          <w:b/>
          <w:bCs/>
        </w:rPr>
        <w:t>71</w:t>
      </w:r>
      <w:r>
        <w:t>: 249–265.</w:t>
      </w:r>
    </w:p>
    <w:p w:rsidR="00AE618E" w:rsidP="00AE618E" w:rsidRDefault="00AE618E" w14:paraId="45BFBEF3" w14:textId="77777777">
      <w:pPr>
        <w:pStyle w:val="Bibliography"/>
      </w:pPr>
      <w:r>
        <w:rPr>
          <w:b/>
          <w:bCs/>
        </w:rPr>
        <w:t>Jarrell WM, Beverly RB</w:t>
      </w:r>
      <w:r>
        <w:t xml:space="preserve">. </w:t>
      </w:r>
      <w:r>
        <w:rPr>
          <w:b/>
          <w:bCs/>
        </w:rPr>
        <w:t>1981</w:t>
      </w:r>
      <w:r>
        <w:t>. The Dilution Effect in Plant Nutrition Studies. In: Brady NC, ed. Advances in Agronomy. Academic Press, 197–224.</w:t>
      </w:r>
    </w:p>
    <w:p w:rsidR="00AE618E" w:rsidP="00AE618E" w:rsidRDefault="00AE618E" w14:paraId="680D5A26" w14:textId="77777777">
      <w:pPr>
        <w:pStyle w:val="Bibliography"/>
      </w:pPr>
      <w:r>
        <w:rPr>
          <w:b/>
          <w:bCs/>
        </w:rPr>
        <w:t xml:space="preserve">Jones A, Breuning-Madsen H, Brossard M, Dampha A, Deckers J, Dewitte O, Gallali T, Hallett S, Jones R, Kilasara M, </w:t>
      </w:r>
      <w:r>
        <w:rPr>
          <w:b/>
          <w:bCs/>
          <w:i/>
          <w:iCs/>
        </w:rPr>
        <w:t>et al.</w:t>
      </w:r>
      <w:r>
        <w:rPr>
          <w:b/>
          <w:bCs/>
        </w:rPr>
        <w:t xml:space="preserve"> (Eds.)</w:t>
      </w:r>
      <w:r>
        <w:t xml:space="preserve">. </w:t>
      </w:r>
      <w:r>
        <w:rPr>
          <w:b/>
          <w:bCs/>
        </w:rPr>
        <w:t>2013</w:t>
      </w:r>
      <w:r>
        <w:t xml:space="preserve">. </w:t>
      </w:r>
      <w:r>
        <w:rPr>
          <w:i/>
          <w:iCs/>
        </w:rPr>
        <w:t>Soil Atlas of Africa</w:t>
      </w:r>
      <w:r>
        <w:t>. Luxembourg: European Commission, Publications Office of the European Union.</w:t>
      </w:r>
    </w:p>
    <w:p w:rsidR="00AE618E" w:rsidP="00AE618E" w:rsidRDefault="00AE618E" w14:paraId="634856E5" w14:textId="77777777">
      <w:pPr>
        <w:pStyle w:val="Bibliography"/>
      </w:pPr>
      <w:r>
        <w:rPr>
          <w:b/>
          <w:bCs/>
        </w:rPr>
        <w:t>Jung K, Chang SX</w:t>
      </w:r>
      <w:r>
        <w:t xml:space="preserve">. </w:t>
      </w:r>
      <w:r>
        <w:rPr>
          <w:b/>
          <w:bCs/>
        </w:rPr>
        <w:t>2012</w:t>
      </w:r>
      <w:r>
        <w:t xml:space="preserve">. Four years of simulated N and S depositions did not cause N saturation in a mixedwood boreal forest ecosystem in the oil sands region in northern Alberta, Canada. </w:t>
      </w:r>
      <w:r>
        <w:rPr>
          <w:i/>
          <w:iCs/>
        </w:rPr>
        <w:t>Forest Ecology and Management</w:t>
      </w:r>
      <w:r>
        <w:t xml:space="preserve"> </w:t>
      </w:r>
      <w:r>
        <w:rPr>
          <w:b/>
          <w:bCs/>
        </w:rPr>
        <w:t>280</w:t>
      </w:r>
      <w:r>
        <w:t>: 62–70.</w:t>
      </w:r>
    </w:p>
    <w:p w:rsidR="00AE618E" w:rsidP="00AE618E" w:rsidRDefault="00AE618E" w14:paraId="693A6907" w14:textId="77777777">
      <w:pPr>
        <w:pStyle w:val="Bibliography"/>
      </w:pPr>
      <w:r>
        <w:rPr>
          <w:b/>
          <w:bCs/>
        </w:rPr>
        <w:t>Kafkafi U, Valoras N, Letey J</w:t>
      </w:r>
      <w:r>
        <w:t xml:space="preserve">. </w:t>
      </w:r>
      <w:r>
        <w:rPr>
          <w:b/>
          <w:bCs/>
        </w:rPr>
        <w:t>1982</w:t>
      </w:r>
      <w:r>
        <w:t xml:space="preserve">. Chloride interaction with nitrate and phosphate nutrition in tomato (Lycopersicon esculentum L.). </w:t>
      </w:r>
      <w:r>
        <w:rPr>
          <w:i/>
          <w:iCs/>
        </w:rPr>
        <w:t>Journal of Plant Nutrition</w:t>
      </w:r>
      <w:r>
        <w:t xml:space="preserve"> </w:t>
      </w:r>
      <w:r>
        <w:rPr>
          <w:b/>
          <w:bCs/>
        </w:rPr>
        <w:t>5</w:t>
      </w:r>
      <w:r>
        <w:t>: 1369–1385.</w:t>
      </w:r>
    </w:p>
    <w:p w:rsidR="00AE618E" w:rsidP="00AE618E" w:rsidRDefault="00AE618E" w14:paraId="00DC2995" w14:textId="77777777">
      <w:pPr>
        <w:pStyle w:val="Bibliography"/>
      </w:pPr>
      <w:r>
        <w:rPr>
          <w:b/>
          <w:bCs/>
        </w:rPr>
        <w:t>Kesler W</w:t>
      </w:r>
      <w:r>
        <w:t xml:space="preserve">. </w:t>
      </w:r>
      <w:r>
        <w:rPr>
          <w:b/>
          <w:bCs/>
        </w:rPr>
        <w:t>1950</w:t>
      </w:r>
      <w:r>
        <w:t xml:space="preserve">. </w:t>
      </w:r>
      <w:r>
        <w:rPr>
          <w:i/>
          <w:iCs/>
        </w:rPr>
        <w:t>Note sur la multiplication du parasolier</w:t>
      </w:r>
      <w:r>
        <w:t xml:space="preserve"> (Ministère des colonies. Direction de l’agriculture et de l’élevage., Ed.). Bruxelles: Ministère des Colonies. Direction de l’agriculture et de l’élevage.</w:t>
      </w:r>
    </w:p>
    <w:p w:rsidR="00AE618E" w:rsidP="00AE618E" w:rsidRDefault="00AE618E" w14:paraId="1933EC28" w14:textId="77777777">
      <w:pPr>
        <w:pStyle w:val="Bibliography"/>
      </w:pPr>
      <w:r>
        <w:rPr>
          <w:b/>
          <w:bCs/>
        </w:rPr>
        <w:t>Koerselman W, Meuleman AFM</w:t>
      </w:r>
      <w:r>
        <w:t xml:space="preserve">. </w:t>
      </w:r>
      <w:r>
        <w:rPr>
          <w:b/>
          <w:bCs/>
        </w:rPr>
        <w:t>1996</w:t>
      </w:r>
      <w:r>
        <w:t xml:space="preserve">. The Vegetation N:P Ratio: a New Tool to Detect the Nature of Nutrient Limitation. </w:t>
      </w:r>
      <w:r>
        <w:rPr>
          <w:i/>
          <w:iCs/>
        </w:rPr>
        <w:t>Journal of Applied Ecology</w:t>
      </w:r>
      <w:r>
        <w:t xml:space="preserve"> </w:t>
      </w:r>
      <w:r>
        <w:rPr>
          <w:b/>
          <w:bCs/>
        </w:rPr>
        <w:t>33</w:t>
      </w:r>
      <w:r>
        <w:t>: 1441–1450.</w:t>
      </w:r>
    </w:p>
    <w:p w:rsidR="00AE618E" w:rsidP="00AE618E" w:rsidRDefault="00AE618E" w14:paraId="77F788C1" w14:textId="77777777">
      <w:pPr>
        <w:pStyle w:val="Bibliography"/>
      </w:pPr>
      <w:r>
        <w:rPr>
          <w:b/>
          <w:bCs/>
        </w:rPr>
        <w:t>Lazaroff N, Pitman MG</w:t>
      </w:r>
      <w:r>
        <w:t xml:space="preserve">. </w:t>
      </w:r>
      <w:r>
        <w:rPr>
          <w:b/>
          <w:bCs/>
        </w:rPr>
        <w:t>1966</w:t>
      </w:r>
      <w:r>
        <w:t xml:space="preserve">. Calcium and Magnesium Uptake by Barley Seedlings. </w:t>
      </w:r>
      <w:r>
        <w:rPr>
          <w:i/>
          <w:iCs/>
        </w:rPr>
        <w:t>Australian Journal of Biological Sciences</w:t>
      </w:r>
      <w:r>
        <w:t xml:space="preserve"> </w:t>
      </w:r>
      <w:r>
        <w:rPr>
          <w:b/>
          <w:bCs/>
        </w:rPr>
        <w:t>19</w:t>
      </w:r>
      <w:r>
        <w:t>: 991–1006.</w:t>
      </w:r>
    </w:p>
    <w:p w:rsidR="00AE618E" w:rsidP="00AE618E" w:rsidRDefault="00AE618E" w14:paraId="6E4651BA" w14:textId="77777777">
      <w:pPr>
        <w:pStyle w:val="Bibliography"/>
      </w:pPr>
      <w:r>
        <w:rPr>
          <w:b/>
          <w:bCs/>
        </w:rPr>
        <w:t>Leavitt SW, Danzer SR</w:t>
      </w:r>
      <w:r>
        <w:t xml:space="preserve">. </w:t>
      </w:r>
      <w:r>
        <w:rPr>
          <w:b/>
          <w:bCs/>
        </w:rPr>
        <w:t>1993</w:t>
      </w:r>
      <w:r>
        <w:t xml:space="preserve">. Method for batch processing small wood samples to holocellulose for stable-carbon isotope analysis. </w:t>
      </w:r>
      <w:r>
        <w:rPr>
          <w:i/>
          <w:iCs/>
        </w:rPr>
        <w:t>Analytical Chemistry</w:t>
      </w:r>
      <w:r>
        <w:t xml:space="preserve"> </w:t>
      </w:r>
      <w:r>
        <w:rPr>
          <w:b/>
          <w:bCs/>
        </w:rPr>
        <w:t>65</w:t>
      </w:r>
      <w:r>
        <w:t>: 87–89.</w:t>
      </w:r>
    </w:p>
    <w:p w:rsidR="00AE618E" w:rsidP="00AE618E" w:rsidRDefault="00AE618E" w14:paraId="1ABA4DAD" w14:textId="77777777">
      <w:pPr>
        <w:pStyle w:val="Bibliography"/>
      </w:pPr>
      <w:r>
        <w:rPr>
          <w:b/>
          <w:bCs/>
        </w:rPr>
        <w:t xml:space="preserve">Lugli LF, Rosa JS, Andersen KM, Di Ponzio R, Almeida RV, Pires M, Cordeiro AL, Cunha HFV, Martins NP, Assis RL, </w:t>
      </w:r>
      <w:r>
        <w:rPr>
          <w:b/>
          <w:bCs/>
          <w:i/>
          <w:iCs/>
        </w:rPr>
        <w:t>et al.</w:t>
      </w:r>
      <w:r>
        <w:t xml:space="preserve"> </w:t>
      </w:r>
      <w:r>
        <w:rPr>
          <w:b/>
          <w:bCs/>
        </w:rPr>
        <w:t>2021</w:t>
      </w:r>
      <w:r>
        <w:t xml:space="preserve">. Rapid responses of root traits and productivity to phosphorus and cation additions in a tropical lowland forest in Amazonia. </w:t>
      </w:r>
      <w:r>
        <w:rPr>
          <w:i/>
          <w:iCs/>
        </w:rPr>
        <w:t>New Phytologist</w:t>
      </w:r>
      <w:r>
        <w:t xml:space="preserve"> </w:t>
      </w:r>
      <w:r>
        <w:rPr>
          <w:b/>
          <w:bCs/>
        </w:rPr>
        <w:t>230</w:t>
      </w:r>
      <w:r>
        <w:t>: 116–128.</w:t>
      </w:r>
    </w:p>
    <w:p w:rsidR="00AE618E" w:rsidP="00AE618E" w:rsidRDefault="00AE618E" w14:paraId="7842981F" w14:textId="77777777">
      <w:pPr>
        <w:pStyle w:val="Bibliography"/>
      </w:pPr>
      <w:r>
        <w:rPr>
          <w:b/>
          <w:bCs/>
        </w:rPr>
        <w:t>Makelele IA, Verheyen K, Boeckx P, Cizungu Ntaboba L, Mujinya Bazirake B, Ewango C, Bauters M</w:t>
      </w:r>
      <w:r>
        <w:t xml:space="preserve">. </w:t>
      </w:r>
      <w:r>
        <w:rPr>
          <w:b/>
          <w:bCs/>
        </w:rPr>
        <w:t>2021</w:t>
      </w:r>
      <w:r>
        <w:t xml:space="preserve">. Afrotropical secondary forests exhibit fast diversity and functional recovery, but slow compositional and carbon recovery after shifting cultivation. </w:t>
      </w:r>
      <w:r>
        <w:rPr>
          <w:i/>
          <w:iCs/>
        </w:rPr>
        <w:t>Journal of Vegetation Science</w:t>
      </w:r>
      <w:r>
        <w:t xml:space="preserve"> </w:t>
      </w:r>
      <w:r>
        <w:rPr>
          <w:b/>
          <w:bCs/>
        </w:rPr>
        <w:t>32</w:t>
      </w:r>
      <w:r>
        <w:t>: e13071–e13071.</w:t>
      </w:r>
    </w:p>
    <w:p w:rsidR="00AE618E" w:rsidP="00AE618E" w:rsidRDefault="00AE618E" w14:paraId="2DD2D8E5" w14:textId="77777777">
      <w:pPr>
        <w:pStyle w:val="Bibliography"/>
      </w:pPr>
      <w:r>
        <w:rPr>
          <w:b/>
          <w:bCs/>
        </w:rPr>
        <w:t>Manu R, Iddris NA-A, Corre MD, Aleeje A, Mwanjalolo MJG, van Straaten O, Veldkamp E</w:t>
      </w:r>
      <w:r>
        <w:t xml:space="preserve">. </w:t>
      </w:r>
      <w:r>
        <w:rPr>
          <w:b/>
          <w:bCs/>
        </w:rPr>
        <w:t>2024a</w:t>
      </w:r>
      <w:r>
        <w:t xml:space="preserve">. Response of tropical forest productivity to seasonal drought mediated by potassium and phosphorus availability. </w:t>
      </w:r>
      <w:r>
        <w:rPr>
          <w:i/>
          <w:iCs/>
        </w:rPr>
        <w:t>Nature Geoscience</w:t>
      </w:r>
      <w:r>
        <w:t xml:space="preserve"> </w:t>
      </w:r>
      <w:r>
        <w:rPr>
          <w:b/>
          <w:bCs/>
        </w:rPr>
        <w:t>17</w:t>
      </w:r>
      <w:r>
        <w:t>: 524–531.</w:t>
      </w:r>
    </w:p>
    <w:p w:rsidR="00AE618E" w:rsidP="00AE618E" w:rsidRDefault="00AE618E" w14:paraId="0CD797F2" w14:textId="77777777">
      <w:pPr>
        <w:pStyle w:val="Bibliography"/>
      </w:pPr>
      <w:r>
        <w:rPr>
          <w:b/>
          <w:bCs/>
        </w:rPr>
        <w:t>Manu R, Veldkamp E, Eryenyu D, Corre MD, van Straaten O</w:t>
      </w:r>
      <w:r>
        <w:t xml:space="preserve">. </w:t>
      </w:r>
      <w:r>
        <w:rPr>
          <w:b/>
          <w:bCs/>
        </w:rPr>
        <w:t>2024b</w:t>
      </w:r>
      <w:r>
        <w:t xml:space="preserve">. Nitrogen and potassium limit fine root growth in a humid Afrotropical forest. </w:t>
      </w:r>
      <w:r>
        <w:rPr>
          <w:i/>
          <w:iCs/>
        </w:rPr>
        <w:t>Scientific Reports</w:t>
      </w:r>
      <w:r>
        <w:t xml:space="preserve"> </w:t>
      </w:r>
      <w:r>
        <w:rPr>
          <w:b/>
          <w:bCs/>
        </w:rPr>
        <w:t>14</w:t>
      </w:r>
      <w:r>
        <w:t>: 13154.</w:t>
      </w:r>
    </w:p>
    <w:p w:rsidR="00AE618E" w:rsidP="00AE618E" w:rsidRDefault="00AE618E" w14:paraId="45ECCEB8" w14:textId="77777777">
      <w:pPr>
        <w:pStyle w:val="Bibliography"/>
      </w:pPr>
      <w:r>
        <w:rPr>
          <w:b/>
          <w:bCs/>
        </w:rPr>
        <w:t>von Marschner H, Richter Ch</w:t>
      </w:r>
      <w:r>
        <w:t xml:space="preserve">. </w:t>
      </w:r>
      <w:r>
        <w:rPr>
          <w:b/>
          <w:bCs/>
        </w:rPr>
        <w:t>1974</w:t>
      </w:r>
      <w:r>
        <w:t xml:space="preserve">. Calcium-transport in Wurzeln von Mais- und Bohnenkeimpflanzen. </w:t>
      </w:r>
      <w:r>
        <w:rPr>
          <w:i/>
          <w:iCs/>
        </w:rPr>
        <w:t>Plant and Soil</w:t>
      </w:r>
      <w:r>
        <w:t xml:space="preserve"> </w:t>
      </w:r>
      <w:r>
        <w:rPr>
          <w:b/>
          <w:bCs/>
        </w:rPr>
        <w:t>40</w:t>
      </w:r>
      <w:r>
        <w:t>: 193–210.</w:t>
      </w:r>
    </w:p>
    <w:p w:rsidR="00AE618E" w:rsidP="00AE618E" w:rsidRDefault="00AE618E" w14:paraId="28C33E57" w14:textId="77777777">
      <w:pPr>
        <w:pStyle w:val="Bibliography"/>
      </w:pPr>
      <w:r>
        <w:rPr>
          <w:b/>
          <w:bCs/>
        </w:rPr>
        <w:t>Mo J, Li D, Gundersen P</w:t>
      </w:r>
      <w:r>
        <w:t xml:space="preserve">. </w:t>
      </w:r>
      <w:r>
        <w:rPr>
          <w:b/>
          <w:bCs/>
        </w:rPr>
        <w:t>2008</w:t>
      </w:r>
      <w:r>
        <w:t xml:space="preserve">. Seedling growth response of two tropical tree species to nitrogen deposition in southern China. </w:t>
      </w:r>
      <w:r>
        <w:rPr>
          <w:i/>
          <w:iCs/>
        </w:rPr>
        <w:t>European Journal of Forest Research</w:t>
      </w:r>
      <w:r>
        <w:t xml:space="preserve"> </w:t>
      </w:r>
      <w:r>
        <w:rPr>
          <w:b/>
          <w:bCs/>
        </w:rPr>
        <w:t>127</w:t>
      </w:r>
      <w:r>
        <w:t>: 275–283.</w:t>
      </w:r>
    </w:p>
    <w:p w:rsidR="00AE618E" w:rsidP="00AE618E" w:rsidRDefault="00AE618E" w14:paraId="653B4CBF" w14:textId="77777777">
      <w:pPr>
        <w:pStyle w:val="Bibliography"/>
      </w:pPr>
      <w:r>
        <w:rPr>
          <w:b/>
          <w:bCs/>
        </w:rPr>
        <w:t xml:space="preserve">Moonen PCJ, Verbist B, Boyemba Bosela F, Norgrove L, Dondeyne S, Van Meerbeek K, Kearsley E, Verbeeck H, Vermeir P, Boeckx P, </w:t>
      </w:r>
      <w:r>
        <w:rPr>
          <w:b/>
          <w:bCs/>
          <w:i/>
          <w:iCs/>
        </w:rPr>
        <w:t>et al.</w:t>
      </w:r>
      <w:r>
        <w:t xml:space="preserve"> </w:t>
      </w:r>
      <w:r>
        <w:rPr>
          <w:b/>
          <w:bCs/>
        </w:rPr>
        <w:t>2019</w:t>
      </w:r>
      <w:r>
        <w:t xml:space="preserve">. Disentangling how management affects biomass stock and productivity of tropical secondary forests fallows. </w:t>
      </w:r>
      <w:r>
        <w:rPr>
          <w:i/>
          <w:iCs/>
        </w:rPr>
        <w:t>Science of The Total Environment</w:t>
      </w:r>
      <w:r>
        <w:t xml:space="preserve"> </w:t>
      </w:r>
      <w:r>
        <w:rPr>
          <w:b/>
          <w:bCs/>
        </w:rPr>
        <w:t>659</w:t>
      </w:r>
      <w:r>
        <w:t>: 101–114.</w:t>
      </w:r>
    </w:p>
    <w:p w:rsidR="00AE618E" w:rsidP="00AE618E" w:rsidRDefault="00AE618E" w14:paraId="2EFC1D9E" w14:textId="77777777">
      <w:pPr>
        <w:pStyle w:val="Bibliography"/>
      </w:pPr>
      <w:r>
        <w:rPr>
          <w:b/>
          <w:bCs/>
        </w:rPr>
        <w:t>Munjonji L, Ayisi KK, Vandewalle B, Haesaert G, Boeckx P</w:t>
      </w:r>
      <w:r>
        <w:t xml:space="preserve">. </w:t>
      </w:r>
      <w:r>
        <w:rPr>
          <w:b/>
          <w:bCs/>
        </w:rPr>
        <w:t>2016</w:t>
      </w:r>
      <w:r>
        <w:t xml:space="preserve">. Combining carbon-13 and oxygen-18 to unravel triticale grain yield and physiological response to water stress. </w:t>
      </w:r>
      <w:r>
        <w:rPr>
          <w:i/>
          <w:iCs/>
        </w:rPr>
        <w:t>Field Crops Research</w:t>
      </w:r>
      <w:r>
        <w:t xml:space="preserve"> </w:t>
      </w:r>
      <w:r>
        <w:rPr>
          <w:b/>
          <w:bCs/>
        </w:rPr>
        <w:t>195</w:t>
      </w:r>
      <w:r>
        <w:t>: 36–49.</w:t>
      </w:r>
    </w:p>
    <w:p w:rsidR="00AE618E" w:rsidP="00AE618E" w:rsidRDefault="00AE618E" w14:paraId="19091543" w14:textId="77777777">
      <w:pPr>
        <w:pStyle w:val="Bibliography"/>
      </w:pPr>
      <w:r>
        <w:rPr>
          <w:b/>
          <w:bCs/>
        </w:rPr>
        <w:t>Nakaji T, Fukami M, Dokiya Y, Izuta T</w:t>
      </w:r>
      <w:r>
        <w:t xml:space="preserve">. </w:t>
      </w:r>
      <w:r>
        <w:rPr>
          <w:b/>
          <w:bCs/>
        </w:rPr>
        <w:t>2001</w:t>
      </w:r>
      <w:r>
        <w:t xml:space="preserve">. Effects of high nitrogen load on growth, photosynthesis and nutrient status of Cryptomeria japonica and Pinus densiflora seedlings. </w:t>
      </w:r>
      <w:r>
        <w:rPr>
          <w:i/>
          <w:iCs/>
        </w:rPr>
        <w:t>Trees</w:t>
      </w:r>
      <w:r>
        <w:t xml:space="preserve"> </w:t>
      </w:r>
      <w:r>
        <w:rPr>
          <w:b/>
          <w:bCs/>
        </w:rPr>
        <w:t>15</w:t>
      </w:r>
      <w:r>
        <w:t>: 453–461.</w:t>
      </w:r>
    </w:p>
    <w:p w:rsidR="00AE618E" w:rsidP="00AE618E" w:rsidRDefault="00AE618E" w14:paraId="0C815D2C" w14:textId="77777777">
      <w:pPr>
        <w:pStyle w:val="Bibliography"/>
      </w:pPr>
      <w:r>
        <w:rPr>
          <w:b/>
          <w:bCs/>
        </w:rPr>
        <w:t>Neba GA, Newbery DM, Chuyong GB</w:t>
      </w:r>
      <w:r>
        <w:t xml:space="preserve">. </w:t>
      </w:r>
      <w:r>
        <w:rPr>
          <w:b/>
          <w:bCs/>
        </w:rPr>
        <w:t>2016</w:t>
      </w:r>
      <w:r>
        <w:t xml:space="preserve">. Limitation of seedling growth by potassium and magnesium supply for two ectomycorrhizal tree species of a Central African rain forest and its implication for their recruitment. </w:t>
      </w:r>
      <w:r>
        <w:rPr>
          <w:i/>
          <w:iCs/>
        </w:rPr>
        <w:t>Ecology and Evolution</w:t>
      </w:r>
      <w:r>
        <w:t xml:space="preserve"> </w:t>
      </w:r>
      <w:r>
        <w:rPr>
          <w:b/>
          <w:bCs/>
        </w:rPr>
        <w:t>6</w:t>
      </w:r>
      <w:r>
        <w:t>: 125–142.</w:t>
      </w:r>
    </w:p>
    <w:p w:rsidR="00AE618E" w:rsidP="00AE618E" w:rsidRDefault="00AE618E" w14:paraId="59E00C71" w14:textId="77777777">
      <w:pPr>
        <w:pStyle w:val="Bibliography"/>
      </w:pPr>
      <w:r>
        <w:rPr>
          <w:b/>
          <w:bCs/>
        </w:rPr>
        <w:t>Overstreet R, Jacobson L</w:t>
      </w:r>
      <w:r>
        <w:t xml:space="preserve">. </w:t>
      </w:r>
      <w:r>
        <w:rPr>
          <w:b/>
          <w:bCs/>
        </w:rPr>
        <w:t>1952</w:t>
      </w:r>
      <w:r>
        <w:t xml:space="preserve">. Mechanisms of Ion Absorption by Roots. </w:t>
      </w:r>
      <w:r>
        <w:rPr>
          <w:i/>
          <w:iCs/>
        </w:rPr>
        <w:t>Annual Review of Plant Biology</w:t>
      </w:r>
      <w:r>
        <w:t xml:space="preserve"> </w:t>
      </w:r>
      <w:r>
        <w:rPr>
          <w:b/>
          <w:bCs/>
        </w:rPr>
        <w:t>3</w:t>
      </w:r>
      <w:r>
        <w:t>: 189–206.</w:t>
      </w:r>
    </w:p>
    <w:p w:rsidR="00AE618E" w:rsidP="00AE618E" w:rsidRDefault="00AE618E" w14:paraId="034A3262" w14:textId="77777777">
      <w:pPr>
        <w:pStyle w:val="Bibliography"/>
      </w:pPr>
      <w:r>
        <w:rPr>
          <w:b/>
          <w:bCs/>
        </w:rPr>
        <w:t xml:space="preserve">Pan Y, Birdsey RA, Phillips OL, Houghton RA, Fang J, Kauppi PE, Keith H, Kurz WA, Ito A, Lewis SL, </w:t>
      </w:r>
      <w:r>
        <w:rPr>
          <w:b/>
          <w:bCs/>
          <w:i/>
          <w:iCs/>
        </w:rPr>
        <w:t>et al.</w:t>
      </w:r>
      <w:r>
        <w:t xml:space="preserve"> </w:t>
      </w:r>
      <w:r>
        <w:rPr>
          <w:b/>
          <w:bCs/>
        </w:rPr>
        <w:t>2024</w:t>
      </w:r>
      <w:r>
        <w:t xml:space="preserve">. The enduring world forest carbon sink. </w:t>
      </w:r>
      <w:r>
        <w:rPr>
          <w:i/>
          <w:iCs/>
        </w:rPr>
        <w:t>Nature</w:t>
      </w:r>
      <w:r>
        <w:t xml:space="preserve"> </w:t>
      </w:r>
      <w:r>
        <w:rPr>
          <w:b/>
          <w:bCs/>
        </w:rPr>
        <w:t>631</w:t>
      </w:r>
      <w:r>
        <w:t>: 563–569.</w:t>
      </w:r>
    </w:p>
    <w:p w:rsidR="00AE618E" w:rsidP="00AE618E" w:rsidRDefault="00AE618E" w14:paraId="507B7938" w14:textId="77777777">
      <w:pPr>
        <w:pStyle w:val="Bibliography"/>
      </w:pPr>
      <w:r>
        <w:rPr>
          <w:b/>
          <w:bCs/>
        </w:rPr>
        <w:t>Peel MC, Finlayson BL, McMahon TA</w:t>
      </w:r>
      <w:r>
        <w:t xml:space="preserve">. </w:t>
      </w:r>
      <w:r>
        <w:rPr>
          <w:b/>
          <w:bCs/>
        </w:rPr>
        <w:t>2007</w:t>
      </w:r>
      <w:r>
        <w:t xml:space="preserve">. Updated world map of the Köppen-Geiger climate classification. </w:t>
      </w:r>
      <w:r>
        <w:rPr>
          <w:i/>
          <w:iCs/>
        </w:rPr>
        <w:t>Hydrology and earth system sciences</w:t>
      </w:r>
      <w:r>
        <w:t xml:space="preserve"> </w:t>
      </w:r>
      <w:r>
        <w:rPr>
          <w:b/>
          <w:bCs/>
        </w:rPr>
        <w:t>11</w:t>
      </w:r>
      <w:r>
        <w:t>: 1633–1644.</w:t>
      </w:r>
    </w:p>
    <w:p w:rsidR="00AE618E" w:rsidP="00AE618E" w:rsidRDefault="00AE618E" w14:paraId="2BE64C36" w14:textId="77777777">
      <w:pPr>
        <w:pStyle w:val="Bibliography"/>
      </w:pPr>
      <w:r>
        <w:rPr>
          <w:b/>
          <w:bCs/>
        </w:rPr>
        <w:t xml:space="preserve">Pendrill F, Gardner TA, Meyfroidt P, Persson UM, Adams J, Azevedo T, Bastos Lima MG, Baumann M, Curtis PG, De Sy V, </w:t>
      </w:r>
      <w:r>
        <w:rPr>
          <w:b/>
          <w:bCs/>
          <w:i/>
          <w:iCs/>
        </w:rPr>
        <w:t>et al.</w:t>
      </w:r>
      <w:r>
        <w:t xml:space="preserve"> </w:t>
      </w:r>
      <w:r>
        <w:rPr>
          <w:b/>
          <w:bCs/>
        </w:rPr>
        <w:t>2022</w:t>
      </w:r>
      <w:r>
        <w:t xml:space="preserve">. Disentangling the numbers behind agriculture-driven tropical deforestation. </w:t>
      </w:r>
      <w:r>
        <w:rPr>
          <w:i/>
          <w:iCs/>
        </w:rPr>
        <w:t>Science</w:t>
      </w:r>
      <w:r>
        <w:t xml:space="preserve"> </w:t>
      </w:r>
      <w:r>
        <w:rPr>
          <w:b/>
          <w:bCs/>
        </w:rPr>
        <w:t>377</w:t>
      </w:r>
      <w:r>
        <w:t>: eabm9267.</w:t>
      </w:r>
    </w:p>
    <w:p w:rsidR="00AE618E" w:rsidP="00AE618E" w:rsidRDefault="00AE618E" w14:paraId="3D068F8E" w14:textId="77777777">
      <w:pPr>
        <w:pStyle w:val="Bibliography"/>
      </w:pPr>
      <w:r>
        <w:rPr>
          <w:b/>
          <w:bCs/>
        </w:rPr>
        <w:t xml:space="preserve">Poorter L, Bongers F, Aide TM, Almeyda Zambrano AM, Balvanera P, Becknell JM, Boukili V, Brancalion PHS, Broadbent EN, Chazdon RL, </w:t>
      </w:r>
      <w:r>
        <w:rPr>
          <w:b/>
          <w:bCs/>
          <w:i/>
          <w:iCs/>
        </w:rPr>
        <w:t>et al.</w:t>
      </w:r>
      <w:r>
        <w:t xml:space="preserve"> </w:t>
      </w:r>
      <w:r>
        <w:rPr>
          <w:b/>
          <w:bCs/>
        </w:rPr>
        <w:t>2016</w:t>
      </w:r>
      <w:r>
        <w:t xml:space="preserve">. Biomass resilience of Neotropical secondary forests. </w:t>
      </w:r>
      <w:r>
        <w:rPr>
          <w:i/>
          <w:iCs/>
        </w:rPr>
        <w:t>Nature</w:t>
      </w:r>
      <w:r>
        <w:t xml:space="preserve"> </w:t>
      </w:r>
      <w:r>
        <w:rPr>
          <w:b/>
          <w:bCs/>
        </w:rPr>
        <w:t>530</w:t>
      </w:r>
      <w:r>
        <w:t>: 211–214.</w:t>
      </w:r>
    </w:p>
    <w:p w:rsidR="00AE618E" w:rsidP="00AE618E" w:rsidRDefault="00AE618E" w14:paraId="3FBE0F8E" w14:textId="77777777">
      <w:pPr>
        <w:pStyle w:val="Bibliography"/>
      </w:pPr>
      <w:r>
        <w:rPr>
          <w:b/>
          <w:bCs/>
        </w:rPr>
        <w:t xml:space="preserve">Poorter L, Craven D, Jakovac CC, van der Sande MT, Amissah L, Bongers F, Chazdon RL, Farrior CE, Kambach S, Meave JA, </w:t>
      </w:r>
      <w:r>
        <w:rPr>
          <w:b/>
          <w:bCs/>
          <w:i/>
          <w:iCs/>
        </w:rPr>
        <w:t>et al.</w:t>
      </w:r>
      <w:r>
        <w:t xml:space="preserve"> </w:t>
      </w:r>
      <w:r>
        <w:rPr>
          <w:b/>
          <w:bCs/>
        </w:rPr>
        <w:t>2021a</w:t>
      </w:r>
      <w:r>
        <w:t xml:space="preserve">. Multidimensional tropical forest recovery. </w:t>
      </w:r>
      <w:r>
        <w:rPr>
          <w:i/>
          <w:iCs/>
        </w:rPr>
        <w:t>Science</w:t>
      </w:r>
      <w:r>
        <w:t xml:space="preserve"> </w:t>
      </w:r>
      <w:r>
        <w:rPr>
          <w:b/>
          <w:bCs/>
        </w:rPr>
        <w:t>374</w:t>
      </w:r>
      <w:r>
        <w:t>: 1370–1376.</w:t>
      </w:r>
    </w:p>
    <w:p w:rsidR="00AE618E" w:rsidP="00AE618E" w:rsidRDefault="00AE618E" w14:paraId="796793AC" w14:textId="77777777">
      <w:pPr>
        <w:pStyle w:val="Bibliography"/>
      </w:pPr>
      <w:r>
        <w:rPr>
          <w:b/>
          <w:bCs/>
        </w:rPr>
        <w:t xml:space="preserve">Poorter L, Rozendaal DMA, Bongers F, Almeida  de JS, Álvarez FS, Andrade JL, Arreola Villa LF, Becknell JM, Bhaskar R, Boukili V, </w:t>
      </w:r>
      <w:r>
        <w:rPr>
          <w:b/>
          <w:bCs/>
          <w:i/>
          <w:iCs/>
        </w:rPr>
        <w:t>et al.</w:t>
      </w:r>
      <w:r>
        <w:t xml:space="preserve"> </w:t>
      </w:r>
      <w:r>
        <w:rPr>
          <w:b/>
          <w:bCs/>
        </w:rPr>
        <w:t>2021b</w:t>
      </w:r>
      <w:r>
        <w:t xml:space="preserve">. Functional recovery of secondary tropical forests. </w:t>
      </w:r>
      <w:r>
        <w:rPr>
          <w:i/>
          <w:iCs/>
        </w:rPr>
        <w:t>Proceedings of the National Academy of Sciences</w:t>
      </w:r>
      <w:r>
        <w:t xml:space="preserve"> </w:t>
      </w:r>
      <w:r>
        <w:rPr>
          <w:b/>
          <w:bCs/>
        </w:rPr>
        <w:t>118</w:t>
      </w:r>
      <w:r>
        <w:t>: e2003405118–e2003405118.</w:t>
      </w:r>
    </w:p>
    <w:p w:rsidR="00AE618E" w:rsidP="00AE618E" w:rsidRDefault="00AE618E" w14:paraId="15992C91" w14:textId="77777777">
      <w:pPr>
        <w:pStyle w:val="Bibliography"/>
      </w:pPr>
      <w:r>
        <w:rPr>
          <w:b/>
          <w:bCs/>
        </w:rPr>
        <w:t>Powers JS, Marín-Spiotta E</w:t>
      </w:r>
      <w:r>
        <w:t xml:space="preserve">. </w:t>
      </w:r>
      <w:r>
        <w:rPr>
          <w:b/>
          <w:bCs/>
        </w:rPr>
        <w:t>2017</w:t>
      </w:r>
      <w:r>
        <w:t xml:space="preserve">. Ecosystem Processes and Biogeochemical Cycles in Secondary Tropical Forest Succession. </w:t>
      </w:r>
      <w:r>
        <w:rPr>
          <w:i/>
          <w:iCs/>
        </w:rPr>
        <w:t>Annual Review of Ecology, Evolution, and Systematics</w:t>
      </w:r>
      <w:r>
        <w:t xml:space="preserve"> </w:t>
      </w:r>
      <w:r>
        <w:rPr>
          <w:b/>
          <w:bCs/>
        </w:rPr>
        <w:t>48</w:t>
      </w:r>
      <w:r>
        <w:t>: 497–519.</w:t>
      </w:r>
    </w:p>
    <w:p w:rsidR="00AE618E" w:rsidP="00AE618E" w:rsidRDefault="00AE618E" w14:paraId="304F6C8D" w14:textId="77777777">
      <w:pPr>
        <w:pStyle w:val="Bibliography"/>
      </w:pPr>
      <w:r>
        <w:rPr>
          <w:b/>
          <w:bCs/>
        </w:rPr>
        <w:t xml:space="preserve">Rozendaal DMA, Bongers F, Aide TM, Alvarez-Dávila E, Ascarrunz N, Balvanera P, Becknell JM, Bentos TV, Brancalion PHS, Cabral GAL, </w:t>
      </w:r>
      <w:r>
        <w:rPr>
          <w:b/>
          <w:bCs/>
          <w:i/>
          <w:iCs/>
        </w:rPr>
        <w:t>et al.</w:t>
      </w:r>
      <w:r>
        <w:t xml:space="preserve"> </w:t>
      </w:r>
      <w:r>
        <w:rPr>
          <w:b/>
          <w:bCs/>
        </w:rPr>
        <w:t>2019</w:t>
      </w:r>
      <w:r>
        <w:t xml:space="preserve">. Biodiversity recovery of Neotropical secondary forests. </w:t>
      </w:r>
      <w:r>
        <w:rPr>
          <w:i/>
          <w:iCs/>
        </w:rPr>
        <w:t>Science Advances</w:t>
      </w:r>
      <w:r>
        <w:t xml:space="preserve"> </w:t>
      </w:r>
      <w:r>
        <w:rPr>
          <w:b/>
          <w:bCs/>
        </w:rPr>
        <w:t>5</w:t>
      </w:r>
      <w:r>
        <w:t>: eaau3114–eaau3114.</w:t>
      </w:r>
    </w:p>
    <w:p w:rsidR="00AE618E" w:rsidP="00AE618E" w:rsidRDefault="00AE618E" w14:paraId="720427B3" w14:textId="77777777">
      <w:pPr>
        <w:pStyle w:val="Bibliography"/>
      </w:pPr>
      <w:r>
        <w:rPr>
          <w:b/>
          <w:bCs/>
        </w:rPr>
        <w:t>RStudio Team</w:t>
      </w:r>
      <w:r>
        <w:t xml:space="preserve">. </w:t>
      </w:r>
      <w:r>
        <w:rPr>
          <w:b/>
          <w:bCs/>
        </w:rPr>
        <w:t>2020</w:t>
      </w:r>
      <w:r>
        <w:t>. RStudio: Integrated Development for R.</w:t>
      </w:r>
    </w:p>
    <w:p w:rsidR="00AE618E" w:rsidP="00AE618E" w:rsidRDefault="00AE618E" w14:paraId="2473ED00" w14:textId="77777777">
      <w:pPr>
        <w:pStyle w:val="Bibliography"/>
      </w:pPr>
      <w:r>
        <w:rPr>
          <w:b/>
          <w:bCs/>
        </w:rPr>
        <w:t>Santiago LS, Wright SJ, Harms KE, Yavitt JB, Korine C, Garcia MN, Turner BL</w:t>
      </w:r>
      <w:r>
        <w:t xml:space="preserve">. </w:t>
      </w:r>
      <w:r>
        <w:rPr>
          <w:b/>
          <w:bCs/>
        </w:rPr>
        <w:t>2012</w:t>
      </w:r>
      <w:r>
        <w:t xml:space="preserve">. Tropical tree seedling growth responses to nitrogen, phosphorus and potassium addition. </w:t>
      </w:r>
      <w:r>
        <w:rPr>
          <w:i/>
          <w:iCs/>
        </w:rPr>
        <w:t>Journal of Ecology</w:t>
      </w:r>
      <w:r>
        <w:t xml:space="preserve"> </w:t>
      </w:r>
      <w:r>
        <w:rPr>
          <w:b/>
          <w:bCs/>
        </w:rPr>
        <w:t>100</w:t>
      </w:r>
      <w:r>
        <w:t>: 309–316.</w:t>
      </w:r>
    </w:p>
    <w:p w:rsidR="00AE618E" w:rsidP="00AE618E" w:rsidRDefault="00AE618E" w14:paraId="0E57CCEE" w14:textId="77777777">
      <w:pPr>
        <w:pStyle w:val="Bibliography"/>
      </w:pPr>
      <w:r>
        <w:rPr>
          <w:b/>
          <w:bCs/>
        </w:rPr>
        <w:t>Sardans J, Peñuelas J</w:t>
      </w:r>
      <w:r>
        <w:t xml:space="preserve">. </w:t>
      </w:r>
      <w:r>
        <w:rPr>
          <w:b/>
          <w:bCs/>
        </w:rPr>
        <w:t>2015</w:t>
      </w:r>
      <w:r>
        <w:t xml:space="preserve">. Potassium: a neglected nutrient in global change. </w:t>
      </w:r>
      <w:r>
        <w:rPr>
          <w:i/>
          <w:iCs/>
        </w:rPr>
        <w:t>Global Ecology and Biogeography</w:t>
      </w:r>
      <w:r>
        <w:t xml:space="preserve"> </w:t>
      </w:r>
      <w:r>
        <w:rPr>
          <w:b/>
          <w:bCs/>
        </w:rPr>
        <w:t>24</w:t>
      </w:r>
      <w:r>
        <w:t>: 261–275.</w:t>
      </w:r>
    </w:p>
    <w:p w:rsidR="00AE618E" w:rsidP="00AE618E" w:rsidRDefault="00AE618E" w14:paraId="595D7537" w14:textId="77777777">
      <w:pPr>
        <w:pStyle w:val="Bibliography"/>
      </w:pPr>
      <w:r>
        <w:rPr>
          <w:b/>
          <w:bCs/>
        </w:rPr>
        <w:t>Scheidegger Y, Saurer M, Bahn M, Siegwolf R</w:t>
      </w:r>
      <w:r>
        <w:t xml:space="preserve">. </w:t>
      </w:r>
      <w:r>
        <w:rPr>
          <w:b/>
          <w:bCs/>
        </w:rPr>
        <w:t>2000</w:t>
      </w:r>
      <w:r>
        <w:t xml:space="preserve">. Linking stable oxygen and carbon isotopes with stomatal conductance and photosynthetic capacity: a conceptual model. </w:t>
      </w:r>
      <w:r>
        <w:rPr>
          <w:i/>
          <w:iCs/>
        </w:rPr>
        <w:t>Oecologia</w:t>
      </w:r>
      <w:r>
        <w:t xml:space="preserve"> </w:t>
      </w:r>
      <w:r>
        <w:rPr>
          <w:b/>
          <w:bCs/>
        </w:rPr>
        <w:t>125</w:t>
      </w:r>
      <w:r>
        <w:t>: 350–357.</w:t>
      </w:r>
    </w:p>
    <w:p w:rsidR="00AE618E" w:rsidP="00AE618E" w:rsidRDefault="00AE618E" w14:paraId="7166A601" w14:textId="77777777">
      <w:pPr>
        <w:pStyle w:val="Bibliography"/>
      </w:pPr>
      <w:r>
        <w:rPr>
          <w:b/>
          <w:bCs/>
        </w:rPr>
        <w:t>Sharmin S, Lipka U, Polle A, Eckert C</w:t>
      </w:r>
      <w:r>
        <w:t xml:space="preserve">. </w:t>
      </w:r>
      <w:r>
        <w:rPr>
          <w:b/>
          <w:bCs/>
        </w:rPr>
        <w:t>2021</w:t>
      </w:r>
      <w:r>
        <w:t xml:space="preserve">. The influence of transpiration on foliar accumulation of salt and nutrients under salinity in poplar (Populus × canescens). </w:t>
      </w:r>
      <w:r>
        <w:rPr>
          <w:i/>
          <w:iCs/>
        </w:rPr>
        <w:t>PLOS ONE</w:t>
      </w:r>
      <w:r>
        <w:t xml:space="preserve"> </w:t>
      </w:r>
      <w:r>
        <w:rPr>
          <w:b/>
          <w:bCs/>
        </w:rPr>
        <w:t>16</w:t>
      </w:r>
      <w:r>
        <w:t>: e0253228.</w:t>
      </w:r>
    </w:p>
    <w:p w:rsidR="00AE618E" w:rsidP="00AE618E" w:rsidRDefault="00AE618E" w14:paraId="09FB6B34" w14:textId="77777777">
      <w:pPr>
        <w:pStyle w:val="Bibliography"/>
      </w:pPr>
      <w:r>
        <w:rPr>
          <w:b/>
          <w:bCs/>
        </w:rPr>
        <w:t>Siegwolf RTW, Lehmann MM, Goldsmith GR, Churakova (Sidorova) OV, Mirande-Ney C, Timoveeva G, Weigt RB, Saurer M</w:t>
      </w:r>
      <w:r>
        <w:t xml:space="preserve">. </w:t>
      </w:r>
      <w:r>
        <w:rPr>
          <w:b/>
          <w:bCs/>
        </w:rPr>
        <w:t>2023</w:t>
      </w:r>
      <w:r>
        <w:t xml:space="preserve">. Updating the dual C and O isotope—Gas-exchange model: A concept to understand plant responses to the environment and its implications for tree rings. </w:t>
      </w:r>
      <w:r>
        <w:rPr>
          <w:i/>
          <w:iCs/>
        </w:rPr>
        <w:t>Plant, Cell &amp; Environment</w:t>
      </w:r>
      <w:r>
        <w:t xml:space="preserve"> </w:t>
      </w:r>
      <w:r>
        <w:rPr>
          <w:b/>
          <w:bCs/>
        </w:rPr>
        <w:t>46</w:t>
      </w:r>
      <w:r>
        <w:t>: 2606–2627.</w:t>
      </w:r>
    </w:p>
    <w:p w:rsidR="00AE618E" w:rsidP="00AE618E" w:rsidRDefault="00AE618E" w14:paraId="0D4C60AB" w14:textId="77777777">
      <w:pPr>
        <w:pStyle w:val="Bibliography"/>
      </w:pPr>
      <w:r>
        <w:rPr>
          <w:b/>
          <w:bCs/>
        </w:rPr>
        <w:t>Silva S</w:t>
      </w:r>
      <w:r>
        <w:t xml:space="preserve">. </w:t>
      </w:r>
      <w:r>
        <w:rPr>
          <w:b/>
          <w:bCs/>
        </w:rPr>
        <w:t>2012</w:t>
      </w:r>
      <w:r>
        <w:t xml:space="preserve">. Aluminium Toxicity Targets in Plants. </w:t>
      </w:r>
      <w:r>
        <w:rPr>
          <w:i/>
          <w:iCs/>
        </w:rPr>
        <w:t>Journal of Botany</w:t>
      </w:r>
      <w:r>
        <w:t xml:space="preserve"> </w:t>
      </w:r>
      <w:r>
        <w:rPr>
          <w:b/>
          <w:bCs/>
        </w:rPr>
        <w:t>2012</w:t>
      </w:r>
      <w:r>
        <w:t>: 219462.</w:t>
      </w:r>
    </w:p>
    <w:p w:rsidR="00AE618E" w:rsidP="00AE618E" w:rsidRDefault="00AE618E" w14:paraId="46252B21" w14:textId="77777777">
      <w:pPr>
        <w:pStyle w:val="Bibliography"/>
      </w:pPr>
      <w:r>
        <w:rPr>
          <w:b/>
          <w:bCs/>
        </w:rPr>
        <w:t>Smith WK, Vogelmann TC, DeLucia EH, Bell DT, Shepherd KA</w:t>
      </w:r>
      <w:r>
        <w:t xml:space="preserve">. </w:t>
      </w:r>
      <w:r>
        <w:rPr>
          <w:b/>
          <w:bCs/>
        </w:rPr>
        <w:t>1997</w:t>
      </w:r>
      <w:r>
        <w:t xml:space="preserve">. Leaf Form and Photosynthesis. </w:t>
      </w:r>
      <w:r>
        <w:rPr>
          <w:i/>
          <w:iCs/>
        </w:rPr>
        <w:t>BioScience</w:t>
      </w:r>
      <w:r>
        <w:t xml:space="preserve"> </w:t>
      </w:r>
      <w:r>
        <w:rPr>
          <w:b/>
          <w:bCs/>
        </w:rPr>
        <w:t>47</w:t>
      </w:r>
      <w:r>
        <w:t>: 785–793.</w:t>
      </w:r>
    </w:p>
    <w:p w:rsidR="00AE618E" w:rsidP="00AE618E" w:rsidRDefault="00AE618E" w14:paraId="1AF474DF" w14:textId="77777777">
      <w:pPr>
        <w:pStyle w:val="Bibliography"/>
      </w:pPr>
      <w:r>
        <w:rPr>
          <w:b/>
          <w:bCs/>
        </w:rPr>
        <w:t>Tanada T</w:t>
      </w:r>
      <w:r>
        <w:t xml:space="preserve">. </w:t>
      </w:r>
      <w:r>
        <w:rPr>
          <w:b/>
          <w:bCs/>
        </w:rPr>
        <w:t>1955</w:t>
      </w:r>
      <w:r>
        <w:t xml:space="preserve">. Effects of Ultraviolet Radiation and Calcium and Their Interaction on Salt Absorption by Excised Mung Bean Roots. 12. </w:t>
      </w:r>
      <w:r>
        <w:rPr>
          <w:i/>
          <w:iCs/>
        </w:rPr>
        <w:t>Plant Physiology</w:t>
      </w:r>
      <w:r>
        <w:t xml:space="preserve"> </w:t>
      </w:r>
      <w:r>
        <w:rPr>
          <w:b/>
          <w:bCs/>
        </w:rPr>
        <w:t>30</w:t>
      </w:r>
      <w:r>
        <w:t>: 221–225.</w:t>
      </w:r>
    </w:p>
    <w:p w:rsidR="00AE618E" w:rsidP="00AE618E" w:rsidRDefault="00AE618E" w14:paraId="2F34475C" w14:textId="77777777">
      <w:pPr>
        <w:pStyle w:val="Bibliography"/>
      </w:pPr>
      <w:r>
        <w:rPr>
          <w:b/>
          <w:bCs/>
        </w:rPr>
        <w:t>Tyukavina A, Hansen M, Potapov P, Parker D, Okpa C, Stehman S, Kommareddy I, Turubanova S</w:t>
      </w:r>
      <w:r>
        <w:t xml:space="preserve">. </w:t>
      </w:r>
      <w:r>
        <w:rPr>
          <w:b/>
          <w:bCs/>
        </w:rPr>
        <w:t>2018</w:t>
      </w:r>
      <w:r>
        <w:t xml:space="preserve">. Congo Basin forest loss dominated by increasing smallholder clearing. </w:t>
      </w:r>
      <w:r>
        <w:rPr>
          <w:i/>
          <w:iCs/>
        </w:rPr>
        <w:t>Science Advances</w:t>
      </w:r>
      <w:r>
        <w:t xml:space="preserve"> </w:t>
      </w:r>
      <w:r>
        <w:rPr>
          <w:b/>
          <w:bCs/>
        </w:rPr>
        <w:t>4</w:t>
      </w:r>
      <w:r>
        <w:t>: eaat2993–eaat2993.</w:t>
      </w:r>
    </w:p>
    <w:p w:rsidR="00AE618E" w:rsidP="00AE618E" w:rsidRDefault="00AE618E" w14:paraId="03A25EAE" w14:textId="77777777">
      <w:pPr>
        <w:pStyle w:val="Bibliography"/>
      </w:pPr>
      <w:r>
        <w:rPr>
          <w:b/>
          <w:bCs/>
        </w:rPr>
        <w:t>Van Ranst E, Verloo M, Demeyer A, Pauwels J M</w:t>
      </w:r>
      <w:r>
        <w:t xml:space="preserve">. </w:t>
      </w:r>
      <w:r>
        <w:rPr>
          <w:b/>
          <w:bCs/>
        </w:rPr>
        <w:t>1999</w:t>
      </w:r>
      <w:r>
        <w:t xml:space="preserve">. </w:t>
      </w:r>
      <w:r>
        <w:rPr>
          <w:i/>
          <w:iCs/>
        </w:rPr>
        <w:t>Manual for the Soil Chemistry and Fertility Laboratory-Analytical Methods for Soils and Plants, Equipment, and Management of Consumables.</w:t>
      </w:r>
      <w:r>
        <w:t xml:space="preserve"> Ghent.</w:t>
      </w:r>
    </w:p>
    <w:p w:rsidR="00AE618E" w:rsidP="00AE618E" w:rsidRDefault="00AE618E" w14:paraId="0716ECEA" w14:textId="77777777">
      <w:pPr>
        <w:pStyle w:val="Bibliography"/>
      </w:pPr>
      <w:r>
        <w:rPr>
          <w:b/>
          <w:bCs/>
        </w:rPr>
        <w:t>Vantyghem M, Beelen E, Hood-Nowotny R, Merckx R, Dercon G</w:t>
      </w:r>
      <w:r>
        <w:t xml:space="preserve">. </w:t>
      </w:r>
      <w:r>
        <w:rPr>
          <w:b/>
          <w:bCs/>
        </w:rPr>
        <w:t>2023</w:t>
      </w:r>
      <w:r>
        <w:t xml:space="preserve">. 13C labeling unravels carbon dynamics in banana between mother plant, sucker and corm under drought stress. </w:t>
      </w:r>
      <w:r>
        <w:rPr>
          <w:i/>
          <w:iCs/>
        </w:rPr>
        <w:t>Frontiers in Plant Science</w:t>
      </w:r>
      <w:r>
        <w:t xml:space="preserve"> </w:t>
      </w:r>
      <w:r>
        <w:rPr>
          <w:b/>
          <w:bCs/>
        </w:rPr>
        <w:t>14</w:t>
      </w:r>
      <w:r>
        <w:t>.</w:t>
      </w:r>
    </w:p>
    <w:p w:rsidR="00AE618E" w:rsidP="00AE618E" w:rsidRDefault="00AE618E" w14:paraId="158B8D39" w14:textId="77777777">
      <w:pPr>
        <w:pStyle w:val="Bibliography"/>
      </w:pPr>
      <w:r>
        <w:rPr>
          <w:b/>
          <w:bCs/>
        </w:rPr>
        <w:t>Vitousek PM</w:t>
      </w:r>
      <w:r>
        <w:t xml:space="preserve">. </w:t>
      </w:r>
      <w:r>
        <w:rPr>
          <w:b/>
          <w:bCs/>
        </w:rPr>
        <w:t>1984</w:t>
      </w:r>
      <w:r>
        <w:t xml:space="preserve">. Litterfall, Nutrient Cycling, and Nutrient Limitation in Tropical Forests. </w:t>
      </w:r>
      <w:r>
        <w:rPr>
          <w:i/>
          <w:iCs/>
        </w:rPr>
        <w:t>Ecology</w:t>
      </w:r>
      <w:r>
        <w:t xml:space="preserve"> </w:t>
      </w:r>
      <w:r>
        <w:rPr>
          <w:b/>
          <w:bCs/>
        </w:rPr>
        <w:t>65</w:t>
      </w:r>
      <w:r>
        <w:t>: 285–298.</w:t>
      </w:r>
    </w:p>
    <w:p w:rsidR="00AE618E" w:rsidP="00AE618E" w:rsidRDefault="00AE618E" w14:paraId="25B590BC" w14:textId="77777777">
      <w:pPr>
        <w:pStyle w:val="Bibliography"/>
      </w:pPr>
      <w:r>
        <w:rPr>
          <w:b/>
          <w:bCs/>
        </w:rPr>
        <w:t xml:space="preserve">van Vliet N, Mertz O, Heinimann A, Langanke T, Pascual U, Schmook B, Adams C, Schmidt-Vogt D, Messerli P, Leisz S, </w:t>
      </w:r>
      <w:r>
        <w:rPr>
          <w:b/>
          <w:bCs/>
          <w:i/>
          <w:iCs/>
        </w:rPr>
        <w:t>et al.</w:t>
      </w:r>
      <w:r>
        <w:t xml:space="preserve"> </w:t>
      </w:r>
      <w:r>
        <w:rPr>
          <w:b/>
          <w:bCs/>
        </w:rPr>
        <w:t>2012</w:t>
      </w:r>
      <w:r>
        <w:t xml:space="preserve">. Trends, drivers and impacts of changes in swidden cultivation in tropical forest-agriculture frontiers: A global assessment. </w:t>
      </w:r>
      <w:r>
        <w:rPr>
          <w:i/>
          <w:iCs/>
        </w:rPr>
        <w:t>Global Environmental Change</w:t>
      </w:r>
      <w:r>
        <w:t xml:space="preserve"> </w:t>
      </w:r>
      <w:r>
        <w:rPr>
          <w:b/>
          <w:bCs/>
        </w:rPr>
        <w:t>22</w:t>
      </w:r>
      <w:r>
        <w:t>: 418–429.</w:t>
      </w:r>
    </w:p>
    <w:p w:rsidR="00AE618E" w:rsidP="00AE618E" w:rsidRDefault="00AE618E" w14:paraId="417E4BA5" w14:textId="77777777">
      <w:pPr>
        <w:pStyle w:val="Bibliography"/>
      </w:pPr>
      <w:r>
        <w:rPr>
          <w:b/>
          <w:bCs/>
        </w:rPr>
        <w:t xml:space="preserve">Vollset SE, Goren E, Yuan C-W, Cao J, Smith AE, Hsiao T, Bisignano C, Azhar GS, Castro E, Chalek J, </w:t>
      </w:r>
      <w:r>
        <w:rPr>
          <w:b/>
          <w:bCs/>
          <w:i/>
          <w:iCs/>
        </w:rPr>
        <w:t>et al.</w:t>
      </w:r>
      <w:r>
        <w:t xml:space="preserve"> </w:t>
      </w:r>
      <w:r>
        <w:rPr>
          <w:b/>
          <w:bCs/>
        </w:rPr>
        <w:t>2020</w:t>
      </w:r>
      <w:r>
        <w:t xml:space="preserve">. Fertility, mortality, migration, and population scenarios for 195 countries and territories from 2017 to 2100: a forecasting analysis for the Global Burden of Disease Study. </w:t>
      </w:r>
      <w:r>
        <w:rPr>
          <w:i/>
          <w:iCs/>
        </w:rPr>
        <w:t>The Lancet</w:t>
      </w:r>
      <w:r>
        <w:t xml:space="preserve"> </w:t>
      </w:r>
      <w:r>
        <w:rPr>
          <w:b/>
          <w:bCs/>
        </w:rPr>
        <w:t>396</w:t>
      </w:r>
      <w:r>
        <w:t>: 1285–1306.</w:t>
      </w:r>
    </w:p>
    <w:p w:rsidR="00AE618E" w:rsidP="00AE618E" w:rsidRDefault="00AE618E" w14:paraId="2528E07F" w14:textId="77777777">
      <w:pPr>
        <w:pStyle w:val="Bibliography"/>
      </w:pPr>
      <w:r>
        <w:rPr>
          <w:b/>
          <w:bCs/>
        </w:rPr>
        <w:t>Walker TW, Syers JK</w:t>
      </w:r>
      <w:r>
        <w:t xml:space="preserve">. </w:t>
      </w:r>
      <w:r>
        <w:rPr>
          <w:b/>
          <w:bCs/>
        </w:rPr>
        <w:t>1976</w:t>
      </w:r>
      <w:r>
        <w:t xml:space="preserve">. The fate of phosphorus during pedogenesis. </w:t>
      </w:r>
      <w:r>
        <w:rPr>
          <w:i/>
          <w:iCs/>
        </w:rPr>
        <w:t>Geoderma</w:t>
      </w:r>
      <w:r>
        <w:t xml:space="preserve"> </w:t>
      </w:r>
      <w:r>
        <w:rPr>
          <w:b/>
          <w:bCs/>
        </w:rPr>
        <w:t>15</w:t>
      </w:r>
      <w:r>
        <w:t>: 1–19.</w:t>
      </w:r>
    </w:p>
    <w:p w:rsidR="00AE618E" w:rsidP="00AE618E" w:rsidRDefault="00AE618E" w14:paraId="2C391CAA" w14:textId="77777777">
      <w:pPr>
        <w:pStyle w:val="Bibliography"/>
      </w:pPr>
      <w:r>
        <w:rPr>
          <w:b/>
          <w:bCs/>
        </w:rPr>
        <w:t>Wong MTF, van der Kruijs ACBM, Juo ASR</w:t>
      </w:r>
      <w:r>
        <w:t xml:space="preserve">. </w:t>
      </w:r>
      <w:r>
        <w:rPr>
          <w:b/>
          <w:bCs/>
        </w:rPr>
        <w:t>1992</w:t>
      </w:r>
      <w:r>
        <w:t xml:space="preserve">. Leaching loss of calcium, magnesium, potassium and nitrate derived from soil, lime and fertilizers as influenced by urea applied to undisturbed lysimeters in south-east Nigeria. </w:t>
      </w:r>
      <w:r>
        <w:rPr>
          <w:i/>
          <w:iCs/>
        </w:rPr>
        <w:t>Fertilizer research</w:t>
      </w:r>
      <w:r>
        <w:t xml:space="preserve"> </w:t>
      </w:r>
      <w:r>
        <w:rPr>
          <w:b/>
          <w:bCs/>
        </w:rPr>
        <w:t>31</w:t>
      </w:r>
      <w:r>
        <w:t>: 281–289.</w:t>
      </w:r>
    </w:p>
    <w:p w:rsidR="00AE618E" w:rsidP="00AE618E" w:rsidRDefault="00AE618E" w14:paraId="260D65E6" w14:textId="77777777">
      <w:pPr>
        <w:pStyle w:val="Bibliography"/>
      </w:pPr>
      <w:r>
        <w:rPr>
          <w:b/>
          <w:bCs/>
        </w:rPr>
        <w:t>Wright SJ</w:t>
      </w:r>
      <w:r>
        <w:t xml:space="preserve">. </w:t>
      </w:r>
      <w:r>
        <w:rPr>
          <w:b/>
          <w:bCs/>
        </w:rPr>
        <w:t>2019</w:t>
      </w:r>
      <w:r>
        <w:t xml:space="preserve">. Plant responses to nutrient addition experiments conducted in tropical forests. </w:t>
      </w:r>
      <w:r>
        <w:rPr>
          <w:i/>
          <w:iCs/>
        </w:rPr>
        <w:t>Ecological Monographs</w:t>
      </w:r>
      <w:r>
        <w:t xml:space="preserve"> </w:t>
      </w:r>
      <w:r>
        <w:rPr>
          <w:b/>
          <w:bCs/>
        </w:rPr>
        <w:t>89</w:t>
      </w:r>
      <w:r>
        <w:t>.</w:t>
      </w:r>
    </w:p>
    <w:p w:rsidR="00AE618E" w:rsidP="00AE618E" w:rsidRDefault="00AE618E" w14:paraId="6B0AEE9C" w14:textId="77777777">
      <w:pPr>
        <w:pStyle w:val="Bibliography"/>
      </w:pPr>
      <w:r>
        <w:rPr>
          <w:b/>
          <w:bCs/>
        </w:rPr>
        <w:t xml:space="preserve">Wright SJ, Yavitt JB, Wurzburger N, Turner BL, Tanner EVJ, Sayer EJ, Santiago LS, Kaspari M, Hedin LO, Harms KE, </w:t>
      </w:r>
      <w:r>
        <w:rPr>
          <w:b/>
          <w:bCs/>
          <w:i/>
          <w:iCs/>
        </w:rPr>
        <w:t>et al.</w:t>
      </w:r>
      <w:r>
        <w:t xml:space="preserve"> </w:t>
      </w:r>
      <w:r>
        <w:rPr>
          <w:b/>
          <w:bCs/>
        </w:rPr>
        <w:t>2011</w:t>
      </w:r>
      <w:r>
        <w:t xml:space="preserve">. Potassium, phosphorus, or nitrogen limit root allocation, tree growth, or litter production in a lowland tropical forest. </w:t>
      </w:r>
      <w:r>
        <w:rPr>
          <w:i/>
          <w:iCs/>
        </w:rPr>
        <w:t>Ecology</w:t>
      </w:r>
      <w:r>
        <w:t xml:space="preserve"> </w:t>
      </w:r>
      <w:r>
        <w:rPr>
          <w:b/>
          <w:bCs/>
        </w:rPr>
        <w:t>92</w:t>
      </w:r>
      <w:r>
        <w:t>: 1616–1625.</w:t>
      </w:r>
    </w:p>
    <w:p w:rsidR="00AE618E" w:rsidP="00AE618E" w:rsidRDefault="00AE618E" w14:paraId="1D70D082" w14:textId="77777777">
      <w:pPr>
        <w:pStyle w:val="Bibliography"/>
      </w:pPr>
      <w:r>
        <w:rPr>
          <w:b/>
          <w:bCs/>
        </w:rPr>
        <w:t>Xie K, Cakmak I, Wang S, Zhang F, Guo S</w:t>
      </w:r>
      <w:r>
        <w:t xml:space="preserve">. </w:t>
      </w:r>
      <w:r>
        <w:rPr>
          <w:b/>
          <w:bCs/>
        </w:rPr>
        <w:t>2021</w:t>
      </w:r>
      <w:r>
        <w:t xml:space="preserve">. Synergistic and antagonistic interactions between potassium and magnesium in higher plants. </w:t>
      </w:r>
      <w:r>
        <w:rPr>
          <w:i/>
          <w:iCs/>
        </w:rPr>
        <w:t>The Crop Journal</w:t>
      </w:r>
      <w:r>
        <w:t xml:space="preserve"> </w:t>
      </w:r>
      <w:r>
        <w:rPr>
          <w:b/>
          <w:bCs/>
        </w:rPr>
        <w:t>9</w:t>
      </w:r>
      <w:r>
        <w:t>: 249–256.</w:t>
      </w:r>
    </w:p>
    <w:p w:rsidR="00AE618E" w:rsidP="00AE618E" w:rsidRDefault="00AE618E" w14:paraId="0BFBCC31" w14:textId="77777777">
      <w:pPr>
        <w:pStyle w:val="Bibliography"/>
      </w:pPr>
      <w:r>
        <w:rPr>
          <w:b/>
          <w:bCs/>
        </w:rPr>
        <w:t xml:space="preserve">Yaffar D, Lugli LF, Wong MY, Norby RJ, Addo-Danso SD, Arnaud M, Cordeiro AL, Dietterich LH, Diaz-Toribio MH, Lee MY, </w:t>
      </w:r>
      <w:r>
        <w:rPr>
          <w:b/>
          <w:bCs/>
          <w:i/>
          <w:iCs/>
        </w:rPr>
        <w:t>et al.</w:t>
      </w:r>
      <w:r>
        <w:t xml:space="preserve"> </w:t>
      </w:r>
      <w:r>
        <w:rPr>
          <w:b/>
          <w:bCs/>
        </w:rPr>
        <w:t>2024</w:t>
      </w:r>
      <w:r>
        <w:t xml:space="preserve">. Tropical root responses to global changes: A synthesis. </w:t>
      </w:r>
      <w:r>
        <w:rPr>
          <w:i/>
          <w:iCs/>
        </w:rPr>
        <w:t>Global Change Biology</w:t>
      </w:r>
      <w:r>
        <w:t xml:space="preserve"> </w:t>
      </w:r>
      <w:r>
        <w:rPr>
          <w:b/>
          <w:bCs/>
        </w:rPr>
        <w:t>30</w:t>
      </w:r>
      <w:r>
        <w:t>: e17420.</w:t>
      </w:r>
    </w:p>
    <w:p w:rsidRPr="005160BB" w:rsidR="00C4712B" w:rsidP="00F85FC5" w:rsidRDefault="00C4712B" w14:paraId="2BEB9A80" w14:textId="7016A085">
      <w:pPr>
        <w:spacing w:line="480" w:lineRule="auto"/>
        <w:rPr>
          <w:rFonts w:cstheme="minorHAnsi"/>
          <w:b/>
          <w:bCs/>
          <w:lang w:val="en-US"/>
        </w:rPr>
      </w:pPr>
      <w:r w:rsidRPr="005160BB">
        <w:rPr>
          <w:rFonts w:cstheme="minorHAnsi"/>
          <w:b/>
          <w:bCs/>
          <w:lang w:val="en-US"/>
        </w:rPr>
        <w:fldChar w:fldCharType="end"/>
      </w:r>
    </w:p>
    <w:sectPr w:rsidRPr="005160BB" w:rsidR="00C4712B" w:rsidSect="00D838A2">
      <w:footerReference w:type="default" r:id="rId16"/>
      <w:pgSz w:w="11906" w:h="16838" w:orient="portrait"/>
      <w:pgMar w:top="1417" w:right="1417" w:bottom="1417" w:left="1417"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VV" w:author="Viktor Van de Velde" w:date="2025-03-11T13:38:00Z" w:id="1">
    <w:p w:rsidR="006639C2" w:rsidP="006639C2" w:rsidRDefault="006639C2" w14:paraId="2801DC59" w14:textId="77777777">
      <w:pPr>
        <w:pStyle w:val="CommentText"/>
      </w:pPr>
      <w:r>
        <w:rPr>
          <w:rStyle w:val="CommentReference"/>
        </w:rPr>
        <w:annotationRef/>
      </w:r>
      <w:r>
        <w:t>Pascal, to answer your question regarding those 4 red points on the far right: these are 1x ‘Cat’, 2x ‘N+Cat’, and 1x ‘N+P+Cat’ (so random)</w:t>
      </w:r>
    </w:p>
  </w:comment>
  <w:comment w:initials="VV" w:author="Viktor Van de Velde" w:date="2025-03-11T09:16:00Z" w:id="2">
    <w:p w:rsidR="00081CDD" w:rsidP="00081CDD" w:rsidRDefault="00081CDD" w14:paraId="778048FC" w14:textId="1AE0A27E">
      <w:pPr>
        <w:pStyle w:val="CommentText"/>
      </w:pPr>
      <w:r>
        <w:rPr>
          <w:rStyle w:val="CommentReference"/>
        </w:rPr>
        <w:annotationRef/>
      </w:r>
      <w:r>
        <w:t>This is weak - I know. But I can’t find another explanation. At least this way it’s honest I suppose...</w:t>
      </w:r>
    </w:p>
  </w:comment>
  <w:comment xmlns:w="http://schemas.openxmlformats.org/wordprocessingml/2006/main" w:initials="TS" w:author="Thomas Sibret" w:date="2025-03-12T10:42:57" w:id="2113305195">
    <w:p xmlns:w14="http://schemas.microsoft.com/office/word/2010/wordml" xmlns:w="http://schemas.openxmlformats.org/wordprocessingml/2006/main" w:rsidR="3FFE0C1A" w:rsidRDefault="31018B9D" w14:paraId="78CA49A2" w14:textId="56A8D3B1">
      <w:pPr>
        <w:pStyle w:val="CommentText"/>
      </w:pPr>
      <w:r>
        <w:rPr>
          <w:rStyle w:val="CommentReference"/>
        </w:rPr>
        <w:annotationRef/>
      </w:r>
      <w:r w:rsidRPr="7D37E5A3" w:rsidR="0207B710">
        <w:t>redundant "predominant"</w:t>
      </w:r>
    </w:p>
  </w:comment>
  <w:comment xmlns:w="http://schemas.openxmlformats.org/wordprocessingml/2006/main" w:initials="TS" w:author="Thomas Sibret" w:date="2025-03-12T11:02:15" w:id="58643967">
    <w:p xmlns:w14="http://schemas.microsoft.com/office/word/2010/wordml" xmlns:w="http://schemas.openxmlformats.org/wordprocessingml/2006/main" w:rsidR="4AE7B096" w:rsidRDefault="515117C6" w14:paraId="50A3954C" w14:textId="747F3FDF">
      <w:pPr>
        <w:pStyle w:val="CommentText"/>
      </w:pPr>
      <w:r>
        <w:rPr>
          <w:rStyle w:val="CommentReference"/>
        </w:rPr>
        <w:annotationRef/>
      </w:r>
      <w:r w:rsidRPr="17E19C79" w:rsidR="62B7AC62">
        <w:t>I get lost with the "As such" linking previous statement to the following.</w:t>
      </w:r>
    </w:p>
    <w:p xmlns:w14="http://schemas.microsoft.com/office/word/2010/wordml" xmlns:w="http://schemas.openxmlformats.org/wordprocessingml/2006/main" w:rsidR="5C4E12C9" w:rsidRDefault="6CC442EE" w14:paraId="54EC2F22" w14:textId="10AB7141">
      <w:pPr>
        <w:pStyle w:val="CommentText"/>
      </w:pPr>
      <w:r w:rsidRPr="0A879669" w:rsidR="4F2BC564">
        <w:t xml:space="preserve">This would rather imply that there is a lack of nutrient addition experiments focusing effect of ONLY P as you get effect of P and Ca by working with superphosphate. </w:t>
      </w:r>
    </w:p>
    <w:p xmlns:w14="http://schemas.microsoft.com/office/word/2010/wordml" xmlns:w="http://schemas.openxmlformats.org/wordprocessingml/2006/main" w:rsidR="4E3923AB" w:rsidRDefault="5EE19DC7" w14:paraId="13A35D2F" w14:textId="0DF8283B">
      <w:pPr>
        <w:pStyle w:val="CommentText"/>
      </w:pPr>
      <w:r w:rsidRPr="78CE8E68" w:rsidR="458E695C">
        <w:t>And besides you prob also have limited focus of Ca only</w:t>
      </w:r>
    </w:p>
  </w:comment>
  <w:comment xmlns:w="http://schemas.openxmlformats.org/wordprocessingml/2006/main" w:initials="TS" w:author="Thomas Sibret" w:date="2025-03-12T11:19:56" w:id="923864675">
    <w:p xmlns:w14="http://schemas.microsoft.com/office/word/2010/wordml" xmlns:w="http://schemas.openxmlformats.org/wordprocessingml/2006/main" w:rsidR="7FD2DF41" w:rsidRDefault="0BF31F8D" w14:paraId="3F8DA7C8" w14:textId="6ECD1C35">
      <w:pPr>
        <w:pStyle w:val="CommentText"/>
      </w:pPr>
      <w:r>
        <w:rPr>
          <w:rStyle w:val="CommentReference"/>
        </w:rPr>
        <w:annotationRef/>
      </w:r>
      <w:r w:rsidRPr="19183B9C" w:rsidR="54C2DDE5">
        <w:t>Not clear how rails avoid cross-contamination</w:t>
      </w:r>
    </w:p>
  </w:comment>
  <w:comment xmlns:w="http://schemas.openxmlformats.org/wordprocessingml/2006/main" w:initials="TS" w:author="Thomas Sibret" w:date="2025-03-12T12:18:20" w:id="322890148">
    <w:p xmlns:w14="http://schemas.microsoft.com/office/word/2010/wordml" xmlns:w="http://schemas.openxmlformats.org/wordprocessingml/2006/main" w:rsidR="4E035BA8" w:rsidRDefault="2B95CC22" w14:paraId="31BCC56A" w14:textId="3387FFAC">
      <w:pPr>
        <w:pStyle w:val="CommentText"/>
      </w:pPr>
      <w:r>
        <w:rPr>
          <w:rStyle w:val="CommentReference"/>
        </w:rPr>
        <w:annotationRef/>
      </w:r>
      <w:r w:rsidRPr="0F98A0D9" w:rsidR="0A91CEDA">
        <w:t>Sibret et al., 2025</w:t>
      </w:r>
    </w:p>
    <w:p xmlns:w14="http://schemas.microsoft.com/office/word/2010/wordml" xmlns:w="http://schemas.openxmlformats.org/wordprocessingml/2006/main" w:rsidR="57E2D7E2" w:rsidRDefault="68F55910" w14:paraId="4FF6E8B1" w14:textId="2513C634">
      <w:pPr>
        <w:pStyle w:val="CommentText"/>
      </w:pPr>
      <w:r w:rsidRPr="3887928A" w:rsidR="2F1E8248">
        <w:t>Photosynthetic traits scale linearly with relative height within the canopy in an African tropical forest</w:t>
      </w:r>
    </w:p>
    <w:p xmlns:w14="http://schemas.microsoft.com/office/word/2010/wordml" xmlns:w="http://schemas.openxmlformats.org/wordprocessingml/2006/main" w:rsidR="7B01F965" w:rsidRDefault="6D72C13B" w14:paraId="69E3BCE1" w14:textId="720695C9">
      <w:pPr>
        <w:pStyle w:val="CommentText"/>
      </w:pPr>
      <w:r w:rsidRPr="00659BE6" w:rsidR="24CA80E7">
        <w:t>DOI: 10.1111/nph.70076</w:t>
      </w:r>
    </w:p>
  </w:comment>
  <w:comment xmlns:w="http://schemas.openxmlformats.org/wordprocessingml/2006/main" w:initials="TS" w:author="Thomas Sibret" w:date="2025-03-12T13:12:39" w:id="1774535173">
    <w:p xmlns:w14="http://schemas.microsoft.com/office/word/2010/wordml" xmlns:w="http://schemas.openxmlformats.org/wordprocessingml/2006/main" w:rsidR="015DFD25" w:rsidRDefault="432A228D" w14:paraId="46CB059B" w14:textId="50A37326">
      <w:pPr>
        <w:pStyle w:val="CommentText"/>
      </w:pPr>
      <w:r>
        <w:rPr>
          <w:rStyle w:val="CommentReference"/>
        </w:rPr>
        <w:annotationRef/>
      </w:r>
      <w:r w:rsidRPr="551140E3" w:rsidR="50607187">
        <w:t xml:space="preserve">surprising we don't see a positive effect on foliar N </w:t>
      </w:r>
    </w:p>
  </w:comment>
  <w:comment xmlns:w="http://schemas.openxmlformats.org/wordprocessingml/2006/main" w:initials="TS" w:author="Thomas Sibret" w:date="2025-03-12T13:19:34" w:id="1062124971">
    <w:p xmlns:w14="http://schemas.microsoft.com/office/word/2010/wordml" xmlns:w="http://schemas.openxmlformats.org/wordprocessingml/2006/main" w:rsidR="1C5577D0" w:rsidRDefault="363A0336" w14:paraId="1DF3FEA4" w14:textId="69D5E687">
      <w:pPr>
        <w:pStyle w:val="CommentText"/>
      </w:pPr>
      <w:r>
        <w:rPr>
          <w:rStyle w:val="CommentReference"/>
        </w:rPr>
        <w:annotationRef/>
      </w:r>
      <w:r w:rsidRPr="613E277B" w:rsidR="4DC25562">
        <w:t>really nice but again, strange we do not see the same with N then.</w:t>
      </w:r>
    </w:p>
  </w:comment>
  <w:comment xmlns:w="http://schemas.openxmlformats.org/wordprocessingml/2006/main" w:initials="TS" w:author="Thomas Sibret" w:date="2025-03-12T13:21:50" w:id="1727187825">
    <w:p xmlns:w14="http://schemas.microsoft.com/office/word/2010/wordml" xmlns:w="http://schemas.openxmlformats.org/wordprocessingml/2006/main" w:rsidR="245665F0" w:rsidRDefault="2B1B508E" w14:paraId="6D591EC8" w14:textId="707E93FE">
      <w:pPr>
        <w:pStyle w:val="CommentText"/>
      </w:pPr>
      <w:r>
        <w:rPr>
          <w:rStyle w:val="CommentReference"/>
        </w:rPr>
        <w:annotationRef/>
      </w:r>
      <w:r w:rsidRPr="1A85A431" w:rsidR="775F3B01">
        <w:t>Shoudn"t the last part of previous paragraph rahter come here?</w:t>
      </w:r>
    </w:p>
  </w:comment>
  <w:comment xmlns:w="http://schemas.openxmlformats.org/wordprocessingml/2006/main" w:initials="TS" w:author="Thomas Sibret" w:date="2025-03-12T13:29:31" w:id="303581354">
    <w:p xmlns:w14="http://schemas.microsoft.com/office/word/2010/wordml" xmlns:w="http://schemas.openxmlformats.org/wordprocessingml/2006/main" w:rsidR="6632D0B3" w:rsidRDefault="5EF4FE3A" w14:paraId="61599C66" w14:textId="1451485A">
      <w:pPr>
        <w:pStyle w:val="CommentText"/>
      </w:pPr>
      <w:r>
        <w:rPr>
          <w:rStyle w:val="CommentReference"/>
        </w:rPr>
        <w:annotationRef/>
      </w:r>
      <w:r w:rsidRPr="70C84355" w:rsidR="22BE72C7">
        <w:t>Nice and clear figure.</w:t>
      </w:r>
    </w:p>
    <w:p xmlns:w14="http://schemas.microsoft.com/office/word/2010/wordml" xmlns:w="http://schemas.openxmlformats.org/wordprocessingml/2006/main" w:rsidR="60CB893B" w:rsidRDefault="68118BFA" w14:paraId="314CE590" w14:textId="31FB8F72">
      <w:pPr>
        <w:pStyle w:val="CommentText"/>
      </w:pPr>
      <w:r w:rsidRPr="004A68E5" w:rsidR="1565B803">
        <w:t>relative effects of first and second interval however are hard to read (and not clarified in caption).</w:t>
      </w:r>
    </w:p>
  </w:comment>
  <w:comment xmlns:w="http://schemas.openxmlformats.org/wordprocessingml/2006/main" w:initials="MB" w:author="Marijn Bauters" w:date="2025-03-12T21:23:43" w:id="774190845">
    <w:p xmlns:w14="http://schemas.microsoft.com/office/word/2010/wordml" xmlns:w="http://schemas.openxmlformats.org/wordprocessingml/2006/main" w:rsidR="38296C04" w:rsidRDefault="0C843647" w14:paraId="0A61F0CE" w14:textId="13111850">
      <w:pPr>
        <w:pStyle w:val="CommentText"/>
      </w:pPr>
      <w:r>
        <w:rPr>
          <w:rStyle w:val="CommentReference"/>
        </w:rPr>
        <w:annotationRef/>
      </w:r>
      <w:r w:rsidRPr="1933B5A4" w:rsidR="36887B4C">
        <w:t>I would not do that. It's a wormhole to talk about adding nutrients to plantations - a whole debate on that, which we do not necessarily want here</w:t>
      </w:r>
    </w:p>
  </w:comment>
  <w:comment xmlns:w="http://schemas.openxmlformats.org/wordprocessingml/2006/main" w:initials="MB" w:author="Marijn Bauters" w:date="2025-03-12T21:47:06" w:id="1793463820">
    <w:p xmlns:w14="http://schemas.microsoft.com/office/word/2010/wordml" xmlns:w="http://schemas.openxmlformats.org/wordprocessingml/2006/main" w:rsidR="42A89E6B" w:rsidRDefault="1DEE8DEC" w14:paraId="3AFBDB66" w14:textId="67F99071">
      <w:pPr>
        <w:pStyle w:val="CommentText"/>
      </w:pPr>
      <w:r>
        <w:rPr>
          <w:rStyle w:val="CommentReference"/>
        </w:rPr>
        <w:annotationRef/>
      </w:r>
      <w:r w:rsidRPr="027682B8" w:rsidR="6A200CA5">
        <w:t xml:space="preserve">You don't really show these data, which makes it hard to judge, but I would just mainly state here that you only measured 22 out of all soils. Not showing the data here makes it difficult to judge how many reps per treatment etc. you captured. This makes it of course in itself a weak part of the paper, and maybe you should not speculate too much on this, and just acknowledge that we likely did not grasp the full variability of the data. </w:t>
      </w:r>
    </w:p>
  </w:comment>
  <w:comment xmlns:w="http://schemas.openxmlformats.org/wordprocessingml/2006/main" w:initials="MB" w:author="Marijn Bauters" w:date="2025-03-12T21:49:20" w:id="1108106146">
    <w:p xmlns:w14="http://schemas.microsoft.com/office/word/2010/wordml" xmlns:w="http://schemas.openxmlformats.org/wordprocessingml/2006/main" w:rsidR="1C193143" w:rsidRDefault="3512D663" w14:paraId="175D76F2" w14:textId="6C442D8A">
      <w:pPr>
        <w:pStyle w:val="CommentText"/>
      </w:pPr>
      <w:r>
        <w:rPr>
          <w:rStyle w:val="CommentReference"/>
        </w:rPr>
        <w:annotationRef/>
      </w:r>
      <w:r w:rsidRPr="0CF07D77" w:rsidR="0847799F">
        <w:t>This part can be slightly restructured I think. You state several times that there were negative correlations between soil P and DBH</w:t>
      </w:r>
    </w:p>
  </w:comment>
  <w:comment xmlns:w="http://schemas.openxmlformats.org/wordprocessingml/2006/main" w:initials="MB" w:author="Marijn Bauters" w:date="2025-03-12T21:52:59" w:id="918786018">
    <w:p xmlns:w14="http://schemas.microsoft.com/office/word/2010/wordml" xmlns:w="http://schemas.openxmlformats.org/wordprocessingml/2006/main" w:rsidR="52627C52" w:rsidRDefault="71F45E23" w14:paraId="589D3136" w14:textId="4533F8CD">
      <w:pPr>
        <w:pStyle w:val="CommentText"/>
      </w:pPr>
      <w:r>
        <w:rPr>
          <w:rStyle w:val="CommentReference"/>
        </w:rPr>
        <w:annotationRef/>
      </w:r>
      <w:r w:rsidRPr="6B7BBE8E" w:rsidR="0B623371">
        <w:t>THis is phrased weirdly - would need rephrasing</w:t>
      </w:r>
    </w:p>
  </w:comment>
  <w:comment xmlns:w="http://schemas.openxmlformats.org/wordprocessingml/2006/main" w:initials="MB" w:author="Marijn Bauters" w:date="2025-03-12T21:53:44" w:id="1991456681">
    <w:p xmlns:w14="http://schemas.microsoft.com/office/word/2010/wordml" xmlns:w="http://schemas.openxmlformats.org/wordprocessingml/2006/main" w:rsidR="7C1474FA" w:rsidRDefault="083B4086" w14:paraId="5A1638E4" w14:textId="21E82BAC">
      <w:pPr>
        <w:pStyle w:val="CommentText"/>
      </w:pPr>
      <w:r>
        <w:rPr>
          <w:rStyle w:val="CommentReference"/>
        </w:rPr>
        <w:annotationRef/>
      </w:r>
      <w:r w:rsidRPr="43E3A78E" w:rsidR="0916A122">
        <w:t>I would actually just put this in the methods perhaps. And not really discuss it further here?</w:t>
      </w:r>
    </w:p>
  </w:comment>
  <w:comment xmlns:w="http://schemas.openxmlformats.org/wordprocessingml/2006/main" w:initials="MB" w:author="Marijn Bauters" w:date="2025-03-12T21:54:04" w:id="1786259301">
    <w:p xmlns:w14="http://schemas.microsoft.com/office/word/2010/wordml" xmlns:w="http://schemas.openxmlformats.org/wordprocessingml/2006/main" w:rsidR="59732FA0" w:rsidRDefault="50AF0ADE" w14:paraId="048543E8" w14:textId="60C673D2">
      <w:pPr>
        <w:pStyle w:val="CommentText"/>
      </w:pPr>
      <w:r>
        <w:rPr>
          <w:rStyle w:val="CommentReference"/>
        </w:rPr>
        <w:annotationRef/>
      </w:r>
      <w:r w:rsidRPr="67DB22FD" w:rsidR="5984CD76">
        <w:t>otherwise it distracts a bit the flow in your discussion</w:t>
      </w:r>
    </w:p>
  </w:comment>
  <w:comment xmlns:w="http://schemas.openxmlformats.org/wordprocessingml/2006/main" w:initials="MB" w:author="Marijn Bauters" w:date="2025-03-12T21:55:07" w:id="934643632">
    <w:p xmlns:w14="http://schemas.microsoft.com/office/word/2010/wordml" xmlns:w="http://schemas.openxmlformats.org/wordprocessingml/2006/main" w:rsidR="5FB83200" w:rsidRDefault="04FE3516" w14:paraId="5B5A025B" w14:textId="62442B72">
      <w:pPr>
        <w:pStyle w:val="CommentText"/>
      </w:pPr>
      <w:r>
        <w:rPr>
          <w:rStyle w:val="CommentReference"/>
        </w:rPr>
        <w:annotationRef/>
      </w:r>
      <w:r w:rsidRPr="231B0236" w:rsidR="5535351A">
        <w:t>repetition from above. Drop the first mention of this at the beginning of the paragraph</w:t>
      </w:r>
    </w:p>
    <w:p xmlns:w14="http://schemas.microsoft.com/office/word/2010/wordml" xmlns:w="http://schemas.openxmlformats.org/wordprocessingml/2006/main" w:rsidR="619C0B22" w:rsidRDefault="7F2A6704" w14:paraId="7ADDE81F" w14:textId="090C5A30">
      <w:pPr>
        <w:pStyle w:val="CommentText"/>
      </w:pPr>
    </w:p>
  </w:comment>
  <w:comment xmlns:w="http://schemas.openxmlformats.org/wordprocessingml/2006/main" w:initials="MB" w:author="Marijn Bauters" w:date="2025-03-12T21:57:07" w:id="1732284596">
    <w:p xmlns:w14="http://schemas.microsoft.com/office/word/2010/wordml" xmlns:w="http://schemas.openxmlformats.org/wordprocessingml/2006/main" w:rsidR="0A5D6C13" w:rsidRDefault="72C789D0" w14:paraId="76BCFD72" w14:textId="1A82DEC4">
      <w:pPr>
        <w:pStyle w:val="CommentText"/>
      </w:pPr>
      <w:r>
        <w:rPr>
          <w:rStyle w:val="CommentReference"/>
        </w:rPr>
        <w:annotationRef/>
      </w:r>
      <w:r w:rsidRPr="6B18896A" w:rsidR="718A2ED8">
        <w:t>split up sentence here</w:t>
      </w:r>
    </w:p>
  </w:comment>
  <w:comment xmlns:w="http://schemas.openxmlformats.org/wordprocessingml/2006/main" w:initials="PB" w:author="Pascal Boeckx" w:date="2025-03-12T22:47:23" w:id="2078441169">
    <w:p xmlns:w14="http://schemas.microsoft.com/office/word/2010/wordml" xmlns:w="http://schemas.openxmlformats.org/wordprocessingml/2006/main" w:rsidR="78F83411" w:rsidRDefault="77A01A5C" w14:paraId="6DC9E36F" w14:textId="40E3254A">
      <w:pPr>
        <w:pStyle w:val="CommentText"/>
      </w:pPr>
      <w:r>
        <w:rPr>
          <w:rStyle w:val="CommentReference"/>
        </w:rPr>
        <w:annotationRef/>
      </w:r>
      <w:r w:rsidRPr="57EF3365" w:rsidR="21581304">
        <w:t>This is not clear, you mean you did not have enough leaf material for isotope analyses in P+CAT treatment? This is a bit strange no,...a high biomass plant and not sufficient material</w:t>
      </w:r>
    </w:p>
  </w:comment>
  <w:comment xmlns:w="http://schemas.openxmlformats.org/wordprocessingml/2006/main" w:initials="PB" w:author="Pascal Boeckx" w:date="2025-03-13T08:58:36" w:id="148208137">
    <w:p xmlns:w14="http://schemas.microsoft.com/office/word/2010/wordml" xmlns:w="http://schemas.openxmlformats.org/wordprocessingml/2006/main" w:rsidR="1597A014" w:rsidRDefault="6A45742F" w14:paraId="41082045" w14:textId="4F8D6008">
      <w:pPr>
        <w:pStyle w:val="CommentText"/>
      </w:pPr>
      <w:r>
        <w:rPr>
          <w:rStyle w:val="CommentReference"/>
        </w:rPr>
        <w:annotationRef/>
      </w:r>
      <w:r w:rsidRPr="08F5639A" w:rsidR="3F129530">
        <w:t>But, plantations (for regrowth forests or for commodities) will (have to) be part of a multi-functional landscape. People also need local commodities (like oil palm) and WORK !!!! If it is a forest, a plantation or a cassava field they all lack the same: nutrients; to increase primary productivity! This experiment shows this (as other studies of e.g. Ken Giller in coach).</w:t>
      </w:r>
    </w:p>
  </w:comment>
  <w:comment xmlns:w="http://schemas.openxmlformats.org/wordprocessingml/2006/main" w:initials="PB" w:author="Pascal Boeckx" w:date="2025-03-13T09:00:29" w:id="1947530780">
    <w:p xmlns:w14="http://schemas.microsoft.com/office/word/2010/wordml" xmlns:w="http://schemas.openxmlformats.org/wordprocessingml/2006/main" w:rsidR="393DC95A" w:rsidRDefault="12C8CC79" w14:paraId="3C276C78" w14:textId="0A60E4B9">
      <w:pPr>
        <w:pStyle w:val="CommentText"/>
      </w:pPr>
      <w:r>
        <w:rPr>
          <w:rStyle w:val="CommentReference"/>
        </w:rPr>
        <w:annotationRef/>
      </w:r>
      <w:r w:rsidRPr="064EB3ED" w:rsidR="33C18344">
        <w:t>not in your letter you use slash and burn,... be consistent!!</w:t>
      </w:r>
    </w:p>
  </w:comment>
  <w:comment xmlns:w="http://schemas.openxmlformats.org/wordprocessingml/2006/main" w:initials="PB" w:author="Pascal Boeckx" w:date="2025-03-13T09:01:36" w:id="907522565">
    <w:p xmlns:w14="http://schemas.microsoft.com/office/word/2010/wordml" xmlns:w="http://schemas.openxmlformats.org/wordprocessingml/2006/main" w:rsidR="1893EC11" w:rsidRDefault="22393B7F" w14:paraId="0240E2CD" w14:textId="4C078D42">
      <w:pPr>
        <w:pStyle w:val="CommentText"/>
      </w:pPr>
      <w:r>
        <w:rPr>
          <w:rStyle w:val="CommentReference"/>
        </w:rPr>
        <w:annotationRef/>
      </w:r>
      <w:r w:rsidRPr="0326E8B3" w:rsidR="5FC61CCB">
        <w:t>Aha good, you will see that elsewhere I also added the word primary productivity!!</w:t>
      </w:r>
    </w:p>
  </w:comment>
</w:comments>
</file>

<file path=word/commentsExtended.xml><?xml version="1.0" encoding="utf-8"?>
<w15:commentsEx xmlns:mc="http://schemas.openxmlformats.org/markup-compatibility/2006" xmlns:w15="http://schemas.microsoft.com/office/word/2012/wordml" mc:Ignorable="w15">
  <w15:commentEx w15:done="0" w15:paraId="2801DC59"/>
  <w15:commentEx w15:done="0" w15:paraId="778048FC"/>
  <w15:commentEx w15:done="0" w15:paraId="78CA49A2"/>
  <w15:commentEx w15:done="0" w15:paraId="13A35D2F"/>
  <w15:commentEx w15:done="0" w15:paraId="3F8DA7C8"/>
  <w15:commentEx w15:done="0" w15:paraId="69E3BCE1"/>
  <w15:commentEx w15:done="0" w15:paraId="46CB059B"/>
  <w15:commentEx w15:done="0" w15:paraId="1DF3FEA4"/>
  <w15:commentEx w15:done="0" w15:paraId="6D591EC8"/>
  <w15:commentEx w15:done="0" w15:paraId="314CE590"/>
  <w15:commentEx w15:done="0" w15:paraId="0A61F0CE"/>
  <w15:commentEx w15:done="0" w15:paraId="3AFBDB66" w15:paraIdParent="778048FC"/>
  <w15:commentEx w15:done="0" w15:paraId="175D76F2"/>
  <w15:commentEx w15:done="0" w15:paraId="589D3136"/>
  <w15:commentEx w15:done="0" w15:paraId="5A1638E4"/>
  <w15:commentEx w15:done="0" w15:paraId="048543E8" w15:paraIdParent="5A1638E4"/>
  <w15:commentEx w15:done="0" w15:paraId="7ADDE81F"/>
  <w15:commentEx w15:done="0" w15:paraId="76BCFD72"/>
  <w15:commentEx w15:done="0" w15:paraId="6DC9E36F"/>
  <w15:commentEx w15:done="0" w15:paraId="41082045" w15:paraIdParent="0A61F0CE"/>
  <w15:commentEx w15:done="0" w15:paraId="3C276C78"/>
  <w15:commentEx w15:done="0" w15:paraId="0240E2C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E124E3B" w16cex:dateUtc="2025-03-11T12:38:00Z"/>
  <w16cex:commentExtensible w16cex:durableId="48D235C4" w16cex:dateUtc="2025-03-11T08:16:00Z"/>
  <w16cex:commentExtensible w16cex:durableId="5465FEF2" w16cex:dateUtc="2025-03-12T09:42:57.019Z"/>
  <w16cex:commentExtensible w16cex:durableId="07ABA33B" w16cex:dateUtc="2025-03-12T10:02:15.68Z"/>
  <w16cex:commentExtensible w16cex:durableId="6B64C1A2" w16cex:dateUtc="2025-03-12T10:19:56.176Z"/>
  <w16cex:commentExtensible w16cex:durableId="0A0C9DF5" w16cex:dateUtc="2025-03-12T11:18:20.895Z"/>
  <w16cex:commentExtensible w16cex:durableId="625B476F" w16cex:dateUtc="2025-03-12T12:12:39.488Z"/>
  <w16cex:commentExtensible w16cex:durableId="410355BE" w16cex:dateUtc="2025-03-12T12:19:34.612Z"/>
  <w16cex:commentExtensible w16cex:durableId="6FB10FFC" w16cex:dateUtc="2025-03-12T12:21:50.512Z"/>
  <w16cex:commentExtensible w16cex:durableId="6B4D7D9A" w16cex:dateUtc="2025-03-12T12:29:31.688Z"/>
  <w16cex:commentExtensible w16cex:durableId="429D9896" w16cex:dateUtc="2025-03-12T20:23:43.355Z"/>
  <w16cex:commentExtensible w16cex:durableId="6306C2A8" w16cex:dateUtc="2025-03-12T20:47:06.454Z"/>
  <w16cex:commentExtensible w16cex:durableId="2DED1472" w16cex:dateUtc="2025-03-12T20:49:20.957Z"/>
  <w16cex:commentExtensible w16cex:durableId="7483E54B" w16cex:dateUtc="2025-03-12T20:52:59.864Z"/>
  <w16cex:commentExtensible w16cex:durableId="5EB68D1D" w16cex:dateUtc="2025-03-12T20:53:44.774Z"/>
  <w16cex:commentExtensible w16cex:durableId="1D34DFE7" w16cex:dateUtc="2025-03-12T20:54:04.488Z"/>
  <w16cex:commentExtensible w16cex:durableId="42DD465E" w16cex:dateUtc="2025-03-12T20:55:07.196Z"/>
  <w16cex:commentExtensible w16cex:durableId="2895D037" w16cex:dateUtc="2025-03-12T20:57:07.765Z"/>
  <w16cex:commentExtensible w16cex:durableId="2C86D803" w16cex:dateUtc="2025-03-12T21:47:23.004Z"/>
  <w16cex:commentExtensible w16cex:durableId="64A8679A" w16cex:dateUtc="2025-03-13T07:58:36.423Z"/>
  <w16cex:commentExtensible w16cex:durableId="5E5F50BC" w16cex:dateUtc="2025-03-13T08:00:29.548Z"/>
  <w16cex:commentExtensible w16cex:durableId="683DFC7E" w16cex:dateUtc="2025-03-13T08:01:36.564Z"/>
</w16cex:commentsExtensible>
</file>

<file path=word/commentsIds.xml><?xml version="1.0" encoding="utf-8"?>
<w16cid:commentsIds xmlns:mc="http://schemas.openxmlformats.org/markup-compatibility/2006" xmlns:w16cid="http://schemas.microsoft.com/office/word/2016/wordml/cid" mc:Ignorable="w16cid">
  <w16cid:commentId w16cid:paraId="2801DC59" w16cid:durableId="4E124E3B"/>
  <w16cid:commentId w16cid:paraId="778048FC" w16cid:durableId="48D235C4"/>
  <w16cid:commentId w16cid:paraId="78CA49A2" w16cid:durableId="5465FEF2"/>
  <w16cid:commentId w16cid:paraId="13A35D2F" w16cid:durableId="07ABA33B"/>
  <w16cid:commentId w16cid:paraId="3F8DA7C8" w16cid:durableId="6B64C1A2"/>
  <w16cid:commentId w16cid:paraId="69E3BCE1" w16cid:durableId="0A0C9DF5"/>
  <w16cid:commentId w16cid:paraId="46CB059B" w16cid:durableId="625B476F"/>
  <w16cid:commentId w16cid:paraId="1DF3FEA4" w16cid:durableId="410355BE"/>
  <w16cid:commentId w16cid:paraId="6D591EC8" w16cid:durableId="6FB10FFC"/>
  <w16cid:commentId w16cid:paraId="314CE590" w16cid:durableId="6B4D7D9A"/>
  <w16cid:commentId w16cid:paraId="0A61F0CE" w16cid:durableId="429D9896"/>
  <w16cid:commentId w16cid:paraId="3AFBDB66" w16cid:durableId="6306C2A8"/>
  <w16cid:commentId w16cid:paraId="175D76F2" w16cid:durableId="2DED1472"/>
  <w16cid:commentId w16cid:paraId="589D3136" w16cid:durableId="7483E54B"/>
  <w16cid:commentId w16cid:paraId="5A1638E4" w16cid:durableId="5EB68D1D"/>
  <w16cid:commentId w16cid:paraId="048543E8" w16cid:durableId="1D34DFE7"/>
  <w16cid:commentId w16cid:paraId="7ADDE81F" w16cid:durableId="42DD465E"/>
  <w16cid:commentId w16cid:paraId="76BCFD72" w16cid:durableId="2895D037"/>
  <w16cid:commentId w16cid:paraId="6DC9E36F" w16cid:durableId="2C86D803"/>
  <w16cid:commentId w16cid:paraId="41082045" w16cid:durableId="64A8679A"/>
  <w16cid:commentId w16cid:paraId="3C276C78" w16cid:durableId="5E5F50BC"/>
  <w16cid:commentId w16cid:paraId="0240E2CD" w16cid:durableId="683DFC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37B7" w:rsidP="00435E6B" w:rsidRDefault="008D37B7" w14:paraId="3ECA9F37" w14:textId="77777777">
      <w:pPr>
        <w:spacing w:after="0" w:line="240" w:lineRule="auto"/>
      </w:pPr>
      <w:r>
        <w:separator/>
      </w:r>
    </w:p>
  </w:endnote>
  <w:endnote w:type="continuationSeparator" w:id="0">
    <w:p w:rsidR="008D37B7" w:rsidP="00435E6B" w:rsidRDefault="008D37B7" w14:paraId="1832620B" w14:textId="77777777">
      <w:pPr>
        <w:spacing w:after="0" w:line="240" w:lineRule="auto"/>
      </w:pPr>
      <w:r>
        <w:continuationSeparator/>
      </w:r>
    </w:p>
  </w:endnote>
  <w:endnote w:type="continuationNotice" w:id="1">
    <w:p w:rsidR="008D37B7" w:rsidRDefault="008D37B7" w14:paraId="60ADB80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100670"/>
      <w:docPartObj>
        <w:docPartGallery w:val="Page Numbers (Bottom of Page)"/>
        <w:docPartUnique/>
      </w:docPartObj>
    </w:sdtPr>
    <w:sdtEndPr>
      <w:rPr>
        <w:noProof/>
      </w:rPr>
    </w:sdtEndPr>
    <w:sdtContent>
      <w:p w:rsidR="002F0BA6" w:rsidRDefault="002F0BA6" w14:paraId="0B7E0642" w14:textId="4B5158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35E6B" w:rsidP="00435E6B" w:rsidRDefault="00435E6B" w14:paraId="79ADFE61" w14:textId="77777777">
    <w:pPr>
      <w:pStyle w:val="Footer"/>
      <w:tabs>
        <w:tab w:val="left" w:pos="581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37B7" w:rsidP="00435E6B" w:rsidRDefault="008D37B7" w14:paraId="1F8F844A" w14:textId="77777777">
      <w:pPr>
        <w:spacing w:after="0" w:line="240" w:lineRule="auto"/>
      </w:pPr>
      <w:r>
        <w:separator/>
      </w:r>
    </w:p>
  </w:footnote>
  <w:footnote w:type="continuationSeparator" w:id="0">
    <w:p w:rsidR="008D37B7" w:rsidP="00435E6B" w:rsidRDefault="008D37B7" w14:paraId="36F11226" w14:textId="77777777">
      <w:pPr>
        <w:spacing w:after="0" w:line="240" w:lineRule="auto"/>
      </w:pPr>
      <w:r>
        <w:continuationSeparator/>
      </w:r>
    </w:p>
  </w:footnote>
  <w:footnote w:type="continuationNotice" w:id="1">
    <w:p w:rsidR="008D37B7" w:rsidRDefault="008D37B7" w14:paraId="3D0C8D00"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2091"/>
    <w:multiLevelType w:val="hybridMultilevel"/>
    <w:tmpl w:val="228CB5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AE76B6"/>
    <w:multiLevelType w:val="hybridMultilevel"/>
    <w:tmpl w:val="5346250C"/>
    <w:lvl w:ilvl="0" w:tplc="4B707D8E">
      <w:numFmt w:val="bullet"/>
      <w:lvlText w:val=""/>
      <w:lvlJc w:val="left"/>
      <w:pPr>
        <w:ind w:left="786" w:hanging="360"/>
      </w:pPr>
      <w:rPr>
        <w:rFonts w:hint="default" w:ascii="Wingdings" w:hAnsi="Wingdings" w:eastAsiaTheme="minorHAnsi" w:cstheme="minorBidi"/>
      </w:rPr>
    </w:lvl>
    <w:lvl w:ilvl="1" w:tplc="04090003" w:tentative="1">
      <w:start w:val="1"/>
      <w:numFmt w:val="bullet"/>
      <w:lvlText w:val="o"/>
      <w:lvlJc w:val="left"/>
      <w:pPr>
        <w:ind w:left="1506" w:hanging="360"/>
      </w:pPr>
      <w:rPr>
        <w:rFonts w:hint="default" w:ascii="Courier New" w:hAnsi="Courier New" w:cs="Courier New"/>
      </w:rPr>
    </w:lvl>
    <w:lvl w:ilvl="2" w:tplc="04090005" w:tentative="1">
      <w:start w:val="1"/>
      <w:numFmt w:val="bullet"/>
      <w:lvlText w:val=""/>
      <w:lvlJc w:val="left"/>
      <w:pPr>
        <w:ind w:left="2226" w:hanging="360"/>
      </w:pPr>
      <w:rPr>
        <w:rFonts w:hint="default" w:ascii="Wingdings" w:hAnsi="Wingdings"/>
      </w:rPr>
    </w:lvl>
    <w:lvl w:ilvl="3" w:tplc="04090001" w:tentative="1">
      <w:start w:val="1"/>
      <w:numFmt w:val="bullet"/>
      <w:lvlText w:val=""/>
      <w:lvlJc w:val="left"/>
      <w:pPr>
        <w:ind w:left="2946" w:hanging="360"/>
      </w:pPr>
      <w:rPr>
        <w:rFonts w:hint="default" w:ascii="Symbol" w:hAnsi="Symbol"/>
      </w:rPr>
    </w:lvl>
    <w:lvl w:ilvl="4" w:tplc="04090003" w:tentative="1">
      <w:start w:val="1"/>
      <w:numFmt w:val="bullet"/>
      <w:lvlText w:val="o"/>
      <w:lvlJc w:val="left"/>
      <w:pPr>
        <w:ind w:left="3666" w:hanging="360"/>
      </w:pPr>
      <w:rPr>
        <w:rFonts w:hint="default" w:ascii="Courier New" w:hAnsi="Courier New" w:cs="Courier New"/>
      </w:rPr>
    </w:lvl>
    <w:lvl w:ilvl="5" w:tplc="04090005" w:tentative="1">
      <w:start w:val="1"/>
      <w:numFmt w:val="bullet"/>
      <w:lvlText w:val=""/>
      <w:lvlJc w:val="left"/>
      <w:pPr>
        <w:ind w:left="4386" w:hanging="360"/>
      </w:pPr>
      <w:rPr>
        <w:rFonts w:hint="default" w:ascii="Wingdings" w:hAnsi="Wingdings"/>
      </w:rPr>
    </w:lvl>
    <w:lvl w:ilvl="6" w:tplc="04090001" w:tentative="1">
      <w:start w:val="1"/>
      <w:numFmt w:val="bullet"/>
      <w:lvlText w:val=""/>
      <w:lvlJc w:val="left"/>
      <w:pPr>
        <w:ind w:left="5106" w:hanging="360"/>
      </w:pPr>
      <w:rPr>
        <w:rFonts w:hint="default" w:ascii="Symbol" w:hAnsi="Symbol"/>
      </w:rPr>
    </w:lvl>
    <w:lvl w:ilvl="7" w:tplc="04090003" w:tentative="1">
      <w:start w:val="1"/>
      <w:numFmt w:val="bullet"/>
      <w:lvlText w:val="o"/>
      <w:lvlJc w:val="left"/>
      <w:pPr>
        <w:ind w:left="5826" w:hanging="360"/>
      </w:pPr>
      <w:rPr>
        <w:rFonts w:hint="default" w:ascii="Courier New" w:hAnsi="Courier New" w:cs="Courier New"/>
      </w:rPr>
    </w:lvl>
    <w:lvl w:ilvl="8" w:tplc="04090005" w:tentative="1">
      <w:start w:val="1"/>
      <w:numFmt w:val="bullet"/>
      <w:lvlText w:val=""/>
      <w:lvlJc w:val="left"/>
      <w:pPr>
        <w:ind w:left="6546" w:hanging="360"/>
      </w:pPr>
      <w:rPr>
        <w:rFonts w:hint="default" w:ascii="Wingdings" w:hAnsi="Wingdings"/>
      </w:rPr>
    </w:lvl>
  </w:abstractNum>
  <w:abstractNum w:abstractNumId="2" w15:restartNumberingAfterBreak="0">
    <w:nsid w:val="18F36877"/>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A2A6C27"/>
    <w:multiLevelType w:val="hybridMultilevel"/>
    <w:tmpl w:val="9E4A28E0"/>
    <w:lvl w:ilvl="0" w:tplc="A19C5656">
      <w:start w:val="16"/>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DC420D6"/>
    <w:multiLevelType w:val="hybridMultilevel"/>
    <w:tmpl w:val="7C88F4C8"/>
    <w:lvl w:ilvl="0" w:tplc="79DEDB44">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0981451"/>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522701"/>
    <w:multiLevelType w:val="hybridMultilevel"/>
    <w:tmpl w:val="D41CB5F4"/>
    <w:lvl w:ilvl="0" w:tplc="0B82E63A">
      <w:numFmt w:val="bullet"/>
      <w:lvlText w:val=""/>
      <w:lvlJc w:val="left"/>
      <w:pPr>
        <w:ind w:left="720" w:hanging="360"/>
      </w:pPr>
      <w:rPr>
        <w:rFonts w:hint="default" w:ascii="Wingdings" w:hAnsi="Wingdings" w:eastAsiaTheme="minorHAnsi" w:cstheme="minorBidi"/>
        <w:color w:val="00000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5C4C6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2441708"/>
    <w:multiLevelType w:val="multilevel"/>
    <w:tmpl w:val="A6F8F71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3987F48"/>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C194826"/>
    <w:multiLevelType w:val="hybridMultilevel"/>
    <w:tmpl w:val="D12AC0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CE61C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C628B4"/>
    <w:multiLevelType w:val="hybridMultilevel"/>
    <w:tmpl w:val="AE50BD4A"/>
    <w:lvl w:ilvl="0" w:tplc="71867B9C">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05F38F1"/>
    <w:multiLevelType w:val="hybridMultilevel"/>
    <w:tmpl w:val="3948C850"/>
    <w:lvl w:ilvl="0" w:tplc="EACE6A86">
      <w:numFmt w:val="bullet"/>
      <w:lvlText w:val=""/>
      <w:lvlJc w:val="left"/>
      <w:pPr>
        <w:ind w:left="720" w:hanging="360"/>
      </w:pPr>
      <w:rPr>
        <w:rFonts w:hint="default" w:ascii="Wingdings" w:hAnsi="Wingdings" w:eastAsiaTheme="minorHAnsi" w:cstheme="minorBidi"/>
        <w:color w:val="00000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2200C5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717BAF"/>
    <w:multiLevelType w:val="hybridMultilevel"/>
    <w:tmpl w:val="3D728928"/>
    <w:lvl w:ilvl="0" w:tplc="1ABE5C60">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9AF0599"/>
    <w:multiLevelType w:val="hybridMultilevel"/>
    <w:tmpl w:val="776853C2"/>
    <w:lvl w:ilvl="0" w:tplc="43CA087A">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A5735DC"/>
    <w:multiLevelType w:val="hybridMultilevel"/>
    <w:tmpl w:val="628625FA"/>
    <w:lvl w:ilvl="0" w:tplc="A4803B10">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2303B8E"/>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9067884"/>
    <w:multiLevelType w:val="hybridMultilevel"/>
    <w:tmpl w:val="A63E1A76"/>
    <w:lvl w:ilvl="0" w:tplc="ECF880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CD6126"/>
    <w:multiLevelType w:val="hybridMultilevel"/>
    <w:tmpl w:val="3EBE7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205875"/>
    <w:multiLevelType w:val="hybridMultilevel"/>
    <w:tmpl w:val="2870A8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710EBA"/>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08F14E8"/>
    <w:multiLevelType w:val="hybridMultilevel"/>
    <w:tmpl w:val="6464B3A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3D51C8"/>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AE94CC3"/>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EC0192D"/>
    <w:multiLevelType w:val="hybridMultilevel"/>
    <w:tmpl w:val="48764A2E"/>
    <w:lvl w:ilvl="0" w:tplc="94E49B9C">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52E4874"/>
    <w:multiLevelType w:val="hybridMultilevel"/>
    <w:tmpl w:val="83EC6E16"/>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76F279CF"/>
    <w:multiLevelType w:val="hybridMultilevel"/>
    <w:tmpl w:val="3FBECD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9032787"/>
    <w:multiLevelType w:val="hybridMultilevel"/>
    <w:tmpl w:val="DC0677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7A153E"/>
    <w:multiLevelType w:val="hybridMultilevel"/>
    <w:tmpl w:val="42AAE4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CDE2562"/>
    <w:multiLevelType w:val="hybridMultilevel"/>
    <w:tmpl w:val="A524FBD6"/>
    <w:lvl w:ilvl="0" w:tplc="4EDEFFE6">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E141D3D"/>
    <w:multiLevelType w:val="hybridMultilevel"/>
    <w:tmpl w:val="75164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366679">
    <w:abstractNumId w:val="30"/>
  </w:num>
  <w:num w:numId="2" w16cid:durableId="1881477554">
    <w:abstractNumId w:val="2"/>
  </w:num>
  <w:num w:numId="3" w16cid:durableId="347488639">
    <w:abstractNumId w:val="27"/>
  </w:num>
  <w:num w:numId="4" w16cid:durableId="1087844344">
    <w:abstractNumId w:val="19"/>
  </w:num>
  <w:num w:numId="5" w16cid:durableId="1717313771">
    <w:abstractNumId w:val="18"/>
  </w:num>
  <w:num w:numId="6" w16cid:durableId="1893881154">
    <w:abstractNumId w:val="6"/>
  </w:num>
  <w:num w:numId="7" w16cid:durableId="1837766630">
    <w:abstractNumId w:val="15"/>
  </w:num>
  <w:num w:numId="8" w16cid:durableId="1014184271">
    <w:abstractNumId w:val="3"/>
  </w:num>
  <w:num w:numId="9" w16cid:durableId="1035229963">
    <w:abstractNumId w:val="13"/>
  </w:num>
  <w:num w:numId="10" w16cid:durableId="1643383873">
    <w:abstractNumId w:val="12"/>
  </w:num>
  <w:num w:numId="11" w16cid:durableId="716010848">
    <w:abstractNumId w:val="22"/>
  </w:num>
  <w:num w:numId="12" w16cid:durableId="998310960">
    <w:abstractNumId w:val="17"/>
  </w:num>
  <w:num w:numId="13" w16cid:durableId="1506481880">
    <w:abstractNumId w:val="8"/>
  </w:num>
  <w:num w:numId="14" w16cid:durableId="452291716">
    <w:abstractNumId w:val="0"/>
  </w:num>
  <w:num w:numId="15" w16cid:durableId="466437777">
    <w:abstractNumId w:val="25"/>
  </w:num>
  <w:num w:numId="16" w16cid:durableId="780420541">
    <w:abstractNumId w:val="20"/>
  </w:num>
  <w:num w:numId="17" w16cid:durableId="1538087098">
    <w:abstractNumId w:val="28"/>
  </w:num>
  <w:num w:numId="18" w16cid:durableId="930242814">
    <w:abstractNumId w:val="23"/>
  </w:num>
  <w:num w:numId="19" w16cid:durableId="606886439">
    <w:abstractNumId w:val="5"/>
  </w:num>
  <w:num w:numId="20" w16cid:durableId="1589120869">
    <w:abstractNumId w:val="32"/>
  </w:num>
  <w:num w:numId="21" w16cid:durableId="1960838284">
    <w:abstractNumId w:val="21"/>
  </w:num>
  <w:num w:numId="22" w16cid:durableId="561477729">
    <w:abstractNumId w:val="10"/>
  </w:num>
  <w:num w:numId="23" w16cid:durableId="647634087">
    <w:abstractNumId w:val="24"/>
  </w:num>
  <w:num w:numId="24" w16cid:durableId="1660768776">
    <w:abstractNumId w:val="7"/>
  </w:num>
  <w:num w:numId="25" w16cid:durableId="2004628665">
    <w:abstractNumId w:val="11"/>
  </w:num>
  <w:num w:numId="26" w16cid:durableId="373774882">
    <w:abstractNumId w:val="1"/>
  </w:num>
  <w:num w:numId="27" w16cid:durableId="634415229">
    <w:abstractNumId w:val="14"/>
  </w:num>
  <w:num w:numId="28" w16cid:durableId="2072340105">
    <w:abstractNumId w:val="29"/>
  </w:num>
  <w:num w:numId="29" w16cid:durableId="208104209">
    <w:abstractNumId w:val="26"/>
  </w:num>
  <w:num w:numId="30" w16cid:durableId="1389962246">
    <w:abstractNumId w:val="16"/>
  </w:num>
  <w:num w:numId="31" w16cid:durableId="1150486494">
    <w:abstractNumId w:val="9"/>
  </w:num>
  <w:num w:numId="32" w16cid:durableId="3631778">
    <w:abstractNumId w:val="31"/>
  </w:num>
  <w:num w:numId="33" w16cid:durableId="1313218676">
    <w:abstractNumId w:val="4"/>
  </w:num>
</w:numbering>
</file>

<file path=word/people.xml><?xml version="1.0" encoding="utf-8"?>
<w15:people xmlns:mc="http://schemas.openxmlformats.org/markup-compatibility/2006" xmlns:w15="http://schemas.microsoft.com/office/word/2012/wordml" mc:Ignorable="w15">
  <w15:person w15:author="Viktor Van de Velde">
    <w15:presenceInfo w15:providerId="AD" w15:userId="S::Viktor.VandeVelde@UGent.be::1cd35c2c-4771-4e44-a65c-4beb862835a4"/>
  </w15:person>
  <w15:person w15:author="Thomas Sibret">
    <w15:presenceInfo w15:providerId="AD" w15:userId="S::thomas.sibret@ugent.be::cf02ef23-f809-4102-9455-9c4afad486ba"/>
  </w15:person>
  <w15:person w15:author="Thomas Sibret">
    <w15:presenceInfo w15:providerId="AD" w15:userId="S::thomas.sibret@ugent.be::cf02ef23-f809-4102-9455-9c4afad486ba"/>
  </w15:person>
  <w15:person w15:author="Marijn Bauters">
    <w15:presenceInfo w15:providerId="AD" w15:userId="S::marijn.bauters@ugent.be::d2cb3474-ca4d-4991-a622-51f039614201"/>
  </w15:person>
  <w15:person w15:author="Marijn Bauters">
    <w15:presenceInfo w15:providerId="AD" w15:userId="S::marijn.bauters@ugent.be::d2cb3474-ca4d-4991-a622-51f039614201"/>
  </w15:person>
  <w15:person w15:author="Pascal Boeckx">
    <w15:presenceInfo w15:providerId="AD" w15:userId="S::pascal.boeckx@ugent.be::15162424-d9a2-4e02-ad5f-c83148f98b88"/>
  </w15:person>
  <w15:person w15:author="Pascal Boeckx">
    <w15:presenceInfo w15:providerId="AD" w15:userId="S::pascal.boeckx@ugent.be::15162424-d9a2-4e02-ad5f-c83148f98b8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tru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wNzc0tDQ0tTAyMTRQ0lEKTi0uzszPAymwMKkFACsWDJotAAAA"/>
  </w:docVars>
  <w:rsids>
    <w:rsidRoot w:val="00555899"/>
    <w:rsid w:val="00000000"/>
    <w:rsid w:val="0000032E"/>
    <w:rsid w:val="000003F7"/>
    <w:rsid w:val="0000059E"/>
    <w:rsid w:val="00000C41"/>
    <w:rsid w:val="000016F4"/>
    <w:rsid w:val="0000198E"/>
    <w:rsid w:val="000019B9"/>
    <w:rsid w:val="00002295"/>
    <w:rsid w:val="00002340"/>
    <w:rsid w:val="00002442"/>
    <w:rsid w:val="0000266B"/>
    <w:rsid w:val="00002B6D"/>
    <w:rsid w:val="0000349F"/>
    <w:rsid w:val="0000353F"/>
    <w:rsid w:val="000039E9"/>
    <w:rsid w:val="00003A62"/>
    <w:rsid w:val="00004D07"/>
    <w:rsid w:val="000053C7"/>
    <w:rsid w:val="0000540F"/>
    <w:rsid w:val="00005444"/>
    <w:rsid w:val="0000576C"/>
    <w:rsid w:val="000057B7"/>
    <w:rsid w:val="00005E80"/>
    <w:rsid w:val="00005F7E"/>
    <w:rsid w:val="000061E0"/>
    <w:rsid w:val="000067D6"/>
    <w:rsid w:val="00006F73"/>
    <w:rsid w:val="00007F52"/>
    <w:rsid w:val="00010F8F"/>
    <w:rsid w:val="00011BCF"/>
    <w:rsid w:val="000125C8"/>
    <w:rsid w:val="00012740"/>
    <w:rsid w:val="00012D5C"/>
    <w:rsid w:val="00012E60"/>
    <w:rsid w:val="0001398E"/>
    <w:rsid w:val="00013DFC"/>
    <w:rsid w:val="00013F97"/>
    <w:rsid w:val="0001470B"/>
    <w:rsid w:val="00014A62"/>
    <w:rsid w:val="00014BF6"/>
    <w:rsid w:val="0001542C"/>
    <w:rsid w:val="00015A93"/>
    <w:rsid w:val="0001604A"/>
    <w:rsid w:val="0001620A"/>
    <w:rsid w:val="00016BBF"/>
    <w:rsid w:val="00016E82"/>
    <w:rsid w:val="00017BF4"/>
    <w:rsid w:val="0002005D"/>
    <w:rsid w:val="0002020D"/>
    <w:rsid w:val="00020473"/>
    <w:rsid w:val="000205C3"/>
    <w:rsid w:val="00020B0E"/>
    <w:rsid w:val="00020C72"/>
    <w:rsid w:val="00021241"/>
    <w:rsid w:val="0002170E"/>
    <w:rsid w:val="00021BD8"/>
    <w:rsid w:val="00021DAF"/>
    <w:rsid w:val="00022587"/>
    <w:rsid w:val="0002270A"/>
    <w:rsid w:val="000227A0"/>
    <w:rsid w:val="00022DDF"/>
    <w:rsid w:val="00022E95"/>
    <w:rsid w:val="00022EDE"/>
    <w:rsid w:val="00022F70"/>
    <w:rsid w:val="00023460"/>
    <w:rsid w:val="000235F3"/>
    <w:rsid w:val="000239E5"/>
    <w:rsid w:val="00023B08"/>
    <w:rsid w:val="00023B26"/>
    <w:rsid w:val="0002402E"/>
    <w:rsid w:val="000246F4"/>
    <w:rsid w:val="0002485C"/>
    <w:rsid w:val="00024E01"/>
    <w:rsid w:val="0002553B"/>
    <w:rsid w:val="00025C24"/>
    <w:rsid w:val="00025F1F"/>
    <w:rsid w:val="000262F8"/>
    <w:rsid w:val="00026417"/>
    <w:rsid w:val="00026D29"/>
    <w:rsid w:val="00027107"/>
    <w:rsid w:val="00027C1D"/>
    <w:rsid w:val="00027E35"/>
    <w:rsid w:val="0002E5B2"/>
    <w:rsid w:val="00030F5A"/>
    <w:rsid w:val="000311F4"/>
    <w:rsid w:val="00031B12"/>
    <w:rsid w:val="00031B92"/>
    <w:rsid w:val="0003219A"/>
    <w:rsid w:val="00032679"/>
    <w:rsid w:val="00032B2F"/>
    <w:rsid w:val="00032B87"/>
    <w:rsid w:val="0003339C"/>
    <w:rsid w:val="000335BF"/>
    <w:rsid w:val="00034302"/>
    <w:rsid w:val="00034589"/>
    <w:rsid w:val="00034ADE"/>
    <w:rsid w:val="00034EFB"/>
    <w:rsid w:val="000359C4"/>
    <w:rsid w:val="00035B21"/>
    <w:rsid w:val="0003628D"/>
    <w:rsid w:val="00036303"/>
    <w:rsid w:val="00036DC3"/>
    <w:rsid w:val="00036F11"/>
    <w:rsid w:val="0003731C"/>
    <w:rsid w:val="00037351"/>
    <w:rsid w:val="00037418"/>
    <w:rsid w:val="000374C2"/>
    <w:rsid w:val="00037505"/>
    <w:rsid w:val="000375A0"/>
    <w:rsid w:val="000375E7"/>
    <w:rsid w:val="00037DE0"/>
    <w:rsid w:val="0004119D"/>
    <w:rsid w:val="000413C2"/>
    <w:rsid w:val="0004155B"/>
    <w:rsid w:val="00041A9D"/>
    <w:rsid w:val="00041C91"/>
    <w:rsid w:val="00042C73"/>
    <w:rsid w:val="000436EE"/>
    <w:rsid w:val="00043CCA"/>
    <w:rsid w:val="00043E3A"/>
    <w:rsid w:val="00043E65"/>
    <w:rsid w:val="00044262"/>
    <w:rsid w:val="00045555"/>
    <w:rsid w:val="0004577A"/>
    <w:rsid w:val="00046029"/>
    <w:rsid w:val="000465A5"/>
    <w:rsid w:val="000469B3"/>
    <w:rsid w:val="00046A8D"/>
    <w:rsid w:val="000473FA"/>
    <w:rsid w:val="000502B1"/>
    <w:rsid w:val="000502F6"/>
    <w:rsid w:val="000509D1"/>
    <w:rsid w:val="00050BBD"/>
    <w:rsid w:val="000514B1"/>
    <w:rsid w:val="000519E7"/>
    <w:rsid w:val="00052089"/>
    <w:rsid w:val="00052780"/>
    <w:rsid w:val="00053274"/>
    <w:rsid w:val="000534A9"/>
    <w:rsid w:val="000535E1"/>
    <w:rsid w:val="00053681"/>
    <w:rsid w:val="00053AFF"/>
    <w:rsid w:val="000544B8"/>
    <w:rsid w:val="00054525"/>
    <w:rsid w:val="00054566"/>
    <w:rsid w:val="000549CC"/>
    <w:rsid w:val="00054AA9"/>
    <w:rsid w:val="00054B03"/>
    <w:rsid w:val="00054F0F"/>
    <w:rsid w:val="000552DC"/>
    <w:rsid w:val="00055A17"/>
    <w:rsid w:val="00055F8B"/>
    <w:rsid w:val="00056572"/>
    <w:rsid w:val="00056883"/>
    <w:rsid w:val="00056898"/>
    <w:rsid w:val="00056D58"/>
    <w:rsid w:val="00056E7B"/>
    <w:rsid w:val="00057039"/>
    <w:rsid w:val="00057549"/>
    <w:rsid w:val="0005789B"/>
    <w:rsid w:val="000603E4"/>
    <w:rsid w:val="0006050D"/>
    <w:rsid w:val="00060CC7"/>
    <w:rsid w:val="000610FB"/>
    <w:rsid w:val="000620E3"/>
    <w:rsid w:val="00063ED5"/>
    <w:rsid w:val="00063FA9"/>
    <w:rsid w:val="000642E9"/>
    <w:rsid w:val="0006540C"/>
    <w:rsid w:val="00065805"/>
    <w:rsid w:val="00065D5A"/>
    <w:rsid w:val="000661C0"/>
    <w:rsid w:val="00066E92"/>
    <w:rsid w:val="00070725"/>
    <w:rsid w:val="00070C7B"/>
    <w:rsid w:val="000710CB"/>
    <w:rsid w:val="00071271"/>
    <w:rsid w:val="00071622"/>
    <w:rsid w:val="000717BC"/>
    <w:rsid w:val="00071FBA"/>
    <w:rsid w:val="000721A6"/>
    <w:rsid w:val="000722A0"/>
    <w:rsid w:val="00072372"/>
    <w:rsid w:val="0007244B"/>
    <w:rsid w:val="000727DB"/>
    <w:rsid w:val="00072AB7"/>
    <w:rsid w:val="00072CCE"/>
    <w:rsid w:val="0007308A"/>
    <w:rsid w:val="00073504"/>
    <w:rsid w:val="00073AAB"/>
    <w:rsid w:val="00073DA1"/>
    <w:rsid w:val="00074293"/>
    <w:rsid w:val="0007533F"/>
    <w:rsid w:val="00075763"/>
    <w:rsid w:val="00075B78"/>
    <w:rsid w:val="00075DFE"/>
    <w:rsid w:val="0007607E"/>
    <w:rsid w:val="00076BC3"/>
    <w:rsid w:val="00076C7E"/>
    <w:rsid w:val="00076D17"/>
    <w:rsid w:val="00076D8C"/>
    <w:rsid w:val="00076E4D"/>
    <w:rsid w:val="00077288"/>
    <w:rsid w:val="00077458"/>
    <w:rsid w:val="00077937"/>
    <w:rsid w:val="00077A1A"/>
    <w:rsid w:val="00077B2B"/>
    <w:rsid w:val="0008089C"/>
    <w:rsid w:val="00080C34"/>
    <w:rsid w:val="00080CE9"/>
    <w:rsid w:val="00080F6A"/>
    <w:rsid w:val="00081CDD"/>
    <w:rsid w:val="00081E2A"/>
    <w:rsid w:val="00082A3F"/>
    <w:rsid w:val="00082E04"/>
    <w:rsid w:val="00082F63"/>
    <w:rsid w:val="0008327A"/>
    <w:rsid w:val="000832BF"/>
    <w:rsid w:val="00083E15"/>
    <w:rsid w:val="00083EF0"/>
    <w:rsid w:val="0008499E"/>
    <w:rsid w:val="00084B63"/>
    <w:rsid w:val="00084E51"/>
    <w:rsid w:val="000852F3"/>
    <w:rsid w:val="000853C2"/>
    <w:rsid w:val="00085D83"/>
    <w:rsid w:val="00086AA9"/>
    <w:rsid w:val="00087328"/>
    <w:rsid w:val="0008758A"/>
    <w:rsid w:val="00090094"/>
    <w:rsid w:val="0009054B"/>
    <w:rsid w:val="00090D8E"/>
    <w:rsid w:val="000912C2"/>
    <w:rsid w:val="00091976"/>
    <w:rsid w:val="00091C7C"/>
    <w:rsid w:val="00091ED4"/>
    <w:rsid w:val="000927CB"/>
    <w:rsid w:val="00092808"/>
    <w:rsid w:val="00092DBD"/>
    <w:rsid w:val="00092EC8"/>
    <w:rsid w:val="00092EDC"/>
    <w:rsid w:val="00093130"/>
    <w:rsid w:val="000934C6"/>
    <w:rsid w:val="00093B4C"/>
    <w:rsid w:val="000940A5"/>
    <w:rsid w:val="00094945"/>
    <w:rsid w:val="00094C9C"/>
    <w:rsid w:val="0009518D"/>
    <w:rsid w:val="000951EB"/>
    <w:rsid w:val="000952BD"/>
    <w:rsid w:val="000953F5"/>
    <w:rsid w:val="00095525"/>
    <w:rsid w:val="00095FFD"/>
    <w:rsid w:val="000964AD"/>
    <w:rsid w:val="0009673A"/>
    <w:rsid w:val="0009676E"/>
    <w:rsid w:val="00096E2E"/>
    <w:rsid w:val="00097E5B"/>
    <w:rsid w:val="000A0525"/>
    <w:rsid w:val="000A05AE"/>
    <w:rsid w:val="000A0AA5"/>
    <w:rsid w:val="000A1262"/>
    <w:rsid w:val="000A12FE"/>
    <w:rsid w:val="000A1318"/>
    <w:rsid w:val="000A15D0"/>
    <w:rsid w:val="000A16C7"/>
    <w:rsid w:val="000A170E"/>
    <w:rsid w:val="000A1AF8"/>
    <w:rsid w:val="000A1D14"/>
    <w:rsid w:val="000A2441"/>
    <w:rsid w:val="000A2533"/>
    <w:rsid w:val="000A2923"/>
    <w:rsid w:val="000A2C2E"/>
    <w:rsid w:val="000A2E34"/>
    <w:rsid w:val="000A2FF2"/>
    <w:rsid w:val="000A3F0B"/>
    <w:rsid w:val="000A3FAC"/>
    <w:rsid w:val="000A4452"/>
    <w:rsid w:val="000A46A9"/>
    <w:rsid w:val="000A47D5"/>
    <w:rsid w:val="000A494E"/>
    <w:rsid w:val="000A4FCE"/>
    <w:rsid w:val="000A61BD"/>
    <w:rsid w:val="000A6B07"/>
    <w:rsid w:val="000A6F8E"/>
    <w:rsid w:val="000A7442"/>
    <w:rsid w:val="000A745B"/>
    <w:rsid w:val="000A78DE"/>
    <w:rsid w:val="000B05D6"/>
    <w:rsid w:val="000B0EC4"/>
    <w:rsid w:val="000B0F78"/>
    <w:rsid w:val="000B10F1"/>
    <w:rsid w:val="000B158B"/>
    <w:rsid w:val="000B1DA3"/>
    <w:rsid w:val="000B1F0A"/>
    <w:rsid w:val="000B20FE"/>
    <w:rsid w:val="000B2195"/>
    <w:rsid w:val="000B2287"/>
    <w:rsid w:val="000B2A5E"/>
    <w:rsid w:val="000B2AAF"/>
    <w:rsid w:val="000B2EB7"/>
    <w:rsid w:val="000B3099"/>
    <w:rsid w:val="000B342D"/>
    <w:rsid w:val="000B377B"/>
    <w:rsid w:val="000B378D"/>
    <w:rsid w:val="000B3AB9"/>
    <w:rsid w:val="000B3EE1"/>
    <w:rsid w:val="000B3F48"/>
    <w:rsid w:val="000B41F1"/>
    <w:rsid w:val="000B4E4B"/>
    <w:rsid w:val="000B4FD9"/>
    <w:rsid w:val="000B56BE"/>
    <w:rsid w:val="000B57A7"/>
    <w:rsid w:val="000B5904"/>
    <w:rsid w:val="000B5B70"/>
    <w:rsid w:val="000B62F1"/>
    <w:rsid w:val="000B6679"/>
    <w:rsid w:val="000B6722"/>
    <w:rsid w:val="000B6789"/>
    <w:rsid w:val="000B6E5E"/>
    <w:rsid w:val="000B71AC"/>
    <w:rsid w:val="000B78CE"/>
    <w:rsid w:val="000B7B98"/>
    <w:rsid w:val="000C0284"/>
    <w:rsid w:val="000C0542"/>
    <w:rsid w:val="000C08E2"/>
    <w:rsid w:val="000C1104"/>
    <w:rsid w:val="000C12F2"/>
    <w:rsid w:val="000C17EF"/>
    <w:rsid w:val="000C1F2A"/>
    <w:rsid w:val="000C20EE"/>
    <w:rsid w:val="000C25D3"/>
    <w:rsid w:val="000C2A0F"/>
    <w:rsid w:val="000C3134"/>
    <w:rsid w:val="000C3A44"/>
    <w:rsid w:val="000C3C15"/>
    <w:rsid w:val="000C3FC2"/>
    <w:rsid w:val="000C433A"/>
    <w:rsid w:val="000C4462"/>
    <w:rsid w:val="000C4980"/>
    <w:rsid w:val="000C4CE1"/>
    <w:rsid w:val="000C592B"/>
    <w:rsid w:val="000C5DDE"/>
    <w:rsid w:val="000C61ED"/>
    <w:rsid w:val="000C6A52"/>
    <w:rsid w:val="000C72C9"/>
    <w:rsid w:val="000D01C9"/>
    <w:rsid w:val="000D0F85"/>
    <w:rsid w:val="000D11D0"/>
    <w:rsid w:val="000D14ED"/>
    <w:rsid w:val="000D240F"/>
    <w:rsid w:val="000D2C94"/>
    <w:rsid w:val="000D3393"/>
    <w:rsid w:val="000D34FC"/>
    <w:rsid w:val="000D360B"/>
    <w:rsid w:val="000D3869"/>
    <w:rsid w:val="000D3F4A"/>
    <w:rsid w:val="000D3FCA"/>
    <w:rsid w:val="000D4672"/>
    <w:rsid w:val="000D4812"/>
    <w:rsid w:val="000D4D7D"/>
    <w:rsid w:val="000D5436"/>
    <w:rsid w:val="000D5514"/>
    <w:rsid w:val="000D5F8B"/>
    <w:rsid w:val="000D616D"/>
    <w:rsid w:val="000D6CB9"/>
    <w:rsid w:val="000D7368"/>
    <w:rsid w:val="000D7483"/>
    <w:rsid w:val="000D787B"/>
    <w:rsid w:val="000D7AEB"/>
    <w:rsid w:val="000D7C96"/>
    <w:rsid w:val="000E053E"/>
    <w:rsid w:val="000E06C4"/>
    <w:rsid w:val="000E074D"/>
    <w:rsid w:val="000E1506"/>
    <w:rsid w:val="000E1CCF"/>
    <w:rsid w:val="000E1D6A"/>
    <w:rsid w:val="000E1ED1"/>
    <w:rsid w:val="000E2158"/>
    <w:rsid w:val="000E2665"/>
    <w:rsid w:val="000E3050"/>
    <w:rsid w:val="000E30E6"/>
    <w:rsid w:val="000E30EC"/>
    <w:rsid w:val="000E3140"/>
    <w:rsid w:val="000E3315"/>
    <w:rsid w:val="000E3AA9"/>
    <w:rsid w:val="000E3F4E"/>
    <w:rsid w:val="000E4C57"/>
    <w:rsid w:val="000E4C8D"/>
    <w:rsid w:val="000E4DA0"/>
    <w:rsid w:val="000E53A7"/>
    <w:rsid w:val="000E5623"/>
    <w:rsid w:val="000E5B57"/>
    <w:rsid w:val="000E6009"/>
    <w:rsid w:val="000E6A80"/>
    <w:rsid w:val="000E6B6E"/>
    <w:rsid w:val="000E6E08"/>
    <w:rsid w:val="000E7638"/>
    <w:rsid w:val="000E7AD0"/>
    <w:rsid w:val="000F017D"/>
    <w:rsid w:val="000F07EA"/>
    <w:rsid w:val="000F07F3"/>
    <w:rsid w:val="000F0FE7"/>
    <w:rsid w:val="000F1305"/>
    <w:rsid w:val="000F1C5E"/>
    <w:rsid w:val="000F262F"/>
    <w:rsid w:val="000F2732"/>
    <w:rsid w:val="000F2CDF"/>
    <w:rsid w:val="000F2F41"/>
    <w:rsid w:val="000F37AD"/>
    <w:rsid w:val="000F3911"/>
    <w:rsid w:val="000F3AAE"/>
    <w:rsid w:val="000F3D4F"/>
    <w:rsid w:val="000F4075"/>
    <w:rsid w:val="000F4449"/>
    <w:rsid w:val="000F4658"/>
    <w:rsid w:val="000F4888"/>
    <w:rsid w:val="000F4958"/>
    <w:rsid w:val="000F4F71"/>
    <w:rsid w:val="000F4FC6"/>
    <w:rsid w:val="000F5919"/>
    <w:rsid w:val="000F5B12"/>
    <w:rsid w:val="000F610C"/>
    <w:rsid w:val="000F626E"/>
    <w:rsid w:val="000F63F8"/>
    <w:rsid w:val="000F7BE3"/>
    <w:rsid w:val="000F7F47"/>
    <w:rsid w:val="00100105"/>
    <w:rsid w:val="001005B1"/>
    <w:rsid w:val="00100E18"/>
    <w:rsid w:val="001014BF"/>
    <w:rsid w:val="00101B88"/>
    <w:rsid w:val="00101D54"/>
    <w:rsid w:val="00102434"/>
    <w:rsid w:val="001028FE"/>
    <w:rsid w:val="0010339F"/>
    <w:rsid w:val="00103E85"/>
    <w:rsid w:val="00104046"/>
    <w:rsid w:val="00104062"/>
    <w:rsid w:val="001040FB"/>
    <w:rsid w:val="001042A2"/>
    <w:rsid w:val="001043EE"/>
    <w:rsid w:val="001047C3"/>
    <w:rsid w:val="00104A64"/>
    <w:rsid w:val="00104F8E"/>
    <w:rsid w:val="00104FB9"/>
    <w:rsid w:val="00105246"/>
    <w:rsid w:val="00105BBD"/>
    <w:rsid w:val="00105F1C"/>
    <w:rsid w:val="0010640C"/>
    <w:rsid w:val="00106899"/>
    <w:rsid w:val="00107C32"/>
    <w:rsid w:val="00107F41"/>
    <w:rsid w:val="00107FB9"/>
    <w:rsid w:val="00110057"/>
    <w:rsid w:val="00110110"/>
    <w:rsid w:val="0011064C"/>
    <w:rsid w:val="001108A5"/>
    <w:rsid w:val="00110FE8"/>
    <w:rsid w:val="0011178D"/>
    <w:rsid w:val="001117AC"/>
    <w:rsid w:val="00111826"/>
    <w:rsid w:val="00111B1A"/>
    <w:rsid w:val="00111CAF"/>
    <w:rsid w:val="00111DD0"/>
    <w:rsid w:val="00112054"/>
    <w:rsid w:val="001124D4"/>
    <w:rsid w:val="0011272E"/>
    <w:rsid w:val="0011275E"/>
    <w:rsid w:val="001130BB"/>
    <w:rsid w:val="00113341"/>
    <w:rsid w:val="00113402"/>
    <w:rsid w:val="001135DB"/>
    <w:rsid w:val="00113E04"/>
    <w:rsid w:val="00113F28"/>
    <w:rsid w:val="0011434F"/>
    <w:rsid w:val="00115680"/>
    <w:rsid w:val="001158FF"/>
    <w:rsid w:val="0011605D"/>
    <w:rsid w:val="0011638E"/>
    <w:rsid w:val="00116549"/>
    <w:rsid w:val="00117190"/>
    <w:rsid w:val="001172FC"/>
    <w:rsid w:val="00117597"/>
    <w:rsid w:val="001179E4"/>
    <w:rsid w:val="00117A48"/>
    <w:rsid w:val="00120871"/>
    <w:rsid w:val="00120AB4"/>
    <w:rsid w:val="00120CC4"/>
    <w:rsid w:val="00121199"/>
    <w:rsid w:val="001218EB"/>
    <w:rsid w:val="00124C93"/>
    <w:rsid w:val="00124E20"/>
    <w:rsid w:val="00124ED9"/>
    <w:rsid w:val="00124F85"/>
    <w:rsid w:val="00125612"/>
    <w:rsid w:val="001257E1"/>
    <w:rsid w:val="0012586C"/>
    <w:rsid w:val="00125883"/>
    <w:rsid w:val="001260AD"/>
    <w:rsid w:val="00126A59"/>
    <w:rsid w:val="00126B90"/>
    <w:rsid w:val="00126D48"/>
    <w:rsid w:val="00127154"/>
    <w:rsid w:val="00127BBB"/>
    <w:rsid w:val="00127BCA"/>
    <w:rsid w:val="001304E6"/>
    <w:rsid w:val="00130637"/>
    <w:rsid w:val="001309DD"/>
    <w:rsid w:val="001312CF"/>
    <w:rsid w:val="001316CE"/>
    <w:rsid w:val="00131BB1"/>
    <w:rsid w:val="00131D7D"/>
    <w:rsid w:val="00131E33"/>
    <w:rsid w:val="0013223A"/>
    <w:rsid w:val="0013268E"/>
    <w:rsid w:val="00132785"/>
    <w:rsid w:val="001327DE"/>
    <w:rsid w:val="00133455"/>
    <w:rsid w:val="00134608"/>
    <w:rsid w:val="0013539E"/>
    <w:rsid w:val="001357A4"/>
    <w:rsid w:val="001359B5"/>
    <w:rsid w:val="001362B7"/>
    <w:rsid w:val="0013685E"/>
    <w:rsid w:val="001378D2"/>
    <w:rsid w:val="0014030D"/>
    <w:rsid w:val="001405E8"/>
    <w:rsid w:val="001408BF"/>
    <w:rsid w:val="00140F5A"/>
    <w:rsid w:val="0014103B"/>
    <w:rsid w:val="00141112"/>
    <w:rsid w:val="00141D0A"/>
    <w:rsid w:val="00142014"/>
    <w:rsid w:val="00142034"/>
    <w:rsid w:val="00142492"/>
    <w:rsid w:val="00142963"/>
    <w:rsid w:val="00142CB0"/>
    <w:rsid w:val="0014377E"/>
    <w:rsid w:val="00143ABA"/>
    <w:rsid w:val="001447EE"/>
    <w:rsid w:val="00144B54"/>
    <w:rsid w:val="00144BD0"/>
    <w:rsid w:val="00144F82"/>
    <w:rsid w:val="001454C1"/>
    <w:rsid w:val="00145517"/>
    <w:rsid w:val="001461A2"/>
    <w:rsid w:val="00146653"/>
    <w:rsid w:val="00146707"/>
    <w:rsid w:val="00146C16"/>
    <w:rsid w:val="0014732B"/>
    <w:rsid w:val="001477D5"/>
    <w:rsid w:val="00147EB0"/>
    <w:rsid w:val="00150792"/>
    <w:rsid w:val="00150ED0"/>
    <w:rsid w:val="00151293"/>
    <w:rsid w:val="00151713"/>
    <w:rsid w:val="001518B3"/>
    <w:rsid w:val="00152081"/>
    <w:rsid w:val="0015257D"/>
    <w:rsid w:val="0015327E"/>
    <w:rsid w:val="00153BCC"/>
    <w:rsid w:val="0015458C"/>
    <w:rsid w:val="0015466D"/>
    <w:rsid w:val="0015521F"/>
    <w:rsid w:val="0015526F"/>
    <w:rsid w:val="00155436"/>
    <w:rsid w:val="0015550E"/>
    <w:rsid w:val="00155808"/>
    <w:rsid w:val="00155B6D"/>
    <w:rsid w:val="00156192"/>
    <w:rsid w:val="00156652"/>
    <w:rsid w:val="0015669D"/>
    <w:rsid w:val="00156AB7"/>
    <w:rsid w:val="001570CA"/>
    <w:rsid w:val="00160260"/>
    <w:rsid w:val="0016048A"/>
    <w:rsid w:val="0016060F"/>
    <w:rsid w:val="00160B46"/>
    <w:rsid w:val="00160E1C"/>
    <w:rsid w:val="00161355"/>
    <w:rsid w:val="0016177F"/>
    <w:rsid w:val="001619DD"/>
    <w:rsid w:val="00161A3B"/>
    <w:rsid w:val="00161D9A"/>
    <w:rsid w:val="00161F76"/>
    <w:rsid w:val="0016261A"/>
    <w:rsid w:val="00163A1E"/>
    <w:rsid w:val="00164494"/>
    <w:rsid w:val="0016486C"/>
    <w:rsid w:val="00164915"/>
    <w:rsid w:val="00164A5F"/>
    <w:rsid w:val="00164ED9"/>
    <w:rsid w:val="001653D3"/>
    <w:rsid w:val="00165588"/>
    <w:rsid w:val="001657AB"/>
    <w:rsid w:val="001659C3"/>
    <w:rsid w:val="00165DE3"/>
    <w:rsid w:val="00165F82"/>
    <w:rsid w:val="00165FC8"/>
    <w:rsid w:val="001661FB"/>
    <w:rsid w:val="001668C8"/>
    <w:rsid w:val="00166ADD"/>
    <w:rsid w:val="00166AF6"/>
    <w:rsid w:val="00166FFF"/>
    <w:rsid w:val="001671BE"/>
    <w:rsid w:val="001672F5"/>
    <w:rsid w:val="00167AF3"/>
    <w:rsid w:val="00167DA2"/>
    <w:rsid w:val="00167DC6"/>
    <w:rsid w:val="00167F53"/>
    <w:rsid w:val="00171004"/>
    <w:rsid w:val="0017123D"/>
    <w:rsid w:val="0017132B"/>
    <w:rsid w:val="00171576"/>
    <w:rsid w:val="0017190A"/>
    <w:rsid w:val="0017242A"/>
    <w:rsid w:val="001727FC"/>
    <w:rsid w:val="00172D0E"/>
    <w:rsid w:val="001734FB"/>
    <w:rsid w:val="00174162"/>
    <w:rsid w:val="00174623"/>
    <w:rsid w:val="00174650"/>
    <w:rsid w:val="00174D98"/>
    <w:rsid w:val="00174E38"/>
    <w:rsid w:val="00175766"/>
    <w:rsid w:val="00175774"/>
    <w:rsid w:val="0017579D"/>
    <w:rsid w:val="00175CB2"/>
    <w:rsid w:val="00175CBE"/>
    <w:rsid w:val="00175FD5"/>
    <w:rsid w:val="00176686"/>
    <w:rsid w:val="0017670D"/>
    <w:rsid w:val="00176B38"/>
    <w:rsid w:val="00176D08"/>
    <w:rsid w:val="001770E5"/>
    <w:rsid w:val="001772DC"/>
    <w:rsid w:val="00177358"/>
    <w:rsid w:val="001775FA"/>
    <w:rsid w:val="0017773B"/>
    <w:rsid w:val="00177EA5"/>
    <w:rsid w:val="0018020B"/>
    <w:rsid w:val="00180D42"/>
    <w:rsid w:val="00181022"/>
    <w:rsid w:val="001811C9"/>
    <w:rsid w:val="0018188A"/>
    <w:rsid w:val="00181947"/>
    <w:rsid w:val="00181B03"/>
    <w:rsid w:val="00181C4D"/>
    <w:rsid w:val="00181F1E"/>
    <w:rsid w:val="001828D8"/>
    <w:rsid w:val="00182E07"/>
    <w:rsid w:val="00183562"/>
    <w:rsid w:val="00183726"/>
    <w:rsid w:val="00183AFF"/>
    <w:rsid w:val="001841F6"/>
    <w:rsid w:val="001846A9"/>
    <w:rsid w:val="00184C9E"/>
    <w:rsid w:val="001853F4"/>
    <w:rsid w:val="001854A8"/>
    <w:rsid w:val="001861C7"/>
    <w:rsid w:val="00186321"/>
    <w:rsid w:val="00186636"/>
    <w:rsid w:val="00186B1E"/>
    <w:rsid w:val="00187217"/>
    <w:rsid w:val="0018755B"/>
    <w:rsid w:val="00187718"/>
    <w:rsid w:val="00187C28"/>
    <w:rsid w:val="001901D4"/>
    <w:rsid w:val="0019097E"/>
    <w:rsid w:val="00190E68"/>
    <w:rsid w:val="00190EC7"/>
    <w:rsid w:val="001914F1"/>
    <w:rsid w:val="0019161E"/>
    <w:rsid w:val="001916A2"/>
    <w:rsid w:val="00191780"/>
    <w:rsid w:val="001918F2"/>
    <w:rsid w:val="001925BD"/>
    <w:rsid w:val="00192C8A"/>
    <w:rsid w:val="00192F05"/>
    <w:rsid w:val="00192F5F"/>
    <w:rsid w:val="00192F7E"/>
    <w:rsid w:val="00193428"/>
    <w:rsid w:val="00193631"/>
    <w:rsid w:val="00193876"/>
    <w:rsid w:val="00193AB3"/>
    <w:rsid w:val="00193E8A"/>
    <w:rsid w:val="00194072"/>
    <w:rsid w:val="00194479"/>
    <w:rsid w:val="001947B3"/>
    <w:rsid w:val="00194F47"/>
    <w:rsid w:val="00195193"/>
    <w:rsid w:val="0019546E"/>
    <w:rsid w:val="001956E7"/>
    <w:rsid w:val="0019595E"/>
    <w:rsid w:val="00195A36"/>
    <w:rsid w:val="0019618E"/>
    <w:rsid w:val="00196334"/>
    <w:rsid w:val="001965DE"/>
    <w:rsid w:val="00196651"/>
    <w:rsid w:val="00197602"/>
    <w:rsid w:val="00197935"/>
    <w:rsid w:val="001A0227"/>
    <w:rsid w:val="001A04DB"/>
    <w:rsid w:val="001A0678"/>
    <w:rsid w:val="001A072A"/>
    <w:rsid w:val="001A096B"/>
    <w:rsid w:val="001A0CBC"/>
    <w:rsid w:val="001A13A9"/>
    <w:rsid w:val="001A15EB"/>
    <w:rsid w:val="001A191C"/>
    <w:rsid w:val="001A1BB5"/>
    <w:rsid w:val="001A2078"/>
    <w:rsid w:val="001A2432"/>
    <w:rsid w:val="001A366D"/>
    <w:rsid w:val="001A37AB"/>
    <w:rsid w:val="001A3A12"/>
    <w:rsid w:val="001A5168"/>
    <w:rsid w:val="001A53D0"/>
    <w:rsid w:val="001A5B38"/>
    <w:rsid w:val="001A5C6E"/>
    <w:rsid w:val="001A6273"/>
    <w:rsid w:val="001A62D1"/>
    <w:rsid w:val="001A6434"/>
    <w:rsid w:val="001A6D2D"/>
    <w:rsid w:val="001A6EAF"/>
    <w:rsid w:val="001A6F85"/>
    <w:rsid w:val="001A70DD"/>
    <w:rsid w:val="001A71A1"/>
    <w:rsid w:val="001A7D29"/>
    <w:rsid w:val="001A7D54"/>
    <w:rsid w:val="001A7E11"/>
    <w:rsid w:val="001A7F57"/>
    <w:rsid w:val="001B0C7E"/>
    <w:rsid w:val="001B24B6"/>
    <w:rsid w:val="001B24D9"/>
    <w:rsid w:val="001B2A25"/>
    <w:rsid w:val="001B2AFD"/>
    <w:rsid w:val="001B3031"/>
    <w:rsid w:val="001B3182"/>
    <w:rsid w:val="001B37E7"/>
    <w:rsid w:val="001B3A81"/>
    <w:rsid w:val="001B3AAF"/>
    <w:rsid w:val="001B3CA1"/>
    <w:rsid w:val="001B3E5B"/>
    <w:rsid w:val="001B419A"/>
    <w:rsid w:val="001B43CF"/>
    <w:rsid w:val="001B457D"/>
    <w:rsid w:val="001B4919"/>
    <w:rsid w:val="001B492A"/>
    <w:rsid w:val="001B4D83"/>
    <w:rsid w:val="001B4DAB"/>
    <w:rsid w:val="001B4FBB"/>
    <w:rsid w:val="001B7399"/>
    <w:rsid w:val="001B73A9"/>
    <w:rsid w:val="001B7935"/>
    <w:rsid w:val="001B7ADF"/>
    <w:rsid w:val="001B7DE5"/>
    <w:rsid w:val="001B7F93"/>
    <w:rsid w:val="001C0D3C"/>
    <w:rsid w:val="001C0F4F"/>
    <w:rsid w:val="001C1BF4"/>
    <w:rsid w:val="001C1D10"/>
    <w:rsid w:val="001C1E5F"/>
    <w:rsid w:val="001C2497"/>
    <w:rsid w:val="001C2830"/>
    <w:rsid w:val="001C2DB4"/>
    <w:rsid w:val="001C314F"/>
    <w:rsid w:val="001C3D3A"/>
    <w:rsid w:val="001C3DE8"/>
    <w:rsid w:val="001C40F2"/>
    <w:rsid w:val="001C46E5"/>
    <w:rsid w:val="001C5948"/>
    <w:rsid w:val="001C59EB"/>
    <w:rsid w:val="001C5AD3"/>
    <w:rsid w:val="001C64C1"/>
    <w:rsid w:val="001C6C62"/>
    <w:rsid w:val="001C6D76"/>
    <w:rsid w:val="001C7880"/>
    <w:rsid w:val="001C7B03"/>
    <w:rsid w:val="001C7D59"/>
    <w:rsid w:val="001D09C4"/>
    <w:rsid w:val="001D0A6D"/>
    <w:rsid w:val="001D11E9"/>
    <w:rsid w:val="001D1287"/>
    <w:rsid w:val="001D12CF"/>
    <w:rsid w:val="001D150C"/>
    <w:rsid w:val="001D1EA1"/>
    <w:rsid w:val="001D1EBC"/>
    <w:rsid w:val="001D1EF1"/>
    <w:rsid w:val="001D1FC4"/>
    <w:rsid w:val="001D21CB"/>
    <w:rsid w:val="001D2CC2"/>
    <w:rsid w:val="001D30E3"/>
    <w:rsid w:val="001D3E30"/>
    <w:rsid w:val="001D3F78"/>
    <w:rsid w:val="001D5479"/>
    <w:rsid w:val="001D5CAF"/>
    <w:rsid w:val="001D7158"/>
    <w:rsid w:val="001D71EC"/>
    <w:rsid w:val="001D77EA"/>
    <w:rsid w:val="001D7ED2"/>
    <w:rsid w:val="001E01FB"/>
    <w:rsid w:val="001E07E0"/>
    <w:rsid w:val="001E0A34"/>
    <w:rsid w:val="001E0B0C"/>
    <w:rsid w:val="001E0BB4"/>
    <w:rsid w:val="001E1285"/>
    <w:rsid w:val="001E1748"/>
    <w:rsid w:val="001E1F72"/>
    <w:rsid w:val="001E1F86"/>
    <w:rsid w:val="001E2373"/>
    <w:rsid w:val="001E2BA9"/>
    <w:rsid w:val="001E3F35"/>
    <w:rsid w:val="001E4587"/>
    <w:rsid w:val="001E509D"/>
    <w:rsid w:val="001E5277"/>
    <w:rsid w:val="001E5732"/>
    <w:rsid w:val="001E604B"/>
    <w:rsid w:val="001E6252"/>
    <w:rsid w:val="001E68C3"/>
    <w:rsid w:val="001E69A5"/>
    <w:rsid w:val="001E6AC9"/>
    <w:rsid w:val="001E6CED"/>
    <w:rsid w:val="001E6FD1"/>
    <w:rsid w:val="001E7486"/>
    <w:rsid w:val="001E7830"/>
    <w:rsid w:val="001E7F0A"/>
    <w:rsid w:val="001F0396"/>
    <w:rsid w:val="001F04B7"/>
    <w:rsid w:val="001F0A01"/>
    <w:rsid w:val="001F0B18"/>
    <w:rsid w:val="001F0BB5"/>
    <w:rsid w:val="001F1852"/>
    <w:rsid w:val="001F2030"/>
    <w:rsid w:val="001F2067"/>
    <w:rsid w:val="001F2423"/>
    <w:rsid w:val="001F25DA"/>
    <w:rsid w:val="001F3075"/>
    <w:rsid w:val="001F3170"/>
    <w:rsid w:val="001F31AD"/>
    <w:rsid w:val="001F3207"/>
    <w:rsid w:val="001F386F"/>
    <w:rsid w:val="001F512A"/>
    <w:rsid w:val="001F5776"/>
    <w:rsid w:val="001F5C5D"/>
    <w:rsid w:val="001F5E31"/>
    <w:rsid w:val="001F62EA"/>
    <w:rsid w:val="001F6305"/>
    <w:rsid w:val="001F6BB2"/>
    <w:rsid w:val="001F7DAD"/>
    <w:rsid w:val="00200132"/>
    <w:rsid w:val="00200674"/>
    <w:rsid w:val="00200BEC"/>
    <w:rsid w:val="00200DBE"/>
    <w:rsid w:val="00200E38"/>
    <w:rsid w:val="00201172"/>
    <w:rsid w:val="00201238"/>
    <w:rsid w:val="0020130B"/>
    <w:rsid w:val="0020158D"/>
    <w:rsid w:val="002017AB"/>
    <w:rsid w:val="00201D65"/>
    <w:rsid w:val="00201F53"/>
    <w:rsid w:val="00201FCD"/>
    <w:rsid w:val="00201FD8"/>
    <w:rsid w:val="00202025"/>
    <w:rsid w:val="00202F91"/>
    <w:rsid w:val="00203302"/>
    <w:rsid w:val="00203592"/>
    <w:rsid w:val="00203598"/>
    <w:rsid w:val="00203EFA"/>
    <w:rsid w:val="00203FFF"/>
    <w:rsid w:val="00204275"/>
    <w:rsid w:val="00204568"/>
    <w:rsid w:val="00204584"/>
    <w:rsid w:val="00204B96"/>
    <w:rsid w:val="0020510F"/>
    <w:rsid w:val="00205641"/>
    <w:rsid w:val="00205799"/>
    <w:rsid w:val="002058D9"/>
    <w:rsid w:val="00205A5C"/>
    <w:rsid w:val="00205CA2"/>
    <w:rsid w:val="00205F09"/>
    <w:rsid w:val="00205FB4"/>
    <w:rsid w:val="002063D8"/>
    <w:rsid w:val="0020669C"/>
    <w:rsid w:val="002068AB"/>
    <w:rsid w:val="00206CD9"/>
    <w:rsid w:val="00207E06"/>
    <w:rsid w:val="00210101"/>
    <w:rsid w:val="0021068A"/>
    <w:rsid w:val="002109CE"/>
    <w:rsid w:val="00210B53"/>
    <w:rsid w:val="002111FD"/>
    <w:rsid w:val="002124A2"/>
    <w:rsid w:val="00212B9F"/>
    <w:rsid w:val="0021392C"/>
    <w:rsid w:val="00215386"/>
    <w:rsid w:val="002156E3"/>
    <w:rsid w:val="00215AD1"/>
    <w:rsid w:val="002169F9"/>
    <w:rsid w:val="00216CB9"/>
    <w:rsid w:val="00216D99"/>
    <w:rsid w:val="0021703D"/>
    <w:rsid w:val="002173C9"/>
    <w:rsid w:val="002178B2"/>
    <w:rsid w:val="00217A69"/>
    <w:rsid w:val="00217B4F"/>
    <w:rsid w:val="00217CD5"/>
    <w:rsid w:val="00217D91"/>
    <w:rsid w:val="0021D60A"/>
    <w:rsid w:val="00220122"/>
    <w:rsid w:val="00220BE1"/>
    <w:rsid w:val="00220C42"/>
    <w:rsid w:val="0022118E"/>
    <w:rsid w:val="00221789"/>
    <w:rsid w:val="00222540"/>
    <w:rsid w:val="00222904"/>
    <w:rsid w:val="00222D55"/>
    <w:rsid w:val="00222EA1"/>
    <w:rsid w:val="00222F6A"/>
    <w:rsid w:val="00223213"/>
    <w:rsid w:val="002232B3"/>
    <w:rsid w:val="002235C6"/>
    <w:rsid w:val="0022398E"/>
    <w:rsid w:val="00223EF2"/>
    <w:rsid w:val="0022431D"/>
    <w:rsid w:val="002250CC"/>
    <w:rsid w:val="00225143"/>
    <w:rsid w:val="002251EB"/>
    <w:rsid w:val="00225C1B"/>
    <w:rsid w:val="00226188"/>
    <w:rsid w:val="00226255"/>
    <w:rsid w:val="00226914"/>
    <w:rsid w:val="00226CB2"/>
    <w:rsid w:val="00226CB7"/>
    <w:rsid w:val="00226EC5"/>
    <w:rsid w:val="00226F4A"/>
    <w:rsid w:val="0022715A"/>
    <w:rsid w:val="00227A00"/>
    <w:rsid w:val="00227EB7"/>
    <w:rsid w:val="00230CF6"/>
    <w:rsid w:val="00231706"/>
    <w:rsid w:val="00231A25"/>
    <w:rsid w:val="00231B46"/>
    <w:rsid w:val="00232CF8"/>
    <w:rsid w:val="00232F19"/>
    <w:rsid w:val="002336B3"/>
    <w:rsid w:val="0023376D"/>
    <w:rsid w:val="00234490"/>
    <w:rsid w:val="002346D5"/>
    <w:rsid w:val="00235148"/>
    <w:rsid w:val="002356E9"/>
    <w:rsid w:val="002358E0"/>
    <w:rsid w:val="00235B96"/>
    <w:rsid w:val="002367D6"/>
    <w:rsid w:val="0023783A"/>
    <w:rsid w:val="0024008E"/>
    <w:rsid w:val="00240212"/>
    <w:rsid w:val="00240BC8"/>
    <w:rsid w:val="0024127E"/>
    <w:rsid w:val="0024163B"/>
    <w:rsid w:val="0024178F"/>
    <w:rsid w:val="00241BD8"/>
    <w:rsid w:val="002429E4"/>
    <w:rsid w:val="00242EC2"/>
    <w:rsid w:val="00243024"/>
    <w:rsid w:val="002430F7"/>
    <w:rsid w:val="002433A2"/>
    <w:rsid w:val="002437CC"/>
    <w:rsid w:val="00243A28"/>
    <w:rsid w:val="00243B69"/>
    <w:rsid w:val="00243B8B"/>
    <w:rsid w:val="00243C1E"/>
    <w:rsid w:val="00243C50"/>
    <w:rsid w:val="00243E70"/>
    <w:rsid w:val="00244655"/>
    <w:rsid w:val="00244731"/>
    <w:rsid w:val="00245A3A"/>
    <w:rsid w:val="00245D90"/>
    <w:rsid w:val="00245F75"/>
    <w:rsid w:val="002461A0"/>
    <w:rsid w:val="002469C9"/>
    <w:rsid w:val="00246C22"/>
    <w:rsid w:val="002470E3"/>
    <w:rsid w:val="002475C3"/>
    <w:rsid w:val="00250141"/>
    <w:rsid w:val="0025019B"/>
    <w:rsid w:val="00250431"/>
    <w:rsid w:val="00250492"/>
    <w:rsid w:val="002509B3"/>
    <w:rsid w:val="00250CD7"/>
    <w:rsid w:val="002510D2"/>
    <w:rsid w:val="00251989"/>
    <w:rsid w:val="00251B52"/>
    <w:rsid w:val="00251B7B"/>
    <w:rsid w:val="00251E9C"/>
    <w:rsid w:val="00252168"/>
    <w:rsid w:val="00252462"/>
    <w:rsid w:val="00252741"/>
    <w:rsid w:val="00252CA5"/>
    <w:rsid w:val="00252D53"/>
    <w:rsid w:val="00252E1E"/>
    <w:rsid w:val="00253672"/>
    <w:rsid w:val="002536AD"/>
    <w:rsid w:val="00253BC9"/>
    <w:rsid w:val="00253C27"/>
    <w:rsid w:val="00253DA2"/>
    <w:rsid w:val="00253F85"/>
    <w:rsid w:val="00253F8C"/>
    <w:rsid w:val="00253FF4"/>
    <w:rsid w:val="00254150"/>
    <w:rsid w:val="0025430E"/>
    <w:rsid w:val="00254E8E"/>
    <w:rsid w:val="0025509A"/>
    <w:rsid w:val="002567F8"/>
    <w:rsid w:val="00256822"/>
    <w:rsid w:val="00257402"/>
    <w:rsid w:val="00257623"/>
    <w:rsid w:val="00260881"/>
    <w:rsid w:val="00260884"/>
    <w:rsid w:val="00260919"/>
    <w:rsid w:val="00260BAE"/>
    <w:rsid w:val="00260F78"/>
    <w:rsid w:val="00261032"/>
    <w:rsid w:val="002613C4"/>
    <w:rsid w:val="002613E3"/>
    <w:rsid w:val="0026157A"/>
    <w:rsid w:val="002622E3"/>
    <w:rsid w:val="00262426"/>
    <w:rsid w:val="00262FD4"/>
    <w:rsid w:val="0026313E"/>
    <w:rsid w:val="00263FFF"/>
    <w:rsid w:val="0026415D"/>
    <w:rsid w:val="00264759"/>
    <w:rsid w:val="00264A95"/>
    <w:rsid w:val="00264AEA"/>
    <w:rsid w:val="00264DC5"/>
    <w:rsid w:val="00265021"/>
    <w:rsid w:val="00266758"/>
    <w:rsid w:val="00266A12"/>
    <w:rsid w:val="00266A8E"/>
    <w:rsid w:val="00266BE9"/>
    <w:rsid w:val="00267008"/>
    <w:rsid w:val="002677E4"/>
    <w:rsid w:val="0026DE5D"/>
    <w:rsid w:val="00270AEB"/>
    <w:rsid w:val="00270E9D"/>
    <w:rsid w:val="00270F4D"/>
    <w:rsid w:val="00271034"/>
    <w:rsid w:val="00271250"/>
    <w:rsid w:val="00271680"/>
    <w:rsid w:val="00271BDD"/>
    <w:rsid w:val="00271D58"/>
    <w:rsid w:val="0027234A"/>
    <w:rsid w:val="002728C4"/>
    <w:rsid w:val="0027339C"/>
    <w:rsid w:val="002736DC"/>
    <w:rsid w:val="00273B5F"/>
    <w:rsid w:val="00274195"/>
    <w:rsid w:val="0027463D"/>
    <w:rsid w:val="00274BAF"/>
    <w:rsid w:val="00274DE8"/>
    <w:rsid w:val="002750FD"/>
    <w:rsid w:val="00275366"/>
    <w:rsid w:val="00276332"/>
    <w:rsid w:val="00276DAB"/>
    <w:rsid w:val="00276F31"/>
    <w:rsid w:val="002772B7"/>
    <w:rsid w:val="002778A3"/>
    <w:rsid w:val="00277F81"/>
    <w:rsid w:val="0028057F"/>
    <w:rsid w:val="0028147F"/>
    <w:rsid w:val="0028161D"/>
    <w:rsid w:val="00281821"/>
    <w:rsid w:val="002818AB"/>
    <w:rsid w:val="00281D74"/>
    <w:rsid w:val="00281F5E"/>
    <w:rsid w:val="00282296"/>
    <w:rsid w:val="00282612"/>
    <w:rsid w:val="00282DE1"/>
    <w:rsid w:val="0028360E"/>
    <w:rsid w:val="002841AD"/>
    <w:rsid w:val="00284674"/>
    <w:rsid w:val="002846C0"/>
    <w:rsid w:val="00284A9A"/>
    <w:rsid w:val="00284C51"/>
    <w:rsid w:val="00284E68"/>
    <w:rsid w:val="002852DC"/>
    <w:rsid w:val="00285DBB"/>
    <w:rsid w:val="00286008"/>
    <w:rsid w:val="0028658F"/>
    <w:rsid w:val="00286F3E"/>
    <w:rsid w:val="00286F5C"/>
    <w:rsid w:val="00287372"/>
    <w:rsid w:val="002875B8"/>
    <w:rsid w:val="00287EA1"/>
    <w:rsid w:val="0029007F"/>
    <w:rsid w:val="00290628"/>
    <w:rsid w:val="002906A4"/>
    <w:rsid w:val="00291389"/>
    <w:rsid w:val="0029159D"/>
    <w:rsid w:val="002917DB"/>
    <w:rsid w:val="002917E5"/>
    <w:rsid w:val="00291C60"/>
    <w:rsid w:val="002925CB"/>
    <w:rsid w:val="00292A81"/>
    <w:rsid w:val="00292F77"/>
    <w:rsid w:val="002934BC"/>
    <w:rsid w:val="00293663"/>
    <w:rsid w:val="00293AEC"/>
    <w:rsid w:val="00294277"/>
    <w:rsid w:val="00294613"/>
    <w:rsid w:val="00294810"/>
    <w:rsid w:val="002951A0"/>
    <w:rsid w:val="002952D0"/>
    <w:rsid w:val="00295837"/>
    <w:rsid w:val="00295910"/>
    <w:rsid w:val="00295ED1"/>
    <w:rsid w:val="00296938"/>
    <w:rsid w:val="00296E18"/>
    <w:rsid w:val="002972EC"/>
    <w:rsid w:val="00297623"/>
    <w:rsid w:val="0029778B"/>
    <w:rsid w:val="00297B14"/>
    <w:rsid w:val="00297FB9"/>
    <w:rsid w:val="002A005E"/>
    <w:rsid w:val="002A011D"/>
    <w:rsid w:val="002A092B"/>
    <w:rsid w:val="002A0987"/>
    <w:rsid w:val="002A0B90"/>
    <w:rsid w:val="002A12F6"/>
    <w:rsid w:val="002A1369"/>
    <w:rsid w:val="002A1C62"/>
    <w:rsid w:val="002A1CC8"/>
    <w:rsid w:val="002A2059"/>
    <w:rsid w:val="002A220F"/>
    <w:rsid w:val="002A2D82"/>
    <w:rsid w:val="002A2FCE"/>
    <w:rsid w:val="002A3E9A"/>
    <w:rsid w:val="002A44BE"/>
    <w:rsid w:val="002A4CB0"/>
    <w:rsid w:val="002A54FF"/>
    <w:rsid w:val="002A5853"/>
    <w:rsid w:val="002A587E"/>
    <w:rsid w:val="002A592F"/>
    <w:rsid w:val="002A5A87"/>
    <w:rsid w:val="002A5C94"/>
    <w:rsid w:val="002A5F91"/>
    <w:rsid w:val="002A630D"/>
    <w:rsid w:val="002A63FB"/>
    <w:rsid w:val="002A6FD3"/>
    <w:rsid w:val="002A71DD"/>
    <w:rsid w:val="002A729A"/>
    <w:rsid w:val="002A73D3"/>
    <w:rsid w:val="002A75C5"/>
    <w:rsid w:val="002A7F9A"/>
    <w:rsid w:val="002B05AB"/>
    <w:rsid w:val="002B1338"/>
    <w:rsid w:val="002B1705"/>
    <w:rsid w:val="002B1779"/>
    <w:rsid w:val="002B17C1"/>
    <w:rsid w:val="002B185D"/>
    <w:rsid w:val="002B1E7E"/>
    <w:rsid w:val="002B222D"/>
    <w:rsid w:val="002B253F"/>
    <w:rsid w:val="002B2ED4"/>
    <w:rsid w:val="002B338D"/>
    <w:rsid w:val="002B3687"/>
    <w:rsid w:val="002B4181"/>
    <w:rsid w:val="002B41F7"/>
    <w:rsid w:val="002B44B4"/>
    <w:rsid w:val="002B4E97"/>
    <w:rsid w:val="002B5421"/>
    <w:rsid w:val="002B567A"/>
    <w:rsid w:val="002B59B2"/>
    <w:rsid w:val="002B5B95"/>
    <w:rsid w:val="002B664C"/>
    <w:rsid w:val="002B6DC0"/>
    <w:rsid w:val="002B72BE"/>
    <w:rsid w:val="002B73C6"/>
    <w:rsid w:val="002B7660"/>
    <w:rsid w:val="002B7B17"/>
    <w:rsid w:val="002C0718"/>
    <w:rsid w:val="002C0A95"/>
    <w:rsid w:val="002C0DB0"/>
    <w:rsid w:val="002C0DB5"/>
    <w:rsid w:val="002C1062"/>
    <w:rsid w:val="002C11F8"/>
    <w:rsid w:val="002C1949"/>
    <w:rsid w:val="002C1CDE"/>
    <w:rsid w:val="002C219A"/>
    <w:rsid w:val="002C25AF"/>
    <w:rsid w:val="002C25C9"/>
    <w:rsid w:val="002C2D4F"/>
    <w:rsid w:val="002C3291"/>
    <w:rsid w:val="002C365F"/>
    <w:rsid w:val="002C3B50"/>
    <w:rsid w:val="002C42DF"/>
    <w:rsid w:val="002C493D"/>
    <w:rsid w:val="002C5114"/>
    <w:rsid w:val="002C5A82"/>
    <w:rsid w:val="002C634A"/>
    <w:rsid w:val="002C6450"/>
    <w:rsid w:val="002C66D2"/>
    <w:rsid w:val="002C6D9C"/>
    <w:rsid w:val="002C6EF2"/>
    <w:rsid w:val="002C79B3"/>
    <w:rsid w:val="002C7E0D"/>
    <w:rsid w:val="002D010C"/>
    <w:rsid w:val="002D02B3"/>
    <w:rsid w:val="002D067F"/>
    <w:rsid w:val="002D082F"/>
    <w:rsid w:val="002D0973"/>
    <w:rsid w:val="002D0AB2"/>
    <w:rsid w:val="002D0DD4"/>
    <w:rsid w:val="002D13BA"/>
    <w:rsid w:val="002D148D"/>
    <w:rsid w:val="002D1714"/>
    <w:rsid w:val="002D18BE"/>
    <w:rsid w:val="002D1AA9"/>
    <w:rsid w:val="002D1B34"/>
    <w:rsid w:val="002D1E99"/>
    <w:rsid w:val="002D2F47"/>
    <w:rsid w:val="002D3275"/>
    <w:rsid w:val="002D389C"/>
    <w:rsid w:val="002D3952"/>
    <w:rsid w:val="002D4167"/>
    <w:rsid w:val="002D44A1"/>
    <w:rsid w:val="002D4531"/>
    <w:rsid w:val="002D4B88"/>
    <w:rsid w:val="002D4CCC"/>
    <w:rsid w:val="002D52FE"/>
    <w:rsid w:val="002D5A35"/>
    <w:rsid w:val="002D5CE4"/>
    <w:rsid w:val="002D5F52"/>
    <w:rsid w:val="002D628E"/>
    <w:rsid w:val="002D63D5"/>
    <w:rsid w:val="002D6468"/>
    <w:rsid w:val="002D6C66"/>
    <w:rsid w:val="002D6F5A"/>
    <w:rsid w:val="002D72C8"/>
    <w:rsid w:val="002D73D4"/>
    <w:rsid w:val="002D750D"/>
    <w:rsid w:val="002D7E96"/>
    <w:rsid w:val="002D7F90"/>
    <w:rsid w:val="002E015A"/>
    <w:rsid w:val="002E04D5"/>
    <w:rsid w:val="002E0CB1"/>
    <w:rsid w:val="002E0CFB"/>
    <w:rsid w:val="002E0DE0"/>
    <w:rsid w:val="002E1082"/>
    <w:rsid w:val="002E126F"/>
    <w:rsid w:val="002E12C4"/>
    <w:rsid w:val="002E133D"/>
    <w:rsid w:val="002E1524"/>
    <w:rsid w:val="002E20F2"/>
    <w:rsid w:val="002E2665"/>
    <w:rsid w:val="002E26FF"/>
    <w:rsid w:val="002E2C06"/>
    <w:rsid w:val="002E3036"/>
    <w:rsid w:val="002E3063"/>
    <w:rsid w:val="002E3139"/>
    <w:rsid w:val="002E4107"/>
    <w:rsid w:val="002E4483"/>
    <w:rsid w:val="002E4C0E"/>
    <w:rsid w:val="002E4F52"/>
    <w:rsid w:val="002E4FBB"/>
    <w:rsid w:val="002E50B9"/>
    <w:rsid w:val="002E50FA"/>
    <w:rsid w:val="002E544C"/>
    <w:rsid w:val="002E65DF"/>
    <w:rsid w:val="002E6A31"/>
    <w:rsid w:val="002E71AC"/>
    <w:rsid w:val="002E71D8"/>
    <w:rsid w:val="002E7A03"/>
    <w:rsid w:val="002E7A19"/>
    <w:rsid w:val="002E7D9C"/>
    <w:rsid w:val="002F0732"/>
    <w:rsid w:val="002F0BA6"/>
    <w:rsid w:val="002F0E2D"/>
    <w:rsid w:val="002F0F71"/>
    <w:rsid w:val="002F2587"/>
    <w:rsid w:val="002F26E6"/>
    <w:rsid w:val="002F276F"/>
    <w:rsid w:val="002F40B9"/>
    <w:rsid w:val="002F4407"/>
    <w:rsid w:val="002F465D"/>
    <w:rsid w:val="002F47A3"/>
    <w:rsid w:val="002F47AD"/>
    <w:rsid w:val="002F48B2"/>
    <w:rsid w:val="002F4B7F"/>
    <w:rsid w:val="002F4BBC"/>
    <w:rsid w:val="002F51CE"/>
    <w:rsid w:val="002F57BC"/>
    <w:rsid w:val="002F5E5A"/>
    <w:rsid w:val="002F5F4F"/>
    <w:rsid w:val="002F6577"/>
    <w:rsid w:val="002F6C8F"/>
    <w:rsid w:val="002F7E2D"/>
    <w:rsid w:val="00300765"/>
    <w:rsid w:val="00300B30"/>
    <w:rsid w:val="00300F81"/>
    <w:rsid w:val="003012CF"/>
    <w:rsid w:val="00301B21"/>
    <w:rsid w:val="00301CA2"/>
    <w:rsid w:val="00301EA3"/>
    <w:rsid w:val="00302297"/>
    <w:rsid w:val="003031B8"/>
    <w:rsid w:val="00303AA3"/>
    <w:rsid w:val="00303E8D"/>
    <w:rsid w:val="00303EFB"/>
    <w:rsid w:val="003045A5"/>
    <w:rsid w:val="0030481C"/>
    <w:rsid w:val="0030494C"/>
    <w:rsid w:val="00304ECE"/>
    <w:rsid w:val="003052A9"/>
    <w:rsid w:val="003053E7"/>
    <w:rsid w:val="003054D1"/>
    <w:rsid w:val="00305713"/>
    <w:rsid w:val="00306051"/>
    <w:rsid w:val="0030646D"/>
    <w:rsid w:val="00306651"/>
    <w:rsid w:val="00306DB0"/>
    <w:rsid w:val="00306E11"/>
    <w:rsid w:val="0030706E"/>
    <w:rsid w:val="00307221"/>
    <w:rsid w:val="00307B7E"/>
    <w:rsid w:val="00307E7C"/>
    <w:rsid w:val="00310372"/>
    <w:rsid w:val="003107AA"/>
    <w:rsid w:val="0031082C"/>
    <w:rsid w:val="0031087F"/>
    <w:rsid w:val="00311380"/>
    <w:rsid w:val="00311B4B"/>
    <w:rsid w:val="00311ECE"/>
    <w:rsid w:val="00311F07"/>
    <w:rsid w:val="003121DE"/>
    <w:rsid w:val="00312AF2"/>
    <w:rsid w:val="00312E1B"/>
    <w:rsid w:val="00313BEA"/>
    <w:rsid w:val="0031415B"/>
    <w:rsid w:val="00314543"/>
    <w:rsid w:val="0031550E"/>
    <w:rsid w:val="00315939"/>
    <w:rsid w:val="0031649C"/>
    <w:rsid w:val="003164AA"/>
    <w:rsid w:val="003175F7"/>
    <w:rsid w:val="003176D4"/>
    <w:rsid w:val="0031770C"/>
    <w:rsid w:val="0031783A"/>
    <w:rsid w:val="00317E51"/>
    <w:rsid w:val="0032025C"/>
    <w:rsid w:val="0032054E"/>
    <w:rsid w:val="00320706"/>
    <w:rsid w:val="003218BE"/>
    <w:rsid w:val="0032219E"/>
    <w:rsid w:val="003222E0"/>
    <w:rsid w:val="0032235A"/>
    <w:rsid w:val="0032238F"/>
    <w:rsid w:val="00322630"/>
    <w:rsid w:val="00322808"/>
    <w:rsid w:val="003228E1"/>
    <w:rsid w:val="003228FE"/>
    <w:rsid w:val="00322BA8"/>
    <w:rsid w:val="00322E53"/>
    <w:rsid w:val="0032333B"/>
    <w:rsid w:val="003234F6"/>
    <w:rsid w:val="00323B70"/>
    <w:rsid w:val="003240BA"/>
    <w:rsid w:val="00324BF8"/>
    <w:rsid w:val="00324FF7"/>
    <w:rsid w:val="00325133"/>
    <w:rsid w:val="00325485"/>
    <w:rsid w:val="003255C4"/>
    <w:rsid w:val="00325764"/>
    <w:rsid w:val="00325BED"/>
    <w:rsid w:val="00325F1B"/>
    <w:rsid w:val="00325FD5"/>
    <w:rsid w:val="00326310"/>
    <w:rsid w:val="00326A95"/>
    <w:rsid w:val="0032717D"/>
    <w:rsid w:val="0032D0BF"/>
    <w:rsid w:val="003302A3"/>
    <w:rsid w:val="003305D5"/>
    <w:rsid w:val="00330733"/>
    <w:rsid w:val="00330C20"/>
    <w:rsid w:val="00330D07"/>
    <w:rsid w:val="00330D98"/>
    <w:rsid w:val="00330EE0"/>
    <w:rsid w:val="00331683"/>
    <w:rsid w:val="00331839"/>
    <w:rsid w:val="00331C83"/>
    <w:rsid w:val="00332525"/>
    <w:rsid w:val="00332813"/>
    <w:rsid w:val="00333AFD"/>
    <w:rsid w:val="00333CAB"/>
    <w:rsid w:val="00334029"/>
    <w:rsid w:val="0033487A"/>
    <w:rsid w:val="00334965"/>
    <w:rsid w:val="00334B00"/>
    <w:rsid w:val="00334B90"/>
    <w:rsid w:val="00334BD1"/>
    <w:rsid w:val="00334CF2"/>
    <w:rsid w:val="00334CF9"/>
    <w:rsid w:val="00334E2E"/>
    <w:rsid w:val="003352C0"/>
    <w:rsid w:val="0033541F"/>
    <w:rsid w:val="003356DD"/>
    <w:rsid w:val="003358B1"/>
    <w:rsid w:val="00335C08"/>
    <w:rsid w:val="00335C23"/>
    <w:rsid w:val="00335C50"/>
    <w:rsid w:val="00335CB7"/>
    <w:rsid w:val="0033636A"/>
    <w:rsid w:val="003366D7"/>
    <w:rsid w:val="003368B2"/>
    <w:rsid w:val="00337053"/>
    <w:rsid w:val="00337179"/>
    <w:rsid w:val="0033746B"/>
    <w:rsid w:val="003374E7"/>
    <w:rsid w:val="00337A6F"/>
    <w:rsid w:val="00337D71"/>
    <w:rsid w:val="00340419"/>
    <w:rsid w:val="00340C7D"/>
    <w:rsid w:val="003413CE"/>
    <w:rsid w:val="003414DD"/>
    <w:rsid w:val="00341619"/>
    <w:rsid w:val="00341E4F"/>
    <w:rsid w:val="0034245A"/>
    <w:rsid w:val="00342770"/>
    <w:rsid w:val="00342E54"/>
    <w:rsid w:val="00343103"/>
    <w:rsid w:val="003433A8"/>
    <w:rsid w:val="0034384F"/>
    <w:rsid w:val="00344754"/>
    <w:rsid w:val="00344D05"/>
    <w:rsid w:val="00344EE9"/>
    <w:rsid w:val="00345C92"/>
    <w:rsid w:val="00345CF9"/>
    <w:rsid w:val="00345DC0"/>
    <w:rsid w:val="00345EED"/>
    <w:rsid w:val="00345F05"/>
    <w:rsid w:val="003466A7"/>
    <w:rsid w:val="00347060"/>
    <w:rsid w:val="003470A3"/>
    <w:rsid w:val="0034784C"/>
    <w:rsid w:val="00347EEF"/>
    <w:rsid w:val="00350C23"/>
    <w:rsid w:val="00350D12"/>
    <w:rsid w:val="00350DC0"/>
    <w:rsid w:val="00351636"/>
    <w:rsid w:val="00352309"/>
    <w:rsid w:val="0035275C"/>
    <w:rsid w:val="00353182"/>
    <w:rsid w:val="00353677"/>
    <w:rsid w:val="00353B9B"/>
    <w:rsid w:val="00353C0A"/>
    <w:rsid w:val="00353E20"/>
    <w:rsid w:val="00354815"/>
    <w:rsid w:val="00355378"/>
    <w:rsid w:val="0035546A"/>
    <w:rsid w:val="00355B8F"/>
    <w:rsid w:val="00355DC1"/>
    <w:rsid w:val="00356284"/>
    <w:rsid w:val="00356A9A"/>
    <w:rsid w:val="003573A0"/>
    <w:rsid w:val="00357936"/>
    <w:rsid w:val="00357A77"/>
    <w:rsid w:val="00357D8A"/>
    <w:rsid w:val="00360824"/>
    <w:rsid w:val="00360B9A"/>
    <w:rsid w:val="003610E3"/>
    <w:rsid w:val="003610F6"/>
    <w:rsid w:val="00361253"/>
    <w:rsid w:val="00361264"/>
    <w:rsid w:val="00361302"/>
    <w:rsid w:val="00361312"/>
    <w:rsid w:val="003616BA"/>
    <w:rsid w:val="00361748"/>
    <w:rsid w:val="003617A0"/>
    <w:rsid w:val="003619E2"/>
    <w:rsid w:val="00362382"/>
    <w:rsid w:val="0036267D"/>
    <w:rsid w:val="00362B59"/>
    <w:rsid w:val="00362EDB"/>
    <w:rsid w:val="00363414"/>
    <w:rsid w:val="003636D5"/>
    <w:rsid w:val="00363733"/>
    <w:rsid w:val="0036415A"/>
    <w:rsid w:val="003643E0"/>
    <w:rsid w:val="00364B20"/>
    <w:rsid w:val="00364D29"/>
    <w:rsid w:val="00365318"/>
    <w:rsid w:val="003656A8"/>
    <w:rsid w:val="00365EF8"/>
    <w:rsid w:val="0036601C"/>
    <w:rsid w:val="0036620D"/>
    <w:rsid w:val="00366221"/>
    <w:rsid w:val="00366656"/>
    <w:rsid w:val="00366DF0"/>
    <w:rsid w:val="00367162"/>
    <w:rsid w:val="00367A25"/>
    <w:rsid w:val="00370904"/>
    <w:rsid w:val="00370B72"/>
    <w:rsid w:val="00370C9A"/>
    <w:rsid w:val="003712C7"/>
    <w:rsid w:val="00371ACB"/>
    <w:rsid w:val="00371F64"/>
    <w:rsid w:val="0037216D"/>
    <w:rsid w:val="00372736"/>
    <w:rsid w:val="00372D34"/>
    <w:rsid w:val="00372FE6"/>
    <w:rsid w:val="00373B59"/>
    <w:rsid w:val="00374141"/>
    <w:rsid w:val="0037522C"/>
    <w:rsid w:val="003752AC"/>
    <w:rsid w:val="003759C6"/>
    <w:rsid w:val="003765FE"/>
    <w:rsid w:val="003768FB"/>
    <w:rsid w:val="00376A95"/>
    <w:rsid w:val="00376E74"/>
    <w:rsid w:val="00377041"/>
    <w:rsid w:val="0037743E"/>
    <w:rsid w:val="003800F4"/>
    <w:rsid w:val="0038017B"/>
    <w:rsid w:val="003802D3"/>
    <w:rsid w:val="0038034A"/>
    <w:rsid w:val="00380A0A"/>
    <w:rsid w:val="00380B80"/>
    <w:rsid w:val="0038142C"/>
    <w:rsid w:val="003815DB"/>
    <w:rsid w:val="00381F2D"/>
    <w:rsid w:val="0038216F"/>
    <w:rsid w:val="00382973"/>
    <w:rsid w:val="00382C21"/>
    <w:rsid w:val="00383644"/>
    <w:rsid w:val="00384082"/>
    <w:rsid w:val="003840A2"/>
    <w:rsid w:val="00384863"/>
    <w:rsid w:val="00384ABC"/>
    <w:rsid w:val="00384F84"/>
    <w:rsid w:val="003850CE"/>
    <w:rsid w:val="0038521B"/>
    <w:rsid w:val="0038558B"/>
    <w:rsid w:val="00385665"/>
    <w:rsid w:val="003863E5"/>
    <w:rsid w:val="0038653F"/>
    <w:rsid w:val="00386704"/>
    <w:rsid w:val="003869C9"/>
    <w:rsid w:val="003869F0"/>
    <w:rsid w:val="00387BC9"/>
    <w:rsid w:val="00390628"/>
    <w:rsid w:val="00390838"/>
    <w:rsid w:val="00390B25"/>
    <w:rsid w:val="00390B70"/>
    <w:rsid w:val="00390EE1"/>
    <w:rsid w:val="00391685"/>
    <w:rsid w:val="003916DB"/>
    <w:rsid w:val="003917D7"/>
    <w:rsid w:val="00391F5C"/>
    <w:rsid w:val="00392200"/>
    <w:rsid w:val="00392FE0"/>
    <w:rsid w:val="00393502"/>
    <w:rsid w:val="003935DD"/>
    <w:rsid w:val="003936CB"/>
    <w:rsid w:val="00394319"/>
    <w:rsid w:val="0039437F"/>
    <w:rsid w:val="00394491"/>
    <w:rsid w:val="00394500"/>
    <w:rsid w:val="003945CD"/>
    <w:rsid w:val="0039466F"/>
    <w:rsid w:val="00394C49"/>
    <w:rsid w:val="00394D53"/>
    <w:rsid w:val="003959D4"/>
    <w:rsid w:val="00395D16"/>
    <w:rsid w:val="00396020"/>
    <w:rsid w:val="00396C9F"/>
    <w:rsid w:val="00396F95"/>
    <w:rsid w:val="00397041"/>
    <w:rsid w:val="003975EA"/>
    <w:rsid w:val="003978DE"/>
    <w:rsid w:val="00397DC1"/>
    <w:rsid w:val="00397FB6"/>
    <w:rsid w:val="003A0B45"/>
    <w:rsid w:val="003A0D0F"/>
    <w:rsid w:val="003A11D5"/>
    <w:rsid w:val="003A1275"/>
    <w:rsid w:val="003A1AA8"/>
    <w:rsid w:val="003A1EE5"/>
    <w:rsid w:val="003A2111"/>
    <w:rsid w:val="003A2AEA"/>
    <w:rsid w:val="003A2D0A"/>
    <w:rsid w:val="003A2DAB"/>
    <w:rsid w:val="003A358D"/>
    <w:rsid w:val="003A36B7"/>
    <w:rsid w:val="003A3A2A"/>
    <w:rsid w:val="003A3AA2"/>
    <w:rsid w:val="003A3C7D"/>
    <w:rsid w:val="003A42D1"/>
    <w:rsid w:val="003A4C43"/>
    <w:rsid w:val="003A4EFF"/>
    <w:rsid w:val="003A696D"/>
    <w:rsid w:val="003A7257"/>
    <w:rsid w:val="003A78FD"/>
    <w:rsid w:val="003A7C8E"/>
    <w:rsid w:val="003A7CBF"/>
    <w:rsid w:val="003A7D7B"/>
    <w:rsid w:val="003B00CA"/>
    <w:rsid w:val="003B0676"/>
    <w:rsid w:val="003B0EB0"/>
    <w:rsid w:val="003B0F5A"/>
    <w:rsid w:val="003B0FDF"/>
    <w:rsid w:val="003B14DD"/>
    <w:rsid w:val="003B1541"/>
    <w:rsid w:val="003B1609"/>
    <w:rsid w:val="003B1744"/>
    <w:rsid w:val="003B1C57"/>
    <w:rsid w:val="003B1E7C"/>
    <w:rsid w:val="003B227E"/>
    <w:rsid w:val="003B2955"/>
    <w:rsid w:val="003B33D0"/>
    <w:rsid w:val="003B3B3E"/>
    <w:rsid w:val="003B3F14"/>
    <w:rsid w:val="003B4445"/>
    <w:rsid w:val="003B47FB"/>
    <w:rsid w:val="003B4978"/>
    <w:rsid w:val="003B4C8E"/>
    <w:rsid w:val="003B4F98"/>
    <w:rsid w:val="003B5A00"/>
    <w:rsid w:val="003B5DE3"/>
    <w:rsid w:val="003B5ED5"/>
    <w:rsid w:val="003B6217"/>
    <w:rsid w:val="003B6762"/>
    <w:rsid w:val="003B7890"/>
    <w:rsid w:val="003B7AA1"/>
    <w:rsid w:val="003B7BDA"/>
    <w:rsid w:val="003B7D4B"/>
    <w:rsid w:val="003C0150"/>
    <w:rsid w:val="003C02D7"/>
    <w:rsid w:val="003C10CB"/>
    <w:rsid w:val="003C10DA"/>
    <w:rsid w:val="003C1DEB"/>
    <w:rsid w:val="003C1FC8"/>
    <w:rsid w:val="003C22CA"/>
    <w:rsid w:val="003C23EA"/>
    <w:rsid w:val="003C2F12"/>
    <w:rsid w:val="003C3119"/>
    <w:rsid w:val="003C3397"/>
    <w:rsid w:val="003C33D8"/>
    <w:rsid w:val="003C3703"/>
    <w:rsid w:val="003C401E"/>
    <w:rsid w:val="003C407A"/>
    <w:rsid w:val="003C40B5"/>
    <w:rsid w:val="003C5484"/>
    <w:rsid w:val="003C574C"/>
    <w:rsid w:val="003C59DA"/>
    <w:rsid w:val="003C60D3"/>
    <w:rsid w:val="003C7B7F"/>
    <w:rsid w:val="003C7C00"/>
    <w:rsid w:val="003D02B3"/>
    <w:rsid w:val="003D0408"/>
    <w:rsid w:val="003D04A8"/>
    <w:rsid w:val="003D0956"/>
    <w:rsid w:val="003D0E40"/>
    <w:rsid w:val="003D121C"/>
    <w:rsid w:val="003D152F"/>
    <w:rsid w:val="003D160B"/>
    <w:rsid w:val="003D1BD9"/>
    <w:rsid w:val="003D1E27"/>
    <w:rsid w:val="003D242B"/>
    <w:rsid w:val="003D2C72"/>
    <w:rsid w:val="003D38B9"/>
    <w:rsid w:val="003D39C8"/>
    <w:rsid w:val="003D3B65"/>
    <w:rsid w:val="003D3D1A"/>
    <w:rsid w:val="003D4068"/>
    <w:rsid w:val="003D4BBC"/>
    <w:rsid w:val="003D4DBD"/>
    <w:rsid w:val="003D50A2"/>
    <w:rsid w:val="003D54D4"/>
    <w:rsid w:val="003D5531"/>
    <w:rsid w:val="003D5765"/>
    <w:rsid w:val="003D58C9"/>
    <w:rsid w:val="003D5ADD"/>
    <w:rsid w:val="003D6607"/>
    <w:rsid w:val="003D6B12"/>
    <w:rsid w:val="003D6C5C"/>
    <w:rsid w:val="003D6E01"/>
    <w:rsid w:val="003D73A3"/>
    <w:rsid w:val="003D7CF2"/>
    <w:rsid w:val="003D7D1C"/>
    <w:rsid w:val="003D7E76"/>
    <w:rsid w:val="003E066E"/>
    <w:rsid w:val="003E0F6C"/>
    <w:rsid w:val="003E1241"/>
    <w:rsid w:val="003E1EC0"/>
    <w:rsid w:val="003E1FDB"/>
    <w:rsid w:val="003E23F0"/>
    <w:rsid w:val="003E247C"/>
    <w:rsid w:val="003E25D5"/>
    <w:rsid w:val="003E298D"/>
    <w:rsid w:val="003E2F11"/>
    <w:rsid w:val="003E316D"/>
    <w:rsid w:val="003E35A3"/>
    <w:rsid w:val="003E3897"/>
    <w:rsid w:val="003E3A4F"/>
    <w:rsid w:val="003E3F53"/>
    <w:rsid w:val="003E451F"/>
    <w:rsid w:val="003E4C60"/>
    <w:rsid w:val="003E4D88"/>
    <w:rsid w:val="003E4F53"/>
    <w:rsid w:val="003E4F81"/>
    <w:rsid w:val="003E54C1"/>
    <w:rsid w:val="003E54FC"/>
    <w:rsid w:val="003E56E7"/>
    <w:rsid w:val="003E5D9F"/>
    <w:rsid w:val="003E5E50"/>
    <w:rsid w:val="003E5F5E"/>
    <w:rsid w:val="003E5F92"/>
    <w:rsid w:val="003E61D8"/>
    <w:rsid w:val="003E61DA"/>
    <w:rsid w:val="003E654A"/>
    <w:rsid w:val="003E663F"/>
    <w:rsid w:val="003E6780"/>
    <w:rsid w:val="003E69FE"/>
    <w:rsid w:val="003E6ABE"/>
    <w:rsid w:val="003E72EB"/>
    <w:rsid w:val="003E7685"/>
    <w:rsid w:val="003E777A"/>
    <w:rsid w:val="003E7A79"/>
    <w:rsid w:val="003E7B84"/>
    <w:rsid w:val="003F098E"/>
    <w:rsid w:val="003F124E"/>
    <w:rsid w:val="003F1E29"/>
    <w:rsid w:val="003F2037"/>
    <w:rsid w:val="003F2516"/>
    <w:rsid w:val="003F2E10"/>
    <w:rsid w:val="003F3414"/>
    <w:rsid w:val="003F379F"/>
    <w:rsid w:val="003F3D45"/>
    <w:rsid w:val="003F3E16"/>
    <w:rsid w:val="003F3FCC"/>
    <w:rsid w:val="003F408C"/>
    <w:rsid w:val="003F43A1"/>
    <w:rsid w:val="003F44DE"/>
    <w:rsid w:val="003F4A18"/>
    <w:rsid w:val="003F50F2"/>
    <w:rsid w:val="003F51A9"/>
    <w:rsid w:val="003F551B"/>
    <w:rsid w:val="003F5866"/>
    <w:rsid w:val="003F5918"/>
    <w:rsid w:val="003F6357"/>
    <w:rsid w:val="003F6FF7"/>
    <w:rsid w:val="003F715D"/>
    <w:rsid w:val="003F7861"/>
    <w:rsid w:val="003F7946"/>
    <w:rsid w:val="003F7986"/>
    <w:rsid w:val="003F7C04"/>
    <w:rsid w:val="003F7C42"/>
    <w:rsid w:val="003F7D2A"/>
    <w:rsid w:val="003F7EFF"/>
    <w:rsid w:val="0040017F"/>
    <w:rsid w:val="00400319"/>
    <w:rsid w:val="004004D6"/>
    <w:rsid w:val="0040061C"/>
    <w:rsid w:val="004007BE"/>
    <w:rsid w:val="004009F1"/>
    <w:rsid w:val="00400E47"/>
    <w:rsid w:val="0040132D"/>
    <w:rsid w:val="004016F7"/>
    <w:rsid w:val="004016FE"/>
    <w:rsid w:val="004019A9"/>
    <w:rsid w:val="00401F8A"/>
    <w:rsid w:val="00402C15"/>
    <w:rsid w:val="00403463"/>
    <w:rsid w:val="00403A7E"/>
    <w:rsid w:val="00404000"/>
    <w:rsid w:val="0040404C"/>
    <w:rsid w:val="00405715"/>
    <w:rsid w:val="00405879"/>
    <w:rsid w:val="004073A0"/>
    <w:rsid w:val="004104CA"/>
    <w:rsid w:val="004106FD"/>
    <w:rsid w:val="00410BF2"/>
    <w:rsid w:val="00411123"/>
    <w:rsid w:val="00411CE7"/>
    <w:rsid w:val="00411E9B"/>
    <w:rsid w:val="00412116"/>
    <w:rsid w:val="004121CD"/>
    <w:rsid w:val="0041242C"/>
    <w:rsid w:val="0041260A"/>
    <w:rsid w:val="004129CF"/>
    <w:rsid w:val="0041359E"/>
    <w:rsid w:val="004136D2"/>
    <w:rsid w:val="00414077"/>
    <w:rsid w:val="004142FC"/>
    <w:rsid w:val="004146FA"/>
    <w:rsid w:val="00414717"/>
    <w:rsid w:val="00414B5D"/>
    <w:rsid w:val="00414C9E"/>
    <w:rsid w:val="00414EC5"/>
    <w:rsid w:val="00415358"/>
    <w:rsid w:val="004156E0"/>
    <w:rsid w:val="00415BF8"/>
    <w:rsid w:val="00415D89"/>
    <w:rsid w:val="00415EA8"/>
    <w:rsid w:val="00416096"/>
    <w:rsid w:val="004163E4"/>
    <w:rsid w:val="00416802"/>
    <w:rsid w:val="0041686E"/>
    <w:rsid w:val="00416EDC"/>
    <w:rsid w:val="00417034"/>
    <w:rsid w:val="004170A6"/>
    <w:rsid w:val="00417AB0"/>
    <w:rsid w:val="00417D1C"/>
    <w:rsid w:val="00417F0E"/>
    <w:rsid w:val="0042019A"/>
    <w:rsid w:val="00420414"/>
    <w:rsid w:val="004207F9"/>
    <w:rsid w:val="00420E3B"/>
    <w:rsid w:val="004213F0"/>
    <w:rsid w:val="00421C1A"/>
    <w:rsid w:val="00421D3F"/>
    <w:rsid w:val="00422960"/>
    <w:rsid w:val="00422B5C"/>
    <w:rsid w:val="00422D89"/>
    <w:rsid w:val="00422EBB"/>
    <w:rsid w:val="00422F3A"/>
    <w:rsid w:val="0042300C"/>
    <w:rsid w:val="004230E5"/>
    <w:rsid w:val="0042337E"/>
    <w:rsid w:val="00423445"/>
    <w:rsid w:val="0042361B"/>
    <w:rsid w:val="00423AF5"/>
    <w:rsid w:val="00423E36"/>
    <w:rsid w:val="00423EFE"/>
    <w:rsid w:val="00423FD1"/>
    <w:rsid w:val="00424170"/>
    <w:rsid w:val="0042440E"/>
    <w:rsid w:val="004246DF"/>
    <w:rsid w:val="00424986"/>
    <w:rsid w:val="00424C87"/>
    <w:rsid w:val="00425003"/>
    <w:rsid w:val="0042639F"/>
    <w:rsid w:val="00426453"/>
    <w:rsid w:val="00426691"/>
    <w:rsid w:val="00426B56"/>
    <w:rsid w:val="00426FA2"/>
    <w:rsid w:val="00427118"/>
    <w:rsid w:val="0042732D"/>
    <w:rsid w:val="0042766F"/>
    <w:rsid w:val="004276FE"/>
    <w:rsid w:val="0042783B"/>
    <w:rsid w:val="00427DE9"/>
    <w:rsid w:val="0042F675"/>
    <w:rsid w:val="00430A53"/>
    <w:rsid w:val="00430B1F"/>
    <w:rsid w:val="00430F2F"/>
    <w:rsid w:val="00431760"/>
    <w:rsid w:val="00432051"/>
    <w:rsid w:val="004320AE"/>
    <w:rsid w:val="00432969"/>
    <w:rsid w:val="004329A6"/>
    <w:rsid w:val="00432DC9"/>
    <w:rsid w:val="00433218"/>
    <w:rsid w:val="00433504"/>
    <w:rsid w:val="0043471F"/>
    <w:rsid w:val="00434AC5"/>
    <w:rsid w:val="004351FE"/>
    <w:rsid w:val="00435318"/>
    <w:rsid w:val="004353DC"/>
    <w:rsid w:val="00435A39"/>
    <w:rsid w:val="00435DD0"/>
    <w:rsid w:val="00435E6B"/>
    <w:rsid w:val="00435F4D"/>
    <w:rsid w:val="00435F5B"/>
    <w:rsid w:val="004362F1"/>
    <w:rsid w:val="004365CF"/>
    <w:rsid w:val="00436C5F"/>
    <w:rsid w:val="00436E4D"/>
    <w:rsid w:val="0043718A"/>
    <w:rsid w:val="0043733F"/>
    <w:rsid w:val="004373E3"/>
    <w:rsid w:val="004375A0"/>
    <w:rsid w:val="0043782D"/>
    <w:rsid w:val="004400FD"/>
    <w:rsid w:val="00440B00"/>
    <w:rsid w:val="00440B32"/>
    <w:rsid w:val="00440B71"/>
    <w:rsid w:val="00441919"/>
    <w:rsid w:val="00441B19"/>
    <w:rsid w:val="004426F9"/>
    <w:rsid w:val="004428DB"/>
    <w:rsid w:val="00442A5E"/>
    <w:rsid w:val="004439B9"/>
    <w:rsid w:val="00443D88"/>
    <w:rsid w:val="00444110"/>
    <w:rsid w:val="00444226"/>
    <w:rsid w:val="0044457A"/>
    <w:rsid w:val="004447CD"/>
    <w:rsid w:val="00444841"/>
    <w:rsid w:val="00444A79"/>
    <w:rsid w:val="00444C60"/>
    <w:rsid w:val="00445354"/>
    <w:rsid w:val="00445401"/>
    <w:rsid w:val="004461C5"/>
    <w:rsid w:val="00446319"/>
    <w:rsid w:val="004467E5"/>
    <w:rsid w:val="00446918"/>
    <w:rsid w:val="00446E7D"/>
    <w:rsid w:val="004470E3"/>
    <w:rsid w:val="004471FA"/>
    <w:rsid w:val="0044763C"/>
    <w:rsid w:val="00447751"/>
    <w:rsid w:val="0044786B"/>
    <w:rsid w:val="004509EA"/>
    <w:rsid w:val="00450EC9"/>
    <w:rsid w:val="00451299"/>
    <w:rsid w:val="004513CC"/>
    <w:rsid w:val="004517A5"/>
    <w:rsid w:val="00451F4E"/>
    <w:rsid w:val="0045237A"/>
    <w:rsid w:val="0045256A"/>
    <w:rsid w:val="00452E3F"/>
    <w:rsid w:val="00452F92"/>
    <w:rsid w:val="0045305C"/>
    <w:rsid w:val="00453304"/>
    <w:rsid w:val="00453318"/>
    <w:rsid w:val="00453683"/>
    <w:rsid w:val="004538D7"/>
    <w:rsid w:val="00453AAE"/>
    <w:rsid w:val="00453C87"/>
    <w:rsid w:val="00454502"/>
    <w:rsid w:val="00454570"/>
    <w:rsid w:val="0045474A"/>
    <w:rsid w:val="00454D12"/>
    <w:rsid w:val="00454D66"/>
    <w:rsid w:val="00455480"/>
    <w:rsid w:val="00455FEE"/>
    <w:rsid w:val="0045620A"/>
    <w:rsid w:val="00456CD3"/>
    <w:rsid w:val="004570A8"/>
    <w:rsid w:val="00457303"/>
    <w:rsid w:val="00457586"/>
    <w:rsid w:val="004577BD"/>
    <w:rsid w:val="004579D2"/>
    <w:rsid w:val="0046016E"/>
    <w:rsid w:val="00460866"/>
    <w:rsid w:val="004613A3"/>
    <w:rsid w:val="00461949"/>
    <w:rsid w:val="00461F1E"/>
    <w:rsid w:val="004622D3"/>
    <w:rsid w:val="004623C6"/>
    <w:rsid w:val="004629FE"/>
    <w:rsid w:val="004631EF"/>
    <w:rsid w:val="00463799"/>
    <w:rsid w:val="00463F92"/>
    <w:rsid w:val="00464612"/>
    <w:rsid w:val="00464705"/>
    <w:rsid w:val="0046484B"/>
    <w:rsid w:val="00464A3A"/>
    <w:rsid w:val="00464AB6"/>
    <w:rsid w:val="00464C3E"/>
    <w:rsid w:val="00464C9F"/>
    <w:rsid w:val="004650C6"/>
    <w:rsid w:val="0046516A"/>
    <w:rsid w:val="0046578F"/>
    <w:rsid w:val="00465A80"/>
    <w:rsid w:val="00465DE3"/>
    <w:rsid w:val="00465EF8"/>
    <w:rsid w:val="0046628B"/>
    <w:rsid w:val="004665C2"/>
    <w:rsid w:val="00466651"/>
    <w:rsid w:val="004671AC"/>
    <w:rsid w:val="00467278"/>
    <w:rsid w:val="004678EB"/>
    <w:rsid w:val="0047024A"/>
    <w:rsid w:val="00470811"/>
    <w:rsid w:val="00470A69"/>
    <w:rsid w:val="00471524"/>
    <w:rsid w:val="004717D6"/>
    <w:rsid w:val="004719DB"/>
    <w:rsid w:val="00472224"/>
    <w:rsid w:val="0047239F"/>
    <w:rsid w:val="00472411"/>
    <w:rsid w:val="00472894"/>
    <w:rsid w:val="00472EFD"/>
    <w:rsid w:val="00473361"/>
    <w:rsid w:val="00473956"/>
    <w:rsid w:val="00473C47"/>
    <w:rsid w:val="00473C82"/>
    <w:rsid w:val="00473CA9"/>
    <w:rsid w:val="00474040"/>
    <w:rsid w:val="00474070"/>
    <w:rsid w:val="00474558"/>
    <w:rsid w:val="0047466D"/>
    <w:rsid w:val="00474C2F"/>
    <w:rsid w:val="004759DE"/>
    <w:rsid w:val="00476227"/>
    <w:rsid w:val="00476622"/>
    <w:rsid w:val="004766DB"/>
    <w:rsid w:val="00476741"/>
    <w:rsid w:val="004767DE"/>
    <w:rsid w:val="0047700E"/>
    <w:rsid w:val="00477330"/>
    <w:rsid w:val="004776D9"/>
    <w:rsid w:val="00477C94"/>
    <w:rsid w:val="00480160"/>
    <w:rsid w:val="00480501"/>
    <w:rsid w:val="0048054F"/>
    <w:rsid w:val="0048064D"/>
    <w:rsid w:val="00480CC7"/>
    <w:rsid w:val="004828AE"/>
    <w:rsid w:val="00482B33"/>
    <w:rsid w:val="00482C43"/>
    <w:rsid w:val="00482D3C"/>
    <w:rsid w:val="00482E39"/>
    <w:rsid w:val="0048308B"/>
    <w:rsid w:val="00483504"/>
    <w:rsid w:val="004837D7"/>
    <w:rsid w:val="004839E9"/>
    <w:rsid w:val="00484008"/>
    <w:rsid w:val="004844A6"/>
    <w:rsid w:val="00484B23"/>
    <w:rsid w:val="00485A27"/>
    <w:rsid w:val="00486266"/>
    <w:rsid w:val="00486489"/>
    <w:rsid w:val="0048665F"/>
    <w:rsid w:val="00486925"/>
    <w:rsid w:val="00486CEF"/>
    <w:rsid w:val="00486F2D"/>
    <w:rsid w:val="0048789E"/>
    <w:rsid w:val="0048794B"/>
    <w:rsid w:val="00487ABE"/>
    <w:rsid w:val="00487BF6"/>
    <w:rsid w:val="00490267"/>
    <w:rsid w:val="0049028D"/>
    <w:rsid w:val="00490ABF"/>
    <w:rsid w:val="00490C4A"/>
    <w:rsid w:val="00490D10"/>
    <w:rsid w:val="00490EDF"/>
    <w:rsid w:val="00491072"/>
    <w:rsid w:val="0049127E"/>
    <w:rsid w:val="00491958"/>
    <w:rsid w:val="00491E7B"/>
    <w:rsid w:val="00492B45"/>
    <w:rsid w:val="00492CC9"/>
    <w:rsid w:val="00493AE8"/>
    <w:rsid w:val="00493EAC"/>
    <w:rsid w:val="0049495F"/>
    <w:rsid w:val="00494C28"/>
    <w:rsid w:val="004950B8"/>
    <w:rsid w:val="004957F2"/>
    <w:rsid w:val="00495813"/>
    <w:rsid w:val="004958A2"/>
    <w:rsid w:val="00495E59"/>
    <w:rsid w:val="00496280"/>
    <w:rsid w:val="004966D0"/>
    <w:rsid w:val="00496BCF"/>
    <w:rsid w:val="00496C98"/>
    <w:rsid w:val="00497196"/>
    <w:rsid w:val="00497936"/>
    <w:rsid w:val="00497BFD"/>
    <w:rsid w:val="00497C88"/>
    <w:rsid w:val="004A01A5"/>
    <w:rsid w:val="004A0C5D"/>
    <w:rsid w:val="004A0F74"/>
    <w:rsid w:val="004A10A6"/>
    <w:rsid w:val="004A1362"/>
    <w:rsid w:val="004A1447"/>
    <w:rsid w:val="004A19EF"/>
    <w:rsid w:val="004A2861"/>
    <w:rsid w:val="004A2986"/>
    <w:rsid w:val="004A2AAC"/>
    <w:rsid w:val="004A2F8B"/>
    <w:rsid w:val="004A3659"/>
    <w:rsid w:val="004A386B"/>
    <w:rsid w:val="004A4B2E"/>
    <w:rsid w:val="004A4CDD"/>
    <w:rsid w:val="004A54CE"/>
    <w:rsid w:val="004A5516"/>
    <w:rsid w:val="004A5E6E"/>
    <w:rsid w:val="004A5E9C"/>
    <w:rsid w:val="004A5F7E"/>
    <w:rsid w:val="004A60A8"/>
    <w:rsid w:val="004A60CB"/>
    <w:rsid w:val="004A663C"/>
    <w:rsid w:val="004A6762"/>
    <w:rsid w:val="004A6BC0"/>
    <w:rsid w:val="004A6E20"/>
    <w:rsid w:val="004A6F11"/>
    <w:rsid w:val="004A76E4"/>
    <w:rsid w:val="004A78D0"/>
    <w:rsid w:val="004A78DD"/>
    <w:rsid w:val="004A7CCA"/>
    <w:rsid w:val="004A7D06"/>
    <w:rsid w:val="004B047A"/>
    <w:rsid w:val="004B0564"/>
    <w:rsid w:val="004B0C0E"/>
    <w:rsid w:val="004B0FED"/>
    <w:rsid w:val="004B1017"/>
    <w:rsid w:val="004B1082"/>
    <w:rsid w:val="004B145A"/>
    <w:rsid w:val="004B14AF"/>
    <w:rsid w:val="004B19B4"/>
    <w:rsid w:val="004B1FB7"/>
    <w:rsid w:val="004B2B2A"/>
    <w:rsid w:val="004B2D7B"/>
    <w:rsid w:val="004B2FF8"/>
    <w:rsid w:val="004B322A"/>
    <w:rsid w:val="004B3A2E"/>
    <w:rsid w:val="004B3C46"/>
    <w:rsid w:val="004B3C91"/>
    <w:rsid w:val="004B3D2A"/>
    <w:rsid w:val="004B4172"/>
    <w:rsid w:val="004B4D19"/>
    <w:rsid w:val="004B5EF7"/>
    <w:rsid w:val="004B668C"/>
    <w:rsid w:val="004B6840"/>
    <w:rsid w:val="004B7485"/>
    <w:rsid w:val="004C03C9"/>
    <w:rsid w:val="004C0B4B"/>
    <w:rsid w:val="004C0DED"/>
    <w:rsid w:val="004C0F5D"/>
    <w:rsid w:val="004C1608"/>
    <w:rsid w:val="004C1B07"/>
    <w:rsid w:val="004C1D91"/>
    <w:rsid w:val="004C2A1B"/>
    <w:rsid w:val="004C2C9A"/>
    <w:rsid w:val="004C2EB1"/>
    <w:rsid w:val="004C2EF0"/>
    <w:rsid w:val="004C33B7"/>
    <w:rsid w:val="004C38AF"/>
    <w:rsid w:val="004C3CFC"/>
    <w:rsid w:val="004C3D95"/>
    <w:rsid w:val="004C46DC"/>
    <w:rsid w:val="004C4BC2"/>
    <w:rsid w:val="004C5464"/>
    <w:rsid w:val="004C5569"/>
    <w:rsid w:val="004C559B"/>
    <w:rsid w:val="004C560C"/>
    <w:rsid w:val="004C5660"/>
    <w:rsid w:val="004C5BB3"/>
    <w:rsid w:val="004C61F0"/>
    <w:rsid w:val="004C6588"/>
    <w:rsid w:val="004C662F"/>
    <w:rsid w:val="004C66DA"/>
    <w:rsid w:val="004C680E"/>
    <w:rsid w:val="004C6A5C"/>
    <w:rsid w:val="004C778A"/>
    <w:rsid w:val="004D0905"/>
    <w:rsid w:val="004D0F8F"/>
    <w:rsid w:val="004D10C9"/>
    <w:rsid w:val="004D1368"/>
    <w:rsid w:val="004D1B40"/>
    <w:rsid w:val="004D289A"/>
    <w:rsid w:val="004D28A2"/>
    <w:rsid w:val="004D3195"/>
    <w:rsid w:val="004D32EA"/>
    <w:rsid w:val="004D3492"/>
    <w:rsid w:val="004D3E6C"/>
    <w:rsid w:val="004D3F83"/>
    <w:rsid w:val="004D3F92"/>
    <w:rsid w:val="004D4D56"/>
    <w:rsid w:val="004D537B"/>
    <w:rsid w:val="004D560B"/>
    <w:rsid w:val="004D5C67"/>
    <w:rsid w:val="004D5D95"/>
    <w:rsid w:val="004D5FF7"/>
    <w:rsid w:val="004D60D5"/>
    <w:rsid w:val="004D6E5D"/>
    <w:rsid w:val="004D79B1"/>
    <w:rsid w:val="004E0DD7"/>
    <w:rsid w:val="004E19C5"/>
    <w:rsid w:val="004E1C61"/>
    <w:rsid w:val="004E255A"/>
    <w:rsid w:val="004E2D3B"/>
    <w:rsid w:val="004E35CB"/>
    <w:rsid w:val="004E38CC"/>
    <w:rsid w:val="004E3A0E"/>
    <w:rsid w:val="004E3E34"/>
    <w:rsid w:val="004E42F4"/>
    <w:rsid w:val="004E4ACE"/>
    <w:rsid w:val="004E4FDF"/>
    <w:rsid w:val="004E5BB3"/>
    <w:rsid w:val="004E66CB"/>
    <w:rsid w:val="004E68C7"/>
    <w:rsid w:val="004E75F9"/>
    <w:rsid w:val="004E7761"/>
    <w:rsid w:val="004F07D8"/>
    <w:rsid w:val="004F0BB0"/>
    <w:rsid w:val="004F12AD"/>
    <w:rsid w:val="004F12E6"/>
    <w:rsid w:val="004F17C6"/>
    <w:rsid w:val="004F18BA"/>
    <w:rsid w:val="004F1B96"/>
    <w:rsid w:val="004F2706"/>
    <w:rsid w:val="004F27D9"/>
    <w:rsid w:val="004F293F"/>
    <w:rsid w:val="004F309C"/>
    <w:rsid w:val="004F34B2"/>
    <w:rsid w:val="004F354E"/>
    <w:rsid w:val="004F35C8"/>
    <w:rsid w:val="004F38ED"/>
    <w:rsid w:val="004F39F8"/>
    <w:rsid w:val="004F3F2A"/>
    <w:rsid w:val="004F4F85"/>
    <w:rsid w:val="004F5355"/>
    <w:rsid w:val="004F5E9F"/>
    <w:rsid w:val="004F6135"/>
    <w:rsid w:val="004F6AE1"/>
    <w:rsid w:val="004F6D2A"/>
    <w:rsid w:val="004F7264"/>
    <w:rsid w:val="004F7324"/>
    <w:rsid w:val="004F77C3"/>
    <w:rsid w:val="004F7CC8"/>
    <w:rsid w:val="004F7F74"/>
    <w:rsid w:val="00500290"/>
    <w:rsid w:val="00500396"/>
    <w:rsid w:val="0050061E"/>
    <w:rsid w:val="0050096C"/>
    <w:rsid w:val="00501B5F"/>
    <w:rsid w:val="00501D65"/>
    <w:rsid w:val="00502030"/>
    <w:rsid w:val="0050205E"/>
    <w:rsid w:val="005029AF"/>
    <w:rsid w:val="00502E4B"/>
    <w:rsid w:val="00502E97"/>
    <w:rsid w:val="00502FFD"/>
    <w:rsid w:val="005035CF"/>
    <w:rsid w:val="00503979"/>
    <w:rsid w:val="00503EBE"/>
    <w:rsid w:val="00503F56"/>
    <w:rsid w:val="0050427A"/>
    <w:rsid w:val="00505F1A"/>
    <w:rsid w:val="0050625E"/>
    <w:rsid w:val="00507018"/>
    <w:rsid w:val="005077ED"/>
    <w:rsid w:val="00507F60"/>
    <w:rsid w:val="00510814"/>
    <w:rsid w:val="00510977"/>
    <w:rsid w:val="00510C2C"/>
    <w:rsid w:val="00510CC8"/>
    <w:rsid w:val="005113FE"/>
    <w:rsid w:val="00511C1A"/>
    <w:rsid w:val="00511CBD"/>
    <w:rsid w:val="00511D50"/>
    <w:rsid w:val="00511DC3"/>
    <w:rsid w:val="00512100"/>
    <w:rsid w:val="00512113"/>
    <w:rsid w:val="005125E5"/>
    <w:rsid w:val="0051380D"/>
    <w:rsid w:val="00513A39"/>
    <w:rsid w:val="00513A79"/>
    <w:rsid w:val="00513C41"/>
    <w:rsid w:val="00514007"/>
    <w:rsid w:val="0051478F"/>
    <w:rsid w:val="005148DE"/>
    <w:rsid w:val="00514928"/>
    <w:rsid w:val="005149FF"/>
    <w:rsid w:val="00514DDD"/>
    <w:rsid w:val="005158A9"/>
    <w:rsid w:val="005160BB"/>
    <w:rsid w:val="00516835"/>
    <w:rsid w:val="00516D90"/>
    <w:rsid w:val="005170C2"/>
    <w:rsid w:val="00517B8F"/>
    <w:rsid w:val="0051F013"/>
    <w:rsid w:val="00520188"/>
    <w:rsid w:val="005203FE"/>
    <w:rsid w:val="005208E1"/>
    <w:rsid w:val="0052119A"/>
    <w:rsid w:val="00521792"/>
    <w:rsid w:val="0052182D"/>
    <w:rsid w:val="005219B2"/>
    <w:rsid w:val="00521B26"/>
    <w:rsid w:val="00521E41"/>
    <w:rsid w:val="005220DA"/>
    <w:rsid w:val="0052283C"/>
    <w:rsid w:val="005231F1"/>
    <w:rsid w:val="00523331"/>
    <w:rsid w:val="0052338F"/>
    <w:rsid w:val="00524399"/>
    <w:rsid w:val="00524532"/>
    <w:rsid w:val="00524736"/>
    <w:rsid w:val="00524894"/>
    <w:rsid w:val="00525022"/>
    <w:rsid w:val="00525037"/>
    <w:rsid w:val="005252CF"/>
    <w:rsid w:val="0052542C"/>
    <w:rsid w:val="00526066"/>
    <w:rsid w:val="00526500"/>
    <w:rsid w:val="00526BC8"/>
    <w:rsid w:val="00526EF1"/>
    <w:rsid w:val="005272D7"/>
    <w:rsid w:val="0052732B"/>
    <w:rsid w:val="005273B9"/>
    <w:rsid w:val="005274E6"/>
    <w:rsid w:val="00527756"/>
    <w:rsid w:val="00527D63"/>
    <w:rsid w:val="00530061"/>
    <w:rsid w:val="005301BD"/>
    <w:rsid w:val="00530404"/>
    <w:rsid w:val="0053077F"/>
    <w:rsid w:val="005307B9"/>
    <w:rsid w:val="005308D0"/>
    <w:rsid w:val="005313AC"/>
    <w:rsid w:val="00531820"/>
    <w:rsid w:val="00531FA6"/>
    <w:rsid w:val="0053264D"/>
    <w:rsid w:val="00532C37"/>
    <w:rsid w:val="0053343B"/>
    <w:rsid w:val="00533C9A"/>
    <w:rsid w:val="00533CD5"/>
    <w:rsid w:val="00534DAB"/>
    <w:rsid w:val="00535A69"/>
    <w:rsid w:val="00535ED8"/>
    <w:rsid w:val="00535FC1"/>
    <w:rsid w:val="0053672B"/>
    <w:rsid w:val="0053692E"/>
    <w:rsid w:val="005369C0"/>
    <w:rsid w:val="00536B5F"/>
    <w:rsid w:val="005377B7"/>
    <w:rsid w:val="00537F10"/>
    <w:rsid w:val="00537F11"/>
    <w:rsid w:val="00540102"/>
    <w:rsid w:val="005411A8"/>
    <w:rsid w:val="005418A4"/>
    <w:rsid w:val="00541CFB"/>
    <w:rsid w:val="0054218C"/>
    <w:rsid w:val="005426F1"/>
    <w:rsid w:val="00542C6D"/>
    <w:rsid w:val="00542F70"/>
    <w:rsid w:val="00543549"/>
    <w:rsid w:val="0054380A"/>
    <w:rsid w:val="00544050"/>
    <w:rsid w:val="005441EE"/>
    <w:rsid w:val="00544490"/>
    <w:rsid w:val="0054470F"/>
    <w:rsid w:val="00544A9D"/>
    <w:rsid w:val="00544E77"/>
    <w:rsid w:val="00545DA1"/>
    <w:rsid w:val="005460BC"/>
    <w:rsid w:val="005461E8"/>
    <w:rsid w:val="005462C2"/>
    <w:rsid w:val="00546677"/>
    <w:rsid w:val="00546CC5"/>
    <w:rsid w:val="005471EE"/>
    <w:rsid w:val="005473C1"/>
    <w:rsid w:val="005473ED"/>
    <w:rsid w:val="00547A12"/>
    <w:rsid w:val="00550DD6"/>
    <w:rsid w:val="00550DEE"/>
    <w:rsid w:val="00550ECA"/>
    <w:rsid w:val="0055122B"/>
    <w:rsid w:val="00552B38"/>
    <w:rsid w:val="0055337D"/>
    <w:rsid w:val="0055339E"/>
    <w:rsid w:val="005536DB"/>
    <w:rsid w:val="005539F6"/>
    <w:rsid w:val="00553D5C"/>
    <w:rsid w:val="00553FCA"/>
    <w:rsid w:val="0055424C"/>
    <w:rsid w:val="00554271"/>
    <w:rsid w:val="0055486E"/>
    <w:rsid w:val="00554EDC"/>
    <w:rsid w:val="005553A5"/>
    <w:rsid w:val="00555899"/>
    <w:rsid w:val="005560FD"/>
    <w:rsid w:val="0055624A"/>
    <w:rsid w:val="00556A70"/>
    <w:rsid w:val="0055718F"/>
    <w:rsid w:val="0055722A"/>
    <w:rsid w:val="00557816"/>
    <w:rsid w:val="00557C60"/>
    <w:rsid w:val="00557D00"/>
    <w:rsid w:val="00557FB4"/>
    <w:rsid w:val="00561010"/>
    <w:rsid w:val="00561639"/>
    <w:rsid w:val="00561802"/>
    <w:rsid w:val="00561AB3"/>
    <w:rsid w:val="00561E28"/>
    <w:rsid w:val="005624CA"/>
    <w:rsid w:val="0056271C"/>
    <w:rsid w:val="005627C7"/>
    <w:rsid w:val="00562B16"/>
    <w:rsid w:val="00564B34"/>
    <w:rsid w:val="00564E83"/>
    <w:rsid w:val="00565603"/>
    <w:rsid w:val="00565951"/>
    <w:rsid w:val="00565E67"/>
    <w:rsid w:val="00565EC6"/>
    <w:rsid w:val="005662BB"/>
    <w:rsid w:val="005663F0"/>
    <w:rsid w:val="0056672C"/>
    <w:rsid w:val="00566DFA"/>
    <w:rsid w:val="005676B0"/>
    <w:rsid w:val="00567762"/>
    <w:rsid w:val="00567900"/>
    <w:rsid w:val="00567A9C"/>
    <w:rsid w:val="00567DF1"/>
    <w:rsid w:val="00570143"/>
    <w:rsid w:val="00570402"/>
    <w:rsid w:val="00570A29"/>
    <w:rsid w:val="00570B6B"/>
    <w:rsid w:val="00571666"/>
    <w:rsid w:val="00571774"/>
    <w:rsid w:val="005718D0"/>
    <w:rsid w:val="005718E1"/>
    <w:rsid w:val="00571F14"/>
    <w:rsid w:val="005721FE"/>
    <w:rsid w:val="005724D6"/>
    <w:rsid w:val="005725CB"/>
    <w:rsid w:val="00572710"/>
    <w:rsid w:val="00572C43"/>
    <w:rsid w:val="00573335"/>
    <w:rsid w:val="005745A6"/>
    <w:rsid w:val="00574CC4"/>
    <w:rsid w:val="00574E79"/>
    <w:rsid w:val="0057528A"/>
    <w:rsid w:val="0057688D"/>
    <w:rsid w:val="00577179"/>
    <w:rsid w:val="005772A4"/>
    <w:rsid w:val="005774BA"/>
    <w:rsid w:val="005774FE"/>
    <w:rsid w:val="005779F6"/>
    <w:rsid w:val="00577BC5"/>
    <w:rsid w:val="00577D04"/>
    <w:rsid w:val="00580580"/>
    <w:rsid w:val="005808A0"/>
    <w:rsid w:val="005808D9"/>
    <w:rsid w:val="00580BFC"/>
    <w:rsid w:val="00580F9D"/>
    <w:rsid w:val="005812E2"/>
    <w:rsid w:val="00581445"/>
    <w:rsid w:val="005815E5"/>
    <w:rsid w:val="00581FA7"/>
    <w:rsid w:val="0058209D"/>
    <w:rsid w:val="0058224F"/>
    <w:rsid w:val="00582BFE"/>
    <w:rsid w:val="00582FA5"/>
    <w:rsid w:val="00583023"/>
    <w:rsid w:val="005838FA"/>
    <w:rsid w:val="005842FD"/>
    <w:rsid w:val="0058465E"/>
    <w:rsid w:val="00584A7B"/>
    <w:rsid w:val="00584C6A"/>
    <w:rsid w:val="00584EA6"/>
    <w:rsid w:val="00585577"/>
    <w:rsid w:val="0058564A"/>
    <w:rsid w:val="0058660D"/>
    <w:rsid w:val="005867D8"/>
    <w:rsid w:val="00586C9D"/>
    <w:rsid w:val="00587094"/>
    <w:rsid w:val="005874AA"/>
    <w:rsid w:val="00587EB7"/>
    <w:rsid w:val="005905EE"/>
    <w:rsid w:val="00590C6B"/>
    <w:rsid w:val="00590E04"/>
    <w:rsid w:val="00591EA9"/>
    <w:rsid w:val="0059216A"/>
    <w:rsid w:val="00592263"/>
    <w:rsid w:val="00592C95"/>
    <w:rsid w:val="005939F2"/>
    <w:rsid w:val="00593A31"/>
    <w:rsid w:val="00593BC6"/>
    <w:rsid w:val="00593D57"/>
    <w:rsid w:val="00593F24"/>
    <w:rsid w:val="0059482A"/>
    <w:rsid w:val="00594D17"/>
    <w:rsid w:val="00594DDF"/>
    <w:rsid w:val="00595072"/>
    <w:rsid w:val="005952B1"/>
    <w:rsid w:val="00595303"/>
    <w:rsid w:val="005953D3"/>
    <w:rsid w:val="00595552"/>
    <w:rsid w:val="005959D8"/>
    <w:rsid w:val="00595ACB"/>
    <w:rsid w:val="00595DF7"/>
    <w:rsid w:val="005962F9"/>
    <w:rsid w:val="00596C54"/>
    <w:rsid w:val="00597006"/>
    <w:rsid w:val="005971FC"/>
    <w:rsid w:val="00597B66"/>
    <w:rsid w:val="005A008D"/>
    <w:rsid w:val="005A0495"/>
    <w:rsid w:val="005A1649"/>
    <w:rsid w:val="005A18A2"/>
    <w:rsid w:val="005A18E1"/>
    <w:rsid w:val="005A199C"/>
    <w:rsid w:val="005A19B2"/>
    <w:rsid w:val="005A20FC"/>
    <w:rsid w:val="005A230C"/>
    <w:rsid w:val="005A23B4"/>
    <w:rsid w:val="005A2623"/>
    <w:rsid w:val="005A29F5"/>
    <w:rsid w:val="005A2B6F"/>
    <w:rsid w:val="005A2BE6"/>
    <w:rsid w:val="005A2CF1"/>
    <w:rsid w:val="005A2EDE"/>
    <w:rsid w:val="005A2F50"/>
    <w:rsid w:val="005A3E1F"/>
    <w:rsid w:val="005A3ECC"/>
    <w:rsid w:val="005A4679"/>
    <w:rsid w:val="005A4994"/>
    <w:rsid w:val="005A5424"/>
    <w:rsid w:val="005A54AE"/>
    <w:rsid w:val="005A5E0F"/>
    <w:rsid w:val="005A60BD"/>
    <w:rsid w:val="005A6DF0"/>
    <w:rsid w:val="005A7190"/>
    <w:rsid w:val="005A7BFE"/>
    <w:rsid w:val="005A7DB2"/>
    <w:rsid w:val="005A7E01"/>
    <w:rsid w:val="005B001F"/>
    <w:rsid w:val="005B010A"/>
    <w:rsid w:val="005B03FE"/>
    <w:rsid w:val="005B0C58"/>
    <w:rsid w:val="005B1258"/>
    <w:rsid w:val="005B1334"/>
    <w:rsid w:val="005B15E3"/>
    <w:rsid w:val="005B1C2F"/>
    <w:rsid w:val="005B23D1"/>
    <w:rsid w:val="005B27DD"/>
    <w:rsid w:val="005B2C58"/>
    <w:rsid w:val="005B2FF1"/>
    <w:rsid w:val="005B3129"/>
    <w:rsid w:val="005B32FB"/>
    <w:rsid w:val="005B3FD5"/>
    <w:rsid w:val="005B4231"/>
    <w:rsid w:val="005B43C2"/>
    <w:rsid w:val="005B4633"/>
    <w:rsid w:val="005B4718"/>
    <w:rsid w:val="005B4DDE"/>
    <w:rsid w:val="005B4E2E"/>
    <w:rsid w:val="005B50A0"/>
    <w:rsid w:val="005B5288"/>
    <w:rsid w:val="005B599C"/>
    <w:rsid w:val="005B5B66"/>
    <w:rsid w:val="005B5C65"/>
    <w:rsid w:val="005B640B"/>
    <w:rsid w:val="005B6500"/>
    <w:rsid w:val="005B6FD5"/>
    <w:rsid w:val="005B7420"/>
    <w:rsid w:val="005B74F4"/>
    <w:rsid w:val="005B755F"/>
    <w:rsid w:val="005C00F6"/>
    <w:rsid w:val="005C026F"/>
    <w:rsid w:val="005C0452"/>
    <w:rsid w:val="005C0F0E"/>
    <w:rsid w:val="005C18E9"/>
    <w:rsid w:val="005C1F1B"/>
    <w:rsid w:val="005C1F2A"/>
    <w:rsid w:val="005C1F83"/>
    <w:rsid w:val="005C22E7"/>
    <w:rsid w:val="005C25A6"/>
    <w:rsid w:val="005C299C"/>
    <w:rsid w:val="005C2D37"/>
    <w:rsid w:val="005C31BF"/>
    <w:rsid w:val="005C34DC"/>
    <w:rsid w:val="005C3851"/>
    <w:rsid w:val="005C491A"/>
    <w:rsid w:val="005C4D01"/>
    <w:rsid w:val="005C51A4"/>
    <w:rsid w:val="005C52D6"/>
    <w:rsid w:val="005C5AA2"/>
    <w:rsid w:val="005C5B2B"/>
    <w:rsid w:val="005C5D71"/>
    <w:rsid w:val="005C5D83"/>
    <w:rsid w:val="005C6473"/>
    <w:rsid w:val="005C66AE"/>
    <w:rsid w:val="005C69B0"/>
    <w:rsid w:val="005C74E9"/>
    <w:rsid w:val="005C796D"/>
    <w:rsid w:val="005C7FEF"/>
    <w:rsid w:val="005D0747"/>
    <w:rsid w:val="005D0944"/>
    <w:rsid w:val="005D0999"/>
    <w:rsid w:val="005D0FD8"/>
    <w:rsid w:val="005D10C4"/>
    <w:rsid w:val="005D12F0"/>
    <w:rsid w:val="005D2130"/>
    <w:rsid w:val="005D2455"/>
    <w:rsid w:val="005D249F"/>
    <w:rsid w:val="005D27E0"/>
    <w:rsid w:val="005D2EBB"/>
    <w:rsid w:val="005D3326"/>
    <w:rsid w:val="005D3D95"/>
    <w:rsid w:val="005D4CF0"/>
    <w:rsid w:val="005D4D82"/>
    <w:rsid w:val="005D51E1"/>
    <w:rsid w:val="005D5F19"/>
    <w:rsid w:val="005D61BC"/>
    <w:rsid w:val="005D6E88"/>
    <w:rsid w:val="005D73DA"/>
    <w:rsid w:val="005D7809"/>
    <w:rsid w:val="005D7BF7"/>
    <w:rsid w:val="005E0D35"/>
    <w:rsid w:val="005E10DD"/>
    <w:rsid w:val="005E11D3"/>
    <w:rsid w:val="005E1244"/>
    <w:rsid w:val="005E17EC"/>
    <w:rsid w:val="005E20EE"/>
    <w:rsid w:val="005E2176"/>
    <w:rsid w:val="005E21BE"/>
    <w:rsid w:val="005E2573"/>
    <w:rsid w:val="005E27D9"/>
    <w:rsid w:val="005E2824"/>
    <w:rsid w:val="005E2826"/>
    <w:rsid w:val="005E2A57"/>
    <w:rsid w:val="005E2E3F"/>
    <w:rsid w:val="005E3179"/>
    <w:rsid w:val="005E3DD3"/>
    <w:rsid w:val="005E460C"/>
    <w:rsid w:val="005E492B"/>
    <w:rsid w:val="005E4ACD"/>
    <w:rsid w:val="005E51FD"/>
    <w:rsid w:val="005E58D0"/>
    <w:rsid w:val="005E5A3A"/>
    <w:rsid w:val="005E5E5E"/>
    <w:rsid w:val="005E64A8"/>
    <w:rsid w:val="005E6768"/>
    <w:rsid w:val="005E7135"/>
    <w:rsid w:val="005E72D4"/>
    <w:rsid w:val="005E732F"/>
    <w:rsid w:val="005E7FC4"/>
    <w:rsid w:val="005F04E0"/>
    <w:rsid w:val="005F0782"/>
    <w:rsid w:val="005F0EE6"/>
    <w:rsid w:val="005F101B"/>
    <w:rsid w:val="005F1637"/>
    <w:rsid w:val="005F1A34"/>
    <w:rsid w:val="005F30A6"/>
    <w:rsid w:val="005F3298"/>
    <w:rsid w:val="005F36CD"/>
    <w:rsid w:val="005F36EE"/>
    <w:rsid w:val="005F3733"/>
    <w:rsid w:val="005F404D"/>
    <w:rsid w:val="005F4729"/>
    <w:rsid w:val="005F4BA7"/>
    <w:rsid w:val="005F4C93"/>
    <w:rsid w:val="005F4E48"/>
    <w:rsid w:val="005F580F"/>
    <w:rsid w:val="005F5C00"/>
    <w:rsid w:val="005F7060"/>
    <w:rsid w:val="005F786D"/>
    <w:rsid w:val="005F78CF"/>
    <w:rsid w:val="005F7F04"/>
    <w:rsid w:val="00600000"/>
    <w:rsid w:val="006000EA"/>
    <w:rsid w:val="006009CD"/>
    <w:rsid w:val="00600CF1"/>
    <w:rsid w:val="00600F4A"/>
    <w:rsid w:val="00601264"/>
    <w:rsid w:val="006013B1"/>
    <w:rsid w:val="006014A2"/>
    <w:rsid w:val="0060150B"/>
    <w:rsid w:val="00601865"/>
    <w:rsid w:val="00601887"/>
    <w:rsid w:val="006019DB"/>
    <w:rsid w:val="00602185"/>
    <w:rsid w:val="006026F1"/>
    <w:rsid w:val="00603008"/>
    <w:rsid w:val="0060387A"/>
    <w:rsid w:val="00604497"/>
    <w:rsid w:val="00604CBF"/>
    <w:rsid w:val="00605243"/>
    <w:rsid w:val="00605677"/>
    <w:rsid w:val="00605B47"/>
    <w:rsid w:val="00605CEA"/>
    <w:rsid w:val="006061B5"/>
    <w:rsid w:val="006062BE"/>
    <w:rsid w:val="00606352"/>
    <w:rsid w:val="006068DC"/>
    <w:rsid w:val="00606D2E"/>
    <w:rsid w:val="00607170"/>
    <w:rsid w:val="0060746D"/>
    <w:rsid w:val="006075DE"/>
    <w:rsid w:val="006078B3"/>
    <w:rsid w:val="00607E07"/>
    <w:rsid w:val="00610384"/>
    <w:rsid w:val="00610400"/>
    <w:rsid w:val="00610849"/>
    <w:rsid w:val="006108D4"/>
    <w:rsid w:val="00610928"/>
    <w:rsid w:val="00610DF1"/>
    <w:rsid w:val="006111AC"/>
    <w:rsid w:val="00611B4C"/>
    <w:rsid w:val="00611D5D"/>
    <w:rsid w:val="006124DE"/>
    <w:rsid w:val="006126EA"/>
    <w:rsid w:val="00612C79"/>
    <w:rsid w:val="00612CD7"/>
    <w:rsid w:val="00612D04"/>
    <w:rsid w:val="00612D5F"/>
    <w:rsid w:val="006135BD"/>
    <w:rsid w:val="00613FF5"/>
    <w:rsid w:val="00614009"/>
    <w:rsid w:val="0061401B"/>
    <w:rsid w:val="0061411B"/>
    <w:rsid w:val="00614383"/>
    <w:rsid w:val="0061524E"/>
    <w:rsid w:val="00615C9E"/>
    <w:rsid w:val="00615D4D"/>
    <w:rsid w:val="00616037"/>
    <w:rsid w:val="006163DA"/>
    <w:rsid w:val="00616942"/>
    <w:rsid w:val="006178CA"/>
    <w:rsid w:val="006179E0"/>
    <w:rsid w:val="00617ED5"/>
    <w:rsid w:val="00620220"/>
    <w:rsid w:val="00620396"/>
    <w:rsid w:val="0062065A"/>
    <w:rsid w:val="00620B34"/>
    <w:rsid w:val="00621288"/>
    <w:rsid w:val="006213A9"/>
    <w:rsid w:val="006214AD"/>
    <w:rsid w:val="006216E3"/>
    <w:rsid w:val="00621816"/>
    <w:rsid w:val="00621C33"/>
    <w:rsid w:val="00621EF7"/>
    <w:rsid w:val="00622794"/>
    <w:rsid w:val="00622E1D"/>
    <w:rsid w:val="006231D5"/>
    <w:rsid w:val="006236EF"/>
    <w:rsid w:val="00623711"/>
    <w:rsid w:val="00623A10"/>
    <w:rsid w:val="00623AEF"/>
    <w:rsid w:val="00623D37"/>
    <w:rsid w:val="0062507F"/>
    <w:rsid w:val="00625139"/>
    <w:rsid w:val="006253BD"/>
    <w:rsid w:val="00625525"/>
    <w:rsid w:val="00625E5A"/>
    <w:rsid w:val="00625F17"/>
    <w:rsid w:val="006260B4"/>
    <w:rsid w:val="006261FD"/>
    <w:rsid w:val="006267B8"/>
    <w:rsid w:val="00626878"/>
    <w:rsid w:val="00626A5B"/>
    <w:rsid w:val="00626DCF"/>
    <w:rsid w:val="00626E6B"/>
    <w:rsid w:val="0062737A"/>
    <w:rsid w:val="00627C39"/>
    <w:rsid w:val="006302AB"/>
    <w:rsid w:val="006308AA"/>
    <w:rsid w:val="0063094B"/>
    <w:rsid w:val="006309CE"/>
    <w:rsid w:val="00630B78"/>
    <w:rsid w:val="00630E5D"/>
    <w:rsid w:val="00630E78"/>
    <w:rsid w:val="006312E2"/>
    <w:rsid w:val="0063163D"/>
    <w:rsid w:val="006324E7"/>
    <w:rsid w:val="0063262B"/>
    <w:rsid w:val="006326C2"/>
    <w:rsid w:val="00632B5D"/>
    <w:rsid w:val="00632D05"/>
    <w:rsid w:val="00632D9B"/>
    <w:rsid w:val="00632DA7"/>
    <w:rsid w:val="0063306E"/>
    <w:rsid w:val="006332BF"/>
    <w:rsid w:val="006336B0"/>
    <w:rsid w:val="00633855"/>
    <w:rsid w:val="006338DA"/>
    <w:rsid w:val="00633948"/>
    <w:rsid w:val="00634046"/>
    <w:rsid w:val="00634D8F"/>
    <w:rsid w:val="00635159"/>
    <w:rsid w:val="006357E7"/>
    <w:rsid w:val="00635DCD"/>
    <w:rsid w:val="00635DD5"/>
    <w:rsid w:val="006363A0"/>
    <w:rsid w:val="006363BD"/>
    <w:rsid w:val="00636783"/>
    <w:rsid w:val="00636B1B"/>
    <w:rsid w:val="00636D45"/>
    <w:rsid w:val="00637163"/>
    <w:rsid w:val="00637167"/>
    <w:rsid w:val="00637282"/>
    <w:rsid w:val="00637C0F"/>
    <w:rsid w:val="0064001F"/>
    <w:rsid w:val="006406BA"/>
    <w:rsid w:val="00640EB5"/>
    <w:rsid w:val="006414F3"/>
    <w:rsid w:val="00641BF5"/>
    <w:rsid w:val="00641DFD"/>
    <w:rsid w:val="00641E44"/>
    <w:rsid w:val="0064208B"/>
    <w:rsid w:val="006425A0"/>
    <w:rsid w:val="00642C0B"/>
    <w:rsid w:val="00642FBB"/>
    <w:rsid w:val="0064401C"/>
    <w:rsid w:val="00644742"/>
    <w:rsid w:val="00645448"/>
    <w:rsid w:val="0064581A"/>
    <w:rsid w:val="006458A5"/>
    <w:rsid w:val="006460B1"/>
    <w:rsid w:val="0064660B"/>
    <w:rsid w:val="00646D67"/>
    <w:rsid w:val="0064746F"/>
    <w:rsid w:val="006477F2"/>
    <w:rsid w:val="006477F4"/>
    <w:rsid w:val="00647970"/>
    <w:rsid w:val="00647AE5"/>
    <w:rsid w:val="00647D03"/>
    <w:rsid w:val="00647EDD"/>
    <w:rsid w:val="00650D53"/>
    <w:rsid w:val="00650DB9"/>
    <w:rsid w:val="00651143"/>
    <w:rsid w:val="0065142D"/>
    <w:rsid w:val="006526D9"/>
    <w:rsid w:val="006527D8"/>
    <w:rsid w:val="0065283E"/>
    <w:rsid w:val="00652E3B"/>
    <w:rsid w:val="00652EAF"/>
    <w:rsid w:val="00653AF0"/>
    <w:rsid w:val="006549D9"/>
    <w:rsid w:val="00654BDD"/>
    <w:rsid w:val="00654E53"/>
    <w:rsid w:val="00655F3E"/>
    <w:rsid w:val="00656BF8"/>
    <w:rsid w:val="00656EAC"/>
    <w:rsid w:val="006570A3"/>
    <w:rsid w:val="00657A0A"/>
    <w:rsid w:val="00660843"/>
    <w:rsid w:val="00661030"/>
    <w:rsid w:val="006613F0"/>
    <w:rsid w:val="006618FA"/>
    <w:rsid w:val="00662377"/>
    <w:rsid w:val="0066282A"/>
    <w:rsid w:val="00662DED"/>
    <w:rsid w:val="00663565"/>
    <w:rsid w:val="006638DD"/>
    <w:rsid w:val="00663979"/>
    <w:rsid w:val="006639C2"/>
    <w:rsid w:val="00663C55"/>
    <w:rsid w:val="00663E26"/>
    <w:rsid w:val="00664097"/>
    <w:rsid w:val="00664529"/>
    <w:rsid w:val="006649B0"/>
    <w:rsid w:val="00666324"/>
    <w:rsid w:val="006670C4"/>
    <w:rsid w:val="006679E6"/>
    <w:rsid w:val="00667F89"/>
    <w:rsid w:val="006703C9"/>
    <w:rsid w:val="00670514"/>
    <w:rsid w:val="00670ADB"/>
    <w:rsid w:val="006710B4"/>
    <w:rsid w:val="0067132E"/>
    <w:rsid w:val="0067179B"/>
    <w:rsid w:val="006720F3"/>
    <w:rsid w:val="006723F0"/>
    <w:rsid w:val="00672627"/>
    <w:rsid w:val="006727D3"/>
    <w:rsid w:val="006728F1"/>
    <w:rsid w:val="0067327E"/>
    <w:rsid w:val="006735EB"/>
    <w:rsid w:val="00673717"/>
    <w:rsid w:val="00673D38"/>
    <w:rsid w:val="006740B4"/>
    <w:rsid w:val="006746AA"/>
    <w:rsid w:val="00674710"/>
    <w:rsid w:val="0067479B"/>
    <w:rsid w:val="006747A1"/>
    <w:rsid w:val="0067493B"/>
    <w:rsid w:val="00674EA9"/>
    <w:rsid w:val="006754B9"/>
    <w:rsid w:val="006755A2"/>
    <w:rsid w:val="006764DF"/>
    <w:rsid w:val="0067666A"/>
    <w:rsid w:val="00676DB6"/>
    <w:rsid w:val="0067701C"/>
    <w:rsid w:val="00677132"/>
    <w:rsid w:val="006774B3"/>
    <w:rsid w:val="00677BB7"/>
    <w:rsid w:val="006802A1"/>
    <w:rsid w:val="00680681"/>
    <w:rsid w:val="00680B1B"/>
    <w:rsid w:val="00680CE9"/>
    <w:rsid w:val="0068136F"/>
    <w:rsid w:val="00681AC8"/>
    <w:rsid w:val="00681DC0"/>
    <w:rsid w:val="006820E9"/>
    <w:rsid w:val="00682395"/>
    <w:rsid w:val="0068266B"/>
    <w:rsid w:val="006826E4"/>
    <w:rsid w:val="00682D5F"/>
    <w:rsid w:val="00682E12"/>
    <w:rsid w:val="0068332F"/>
    <w:rsid w:val="006835C2"/>
    <w:rsid w:val="006839D6"/>
    <w:rsid w:val="006843C8"/>
    <w:rsid w:val="00684502"/>
    <w:rsid w:val="00684EEE"/>
    <w:rsid w:val="00685481"/>
    <w:rsid w:val="00685A46"/>
    <w:rsid w:val="00685E10"/>
    <w:rsid w:val="00685EEF"/>
    <w:rsid w:val="00686149"/>
    <w:rsid w:val="00686856"/>
    <w:rsid w:val="00686AEF"/>
    <w:rsid w:val="006911BA"/>
    <w:rsid w:val="00691642"/>
    <w:rsid w:val="006916F5"/>
    <w:rsid w:val="0069205D"/>
    <w:rsid w:val="00692836"/>
    <w:rsid w:val="0069323F"/>
    <w:rsid w:val="0069387E"/>
    <w:rsid w:val="00693896"/>
    <w:rsid w:val="00693A45"/>
    <w:rsid w:val="00694A0A"/>
    <w:rsid w:val="0069557E"/>
    <w:rsid w:val="00695A8A"/>
    <w:rsid w:val="00695D76"/>
    <w:rsid w:val="006963FC"/>
    <w:rsid w:val="006965D0"/>
    <w:rsid w:val="006966A3"/>
    <w:rsid w:val="00696973"/>
    <w:rsid w:val="00696EC4"/>
    <w:rsid w:val="00696F54"/>
    <w:rsid w:val="006972A9"/>
    <w:rsid w:val="006979E2"/>
    <w:rsid w:val="00697BEA"/>
    <w:rsid w:val="00697C56"/>
    <w:rsid w:val="00697C9E"/>
    <w:rsid w:val="00697F5C"/>
    <w:rsid w:val="006A00EE"/>
    <w:rsid w:val="006A0308"/>
    <w:rsid w:val="006A0C82"/>
    <w:rsid w:val="006A0F09"/>
    <w:rsid w:val="006A1123"/>
    <w:rsid w:val="006A129E"/>
    <w:rsid w:val="006A146B"/>
    <w:rsid w:val="006A1961"/>
    <w:rsid w:val="006A204C"/>
    <w:rsid w:val="006A2A80"/>
    <w:rsid w:val="006A2CDC"/>
    <w:rsid w:val="006A2D93"/>
    <w:rsid w:val="006A31B1"/>
    <w:rsid w:val="006A3350"/>
    <w:rsid w:val="006A4A1D"/>
    <w:rsid w:val="006A4C08"/>
    <w:rsid w:val="006A54FD"/>
    <w:rsid w:val="006A5D29"/>
    <w:rsid w:val="006A60AD"/>
    <w:rsid w:val="006A6218"/>
    <w:rsid w:val="006A6429"/>
    <w:rsid w:val="006A6930"/>
    <w:rsid w:val="006A6CB2"/>
    <w:rsid w:val="006A6EBD"/>
    <w:rsid w:val="006A6EDB"/>
    <w:rsid w:val="006A7192"/>
    <w:rsid w:val="006A76A8"/>
    <w:rsid w:val="006A7CB1"/>
    <w:rsid w:val="006B0608"/>
    <w:rsid w:val="006B0888"/>
    <w:rsid w:val="006B0958"/>
    <w:rsid w:val="006B098E"/>
    <w:rsid w:val="006B0B55"/>
    <w:rsid w:val="006B11BD"/>
    <w:rsid w:val="006B14EE"/>
    <w:rsid w:val="006B1642"/>
    <w:rsid w:val="006B1DE2"/>
    <w:rsid w:val="006B1E2C"/>
    <w:rsid w:val="006B1E3C"/>
    <w:rsid w:val="006B27A3"/>
    <w:rsid w:val="006B28A4"/>
    <w:rsid w:val="006B30BE"/>
    <w:rsid w:val="006B32AD"/>
    <w:rsid w:val="006B3DDD"/>
    <w:rsid w:val="006B3F1B"/>
    <w:rsid w:val="006B3FFF"/>
    <w:rsid w:val="006B448A"/>
    <w:rsid w:val="006B45DF"/>
    <w:rsid w:val="006B4748"/>
    <w:rsid w:val="006B52ED"/>
    <w:rsid w:val="006B5370"/>
    <w:rsid w:val="006B5787"/>
    <w:rsid w:val="006B588A"/>
    <w:rsid w:val="006B5AB4"/>
    <w:rsid w:val="006B5D7F"/>
    <w:rsid w:val="006B5DE1"/>
    <w:rsid w:val="006B658D"/>
    <w:rsid w:val="006B7218"/>
    <w:rsid w:val="006B7298"/>
    <w:rsid w:val="006B73E2"/>
    <w:rsid w:val="006B7407"/>
    <w:rsid w:val="006B743B"/>
    <w:rsid w:val="006C0162"/>
    <w:rsid w:val="006C0A5D"/>
    <w:rsid w:val="006C0EBC"/>
    <w:rsid w:val="006C1004"/>
    <w:rsid w:val="006C1139"/>
    <w:rsid w:val="006C17C5"/>
    <w:rsid w:val="006C1841"/>
    <w:rsid w:val="006C1B66"/>
    <w:rsid w:val="006C1E99"/>
    <w:rsid w:val="006C1F72"/>
    <w:rsid w:val="006C2913"/>
    <w:rsid w:val="006C2BF9"/>
    <w:rsid w:val="006C31EA"/>
    <w:rsid w:val="006C3537"/>
    <w:rsid w:val="006C481B"/>
    <w:rsid w:val="006C4A06"/>
    <w:rsid w:val="006C51FD"/>
    <w:rsid w:val="006C5BE1"/>
    <w:rsid w:val="006C6095"/>
    <w:rsid w:val="006C6392"/>
    <w:rsid w:val="006C6532"/>
    <w:rsid w:val="006C67C0"/>
    <w:rsid w:val="006C7023"/>
    <w:rsid w:val="006C71B4"/>
    <w:rsid w:val="006C7537"/>
    <w:rsid w:val="006C770A"/>
    <w:rsid w:val="006C7769"/>
    <w:rsid w:val="006D00EC"/>
    <w:rsid w:val="006D01E9"/>
    <w:rsid w:val="006D0658"/>
    <w:rsid w:val="006D085C"/>
    <w:rsid w:val="006D2E88"/>
    <w:rsid w:val="006D3434"/>
    <w:rsid w:val="006D3B63"/>
    <w:rsid w:val="006D458C"/>
    <w:rsid w:val="006D45FC"/>
    <w:rsid w:val="006D510C"/>
    <w:rsid w:val="006D5404"/>
    <w:rsid w:val="006D585A"/>
    <w:rsid w:val="006D590A"/>
    <w:rsid w:val="006D5980"/>
    <w:rsid w:val="006D5D3B"/>
    <w:rsid w:val="006D6BEC"/>
    <w:rsid w:val="006D6F96"/>
    <w:rsid w:val="006D70B4"/>
    <w:rsid w:val="006D71C8"/>
    <w:rsid w:val="006D765A"/>
    <w:rsid w:val="006D7799"/>
    <w:rsid w:val="006D77BF"/>
    <w:rsid w:val="006D7906"/>
    <w:rsid w:val="006D7919"/>
    <w:rsid w:val="006D7D35"/>
    <w:rsid w:val="006E0161"/>
    <w:rsid w:val="006E09EA"/>
    <w:rsid w:val="006E139D"/>
    <w:rsid w:val="006E150E"/>
    <w:rsid w:val="006E164C"/>
    <w:rsid w:val="006E2459"/>
    <w:rsid w:val="006E272F"/>
    <w:rsid w:val="006E2CB1"/>
    <w:rsid w:val="006E2EDD"/>
    <w:rsid w:val="006E338C"/>
    <w:rsid w:val="006E3BBD"/>
    <w:rsid w:val="006E3F3F"/>
    <w:rsid w:val="006E44F6"/>
    <w:rsid w:val="006E468D"/>
    <w:rsid w:val="006E5349"/>
    <w:rsid w:val="006E549F"/>
    <w:rsid w:val="006E5B58"/>
    <w:rsid w:val="006E5F2C"/>
    <w:rsid w:val="006E7521"/>
    <w:rsid w:val="006E76C2"/>
    <w:rsid w:val="006E7F0D"/>
    <w:rsid w:val="006F01BB"/>
    <w:rsid w:val="006F03A2"/>
    <w:rsid w:val="006F0CB6"/>
    <w:rsid w:val="006F18DB"/>
    <w:rsid w:val="006F1E05"/>
    <w:rsid w:val="006F2E24"/>
    <w:rsid w:val="006F2E6A"/>
    <w:rsid w:val="006F32FE"/>
    <w:rsid w:val="006F3365"/>
    <w:rsid w:val="006F3678"/>
    <w:rsid w:val="006F3A49"/>
    <w:rsid w:val="006F3D8F"/>
    <w:rsid w:val="006F4B4E"/>
    <w:rsid w:val="006F4DE8"/>
    <w:rsid w:val="006F4E75"/>
    <w:rsid w:val="006F4ECF"/>
    <w:rsid w:val="006F5360"/>
    <w:rsid w:val="006F5B7F"/>
    <w:rsid w:val="006F5BC3"/>
    <w:rsid w:val="006F62BE"/>
    <w:rsid w:val="006F6B0D"/>
    <w:rsid w:val="006F6B22"/>
    <w:rsid w:val="006F6E82"/>
    <w:rsid w:val="006F6E91"/>
    <w:rsid w:val="006F70EC"/>
    <w:rsid w:val="006F7506"/>
    <w:rsid w:val="006F77FB"/>
    <w:rsid w:val="006F7A93"/>
    <w:rsid w:val="0070022E"/>
    <w:rsid w:val="007006A9"/>
    <w:rsid w:val="007007C2"/>
    <w:rsid w:val="00700EF0"/>
    <w:rsid w:val="00701A12"/>
    <w:rsid w:val="00701BE5"/>
    <w:rsid w:val="00702602"/>
    <w:rsid w:val="00702A2F"/>
    <w:rsid w:val="00702C57"/>
    <w:rsid w:val="00703403"/>
    <w:rsid w:val="007034E2"/>
    <w:rsid w:val="0070361D"/>
    <w:rsid w:val="0070370B"/>
    <w:rsid w:val="007037EB"/>
    <w:rsid w:val="00703D57"/>
    <w:rsid w:val="00703EB0"/>
    <w:rsid w:val="00704287"/>
    <w:rsid w:val="007042C4"/>
    <w:rsid w:val="0070499A"/>
    <w:rsid w:val="00704C17"/>
    <w:rsid w:val="00704C9F"/>
    <w:rsid w:val="00704F1C"/>
    <w:rsid w:val="00705C45"/>
    <w:rsid w:val="00706CAD"/>
    <w:rsid w:val="0070745F"/>
    <w:rsid w:val="00707B92"/>
    <w:rsid w:val="007108C1"/>
    <w:rsid w:val="00710991"/>
    <w:rsid w:val="00710AC9"/>
    <w:rsid w:val="00710F40"/>
    <w:rsid w:val="00711211"/>
    <w:rsid w:val="0071127C"/>
    <w:rsid w:val="0071133B"/>
    <w:rsid w:val="00711594"/>
    <w:rsid w:val="007119A9"/>
    <w:rsid w:val="00711A09"/>
    <w:rsid w:val="00711B12"/>
    <w:rsid w:val="007122EE"/>
    <w:rsid w:val="00712DE4"/>
    <w:rsid w:val="007136D5"/>
    <w:rsid w:val="00714696"/>
    <w:rsid w:val="00714F4E"/>
    <w:rsid w:val="007152E0"/>
    <w:rsid w:val="00715798"/>
    <w:rsid w:val="007159F0"/>
    <w:rsid w:val="00715C35"/>
    <w:rsid w:val="007164AC"/>
    <w:rsid w:val="00716503"/>
    <w:rsid w:val="0071669C"/>
    <w:rsid w:val="007166CD"/>
    <w:rsid w:val="00716A4E"/>
    <w:rsid w:val="00716E5A"/>
    <w:rsid w:val="00716F31"/>
    <w:rsid w:val="0071733A"/>
    <w:rsid w:val="007177B0"/>
    <w:rsid w:val="007179AB"/>
    <w:rsid w:val="0072001A"/>
    <w:rsid w:val="00720431"/>
    <w:rsid w:val="00720649"/>
    <w:rsid w:val="0072090A"/>
    <w:rsid w:val="00720C79"/>
    <w:rsid w:val="0072147F"/>
    <w:rsid w:val="0072219A"/>
    <w:rsid w:val="007224DC"/>
    <w:rsid w:val="0072262A"/>
    <w:rsid w:val="00722FE8"/>
    <w:rsid w:val="00723514"/>
    <w:rsid w:val="0072351A"/>
    <w:rsid w:val="007236D6"/>
    <w:rsid w:val="0072380D"/>
    <w:rsid w:val="00723BEF"/>
    <w:rsid w:val="00723D0D"/>
    <w:rsid w:val="00723D18"/>
    <w:rsid w:val="00723D88"/>
    <w:rsid w:val="0072447C"/>
    <w:rsid w:val="00724560"/>
    <w:rsid w:val="007246F7"/>
    <w:rsid w:val="007247C9"/>
    <w:rsid w:val="007247F4"/>
    <w:rsid w:val="00725A43"/>
    <w:rsid w:val="00725D15"/>
    <w:rsid w:val="007261B7"/>
    <w:rsid w:val="00726556"/>
    <w:rsid w:val="007266D4"/>
    <w:rsid w:val="007269FC"/>
    <w:rsid w:val="00726A5C"/>
    <w:rsid w:val="00726EF4"/>
    <w:rsid w:val="007273F3"/>
    <w:rsid w:val="00727C9E"/>
    <w:rsid w:val="007300A4"/>
    <w:rsid w:val="00730FBE"/>
    <w:rsid w:val="007310B6"/>
    <w:rsid w:val="00731221"/>
    <w:rsid w:val="00731EDB"/>
    <w:rsid w:val="00731EE7"/>
    <w:rsid w:val="0073260E"/>
    <w:rsid w:val="007326D3"/>
    <w:rsid w:val="00732828"/>
    <w:rsid w:val="00732E6A"/>
    <w:rsid w:val="00733233"/>
    <w:rsid w:val="007332F8"/>
    <w:rsid w:val="007334E5"/>
    <w:rsid w:val="00733912"/>
    <w:rsid w:val="00733BEE"/>
    <w:rsid w:val="00733E06"/>
    <w:rsid w:val="00733EE2"/>
    <w:rsid w:val="007341AC"/>
    <w:rsid w:val="007341D6"/>
    <w:rsid w:val="00734D2F"/>
    <w:rsid w:val="00734DBE"/>
    <w:rsid w:val="00734E69"/>
    <w:rsid w:val="00734F51"/>
    <w:rsid w:val="00735290"/>
    <w:rsid w:val="00735724"/>
    <w:rsid w:val="00735B9D"/>
    <w:rsid w:val="007368DF"/>
    <w:rsid w:val="00736919"/>
    <w:rsid w:val="00736C62"/>
    <w:rsid w:val="00736FCE"/>
    <w:rsid w:val="0073716D"/>
    <w:rsid w:val="007373DA"/>
    <w:rsid w:val="007375AE"/>
    <w:rsid w:val="00737735"/>
    <w:rsid w:val="00737811"/>
    <w:rsid w:val="00737F91"/>
    <w:rsid w:val="00740364"/>
    <w:rsid w:val="00740B48"/>
    <w:rsid w:val="0074184C"/>
    <w:rsid w:val="00741B86"/>
    <w:rsid w:val="00741FAC"/>
    <w:rsid w:val="007425AF"/>
    <w:rsid w:val="007427D8"/>
    <w:rsid w:val="0074350B"/>
    <w:rsid w:val="0074387F"/>
    <w:rsid w:val="007438BA"/>
    <w:rsid w:val="00743B56"/>
    <w:rsid w:val="00743B5F"/>
    <w:rsid w:val="00743C09"/>
    <w:rsid w:val="00744143"/>
    <w:rsid w:val="00744EB5"/>
    <w:rsid w:val="0074521C"/>
    <w:rsid w:val="007455BE"/>
    <w:rsid w:val="00745663"/>
    <w:rsid w:val="00745791"/>
    <w:rsid w:val="00745A4F"/>
    <w:rsid w:val="007460A6"/>
    <w:rsid w:val="007462AA"/>
    <w:rsid w:val="0074681D"/>
    <w:rsid w:val="00746A82"/>
    <w:rsid w:val="00747908"/>
    <w:rsid w:val="00747EB2"/>
    <w:rsid w:val="00747F54"/>
    <w:rsid w:val="007502DC"/>
    <w:rsid w:val="007521D0"/>
    <w:rsid w:val="007529E4"/>
    <w:rsid w:val="00752D1C"/>
    <w:rsid w:val="0075300A"/>
    <w:rsid w:val="007535E7"/>
    <w:rsid w:val="00753AB7"/>
    <w:rsid w:val="00753CB0"/>
    <w:rsid w:val="0075430B"/>
    <w:rsid w:val="00754D69"/>
    <w:rsid w:val="00754DEE"/>
    <w:rsid w:val="00754FDF"/>
    <w:rsid w:val="00755AC1"/>
    <w:rsid w:val="007561D8"/>
    <w:rsid w:val="0075687D"/>
    <w:rsid w:val="007569A7"/>
    <w:rsid w:val="00757008"/>
    <w:rsid w:val="00757345"/>
    <w:rsid w:val="0075748A"/>
    <w:rsid w:val="00757792"/>
    <w:rsid w:val="007578DA"/>
    <w:rsid w:val="0075B405"/>
    <w:rsid w:val="007603CA"/>
    <w:rsid w:val="007605BE"/>
    <w:rsid w:val="00760E48"/>
    <w:rsid w:val="00760F80"/>
    <w:rsid w:val="00761108"/>
    <w:rsid w:val="0076113C"/>
    <w:rsid w:val="0076136A"/>
    <w:rsid w:val="00761536"/>
    <w:rsid w:val="00761950"/>
    <w:rsid w:val="0076204A"/>
    <w:rsid w:val="0076217A"/>
    <w:rsid w:val="00762759"/>
    <w:rsid w:val="0076277F"/>
    <w:rsid w:val="007627EF"/>
    <w:rsid w:val="00762A50"/>
    <w:rsid w:val="00762ABA"/>
    <w:rsid w:val="00762BBC"/>
    <w:rsid w:val="00762F80"/>
    <w:rsid w:val="00763B83"/>
    <w:rsid w:val="00763C16"/>
    <w:rsid w:val="00763C80"/>
    <w:rsid w:val="0076412F"/>
    <w:rsid w:val="00764335"/>
    <w:rsid w:val="0076459B"/>
    <w:rsid w:val="00764FD6"/>
    <w:rsid w:val="007655A0"/>
    <w:rsid w:val="007657B4"/>
    <w:rsid w:val="00765ACD"/>
    <w:rsid w:val="00765B49"/>
    <w:rsid w:val="007662DE"/>
    <w:rsid w:val="00766A22"/>
    <w:rsid w:val="00766EB1"/>
    <w:rsid w:val="0076753E"/>
    <w:rsid w:val="007702F3"/>
    <w:rsid w:val="0077046E"/>
    <w:rsid w:val="00770D6B"/>
    <w:rsid w:val="00771212"/>
    <w:rsid w:val="00771313"/>
    <w:rsid w:val="00771D97"/>
    <w:rsid w:val="00772288"/>
    <w:rsid w:val="00772353"/>
    <w:rsid w:val="00772502"/>
    <w:rsid w:val="007725CA"/>
    <w:rsid w:val="007725CD"/>
    <w:rsid w:val="00772C2C"/>
    <w:rsid w:val="00772E31"/>
    <w:rsid w:val="00773113"/>
    <w:rsid w:val="00773185"/>
    <w:rsid w:val="0077320D"/>
    <w:rsid w:val="00773D8D"/>
    <w:rsid w:val="00773E0B"/>
    <w:rsid w:val="007741FD"/>
    <w:rsid w:val="00774ADD"/>
    <w:rsid w:val="00774B06"/>
    <w:rsid w:val="00775865"/>
    <w:rsid w:val="00775A78"/>
    <w:rsid w:val="00775CCD"/>
    <w:rsid w:val="00775CDA"/>
    <w:rsid w:val="00775D8F"/>
    <w:rsid w:val="00776293"/>
    <w:rsid w:val="0077634A"/>
    <w:rsid w:val="00776581"/>
    <w:rsid w:val="00776599"/>
    <w:rsid w:val="00776AAC"/>
    <w:rsid w:val="00776F61"/>
    <w:rsid w:val="00776F80"/>
    <w:rsid w:val="00777587"/>
    <w:rsid w:val="0077782B"/>
    <w:rsid w:val="00777D10"/>
    <w:rsid w:val="00777FBF"/>
    <w:rsid w:val="00780060"/>
    <w:rsid w:val="0078009A"/>
    <w:rsid w:val="0078048F"/>
    <w:rsid w:val="007807D1"/>
    <w:rsid w:val="00780FF6"/>
    <w:rsid w:val="0078130F"/>
    <w:rsid w:val="00781448"/>
    <w:rsid w:val="0078144C"/>
    <w:rsid w:val="00781EBF"/>
    <w:rsid w:val="007820EB"/>
    <w:rsid w:val="007828CC"/>
    <w:rsid w:val="00783543"/>
    <w:rsid w:val="00783621"/>
    <w:rsid w:val="00783A63"/>
    <w:rsid w:val="00783C0E"/>
    <w:rsid w:val="0078479E"/>
    <w:rsid w:val="00785B08"/>
    <w:rsid w:val="00785E1C"/>
    <w:rsid w:val="007865E5"/>
    <w:rsid w:val="007867D2"/>
    <w:rsid w:val="007868B2"/>
    <w:rsid w:val="00786C8C"/>
    <w:rsid w:val="00787308"/>
    <w:rsid w:val="00787407"/>
    <w:rsid w:val="00787CA6"/>
    <w:rsid w:val="00787CE0"/>
    <w:rsid w:val="00787EDB"/>
    <w:rsid w:val="007900D5"/>
    <w:rsid w:val="007903EF"/>
    <w:rsid w:val="007906A5"/>
    <w:rsid w:val="007907B3"/>
    <w:rsid w:val="00790E38"/>
    <w:rsid w:val="007911C3"/>
    <w:rsid w:val="00791296"/>
    <w:rsid w:val="00791B14"/>
    <w:rsid w:val="00792A6D"/>
    <w:rsid w:val="00792C87"/>
    <w:rsid w:val="00792DE1"/>
    <w:rsid w:val="007934DD"/>
    <w:rsid w:val="007937AE"/>
    <w:rsid w:val="00793F5C"/>
    <w:rsid w:val="007947C0"/>
    <w:rsid w:val="00794C8B"/>
    <w:rsid w:val="00794E26"/>
    <w:rsid w:val="00795283"/>
    <w:rsid w:val="007958C4"/>
    <w:rsid w:val="00795F6B"/>
    <w:rsid w:val="0079602E"/>
    <w:rsid w:val="0079688D"/>
    <w:rsid w:val="00796CDD"/>
    <w:rsid w:val="00796D85"/>
    <w:rsid w:val="007974E9"/>
    <w:rsid w:val="00797C3F"/>
    <w:rsid w:val="00797DFF"/>
    <w:rsid w:val="007A02A0"/>
    <w:rsid w:val="007A048F"/>
    <w:rsid w:val="007A09BE"/>
    <w:rsid w:val="007A0A41"/>
    <w:rsid w:val="007A1295"/>
    <w:rsid w:val="007A13B8"/>
    <w:rsid w:val="007A157E"/>
    <w:rsid w:val="007A1837"/>
    <w:rsid w:val="007A1871"/>
    <w:rsid w:val="007A1B3E"/>
    <w:rsid w:val="007A1D0E"/>
    <w:rsid w:val="007A24D4"/>
    <w:rsid w:val="007A2656"/>
    <w:rsid w:val="007A2F2E"/>
    <w:rsid w:val="007A33A5"/>
    <w:rsid w:val="007A4393"/>
    <w:rsid w:val="007A4DBB"/>
    <w:rsid w:val="007A5701"/>
    <w:rsid w:val="007A5D1A"/>
    <w:rsid w:val="007A60DA"/>
    <w:rsid w:val="007A6C20"/>
    <w:rsid w:val="007A6E9A"/>
    <w:rsid w:val="007A71CB"/>
    <w:rsid w:val="007A78E9"/>
    <w:rsid w:val="007B02E4"/>
    <w:rsid w:val="007B0307"/>
    <w:rsid w:val="007B06DF"/>
    <w:rsid w:val="007B07DF"/>
    <w:rsid w:val="007B0A1E"/>
    <w:rsid w:val="007B11CC"/>
    <w:rsid w:val="007B125D"/>
    <w:rsid w:val="007B129C"/>
    <w:rsid w:val="007B1B92"/>
    <w:rsid w:val="007B1C54"/>
    <w:rsid w:val="007B1D49"/>
    <w:rsid w:val="007B1FA3"/>
    <w:rsid w:val="007B202F"/>
    <w:rsid w:val="007B2040"/>
    <w:rsid w:val="007B251E"/>
    <w:rsid w:val="007B2D36"/>
    <w:rsid w:val="007B3CB0"/>
    <w:rsid w:val="007B3F09"/>
    <w:rsid w:val="007B427D"/>
    <w:rsid w:val="007B4479"/>
    <w:rsid w:val="007B51B2"/>
    <w:rsid w:val="007B60D1"/>
    <w:rsid w:val="007B627D"/>
    <w:rsid w:val="007B672A"/>
    <w:rsid w:val="007B6AA5"/>
    <w:rsid w:val="007B7060"/>
    <w:rsid w:val="007B71B5"/>
    <w:rsid w:val="007B7BD8"/>
    <w:rsid w:val="007C017E"/>
    <w:rsid w:val="007C0D55"/>
    <w:rsid w:val="007C1048"/>
    <w:rsid w:val="007C104E"/>
    <w:rsid w:val="007C1627"/>
    <w:rsid w:val="007C165B"/>
    <w:rsid w:val="007C190B"/>
    <w:rsid w:val="007C2C34"/>
    <w:rsid w:val="007C312C"/>
    <w:rsid w:val="007C31BA"/>
    <w:rsid w:val="007C3560"/>
    <w:rsid w:val="007C35AA"/>
    <w:rsid w:val="007C3C81"/>
    <w:rsid w:val="007C410C"/>
    <w:rsid w:val="007C4626"/>
    <w:rsid w:val="007C4A72"/>
    <w:rsid w:val="007C5074"/>
    <w:rsid w:val="007C5254"/>
    <w:rsid w:val="007C60CB"/>
    <w:rsid w:val="007C60E1"/>
    <w:rsid w:val="007C6213"/>
    <w:rsid w:val="007C685A"/>
    <w:rsid w:val="007C68F0"/>
    <w:rsid w:val="007C6D4D"/>
    <w:rsid w:val="007C6E49"/>
    <w:rsid w:val="007C70F4"/>
    <w:rsid w:val="007D054D"/>
    <w:rsid w:val="007D0B8D"/>
    <w:rsid w:val="007D102D"/>
    <w:rsid w:val="007D1291"/>
    <w:rsid w:val="007D132F"/>
    <w:rsid w:val="007D144C"/>
    <w:rsid w:val="007D17F8"/>
    <w:rsid w:val="007D1911"/>
    <w:rsid w:val="007D20D5"/>
    <w:rsid w:val="007D28CB"/>
    <w:rsid w:val="007D2A3C"/>
    <w:rsid w:val="007D39DF"/>
    <w:rsid w:val="007D4090"/>
    <w:rsid w:val="007D40FC"/>
    <w:rsid w:val="007D42B8"/>
    <w:rsid w:val="007D43AE"/>
    <w:rsid w:val="007D478C"/>
    <w:rsid w:val="007D488D"/>
    <w:rsid w:val="007D493C"/>
    <w:rsid w:val="007D5317"/>
    <w:rsid w:val="007D5D78"/>
    <w:rsid w:val="007D680A"/>
    <w:rsid w:val="007D6862"/>
    <w:rsid w:val="007D6D6D"/>
    <w:rsid w:val="007D711A"/>
    <w:rsid w:val="007D71A1"/>
    <w:rsid w:val="007D7357"/>
    <w:rsid w:val="007D74F4"/>
    <w:rsid w:val="007D7524"/>
    <w:rsid w:val="007D75A5"/>
    <w:rsid w:val="007D790E"/>
    <w:rsid w:val="007D7AFE"/>
    <w:rsid w:val="007D7FD4"/>
    <w:rsid w:val="007E04C1"/>
    <w:rsid w:val="007E15B2"/>
    <w:rsid w:val="007E1B25"/>
    <w:rsid w:val="007E1DE1"/>
    <w:rsid w:val="007E1E0E"/>
    <w:rsid w:val="007E2ACA"/>
    <w:rsid w:val="007E303A"/>
    <w:rsid w:val="007E3AB1"/>
    <w:rsid w:val="007E3C7B"/>
    <w:rsid w:val="007E3E7A"/>
    <w:rsid w:val="007E46F1"/>
    <w:rsid w:val="007E4F5B"/>
    <w:rsid w:val="007E5419"/>
    <w:rsid w:val="007E548C"/>
    <w:rsid w:val="007E556E"/>
    <w:rsid w:val="007E6802"/>
    <w:rsid w:val="007E6AE8"/>
    <w:rsid w:val="007E7D7F"/>
    <w:rsid w:val="007F00ED"/>
    <w:rsid w:val="007F0277"/>
    <w:rsid w:val="007F0283"/>
    <w:rsid w:val="007F058E"/>
    <w:rsid w:val="007F0F5D"/>
    <w:rsid w:val="007F0F6E"/>
    <w:rsid w:val="007F11C0"/>
    <w:rsid w:val="007F1846"/>
    <w:rsid w:val="007F2CD0"/>
    <w:rsid w:val="007F2EB0"/>
    <w:rsid w:val="007F2EC7"/>
    <w:rsid w:val="007F3470"/>
    <w:rsid w:val="007F3CA6"/>
    <w:rsid w:val="007F3E5E"/>
    <w:rsid w:val="007F4815"/>
    <w:rsid w:val="007F4A3D"/>
    <w:rsid w:val="007F4AF0"/>
    <w:rsid w:val="007F5191"/>
    <w:rsid w:val="007F55D0"/>
    <w:rsid w:val="007F5775"/>
    <w:rsid w:val="007F68E2"/>
    <w:rsid w:val="007F71DC"/>
    <w:rsid w:val="007F72E5"/>
    <w:rsid w:val="007F750C"/>
    <w:rsid w:val="007F78F6"/>
    <w:rsid w:val="007F7D7C"/>
    <w:rsid w:val="007F7E4D"/>
    <w:rsid w:val="00801E69"/>
    <w:rsid w:val="00801FDD"/>
    <w:rsid w:val="0080209E"/>
    <w:rsid w:val="008021D1"/>
    <w:rsid w:val="00802A8E"/>
    <w:rsid w:val="00803068"/>
    <w:rsid w:val="00803342"/>
    <w:rsid w:val="00803853"/>
    <w:rsid w:val="00803A74"/>
    <w:rsid w:val="00803E0B"/>
    <w:rsid w:val="008053CC"/>
    <w:rsid w:val="008055A5"/>
    <w:rsid w:val="0080624E"/>
    <w:rsid w:val="00806307"/>
    <w:rsid w:val="00806454"/>
    <w:rsid w:val="00807204"/>
    <w:rsid w:val="00807313"/>
    <w:rsid w:val="00807BC5"/>
    <w:rsid w:val="00807E1F"/>
    <w:rsid w:val="0081155D"/>
    <w:rsid w:val="00811638"/>
    <w:rsid w:val="00811641"/>
    <w:rsid w:val="0081171C"/>
    <w:rsid w:val="00811B09"/>
    <w:rsid w:val="008120F1"/>
    <w:rsid w:val="0081281B"/>
    <w:rsid w:val="00812B01"/>
    <w:rsid w:val="00812E3C"/>
    <w:rsid w:val="008133D9"/>
    <w:rsid w:val="00813CA5"/>
    <w:rsid w:val="0081445F"/>
    <w:rsid w:val="00814549"/>
    <w:rsid w:val="00814836"/>
    <w:rsid w:val="008148C6"/>
    <w:rsid w:val="008148E2"/>
    <w:rsid w:val="008149A4"/>
    <w:rsid w:val="008149CB"/>
    <w:rsid w:val="00814A33"/>
    <w:rsid w:val="00814B75"/>
    <w:rsid w:val="00814BD5"/>
    <w:rsid w:val="00815437"/>
    <w:rsid w:val="00815515"/>
    <w:rsid w:val="00815B8E"/>
    <w:rsid w:val="00815CC7"/>
    <w:rsid w:val="0081720B"/>
    <w:rsid w:val="0081782A"/>
    <w:rsid w:val="00817DAE"/>
    <w:rsid w:val="008204F8"/>
    <w:rsid w:val="008207A8"/>
    <w:rsid w:val="00820F8A"/>
    <w:rsid w:val="00821086"/>
    <w:rsid w:val="00821108"/>
    <w:rsid w:val="00821176"/>
    <w:rsid w:val="00821C9A"/>
    <w:rsid w:val="00821EFA"/>
    <w:rsid w:val="00822163"/>
    <w:rsid w:val="00822260"/>
    <w:rsid w:val="0082234A"/>
    <w:rsid w:val="0082271F"/>
    <w:rsid w:val="00822D3B"/>
    <w:rsid w:val="0082354F"/>
    <w:rsid w:val="00823A40"/>
    <w:rsid w:val="00823DE4"/>
    <w:rsid w:val="00824464"/>
    <w:rsid w:val="00824806"/>
    <w:rsid w:val="008255A1"/>
    <w:rsid w:val="0082592F"/>
    <w:rsid w:val="00825EA2"/>
    <w:rsid w:val="00827056"/>
    <w:rsid w:val="008276C3"/>
    <w:rsid w:val="00827AB4"/>
    <w:rsid w:val="00827D6E"/>
    <w:rsid w:val="008307A2"/>
    <w:rsid w:val="00830849"/>
    <w:rsid w:val="00831571"/>
    <w:rsid w:val="0083179E"/>
    <w:rsid w:val="008317C4"/>
    <w:rsid w:val="00831AAF"/>
    <w:rsid w:val="00831B48"/>
    <w:rsid w:val="00831CD5"/>
    <w:rsid w:val="0083282D"/>
    <w:rsid w:val="008332EB"/>
    <w:rsid w:val="0083352E"/>
    <w:rsid w:val="00833A7B"/>
    <w:rsid w:val="00833C19"/>
    <w:rsid w:val="00833E86"/>
    <w:rsid w:val="00833FF5"/>
    <w:rsid w:val="008341ED"/>
    <w:rsid w:val="008342C3"/>
    <w:rsid w:val="008342CB"/>
    <w:rsid w:val="00834364"/>
    <w:rsid w:val="00834712"/>
    <w:rsid w:val="00834A67"/>
    <w:rsid w:val="00834CD9"/>
    <w:rsid w:val="00834EF1"/>
    <w:rsid w:val="008351F1"/>
    <w:rsid w:val="008352A6"/>
    <w:rsid w:val="008352A9"/>
    <w:rsid w:val="00835758"/>
    <w:rsid w:val="00835C67"/>
    <w:rsid w:val="008362C8"/>
    <w:rsid w:val="008362CE"/>
    <w:rsid w:val="008363A6"/>
    <w:rsid w:val="008369C1"/>
    <w:rsid w:val="00836A9C"/>
    <w:rsid w:val="00836D35"/>
    <w:rsid w:val="00836E9A"/>
    <w:rsid w:val="008372EA"/>
    <w:rsid w:val="008401ED"/>
    <w:rsid w:val="00840609"/>
    <w:rsid w:val="00840D54"/>
    <w:rsid w:val="008417BE"/>
    <w:rsid w:val="00841A0E"/>
    <w:rsid w:val="00841B64"/>
    <w:rsid w:val="00841B9C"/>
    <w:rsid w:val="00841D88"/>
    <w:rsid w:val="00842378"/>
    <w:rsid w:val="008426A2"/>
    <w:rsid w:val="00842703"/>
    <w:rsid w:val="00843555"/>
    <w:rsid w:val="008435DB"/>
    <w:rsid w:val="00843A37"/>
    <w:rsid w:val="0084427E"/>
    <w:rsid w:val="008446E6"/>
    <w:rsid w:val="0084479C"/>
    <w:rsid w:val="00844A34"/>
    <w:rsid w:val="00846162"/>
    <w:rsid w:val="008463AC"/>
    <w:rsid w:val="00847693"/>
    <w:rsid w:val="008478FE"/>
    <w:rsid w:val="0084791B"/>
    <w:rsid w:val="00850149"/>
    <w:rsid w:val="00850194"/>
    <w:rsid w:val="0085049D"/>
    <w:rsid w:val="00850618"/>
    <w:rsid w:val="00850827"/>
    <w:rsid w:val="00850B26"/>
    <w:rsid w:val="00850F1F"/>
    <w:rsid w:val="0085121E"/>
    <w:rsid w:val="008512E9"/>
    <w:rsid w:val="00851536"/>
    <w:rsid w:val="00851782"/>
    <w:rsid w:val="008520E7"/>
    <w:rsid w:val="0085213C"/>
    <w:rsid w:val="008523F6"/>
    <w:rsid w:val="0085278C"/>
    <w:rsid w:val="00852C74"/>
    <w:rsid w:val="00853025"/>
    <w:rsid w:val="008534C9"/>
    <w:rsid w:val="00853C76"/>
    <w:rsid w:val="00853F7A"/>
    <w:rsid w:val="008540F4"/>
    <w:rsid w:val="00855167"/>
    <w:rsid w:val="00855332"/>
    <w:rsid w:val="008556F0"/>
    <w:rsid w:val="00855D15"/>
    <w:rsid w:val="00856042"/>
    <w:rsid w:val="00856253"/>
    <w:rsid w:val="008564BD"/>
    <w:rsid w:val="008568F2"/>
    <w:rsid w:val="00856C36"/>
    <w:rsid w:val="00857264"/>
    <w:rsid w:val="00857598"/>
    <w:rsid w:val="00857B29"/>
    <w:rsid w:val="00857CAC"/>
    <w:rsid w:val="00861429"/>
    <w:rsid w:val="00861F74"/>
    <w:rsid w:val="00861FF6"/>
    <w:rsid w:val="00862240"/>
    <w:rsid w:val="0086286D"/>
    <w:rsid w:val="0086304F"/>
    <w:rsid w:val="00863291"/>
    <w:rsid w:val="0086381E"/>
    <w:rsid w:val="00863A32"/>
    <w:rsid w:val="00863B20"/>
    <w:rsid w:val="00863E31"/>
    <w:rsid w:val="00863E9D"/>
    <w:rsid w:val="00863EBA"/>
    <w:rsid w:val="00863EFB"/>
    <w:rsid w:val="00864284"/>
    <w:rsid w:val="0086445A"/>
    <w:rsid w:val="00864911"/>
    <w:rsid w:val="00864BFA"/>
    <w:rsid w:val="00865088"/>
    <w:rsid w:val="0086599D"/>
    <w:rsid w:val="00866333"/>
    <w:rsid w:val="00866698"/>
    <w:rsid w:val="00866891"/>
    <w:rsid w:val="00866B5A"/>
    <w:rsid w:val="00866C15"/>
    <w:rsid w:val="00867081"/>
    <w:rsid w:val="0086753E"/>
    <w:rsid w:val="008701C6"/>
    <w:rsid w:val="008704FA"/>
    <w:rsid w:val="00870560"/>
    <w:rsid w:val="00870998"/>
    <w:rsid w:val="0087100E"/>
    <w:rsid w:val="008716E9"/>
    <w:rsid w:val="0087178C"/>
    <w:rsid w:val="0087183E"/>
    <w:rsid w:val="00871D04"/>
    <w:rsid w:val="00871F43"/>
    <w:rsid w:val="008720B2"/>
    <w:rsid w:val="008720DA"/>
    <w:rsid w:val="0087296A"/>
    <w:rsid w:val="00872AA8"/>
    <w:rsid w:val="00872AD6"/>
    <w:rsid w:val="00872C62"/>
    <w:rsid w:val="00872F9A"/>
    <w:rsid w:val="00873147"/>
    <w:rsid w:val="00873859"/>
    <w:rsid w:val="00873B8C"/>
    <w:rsid w:val="008740F0"/>
    <w:rsid w:val="00874E07"/>
    <w:rsid w:val="00875065"/>
    <w:rsid w:val="008750B0"/>
    <w:rsid w:val="00875258"/>
    <w:rsid w:val="00875293"/>
    <w:rsid w:val="0087544F"/>
    <w:rsid w:val="008759CD"/>
    <w:rsid w:val="008759E8"/>
    <w:rsid w:val="008760D7"/>
    <w:rsid w:val="00876251"/>
    <w:rsid w:val="00876255"/>
    <w:rsid w:val="008766AA"/>
    <w:rsid w:val="0087685E"/>
    <w:rsid w:val="00876A2C"/>
    <w:rsid w:val="0087726D"/>
    <w:rsid w:val="008778E1"/>
    <w:rsid w:val="00880597"/>
    <w:rsid w:val="008810DF"/>
    <w:rsid w:val="00881272"/>
    <w:rsid w:val="00881433"/>
    <w:rsid w:val="008819AD"/>
    <w:rsid w:val="00881F21"/>
    <w:rsid w:val="008823CC"/>
    <w:rsid w:val="00882B04"/>
    <w:rsid w:val="00882EDA"/>
    <w:rsid w:val="00883D63"/>
    <w:rsid w:val="00884546"/>
    <w:rsid w:val="008845D1"/>
    <w:rsid w:val="0088470C"/>
    <w:rsid w:val="00884784"/>
    <w:rsid w:val="00885AB4"/>
    <w:rsid w:val="00885EFB"/>
    <w:rsid w:val="00885F4B"/>
    <w:rsid w:val="00886106"/>
    <w:rsid w:val="00886DA9"/>
    <w:rsid w:val="00886FE3"/>
    <w:rsid w:val="0088714A"/>
    <w:rsid w:val="008878E3"/>
    <w:rsid w:val="00887A09"/>
    <w:rsid w:val="00887FF9"/>
    <w:rsid w:val="00890B1B"/>
    <w:rsid w:val="00891376"/>
    <w:rsid w:val="00891699"/>
    <w:rsid w:val="00891854"/>
    <w:rsid w:val="00891887"/>
    <w:rsid w:val="00891BB6"/>
    <w:rsid w:val="00892427"/>
    <w:rsid w:val="00892C5D"/>
    <w:rsid w:val="008930FE"/>
    <w:rsid w:val="00893209"/>
    <w:rsid w:val="008935EA"/>
    <w:rsid w:val="00893683"/>
    <w:rsid w:val="00893AAF"/>
    <w:rsid w:val="00893B11"/>
    <w:rsid w:val="00893C26"/>
    <w:rsid w:val="00893EA3"/>
    <w:rsid w:val="0089414B"/>
    <w:rsid w:val="0089430D"/>
    <w:rsid w:val="00894583"/>
    <w:rsid w:val="008949DD"/>
    <w:rsid w:val="00895900"/>
    <w:rsid w:val="00895D09"/>
    <w:rsid w:val="008960CB"/>
    <w:rsid w:val="008964F9"/>
    <w:rsid w:val="008967FB"/>
    <w:rsid w:val="00896E0F"/>
    <w:rsid w:val="00897947"/>
    <w:rsid w:val="008979B3"/>
    <w:rsid w:val="00897BD3"/>
    <w:rsid w:val="008A00CE"/>
    <w:rsid w:val="008A0463"/>
    <w:rsid w:val="008A099D"/>
    <w:rsid w:val="008A0B84"/>
    <w:rsid w:val="008A108A"/>
    <w:rsid w:val="008A129A"/>
    <w:rsid w:val="008A13AD"/>
    <w:rsid w:val="008A2819"/>
    <w:rsid w:val="008A28CA"/>
    <w:rsid w:val="008A29E5"/>
    <w:rsid w:val="008A3708"/>
    <w:rsid w:val="008A3ECC"/>
    <w:rsid w:val="008A598A"/>
    <w:rsid w:val="008A5AC2"/>
    <w:rsid w:val="008A61F2"/>
    <w:rsid w:val="008A67E3"/>
    <w:rsid w:val="008A7452"/>
    <w:rsid w:val="008A7662"/>
    <w:rsid w:val="008A798B"/>
    <w:rsid w:val="008A7DDA"/>
    <w:rsid w:val="008A7E96"/>
    <w:rsid w:val="008A7ECD"/>
    <w:rsid w:val="008B030C"/>
    <w:rsid w:val="008B084B"/>
    <w:rsid w:val="008B0B4B"/>
    <w:rsid w:val="008B0B87"/>
    <w:rsid w:val="008B0C7D"/>
    <w:rsid w:val="008B0FA1"/>
    <w:rsid w:val="008B13BC"/>
    <w:rsid w:val="008B1786"/>
    <w:rsid w:val="008B1B01"/>
    <w:rsid w:val="008B2832"/>
    <w:rsid w:val="008B2A54"/>
    <w:rsid w:val="008B37BC"/>
    <w:rsid w:val="008B4316"/>
    <w:rsid w:val="008B4AEF"/>
    <w:rsid w:val="008B50A5"/>
    <w:rsid w:val="008B557C"/>
    <w:rsid w:val="008B5D4A"/>
    <w:rsid w:val="008B6192"/>
    <w:rsid w:val="008B6992"/>
    <w:rsid w:val="008B6999"/>
    <w:rsid w:val="008B6FBF"/>
    <w:rsid w:val="008B78E1"/>
    <w:rsid w:val="008C04CE"/>
    <w:rsid w:val="008C0838"/>
    <w:rsid w:val="008C0943"/>
    <w:rsid w:val="008C0DD4"/>
    <w:rsid w:val="008C12AA"/>
    <w:rsid w:val="008C1B80"/>
    <w:rsid w:val="008C1FC6"/>
    <w:rsid w:val="008C22BA"/>
    <w:rsid w:val="008C2BCC"/>
    <w:rsid w:val="008C2F0E"/>
    <w:rsid w:val="008C33F6"/>
    <w:rsid w:val="008C35C8"/>
    <w:rsid w:val="008C381B"/>
    <w:rsid w:val="008C3BEB"/>
    <w:rsid w:val="008C498E"/>
    <w:rsid w:val="008C4B36"/>
    <w:rsid w:val="008C50A1"/>
    <w:rsid w:val="008C516A"/>
    <w:rsid w:val="008C539F"/>
    <w:rsid w:val="008C5A90"/>
    <w:rsid w:val="008C5E89"/>
    <w:rsid w:val="008C77D5"/>
    <w:rsid w:val="008C7B45"/>
    <w:rsid w:val="008C7DEC"/>
    <w:rsid w:val="008D02AF"/>
    <w:rsid w:val="008D0C0A"/>
    <w:rsid w:val="008D14E9"/>
    <w:rsid w:val="008D1B62"/>
    <w:rsid w:val="008D20D5"/>
    <w:rsid w:val="008D2B43"/>
    <w:rsid w:val="008D2C95"/>
    <w:rsid w:val="008D2D03"/>
    <w:rsid w:val="008D312F"/>
    <w:rsid w:val="008D37B7"/>
    <w:rsid w:val="008D3E90"/>
    <w:rsid w:val="008D45DC"/>
    <w:rsid w:val="008D48A4"/>
    <w:rsid w:val="008D5D2C"/>
    <w:rsid w:val="008D61DA"/>
    <w:rsid w:val="008D62C5"/>
    <w:rsid w:val="008D6548"/>
    <w:rsid w:val="008D6978"/>
    <w:rsid w:val="008D79C4"/>
    <w:rsid w:val="008D7C09"/>
    <w:rsid w:val="008D7E23"/>
    <w:rsid w:val="008E02ED"/>
    <w:rsid w:val="008E05D4"/>
    <w:rsid w:val="008E1831"/>
    <w:rsid w:val="008E2095"/>
    <w:rsid w:val="008E24CE"/>
    <w:rsid w:val="008E2997"/>
    <w:rsid w:val="008E33D7"/>
    <w:rsid w:val="008E3837"/>
    <w:rsid w:val="008E467E"/>
    <w:rsid w:val="008E4983"/>
    <w:rsid w:val="008E4E42"/>
    <w:rsid w:val="008E4E4B"/>
    <w:rsid w:val="008E4E4C"/>
    <w:rsid w:val="008E5054"/>
    <w:rsid w:val="008E54D4"/>
    <w:rsid w:val="008E680A"/>
    <w:rsid w:val="008E6C36"/>
    <w:rsid w:val="008E6C72"/>
    <w:rsid w:val="008E7838"/>
    <w:rsid w:val="008E7945"/>
    <w:rsid w:val="008E7A88"/>
    <w:rsid w:val="008E7B74"/>
    <w:rsid w:val="008E7DB1"/>
    <w:rsid w:val="008F0297"/>
    <w:rsid w:val="008F0961"/>
    <w:rsid w:val="008F0E3E"/>
    <w:rsid w:val="008F1273"/>
    <w:rsid w:val="008F16A6"/>
    <w:rsid w:val="008F2411"/>
    <w:rsid w:val="008F2BFE"/>
    <w:rsid w:val="008F2D4A"/>
    <w:rsid w:val="008F2EA3"/>
    <w:rsid w:val="008F323E"/>
    <w:rsid w:val="008F3A42"/>
    <w:rsid w:val="008F3C22"/>
    <w:rsid w:val="008F411A"/>
    <w:rsid w:val="008F4C5F"/>
    <w:rsid w:val="008F5137"/>
    <w:rsid w:val="008F5721"/>
    <w:rsid w:val="008F5A6E"/>
    <w:rsid w:val="008F5D5D"/>
    <w:rsid w:val="008F612A"/>
    <w:rsid w:val="008F62B7"/>
    <w:rsid w:val="008F6DD9"/>
    <w:rsid w:val="008F6F18"/>
    <w:rsid w:val="008F7358"/>
    <w:rsid w:val="008F73CF"/>
    <w:rsid w:val="008F73E1"/>
    <w:rsid w:val="008F7456"/>
    <w:rsid w:val="008F7BD5"/>
    <w:rsid w:val="008F7EBB"/>
    <w:rsid w:val="008F7EFF"/>
    <w:rsid w:val="00900010"/>
    <w:rsid w:val="0090007B"/>
    <w:rsid w:val="00900413"/>
    <w:rsid w:val="0090145F"/>
    <w:rsid w:val="00901C44"/>
    <w:rsid w:val="0090290F"/>
    <w:rsid w:val="00902938"/>
    <w:rsid w:val="00902E8E"/>
    <w:rsid w:val="00904AE1"/>
    <w:rsid w:val="0090528D"/>
    <w:rsid w:val="009067B5"/>
    <w:rsid w:val="0090696E"/>
    <w:rsid w:val="00906D97"/>
    <w:rsid w:val="00907209"/>
    <w:rsid w:val="00907A1D"/>
    <w:rsid w:val="00907BC9"/>
    <w:rsid w:val="0091023C"/>
    <w:rsid w:val="009103F6"/>
    <w:rsid w:val="0091095C"/>
    <w:rsid w:val="00910E7C"/>
    <w:rsid w:val="0091103D"/>
    <w:rsid w:val="0091214A"/>
    <w:rsid w:val="00912488"/>
    <w:rsid w:val="009131AE"/>
    <w:rsid w:val="00913AD0"/>
    <w:rsid w:val="00913F06"/>
    <w:rsid w:val="009141AB"/>
    <w:rsid w:val="0091424E"/>
    <w:rsid w:val="00914B7D"/>
    <w:rsid w:val="00914C4F"/>
    <w:rsid w:val="009152B6"/>
    <w:rsid w:val="009155EB"/>
    <w:rsid w:val="00915603"/>
    <w:rsid w:val="00915CEC"/>
    <w:rsid w:val="00915F54"/>
    <w:rsid w:val="00915F8E"/>
    <w:rsid w:val="00916078"/>
    <w:rsid w:val="009161D1"/>
    <w:rsid w:val="009168AA"/>
    <w:rsid w:val="00916EA1"/>
    <w:rsid w:val="00917231"/>
    <w:rsid w:val="0091781D"/>
    <w:rsid w:val="00917EA0"/>
    <w:rsid w:val="0092000B"/>
    <w:rsid w:val="009203A7"/>
    <w:rsid w:val="00920BD8"/>
    <w:rsid w:val="009210B5"/>
    <w:rsid w:val="00921DFA"/>
    <w:rsid w:val="00922098"/>
    <w:rsid w:val="00922158"/>
    <w:rsid w:val="00922C89"/>
    <w:rsid w:val="00923AF0"/>
    <w:rsid w:val="0092406F"/>
    <w:rsid w:val="009241AF"/>
    <w:rsid w:val="00924981"/>
    <w:rsid w:val="00924EBF"/>
    <w:rsid w:val="00925200"/>
    <w:rsid w:val="00925288"/>
    <w:rsid w:val="009256B7"/>
    <w:rsid w:val="009258BA"/>
    <w:rsid w:val="00925BDE"/>
    <w:rsid w:val="00926921"/>
    <w:rsid w:val="00926A4B"/>
    <w:rsid w:val="00926B9B"/>
    <w:rsid w:val="009270D5"/>
    <w:rsid w:val="009271D3"/>
    <w:rsid w:val="0092720B"/>
    <w:rsid w:val="00927533"/>
    <w:rsid w:val="009276A9"/>
    <w:rsid w:val="00927D21"/>
    <w:rsid w:val="009300F4"/>
    <w:rsid w:val="00930217"/>
    <w:rsid w:val="00930730"/>
    <w:rsid w:val="009319B8"/>
    <w:rsid w:val="00932376"/>
    <w:rsid w:val="00932812"/>
    <w:rsid w:val="009328F5"/>
    <w:rsid w:val="0093295B"/>
    <w:rsid w:val="00932981"/>
    <w:rsid w:val="00932A6F"/>
    <w:rsid w:val="00932EAF"/>
    <w:rsid w:val="00933174"/>
    <w:rsid w:val="009337AB"/>
    <w:rsid w:val="0093389B"/>
    <w:rsid w:val="00933DC8"/>
    <w:rsid w:val="009340DC"/>
    <w:rsid w:val="00934476"/>
    <w:rsid w:val="00934BF1"/>
    <w:rsid w:val="0093529F"/>
    <w:rsid w:val="009354A3"/>
    <w:rsid w:val="00936256"/>
    <w:rsid w:val="009368B4"/>
    <w:rsid w:val="009368FE"/>
    <w:rsid w:val="009369E0"/>
    <w:rsid w:val="00937A46"/>
    <w:rsid w:val="00937B05"/>
    <w:rsid w:val="00937CF2"/>
    <w:rsid w:val="00937D1A"/>
    <w:rsid w:val="00937E8D"/>
    <w:rsid w:val="00937FA5"/>
    <w:rsid w:val="00940333"/>
    <w:rsid w:val="00940417"/>
    <w:rsid w:val="009407C1"/>
    <w:rsid w:val="00940DB3"/>
    <w:rsid w:val="00941812"/>
    <w:rsid w:val="00942790"/>
    <w:rsid w:val="0094284A"/>
    <w:rsid w:val="00942C01"/>
    <w:rsid w:val="00943028"/>
    <w:rsid w:val="0094306A"/>
    <w:rsid w:val="00944224"/>
    <w:rsid w:val="009442AF"/>
    <w:rsid w:val="00944489"/>
    <w:rsid w:val="00944DF3"/>
    <w:rsid w:val="009451FC"/>
    <w:rsid w:val="009456E0"/>
    <w:rsid w:val="0094675C"/>
    <w:rsid w:val="00947733"/>
    <w:rsid w:val="0095013A"/>
    <w:rsid w:val="0095073D"/>
    <w:rsid w:val="00950944"/>
    <w:rsid w:val="0095103E"/>
    <w:rsid w:val="0095182C"/>
    <w:rsid w:val="00951CB4"/>
    <w:rsid w:val="00951F37"/>
    <w:rsid w:val="00952039"/>
    <w:rsid w:val="0095204B"/>
    <w:rsid w:val="0095285B"/>
    <w:rsid w:val="00952A2E"/>
    <w:rsid w:val="00953D04"/>
    <w:rsid w:val="009544EE"/>
    <w:rsid w:val="009548FC"/>
    <w:rsid w:val="00954900"/>
    <w:rsid w:val="009550F2"/>
    <w:rsid w:val="0095511C"/>
    <w:rsid w:val="00955F96"/>
    <w:rsid w:val="00956A50"/>
    <w:rsid w:val="00956F35"/>
    <w:rsid w:val="00956F61"/>
    <w:rsid w:val="009570E3"/>
    <w:rsid w:val="009578A2"/>
    <w:rsid w:val="00960439"/>
    <w:rsid w:val="0096064D"/>
    <w:rsid w:val="00961C22"/>
    <w:rsid w:val="00961E8A"/>
    <w:rsid w:val="00962057"/>
    <w:rsid w:val="0096216E"/>
    <w:rsid w:val="00962371"/>
    <w:rsid w:val="00962CB6"/>
    <w:rsid w:val="0096328E"/>
    <w:rsid w:val="0096394D"/>
    <w:rsid w:val="00963C5F"/>
    <w:rsid w:val="00964090"/>
    <w:rsid w:val="009640F2"/>
    <w:rsid w:val="009643B0"/>
    <w:rsid w:val="00965151"/>
    <w:rsid w:val="00965179"/>
    <w:rsid w:val="0096541E"/>
    <w:rsid w:val="0096607E"/>
    <w:rsid w:val="00966A61"/>
    <w:rsid w:val="00966A89"/>
    <w:rsid w:val="00966AFA"/>
    <w:rsid w:val="00966B00"/>
    <w:rsid w:val="00966CCB"/>
    <w:rsid w:val="009678F4"/>
    <w:rsid w:val="0096794B"/>
    <w:rsid w:val="00967A9B"/>
    <w:rsid w:val="00967DAF"/>
    <w:rsid w:val="00967E0E"/>
    <w:rsid w:val="009706CA"/>
    <w:rsid w:val="00971223"/>
    <w:rsid w:val="0097167D"/>
    <w:rsid w:val="00971DA3"/>
    <w:rsid w:val="0097248A"/>
    <w:rsid w:val="00972E4A"/>
    <w:rsid w:val="0097322C"/>
    <w:rsid w:val="00973276"/>
    <w:rsid w:val="00973347"/>
    <w:rsid w:val="009735FA"/>
    <w:rsid w:val="00973CC6"/>
    <w:rsid w:val="0097489A"/>
    <w:rsid w:val="00974E03"/>
    <w:rsid w:val="0097586D"/>
    <w:rsid w:val="00975CEF"/>
    <w:rsid w:val="00975D8E"/>
    <w:rsid w:val="00976170"/>
    <w:rsid w:val="009762AF"/>
    <w:rsid w:val="00976CF1"/>
    <w:rsid w:val="00976E81"/>
    <w:rsid w:val="00976FF1"/>
    <w:rsid w:val="009779A3"/>
    <w:rsid w:val="00977A91"/>
    <w:rsid w:val="00977C84"/>
    <w:rsid w:val="00977EBB"/>
    <w:rsid w:val="00980B2D"/>
    <w:rsid w:val="00980DF3"/>
    <w:rsid w:val="00980F6D"/>
    <w:rsid w:val="0098174B"/>
    <w:rsid w:val="00981C02"/>
    <w:rsid w:val="00981E22"/>
    <w:rsid w:val="00982B56"/>
    <w:rsid w:val="00982D20"/>
    <w:rsid w:val="00982DA1"/>
    <w:rsid w:val="009830F2"/>
    <w:rsid w:val="00983117"/>
    <w:rsid w:val="009833C6"/>
    <w:rsid w:val="00983452"/>
    <w:rsid w:val="00984325"/>
    <w:rsid w:val="009846A2"/>
    <w:rsid w:val="009847EB"/>
    <w:rsid w:val="009850B1"/>
    <w:rsid w:val="00985626"/>
    <w:rsid w:val="00985F0E"/>
    <w:rsid w:val="009864F7"/>
    <w:rsid w:val="00987551"/>
    <w:rsid w:val="0099000A"/>
    <w:rsid w:val="00990CD2"/>
    <w:rsid w:val="00991298"/>
    <w:rsid w:val="009917C0"/>
    <w:rsid w:val="009918B8"/>
    <w:rsid w:val="00991901"/>
    <w:rsid w:val="00992131"/>
    <w:rsid w:val="00992A6A"/>
    <w:rsid w:val="00992C0E"/>
    <w:rsid w:val="00993632"/>
    <w:rsid w:val="00993666"/>
    <w:rsid w:val="00993864"/>
    <w:rsid w:val="0099399D"/>
    <w:rsid w:val="009945E5"/>
    <w:rsid w:val="00994830"/>
    <w:rsid w:val="00994F38"/>
    <w:rsid w:val="00995586"/>
    <w:rsid w:val="00995EC4"/>
    <w:rsid w:val="00996DD6"/>
    <w:rsid w:val="0099705D"/>
    <w:rsid w:val="009974CF"/>
    <w:rsid w:val="00997621"/>
    <w:rsid w:val="009979B6"/>
    <w:rsid w:val="009A020E"/>
    <w:rsid w:val="009A09CA"/>
    <w:rsid w:val="009A0B6A"/>
    <w:rsid w:val="009A0BE1"/>
    <w:rsid w:val="009A0FEF"/>
    <w:rsid w:val="009A1656"/>
    <w:rsid w:val="009A1B97"/>
    <w:rsid w:val="009A233A"/>
    <w:rsid w:val="009A3871"/>
    <w:rsid w:val="009A3B33"/>
    <w:rsid w:val="009A3BAE"/>
    <w:rsid w:val="009A488E"/>
    <w:rsid w:val="009A4D68"/>
    <w:rsid w:val="009A5C09"/>
    <w:rsid w:val="009A670B"/>
    <w:rsid w:val="009A75FB"/>
    <w:rsid w:val="009A7EF8"/>
    <w:rsid w:val="009B00D1"/>
    <w:rsid w:val="009B04EE"/>
    <w:rsid w:val="009B0623"/>
    <w:rsid w:val="009B0E47"/>
    <w:rsid w:val="009B0FA7"/>
    <w:rsid w:val="009B1638"/>
    <w:rsid w:val="009B16A6"/>
    <w:rsid w:val="009B1D04"/>
    <w:rsid w:val="009B2955"/>
    <w:rsid w:val="009B2CB3"/>
    <w:rsid w:val="009B2EC9"/>
    <w:rsid w:val="009B32C6"/>
    <w:rsid w:val="009B3982"/>
    <w:rsid w:val="009B3BBA"/>
    <w:rsid w:val="009B46CF"/>
    <w:rsid w:val="009B483E"/>
    <w:rsid w:val="009B48AD"/>
    <w:rsid w:val="009B494A"/>
    <w:rsid w:val="009B4B49"/>
    <w:rsid w:val="009B4F05"/>
    <w:rsid w:val="009B4FB2"/>
    <w:rsid w:val="009B4FE6"/>
    <w:rsid w:val="009B5842"/>
    <w:rsid w:val="009B5DD5"/>
    <w:rsid w:val="009B6207"/>
    <w:rsid w:val="009B63CE"/>
    <w:rsid w:val="009B74DC"/>
    <w:rsid w:val="009B75AD"/>
    <w:rsid w:val="009C00A7"/>
    <w:rsid w:val="009C079E"/>
    <w:rsid w:val="009C08C9"/>
    <w:rsid w:val="009C1BB2"/>
    <w:rsid w:val="009C1C9F"/>
    <w:rsid w:val="009C225B"/>
    <w:rsid w:val="009C275E"/>
    <w:rsid w:val="009C2BE0"/>
    <w:rsid w:val="009C34DF"/>
    <w:rsid w:val="009C3E9B"/>
    <w:rsid w:val="009C52B7"/>
    <w:rsid w:val="009C5375"/>
    <w:rsid w:val="009C54C2"/>
    <w:rsid w:val="009C55AA"/>
    <w:rsid w:val="009C5C5F"/>
    <w:rsid w:val="009C6BA1"/>
    <w:rsid w:val="009C6BBC"/>
    <w:rsid w:val="009C6C74"/>
    <w:rsid w:val="009C732A"/>
    <w:rsid w:val="009C741B"/>
    <w:rsid w:val="009C7545"/>
    <w:rsid w:val="009C78A7"/>
    <w:rsid w:val="009C78E6"/>
    <w:rsid w:val="009D0206"/>
    <w:rsid w:val="009D03E3"/>
    <w:rsid w:val="009D0427"/>
    <w:rsid w:val="009D06CE"/>
    <w:rsid w:val="009D0A44"/>
    <w:rsid w:val="009D0E93"/>
    <w:rsid w:val="009D168C"/>
    <w:rsid w:val="009D16CD"/>
    <w:rsid w:val="009D1B41"/>
    <w:rsid w:val="009D1F3C"/>
    <w:rsid w:val="009D2D10"/>
    <w:rsid w:val="009D3208"/>
    <w:rsid w:val="009D37CB"/>
    <w:rsid w:val="009D3CEF"/>
    <w:rsid w:val="009D416C"/>
    <w:rsid w:val="009D451A"/>
    <w:rsid w:val="009D458A"/>
    <w:rsid w:val="009D4FF4"/>
    <w:rsid w:val="009D566D"/>
    <w:rsid w:val="009D5716"/>
    <w:rsid w:val="009D57D0"/>
    <w:rsid w:val="009D5989"/>
    <w:rsid w:val="009D5E37"/>
    <w:rsid w:val="009D5FCA"/>
    <w:rsid w:val="009D64D8"/>
    <w:rsid w:val="009D6863"/>
    <w:rsid w:val="009D6E62"/>
    <w:rsid w:val="009D6F66"/>
    <w:rsid w:val="009D744C"/>
    <w:rsid w:val="009D77BB"/>
    <w:rsid w:val="009D7A73"/>
    <w:rsid w:val="009D7FEE"/>
    <w:rsid w:val="009E01F0"/>
    <w:rsid w:val="009E10A5"/>
    <w:rsid w:val="009E13F0"/>
    <w:rsid w:val="009E15F3"/>
    <w:rsid w:val="009E1822"/>
    <w:rsid w:val="009E1A50"/>
    <w:rsid w:val="009E1AE9"/>
    <w:rsid w:val="009E1D4F"/>
    <w:rsid w:val="009E1EA4"/>
    <w:rsid w:val="009E371A"/>
    <w:rsid w:val="009E45BF"/>
    <w:rsid w:val="009E4725"/>
    <w:rsid w:val="009E4AFA"/>
    <w:rsid w:val="009E4C3E"/>
    <w:rsid w:val="009E4EA9"/>
    <w:rsid w:val="009E531C"/>
    <w:rsid w:val="009E5704"/>
    <w:rsid w:val="009E5996"/>
    <w:rsid w:val="009E5A84"/>
    <w:rsid w:val="009E63C0"/>
    <w:rsid w:val="009E6C84"/>
    <w:rsid w:val="009E6D9C"/>
    <w:rsid w:val="009E6F63"/>
    <w:rsid w:val="009E70BE"/>
    <w:rsid w:val="009E73C6"/>
    <w:rsid w:val="009E7A08"/>
    <w:rsid w:val="009E7B14"/>
    <w:rsid w:val="009E7E36"/>
    <w:rsid w:val="009F0A76"/>
    <w:rsid w:val="009F0C81"/>
    <w:rsid w:val="009F0FBB"/>
    <w:rsid w:val="009F11F0"/>
    <w:rsid w:val="009F190C"/>
    <w:rsid w:val="009F2061"/>
    <w:rsid w:val="009F260C"/>
    <w:rsid w:val="009F29DF"/>
    <w:rsid w:val="009F2D4B"/>
    <w:rsid w:val="009F31EE"/>
    <w:rsid w:val="009F3386"/>
    <w:rsid w:val="009F3AA5"/>
    <w:rsid w:val="009F3C4F"/>
    <w:rsid w:val="009F41F5"/>
    <w:rsid w:val="009F471B"/>
    <w:rsid w:val="009F5D04"/>
    <w:rsid w:val="009F5D31"/>
    <w:rsid w:val="009F668B"/>
    <w:rsid w:val="009F6982"/>
    <w:rsid w:val="009F6BED"/>
    <w:rsid w:val="009F6C51"/>
    <w:rsid w:val="009F7082"/>
    <w:rsid w:val="009F70BF"/>
    <w:rsid w:val="009F7E9F"/>
    <w:rsid w:val="009F7FAE"/>
    <w:rsid w:val="00A00186"/>
    <w:rsid w:val="00A00574"/>
    <w:rsid w:val="00A00D28"/>
    <w:rsid w:val="00A00D6A"/>
    <w:rsid w:val="00A010C2"/>
    <w:rsid w:val="00A013C4"/>
    <w:rsid w:val="00A014A3"/>
    <w:rsid w:val="00A01835"/>
    <w:rsid w:val="00A01FE7"/>
    <w:rsid w:val="00A020E4"/>
    <w:rsid w:val="00A022EF"/>
    <w:rsid w:val="00A02586"/>
    <w:rsid w:val="00A029C0"/>
    <w:rsid w:val="00A02A29"/>
    <w:rsid w:val="00A02E27"/>
    <w:rsid w:val="00A02EF2"/>
    <w:rsid w:val="00A0354F"/>
    <w:rsid w:val="00A035FC"/>
    <w:rsid w:val="00A036A4"/>
    <w:rsid w:val="00A04170"/>
    <w:rsid w:val="00A04A28"/>
    <w:rsid w:val="00A05D8D"/>
    <w:rsid w:val="00A060D7"/>
    <w:rsid w:val="00A064C3"/>
    <w:rsid w:val="00A06967"/>
    <w:rsid w:val="00A06D71"/>
    <w:rsid w:val="00A0770C"/>
    <w:rsid w:val="00A0798E"/>
    <w:rsid w:val="00A07A70"/>
    <w:rsid w:val="00A106A3"/>
    <w:rsid w:val="00A10C1B"/>
    <w:rsid w:val="00A115AB"/>
    <w:rsid w:val="00A11AA3"/>
    <w:rsid w:val="00A11D56"/>
    <w:rsid w:val="00A13429"/>
    <w:rsid w:val="00A1346A"/>
    <w:rsid w:val="00A13C50"/>
    <w:rsid w:val="00A13CA4"/>
    <w:rsid w:val="00A14637"/>
    <w:rsid w:val="00A1469A"/>
    <w:rsid w:val="00A14962"/>
    <w:rsid w:val="00A14A0D"/>
    <w:rsid w:val="00A14CF8"/>
    <w:rsid w:val="00A14E11"/>
    <w:rsid w:val="00A14F01"/>
    <w:rsid w:val="00A15298"/>
    <w:rsid w:val="00A15B13"/>
    <w:rsid w:val="00A15B37"/>
    <w:rsid w:val="00A165AD"/>
    <w:rsid w:val="00A171B8"/>
    <w:rsid w:val="00A176AE"/>
    <w:rsid w:val="00A176CF"/>
    <w:rsid w:val="00A179E5"/>
    <w:rsid w:val="00A17CD1"/>
    <w:rsid w:val="00A20020"/>
    <w:rsid w:val="00A2018C"/>
    <w:rsid w:val="00A20900"/>
    <w:rsid w:val="00A21D48"/>
    <w:rsid w:val="00A22136"/>
    <w:rsid w:val="00A228FF"/>
    <w:rsid w:val="00A22F3E"/>
    <w:rsid w:val="00A23241"/>
    <w:rsid w:val="00A239C6"/>
    <w:rsid w:val="00A23B13"/>
    <w:rsid w:val="00A24743"/>
    <w:rsid w:val="00A25762"/>
    <w:rsid w:val="00A2623C"/>
    <w:rsid w:val="00A26563"/>
    <w:rsid w:val="00A26AC0"/>
    <w:rsid w:val="00A26DA4"/>
    <w:rsid w:val="00A27391"/>
    <w:rsid w:val="00A27750"/>
    <w:rsid w:val="00A27AA8"/>
    <w:rsid w:val="00A300E8"/>
    <w:rsid w:val="00A309E8"/>
    <w:rsid w:val="00A30B6D"/>
    <w:rsid w:val="00A30E7D"/>
    <w:rsid w:val="00A3118C"/>
    <w:rsid w:val="00A311B4"/>
    <w:rsid w:val="00A312CA"/>
    <w:rsid w:val="00A31315"/>
    <w:rsid w:val="00A31770"/>
    <w:rsid w:val="00A3186E"/>
    <w:rsid w:val="00A31DB2"/>
    <w:rsid w:val="00A31E4F"/>
    <w:rsid w:val="00A32287"/>
    <w:rsid w:val="00A3237E"/>
    <w:rsid w:val="00A324E5"/>
    <w:rsid w:val="00A32B60"/>
    <w:rsid w:val="00A32EFA"/>
    <w:rsid w:val="00A330F1"/>
    <w:rsid w:val="00A34395"/>
    <w:rsid w:val="00A34783"/>
    <w:rsid w:val="00A347BF"/>
    <w:rsid w:val="00A34A9B"/>
    <w:rsid w:val="00A34AF5"/>
    <w:rsid w:val="00A34E0C"/>
    <w:rsid w:val="00A35466"/>
    <w:rsid w:val="00A35699"/>
    <w:rsid w:val="00A357F7"/>
    <w:rsid w:val="00A358A5"/>
    <w:rsid w:val="00A3596A"/>
    <w:rsid w:val="00A35CE8"/>
    <w:rsid w:val="00A35E85"/>
    <w:rsid w:val="00A360EA"/>
    <w:rsid w:val="00A36162"/>
    <w:rsid w:val="00A36D98"/>
    <w:rsid w:val="00A36EF8"/>
    <w:rsid w:val="00A36FB4"/>
    <w:rsid w:val="00A3708F"/>
    <w:rsid w:val="00A3726F"/>
    <w:rsid w:val="00A3774C"/>
    <w:rsid w:val="00A377A6"/>
    <w:rsid w:val="00A37BC9"/>
    <w:rsid w:val="00A37D3F"/>
    <w:rsid w:val="00A37D7B"/>
    <w:rsid w:val="00A40246"/>
    <w:rsid w:val="00A40A8E"/>
    <w:rsid w:val="00A40EF1"/>
    <w:rsid w:val="00A41117"/>
    <w:rsid w:val="00A41C46"/>
    <w:rsid w:val="00A42C5B"/>
    <w:rsid w:val="00A43B3C"/>
    <w:rsid w:val="00A43EFB"/>
    <w:rsid w:val="00A442BA"/>
    <w:rsid w:val="00A4453E"/>
    <w:rsid w:val="00A445A7"/>
    <w:rsid w:val="00A44852"/>
    <w:rsid w:val="00A44A10"/>
    <w:rsid w:val="00A452CD"/>
    <w:rsid w:val="00A4551F"/>
    <w:rsid w:val="00A457FF"/>
    <w:rsid w:val="00A459C0"/>
    <w:rsid w:val="00A45E13"/>
    <w:rsid w:val="00A461E7"/>
    <w:rsid w:val="00A46ADB"/>
    <w:rsid w:val="00A46C8D"/>
    <w:rsid w:val="00A46E00"/>
    <w:rsid w:val="00A474D8"/>
    <w:rsid w:val="00A4777F"/>
    <w:rsid w:val="00A478D2"/>
    <w:rsid w:val="00A5039C"/>
    <w:rsid w:val="00A50884"/>
    <w:rsid w:val="00A509B2"/>
    <w:rsid w:val="00A50E99"/>
    <w:rsid w:val="00A515AD"/>
    <w:rsid w:val="00A51B48"/>
    <w:rsid w:val="00A52201"/>
    <w:rsid w:val="00A529B5"/>
    <w:rsid w:val="00A5308D"/>
    <w:rsid w:val="00A530CA"/>
    <w:rsid w:val="00A5328E"/>
    <w:rsid w:val="00A54876"/>
    <w:rsid w:val="00A55234"/>
    <w:rsid w:val="00A55318"/>
    <w:rsid w:val="00A56281"/>
    <w:rsid w:val="00A568C4"/>
    <w:rsid w:val="00A56CEF"/>
    <w:rsid w:val="00A5725D"/>
    <w:rsid w:val="00A5788B"/>
    <w:rsid w:val="00A57BE5"/>
    <w:rsid w:val="00A57F50"/>
    <w:rsid w:val="00A6003C"/>
    <w:rsid w:val="00A608E5"/>
    <w:rsid w:val="00A616A8"/>
    <w:rsid w:val="00A61722"/>
    <w:rsid w:val="00A620CA"/>
    <w:rsid w:val="00A62366"/>
    <w:rsid w:val="00A62475"/>
    <w:rsid w:val="00A626E5"/>
    <w:rsid w:val="00A62C61"/>
    <w:rsid w:val="00A62D84"/>
    <w:rsid w:val="00A62E6E"/>
    <w:rsid w:val="00A6354E"/>
    <w:rsid w:val="00A63705"/>
    <w:rsid w:val="00A63963"/>
    <w:rsid w:val="00A63F47"/>
    <w:rsid w:val="00A647F3"/>
    <w:rsid w:val="00A652DA"/>
    <w:rsid w:val="00A6531D"/>
    <w:rsid w:val="00A6574E"/>
    <w:rsid w:val="00A65806"/>
    <w:rsid w:val="00A65915"/>
    <w:rsid w:val="00A659EE"/>
    <w:rsid w:val="00A6613B"/>
    <w:rsid w:val="00A67F9B"/>
    <w:rsid w:val="00A70216"/>
    <w:rsid w:val="00A7075B"/>
    <w:rsid w:val="00A708F3"/>
    <w:rsid w:val="00A7115F"/>
    <w:rsid w:val="00A71B09"/>
    <w:rsid w:val="00A7200F"/>
    <w:rsid w:val="00A721CE"/>
    <w:rsid w:val="00A722B8"/>
    <w:rsid w:val="00A72539"/>
    <w:rsid w:val="00A7272B"/>
    <w:rsid w:val="00A72AA7"/>
    <w:rsid w:val="00A73098"/>
    <w:rsid w:val="00A731EF"/>
    <w:rsid w:val="00A735EB"/>
    <w:rsid w:val="00A736D4"/>
    <w:rsid w:val="00A738DD"/>
    <w:rsid w:val="00A73F56"/>
    <w:rsid w:val="00A740CE"/>
    <w:rsid w:val="00A7414A"/>
    <w:rsid w:val="00A74ADF"/>
    <w:rsid w:val="00A74E10"/>
    <w:rsid w:val="00A752FC"/>
    <w:rsid w:val="00A75DB7"/>
    <w:rsid w:val="00A75ED5"/>
    <w:rsid w:val="00A76D9E"/>
    <w:rsid w:val="00A76E37"/>
    <w:rsid w:val="00A77163"/>
    <w:rsid w:val="00A77532"/>
    <w:rsid w:val="00A7755F"/>
    <w:rsid w:val="00A77729"/>
    <w:rsid w:val="00A778BF"/>
    <w:rsid w:val="00A77A0E"/>
    <w:rsid w:val="00A77B71"/>
    <w:rsid w:val="00A77EE9"/>
    <w:rsid w:val="00A8030F"/>
    <w:rsid w:val="00A803C5"/>
    <w:rsid w:val="00A808B4"/>
    <w:rsid w:val="00A8110D"/>
    <w:rsid w:val="00A818FB"/>
    <w:rsid w:val="00A81CFC"/>
    <w:rsid w:val="00A81F7C"/>
    <w:rsid w:val="00A81FE1"/>
    <w:rsid w:val="00A826FA"/>
    <w:rsid w:val="00A828F5"/>
    <w:rsid w:val="00A8291F"/>
    <w:rsid w:val="00A82A51"/>
    <w:rsid w:val="00A82CC4"/>
    <w:rsid w:val="00A835B1"/>
    <w:rsid w:val="00A83600"/>
    <w:rsid w:val="00A83F1E"/>
    <w:rsid w:val="00A8588A"/>
    <w:rsid w:val="00A85B69"/>
    <w:rsid w:val="00A85CF5"/>
    <w:rsid w:val="00A86345"/>
    <w:rsid w:val="00A86C9E"/>
    <w:rsid w:val="00A86CFE"/>
    <w:rsid w:val="00A86E8F"/>
    <w:rsid w:val="00A86ED1"/>
    <w:rsid w:val="00A87145"/>
    <w:rsid w:val="00A874DE"/>
    <w:rsid w:val="00A87993"/>
    <w:rsid w:val="00A87C33"/>
    <w:rsid w:val="00A87EED"/>
    <w:rsid w:val="00A87F3D"/>
    <w:rsid w:val="00A9059A"/>
    <w:rsid w:val="00A906FC"/>
    <w:rsid w:val="00A90807"/>
    <w:rsid w:val="00A91C51"/>
    <w:rsid w:val="00A91D3A"/>
    <w:rsid w:val="00A921AC"/>
    <w:rsid w:val="00A9231C"/>
    <w:rsid w:val="00A92830"/>
    <w:rsid w:val="00A92AF7"/>
    <w:rsid w:val="00A92D85"/>
    <w:rsid w:val="00A9333C"/>
    <w:rsid w:val="00A9384C"/>
    <w:rsid w:val="00A93BB6"/>
    <w:rsid w:val="00A93D09"/>
    <w:rsid w:val="00A93D72"/>
    <w:rsid w:val="00A93EE3"/>
    <w:rsid w:val="00A947FE"/>
    <w:rsid w:val="00A94AE8"/>
    <w:rsid w:val="00A94FD9"/>
    <w:rsid w:val="00A951CC"/>
    <w:rsid w:val="00A953DB"/>
    <w:rsid w:val="00A955CC"/>
    <w:rsid w:val="00A9584B"/>
    <w:rsid w:val="00A95ECC"/>
    <w:rsid w:val="00A968E1"/>
    <w:rsid w:val="00A96F5D"/>
    <w:rsid w:val="00A96F9F"/>
    <w:rsid w:val="00A97483"/>
    <w:rsid w:val="00A9788F"/>
    <w:rsid w:val="00A97958"/>
    <w:rsid w:val="00A979B6"/>
    <w:rsid w:val="00A97E9A"/>
    <w:rsid w:val="00A97FFC"/>
    <w:rsid w:val="00AA016E"/>
    <w:rsid w:val="00AA084B"/>
    <w:rsid w:val="00AA09CD"/>
    <w:rsid w:val="00AA09EA"/>
    <w:rsid w:val="00AA0E1B"/>
    <w:rsid w:val="00AA1352"/>
    <w:rsid w:val="00AA16A0"/>
    <w:rsid w:val="00AA19CF"/>
    <w:rsid w:val="00AA1FBF"/>
    <w:rsid w:val="00AA20AB"/>
    <w:rsid w:val="00AA229C"/>
    <w:rsid w:val="00AA274C"/>
    <w:rsid w:val="00AA2A28"/>
    <w:rsid w:val="00AA2ACE"/>
    <w:rsid w:val="00AA3680"/>
    <w:rsid w:val="00AA3F54"/>
    <w:rsid w:val="00AA411B"/>
    <w:rsid w:val="00AA4544"/>
    <w:rsid w:val="00AA47B6"/>
    <w:rsid w:val="00AA4989"/>
    <w:rsid w:val="00AA4DCB"/>
    <w:rsid w:val="00AA4F18"/>
    <w:rsid w:val="00AA5031"/>
    <w:rsid w:val="00AA5A21"/>
    <w:rsid w:val="00AA5AB6"/>
    <w:rsid w:val="00AA5AE8"/>
    <w:rsid w:val="00AA6AB1"/>
    <w:rsid w:val="00AA6F0F"/>
    <w:rsid w:val="00AA79FE"/>
    <w:rsid w:val="00AB01D6"/>
    <w:rsid w:val="00AB0645"/>
    <w:rsid w:val="00AB1230"/>
    <w:rsid w:val="00AB13FC"/>
    <w:rsid w:val="00AB19CA"/>
    <w:rsid w:val="00AB1A16"/>
    <w:rsid w:val="00AB1C23"/>
    <w:rsid w:val="00AB245B"/>
    <w:rsid w:val="00AB2CC6"/>
    <w:rsid w:val="00AB3394"/>
    <w:rsid w:val="00AB6227"/>
    <w:rsid w:val="00AB62CC"/>
    <w:rsid w:val="00AB686F"/>
    <w:rsid w:val="00AB6918"/>
    <w:rsid w:val="00AB69A0"/>
    <w:rsid w:val="00AB6C7B"/>
    <w:rsid w:val="00AB71E4"/>
    <w:rsid w:val="00AB71FB"/>
    <w:rsid w:val="00AB7602"/>
    <w:rsid w:val="00AB7A0F"/>
    <w:rsid w:val="00AB7D18"/>
    <w:rsid w:val="00AB7F49"/>
    <w:rsid w:val="00AC03F1"/>
    <w:rsid w:val="00AC0A0D"/>
    <w:rsid w:val="00AC0BC9"/>
    <w:rsid w:val="00AC0F87"/>
    <w:rsid w:val="00AC11BB"/>
    <w:rsid w:val="00AC139D"/>
    <w:rsid w:val="00AC2F0C"/>
    <w:rsid w:val="00AC3105"/>
    <w:rsid w:val="00AC32AF"/>
    <w:rsid w:val="00AC3705"/>
    <w:rsid w:val="00AC38CC"/>
    <w:rsid w:val="00AC3F60"/>
    <w:rsid w:val="00AC4099"/>
    <w:rsid w:val="00AC44E4"/>
    <w:rsid w:val="00AC489C"/>
    <w:rsid w:val="00AC4BCA"/>
    <w:rsid w:val="00AC52B1"/>
    <w:rsid w:val="00AC66BC"/>
    <w:rsid w:val="00AC69E3"/>
    <w:rsid w:val="00AC69F8"/>
    <w:rsid w:val="00AC6E57"/>
    <w:rsid w:val="00AC7280"/>
    <w:rsid w:val="00AC7BEF"/>
    <w:rsid w:val="00AC7F25"/>
    <w:rsid w:val="00AD018A"/>
    <w:rsid w:val="00AD04B3"/>
    <w:rsid w:val="00AD0AC3"/>
    <w:rsid w:val="00AD14D0"/>
    <w:rsid w:val="00AD1CD9"/>
    <w:rsid w:val="00AD2B74"/>
    <w:rsid w:val="00AD2DB2"/>
    <w:rsid w:val="00AD326C"/>
    <w:rsid w:val="00AD34DF"/>
    <w:rsid w:val="00AD3BE1"/>
    <w:rsid w:val="00AD425D"/>
    <w:rsid w:val="00AD4385"/>
    <w:rsid w:val="00AD4941"/>
    <w:rsid w:val="00AD4E51"/>
    <w:rsid w:val="00AD4F54"/>
    <w:rsid w:val="00AD4FD5"/>
    <w:rsid w:val="00AD5000"/>
    <w:rsid w:val="00AD565C"/>
    <w:rsid w:val="00AD57C7"/>
    <w:rsid w:val="00AD5966"/>
    <w:rsid w:val="00AD5C3A"/>
    <w:rsid w:val="00AD62B6"/>
    <w:rsid w:val="00AD67E7"/>
    <w:rsid w:val="00AD6B99"/>
    <w:rsid w:val="00AD724E"/>
    <w:rsid w:val="00AD76B3"/>
    <w:rsid w:val="00AD7947"/>
    <w:rsid w:val="00AE0144"/>
    <w:rsid w:val="00AE02BC"/>
    <w:rsid w:val="00AE048A"/>
    <w:rsid w:val="00AE0A6E"/>
    <w:rsid w:val="00AE15C2"/>
    <w:rsid w:val="00AE1909"/>
    <w:rsid w:val="00AE23E1"/>
    <w:rsid w:val="00AE2578"/>
    <w:rsid w:val="00AE28BB"/>
    <w:rsid w:val="00AE290A"/>
    <w:rsid w:val="00AE2FC5"/>
    <w:rsid w:val="00AE4114"/>
    <w:rsid w:val="00AE4468"/>
    <w:rsid w:val="00AE449D"/>
    <w:rsid w:val="00AE44D6"/>
    <w:rsid w:val="00AE4907"/>
    <w:rsid w:val="00AE49CB"/>
    <w:rsid w:val="00AE4BC0"/>
    <w:rsid w:val="00AE4C3A"/>
    <w:rsid w:val="00AE4DE4"/>
    <w:rsid w:val="00AE54B2"/>
    <w:rsid w:val="00AE56EA"/>
    <w:rsid w:val="00AE618E"/>
    <w:rsid w:val="00AE61A0"/>
    <w:rsid w:val="00AE630A"/>
    <w:rsid w:val="00AE651F"/>
    <w:rsid w:val="00AE742F"/>
    <w:rsid w:val="00AE7580"/>
    <w:rsid w:val="00AF041F"/>
    <w:rsid w:val="00AF05BB"/>
    <w:rsid w:val="00AF0DF9"/>
    <w:rsid w:val="00AF1AA1"/>
    <w:rsid w:val="00AF1CDF"/>
    <w:rsid w:val="00AF1EEE"/>
    <w:rsid w:val="00AF227F"/>
    <w:rsid w:val="00AF24BA"/>
    <w:rsid w:val="00AF2A17"/>
    <w:rsid w:val="00AF2CF2"/>
    <w:rsid w:val="00AF2ED3"/>
    <w:rsid w:val="00AF3432"/>
    <w:rsid w:val="00AF38E1"/>
    <w:rsid w:val="00AF3E64"/>
    <w:rsid w:val="00AF3FB5"/>
    <w:rsid w:val="00AF446A"/>
    <w:rsid w:val="00AF45BB"/>
    <w:rsid w:val="00AF4BF1"/>
    <w:rsid w:val="00AF535E"/>
    <w:rsid w:val="00AF58FC"/>
    <w:rsid w:val="00AF5ECD"/>
    <w:rsid w:val="00AF6227"/>
    <w:rsid w:val="00AF64A9"/>
    <w:rsid w:val="00AF679F"/>
    <w:rsid w:val="00AF6A5C"/>
    <w:rsid w:val="00AF6A88"/>
    <w:rsid w:val="00AF6E73"/>
    <w:rsid w:val="00AF738D"/>
    <w:rsid w:val="00AF76DD"/>
    <w:rsid w:val="00AF7A7A"/>
    <w:rsid w:val="00B008B1"/>
    <w:rsid w:val="00B00C7B"/>
    <w:rsid w:val="00B02E27"/>
    <w:rsid w:val="00B02E6F"/>
    <w:rsid w:val="00B03382"/>
    <w:rsid w:val="00B03883"/>
    <w:rsid w:val="00B03B22"/>
    <w:rsid w:val="00B03EAF"/>
    <w:rsid w:val="00B04546"/>
    <w:rsid w:val="00B04811"/>
    <w:rsid w:val="00B054CC"/>
    <w:rsid w:val="00B055D0"/>
    <w:rsid w:val="00B063BE"/>
    <w:rsid w:val="00B06E0F"/>
    <w:rsid w:val="00B0755C"/>
    <w:rsid w:val="00B075E1"/>
    <w:rsid w:val="00B07748"/>
    <w:rsid w:val="00B07A3B"/>
    <w:rsid w:val="00B10008"/>
    <w:rsid w:val="00B104DA"/>
    <w:rsid w:val="00B10784"/>
    <w:rsid w:val="00B111AB"/>
    <w:rsid w:val="00B11943"/>
    <w:rsid w:val="00B11DC2"/>
    <w:rsid w:val="00B122E4"/>
    <w:rsid w:val="00B129D8"/>
    <w:rsid w:val="00B12ACF"/>
    <w:rsid w:val="00B12BEB"/>
    <w:rsid w:val="00B12D6E"/>
    <w:rsid w:val="00B12E96"/>
    <w:rsid w:val="00B13134"/>
    <w:rsid w:val="00B131C2"/>
    <w:rsid w:val="00B1337D"/>
    <w:rsid w:val="00B135DC"/>
    <w:rsid w:val="00B139E7"/>
    <w:rsid w:val="00B13FD5"/>
    <w:rsid w:val="00B14DE1"/>
    <w:rsid w:val="00B14E42"/>
    <w:rsid w:val="00B15069"/>
    <w:rsid w:val="00B1541F"/>
    <w:rsid w:val="00B1546D"/>
    <w:rsid w:val="00B1574F"/>
    <w:rsid w:val="00B15780"/>
    <w:rsid w:val="00B15C51"/>
    <w:rsid w:val="00B15EB9"/>
    <w:rsid w:val="00B15EF3"/>
    <w:rsid w:val="00B1610D"/>
    <w:rsid w:val="00B1614A"/>
    <w:rsid w:val="00B161BB"/>
    <w:rsid w:val="00B1648B"/>
    <w:rsid w:val="00B167A1"/>
    <w:rsid w:val="00B16853"/>
    <w:rsid w:val="00B16AA6"/>
    <w:rsid w:val="00B16CAD"/>
    <w:rsid w:val="00B16D25"/>
    <w:rsid w:val="00B17268"/>
    <w:rsid w:val="00B172C5"/>
    <w:rsid w:val="00B17894"/>
    <w:rsid w:val="00B202D1"/>
    <w:rsid w:val="00B20583"/>
    <w:rsid w:val="00B20623"/>
    <w:rsid w:val="00B20EA8"/>
    <w:rsid w:val="00B21F54"/>
    <w:rsid w:val="00B22585"/>
    <w:rsid w:val="00B225AF"/>
    <w:rsid w:val="00B23265"/>
    <w:rsid w:val="00B23315"/>
    <w:rsid w:val="00B238E4"/>
    <w:rsid w:val="00B23A6A"/>
    <w:rsid w:val="00B23B14"/>
    <w:rsid w:val="00B23BB7"/>
    <w:rsid w:val="00B242E7"/>
    <w:rsid w:val="00B24468"/>
    <w:rsid w:val="00B24DAA"/>
    <w:rsid w:val="00B251AF"/>
    <w:rsid w:val="00B25693"/>
    <w:rsid w:val="00B2669E"/>
    <w:rsid w:val="00B269B8"/>
    <w:rsid w:val="00B26E38"/>
    <w:rsid w:val="00B26EB9"/>
    <w:rsid w:val="00B2764A"/>
    <w:rsid w:val="00B2778C"/>
    <w:rsid w:val="00B27D01"/>
    <w:rsid w:val="00B27EFC"/>
    <w:rsid w:val="00B30374"/>
    <w:rsid w:val="00B30EF7"/>
    <w:rsid w:val="00B312AE"/>
    <w:rsid w:val="00B31342"/>
    <w:rsid w:val="00B314CA"/>
    <w:rsid w:val="00B31707"/>
    <w:rsid w:val="00B3208D"/>
    <w:rsid w:val="00B32257"/>
    <w:rsid w:val="00B3256C"/>
    <w:rsid w:val="00B3339F"/>
    <w:rsid w:val="00B33BD6"/>
    <w:rsid w:val="00B356D8"/>
    <w:rsid w:val="00B358B0"/>
    <w:rsid w:val="00B36776"/>
    <w:rsid w:val="00B368ED"/>
    <w:rsid w:val="00B3695B"/>
    <w:rsid w:val="00B36AE3"/>
    <w:rsid w:val="00B36C3E"/>
    <w:rsid w:val="00B36F27"/>
    <w:rsid w:val="00B371DA"/>
    <w:rsid w:val="00B372A5"/>
    <w:rsid w:val="00B37702"/>
    <w:rsid w:val="00B4001E"/>
    <w:rsid w:val="00B400AE"/>
    <w:rsid w:val="00B4017F"/>
    <w:rsid w:val="00B40678"/>
    <w:rsid w:val="00B40D0A"/>
    <w:rsid w:val="00B41836"/>
    <w:rsid w:val="00B4190B"/>
    <w:rsid w:val="00B41A0D"/>
    <w:rsid w:val="00B4256E"/>
    <w:rsid w:val="00B4277F"/>
    <w:rsid w:val="00B427AE"/>
    <w:rsid w:val="00B42F0B"/>
    <w:rsid w:val="00B439AE"/>
    <w:rsid w:val="00B43AE1"/>
    <w:rsid w:val="00B43C21"/>
    <w:rsid w:val="00B43DCF"/>
    <w:rsid w:val="00B4425D"/>
    <w:rsid w:val="00B454A7"/>
    <w:rsid w:val="00B4621E"/>
    <w:rsid w:val="00B46C2E"/>
    <w:rsid w:val="00B470AE"/>
    <w:rsid w:val="00B4781F"/>
    <w:rsid w:val="00B47FC3"/>
    <w:rsid w:val="00B50220"/>
    <w:rsid w:val="00B50248"/>
    <w:rsid w:val="00B50501"/>
    <w:rsid w:val="00B50BF2"/>
    <w:rsid w:val="00B51036"/>
    <w:rsid w:val="00B51324"/>
    <w:rsid w:val="00B5140C"/>
    <w:rsid w:val="00B51DC1"/>
    <w:rsid w:val="00B52347"/>
    <w:rsid w:val="00B5239D"/>
    <w:rsid w:val="00B523E9"/>
    <w:rsid w:val="00B534CC"/>
    <w:rsid w:val="00B5377D"/>
    <w:rsid w:val="00B538BA"/>
    <w:rsid w:val="00B53B8B"/>
    <w:rsid w:val="00B53D71"/>
    <w:rsid w:val="00B540DE"/>
    <w:rsid w:val="00B543A8"/>
    <w:rsid w:val="00B54604"/>
    <w:rsid w:val="00B549B2"/>
    <w:rsid w:val="00B55196"/>
    <w:rsid w:val="00B554F5"/>
    <w:rsid w:val="00B55705"/>
    <w:rsid w:val="00B55916"/>
    <w:rsid w:val="00B56953"/>
    <w:rsid w:val="00B571C4"/>
    <w:rsid w:val="00B57DE3"/>
    <w:rsid w:val="00B602D3"/>
    <w:rsid w:val="00B60DFF"/>
    <w:rsid w:val="00B612CD"/>
    <w:rsid w:val="00B61343"/>
    <w:rsid w:val="00B61C8F"/>
    <w:rsid w:val="00B61D48"/>
    <w:rsid w:val="00B6221A"/>
    <w:rsid w:val="00B62607"/>
    <w:rsid w:val="00B627F8"/>
    <w:rsid w:val="00B6363B"/>
    <w:rsid w:val="00B63BA3"/>
    <w:rsid w:val="00B63C5E"/>
    <w:rsid w:val="00B63DB8"/>
    <w:rsid w:val="00B64A16"/>
    <w:rsid w:val="00B64D97"/>
    <w:rsid w:val="00B65038"/>
    <w:rsid w:val="00B6512E"/>
    <w:rsid w:val="00B6568D"/>
    <w:rsid w:val="00B65B8A"/>
    <w:rsid w:val="00B66108"/>
    <w:rsid w:val="00B661CF"/>
    <w:rsid w:val="00B668AC"/>
    <w:rsid w:val="00B67283"/>
    <w:rsid w:val="00B67311"/>
    <w:rsid w:val="00B674CC"/>
    <w:rsid w:val="00B675BA"/>
    <w:rsid w:val="00B6770B"/>
    <w:rsid w:val="00B700E9"/>
    <w:rsid w:val="00B700FE"/>
    <w:rsid w:val="00B708DA"/>
    <w:rsid w:val="00B7094F"/>
    <w:rsid w:val="00B718F8"/>
    <w:rsid w:val="00B71CCF"/>
    <w:rsid w:val="00B725FC"/>
    <w:rsid w:val="00B72724"/>
    <w:rsid w:val="00B72EC4"/>
    <w:rsid w:val="00B73CDF"/>
    <w:rsid w:val="00B74477"/>
    <w:rsid w:val="00B74CA8"/>
    <w:rsid w:val="00B74FEA"/>
    <w:rsid w:val="00B7510A"/>
    <w:rsid w:val="00B752F6"/>
    <w:rsid w:val="00B75977"/>
    <w:rsid w:val="00B7647C"/>
    <w:rsid w:val="00B76729"/>
    <w:rsid w:val="00B76CF4"/>
    <w:rsid w:val="00B76E9B"/>
    <w:rsid w:val="00B773CC"/>
    <w:rsid w:val="00B77441"/>
    <w:rsid w:val="00B77B34"/>
    <w:rsid w:val="00B77DE4"/>
    <w:rsid w:val="00B80436"/>
    <w:rsid w:val="00B81765"/>
    <w:rsid w:val="00B81836"/>
    <w:rsid w:val="00B818A0"/>
    <w:rsid w:val="00B821C1"/>
    <w:rsid w:val="00B82605"/>
    <w:rsid w:val="00B826B5"/>
    <w:rsid w:val="00B82F50"/>
    <w:rsid w:val="00B83157"/>
    <w:rsid w:val="00B831D7"/>
    <w:rsid w:val="00B833FA"/>
    <w:rsid w:val="00B84802"/>
    <w:rsid w:val="00B84B18"/>
    <w:rsid w:val="00B8548A"/>
    <w:rsid w:val="00B85B54"/>
    <w:rsid w:val="00B85D3A"/>
    <w:rsid w:val="00B861C7"/>
    <w:rsid w:val="00B862BD"/>
    <w:rsid w:val="00B869A6"/>
    <w:rsid w:val="00B86B20"/>
    <w:rsid w:val="00B875A0"/>
    <w:rsid w:val="00B877AD"/>
    <w:rsid w:val="00B87A55"/>
    <w:rsid w:val="00B88BF9"/>
    <w:rsid w:val="00B90332"/>
    <w:rsid w:val="00B908A9"/>
    <w:rsid w:val="00B90F03"/>
    <w:rsid w:val="00B91260"/>
    <w:rsid w:val="00B916DC"/>
    <w:rsid w:val="00B91C98"/>
    <w:rsid w:val="00B92070"/>
    <w:rsid w:val="00B923C7"/>
    <w:rsid w:val="00B926FA"/>
    <w:rsid w:val="00B92FA6"/>
    <w:rsid w:val="00B92FFD"/>
    <w:rsid w:val="00B9336F"/>
    <w:rsid w:val="00B933DA"/>
    <w:rsid w:val="00B93DE4"/>
    <w:rsid w:val="00B93E2B"/>
    <w:rsid w:val="00B94860"/>
    <w:rsid w:val="00B949D2"/>
    <w:rsid w:val="00B9511C"/>
    <w:rsid w:val="00B97DCC"/>
    <w:rsid w:val="00BA1200"/>
    <w:rsid w:val="00BA1301"/>
    <w:rsid w:val="00BA1409"/>
    <w:rsid w:val="00BA1890"/>
    <w:rsid w:val="00BA1954"/>
    <w:rsid w:val="00BA199A"/>
    <w:rsid w:val="00BA249A"/>
    <w:rsid w:val="00BA2605"/>
    <w:rsid w:val="00BA2661"/>
    <w:rsid w:val="00BA278F"/>
    <w:rsid w:val="00BA27E0"/>
    <w:rsid w:val="00BA2ADF"/>
    <w:rsid w:val="00BA2D3C"/>
    <w:rsid w:val="00BA2E21"/>
    <w:rsid w:val="00BA371C"/>
    <w:rsid w:val="00BA3BF4"/>
    <w:rsid w:val="00BA3C7B"/>
    <w:rsid w:val="00BA3E29"/>
    <w:rsid w:val="00BA4706"/>
    <w:rsid w:val="00BA4AF4"/>
    <w:rsid w:val="00BA4C4F"/>
    <w:rsid w:val="00BA4DCE"/>
    <w:rsid w:val="00BA5634"/>
    <w:rsid w:val="00BA56AE"/>
    <w:rsid w:val="00BA5C73"/>
    <w:rsid w:val="00BA6538"/>
    <w:rsid w:val="00BA6594"/>
    <w:rsid w:val="00BA6A5D"/>
    <w:rsid w:val="00BA6D72"/>
    <w:rsid w:val="00BA6EC6"/>
    <w:rsid w:val="00BA71F5"/>
    <w:rsid w:val="00BA726D"/>
    <w:rsid w:val="00BA758E"/>
    <w:rsid w:val="00BA77AA"/>
    <w:rsid w:val="00BA7990"/>
    <w:rsid w:val="00BA7CBD"/>
    <w:rsid w:val="00BA7E5E"/>
    <w:rsid w:val="00BA7F7B"/>
    <w:rsid w:val="00BB01C9"/>
    <w:rsid w:val="00BB0219"/>
    <w:rsid w:val="00BB04B1"/>
    <w:rsid w:val="00BB095B"/>
    <w:rsid w:val="00BB2078"/>
    <w:rsid w:val="00BB20EB"/>
    <w:rsid w:val="00BB2134"/>
    <w:rsid w:val="00BB257E"/>
    <w:rsid w:val="00BB2626"/>
    <w:rsid w:val="00BB2775"/>
    <w:rsid w:val="00BB2F84"/>
    <w:rsid w:val="00BB3A13"/>
    <w:rsid w:val="00BB3AFB"/>
    <w:rsid w:val="00BB3B76"/>
    <w:rsid w:val="00BB61DE"/>
    <w:rsid w:val="00BB636E"/>
    <w:rsid w:val="00BB6D52"/>
    <w:rsid w:val="00BB7AFD"/>
    <w:rsid w:val="00BB7E6C"/>
    <w:rsid w:val="00BB7F4E"/>
    <w:rsid w:val="00BC0412"/>
    <w:rsid w:val="00BC1083"/>
    <w:rsid w:val="00BC2D0B"/>
    <w:rsid w:val="00BC3823"/>
    <w:rsid w:val="00BC3956"/>
    <w:rsid w:val="00BC3C00"/>
    <w:rsid w:val="00BC536A"/>
    <w:rsid w:val="00BC5A91"/>
    <w:rsid w:val="00BC5B63"/>
    <w:rsid w:val="00BC5F3B"/>
    <w:rsid w:val="00BC5F68"/>
    <w:rsid w:val="00BC649B"/>
    <w:rsid w:val="00BC6653"/>
    <w:rsid w:val="00BC669A"/>
    <w:rsid w:val="00BC676F"/>
    <w:rsid w:val="00BC6862"/>
    <w:rsid w:val="00BC6A78"/>
    <w:rsid w:val="00BC6FF4"/>
    <w:rsid w:val="00BC710B"/>
    <w:rsid w:val="00BC7611"/>
    <w:rsid w:val="00BC7691"/>
    <w:rsid w:val="00BC785A"/>
    <w:rsid w:val="00BC7DCC"/>
    <w:rsid w:val="00BD065C"/>
    <w:rsid w:val="00BD11B6"/>
    <w:rsid w:val="00BD1813"/>
    <w:rsid w:val="00BD2264"/>
    <w:rsid w:val="00BD2306"/>
    <w:rsid w:val="00BD2319"/>
    <w:rsid w:val="00BD2486"/>
    <w:rsid w:val="00BD29AF"/>
    <w:rsid w:val="00BD2E9E"/>
    <w:rsid w:val="00BD3206"/>
    <w:rsid w:val="00BD5361"/>
    <w:rsid w:val="00BD5D35"/>
    <w:rsid w:val="00BD6541"/>
    <w:rsid w:val="00BD6713"/>
    <w:rsid w:val="00BD792B"/>
    <w:rsid w:val="00BD7FB4"/>
    <w:rsid w:val="00BE0725"/>
    <w:rsid w:val="00BE189E"/>
    <w:rsid w:val="00BE1F14"/>
    <w:rsid w:val="00BE20B4"/>
    <w:rsid w:val="00BE2612"/>
    <w:rsid w:val="00BE268B"/>
    <w:rsid w:val="00BE3198"/>
    <w:rsid w:val="00BE3776"/>
    <w:rsid w:val="00BE3939"/>
    <w:rsid w:val="00BE4687"/>
    <w:rsid w:val="00BE4A75"/>
    <w:rsid w:val="00BE5D10"/>
    <w:rsid w:val="00BE606E"/>
    <w:rsid w:val="00BE6A71"/>
    <w:rsid w:val="00BE6DF2"/>
    <w:rsid w:val="00BE6E60"/>
    <w:rsid w:val="00BE6F6B"/>
    <w:rsid w:val="00BE7434"/>
    <w:rsid w:val="00BE749A"/>
    <w:rsid w:val="00BE78AF"/>
    <w:rsid w:val="00BE79C3"/>
    <w:rsid w:val="00BE7AE7"/>
    <w:rsid w:val="00BF0042"/>
    <w:rsid w:val="00BF0649"/>
    <w:rsid w:val="00BF0AEB"/>
    <w:rsid w:val="00BF0C07"/>
    <w:rsid w:val="00BF0D68"/>
    <w:rsid w:val="00BF1A02"/>
    <w:rsid w:val="00BF1B65"/>
    <w:rsid w:val="00BF1C2D"/>
    <w:rsid w:val="00BF1D3B"/>
    <w:rsid w:val="00BF1D9E"/>
    <w:rsid w:val="00BF20BE"/>
    <w:rsid w:val="00BF21F1"/>
    <w:rsid w:val="00BF283E"/>
    <w:rsid w:val="00BF2D08"/>
    <w:rsid w:val="00BF2EC6"/>
    <w:rsid w:val="00BF3286"/>
    <w:rsid w:val="00BF3921"/>
    <w:rsid w:val="00BF450A"/>
    <w:rsid w:val="00BF4651"/>
    <w:rsid w:val="00BF4B02"/>
    <w:rsid w:val="00BF4B9A"/>
    <w:rsid w:val="00BF4F03"/>
    <w:rsid w:val="00BF4FBB"/>
    <w:rsid w:val="00BF569C"/>
    <w:rsid w:val="00BF61A7"/>
    <w:rsid w:val="00BF698B"/>
    <w:rsid w:val="00BF69A5"/>
    <w:rsid w:val="00BF70B2"/>
    <w:rsid w:val="00BF71BB"/>
    <w:rsid w:val="00BF7537"/>
    <w:rsid w:val="00C0012C"/>
    <w:rsid w:val="00C001D0"/>
    <w:rsid w:val="00C0083A"/>
    <w:rsid w:val="00C00D7C"/>
    <w:rsid w:val="00C01151"/>
    <w:rsid w:val="00C01524"/>
    <w:rsid w:val="00C0196B"/>
    <w:rsid w:val="00C01C02"/>
    <w:rsid w:val="00C01C51"/>
    <w:rsid w:val="00C01C9D"/>
    <w:rsid w:val="00C0244D"/>
    <w:rsid w:val="00C02B3C"/>
    <w:rsid w:val="00C02C02"/>
    <w:rsid w:val="00C031E1"/>
    <w:rsid w:val="00C03346"/>
    <w:rsid w:val="00C03402"/>
    <w:rsid w:val="00C03568"/>
    <w:rsid w:val="00C035EF"/>
    <w:rsid w:val="00C03AB0"/>
    <w:rsid w:val="00C0411B"/>
    <w:rsid w:val="00C048C3"/>
    <w:rsid w:val="00C04E91"/>
    <w:rsid w:val="00C05065"/>
    <w:rsid w:val="00C051B3"/>
    <w:rsid w:val="00C05CEB"/>
    <w:rsid w:val="00C06018"/>
    <w:rsid w:val="00C06706"/>
    <w:rsid w:val="00C06E65"/>
    <w:rsid w:val="00C074DC"/>
    <w:rsid w:val="00C07D9E"/>
    <w:rsid w:val="00C07E89"/>
    <w:rsid w:val="00C10323"/>
    <w:rsid w:val="00C109C2"/>
    <w:rsid w:val="00C10DB9"/>
    <w:rsid w:val="00C10DDD"/>
    <w:rsid w:val="00C11A61"/>
    <w:rsid w:val="00C11B18"/>
    <w:rsid w:val="00C11CBD"/>
    <w:rsid w:val="00C122C1"/>
    <w:rsid w:val="00C14298"/>
    <w:rsid w:val="00C14CD5"/>
    <w:rsid w:val="00C152F6"/>
    <w:rsid w:val="00C16BB8"/>
    <w:rsid w:val="00C17548"/>
    <w:rsid w:val="00C17ACE"/>
    <w:rsid w:val="00C20187"/>
    <w:rsid w:val="00C20659"/>
    <w:rsid w:val="00C20994"/>
    <w:rsid w:val="00C209AC"/>
    <w:rsid w:val="00C212AB"/>
    <w:rsid w:val="00C21BE7"/>
    <w:rsid w:val="00C21D46"/>
    <w:rsid w:val="00C21DB0"/>
    <w:rsid w:val="00C22072"/>
    <w:rsid w:val="00C22BA7"/>
    <w:rsid w:val="00C23191"/>
    <w:rsid w:val="00C2395E"/>
    <w:rsid w:val="00C23B6D"/>
    <w:rsid w:val="00C23E2B"/>
    <w:rsid w:val="00C23EA5"/>
    <w:rsid w:val="00C23F78"/>
    <w:rsid w:val="00C2453E"/>
    <w:rsid w:val="00C24D93"/>
    <w:rsid w:val="00C25115"/>
    <w:rsid w:val="00C25274"/>
    <w:rsid w:val="00C269BE"/>
    <w:rsid w:val="00C26CAD"/>
    <w:rsid w:val="00C26DFC"/>
    <w:rsid w:val="00C26E36"/>
    <w:rsid w:val="00C271BC"/>
    <w:rsid w:val="00C27CF8"/>
    <w:rsid w:val="00C27D6B"/>
    <w:rsid w:val="00C3007D"/>
    <w:rsid w:val="00C30599"/>
    <w:rsid w:val="00C308B3"/>
    <w:rsid w:val="00C308F2"/>
    <w:rsid w:val="00C30BAF"/>
    <w:rsid w:val="00C30CD1"/>
    <w:rsid w:val="00C30F77"/>
    <w:rsid w:val="00C315BB"/>
    <w:rsid w:val="00C31C87"/>
    <w:rsid w:val="00C31E77"/>
    <w:rsid w:val="00C31EC8"/>
    <w:rsid w:val="00C32801"/>
    <w:rsid w:val="00C33E53"/>
    <w:rsid w:val="00C34013"/>
    <w:rsid w:val="00C34104"/>
    <w:rsid w:val="00C35918"/>
    <w:rsid w:val="00C35A57"/>
    <w:rsid w:val="00C35FBA"/>
    <w:rsid w:val="00C365F7"/>
    <w:rsid w:val="00C372D7"/>
    <w:rsid w:val="00C37EC6"/>
    <w:rsid w:val="00C40DE7"/>
    <w:rsid w:val="00C40E28"/>
    <w:rsid w:val="00C4141D"/>
    <w:rsid w:val="00C41B75"/>
    <w:rsid w:val="00C41E95"/>
    <w:rsid w:val="00C41EE2"/>
    <w:rsid w:val="00C4268E"/>
    <w:rsid w:val="00C435F0"/>
    <w:rsid w:val="00C436F3"/>
    <w:rsid w:val="00C445B9"/>
    <w:rsid w:val="00C447CA"/>
    <w:rsid w:val="00C44CA7"/>
    <w:rsid w:val="00C453CA"/>
    <w:rsid w:val="00C45CBB"/>
    <w:rsid w:val="00C45CE5"/>
    <w:rsid w:val="00C45FDB"/>
    <w:rsid w:val="00C467FA"/>
    <w:rsid w:val="00C46AE6"/>
    <w:rsid w:val="00C46B6F"/>
    <w:rsid w:val="00C4712B"/>
    <w:rsid w:val="00C4756D"/>
    <w:rsid w:val="00C47878"/>
    <w:rsid w:val="00C4788B"/>
    <w:rsid w:val="00C47A0F"/>
    <w:rsid w:val="00C47A16"/>
    <w:rsid w:val="00C50564"/>
    <w:rsid w:val="00C50D7C"/>
    <w:rsid w:val="00C50ED5"/>
    <w:rsid w:val="00C514E7"/>
    <w:rsid w:val="00C51A87"/>
    <w:rsid w:val="00C520E3"/>
    <w:rsid w:val="00C5226D"/>
    <w:rsid w:val="00C53D7C"/>
    <w:rsid w:val="00C53D98"/>
    <w:rsid w:val="00C5441A"/>
    <w:rsid w:val="00C553D1"/>
    <w:rsid w:val="00C556E6"/>
    <w:rsid w:val="00C558FD"/>
    <w:rsid w:val="00C562A8"/>
    <w:rsid w:val="00C5684B"/>
    <w:rsid w:val="00C56A14"/>
    <w:rsid w:val="00C57005"/>
    <w:rsid w:val="00C570C8"/>
    <w:rsid w:val="00C57189"/>
    <w:rsid w:val="00C57437"/>
    <w:rsid w:val="00C57963"/>
    <w:rsid w:val="00C579D2"/>
    <w:rsid w:val="00C57A91"/>
    <w:rsid w:val="00C60A18"/>
    <w:rsid w:val="00C60C2B"/>
    <w:rsid w:val="00C61096"/>
    <w:rsid w:val="00C624AD"/>
    <w:rsid w:val="00C62871"/>
    <w:rsid w:val="00C628FA"/>
    <w:rsid w:val="00C62BA7"/>
    <w:rsid w:val="00C62E46"/>
    <w:rsid w:val="00C637CE"/>
    <w:rsid w:val="00C638A9"/>
    <w:rsid w:val="00C63A42"/>
    <w:rsid w:val="00C64551"/>
    <w:rsid w:val="00C65604"/>
    <w:rsid w:val="00C656AD"/>
    <w:rsid w:val="00C65BB1"/>
    <w:rsid w:val="00C65FB5"/>
    <w:rsid w:val="00C66130"/>
    <w:rsid w:val="00C67161"/>
    <w:rsid w:val="00C67740"/>
    <w:rsid w:val="00C67E59"/>
    <w:rsid w:val="00C70423"/>
    <w:rsid w:val="00C70C85"/>
    <w:rsid w:val="00C70E41"/>
    <w:rsid w:val="00C71970"/>
    <w:rsid w:val="00C71E76"/>
    <w:rsid w:val="00C71FFD"/>
    <w:rsid w:val="00C721F1"/>
    <w:rsid w:val="00C72711"/>
    <w:rsid w:val="00C72DA1"/>
    <w:rsid w:val="00C73499"/>
    <w:rsid w:val="00C73520"/>
    <w:rsid w:val="00C73C2A"/>
    <w:rsid w:val="00C7412C"/>
    <w:rsid w:val="00C74187"/>
    <w:rsid w:val="00C741D6"/>
    <w:rsid w:val="00C759B8"/>
    <w:rsid w:val="00C75B86"/>
    <w:rsid w:val="00C760BA"/>
    <w:rsid w:val="00C76477"/>
    <w:rsid w:val="00C76494"/>
    <w:rsid w:val="00C76CBA"/>
    <w:rsid w:val="00C76F62"/>
    <w:rsid w:val="00C771B9"/>
    <w:rsid w:val="00C775F4"/>
    <w:rsid w:val="00C80B12"/>
    <w:rsid w:val="00C80CA0"/>
    <w:rsid w:val="00C80DC0"/>
    <w:rsid w:val="00C825D8"/>
    <w:rsid w:val="00C8290B"/>
    <w:rsid w:val="00C82EAC"/>
    <w:rsid w:val="00C83241"/>
    <w:rsid w:val="00C83E33"/>
    <w:rsid w:val="00C83E3E"/>
    <w:rsid w:val="00C84012"/>
    <w:rsid w:val="00C84435"/>
    <w:rsid w:val="00C8480C"/>
    <w:rsid w:val="00C8482E"/>
    <w:rsid w:val="00C85151"/>
    <w:rsid w:val="00C8536A"/>
    <w:rsid w:val="00C853E4"/>
    <w:rsid w:val="00C85412"/>
    <w:rsid w:val="00C856FA"/>
    <w:rsid w:val="00C85796"/>
    <w:rsid w:val="00C85875"/>
    <w:rsid w:val="00C8630D"/>
    <w:rsid w:val="00C86B04"/>
    <w:rsid w:val="00C8700F"/>
    <w:rsid w:val="00C87109"/>
    <w:rsid w:val="00C87223"/>
    <w:rsid w:val="00C8749B"/>
    <w:rsid w:val="00C87C5A"/>
    <w:rsid w:val="00C87DFD"/>
    <w:rsid w:val="00C90229"/>
    <w:rsid w:val="00C9085D"/>
    <w:rsid w:val="00C908C9"/>
    <w:rsid w:val="00C90D7E"/>
    <w:rsid w:val="00C91057"/>
    <w:rsid w:val="00C910C1"/>
    <w:rsid w:val="00C91E9B"/>
    <w:rsid w:val="00C92404"/>
    <w:rsid w:val="00C9251F"/>
    <w:rsid w:val="00C92562"/>
    <w:rsid w:val="00C925AD"/>
    <w:rsid w:val="00C9292B"/>
    <w:rsid w:val="00C930E7"/>
    <w:rsid w:val="00C9317A"/>
    <w:rsid w:val="00C93C20"/>
    <w:rsid w:val="00C93EFF"/>
    <w:rsid w:val="00C94089"/>
    <w:rsid w:val="00C9423A"/>
    <w:rsid w:val="00C94282"/>
    <w:rsid w:val="00C94365"/>
    <w:rsid w:val="00C949E5"/>
    <w:rsid w:val="00C953FD"/>
    <w:rsid w:val="00C9557C"/>
    <w:rsid w:val="00C96608"/>
    <w:rsid w:val="00C978A2"/>
    <w:rsid w:val="00C97AD5"/>
    <w:rsid w:val="00CA095C"/>
    <w:rsid w:val="00CA1C7D"/>
    <w:rsid w:val="00CA2055"/>
    <w:rsid w:val="00CA25C2"/>
    <w:rsid w:val="00CA2779"/>
    <w:rsid w:val="00CA277E"/>
    <w:rsid w:val="00CA2829"/>
    <w:rsid w:val="00CA2C0D"/>
    <w:rsid w:val="00CA3A72"/>
    <w:rsid w:val="00CA3E01"/>
    <w:rsid w:val="00CA3E87"/>
    <w:rsid w:val="00CA44D2"/>
    <w:rsid w:val="00CA4C9E"/>
    <w:rsid w:val="00CA4ED4"/>
    <w:rsid w:val="00CA5772"/>
    <w:rsid w:val="00CA57D6"/>
    <w:rsid w:val="00CA5BE2"/>
    <w:rsid w:val="00CA6413"/>
    <w:rsid w:val="00CA64B3"/>
    <w:rsid w:val="00CA6561"/>
    <w:rsid w:val="00CA663D"/>
    <w:rsid w:val="00CA6AB4"/>
    <w:rsid w:val="00CA7263"/>
    <w:rsid w:val="00CA7886"/>
    <w:rsid w:val="00CB05DC"/>
    <w:rsid w:val="00CB060F"/>
    <w:rsid w:val="00CB065B"/>
    <w:rsid w:val="00CB068B"/>
    <w:rsid w:val="00CB0BB0"/>
    <w:rsid w:val="00CB0C1C"/>
    <w:rsid w:val="00CB0CE5"/>
    <w:rsid w:val="00CB0F16"/>
    <w:rsid w:val="00CB101F"/>
    <w:rsid w:val="00CB2505"/>
    <w:rsid w:val="00CB251A"/>
    <w:rsid w:val="00CB29ED"/>
    <w:rsid w:val="00CB2AE3"/>
    <w:rsid w:val="00CB3009"/>
    <w:rsid w:val="00CB3226"/>
    <w:rsid w:val="00CB3343"/>
    <w:rsid w:val="00CB34AA"/>
    <w:rsid w:val="00CB3926"/>
    <w:rsid w:val="00CB3BBF"/>
    <w:rsid w:val="00CB41B0"/>
    <w:rsid w:val="00CB480A"/>
    <w:rsid w:val="00CB4963"/>
    <w:rsid w:val="00CB4C2F"/>
    <w:rsid w:val="00CB543F"/>
    <w:rsid w:val="00CB56D4"/>
    <w:rsid w:val="00CB574F"/>
    <w:rsid w:val="00CB5A00"/>
    <w:rsid w:val="00CB5A97"/>
    <w:rsid w:val="00CB5BB1"/>
    <w:rsid w:val="00CB5C14"/>
    <w:rsid w:val="00CB5D85"/>
    <w:rsid w:val="00CB6124"/>
    <w:rsid w:val="00CB620B"/>
    <w:rsid w:val="00CB6246"/>
    <w:rsid w:val="00CB6603"/>
    <w:rsid w:val="00CB6CF6"/>
    <w:rsid w:val="00CB71DE"/>
    <w:rsid w:val="00CB7858"/>
    <w:rsid w:val="00CB788A"/>
    <w:rsid w:val="00CB7C0F"/>
    <w:rsid w:val="00CB7D31"/>
    <w:rsid w:val="00CC06AF"/>
    <w:rsid w:val="00CC1867"/>
    <w:rsid w:val="00CC1A4C"/>
    <w:rsid w:val="00CC1D06"/>
    <w:rsid w:val="00CC1E7E"/>
    <w:rsid w:val="00CC25E1"/>
    <w:rsid w:val="00CC263D"/>
    <w:rsid w:val="00CC2A38"/>
    <w:rsid w:val="00CC2F6A"/>
    <w:rsid w:val="00CC30E2"/>
    <w:rsid w:val="00CC31C2"/>
    <w:rsid w:val="00CC3382"/>
    <w:rsid w:val="00CC3AEB"/>
    <w:rsid w:val="00CC3EED"/>
    <w:rsid w:val="00CC3F9B"/>
    <w:rsid w:val="00CC4CCE"/>
    <w:rsid w:val="00CC4CDC"/>
    <w:rsid w:val="00CC4EE6"/>
    <w:rsid w:val="00CC5162"/>
    <w:rsid w:val="00CC58EC"/>
    <w:rsid w:val="00CC5A17"/>
    <w:rsid w:val="00CC5B66"/>
    <w:rsid w:val="00CC70B0"/>
    <w:rsid w:val="00CC7194"/>
    <w:rsid w:val="00CC72B1"/>
    <w:rsid w:val="00CC76DB"/>
    <w:rsid w:val="00CC789F"/>
    <w:rsid w:val="00CC92E3"/>
    <w:rsid w:val="00CD0631"/>
    <w:rsid w:val="00CD0B49"/>
    <w:rsid w:val="00CD1339"/>
    <w:rsid w:val="00CD186F"/>
    <w:rsid w:val="00CD1913"/>
    <w:rsid w:val="00CD1B6E"/>
    <w:rsid w:val="00CD1FDA"/>
    <w:rsid w:val="00CD20B4"/>
    <w:rsid w:val="00CD2202"/>
    <w:rsid w:val="00CD26E6"/>
    <w:rsid w:val="00CD29F7"/>
    <w:rsid w:val="00CD2C48"/>
    <w:rsid w:val="00CD2FB6"/>
    <w:rsid w:val="00CD3031"/>
    <w:rsid w:val="00CD34BE"/>
    <w:rsid w:val="00CD355D"/>
    <w:rsid w:val="00CD3666"/>
    <w:rsid w:val="00CD39E3"/>
    <w:rsid w:val="00CD445B"/>
    <w:rsid w:val="00CD44B3"/>
    <w:rsid w:val="00CD4F4A"/>
    <w:rsid w:val="00CD5019"/>
    <w:rsid w:val="00CD532D"/>
    <w:rsid w:val="00CD5C81"/>
    <w:rsid w:val="00CD5DC1"/>
    <w:rsid w:val="00CD6A03"/>
    <w:rsid w:val="00CD71A8"/>
    <w:rsid w:val="00CD720E"/>
    <w:rsid w:val="00CD7A54"/>
    <w:rsid w:val="00CE0B23"/>
    <w:rsid w:val="00CE0D0D"/>
    <w:rsid w:val="00CE1224"/>
    <w:rsid w:val="00CE181E"/>
    <w:rsid w:val="00CE19A5"/>
    <w:rsid w:val="00CE2174"/>
    <w:rsid w:val="00CE2820"/>
    <w:rsid w:val="00CE2ACC"/>
    <w:rsid w:val="00CE3041"/>
    <w:rsid w:val="00CE3125"/>
    <w:rsid w:val="00CE315C"/>
    <w:rsid w:val="00CE36ED"/>
    <w:rsid w:val="00CE38C1"/>
    <w:rsid w:val="00CE4280"/>
    <w:rsid w:val="00CE466D"/>
    <w:rsid w:val="00CE5536"/>
    <w:rsid w:val="00CE56C1"/>
    <w:rsid w:val="00CE5EA0"/>
    <w:rsid w:val="00CE5F39"/>
    <w:rsid w:val="00CE6DD5"/>
    <w:rsid w:val="00CE6E54"/>
    <w:rsid w:val="00CE7835"/>
    <w:rsid w:val="00CEA3EB"/>
    <w:rsid w:val="00CF0303"/>
    <w:rsid w:val="00CF1548"/>
    <w:rsid w:val="00CF1A06"/>
    <w:rsid w:val="00CF1C26"/>
    <w:rsid w:val="00CF26D1"/>
    <w:rsid w:val="00CF2CB7"/>
    <w:rsid w:val="00CF2F70"/>
    <w:rsid w:val="00CF31C9"/>
    <w:rsid w:val="00CF3500"/>
    <w:rsid w:val="00CF3553"/>
    <w:rsid w:val="00CF3729"/>
    <w:rsid w:val="00CF374C"/>
    <w:rsid w:val="00CF3B19"/>
    <w:rsid w:val="00CF455B"/>
    <w:rsid w:val="00CF4D16"/>
    <w:rsid w:val="00CF52ED"/>
    <w:rsid w:val="00CF5343"/>
    <w:rsid w:val="00CF5ECF"/>
    <w:rsid w:val="00CF601B"/>
    <w:rsid w:val="00CF646F"/>
    <w:rsid w:val="00CF64FA"/>
    <w:rsid w:val="00CF6579"/>
    <w:rsid w:val="00CF7C65"/>
    <w:rsid w:val="00D00B34"/>
    <w:rsid w:val="00D01093"/>
    <w:rsid w:val="00D011A7"/>
    <w:rsid w:val="00D01752"/>
    <w:rsid w:val="00D01CBD"/>
    <w:rsid w:val="00D0221A"/>
    <w:rsid w:val="00D03061"/>
    <w:rsid w:val="00D030F5"/>
    <w:rsid w:val="00D034B2"/>
    <w:rsid w:val="00D0374B"/>
    <w:rsid w:val="00D0387B"/>
    <w:rsid w:val="00D038AE"/>
    <w:rsid w:val="00D038CC"/>
    <w:rsid w:val="00D03E77"/>
    <w:rsid w:val="00D041E9"/>
    <w:rsid w:val="00D048E8"/>
    <w:rsid w:val="00D0498D"/>
    <w:rsid w:val="00D058ED"/>
    <w:rsid w:val="00D05A09"/>
    <w:rsid w:val="00D05C3F"/>
    <w:rsid w:val="00D064E9"/>
    <w:rsid w:val="00D06787"/>
    <w:rsid w:val="00D07051"/>
    <w:rsid w:val="00D072D7"/>
    <w:rsid w:val="00D074F5"/>
    <w:rsid w:val="00D106BD"/>
    <w:rsid w:val="00D11A58"/>
    <w:rsid w:val="00D1250A"/>
    <w:rsid w:val="00D1289B"/>
    <w:rsid w:val="00D13120"/>
    <w:rsid w:val="00D13121"/>
    <w:rsid w:val="00D13620"/>
    <w:rsid w:val="00D13674"/>
    <w:rsid w:val="00D138CD"/>
    <w:rsid w:val="00D13BB1"/>
    <w:rsid w:val="00D13CB6"/>
    <w:rsid w:val="00D13FDE"/>
    <w:rsid w:val="00D14330"/>
    <w:rsid w:val="00D143A9"/>
    <w:rsid w:val="00D14919"/>
    <w:rsid w:val="00D14E7E"/>
    <w:rsid w:val="00D16026"/>
    <w:rsid w:val="00D16DE6"/>
    <w:rsid w:val="00D16F47"/>
    <w:rsid w:val="00D17083"/>
    <w:rsid w:val="00D170B1"/>
    <w:rsid w:val="00D17290"/>
    <w:rsid w:val="00D17E24"/>
    <w:rsid w:val="00D17EBF"/>
    <w:rsid w:val="00D2043F"/>
    <w:rsid w:val="00D2047E"/>
    <w:rsid w:val="00D20560"/>
    <w:rsid w:val="00D20A7A"/>
    <w:rsid w:val="00D20B63"/>
    <w:rsid w:val="00D21217"/>
    <w:rsid w:val="00D2184D"/>
    <w:rsid w:val="00D220DD"/>
    <w:rsid w:val="00D22D59"/>
    <w:rsid w:val="00D23022"/>
    <w:rsid w:val="00D239F1"/>
    <w:rsid w:val="00D23EE1"/>
    <w:rsid w:val="00D24602"/>
    <w:rsid w:val="00D24647"/>
    <w:rsid w:val="00D252A4"/>
    <w:rsid w:val="00D2539D"/>
    <w:rsid w:val="00D25AE2"/>
    <w:rsid w:val="00D2629B"/>
    <w:rsid w:val="00D262F3"/>
    <w:rsid w:val="00D2686F"/>
    <w:rsid w:val="00D26E06"/>
    <w:rsid w:val="00D273F6"/>
    <w:rsid w:val="00D2749D"/>
    <w:rsid w:val="00D27A1F"/>
    <w:rsid w:val="00D27C48"/>
    <w:rsid w:val="00D31555"/>
    <w:rsid w:val="00D3161A"/>
    <w:rsid w:val="00D316E6"/>
    <w:rsid w:val="00D31B7C"/>
    <w:rsid w:val="00D31CCF"/>
    <w:rsid w:val="00D328E6"/>
    <w:rsid w:val="00D32A85"/>
    <w:rsid w:val="00D32ACE"/>
    <w:rsid w:val="00D32BC5"/>
    <w:rsid w:val="00D330FF"/>
    <w:rsid w:val="00D33DE9"/>
    <w:rsid w:val="00D33ECA"/>
    <w:rsid w:val="00D3438F"/>
    <w:rsid w:val="00D344CB"/>
    <w:rsid w:val="00D345C9"/>
    <w:rsid w:val="00D34986"/>
    <w:rsid w:val="00D34BBF"/>
    <w:rsid w:val="00D35432"/>
    <w:rsid w:val="00D35503"/>
    <w:rsid w:val="00D35D38"/>
    <w:rsid w:val="00D36998"/>
    <w:rsid w:val="00D37306"/>
    <w:rsid w:val="00D37790"/>
    <w:rsid w:val="00D37D39"/>
    <w:rsid w:val="00D4090D"/>
    <w:rsid w:val="00D409D4"/>
    <w:rsid w:val="00D40A95"/>
    <w:rsid w:val="00D40BE5"/>
    <w:rsid w:val="00D40DCB"/>
    <w:rsid w:val="00D40DED"/>
    <w:rsid w:val="00D41D46"/>
    <w:rsid w:val="00D42088"/>
    <w:rsid w:val="00D4251A"/>
    <w:rsid w:val="00D42785"/>
    <w:rsid w:val="00D42EC3"/>
    <w:rsid w:val="00D43317"/>
    <w:rsid w:val="00D437D5"/>
    <w:rsid w:val="00D44D3A"/>
    <w:rsid w:val="00D44EB2"/>
    <w:rsid w:val="00D455CF"/>
    <w:rsid w:val="00D45CB4"/>
    <w:rsid w:val="00D46028"/>
    <w:rsid w:val="00D46159"/>
    <w:rsid w:val="00D46996"/>
    <w:rsid w:val="00D46AB5"/>
    <w:rsid w:val="00D470F4"/>
    <w:rsid w:val="00D476F8"/>
    <w:rsid w:val="00D478AA"/>
    <w:rsid w:val="00D501A8"/>
    <w:rsid w:val="00D50AA2"/>
    <w:rsid w:val="00D51350"/>
    <w:rsid w:val="00D52744"/>
    <w:rsid w:val="00D52A18"/>
    <w:rsid w:val="00D52B18"/>
    <w:rsid w:val="00D52E88"/>
    <w:rsid w:val="00D52F42"/>
    <w:rsid w:val="00D53527"/>
    <w:rsid w:val="00D536AD"/>
    <w:rsid w:val="00D53BF0"/>
    <w:rsid w:val="00D546AA"/>
    <w:rsid w:val="00D546DD"/>
    <w:rsid w:val="00D5496D"/>
    <w:rsid w:val="00D54AFD"/>
    <w:rsid w:val="00D54F78"/>
    <w:rsid w:val="00D55B36"/>
    <w:rsid w:val="00D55EE1"/>
    <w:rsid w:val="00D55FBD"/>
    <w:rsid w:val="00D56120"/>
    <w:rsid w:val="00D56501"/>
    <w:rsid w:val="00D569FE"/>
    <w:rsid w:val="00D574DC"/>
    <w:rsid w:val="00D57B2B"/>
    <w:rsid w:val="00D57B99"/>
    <w:rsid w:val="00D57E48"/>
    <w:rsid w:val="00D57F63"/>
    <w:rsid w:val="00D6005B"/>
    <w:rsid w:val="00D6019A"/>
    <w:rsid w:val="00D6074D"/>
    <w:rsid w:val="00D60783"/>
    <w:rsid w:val="00D613E9"/>
    <w:rsid w:val="00D6164D"/>
    <w:rsid w:val="00D61C4B"/>
    <w:rsid w:val="00D61C61"/>
    <w:rsid w:val="00D61D4D"/>
    <w:rsid w:val="00D620E1"/>
    <w:rsid w:val="00D6215F"/>
    <w:rsid w:val="00D6217D"/>
    <w:rsid w:val="00D622A7"/>
    <w:rsid w:val="00D62340"/>
    <w:rsid w:val="00D623CF"/>
    <w:rsid w:val="00D62607"/>
    <w:rsid w:val="00D6292A"/>
    <w:rsid w:val="00D62E3C"/>
    <w:rsid w:val="00D63509"/>
    <w:rsid w:val="00D63565"/>
    <w:rsid w:val="00D63B21"/>
    <w:rsid w:val="00D6444C"/>
    <w:rsid w:val="00D644F6"/>
    <w:rsid w:val="00D645CF"/>
    <w:rsid w:val="00D64746"/>
    <w:rsid w:val="00D65481"/>
    <w:rsid w:val="00D6564F"/>
    <w:rsid w:val="00D65731"/>
    <w:rsid w:val="00D65E58"/>
    <w:rsid w:val="00D65F5D"/>
    <w:rsid w:val="00D660AE"/>
    <w:rsid w:val="00D66A9D"/>
    <w:rsid w:val="00D66DE7"/>
    <w:rsid w:val="00D67EFF"/>
    <w:rsid w:val="00D70128"/>
    <w:rsid w:val="00D70392"/>
    <w:rsid w:val="00D70406"/>
    <w:rsid w:val="00D708F9"/>
    <w:rsid w:val="00D70A3D"/>
    <w:rsid w:val="00D70F23"/>
    <w:rsid w:val="00D70FD0"/>
    <w:rsid w:val="00D71C55"/>
    <w:rsid w:val="00D71F43"/>
    <w:rsid w:val="00D724F7"/>
    <w:rsid w:val="00D72AF3"/>
    <w:rsid w:val="00D72B58"/>
    <w:rsid w:val="00D72C35"/>
    <w:rsid w:val="00D73322"/>
    <w:rsid w:val="00D733F6"/>
    <w:rsid w:val="00D73462"/>
    <w:rsid w:val="00D73B0F"/>
    <w:rsid w:val="00D73CAC"/>
    <w:rsid w:val="00D73E18"/>
    <w:rsid w:val="00D73ED0"/>
    <w:rsid w:val="00D741C4"/>
    <w:rsid w:val="00D74380"/>
    <w:rsid w:val="00D743FA"/>
    <w:rsid w:val="00D75A57"/>
    <w:rsid w:val="00D75AFD"/>
    <w:rsid w:val="00D75BFD"/>
    <w:rsid w:val="00D76012"/>
    <w:rsid w:val="00D76119"/>
    <w:rsid w:val="00D761A0"/>
    <w:rsid w:val="00D763D8"/>
    <w:rsid w:val="00D7656F"/>
    <w:rsid w:val="00D7673A"/>
    <w:rsid w:val="00D779AB"/>
    <w:rsid w:val="00D77A7F"/>
    <w:rsid w:val="00D80168"/>
    <w:rsid w:val="00D802EF"/>
    <w:rsid w:val="00D80E4C"/>
    <w:rsid w:val="00D8109A"/>
    <w:rsid w:val="00D81425"/>
    <w:rsid w:val="00D81427"/>
    <w:rsid w:val="00D81D04"/>
    <w:rsid w:val="00D821D3"/>
    <w:rsid w:val="00D827CE"/>
    <w:rsid w:val="00D82A77"/>
    <w:rsid w:val="00D832A9"/>
    <w:rsid w:val="00D838A2"/>
    <w:rsid w:val="00D84125"/>
    <w:rsid w:val="00D847B7"/>
    <w:rsid w:val="00D8499D"/>
    <w:rsid w:val="00D85379"/>
    <w:rsid w:val="00D8576B"/>
    <w:rsid w:val="00D85B95"/>
    <w:rsid w:val="00D86387"/>
    <w:rsid w:val="00D86DBC"/>
    <w:rsid w:val="00D876B9"/>
    <w:rsid w:val="00D87EF2"/>
    <w:rsid w:val="00D91014"/>
    <w:rsid w:val="00D91967"/>
    <w:rsid w:val="00D91C53"/>
    <w:rsid w:val="00D920CC"/>
    <w:rsid w:val="00D921D8"/>
    <w:rsid w:val="00D923C0"/>
    <w:rsid w:val="00D92AAB"/>
    <w:rsid w:val="00D935C6"/>
    <w:rsid w:val="00D93685"/>
    <w:rsid w:val="00D937EB"/>
    <w:rsid w:val="00D9416A"/>
    <w:rsid w:val="00D94B85"/>
    <w:rsid w:val="00D95533"/>
    <w:rsid w:val="00D95857"/>
    <w:rsid w:val="00D959D6"/>
    <w:rsid w:val="00D95AC2"/>
    <w:rsid w:val="00D95B8B"/>
    <w:rsid w:val="00D961A2"/>
    <w:rsid w:val="00D96716"/>
    <w:rsid w:val="00D96C5E"/>
    <w:rsid w:val="00D97D25"/>
    <w:rsid w:val="00D97EDF"/>
    <w:rsid w:val="00DA0136"/>
    <w:rsid w:val="00DA01A3"/>
    <w:rsid w:val="00DA039B"/>
    <w:rsid w:val="00DA0A14"/>
    <w:rsid w:val="00DA36D5"/>
    <w:rsid w:val="00DA3B8D"/>
    <w:rsid w:val="00DA441D"/>
    <w:rsid w:val="00DA49B0"/>
    <w:rsid w:val="00DA4D4F"/>
    <w:rsid w:val="00DA4E9C"/>
    <w:rsid w:val="00DA4F4A"/>
    <w:rsid w:val="00DA53B8"/>
    <w:rsid w:val="00DA53D2"/>
    <w:rsid w:val="00DA54CA"/>
    <w:rsid w:val="00DA5990"/>
    <w:rsid w:val="00DA5E7C"/>
    <w:rsid w:val="00DA5EA7"/>
    <w:rsid w:val="00DA5FA1"/>
    <w:rsid w:val="00DA69C5"/>
    <w:rsid w:val="00DA6A11"/>
    <w:rsid w:val="00DA6C5E"/>
    <w:rsid w:val="00DA7D52"/>
    <w:rsid w:val="00DB0103"/>
    <w:rsid w:val="00DB017C"/>
    <w:rsid w:val="00DB0460"/>
    <w:rsid w:val="00DB0913"/>
    <w:rsid w:val="00DB0992"/>
    <w:rsid w:val="00DB0D4A"/>
    <w:rsid w:val="00DB12B5"/>
    <w:rsid w:val="00DB137B"/>
    <w:rsid w:val="00DB15F8"/>
    <w:rsid w:val="00DB17BB"/>
    <w:rsid w:val="00DB1977"/>
    <w:rsid w:val="00DB1CA3"/>
    <w:rsid w:val="00DB1DF9"/>
    <w:rsid w:val="00DB230C"/>
    <w:rsid w:val="00DB23F1"/>
    <w:rsid w:val="00DB243B"/>
    <w:rsid w:val="00DB2ADE"/>
    <w:rsid w:val="00DB3249"/>
    <w:rsid w:val="00DB3406"/>
    <w:rsid w:val="00DB35E0"/>
    <w:rsid w:val="00DB3C7E"/>
    <w:rsid w:val="00DB3C9E"/>
    <w:rsid w:val="00DB411D"/>
    <w:rsid w:val="00DB46D7"/>
    <w:rsid w:val="00DB496D"/>
    <w:rsid w:val="00DB4BDF"/>
    <w:rsid w:val="00DB4D2E"/>
    <w:rsid w:val="00DB60A9"/>
    <w:rsid w:val="00DB64A4"/>
    <w:rsid w:val="00DB651D"/>
    <w:rsid w:val="00DB6522"/>
    <w:rsid w:val="00DB6676"/>
    <w:rsid w:val="00DB710C"/>
    <w:rsid w:val="00DB7331"/>
    <w:rsid w:val="00DB7A32"/>
    <w:rsid w:val="00DB7FAA"/>
    <w:rsid w:val="00DC0509"/>
    <w:rsid w:val="00DC0A31"/>
    <w:rsid w:val="00DC0CCD"/>
    <w:rsid w:val="00DC1278"/>
    <w:rsid w:val="00DC2A93"/>
    <w:rsid w:val="00DC2C4C"/>
    <w:rsid w:val="00DC344D"/>
    <w:rsid w:val="00DC3811"/>
    <w:rsid w:val="00DC3B79"/>
    <w:rsid w:val="00DC42F9"/>
    <w:rsid w:val="00DC4433"/>
    <w:rsid w:val="00DC470E"/>
    <w:rsid w:val="00DC47ED"/>
    <w:rsid w:val="00DC4C71"/>
    <w:rsid w:val="00DC4E42"/>
    <w:rsid w:val="00DC4EDE"/>
    <w:rsid w:val="00DC4FB1"/>
    <w:rsid w:val="00DC5CF8"/>
    <w:rsid w:val="00DC648F"/>
    <w:rsid w:val="00DC6592"/>
    <w:rsid w:val="00DC66F5"/>
    <w:rsid w:val="00DC6CBB"/>
    <w:rsid w:val="00DC7704"/>
    <w:rsid w:val="00DC7888"/>
    <w:rsid w:val="00DC79E0"/>
    <w:rsid w:val="00DC7FE9"/>
    <w:rsid w:val="00DD07DB"/>
    <w:rsid w:val="00DD09DF"/>
    <w:rsid w:val="00DD0B0B"/>
    <w:rsid w:val="00DD0DA4"/>
    <w:rsid w:val="00DD13C7"/>
    <w:rsid w:val="00DD2483"/>
    <w:rsid w:val="00DD25A8"/>
    <w:rsid w:val="00DD3683"/>
    <w:rsid w:val="00DD3863"/>
    <w:rsid w:val="00DD3C5D"/>
    <w:rsid w:val="00DD3F69"/>
    <w:rsid w:val="00DD4072"/>
    <w:rsid w:val="00DD4276"/>
    <w:rsid w:val="00DD4698"/>
    <w:rsid w:val="00DD4935"/>
    <w:rsid w:val="00DD4C50"/>
    <w:rsid w:val="00DD4EB7"/>
    <w:rsid w:val="00DD4F31"/>
    <w:rsid w:val="00DD58B8"/>
    <w:rsid w:val="00DD59D3"/>
    <w:rsid w:val="00DD5C1A"/>
    <w:rsid w:val="00DD6A73"/>
    <w:rsid w:val="00DD79CD"/>
    <w:rsid w:val="00DD7EEA"/>
    <w:rsid w:val="00DE0356"/>
    <w:rsid w:val="00DE0809"/>
    <w:rsid w:val="00DE14F6"/>
    <w:rsid w:val="00DE1A4F"/>
    <w:rsid w:val="00DE20DC"/>
    <w:rsid w:val="00DE2621"/>
    <w:rsid w:val="00DE2673"/>
    <w:rsid w:val="00DE2789"/>
    <w:rsid w:val="00DE2C5B"/>
    <w:rsid w:val="00DE3151"/>
    <w:rsid w:val="00DE3E4F"/>
    <w:rsid w:val="00DE48AB"/>
    <w:rsid w:val="00DE4F05"/>
    <w:rsid w:val="00DE4F7C"/>
    <w:rsid w:val="00DE5495"/>
    <w:rsid w:val="00DE5865"/>
    <w:rsid w:val="00DE6701"/>
    <w:rsid w:val="00DE695F"/>
    <w:rsid w:val="00DE6A86"/>
    <w:rsid w:val="00DF03C7"/>
    <w:rsid w:val="00DF0637"/>
    <w:rsid w:val="00DF15C2"/>
    <w:rsid w:val="00DF15F7"/>
    <w:rsid w:val="00DF2131"/>
    <w:rsid w:val="00DF2298"/>
    <w:rsid w:val="00DF23F9"/>
    <w:rsid w:val="00DF2437"/>
    <w:rsid w:val="00DF331E"/>
    <w:rsid w:val="00DF35CE"/>
    <w:rsid w:val="00DF3AC2"/>
    <w:rsid w:val="00DF3AF1"/>
    <w:rsid w:val="00DF4275"/>
    <w:rsid w:val="00DF45C3"/>
    <w:rsid w:val="00DF4A99"/>
    <w:rsid w:val="00DF4CAC"/>
    <w:rsid w:val="00DF4EC6"/>
    <w:rsid w:val="00DF56DF"/>
    <w:rsid w:val="00DF61B0"/>
    <w:rsid w:val="00DF6C8B"/>
    <w:rsid w:val="00DF6E55"/>
    <w:rsid w:val="00DF71C4"/>
    <w:rsid w:val="00E00827"/>
    <w:rsid w:val="00E00AA0"/>
    <w:rsid w:val="00E00EDF"/>
    <w:rsid w:val="00E00EFB"/>
    <w:rsid w:val="00E01836"/>
    <w:rsid w:val="00E01916"/>
    <w:rsid w:val="00E029F9"/>
    <w:rsid w:val="00E02B7E"/>
    <w:rsid w:val="00E02F57"/>
    <w:rsid w:val="00E037E5"/>
    <w:rsid w:val="00E0484C"/>
    <w:rsid w:val="00E04E6A"/>
    <w:rsid w:val="00E05335"/>
    <w:rsid w:val="00E05CD9"/>
    <w:rsid w:val="00E0625A"/>
    <w:rsid w:val="00E06504"/>
    <w:rsid w:val="00E076BF"/>
    <w:rsid w:val="00E077A4"/>
    <w:rsid w:val="00E0786B"/>
    <w:rsid w:val="00E10530"/>
    <w:rsid w:val="00E105E3"/>
    <w:rsid w:val="00E106B3"/>
    <w:rsid w:val="00E106FD"/>
    <w:rsid w:val="00E11843"/>
    <w:rsid w:val="00E125A3"/>
    <w:rsid w:val="00E1267C"/>
    <w:rsid w:val="00E13503"/>
    <w:rsid w:val="00E1352D"/>
    <w:rsid w:val="00E1391E"/>
    <w:rsid w:val="00E139B0"/>
    <w:rsid w:val="00E13BE5"/>
    <w:rsid w:val="00E13C6D"/>
    <w:rsid w:val="00E13CE7"/>
    <w:rsid w:val="00E13F9E"/>
    <w:rsid w:val="00E14086"/>
    <w:rsid w:val="00E14290"/>
    <w:rsid w:val="00E1469C"/>
    <w:rsid w:val="00E14A46"/>
    <w:rsid w:val="00E14CA3"/>
    <w:rsid w:val="00E15B58"/>
    <w:rsid w:val="00E15E19"/>
    <w:rsid w:val="00E15F73"/>
    <w:rsid w:val="00E16345"/>
    <w:rsid w:val="00E1699E"/>
    <w:rsid w:val="00E17BD6"/>
    <w:rsid w:val="00E17F27"/>
    <w:rsid w:val="00E208DB"/>
    <w:rsid w:val="00E2092B"/>
    <w:rsid w:val="00E20A0C"/>
    <w:rsid w:val="00E20E4A"/>
    <w:rsid w:val="00E21333"/>
    <w:rsid w:val="00E21353"/>
    <w:rsid w:val="00E216A7"/>
    <w:rsid w:val="00E2236D"/>
    <w:rsid w:val="00E2245E"/>
    <w:rsid w:val="00E22508"/>
    <w:rsid w:val="00E22517"/>
    <w:rsid w:val="00E2258A"/>
    <w:rsid w:val="00E230D4"/>
    <w:rsid w:val="00E231A3"/>
    <w:rsid w:val="00E2372C"/>
    <w:rsid w:val="00E238DF"/>
    <w:rsid w:val="00E23F8A"/>
    <w:rsid w:val="00E2453D"/>
    <w:rsid w:val="00E2496A"/>
    <w:rsid w:val="00E2552B"/>
    <w:rsid w:val="00E256E3"/>
    <w:rsid w:val="00E25F00"/>
    <w:rsid w:val="00E260F2"/>
    <w:rsid w:val="00E26ED3"/>
    <w:rsid w:val="00E26F46"/>
    <w:rsid w:val="00E27314"/>
    <w:rsid w:val="00E3042D"/>
    <w:rsid w:val="00E307C2"/>
    <w:rsid w:val="00E30E7F"/>
    <w:rsid w:val="00E31EE7"/>
    <w:rsid w:val="00E321D2"/>
    <w:rsid w:val="00E3253D"/>
    <w:rsid w:val="00E329B5"/>
    <w:rsid w:val="00E32ADB"/>
    <w:rsid w:val="00E33758"/>
    <w:rsid w:val="00E33AC8"/>
    <w:rsid w:val="00E33BA8"/>
    <w:rsid w:val="00E33C26"/>
    <w:rsid w:val="00E33EFC"/>
    <w:rsid w:val="00E344E4"/>
    <w:rsid w:val="00E34577"/>
    <w:rsid w:val="00E34F08"/>
    <w:rsid w:val="00E354C0"/>
    <w:rsid w:val="00E3593F"/>
    <w:rsid w:val="00E35984"/>
    <w:rsid w:val="00E35D68"/>
    <w:rsid w:val="00E35F34"/>
    <w:rsid w:val="00E365D8"/>
    <w:rsid w:val="00E36639"/>
    <w:rsid w:val="00E36707"/>
    <w:rsid w:val="00E367B9"/>
    <w:rsid w:val="00E367FF"/>
    <w:rsid w:val="00E36D35"/>
    <w:rsid w:val="00E37118"/>
    <w:rsid w:val="00E37381"/>
    <w:rsid w:val="00E40AD1"/>
    <w:rsid w:val="00E40D7F"/>
    <w:rsid w:val="00E41391"/>
    <w:rsid w:val="00E41454"/>
    <w:rsid w:val="00E41D0B"/>
    <w:rsid w:val="00E41E31"/>
    <w:rsid w:val="00E421D0"/>
    <w:rsid w:val="00E426DD"/>
    <w:rsid w:val="00E42BF0"/>
    <w:rsid w:val="00E42DCC"/>
    <w:rsid w:val="00E42F6D"/>
    <w:rsid w:val="00E43F3C"/>
    <w:rsid w:val="00E43F69"/>
    <w:rsid w:val="00E446BD"/>
    <w:rsid w:val="00E447DC"/>
    <w:rsid w:val="00E44EB5"/>
    <w:rsid w:val="00E456E3"/>
    <w:rsid w:val="00E45A69"/>
    <w:rsid w:val="00E465A0"/>
    <w:rsid w:val="00E47092"/>
    <w:rsid w:val="00E475CA"/>
    <w:rsid w:val="00E47935"/>
    <w:rsid w:val="00E4ABC1"/>
    <w:rsid w:val="00E50F25"/>
    <w:rsid w:val="00E51009"/>
    <w:rsid w:val="00E5122D"/>
    <w:rsid w:val="00E51432"/>
    <w:rsid w:val="00E51A33"/>
    <w:rsid w:val="00E51D17"/>
    <w:rsid w:val="00E51FEC"/>
    <w:rsid w:val="00E52C59"/>
    <w:rsid w:val="00E53A06"/>
    <w:rsid w:val="00E53BA5"/>
    <w:rsid w:val="00E543F1"/>
    <w:rsid w:val="00E54AB2"/>
    <w:rsid w:val="00E54D40"/>
    <w:rsid w:val="00E55555"/>
    <w:rsid w:val="00E55C5C"/>
    <w:rsid w:val="00E55DCD"/>
    <w:rsid w:val="00E56A00"/>
    <w:rsid w:val="00E56C29"/>
    <w:rsid w:val="00E56E22"/>
    <w:rsid w:val="00E57587"/>
    <w:rsid w:val="00E600D1"/>
    <w:rsid w:val="00E6024B"/>
    <w:rsid w:val="00E6032B"/>
    <w:rsid w:val="00E6071C"/>
    <w:rsid w:val="00E60EFA"/>
    <w:rsid w:val="00E60FF0"/>
    <w:rsid w:val="00E61423"/>
    <w:rsid w:val="00E618BF"/>
    <w:rsid w:val="00E62147"/>
    <w:rsid w:val="00E62178"/>
    <w:rsid w:val="00E62ABD"/>
    <w:rsid w:val="00E62BD5"/>
    <w:rsid w:val="00E635EE"/>
    <w:rsid w:val="00E638FD"/>
    <w:rsid w:val="00E63ADA"/>
    <w:rsid w:val="00E64212"/>
    <w:rsid w:val="00E64239"/>
    <w:rsid w:val="00E64720"/>
    <w:rsid w:val="00E6524F"/>
    <w:rsid w:val="00E65573"/>
    <w:rsid w:val="00E65759"/>
    <w:rsid w:val="00E65DD2"/>
    <w:rsid w:val="00E65F42"/>
    <w:rsid w:val="00E66A33"/>
    <w:rsid w:val="00E66CB7"/>
    <w:rsid w:val="00E671BC"/>
    <w:rsid w:val="00E67888"/>
    <w:rsid w:val="00E67A79"/>
    <w:rsid w:val="00E67AEA"/>
    <w:rsid w:val="00E70A82"/>
    <w:rsid w:val="00E70E41"/>
    <w:rsid w:val="00E70F43"/>
    <w:rsid w:val="00E70FC5"/>
    <w:rsid w:val="00E7111E"/>
    <w:rsid w:val="00E71F08"/>
    <w:rsid w:val="00E72E6F"/>
    <w:rsid w:val="00E73297"/>
    <w:rsid w:val="00E732C0"/>
    <w:rsid w:val="00E737B4"/>
    <w:rsid w:val="00E73988"/>
    <w:rsid w:val="00E73A9F"/>
    <w:rsid w:val="00E73AFF"/>
    <w:rsid w:val="00E73CD0"/>
    <w:rsid w:val="00E73ECB"/>
    <w:rsid w:val="00E747BD"/>
    <w:rsid w:val="00E749DD"/>
    <w:rsid w:val="00E74D2E"/>
    <w:rsid w:val="00E75546"/>
    <w:rsid w:val="00E75DC1"/>
    <w:rsid w:val="00E75E00"/>
    <w:rsid w:val="00E75EF8"/>
    <w:rsid w:val="00E76183"/>
    <w:rsid w:val="00E764A3"/>
    <w:rsid w:val="00E76627"/>
    <w:rsid w:val="00E77071"/>
    <w:rsid w:val="00E77E4C"/>
    <w:rsid w:val="00E7AC63"/>
    <w:rsid w:val="00E80164"/>
    <w:rsid w:val="00E803B6"/>
    <w:rsid w:val="00E81408"/>
    <w:rsid w:val="00E8142C"/>
    <w:rsid w:val="00E815FE"/>
    <w:rsid w:val="00E81A2C"/>
    <w:rsid w:val="00E8215A"/>
    <w:rsid w:val="00E82902"/>
    <w:rsid w:val="00E83200"/>
    <w:rsid w:val="00E834A3"/>
    <w:rsid w:val="00E83568"/>
    <w:rsid w:val="00E84775"/>
    <w:rsid w:val="00E85143"/>
    <w:rsid w:val="00E85891"/>
    <w:rsid w:val="00E860C3"/>
    <w:rsid w:val="00E86578"/>
    <w:rsid w:val="00E86AB4"/>
    <w:rsid w:val="00E873C0"/>
    <w:rsid w:val="00E87D68"/>
    <w:rsid w:val="00E90914"/>
    <w:rsid w:val="00E90CB1"/>
    <w:rsid w:val="00E90FC3"/>
    <w:rsid w:val="00E913CE"/>
    <w:rsid w:val="00E91A38"/>
    <w:rsid w:val="00E92A17"/>
    <w:rsid w:val="00E92BDA"/>
    <w:rsid w:val="00E92D2F"/>
    <w:rsid w:val="00E93389"/>
    <w:rsid w:val="00E93F37"/>
    <w:rsid w:val="00E94AC5"/>
    <w:rsid w:val="00E94F9C"/>
    <w:rsid w:val="00E95FEF"/>
    <w:rsid w:val="00E9608E"/>
    <w:rsid w:val="00E96324"/>
    <w:rsid w:val="00E966C1"/>
    <w:rsid w:val="00E97BCF"/>
    <w:rsid w:val="00E97CA1"/>
    <w:rsid w:val="00E97F00"/>
    <w:rsid w:val="00EA0144"/>
    <w:rsid w:val="00EA1524"/>
    <w:rsid w:val="00EA16C3"/>
    <w:rsid w:val="00EA2674"/>
    <w:rsid w:val="00EA292B"/>
    <w:rsid w:val="00EA2C01"/>
    <w:rsid w:val="00EA2FA7"/>
    <w:rsid w:val="00EA324C"/>
    <w:rsid w:val="00EA398A"/>
    <w:rsid w:val="00EA3E20"/>
    <w:rsid w:val="00EA4867"/>
    <w:rsid w:val="00EA5202"/>
    <w:rsid w:val="00EA548C"/>
    <w:rsid w:val="00EA5708"/>
    <w:rsid w:val="00EA64EE"/>
    <w:rsid w:val="00EA651E"/>
    <w:rsid w:val="00EA65E9"/>
    <w:rsid w:val="00EA6749"/>
    <w:rsid w:val="00EA70C7"/>
    <w:rsid w:val="00EA714C"/>
    <w:rsid w:val="00EA7A84"/>
    <w:rsid w:val="00EA7C1F"/>
    <w:rsid w:val="00EA7D50"/>
    <w:rsid w:val="00EA7E6B"/>
    <w:rsid w:val="00EB01E3"/>
    <w:rsid w:val="00EB0503"/>
    <w:rsid w:val="00EB0CFA"/>
    <w:rsid w:val="00EB1C3F"/>
    <w:rsid w:val="00EB218A"/>
    <w:rsid w:val="00EB2647"/>
    <w:rsid w:val="00EB29B9"/>
    <w:rsid w:val="00EB35EC"/>
    <w:rsid w:val="00EB35EF"/>
    <w:rsid w:val="00EB38B1"/>
    <w:rsid w:val="00EB3A9E"/>
    <w:rsid w:val="00EB3F89"/>
    <w:rsid w:val="00EB45C1"/>
    <w:rsid w:val="00EB48DB"/>
    <w:rsid w:val="00EB4EC6"/>
    <w:rsid w:val="00EB56A9"/>
    <w:rsid w:val="00EB5997"/>
    <w:rsid w:val="00EB5E32"/>
    <w:rsid w:val="00EB608F"/>
    <w:rsid w:val="00EB60AC"/>
    <w:rsid w:val="00EB62E2"/>
    <w:rsid w:val="00EB6DA6"/>
    <w:rsid w:val="00EB6DCF"/>
    <w:rsid w:val="00EB728D"/>
    <w:rsid w:val="00EB72AF"/>
    <w:rsid w:val="00EB747A"/>
    <w:rsid w:val="00EB78AA"/>
    <w:rsid w:val="00EC1946"/>
    <w:rsid w:val="00EC1991"/>
    <w:rsid w:val="00EC25DA"/>
    <w:rsid w:val="00EC2963"/>
    <w:rsid w:val="00EC29C6"/>
    <w:rsid w:val="00EC2A16"/>
    <w:rsid w:val="00EC2DD3"/>
    <w:rsid w:val="00EC2E46"/>
    <w:rsid w:val="00EC3142"/>
    <w:rsid w:val="00EC321F"/>
    <w:rsid w:val="00EC33D8"/>
    <w:rsid w:val="00EC379F"/>
    <w:rsid w:val="00EC44F4"/>
    <w:rsid w:val="00EC6307"/>
    <w:rsid w:val="00EC6D42"/>
    <w:rsid w:val="00EC6EA6"/>
    <w:rsid w:val="00EC728E"/>
    <w:rsid w:val="00EC7C9E"/>
    <w:rsid w:val="00ED005C"/>
    <w:rsid w:val="00ED0251"/>
    <w:rsid w:val="00ED0E69"/>
    <w:rsid w:val="00ED135F"/>
    <w:rsid w:val="00ED1624"/>
    <w:rsid w:val="00ED1992"/>
    <w:rsid w:val="00ED1E54"/>
    <w:rsid w:val="00ED1F05"/>
    <w:rsid w:val="00ED2244"/>
    <w:rsid w:val="00ED2429"/>
    <w:rsid w:val="00ED24EC"/>
    <w:rsid w:val="00ED2F16"/>
    <w:rsid w:val="00ED34B7"/>
    <w:rsid w:val="00ED3679"/>
    <w:rsid w:val="00ED3977"/>
    <w:rsid w:val="00ED3A68"/>
    <w:rsid w:val="00ED3B54"/>
    <w:rsid w:val="00ED4537"/>
    <w:rsid w:val="00ED45C8"/>
    <w:rsid w:val="00ED49D1"/>
    <w:rsid w:val="00ED4FE4"/>
    <w:rsid w:val="00ED5621"/>
    <w:rsid w:val="00ED5799"/>
    <w:rsid w:val="00ED5825"/>
    <w:rsid w:val="00ED5997"/>
    <w:rsid w:val="00ED5A63"/>
    <w:rsid w:val="00ED6DD6"/>
    <w:rsid w:val="00ED7481"/>
    <w:rsid w:val="00ED7EEF"/>
    <w:rsid w:val="00ED7FCB"/>
    <w:rsid w:val="00EE066D"/>
    <w:rsid w:val="00EE0759"/>
    <w:rsid w:val="00EE0770"/>
    <w:rsid w:val="00EE0850"/>
    <w:rsid w:val="00EE184C"/>
    <w:rsid w:val="00EE2539"/>
    <w:rsid w:val="00EE26AC"/>
    <w:rsid w:val="00EE2A8A"/>
    <w:rsid w:val="00EE2D50"/>
    <w:rsid w:val="00EE33E3"/>
    <w:rsid w:val="00EE4278"/>
    <w:rsid w:val="00EE43E2"/>
    <w:rsid w:val="00EE5108"/>
    <w:rsid w:val="00EE52EE"/>
    <w:rsid w:val="00EE5DF1"/>
    <w:rsid w:val="00EE62CF"/>
    <w:rsid w:val="00EE6825"/>
    <w:rsid w:val="00EE69B1"/>
    <w:rsid w:val="00EE71E5"/>
    <w:rsid w:val="00EE7791"/>
    <w:rsid w:val="00EE7926"/>
    <w:rsid w:val="00EE7B8E"/>
    <w:rsid w:val="00EF01D9"/>
    <w:rsid w:val="00EF0258"/>
    <w:rsid w:val="00EF05A3"/>
    <w:rsid w:val="00EF06EA"/>
    <w:rsid w:val="00EF0A2E"/>
    <w:rsid w:val="00EF0C2D"/>
    <w:rsid w:val="00EF0D48"/>
    <w:rsid w:val="00EF10E1"/>
    <w:rsid w:val="00EF12CF"/>
    <w:rsid w:val="00EF145A"/>
    <w:rsid w:val="00EF154D"/>
    <w:rsid w:val="00EF16E3"/>
    <w:rsid w:val="00EF2144"/>
    <w:rsid w:val="00EF23DB"/>
    <w:rsid w:val="00EF2A8A"/>
    <w:rsid w:val="00EF2C62"/>
    <w:rsid w:val="00EF2CF8"/>
    <w:rsid w:val="00EF303B"/>
    <w:rsid w:val="00EF304F"/>
    <w:rsid w:val="00EF313F"/>
    <w:rsid w:val="00EF3273"/>
    <w:rsid w:val="00EF3489"/>
    <w:rsid w:val="00EF37C8"/>
    <w:rsid w:val="00EF3956"/>
    <w:rsid w:val="00EF39D7"/>
    <w:rsid w:val="00EF3AC2"/>
    <w:rsid w:val="00EF3BA4"/>
    <w:rsid w:val="00EF3EA6"/>
    <w:rsid w:val="00EF4499"/>
    <w:rsid w:val="00EF4591"/>
    <w:rsid w:val="00EF46F3"/>
    <w:rsid w:val="00EF49F3"/>
    <w:rsid w:val="00EF50A0"/>
    <w:rsid w:val="00EF517C"/>
    <w:rsid w:val="00EF5C5C"/>
    <w:rsid w:val="00EF5DE8"/>
    <w:rsid w:val="00EF6162"/>
    <w:rsid w:val="00EF63E8"/>
    <w:rsid w:val="00EF6B9B"/>
    <w:rsid w:val="00EF6D4A"/>
    <w:rsid w:val="00EF6FDA"/>
    <w:rsid w:val="00EF712F"/>
    <w:rsid w:val="00EF7346"/>
    <w:rsid w:val="00EF760C"/>
    <w:rsid w:val="00EF7763"/>
    <w:rsid w:val="00EF7A9D"/>
    <w:rsid w:val="00EF7E0E"/>
    <w:rsid w:val="00EF7E5A"/>
    <w:rsid w:val="00EF7EE6"/>
    <w:rsid w:val="00F00595"/>
    <w:rsid w:val="00F0071C"/>
    <w:rsid w:val="00F00A9F"/>
    <w:rsid w:val="00F00EB0"/>
    <w:rsid w:val="00F01200"/>
    <w:rsid w:val="00F0142C"/>
    <w:rsid w:val="00F022F1"/>
    <w:rsid w:val="00F02A31"/>
    <w:rsid w:val="00F02A9B"/>
    <w:rsid w:val="00F02BE3"/>
    <w:rsid w:val="00F0386B"/>
    <w:rsid w:val="00F03B23"/>
    <w:rsid w:val="00F03CEF"/>
    <w:rsid w:val="00F0430D"/>
    <w:rsid w:val="00F04930"/>
    <w:rsid w:val="00F04F00"/>
    <w:rsid w:val="00F04F24"/>
    <w:rsid w:val="00F04FC6"/>
    <w:rsid w:val="00F05043"/>
    <w:rsid w:val="00F05135"/>
    <w:rsid w:val="00F053D9"/>
    <w:rsid w:val="00F0604F"/>
    <w:rsid w:val="00F06144"/>
    <w:rsid w:val="00F06924"/>
    <w:rsid w:val="00F06A7B"/>
    <w:rsid w:val="00F07036"/>
    <w:rsid w:val="00F072BF"/>
    <w:rsid w:val="00F0B6B1"/>
    <w:rsid w:val="00F10052"/>
    <w:rsid w:val="00F10685"/>
    <w:rsid w:val="00F1069E"/>
    <w:rsid w:val="00F10E93"/>
    <w:rsid w:val="00F11A79"/>
    <w:rsid w:val="00F11EDB"/>
    <w:rsid w:val="00F12BD3"/>
    <w:rsid w:val="00F13377"/>
    <w:rsid w:val="00F1354C"/>
    <w:rsid w:val="00F139C7"/>
    <w:rsid w:val="00F14613"/>
    <w:rsid w:val="00F146C9"/>
    <w:rsid w:val="00F15350"/>
    <w:rsid w:val="00F155E5"/>
    <w:rsid w:val="00F161E0"/>
    <w:rsid w:val="00F162BB"/>
    <w:rsid w:val="00F16BC3"/>
    <w:rsid w:val="00F171E8"/>
    <w:rsid w:val="00F17205"/>
    <w:rsid w:val="00F175A0"/>
    <w:rsid w:val="00F201AD"/>
    <w:rsid w:val="00F201BC"/>
    <w:rsid w:val="00F2027E"/>
    <w:rsid w:val="00F20515"/>
    <w:rsid w:val="00F20688"/>
    <w:rsid w:val="00F20882"/>
    <w:rsid w:val="00F20B34"/>
    <w:rsid w:val="00F20B97"/>
    <w:rsid w:val="00F213ED"/>
    <w:rsid w:val="00F21525"/>
    <w:rsid w:val="00F23430"/>
    <w:rsid w:val="00F23750"/>
    <w:rsid w:val="00F23851"/>
    <w:rsid w:val="00F23EDB"/>
    <w:rsid w:val="00F242D8"/>
    <w:rsid w:val="00F24584"/>
    <w:rsid w:val="00F245A7"/>
    <w:rsid w:val="00F24854"/>
    <w:rsid w:val="00F26869"/>
    <w:rsid w:val="00F27110"/>
    <w:rsid w:val="00F278DB"/>
    <w:rsid w:val="00F30931"/>
    <w:rsid w:val="00F30C63"/>
    <w:rsid w:val="00F30E45"/>
    <w:rsid w:val="00F31060"/>
    <w:rsid w:val="00F313A3"/>
    <w:rsid w:val="00F31F3D"/>
    <w:rsid w:val="00F31F91"/>
    <w:rsid w:val="00F32106"/>
    <w:rsid w:val="00F32681"/>
    <w:rsid w:val="00F32892"/>
    <w:rsid w:val="00F32A68"/>
    <w:rsid w:val="00F32A6C"/>
    <w:rsid w:val="00F32BF6"/>
    <w:rsid w:val="00F32EB7"/>
    <w:rsid w:val="00F3317C"/>
    <w:rsid w:val="00F336F7"/>
    <w:rsid w:val="00F338C9"/>
    <w:rsid w:val="00F33A0C"/>
    <w:rsid w:val="00F33BE2"/>
    <w:rsid w:val="00F3473A"/>
    <w:rsid w:val="00F350E9"/>
    <w:rsid w:val="00F358B1"/>
    <w:rsid w:val="00F359F0"/>
    <w:rsid w:val="00F35FF5"/>
    <w:rsid w:val="00F361BD"/>
    <w:rsid w:val="00F365AB"/>
    <w:rsid w:val="00F3675A"/>
    <w:rsid w:val="00F37042"/>
    <w:rsid w:val="00F37E56"/>
    <w:rsid w:val="00F403A4"/>
    <w:rsid w:val="00F40CFD"/>
    <w:rsid w:val="00F40EC8"/>
    <w:rsid w:val="00F412D9"/>
    <w:rsid w:val="00F4187E"/>
    <w:rsid w:val="00F41C73"/>
    <w:rsid w:val="00F41FBC"/>
    <w:rsid w:val="00F42E74"/>
    <w:rsid w:val="00F430F4"/>
    <w:rsid w:val="00F4338C"/>
    <w:rsid w:val="00F434A6"/>
    <w:rsid w:val="00F43518"/>
    <w:rsid w:val="00F437CF"/>
    <w:rsid w:val="00F43CA5"/>
    <w:rsid w:val="00F44075"/>
    <w:rsid w:val="00F4433B"/>
    <w:rsid w:val="00F448EF"/>
    <w:rsid w:val="00F44B9D"/>
    <w:rsid w:val="00F461FD"/>
    <w:rsid w:val="00F46467"/>
    <w:rsid w:val="00F466FD"/>
    <w:rsid w:val="00F46DA6"/>
    <w:rsid w:val="00F476C4"/>
    <w:rsid w:val="00F4787E"/>
    <w:rsid w:val="00F47A63"/>
    <w:rsid w:val="00F47D6B"/>
    <w:rsid w:val="00F51A43"/>
    <w:rsid w:val="00F51FA6"/>
    <w:rsid w:val="00F52294"/>
    <w:rsid w:val="00F52580"/>
    <w:rsid w:val="00F527B6"/>
    <w:rsid w:val="00F53182"/>
    <w:rsid w:val="00F54280"/>
    <w:rsid w:val="00F543DF"/>
    <w:rsid w:val="00F545E1"/>
    <w:rsid w:val="00F547E3"/>
    <w:rsid w:val="00F54A23"/>
    <w:rsid w:val="00F5624B"/>
    <w:rsid w:val="00F5643D"/>
    <w:rsid w:val="00F571BF"/>
    <w:rsid w:val="00F575F4"/>
    <w:rsid w:val="00F57738"/>
    <w:rsid w:val="00F57A9E"/>
    <w:rsid w:val="00F57B4A"/>
    <w:rsid w:val="00F57EC2"/>
    <w:rsid w:val="00F60038"/>
    <w:rsid w:val="00F60855"/>
    <w:rsid w:val="00F60E25"/>
    <w:rsid w:val="00F61174"/>
    <w:rsid w:val="00F612DC"/>
    <w:rsid w:val="00F61316"/>
    <w:rsid w:val="00F61715"/>
    <w:rsid w:val="00F61945"/>
    <w:rsid w:val="00F61E06"/>
    <w:rsid w:val="00F62A41"/>
    <w:rsid w:val="00F62DAC"/>
    <w:rsid w:val="00F62DE9"/>
    <w:rsid w:val="00F631FD"/>
    <w:rsid w:val="00F63710"/>
    <w:rsid w:val="00F640EA"/>
    <w:rsid w:val="00F64199"/>
    <w:rsid w:val="00F6486A"/>
    <w:rsid w:val="00F64AE1"/>
    <w:rsid w:val="00F656B1"/>
    <w:rsid w:val="00F657C1"/>
    <w:rsid w:val="00F657EA"/>
    <w:rsid w:val="00F65C6C"/>
    <w:rsid w:val="00F6659C"/>
    <w:rsid w:val="00F66846"/>
    <w:rsid w:val="00F67169"/>
    <w:rsid w:val="00F677E7"/>
    <w:rsid w:val="00F700D0"/>
    <w:rsid w:val="00F70477"/>
    <w:rsid w:val="00F7080C"/>
    <w:rsid w:val="00F70DC0"/>
    <w:rsid w:val="00F7148A"/>
    <w:rsid w:val="00F71F1D"/>
    <w:rsid w:val="00F726CE"/>
    <w:rsid w:val="00F72A98"/>
    <w:rsid w:val="00F72B8A"/>
    <w:rsid w:val="00F72E49"/>
    <w:rsid w:val="00F736F6"/>
    <w:rsid w:val="00F7372F"/>
    <w:rsid w:val="00F73775"/>
    <w:rsid w:val="00F739AE"/>
    <w:rsid w:val="00F741BE"/>
    <w:rsid w:val="00F74380"/>
    <w:rsid w:val="00F743D0"/>
    <w:rsid w:val="00F7472D"/>
    <w:rsid w:val="00F74802"/>
    <w:rsid w:val="00F74C40"/>
    <w:rsid w:val="00F74D8E"/>
    <w:rsid w:val="00F756B7"/>
    <w:rsid w:val="00F76951"/>
    <w:rsid w:val="00F76AE9"/>
    <w:rsid w:val="00F77377"/>
    <w:rsid w:val="00F7762C"/>
    <w:rsid w:val="00F779A1"/>
    <w:rsid w:val="00F800B6"/>
    <w:rsid w:val="00F80157"/>
    <w:rsid w:val="00F80599"/>
    <w:rsid w:val="00F80AED"/>
    <w:rsid w:val="00F8101E"/>
    <w:rsid w:val="00F81389"/>
    <w:rsid w:val="00F81AFB"/>
    <w:rsid w:val="00F81B36"/>
    <w:rsid w:val="00F82109"/>
    <w:rsid w:val="00F825FB"/>
    <w:rsid w:val="00F82C1C"/>
    <w:rsid w:val="00F8347F"/>
    <w:rsid w:val="00F834B6"/>
    <w:rsid w:val="00F834C1"/>
    <w:rsid w:val="00F840F2"/>
    <w:rsid w:val="00F844A0"/>
    <w:rsid w:val="00F846F5"/>
    <w:rsid w:val="00F84B84"/>
    <w:rsid w:val="00F84CBB"/>
    <w:rsid w:val="00F85328"/>
    <w:rsid w:val="00F854B6"/>
    <w:rsid w:val="00F854D9"/>
    <w:rsid w:val="00F85608"/>
    <w:rsid w:val="00F85EF8"/>
    <w:rsid w:val="00F85FC5"/>
    <w:rsid w:val="00F9021B"/>
    <w:rsid w:val="00F908BD"/>
    <w:rsid w:val="00F90967"/>
    <w:rsid w:val="00F90D6B"/>
    <w:rsid w:val="00F90DCE"/>
    <w:rsid w:val="00F91041"/>
    <w:rsid w:val="00F915B3"/>
    <w:rsid w:val="00F917CF"/>
    <w:rsid w:val="00F91D45"/>
    <w:rsid w:val="00F922DA"/>
    <w:rsid w:val="00F92577"/>
    <w:rsid w:val="00F92B8F"/>
    <w:rsid w:val="00F92F8F"/>
    <w:rsid w:val="00F93009"/>
    <w:rsid w:val="00F931D0"/>
    <w:rsid w:val="00F93D1E"/>
    <w:rsid w:val="00F94CF9"/>
    <w:rsid w:val="00F958AD"/>
    <w:rsid w:val="00F95C58"/>
    <w:rsid w:val="00F966C5"/>
    <w:rsid w:val="00F97451"/>
    <w:rsid w:val="00F97840"/>
    <w:rsid w:val="00F97B54"/>
    <w:rsid w:val="00F97C04"/>
    <w:rsid w:val="00FA03CE"/>
    <w:rsid w:val="00FA1025"/>
    <w:rsid w:val="00FA1627"/>
    <w:rsid w:val="00FA1C40"/>
    <w:rsid w:val="00FA1D55"/>
    <w:rsid w:val="00FA1D81"/>
    <w:rsid w:val="00FA1F23"/>
    <w:rsid w:val="00FA2265"/>
    <w:rsid w:val="00FA239C"/>
    <w:rsid w:val="00FA3243"/>
    <w:rsid w:val="00FA3B9E"/>
    <w:rsid w:val="00FA3D13"/>
    <w:rsid w:val="00FA3DC4"/>
    <w:rsid w:val="00FA3E1A"/>
    <w:rsid w:val="00FA51B6"/>
    <w:rsid w:val="00FA5503"/>
    <w:rsid w:val="00FA580F"/>
    <w:rsid w:val="00FA5F69"/>
    <w:rsid w:val="00FA6ACB"/>
    <w:rsid w:val="00FA6B12"/>
    <w:rsid w:val="00FA6CED"/>
    <w:rsid w:val="00FA6E50"/>
    <w:rsid w:val="00FA7374"/>
    <w:rsid w:val="00FA7870"/>
    <w:rsid w:val="00FA7958"/>
    <w:rsid w:val="00FA7EDC"/>
    <w:rsid w:val="00FA7F54"/>
    <w:rsid w:val="00FA7F8D"/>
    <w:rsid w:val="00FB0504"/>
    <w:rsid w:val="00FB0545"/>
    <w:rsid w:val="00FB0AB2"/>
    <w:rsid w:val="00FB0BA4"/>
    <w:rsid w:val="00FB1932"/>
    <w:rsid w:val="00FB1AD1"/>
    <w:rsid w:val="00FB1B6D"/>
    <w:rsid w:val="00FB1CC8"/>
    <w:rsid w:val="00FB1D6A"/>
    <w:rsid w:val="00FB20E8"/>
    <w:rsid w:val="00FB20F1"/>
    <w:rsid w:val="00FB2201"/>
    <w:rsid w:val="00FB237F"/>
    <w:rsid w:val="00FB26E8"/>
    <w:rsid w:val="00FB30C6"/>
    <w:rsid w:val="00FB36EF"/>
    <w:rsid w:val="00FB4487"/>
    <w:rsid w:val="00FB4882"/>
    <w:rsid w:val="00FB48E4"/>
    <w:rsid w:val="00FB4D35"/>
    <w:rsid w:val="00FB5634"/>
    <w:rsid w:val="00FB5721"/>
    <w:rsid w:val="00FB6D31"/>
    <w:rsid w:val="00FB6FD0"/>
    <w:rsid w:val="00FB758B"/>
    <w:rsid w:val="00FB7876"/>
    <w:rsid w:val="00FB7998"/>
    <w:rsid w:val="00FB7B76"/>
    <w:rsid w:val="00FC01DB"/>
    <w:rsid w:val="00FC0477"/>
    <w:rsid w:val="00FC057C"/>
    <w:rsid w:val="00FC05FA"/>
    <w:rsid w:val="00FC0D63"/>
    <w:rsid w:val="00FC0FC5"/>
    <w:rsid w:val="00FC2023"/>
    <w:rsid w:val="00FC2813"/>
    <w:rsid w:val="00FC2F85"/>
    <w:rsid w:val="00FC3415"/>
    <w:rsid w:val="00FC342D"/>
    <w:rsid w:val="00FC34B8"/>
    <w:rsid w:val="00FC36AE"/>
    <w:rsid w:val="00FC3FA7"/>
    <w:rsid w:val="00FC4A85"/>
    <w:rsid w:val="00FC50C3"/>
    <w:rsid w:val="00FC5C6D"/>
    <w:rsid w:val="00FC5CCC"/>
    <w:rsid w:val="00FC6067"/>
    <w:rsid w:val="00FC622A"/>
    <w:rsid w:val="00FC6789"/>
    <w:rsid w:val="00FC6879"/>
    <w:rsid w:val="00FC6972"/>
    <w:rsid w:val="00FC6981"/>
    <w:rsid w:val="00FC71FD"/>
    <w:rsid w:val="00FC72C7"/>
    <w:rsid w:val="00FC7732"/>
    <w:rsid w:val="00FC779B"/>
    <w:rsid w:val="00FD0CF9"/>
    <w:rsid w:val="00FD0D60"/>
    <w:rsid w:val="00FD0E43"/>
    <w:rsid w:val="00FD0F96"/>
    <w:rsid w:val="00FD1511"/>
    <w:rsid w:val="00FD162A"/>
    <w:rsid w:val="00FD1641"/>
    <w:rsid w:val="00FD1E99"/>
    <w:rsid w:val="00FD2F08"/>
    <w:rsid w:val="00FD3438"/>
    <w:rsid w:val="00FD3C5E"/>
    <w:rsid w:val="00FD3F23"/>
    <w:rsid w:val="00FD42D3"/>
    <w:rsid w:val="00FD4762"/>
    <w:rsid w:val="00FD4B89"/>
    <w:rsid w:val="00FD4DC6"/>
    <w:rsid w:val="00FD53FF"/>
    <w:rsid w:val="00FD5401"/>
    <w:rsid w:val="00FD5632"/>
    <w:rsid w:val="00FD56FD"/>
    <w:rsid w:val="00FD57F5"/>
    <w:rsid w:val="00FD5F43"/>
    <w:rsid w:val="00FD6249"/>
    <w:rsid w:val="00FD643F"/>
    <w:rsid w:val="00FD64CC"/>
    <w:rsid w:val="00FD709B"/>
    <w:rsid w:val="00FD732C"/>
    <w:rsid w:val="00FD74A9"/>
    <w:rsid w:val="00FD7516"/>
    <w:rsid w:val="00FD7A58"/>
    <w:rsid w:val="00FD7C75"/>
    <w:rsid w:val="00FE0B69"/>
    <w:rsid w:val="00FE0E8A"/>
    <w:rsid w:val="00FE0FC8"/>
    <w:rsid w:val="00FE10F6"/>
    <w:rsid w:val="00FE11D1"/>
    <w:rsid w:val="00FE1412"/>
    <w:rsid w:val="00FE149B"/>
    <w:rsid w:val="00FE1749"/>
    <w:rsid w:val="00FE1917"/>
    <w:rsid w:val="00FE2152"/>
    <w:rsid w:val="00FE2EAC"/>
    <w:rsid w:val="00FE3853"/>
    <w:rsid w:val="00FE390A"/>
    <w:rsid w:val="00FE3C0B"/>
    <w:rsid w:val="00FE4823"/>
    <w:rsid w:val="00FE5001"/>
    <w:rsid w:val="00FE51CB"/>
    <w:rsid w:val="00FE6B04"/>
    <w:rsid w:val="00FE6BF5"/>
    <w:rsid w:val="00FE6F7F"/>
    <w:rsid w:val="00FE70D2"/>
    <w:rsid w:val="00FE7240"/>
    <w:rsid w:val="00FE74D7"/>
    <w:rsid w:val="00FE74D8"/>
    <w:rsid w:val="00FE7514"/>
    <w:rsid w:val="00FF0035"/>
    <w:rsid w:val="00FF0502"/>
    <w:rsid w:val="00FF1544"/>
    <w:rsid w:val="00FF17CE"/>
    <w:rsid w:val="00FF28F7"/>
    <w:rsid w:val="00FF30EE"/>
    <w:rsid w:val="00FF329C"/>
    <w:rsid w:val="00FF3406"/>
    <w:rsid w:val="00FF35EE"/>
    <w:rsid w:val="00FF3C85"/>
    <w:rsid w:val="00FF3EFF"/>
    <w:rsid w:val="00FF4091"/>
    <w:rsid w:val="00FF46B1"/>
    <w:rsid w:val="00FF48B5"/>
    <w:rsid w:val="00FF4A4E"/>
    <w:rsid w:val="00FF5627"/>
    <w:rsid w:val="00FF601A"/>
    <w:rsid w:val="00FF6198"/>
    <w:rsid w:val="00FF6382"/>
    <w:rsid w:val="00FF6657"/>
    <w:rsid w:val="00FF7457"/>
    <w:rsid w:val="00FF7626"/>
    <w:rsid w:val="00FF7C44"/>
    <w:rsid w:val="0106D903"/>
    <w:rsid w:val="0107DBA6"/>
    <w:rsid w:val="010C0BCC"/>
    <w:rsid w:val="01183144"/>
    <w:rsid w:val="01183E34"/>
    <w:rsid w:val="011DB1C5"/>
    <w:rsid w:val="011F9753"/>
    <w:rsid w:val="012B8524"/>
    <w:rsid w:val="0137827C"/>
    <w:rsid w:val="01469D77"/>
    <w:rsid w:val="014FC291"/>
    <w:rsid w:val="01765866"/>
    <w:rsid w:val="01865C07"/>
    <w:rsid w:val="01945952"/>
    <w:rsid w:val="0195085B"/>
    <w:rsid w:val="01BA7DDC"/>
    <w:rsid w:val="01BAEA0D"/>
    <w:rsid w:val="01CA25A6"/>
    <w:rsid w:val="01D0DBC7"/>
    <w:rsid w:val="01D91798"/>
    <w:rsid w:val="01E6486D"/>
    <w:rsid w:val="01E722C4"/>
    <w:rsid w:val="01EF4673"/>
    <w:rsid w:val="0210A89F"/>
    <w:rsid w:val="02179237"/>
    <w:rsid w:val="02565830"/>
    <w:rsid w:val="026B1ECE"/>
    <w:rsid w:val="026B9F1F"/>
    <w:rsid w:val="02749F95"/>
    <w:rsid w:val="0277AC76"/>
    <w:rsid w:val="02786266"/>
    <w:rsid w:val="027D692B"/>
    <w:rsid w:val="027FD3A7"/>
    <w:rsid w:val="028AE65F"/>
    <w:rsid w:val="028FB6C9"/>
    <w:rsid w:val="0295274E"/>
    <w:rsid w:val="029FAEFB"/>
    <w:rsid w:val="02A3FC51"/>
    <w:rsid w:val="02B3BF5F"/>
    <w:rsid w:val="02C513E0"/>
    <w:rsid w:val="02C6F408"/>
    <w:rsid w:val="02CFF794"/>
    <w:rsid w:val="02D3BF62"/>
    <w:rsid w:val="02DE074A"/>
    <w:rsid w:val="02E5F3BC"/>
    <w:rsid w:val="02EACEB4"/>
    <w:rsid w:val="02F215AB"/>
    <w:rsid w:val="02F23248"/>
    <w:rsid w:val="030099DB"/>
    <w:rsid w:val="030576E3"/>
    <w:rsid w:val="031076DE"/>
    <w:rsid w:val="03108C7B"/>
    <w:rsid w:val="0310F4AC"/>
    <w:rsid w:val="0324FC36"/>
    <w:rsid w:val="03320E01"/>
    <w:rsid w:val="0338D82A"/>
    <w:rsid w:val="0339B2F2"/>
    <w:rsid w:val="033AC967"/>
    <w:rsid w:val="034C0D8F"/>
    <w:rsid w:val="034DB3E1"/>
    <w:rsid w:val="034F752E"/>
    <w:rsid w:val="034FF695"/>
    <w:rsid w:val="03530537"/>
    <w:rsid w:val="035CE59B"/>
    <w:rsid w:val="035D08FF"/>
    <w:rsid w:val="036980DC"/>
    <w:rsid w:val="0374E134"/>
    <w:rsid w:val="037B7DB3"/>
    <w:rsid w:val="03835FED"/>
    <w:rsid w:val="038F4939"/>
    <w:rsid w:val="0399344A"/>
    <w:rsid w:val="039D46B2"/>
    <w:rsid w:val="03A0D26F"/>
    <w:rsid w:val="03A99D67"/>
    <w:rsid w:val="03AC2CAF"/>
    <w:rsid w:val="03ADF3E8"/>
    <w:rsid w:val="03AEA2AB"/>
    <w:rsid w:val="03C40131"/>
    <w:rsid w:val="03D8E839"/>
    <w:rsid w:val="03DABC25"/>
    <w:rsid w:val="03E731CB"/>
    <w:rsid w:val="03FC12D5"/>
    <w:rsid w:val="040103D5"/>
    <w:rsid w:val="04100127"/>
    <w:rsid w:val="04125A3F"/>
    <w:rsid w:val="042C052C"/>
    <w:rsid w:val="043443DE"/>
    <w:rsid w:val="043A9CED"/>
    <w:rsid w:val="0440E330"/>
    <w:rsid w:val="04429600"/>
    <w:rsid w:val="0443520B"/>
    <w:rsid w:val="0445FF58"/>
    <w:rsid w:val="045345CA"/>
    <w:rsid w:val="045A56AF"/>
    <w:rsid w:val="047EE61D"/>
    <w:rsid w:val="04815231"/>
    <w:rsid w:val="0494FAE8"/>
    <w:rsid w:val="04980ABE"/>
    <w:rsid w:val="049A841E"/>
    <w:rsid w:val="049D936C"/>
    <w:rsid w:val="04A25236"/>
    <w:rsid w:val="04C51007"/>
    <w:rsid w:val="04CADAE2"/>
    <w:rsid w:val="04DE9E0C"/>
    <w:rsid w:val="04E71653"/>
    <w:rsid w:val="04FB9C5B"/>
    <w:rsid w:val="051632D6"/>
    <w:rsid w:val="052298E2"/>
    <w:rsid w:val="052B2EDD"/>
    <w:rsid w:val="052E7D01"/>
    <w:rsid w:val="052E7DE5"/>
    <w:rsid w:val="053DB0D2"/>
    <w:rsid w:val="05587108"/>
    <w:rsid w:val="0561139E"/>
    <w:rsid w:val="056B82ED"/>
    <w:rsid w:val="058249F8"/>
    <w:rsid w:val="0584CE57"/>
    <w:rsid w:val="058BD3D3"/>
    <w:rsid w:val="05995636"/>
    <w:rsid w:val="05A1B4CB"/>
    <w:rsid w:val="05AE91CA"/>
    <w:rsid w:val="05B26DCB"/>
    <w:rsid w:val="05B6D082"/>
    <w:rsid w:val="05B86C74"/>
    <w:rsid w:val="05C132C1"/>
    <w:rsid w:val="05C1B788"/>
    <w:rsid w:val="05C4BC72"/>
    <w:rsid w:val="05D55A44"/>
    <w:rsid w:val="05DF417C"/>
    <w:rsid w:val="05E96081"/>
    <w:rsid w:val="05EE0968"/>
    <w:rsid w:val="05F3490E"/>
    <w:rsid w:val="060DB0E6"/>
    <w:rsid w:val="061EBFD9"/>
    <w:rsid w:val="0632F6ED"/>
    <w:rsid w:val="063A1829"/>
    <w:rsid w:val="063BBE73"/>
    <w:rsid w:val="0644CC01"/>
    <w:rsid w:val="064CD9EC"/>
    <w:rsid w:val="064CDAC0"/>
    <w:rsid w:val="064E6143"/>
    <w:rsid w:val="06526288"/>
    <w:rsid w:val="0662C2D7"/>
    <w:rsid w:val="066C857E"/>
    <w:rsid w:val="066F5443"/>
    <w:rsid w:val="067E72F2"/>
    <w:rsid w:val="0680D6E8"/>
    <w:rsid w:val="06863AE5"/>
    <w:rsid w:val="0687F104"/>
    <w:rsid w:val="069E8DDC"/>
    <w:rsid w:val="06A84188"/>
    <w:rsid w:val="06A91DA6"/>
    <w:rsid w:val="06B22C9C"/>
    <w:rsid w:val="06C08569"/>
    <w:rsid w:val="06F2586A"/>
    <w:rsid w:val="06F417D7"/>
    <w:rsid w:val="06FCB4EB"/>
    <w:rsid w:val="0705CB56"/>
    <w:rsid w:val="0705FC53"/>
    <w:rsid w:val="07120ECF"/>
    <w:rsid w:val="0717EF19"/>
    <w:rsid w:val="0717F030"/>
    <w:rsid w:val="072EE1D3"/>
    <w:rsid w:val="07337A9A"/>
    <w:rsid w:val="0741A670"/>
    <w:rsid w:val="07467286"/>
    <w:rsid w:val="07526638"/>
    <w:rsid w:val="07533768"/>
    <w:rsid w:val="075B1B7A"/>
    <w:rsid w:val="075BF4CE"/>
    <w:rsid w:val="07923258"/>
    <w:rsid w:val="07B8F94A"/>
    <w:rsid w:val="07B91FC3"/>
    <w:rsid w:val="07C0BB5E"/>
    <w:rsid w:val="07C1E35F"/>
    <w:rsid w:val="07C2F014"/>
    <w:rsid w:val="07C891F7"/>
    <w:rsid w:val="07CD4198"/>
    <w:rsid w:val="07CF59E8"/>
    <w:rsid w:val="07F3E6CD"/>
    <w:rsid w:val="07FB6013"/>
    <w:rsid w:val="07FF7B72"/>
    <w:rsid w:val="07FFA9F5"/>
    <w:rsid w:val="08189286"/>
    <w:rsid w:val="08345246"/>
    <w:rsid w:val="08369AE5"/>
    <w:rsid w:val="0836B3E0"/>
    <w:rsid w:val="083D0C11"/>
    <w:rsid w:val="084038BB"/>
    <w:rsid w:val="084C136B"/>
    <w:rsid w:val="085EE79D"/>
    <w:rsid w:val="08600B13"/>
    <w:rsid w:val="08619509"/>
    <w:rsid w:val="0875544D"/>
    <w:rsid w:val="087FF617"/>
    <w:rsid w:val="0887A46C"/>
    <w:rsid w:val="088B13E4"/>
    <w:rsid w:val="088B80DD"/>
    <w:rsid w:val="0890D35F"/>
    <w:rsid w:val="089FFB49"/>
    <w:rsid w:val="08ABCF22"/>
    <w:rsid w:val="08C246F9"/>
    <w:rsid w:val="08C2E11F"/>
    <w:rsid w:val="08C3D5AC"/>
    <w:rsid w:val="08C8997C"/>
    <w:rsid w:val="08C91D21"/>
    <w:rsid w:val="08CA4846"/>
    <w:rsid w:val="08FF27E0"/>
    <w:rsid w:val="090A33CE"/>
    <w:rsid w:val="090E8B42"/>
    <w:rsid w:val="09173CCC"/>
    <w:rsid w:val="091CE41B"/>
    <w:rsid w:val="09242A97"/>
    <w:rsid w:val="092788E7"/>
    <w:rsid w:val="093F231D"/>
    <w:rsid w:val="0943722D"/>
    <w:rsid w:val="094E59AD"/>
    <w:rsid w:val="0950657B"/>
    <w:rsid w:val="09565F85"/>
    <w:rsid w:val="0957964F"/>
    <w:rsid w:val="0961415D"/>
    <w:rsid w:val="09682BE0"/>
    <w:rsid w:val="0972492B"/>
    <w:rsid w:val="097B95F2"/>
    <w:rsid w:val="09851BDD"/>
    <w:rsid w:val="09955F4D"/>
    <w:rsid w:val="0997F12D"/>
    <w:rsid w:val="09A6E310"/>
    <w:rsid w:val="09B5A1E9"/>
    <w:rsid w:val="09B5E89E"/>
    <w:rsid w:val="09BC95E3"/>
    <w:rsid w:val="09BCF67A"/>
    <w:rsid w:val="09CA7CB1"/>
    <w:rsid w:val="09E42BE0"/>
    <w:rsid w:val="09E71587"/>
    <w:rsid w:val="09E728CB"/>
    <w:rsid w:val="09F22BE1"/>
    <w:rsid w:val="0A04C78C"/>
    <w:rsid w:val="0A063528"/>
    <w:rsid w:val="0A0BF1B6"/>
    <w:rsid w:val="0A16BA9D"/>
    <w:rsid w:val="0A1E490C"/>
    <w:rsid w:val="0A20BE8D"/>
    <w:rsid w:val="0A211567"/>
    <w:rsid w:val="0A23D7ED"/>
    <w:rsid w:val="0A74ED1D"/>
    <w:rsid w:val="0A8759AD"/>
    <w:rsid w:val="0A99CE82"/>
    <w:rsid w:val="0A9EF108"/>
    <w:rsid w:val="0AC9F60C"/>
    <w:rsid w:val="0ADE10DE"/>
    <w:rsid w:val="0AE42CB3"/>
    <w:rsid w:val="0AEC5E04"/>
    <w:rsid w:val="0AF72F95"/>
    <w:rsid w:val="0B077F66"/>
    <w:rsid w:val="0B0B3B98"/>
    <w:rsid w:val="0B0D0D1D"/>
    <w:rsid w:val="0B10F178"/>
    <w:rsid w:val="0B12E095"/>
    <w:rsid w:val="0B353430"/>
    <w:rsid w:val="0B3D6F1B"/>
    <w:rsid w:val="0B48E5A7"/>
    <w:rsid w:val="0B5A6FA6"/>
    <w:rsid w:val="0B5BC7CF"/>
    <w:rsid w:val="0B80297C"/>
    <w:rsid w:val="0B8BE63B"/>
    <w:rsid w:val="0B953E50"/>
    <w:rsid w:val="0B9BC84C"/>
    <w:rsid w:val="0BA4CD72"/>
    <w:rsid w:val="0BA76F30"/>
    <w:rsid w:val="0BAF4C5A"/>
    <w:rsid w:val="0BB5965A"/>
    <w:rsid w:val="0BC40240"/>
    <w:rsid w:val="0BC758C4"/>
    <w:rsid w:val="0BC76375"/>
    <w:rsid w:val="0BC95C14"/>
    <w:rsid w:val="0BD1A74F"/>
    <w:rsid w:val="0BD1AF47"/>
    <w:rsid w:val="0BDCA223"/>
    <w:rsid w:val="0BEC76EB"/>
    <w:rsid w:val="0BF8ED00"/>
    <w:rsid w:val="0BFA0DAD"/>
    <w:rsid w:val="0BFC8E89"/>
    <w:rsid w:val="0C04E6A7"/>
    <w:rsid w:val="0C188634"/>
    <w:rsid w:val="0C1FE6E1"/>
    <w:rsid w:val="0C2700A2"/>
    <w:rsid w:val="0C27B98E"/>
    <w:rsid w:val="0C2E5F15"/>
    <w:rsid w:val="0C31D660"/>
    <w:rsid w:val="0C32B4B3"/>
    <w:rsid w:val="0C4ACCF7"/>
    <w:rsid w:val="0C5B9B4F"/>
    <w:rsid w:val="0C7739A7"/>
    <w:rsid w:val="0C78660F"/>
    <w:rsid w:val="0C97BDCE"/>
    <w:rsid w:val="0C99F901"/>
    <w:rsid w:val="0CA0D1F6"/>
    <w:rsid w:val="0CA3DACA"/>
    <w:rsid w:val="0CA4697A"/>
    <w:rsid w:val="0CBE6117"/>
    <w:rsid w:val="0CBF185F"/>
    <w:rsid w:val="0CC78E7E"/>
    <w:rsid w:val="0CD255E6"/>
    <w:rsid w:val="0CD2B332"/>
    <w:rsid w:val="0CD7CC22"/>
    <w:rsid w:val="0CEC3D15"/>
    <w:rsid w:val="0CEF9200"/>
    <w:rsid w:val="0CF14754"/>
    <w:rsid w:val="0D0E22D3"/>
    <w:rsid w:val="0D19C383"/>
    <w:rsid w:val="0D212A43"/>
    <w:rsid w:val="0D224BCD"/>
    <w:rsid w:val="0D2BBD4D"/>
    <w:rsid w:val="0D361CE5"/>
    <w:rsid w:val="0D393911"/>
    <w:rsid w:val="0D3CBF2F"/>
    <w:rsid w:val="0D449C55"/>
    <w:rsid w:val="0D4F687A"/>
    <w:rsid w:val="0D53AB51"/>
    <w:rsid w:val="0D5C9F3F"/>
    <w:rsid w:val="0D5CC3FC"/>
    <w:rsid w:val="0D6256D8"/>
    <w:rsid w:val="0D6587D8"/>
    <w:rsid w:val="0D6DFB53"/>
    <w:rsid w:val="0D7D5988"/>
    <w:rsid w:val="0D89A3CE"/>
    <w:rsid w:val="0D92BFE3"/>
    <w:rsid w:val="0DA02FD8"/>
    <w:rsid w:val="0DA98FC5"/>
    <w:rsid w:val="0DBF3C6C"/>
    <w:rsid w:val="0DC18973"/>
    <w:rsid w:val="0DCC5EC2"/>
    <w:rsid w:val="0DCD04C4"/>
    <w:rsid w:val="0DD5EDA9"/>
    <w:rsid w:val="0DE0ABFB"/>
    <w:rsid w:val="0DE68150"/>
    <w:rsid w:val="0DF5EB22"/>
    <w:rsid w:val="0E0BFB79"/>
    <w:rsid w:val="0E1CDEBD"/>
    <w:rsid w:val="0E239080"/>
    <w:rsid w:val="0E30BE8C"/>
    <w:rsid w:val="0E3A4C92"/>
    <w:rsid w:val="0E3C444F"/>
    <w:rsid w:val="0E41B98C"/>
    <w:rsid w:val="0E4DED15"/>
    <w:rsid w:val="0E5578A5"/>
    <w:rsid w:val="0E5A3587"/>
    <w:rsid w:val="0E5C0A7F"/>
    <w:rsid w:val="0E642535"/>
    <w:rsid w:val="0E76ABD9"/>
    <w:rsid w:val="0E803185"/>
    <w:rsid w:val="0E8187B4"/>
    <w:rsid w:val="0E8BE3DC"/>
    <w:rsid w:val="0E9AD0DE"/>
    <w:rsid w:val="0E9F5CB3"/>
    <w:rsid w:val="0EA4FFA4"/>
    <w:rsid w:val="0EA56CD4"/>
    <w:rsid w:val="0EB188C3"/>
    <w:rsid w:val="0ECF0BBD"/>
    <w:rsid w:val="0ED245BA"/>
    <w:rsid w:val="0ED64BC0"/>
    <w:rsid w:val="0EE11507"/>
    <w:rsid w:val="0EE41099"/>
    <w:rsid w:val="0EEBA26C"/>
    <w:rsid w:val="0EF945A3"/>
    <w:rsid w:val="0EFA9F89"/>
    <w:rsid w:val="0EFACEA9"/>
    <w:rsid w:val="0EFF7CB7"/>
    <w:rsid w:val="0F18C3FC"/>
    <w:rsid w:val="0F267503"/>
    <w:rsid w:val="0F27EB6E"/>
    <w:rsid w:val="0F2E8146"/>
    <w:rsid w:val="0F310BCF"/>
    <w:rsid w:val="0F326929"/>
    <w:rsid w:val="0F412482"/>
    <w:rsid w:val="0F441BDF"/>
    <w:rsid w:val="0F4C8B01"/>
    <w:rsid w:val="0F504D8F"/>
    <w:rsid w:val="0F5373AD"/>
    <w:rsid w:val="0F55A093"/>
    <w:rsid w:val="0F5B6EDE"/>
    <w:rsid w:val="0F6638B1"/>
    <w:rsid w:val="0F76396D"/>
    <w:rsid w:val="0F79261B"/>
    <w:rsid w:val="0F877F44"/>
    <w:rsid w:val="0FA0B0D7"/>
    <w:rsid w:val="0FAC8AF6"/>
    <w:rsid w:val="0FAC9AC0"/>
    <w:rsid w:val="0FAEE686"/>
    <w:rsid w:val="0FB1DE08"/>
    <w:rsid w:val="0FB8E4AA"/>
    <w:rsid w:val="0FB936FD"/>
    <w:rsid w:val="0FBE2D8C"/>
    <w:rsid w:val="0FBE8833"/>
    <w:rsid w:val="0FC56E05"/>
    <w:rsid w:val="0FC6CEC7"/>
    <w:rsid w:val="0FD28C41"/>
    <w:rsid w:val="0FD3AEF2"/>
    <w:rsid w:val="0FD3F1CE"/>
    <w:rsid w:val="0FE09D0E"/>
    <w:rsid w:val="0FE9B34A"/>
    <w:rsid w:val="0FFAA54E"/>
    <w:rsid w:val="0FFBBC9C"/>
    <w:rsid w:val="1001E62F"/>
    <w:rsid w:val="1003103E"/>
    <w:rsid w:val="10106370"/>
    <w:rsid w:val="101952E6"/>
    <w:rsid w:val="101E2C4A"/>
    <w:rsid w:val="101E6C97"/>
    <w:rsid w:val="10348017"/>
    <w:rsid w:val="103497CF"/>
    <w:rsid w:val="103AA821"/>
    <w:rsid w:val="1040703C"/>
    <w:rsid w:val="10428444"/>
    <w:rsid w:val="10554494"/>
    <w:rsid w:val="106D8135"/>
    <w:rsid w:val="107041DC"/>
    <w:rsid w:val="107DD6C2"/>
    <w:rsid w:val="1085C9C0"/>
    <w:rsid w:val="108A7D41"/>
    <w:rsid w:val="10963643"/>
    <w:rsid w:val="1097CF30"/>
    <w:rsid w:val="10AA1DAD"/>
    <w:rsid w:val="10B35736"/>
    <w:rsid w:val="10C576F2"/>
    <w:rsid w:val="10CCB516"/>
    <w:rsid w:val="10E7DEC4"/>
    <w:rsid w:val="10EFE77A"/>
    <w:rsid w:val="10F4A0BE"/>
    <w:rsid w:val="1102CB3A"/>
    <w:rsid w:val="1108E261"/>
    <w:rsid w:val="11138C80"/>
    <w:rsid w:val="1114C475"/>
    <w:rsid w:val="11160B30"/>
    <w:rsid w:val="112106FC"/>
    <w:rsid w:val="1128E81F"/>
    <w:rsid w:val="1134102E"/>
    <w:rsid w:val="1144879C"/>
    <w:rsid w:val="115AFB74"/>
    <w:rsid w:val="116B317D"/>
    <w:rsid w:val="11794B84"/>
    <w:rsid w:val="11828E5D"/>
    <w:rsid w:val="1188E563"/>
    <w:rsid w:val="1194D3A4"/>
    <w:rsid w:val="11A9B24C"/>
    <w:rsid w:val="11B18D14"/>
    <w:rsid w:val="11B55B83"/>
    <w:rsid w:val="11B62FD5"/>
    <w:rsid w:val="11B9C55D"/>
    <w:rsid w:val="11C8AFBA"/>
    <w:rsid w:val="11CB03B2"/>
    <w:rsid w:val="11D14167"/>
    <w:rsid w:val="11DC95BA"/>
    <w:rsid w:val="11E2D7F5"/>
    <w:rsid w:val="11E5A9AC"/>
    <w:rsid w:val="11EE613B"/>
    <w:rsid w:val="11F6B29C"/>
    <w:rsid w:val="11FBB9CA"/>
    <w:rsid w:val="11FD4567"/>
    <w:rsid w:val="12038DDD"/>
    <w:rsid w:val="1204DDF7"/>
    <w:rsid w:val="120E79E4"/>
    <w:rsid w:val="12103177"/>
    <w:rsid w:val="1230914D"/>
    <w:rsid w:val="12310F76"/>
    <w:rsid w:val="1232F330"/>
    <w:rsid w:val="12405378"/>
    <w:rsid w:val="1248B400"/>
    <w:rsid w:val="124FCA09"/>
    <w:rsid w:val="12506FC6"/>
    <w:rsid w:val="125470B9"/>
    <w:rsid w:val="1260F9F9"/>
    <w:rsid w:val="126224A3"/>
    <w:rsid w:val="1282BC45"/>
    <w:rsid w:val="1293113E"/>
    <w:rsid w:val="1293189C"/>
    <w:rsid w:val="129A313C"/>
    <w:rsid w:val="12A478E5"/>
    <w:rsid w:val="12AAEC04"/>
    <w:rsid w:val="12B9CD60"/>
    <w:rsid w:val="12CA2CE1"/>
    <w:rsid w:val="12CB9C66"/>
    <w:rsid w:val="12CC18D3"/>
    <w:rsid w:val="12D3AA3F"/>
    <w:rsid w:val="12DBEBCB"/>
    <w:rsid w:val="12E1B43A"/>
    <w:rsid w:val="12E2122E"/>
    <w:rsid w:val="12EAC04A"/>
    <w:rsid w:val="12ED695A"/>
    <w:rsid w:val="12ED80C2"/>
    <w:rsid w:val="12F513D3"/>
    <w:rsid w:val="130727FA"/>
    <w:rsid w:val="131BB2A2"/>
    <w:rsid w:val="131BF93C"/>
    <w:rsid w:val="13330B80"/>
    <w:rsid w:val="13395763"/>
    <w:rsid w:val="133F4629"/>
    <w:rsid w:val="1359E389"/>
    <w:rsid w:val="13653B3B"/>
    <w:rsid w:val="136D5AD3"/>
    <w:rsid w:val="136D896A"/>
    <w:rsid w:val="136EE620"/>
    <w:rsid w:val="1375882F"/>
    <w:rsid w:val="1383E9B9"/>
    <w:rsid w:val="13895D87"/>
    <w:rsid w:val="1389F1E1"/>
    <w:rsid w:val="138C347B"/>
    <w:rsid w:val="138E8A2F"/>
    <w:rsid w:val="13918C25"/>
    <w:rsid w:val="139881FD"/>
    <w:rsid w:val="13A0CD26"/>
    <w:rsid w:val="13CA2DAB"/>
    <w:rsid w:val="13CC07D1"/>
    <w:rsid w:val="13DCD8C5"/>
    <w:rsid w:val="13EA50E3"/>
    <w:rsid w:val="13FE6D13"/>
    <w:rsid w:val="13FF7675"/>
    <w:rsid w:val="141A4187"/>
    <w:rsid w:val="141AB5F7"/>
    <w:rsid w:val="141C1C7E"/>
    <w:rsid w:val="141C8A66"/>
    <w:rsid w:val="1421908A"/>
    <w:rsid w:val="1425F9FB"/>
    <w:rsid w:val="143617C9"/>
    <w:rsid w:val="1438C234"/>
    <w:rsid w:val="14641ADB"/>
    <w:rsid w:val="148621CE"/>
    <w:rsid w:val="14932985"/>
    <w:rsid w:val="1497AB5D"/>
    <w:rsid w:val="14989895"/>
    <w:rsid w:val="149E44F3"/>
    <w:rsid w:val="14A2A557"/>
    <w:rsid w:val="14B0405A"/>
    <w:rsid w:val="14B39D5A"/>
    <w:rsid w:val="14B4AD95"/>
    <w:rsid w:val="14BEC3CD"/>
    <w:rsid w:val="14BF74FF"/>
    <w:rsid w:val="14C91076"/>
    <w:rsid w:val="14D1F5BD"/>
    <w:rsid w:val="14D9A210"/>
    <w:rsid w:val="14DA65A8"/>
    <w:rsid w:val="14E71B1F"/>
    <w:rsid w:val="14EA6F5A"/>
    <w:rsid w:val="150F8800"/>
    <w:rsid w:val="15131064"/>
    <w:rsid w:val="151A4797"/>
    <w:rsid w:val="15208ADD"/>
    <w:rsid w:val="15300690"/>
    <w:rsid w:val="153108B3"/>
    <w:rsid w:val="15391179"/>
    <w:rsid w:val="153AF817"/>
    <w:rsid w:val="1540BF4A"/>
    <w:rsid w:val="15669158"/>
    <w:rsid w:val="156FC3CF"/>
    <w:rsid w:val="15714B59"/>
    <w:rsid w:val="159E5A05"/>
    <w:rsid w:val="15B41F0F"/>
    <w:rsid w:val="15C0E3F2"/>
    <w:rsid w:val="15C66F4E"/>
    <w:rsid w:val="15C6C1C4"/>
    <w:rsid w:val="15EEE4AE"/>
    <w:rsid w:val="15FFFA95"/>
    <w:rsid w:val="16057B7B"/>
    <w:rsid w:val="1607025B"/>
    <w:rsid w:val="1608EA21"/>
    <w:rsid w:val="16254CC3"/>
    <w:rsid w:val="162D6691"/>
    <w:rsid w:val="16493A15"/>
    <w:rsid w:val="16495F79"/>
    <w:rsid w:val="1655369C"/>
    <w:rsid w:val="165645CE"/>
    <w:rsid w:val="16590358"/>
    <w:rsid w:val="165EA58D"/>
    <w:rsid w:val="16628845"/>
    <w:rsid w:val="1673315B"/>
    <w:rsid w:val="167E6F82"/>
    <w:rsid w:val="1688954A"/>
    <w:rsid w:val="168B2B39"/>
    <w:rsid w:val="168F1808"/>
    <w:rsid w:val="16A5F764"/>
    <w:rsid w:val="16B1EF22"/>
    <w:rsid w:val="16B821B6"/>
    <w:rsid w:val="16BBA3CB"/>
    <w:rsid w:val="16C0551F"/>
    <w:rsid w:val="16C876B9"/>
    <w:rsid w:val="16D8D393"/>
    <w:rsid w:val="16DB8BAA"/>
    <w:rsid w:val="16F64C4C"/>
    <w:rsid w:val="1705A7D4"/>
    <w:rsid w:val="1719DCA4"/>
    <w:rsid w:val="17231F79"/>
    <w:rsid w:val="17329B4B"/>
    <w:rsid w:val="17428E3E"/>
    <w:rsid w:val="1746E5DA"/>
    <w:rsid w:val="1747FC12"/>
    <w:rsid w:val="174B314C"/>
    <w:rsid w:val="175CA08F"/>
    <w:rsid w:val="17656A22"/>
    <w:rsid w:val="1776E6D7"/>
    <w:rsid w:val="177DD9D7"/>
    <w:rsid w:val="178A69BF"/>
    <w:rsid w:val="178E7FD0"/>
    <w:rsid w:val="178EB2F0"/>
    <w:rsid w:val="178FFB1B"/>
    <w:rsid w:val="179EDF4F"/>
    <w:rsid w:val="17A04E50"/>
    <w:rsid w:val="17A174E3"/>
    <w:rsid w:val="17A4B0AF"/>
    <w:rsid w:val="17A65CDB"/>
    <w:rsid w:val="17C6EC60"/>
    <w:rsid w:val="17CB453F"/>
    <w:rsid w:val="17CD07D0"/>
    <w:rsid w:val="17E53A07"/>
    <w:rsid w:val="17E72CA0"/>
    <w:rsid w:val="17EB955B"/>
    <w:rsid w:val="17F73890"/>
    <w:rsid w:val="1802CEEE"/>
    <w:rsid w:val="18082549"/>
    <w:rsid w:val="180977E7"/>
    <w:rsid w:val="1815DB6A"/>
    <w:rsid w:val="182558DB"/>
    <w:rsid w:val="182917FF"/>
    <w:rsid w:val="1830CB27"/>
    <w:rsid w:val="18330852"/>
    <w:rsid w:val="1834FA1D"/>
    <w:rsid w:val="1836A2D8"/>
    <w:rsid w:val="1839EE58"/>
    <w:rsid w:val="1847C1D1"/>
    <w:rsid w:val="18482028"/>
    <w:rsid w:val="184BA0DB"/>
    <w:rsid w:val="1859FCAC"/>
    <w:rsid w:val="18662F9D"/>
    <w:rsid w:val="186B8FDF"/>
    <w:rsid w:val="186C23BE"/>
    <w:rsid w:val="187333F2"/>
    <w:rsid w:val="1886BF16"/>
    <w:rsid w:val="189B8AEC"/>
    <w:rsid w:val="189BC16A"/>
    <w:rsid w:val="18A69F6C"/>
    <w:rsid w:val="18AEB8D3"/>
    <w:rsid w:val="18BC04BC"/>
    <w:rsid w:val="18C28EEF"/>
    <w:rsid w:val="18EF4DDA"/>
    <w:rsid w:val="18F60E51"/>
    <w:rsid w:val="18F8F829"/>
    <w:rsid w:val="1912D49C"/>
    <w:rsid w:val="19158BA0"/>
    <w:rsid w:val="191852EB"/>
    <w:rsid w:val="191FA5F9"/>
    <w:rsid w:val="19247E87"/>
    <w:rsid w:val="192A2223"/>
    <w:rsid w:val="1933211B"/>
    <w:rsid w:val="1935617C"/>
    <w:rsid w:val="19373408"/>
    <w:rsid w:val="193AD614"/>
    <w:rsid w:val="19421C6C"/>
    <w:rsid w:val="19627459"/>
    <w:rsid w:val="196AEF66"/>
    <w:rsid w:val="1975B78D"/>
    <w:rsid w:val="197C4E09"/>
    <w:rsid w:val="198289C6"/>
    <w:rsid w:val="1988610F"/>
    <w:rsid w:val="198B4231"/>
    <w:rsid w:val="198E846D"/>
    <w:rsid w:val="1998D6EC"/>
    <w:rsid w:val="199B15F8"/>
    <w:rsid w:val="199C11B5"/>
    <w:rsid w:val="199FC166"/>
    <w:rsid w:val="19A913BB"/>
    <w:rsid w:val="19ADD3AB"/>
    <w:rsid w:val="19ADEAED"/>
    <w:rsid w:val="19AE0F0D"/>
    <w:rsid w:val="19AE57FD"/>
    <w:rsid w:val="19BC50FF"/>
    <w:rsid w:val="19BDB76B"/>
    <w:rsid w:val="19DCA6C9"/>
    <w:rsid w:val="19DECFEC"/>
    <w:rsid w:val="19E342D2"/>
    <w:rsid w:val="19E98CA0"/>
    <w:rsid w:val="19FB4E86"/>
    <w:rsid w:val="19FFBFE1"/>
    <w:rsid w:val="1A027F01"/>
    <w:rsid w:val="1A099F54"/>
    <w:rsid w:val="1A1134E0"/>
    <w:rsid w:val="1A152DF4"/>
    <w:rsid w:val="1A19A1D6"/>
    <w:rsid w:val="1A2A015E"/>
    <w:rsid w:val="1A3CC790"/>
    <w:rsid w:val="1A48B50C"/>
    <w:rsid w:val="1A5EBC3B"/>
    <w:rsid w:val="1A63413C"/>
    <w:rsid w:val="1A696508"/>
    <w:rsid w:val="1A7CA4DB"/>
    <w:rsid w:val="1A83FC69"/>
    <w:rsid w:val="1A92865B"/>
    <w:rsid w:val="1A974F35"/>
    <w:rsid w:val="1A9CB2A0"/>
    <w:rsid w:val="1A9E2B1A"/>
    <w:rsid w:val="1AA5C250"/>
    <w:rsid w:val="1AC54A85"/>
    <w:rsid w:val="1AC66AD1"/>
    <w:rsid w:val="1ACAC03F"/>
    <w:rsid w:val="1ACFB763"/>
    <w:rsid w:val="1AD08AD7"/>
    <w:rsid w:val="1AD9B21A"/>
    <w:rsid w:val="1ADED188"/>
    <w:rsid w:val="1AE90185"/>
    <w:rsid w:val="1AEB2CBC"/>
    <w:rsid w:val="1AF62610"/>
    <w:rsid w:val="1AFBF351"/>
    <w:rsid w:val="1B07ECB6"/>
    <w:rsid w:val="1B0BD1A4"/>
    <w:rsid w:val="1B0C98B2"/>
    <w:rsid w:val="1B0EDABB"/>
    <w:rsid w:val="1B1C455C"/>
    <w:rsid w:val="1B215C57"/>
    <w:rsid w:val="1B219AF0"/>
    <w:rsid w:val="1B2212DF"/>
    <w:rsid w:val="1B25BF74"/>
    <w:rsid w:val="1B2AE059"/>
    <w:rsid w:val="1B3B39D3"/>
    <w:rsid w:val="1B40450F"/>
    <w:rsid w:val="1B471AC5"/>
    <w:rsid w:val="1B6B9574"/>
    <w:rsid w:val="1B6D605E"/>
    <w:rsid w:val="1B826F2D"/>
    <w:rsid w:val="1B997C08"/>
    <w:rsid w:val="1B9D2FF5"/>
    <w:rsid w:val="1BA74F2B"/>
    <w:rsid w:val="1BBDB611"/>
    <w:rsid w:val="1BC2121F"/>
    <w:rsid w:val="1BC2F7F3"/>
    <w:rsid w:val="1BCCE4C4"/>
    <w:rsid w:val="1BCD5264"/>
    <w:rsid w:val="1BD0E6C8"/>
    <w:rsid w:val="1BE6581C"/>
    <w:rsid w:val="1BEB6C01"/>
    <w:rsid w:val="1BEBAF35"/>
    <w:rsid w:val="1C0508CE"/>
    <w:rsid w:val="1C1C0004"/>
    <w:rsid w:val="1C1F26D8"/>
    <w:rsid w:val="1C264B85"/>
    <w:rsid w:val="1C28812F"/>
    <w:rsid w:val="1C29A0B2"/>
    <w:rsid w:val="1C2A8C3A"/>
    <w:rsid w:val="1C3BEAEF"/>
    <w:rsid w:val="1C3CDE86"/>
    <w:rsid w:val="1C3DE2D8"/>
    <w:rsid w:val="1C51CECC"/>
    <w:rsid w:val="1C57F93C"/>
    <w:rsid w:val="1C602339"/>
    <w:rsid w:val="1C6B5023"/>
    <w:rsid w:val="1C923BD1"/>
    <w:rsid w:val="1C99B438"/>
    <w:rsid w:val="1CA3431C"/>
    <w:rsid w:val="1CAA8B69"/>
    <w:rsid w:val="1CC87416"/>
    <w:rsid w:val="1CCCDC3B"/>
    <w:rsid w:val="1CCEA326"/>
    <w:rsid w:val="1CD0FDF9"/>
    <w:rsid w:val="1CD43D40"/>
    <w:rsid w:val="1CE98A47"/>
    <w:rsid w:val="1CEFA8BC"/>
    <w:rsid w:val="1CF437FF"/>
    <w:rsid w:val="1CF5088A"/>
    <w:rsid w:val="1CF91BBF"/>
    <w:rsid w:val="1D157708"/>
    <w:rsid w:val="1D2BA31A"/>
    <w:rsid w:val="1D2E6097"/>
    <w:rsid w:val="1D319BA3"/>
    <w:rsid w:val="1D331D19"/>
    <w:rsid w:val="1D3B32C5"/>
    <w:rsid w:val="1D435868"/>
    <w:rsid w:val="1D549E5F"/>
    <w:rsid w:val="1D5A32D2"/>
    <w:rsid w:val="1D5AABB2"/>
    <w:rsid w:val="1D66539F"/>
    <w:rsid w:val="1D6BE243"/>
    <w:rsid w:val="1D791552"/>
    <w:rsid w:val="1D7C824B"/>
    <w:rsid w:val="1D7FE239"/>
    <w:rsid w:val="1D8BD719"/>
    <w:rsid w:val="1D9099D7"/>
    <w:rsid w:val="1D96F92D"/>
    <w:rsid w:val="1DB76F90"/>
    <w:rsid w:val="1DBAA0F8"/>
    <w:rsid w:val="1DBF8185"/>
    <w:rsid w:val="1DCFE369"/>
    <w:rsid w:val="1DD15DAB"/>
    <w:rsid w:val="1DD45E86"/>
    <w:rsid w:val="1DDA69E9"/>
    <w:rsid w:val="1DDE9DC5"/>
    <w:rsid w:val="1DDF4799"/>
    <w:rsid w:val="1DE217DC"/>
    <w:rsid w:val="1DE64AC6"/>
    <w:rsid w:val="1DE83F29"/>
    <w:rsid w:val="1DF34293"/>
    <w:rsid w:val="1DFCA13A"/>
    <w:rsid w:val="1DFDC6F9"/>
    <w:rsid w:val="1E06C257"/>
    <w:rsid w:val="1E076BA0"/>
    <w:rsid w:val="1E077B5A"/>
    <w:rsid w:val="1E1E5E19"/>
    <w:rsid w:val="1E258FFE"/>
    <w:rsid w:val="1E2AD157"/>
    <w:rsid w:val="1E2F4FED"/>
    <w:rsid w:val="1E3518D9"/>
    <w:rsid w:val="1E36BC4B"/>
    <w:rsid w:val="1E424F4E"/>
    <w:rsid w:val="1E4FFADE"/>
    <w:rsid w:val="1E57F57E"/>
    <w:rsid w:val="1E6867D7"/>
    <w:rsid w:val="1E6E94C2"/>
    <w:rsid w:val="1E700550"/>
    <w:rsid w:val="1E76FB4C"/>
    <w:rsid w:val="1E8FF4F8"/>
    <w:rsid w:val="1E904547"/>
    <w:rsid w:val="1E9058FB"/>
    <w:rsid w:val="1E924856"/>
    <w:rsid w:val="1E92AD65"/>
    <w:rsid w:val="1E9A831E"/>
    <w:rsid w:val="1EAC2F77"/>
    <w:rsid w:val="1EB00B05"/>
    <w:rsid w:val="1EB34640"/>
    <w:rsid w:val="1ED95C09"/>
    <w:rsid w:val="1EEA7488"/>
    <w:rsid w:val="1EED101F"/>
    <w:rsid w:val="1EF1431B"/>
    <w:rsid w:val="1EFCCE72"/>
    <w:rsid w:val="1F0D3ADA"/>
    <w:rsid w:val="1F158868"/>
    <w:rsid w:val="1F1FDF7F"/>
    <w:rsid w:val="1F2EE3AD"/>
    <w:rsid w:val="1F38B50D"/>
    <w:rsid w:val="1F3A8273"/>
    <w:rsid w:val="1F41B890"/>
    <w:rsid w:val="1F45704B"/>
    <w:rsid w:val="1F530646"/>
    <w:rsid w:val="1F5D2E58"/>
    <w:rsid w:val="1F5EB96D"/>
    <w:rsid w:val="1F65985A"/>
    <w:rsid w:val="1F65A032"/>
    <w:rsid w:val="1F69B1AB"/>
    <w:rsid w:val="1F6ED80B"/>
    <w:rsid w:val="1F7235CD"/>
    <w:rsid w:val="1F725A37"/>
    <w:rsid w:val="1F809BE4"/>
    <w:rsid w:val="1F84A081"/>
    <w:rsid w:val="1F859636"/>
    <w:rsid w:val="1F89AFC4"/>
    <w:rsid w:val="1F89E59E"/>
    <w:rsid w:val="1F8A0EAB"/>
    <w:rsid w:val="1F908C42"/>
    <w:rsid w:val="1FB32B04"/>
    <w:rsid w:val="1FBB5ABD"/>
    <w:rsid w:val="1FC14046"/>
    <w:rsid w:val="1FC500BF"/>
    <w:rsid w:val="1FC6336C"/>
    <w:rsid w:val="1FD24D56"/>
    <w:rsid w:val="1FD36AB6"/>
    <w:rsid w:val="1FD612EF"/>
    <w:rsid w:val="1FD6AF35"/>
    <w:rsid w:val="1FD75939"/>
    <w:rsid w:val="1FDE9375"/>
    <w:rsid w:val="1FE0E8CE"/>
    <w:rsid w:val="1FE44476"/>
    <w:rsid w:val="1FE486A2"/>
    <w:rsid w:val="1FFAF288"/>
    <w:rsid w:val="20194C7D"/>
    <w:rsid w:val="20265CD6"/>
    <w:rsid w:val="202D1DEA"/>
    <w:rsid w:val="203C8DC9"/>
    <w:rsid w:val="203D4B0B"/>
    <w:rsid w:val="205BBD37"/>
    <w:rsid w:val="205F1428"/>
    <w:rsid w:val="20609775"/>
    <w:rsid w:val="2063AEBA"/>
    <w:rsid w:val="207198BC"/>
    <w:rsid w:val="208813BF"/>
    <w:rsid w:val="2088F27A"/>
    <w:rsid w:val="20AC8B20"/>
    <w:rsid w:val="20B25C65"/>
    <w:rsid w:val="20B87F03"/>
    <w:rsid w:val="20B959BA"/>
    <w:rsid w:val="20D670E4"/>
    <w:rsid w:val="20DF4BB4"/>
    <w:rsid w:val="20E4F78D"/>
    <w:rsid w:val="20EA68BD"/>
    <w:rsid w:val="20EAF854"/>
    <w:rsid w:val="20ECF921"/>
    <w:rsid w:val="20F8EF38"/>
    <w:rsid w:val="20F9F5FC"/>
    <w:rsid w:val="210B39F5"/>
    <w:rsid w:val="210CA5DF"/>
    <w:rsid w:val="21218D22"/>
    <w:rsid w:val="21288A20"/>
    <w:rsid w:val="212977FF"/>
    <w:rsid w:val="2139D721"/>
    <w:rsid w:val="213A3F0C"/>
    <w:rsid w:val="213ABDB7"/>
    <w:rsid w:val="213CDD18"/>
    <w:rsid w:val="21447FBD"/>
    <w:rsid w:val="21457948"/>
    <w:rsid w:val="214A9B32"/>
    <w:rsid w:val="217ADFB4"/>
    <w:rsid w:val="21850756"/>
    <w:rsid w:val="2185E2DD"/>
    <w:rsid w:val="218DD407"/>
    <w:rsid w:val="21965C8C"/>
    <w:rsid w:val="2198EC7B"/>
    <w:rsid w:val="21AF9BA9"/>
    <w:rsid w:val="21B1CB6D"/>
    <w:rsid w:val="21BBAF76"/>
    <w:rsid w:val="21BDD897"/>
    <w:rsid w:val="21C0DFEE"/>
    <w:rsid w:val="21CBE5CF"/>
    <w:rsid w:val="21CE7AB5"/>
    <w:rsid w:val="21EF0425"/>
    <w:rsid w:val="21F4D1E6"/>
    <w:rsid w:val="21FC0999"/>
    <w:rsid w:val="22136FD7"/>
    <w:rsid w:val="222EB400"/>
    <w:rsid w:val="2232452D"/>
    <w:rsid w:val="22345FD5"/>
    <w:rsid w:val="22354013"/>
    <w:rsid w:val="2241D864"/>
    <w:rsid w:val="22474D14"/>
    <w:rsid w:val="224CB990"/>
    <w:rsid w:val="225972E7"/>
    <w:rsid w:val="226733D8"/>
    <w:rsid w:val="22675A9B"/>
    <w:rsid w:val="226F8891"/>
    <w:rsid w:val="22722C3E"/>
    <w:rsid w:val="2274F2D6"/>
    <w:rsid w:val="22759709"/>
    <w:rsid w:val="22853208"/>
    <w:rsid w:val="22910A01"/>
    <w:rsid w:val="22943B67"/>
    <w:rsid w:val="2295B0DA"/>
    <w:rsid w:val="22987B1D"/>
    <w:rsid w:val="22B50F8C"/>
    <w:rsid w:val="22C1C1BE"/>
    <w:rsid w:val="22D640ED"/>
    <w:rsid w:val="22E24B4B"/>
    <w:rsid w:val="22E32987"/>
    <w:rsid w:val="22E417A0"/>
    <w:rsid w:val="22F0726A"/>
    <w:rsid w:val="22F80A3B"/>
    <w:rsid w:val="23075810"/>
    <w:rsid w:val="230CCFB8"/>
    <w:rsid w:val="2310183C"/>
    <w:rsid w:val="2310897E"/>
    <w:rsid w:val="2312F862"/>
    <w:rsid w:val="23192EAE"/>
    <w:rsid w:val="23238FAA"/>
    <w:rsid w:val="232576C5"/>
    <w:rsid w:val="232A0EF1"/>
    <w:rsid w:val="232B455A"/>
    <w:rsid w:val="232DFCF5"/>
    <w:rsid w:val="23370933"/>
    <w:rsid w:val="2348240D"/>
    <w:rsid w:val="234E9B93"/>
    <w:rsid w:val="2353EA9C"/>
    <w:rsid w:val="23543666"/>
    <w:rsid w:val="23660742"/>
    <w:rsid w:val="237670FA"/>
    <w:rsid w:val="2381A4AF"/>
    <w:rsid w:val="23823D99"/>
    <w:rsid w:val="23825EBF"/>
    <w:rsid w:val="238A7370"/>
    <w:rsid w:val="239E1C02"/>
    <w:rsid w:val="239FD65B"/>
    <w:rsid w:val="23A0471D"/>
    <w:rsid w:val="23B817CA"/>
    <w:rsid w:val="23BC5521"/>
    <w:rsid w:val="23BF9EF1"/>
    <w:rsid w:val="23C553D7"/>
    <w:rsid w:val="23CA8178"/>
    <w:rsid w:val="23D1E2F2"/>
    <w:rsid w:val="23D403AC"/>
    <w:rsid w:val="23D9D0D3"/>
    <w:rsid w:val="23DC806A"/>
    <w:rsid w:val="23E5013F"/>
    <w:rsid w:val="23F8BB73"/>
    <w:rsid w:val="240D8757"/>
    <w:rsid w:val="240ECBE9"/>
    <w:rsid w:val="241300A4"/>
    <w:rsid w:val="241C6F01"/>
    <w:rsid w:val="242833CE"/>
    <w:rsid w:val="2428A1E4"/>
    <w:rsid w:val="242A4121"/>
    <w:rsid w:val="242E418A"/>
    <w:rsid w:val="24332E66"/>
    <w:rsid w:val="24377586"/>
    <w:rsid w:val="243B6F5C"/>
    <w:rsid w:val="245B2595"/>
    <w:rsid w:val="245D6A8A"/>
    <w:rsid w:val="2464B2F8"/>
    <w:rsid w:val="2468D8D7"/>
    <w:rsid w:val="247E374A"/>
    <w:rsid w:val="247F019C"/>
    <w:rsid w:val="248379F3"/>
    <w:rsid w:val="2484A946"/>
    <w:rsid w:val="24909F47"/>
    <w:rsid w:val="249B2DD4"/>
    <w:rsid w:val="24A80252"/>
    <w:rsid w:val="24AFB16E"/>
    <w:rsid w:val="24B0B8AD"/>
    <w:rsid w:val="24B5DAC7"/>
    <w:rsid w:val="24BFFA9A"/>
    <w:rsid w:val="24C18C85"/>
    <w:rsid w:val="24CB5F5A"/>
    <w:rsid w:val="24D2E162"/>
    <w:rsid w:val="24E7B861"/>
    <w:rsid w:val="24EB48B7"/>
    <w:rsid w:val="24F23CD2"/>
    <w:rsid w:val="24F82316"/>
    <w:rsid w:val="24FF9901"/>
    <w:rsid w:val="25195F05"/>
    <w:rsid w:val="251E2A17"/>
    <w:rsid w:val="25210E7C"/>
    <w:rsid w:val="2528A1DA"/>
    <w:rsid w:val="252AAB39"/>
    <w:rsid w:val="252D58FE"/>
    <w:rsid w:val="25460102"/>
    <w:rsid w:val="2546183C"/>
    <w:rsid w:val="255D1CF9"/>
    <w:rsid w:val="255DCC17"/>
    <w:rsid w:val="256ADB25"/>
    <w:rsid w:val="256EF1E2"/>
    <w:rsid w:val="25762141"/>
    <w:rsid w:val="257AC0BC"/>
    <w:rsid w:val="258CD4A5"/>
    <w:rsid w:val="25ABDC81"/>
    <w:rsid w:val="25C4B11A"/>
    <w:rsid w:val="25C5F7D0"/>
    <w:rsid w:val="25CD4E2E"/>
    <w:rsid w:val="25DAF26A"/>
    <w:rsid w:val="25DCDA23"/>
    <w:rsid w:val="25E1F8C5"/>
    <w:rsid w:val="25EAE2C5"/>
    <w:rsid w:val="25FB2D26"/>
    <w:rsid w:val="25FD566B"/>
    <w:rsid w:val="26087494"/>
    <w:rsid w:val="260C1DE1"/>
    <w:rsid w:val="26141E1F"/>
    <w:rsid w:val="2621CE7F"/>
    <w:rsid w:val="262369BC"/>
    <w:rsid w:val="26309DFC"/>
    <w:rsid w:val="2630C367"/>
    <w:rsid w:val="2633835D"/>
    <w:rsid w:val="2645662E"/>
    <w:rsid w:val="26483EEB"/>
    <w:rsid w:val="26484EFA"/>
    <w:rsid w:val="264A8F35"/>
    <w:rsid w:val="264CC98F"/>
    <w:rsid w:val="264D6739"/>
    <w:rsid w:val="265C7CA8"/>
    <w:rsid w:val="2665C4F6"/>
    <w:rsid w:val="266957AB"/>
    <w:rsid w:val="266AA6DC"/>
    <w:rsid w:val="266D15A8"/>
    <w:rsid w:val="2677B3AE"/>
    <w:rsid w:val="267911E8"/>
    <w:rsid w:val="26876A92"/>
    <w:rsid w:val="26A96037"/>
    <w:rsid w:val="26AE5D24"/>
    <w:rsid w:val="26B35EF8"/>
    <w:rsid w:val="26BB211C"/>
    <w:rsid w:val="26C47E2F"/>
    <w:rsid w:val="26CC5467"/>
    <w:rsid w:val="26D8C906"/>
    <w:rsid w:val="26DE15E5"/>
    <w:rsid w:val="26DFC7CE"/>
    <w:rsid w:val="26F1D9C7"/>
    <w:rsid w:val="26F1F680"/>
    <w:rsid w:val="26F74189"/>
    <w:rsid w:val="26F7DA83"/>
    <w:rsid w:val="26F90DB5"/>
    <w:rsid w:val="26FB772E"/>
    <w:rsid w:val="27031E39"/>
    <w:rsid w:val="270DF8C8"/>
    <w:rsid w:val="27121B9F"/>
    <w:rsid w:val="2716F508"/>
    <w:rsid w:val="27188568"/>
    <w:rsid w:val="271F95C4"/>
    <w:rsid w:val="2734A4F9"/>
    <w:rsid w:val="2735B453"/>
    <w:rsid w:val="2740F5D0"/>
    <w:rsid w:val="27430739"/>
    <w:rsid w:val="27503E8F"/>
    <w:rsid w:val="2758C988"/>
    <w:rsid w:val="275CA426"/>
    <w:rsid w:val="27705D6E"/>
    <w:rsid w:val="27769BE8"/>
    <w:rsid w:val="277731CB"/>
    <w:rsid w:val="27978C7B"/>
    <w:rsid w:val="2797DCB8"/>
    <w:rsid w:val="279E8FEF"/>
    <w:rsid w:val="27A6626C"/>
    <w:rsid w:val="27C39687"/>
    <w:rsid w:val="27D8DD52"/>
    <w:rsid w:val="27DD52B3"/>
    <w:rsid w:val="27DFD460"/>
    <w:rsid w:val="27E268DC"/>
    <w:rsid w:val="27E58DCB"/>
    <w:rsid w:val="27E7E729"/>
    <w:rsid w:val="27EDCF7C"/>
    <w:rsid w:val="2815E697"/>
    <w:rsid w:val="2824EFDF"/>
    <w:rsid w:val="2831A2CF"/>
    <w:rsid w:val="2836A42D"/>
    <w:rsid w:val="28449AED"/>
    <w:rsid w:val="2845C7F9"/>
    <w:rsid w:val="2851719A"/>
    <w:rsid w:val="286261C2"/>
    <w:rsid w:val="286D70C7"/>
    <w:rsid w:val="2872BB28"/>
    <w:rsid w:val="287A0A7C"/>
    <w:rsid w:val="2887BA39"/>
    <w:rsid w:val="28881E7E"/>
    <w:rsid w:val="2889A144"/>
    <w:rsid w:val="2890B878"/>
    <w:rsid w:val="2891460F"/>
    <w:rsid w:val="28B0FC9E"/>
    <w:rsid w:val="28C34C1E"/>
    <w:rsid w:val="28D32701"/>
    <w:rsid w:val="28D44F1A"/>
    <w:rsid w:val="28D602D0"/>
    <w:rsid w:val="28D9C635"/>
    <w:rsid w:val="28F9D21F"/>
    <w:rsid w:val="29065634"/>
    <w:rsid w:val="29188775"/>
    <w:rsid w:val="291BD793"/>
    <w:rsid w:val="292BAE5C"/>
    <w:rsid w:val="29328546"/>
    <w:rsid w:val="29348AA2"/>
    <w:rsid w:val="2937AB8F"/>
    <w:rsid w:val="29442FC1"/>
    <w:rsid w:val="29474404"/>
    <w:rsid w:val="294B00D9"/>
    <w:rsid w:val="29547113"/>
    <w:rsid w:val="29550445"/>
    <w:rsid w:val="296ECB23"/>
    <w:rsid w:val="2971FD1D"/>
    <w:rsid w:val="2972D1E2"/>
    <w:rsid w:val="297E983B"/>
    <w:rsid w:val="298AF115"/>
    <w:rsid w:val="2994A321"/>
    <w:rsid w:val="29A3D3D3"/>
    <w:rsid w:val="29A6B1D0"/>
    <w:rsid w:val="29A70189"/>
    <w:rsid w:val="29AC5529"/>
    <w:rsid w:val="29B79A19"/>
    <w:rsid w:val="29B983BD"/>
    <w:rsid w:val="29CB186D"/>
    <w:rsid w:val="29D3C354"/>
    <w:rsid w:val="29D9EFB7"/>
    <w:rsid w:val="29DCF187"/>
    <w:rsid w:val="29DE0054"/>
    <w:rsid w:val="29E0C9B1"/>
    <w:rsid w:val="29E7ED97"/>
    <w:rsid w:val="2A00DCF2"/>
    <w:rsid w:val="2A022522"/>
    <w:rsid w:val="2A1FAF0E"/>
    <w:rsid w:val="2A2239AC"/>
    <w:rsid w:val="2A256F98"/>
    <w:rsid w:val="2A346F37"/>
    <w:rsid w:val="2A49784E"/>
    <w:rsid w:val="2A4D3744"/>
    <w:rsid w:val="2A511E97"/>
    <w:rsid w:val="2A526135"/>
    <w:rsid w:val="2A5A9C6B"/>
    <w:rsid w:val="2A5C5572"/>
    <w:rsid w:val="2A715EC6"/>
    <w:rsid w:val="2A75816D"/>
    <w:rsid w:val="2A771579"/>
    <w:rsid w:val="2A78CCD0"/>
    <w:rsid w:val="2A8421E3"/>
    <w:rsid w:val="2A861E34"/>
    <w:rsid w:val="2A8648C2"/>
    <w:rsid w:val="2A8AD9EE"/>
    <w:rsid w:val="2AA6CB46"/>
    <w:rsid w:val="2AB90F50"/>
    <w:rsid w:val="2AC36664"/>
    <w:rsid w:val="2ACFE3CE"/>
    <w:rsid w:val="2AD0A6F5"/>
    <w:rsid w:val="2AD7A90B"/>
    <w:rsid w:val="2ADCD68C"/>
    <w:rsid w:val="2AE89B6A"/>
    <w:rsid w:val="2AED8E92"/>
    <w:rsid w:val="2AF28049"/>
    <w:rsid w:val="2B07DAE6"/>
    <w:rsid w:val="2B107FDB"/>
    <w:rsid w:val="2B1330F4"/>
    <w:rsid w:val="2B2B783E"/>
    <w:rsid w:val="2B3D0C48"/>
    <w:rsid w:val="2B3DA63B"/>
    <w:rsid w:val="2B434047"/>
    <w:rsid w:val="2B4597D6"/>
    <w:rsid w:val="2B50D989"/>
    <w:rsid w:val="2B58FF16"/>
    <w:rsid w:val="2B6005F6"/>
    <w:rsid w:val="2B7450DF"/>
    <w:rsid w:val="2B8C4D6A"/>
    <w:rsid w:val="2B94FFCD"/>
    <w:rsid w:val="2B9ABB21"/>
    <w:rsid w:val="2B9D409B"/>
    <w:rsid w:val="2BAA3B86"/>
    <w:rsid w:val="2BBE8929"/>
    <w:rsid w:val="2BCAA964"/>
    <w:rsid w:val="2BDD60FB"/>
    <w:rsid w:val="2BE0D113"/>
    <w:rsid w:val="2BF10970"/>
    <w:rsid w:val="2BF525F1"/>
    <w:rsid w:val="2BFCD00E"/>
    <w:rsid w:val="2C02BA84"/>
    <w:rsid w:val="2C09C094"/>
    <w:rsid w:val="2C0A7FCF"/>
    <w:rsid w:val="2C1205B4"/>
    <w:rsid w:val="2C1B96EB"/>
    <w:rsid w:val="2C2028DA"/>
    <w:rsid w:val="2C29D265"/>
    <w:rsid w:val="2C3C10B0"/>
    <w:rsid w:val="2C40267D"/>
    <w:rsid w:val="2C427A67"/>
    <w:rsid w:val="2C43A92A"/>
    <w:rsid w:val="2C48CF6E"/>
    <w:rsid w:val="2C5DD33E"/>
    <w:rsid w:val="2C6DC386"/>
    <w:rsid w:val="2C7B4B05"/>
    <w:rsid w:val="2C7CEF80"/>
    <w:rsid w:val="2C85D51D"/>
    <w:rsid w:val="2C88FCCC"/>
    <w:rsid w:val="2C8DA750"/>
    <w:rsid w:val="2CA0B12B"/>
    <w:rsid w:val="2CB0CF5D"/>
    <w:rsid w:val="2CB89391"/>
    <w:rsid w:val="2CB931A2"/>
    <w:rsid w:val="2CC517D4"/>
    <w:rsid w:val="2CDA9F86"/>
    <w:rsid w:val="2CDF418F"/>
    <w:rsid w:val="2CE6BCFA"/>
    <w:rsid w:val="2CEED8EF"/>
    <w:rsid w:val="2CF1DD09"/>
    <w:rsid w:val="2CF6BC47"/>
    <w:rsid w:val="2D08F9FC"/>
    <w:rsid w:val="2D11E305"/>
    <w:rsid w:val="2D327132"/>
    <w:rsid w:val="2D3A4859"/>
    <w:rsid w:val="2D4CD01E"/>
    <w:rsid w:val="2D4E3F3E"/>
    <w:rsid w:val="2D5AA061"/>
    <w:rsid w:val="2D5E0BB9"/>
    <w:rsid w:val="2D7C278F"/>
    <w:rsid w:val="2D7E9A78"/>
    <w:rsid w:val="2DA2F306"/>
    <w:rsid w:val="2DAB28E5"/>
    <w:rsid w:val="2DB243C2"/>
    <w:rsid w:val="2DB4EE95"/>
    <w:rsid w:val="2DB579B4"/>
    <w:rsid w:val="2DC54E22"/>
    <w:rsid w:val="2DC8FB30"/>
    <w:rsid w:val="2DD193FA"/>
    <w:rsid w:val="2DD36EA1"/>
    <w:rsid w:val="2DE205D0"/>
    <w:rsid w:val="2DEA7D02"/>
    <w:rsid w:val="2DEEA4FB"/>
    <w:rsid w:val="2DEFB2D2"/>
    <w:rsid w:val="2DFE6323"/>
    <w:rsid w:val="2E10E60D"/>
    <w:rsid w:val="2E187986"/>
    <w:rsid w:val="2E24BD00"/>
    <w:rsid w:val="2E3FBD1B"/>
    <w:rsid w:val="2E43752C"/>
    <w:rsid w:val="2E485982"/>
    <w:rsid w:val="2E48C564"/>
    <w:rsid w:val="2E4B0660"/>
    <w:rsid w:val="2E4C7EEF"/>
    <w:rsid w:val="2E4E6A54"/>
    <w:rsid w:val="2E610D6A"/>
    <w:rsid w:val="2E66900C"/>
    <w:rsid w:val="2E7885D9"/>
    <w:rsid w:val="2E8C25E4"/>
    <w:rsid w:val="2E8D289B"/>
    <w:rsid w:val="2E90F58A"/>
    <w:rsid w:val="2E93443B"/>
    <w:rsid w:val="2E98A1CA"/>
    <w:rsid w:val="2E9A35A8"/>
    <w:rsid w:val="2EA0C9FE"/>
    <w:rsid w:val="2EA10C3C"/>
    <w:rsid w:val="2EA5BB41"/>
    <w:rsid w:val="2EB18F1D"/>
    <w:rsid w:val="2EBC72C4"/>
    <w:rsid w:val="2EBDCD9B"/>
    <w:rsid w:val="2EE6C9C0"/>
    <w:rsid w:val="2EE8A582"/>
    <w:rsid w:val="2EEBC7E4"/>
    <w:rsid w:val="2EEDE3A3"/>
    <w:rsid w:val="2EEE9C3E"/>
    <w:rsid w:val="2EF4E44E"/>
    <w:rsid w:val="2EF60C8A"/>
    <w:rsid w:val="2EF76017"/>
    <w:rsid w:val="2EFF925C"/>
    <w:rsid w:val="2F106BBC"/>
    <w:rsid w:val="2F36BE28"/>
    <w:rsid w:val="2F3D9B7F"/>
    <w:rsid w:val="2F466078"/>
    <w:rsid w:val="2F477476"/>
    <w:rsid w:val="2F4FA800"/>
    <w:rsid w:val="2F507BB2"/>
    <w:rsid w:val="2F516A0D"/>
    <w:rsid w:val="2F66EE41"/>
    <w:rsid w:val="2F6B460B"/>
    <w:rsid w:val="2F6F5A08"/>
    <w:rsid w:val="2F709CF3"/>
    <w:rsid w:val="2F733BA9"/>
    <w:rsid w:val="2F757F1C"/>
    <w:rsid w:val="2F88E231"/>
    <w:rsid w:val="2F9D30C2"/>
    <w:rsid w:val="2F9E32A7"/>
    <w:rsid w:val="2FA4C7FE"/>
    <w:rsid w:val="2FA8A9CB"/>
    <w:rsid w:val="2FAB4015"/>
    <w:rsid w:val="2FC60899"/>
    <w:rsid w:val="2FCB854E"/>
    <w:rsid w:val="2FCD7D8E"/>
    <w:rsid w:val="2FD8CCFD"/>
    <w:rsid w:val="2FE14655"/>
    <w:rsid w:val="2FF1DFAD"/>
    <w:rsid w:val="2FFEE0A5"/>
    <w:rsid w:val="300AC499"/>
    <w:rsid w:val="3015302D"/>
    <w:rsid w:val="302CBE12"/>
    <w:rsid w:val="30324432"/>
    <w:rsid w:val="3040D4BB"/>
    <w:rsid w:val="3047A658"/>
    <w:rsid w:val="3047BCD8"/>
    <w:rsid w:val="304B17D2"/>
    <w:rsid w:val="3052507D"/>
    <w:rsid w:val="30532D77"/>
    <w:rsid w:val="30571CE3"/>
    <w:rsid w:val="30624801"/>
    <w:rsid w:val="3065A84E"/>
    <w:rsid w:val="3083F8F7"/>
    <w:rsid w:val="30894E6A"/>
    <w:rsid w:val="309F4169"/>
    <w:rsid w:val="30AF47DF"/>
    <w:rsid w:val="30BDDAC9"/>
    <w:rsid w:val="30C393EB"/>
    <w:rsid w:val="30D5E502"/>
    <w:rsid w:val="30D78CC2"/>
    <w:rsid w:val="30DFAD86"/>
    <w:rsid w:val="30E4D7F6"/>
    <w:rsid w:val="30E71967"/>
    <w:rsid w:val="30EF083A"/>
    <w:rsid w:val="311E4E10"/>
    <w:rsid w:val="31223CE7"/>
    <w:rsid w:val="312585D6"/>
    <w:rsid w:val="3143920E"/>
    <w:rsid w:val="315B9A74"/>
    <w:rsid w:val="316407FB"/>
    <w:rsid w:val="316ECB59"/>
    <w:rsid w:val="316F98CF"/>
    <w:rsid w:val="3176CCB3"/>
    <w:rsid w:val="3187851A"/>
    <w:rsid w:val="318B342A"/>
    <w:rsid w:val="31920140"/>
    <w:rsid w:val="319594F4"/>
    <w:rsid w:val="31E9518C"/>
    <w:rsid w:val="31F006ED"/>
    <w:rsid w:val="31F411AC"/>
    <w:rsid w:val="31F985A0"/>
    <w:rsid w:val="3217236C"/>
    <w:rsid w:val="3219C311"/>
    <w:rsid w:val="32260F27"/>
    <w:rsid w:val="322E2037"/>
    <w:rsid w:val="3233FACA"/>
    <w:rsid w:val="32385BBF"/>
    <w:rsid w:val="32388852"/>
    <w:rsid w:val="323A1ACA"/>
    <w:rsid w:val="323B2822"/>
    <w:rsid w:val="323B6A89"/>
    <w:rsid w:val="324452BC"/>
    <w:rsid w:val="32495731"/>
    <w:rsid w:val="3261CAF5"/>
    <w:rsid w:val="327D9470"/>
    <w:rsid w:val="3297845C"/>
    <w:rsid w:val="329BFF89"/>
    <w:rsid w:val="329C1890"/>
    <w:rsid w:val="329F9855"/>
    <w:rsid w:val="329F9D60"/>
    <w:rsid w:val="32A94E1F"/>
    <w:rsid w:val="32B02331"/>
    <w:rsid w:val="32CFDEAE"/>
    <w:rsid w:val="32DBB066"/>
    <w:rsid w:val="32DCB1A6"/>
    <w:rsid w:val="32E600A4"/>
    <w:rsid w:val="331212F8"/>
    <w:rsid w:val="33208378"/>
    <w:rsid w:val="332FDD7C"/>
    <w:rsid w:val="33360CF3"/>
    <w:rsid w:val="3336A71A"/>
    <w:rsid w:val="3351DD11"/>
    <w:rsid w:val="335B218B"/>
    <w:rsid w:val="336071D9"/>
    <w:rsid w:val="336B8CE4"/>
    <w:rsid w:val="33715714"/>
    <w:rsid w:val="3377D79D"/>
    <w:rsid w:val="337C288F"/>
    <w:rsid w:val="3387CEB2"/>
    <w:rsid w:val="33901E8C"/>
    <w:rsid w:val="339ED015"/>
    <w:rsid w:val="33B17139"/>
    <w:rsid w:val="33E7BBDC"/>
    <w:rsid w:val="33EA64C4"/>
    <w:rsid w:val="33F07F5F"/>
    <w:rsid w:val="3406E1A7"/>
    <w:rsid w:val="340766BC"/>
    <w:rsid w:val="3418990F"/>
    <w:rsid w:val="3419537A"/>
    <w:rsid w:val="341A1B38"/>
    <w:rsid w:val="341B6A92"/>
    <w:rsid w:val="3420085E"/>
    <w:rsid w:val="34310854"/>
    <w:rsid w:val="3432FFE6"/>
    <w:rsid w:val="343E10B7"/>
    <w:rsid w:val="344B3655"/>
    <w:rsid w:val="344C64B6"/>
    <w:rsid w:val="3459382B"/>
    <w:rsid w:val="345F4DD2"/>
    <w:rsid w:val="346FAA49"/>
    <w:rsid w:val="347A566E"/>
    <w:rsid w:val="349340B2"/>
    <w:rsid w:val="349B2F1D"/>
    <w:rsid w:val="349BD8D7"/>
    <w:rsid w:val="349F9402"/>
    <w:rsid w:val="34A7E0F5"/>
    <w:rsid w:val="34B6F89E"/>
    <w:rsid w:val="34CEACF8"/>
    <w:rsid w:val="34D4A959"/>
    <w:rsid w:val="34D80796"/>
    <w:rsid w:val="34DB4EAC"/>
    <w:rsid w:val="34DFA649"/>
    <w:rsid w:val="34E04829"/>
    <w:rsid w:val="34E4CD07"/>
    <w:rsid w:val="34EA6798"/>
    <w:rsid w:val="34FDFF50"/>
    <w:rsid w:val="34FE47B0"/>
    <w:rsid w:val="3505725B"/>
    <w:rsid w:val="351998A0"/>
    <w:rsid w:val="3521C200"/>
    <w:rsid w:val="35320C28"/>
    <w:rsid w:val="354576CE"/>
    <w:rsid w:val="35492FE8"/>
    <w:rsid w:val="354E49FE"/>
    <w:rsid w:val="354FA7C2"/>
    <w:rsid w:val="355288A7"/>
    <w:rsid w:val="356D8731"/>
    <w:rsid w:val="358114F8"/>
    <w:rsid w:val="35812DD5"/>
    <w:rsid w:val="3589D357"/>
    <w:rsid w:val="358BB103"/>
    <w:rsid w:val="358EFB9D"/>
    <w:rsid w:val="35A60B89"/>
    <w:rsid w:val="35AB3C7E"/>
    <w:rsid w:val="35B53444"/>
    <w:rsid w:val="35B7810C"/>
    <w:rsid w:val="35B787F8"/>
    <w:rsid w:val="35B7D5F1"/>
    <w:rsid w:val="35BA7F9B"/>
    <w:rsid w:val="35BEE30E"/>
    <w:rsid w:val="35C2298C"/>
    <w:rsid w:val="35CA475D"/>
    <w:rsid w:val="35CB4226"/>
    <w:rsid w:val="35D46A2D"/>
    <w:rsid w:val="35E23E5C"/>
    <w:rsid w:val="3601F969"/>
    <w:rsid w:val="3603ED7F"/>
    <w:rsid w:val="360DFEAF"/>
    <w:rsid w:val="361F143A"/>
    <w:rsid w:val="3625DFC2"/>
    <w:rsid w:val="363700F6"/>
    <w:rsid w:val="3637320C"/>
    <w:rsid w:val="364E7AB4"/>
    <w:rsid w:val="36550F97"/>
    <w:rsid w:val="366DF93D"/>
    <w:rsid w:val="366F1FF7"/>
    <w:rsid w:val="3685008C"/>
    <w:rsid w:val="368ED359"/>
    <w:rsid w:val="3693E6F9"/>
    <w:rsid w:val="36985DF5"/>
    <w:rsid w:val="36A0CF42"/>
    <w:rsid w:val="36A74D79"/>
    <w:rsid w:val="36A7E1D2"/>
    <w:rsid w:val="36A9BE43"/>
    <w:rsid w:val="36B07A3F"/>
    <w:rsid w:val="36B163C2"/>
    <w:rsid w:val="36BA9651"/>
    <w:rsid w:val="36BCDA68"/>
    <w:rsid w:val="36C18C7D"/>
    <w:rsid w:val="36CE3C28"/>
    <w:rsid w:val="36DC0BDB"/>
    <w:rsid w:val="36FD71CE"/>
    <w:rsid w:val="3715F316"/>
    <w:rsid w:val="371B1D26"/>
    <w:rsid w:val="3721E09D"/>
    <w:rsid w:val="372B612D"/>
    <w:rsid w:val="373FBAAA"/>
    <w:rsid w:val="374A3796"/>
    <w:rsid w:val="374D7623"/>
    <w:rsid w:val="37550708"/>
    <w:rsid w:val="375C8A3F"/>
    <w:rsid w:val="376D125F"/>
    <w:rsid w:val="3770FF9E"/>
    <w:rsid w:val="377794C0"/>
    <w:rsid w:val="37805522"/>
    <w:rsid w:val="37809C84"/>
    <w:rsid w:val="3780D6CC"/>
    <w:rsid w:val="3787434C"/>
    <w:rsid w:val="3788BA53"/>
    <w:rsid w:val="3794194F"/>
    <w:rsid w:val="37994883"/>
    <w:rsid w:val="37A68B2A"/>
    <w:rsid w:val="37B517EC"/>
    <w:rsid w:val="37B57C6C"/>
    <w:rsid w:val="37C332B7"/>
    <w:rsid w:val="37D7D3E6"/>
    <w:rsid w:val="37DB4FF1"/>
    <w:rsid w:val="37EE514E"/>
    <w:rsid w:val="37F6C5AD"/>
    <w:rsid w:val="37FED247"/>
    <w:rsid w:val="38207210"/>
    <w:rsid w:val="3824603C"/>
    <w:rsid w:val="382F0FFD"/>
    <w:rsid w:val="38338003"/>
    <w:rsid w:val="383EB689"/>
    <w:rsid w:val="3847FB2C"/>
    <w:rsid w:val="384AFECA"/>
    <w:rsid w:val="386119D5"/>
    <w:rsid w:val="387DD4DF"/>
    <w:rsid w:val="3885FD89"/>
    <w:rsid w:val="3889014B"/>
    <w:rsid w:val="38972DBB"/>
    <w:rsid w:val="3898B4F5"/>
    <w:rsid w:val="38A3CA36"/>
    <w:rsid w:val="38A82962"/>
    <w:rsid w:val="38BC784D"/>
    <w:rsid w:val="38BDB0B1"/>
    <w:rsid w:val="38C8FDC2"/>
    <w:rsid w:val="38F00953"/>
    <w:rsid w:val="38F61553"/>
    <w:rsid w:val="3903FA89"/>
    <w:rsid w:val="390FDC11"/>
    <w:rsid w:val="3913EB55"/>
    <w:rsid w:val="391FA1AA"/>
    <w:rsid w:val="392C768B"/>
    <w:rsid w:val="394A8A23"/>
    <w:rsid w:val="39685086"/>
    <w:rsid w:val="39689129"/>
    <w:rsid w:val="397B27BA"/>
    <w:rsid w:val="398210CA"/>
    <w:rsid w:val="399C1794"/>
    <w:rsid w:val="39A2470E"/>
    <w:rsid w:val="39A44F64"/>
    <w:rsid w:val="39BE7328"/>
    <w:rsid w:val="39C3928F"/>
    <w:rsid w:val="39D33075"/>
    <w:rsid w:val="39DEC63C"/>
    <w:rsid w:val="39E0190A"/>
    <w:rsid w:val="39E22D6B"/>
    <w:rsid w:val="39F4DBCB"/>
    <w:rsid w:val="39F7E76E"/>
    <w:rsid w:val="39FA2023"/>
    <w:rsid w:val="3A021750"/>
    <w:rsid w:val="3A045FAF"/>
    <w:rsid w:val="3A0F5BC2"/>
    <w:rsid w:val="3A119F75"/>
    <w:rsid w:val="3A14B96D"/>
    <w:rsid w:val="3A2B16BA"/>
    <w:rsid w:val="3A3652C0"/>
    <w:rsid w:val="3A3BFC6D"/>
    <w:rsid w:val="3A41B258"/>
    <w:rsid w:val="3A81AE8C"/>
    <w:rsid w:val="3A89837D"/>
    <w:rsid w:val="3A8AD09B"/>
    <w:rsid w:val="3A8EC875"/>
    <w:rsid w:val="3A965AB6"/>
    <w:rsid w:val="3A9DE3FD"/>
    <w:rsid w:val="3AA73F0C"/>
    <w:rsid w:val="3AAB9430"/>
    <w:rsid w:val="3ACCA4BB"/>
    <w:rsid w:val="3AE01550"/>
    <w:rsid w:val="3AEEB1D5"/>
    <w:rsid w:val="3AFE540A"/>
    <w:rsid w:val="3B188ED0"/>
    <w:rsid w:val="3B1EB281"/>
    <w:rsid w:val="3B24FE47"/>
    <w:rsid w:val="3B2B8896"/>
    <w:rsid w:val="3B39D981"/>
    <w:rsid w:val="3B4C0342"/>
    <w:rsid w:val="3B602F88"/>
    <w:rsid w:val="3B614582"/>
    <w:rsid w:val="3B6C6037"/>
    <w:rsid w:val="3B6E7660"/>
    <w:rsid w:val="3B70A2E6"/>
    <w:rsid w:val="3B7BC02C"/>
    <w:rsid w:val="3B817634"/>
    <w:rsid w:val="3B82318F"/>
    <w:rsid w:val="3B83AFA2"/>
    <w:rsid w:val="3B872D13"/>
    <w:rsid w:val="3B92B805"/>
    <w:rsid w:val="3B92D57D"/>
    <w:rsid w:val="3B9AF83E"/>
    <w:rsid w:val="3BA5B672"/>
    <w:rsid w:val="3BA77E6D"/>
    <w:rsid w:val="3BAB0F0A"/>
    <w:rsid w:val="3BAC3824"/>
    <w:rsid w:val="3BB0126C"/>
    <w:rsid w:val="3BBB5BBE"/>
    <w:rsid w:val="3BBE1431"/>
    <w:rsid w:val="3BCEF11A"/>
    <w:rsid w:val="3BD11F9A"/>
    <w:rsid w:val="3BD12B14"/>
    <w:rsid w:val="3BD1A8AF"/>
    <w:rsid w:val="3BD29C3B"/>
    <w:rsid w:val="3BD4AD3F"/>
    <w:rsid w:val="3BD9AC61"/>
    <w:rsid w:val="3BE3140B"/>
    <w:rsid w:val="3BEADAA7"/>
    <w:rsid w:val="3BEC17AE"/>
    <w:rsid w:val="3BF3AC4B"/>
    <w:rsid w:val="3BF6C9FA"/>
    <w:rsid w:val="3BF8F2AA"/>
    <w:rsid w:val="3C01BA54"/>
    <w:rsid w:val="3C061911"/>
    <w:rsid w:val="3C104330"/>
    <w:rsid w:val="3C14E1FC"/>
    <w:rsid w:val="3C1FD4F1"/>
    <w:rsid w:val="3C27CD4C"/>
    <w:rsid w:val="3C2E1290"/>
    <w:rsid w:val="3C32BB75"/>
    <w:rsid w:val="3C4836DE"/>
    <w:rsid w:val="3C544101"/>
    <w:rsid w:val="3C5730FA"/>
    <w:rsid w:val="3C5D71F9"/>
    <w:rsid w:val="3C7AC515"/>
    <w:rsid w:val="3C839B9A"/>
    <w:rsid w:val="3C98C841"/>
    <w:rsid w:val="3C99C4E1"/>
    <w:rsid w:val="3C9D3B38"/>
    <w:rsid w:val="3C9F29BF"/>
    <w:rsid w:val="3CA83B97"/>
    <w:rsid w:val="3CAD9985"/>
    <w:rsid w:val="3CAEF174"/>
    <w:rsid w:val="3CB60029"/>
    <w:rsid w:val="3CBF3E72"/>
    <w:rsid w:val="3CCBE640"/>
    <w:rsid w:val="3CD17FDF"/>
    <w:rsid w:val="3CD24FF4"/>
    <w:rsid w:val="3CD4336E"/>
    <w:rsid w:val="3CD6414A"/>
    <w:rsid w:val="3CE009D6"/>
    <w:rsid w:val="3CE27BF1"/>
    <w:rsid w:val="3CF103B2"/>
    <w:rsid w:val="3CF2770C"/>
    <w:rsid w:val="3D02E2F8"/>
    <w:rsid w:val="3D031B41"/>
    <w:rsid w:val="3D0444DC"/>
    <w:rsid w:val="3D0D018B"/>
    <w:rsid w:val="3D107F2F"/>
    <w:rsid w:val="3D14588F"/>
    <w:rsid w:val="3D1C520B"/>
    <w:rsid w:val="3D1D3559"/>
    <w:rsid w:val="3D246244"/>
    <w:rsid w:val="3D31B51F"/>
    <w:rsid w:val="3D451E7F"/>
    <w:rsid w:val="3D495499"/>
    <w:rsid w:val="3D4C8A2E"/>
    <w:rsid w:val="3D4E285F"/>
    <w:rsid w:val="3D50A632"/>
    <w:rsid w:val="3D530437"/>
    <w:rsid w:val="3D53B13C"/>
    <w:rsid w:val="3D53FD0F"/>
    <w:rsid w:val="3D59E25A"/>
    <w:rsid w:val="3D62492B"/>
    <w:rsid w:val="3D67A2F7"/>
    <w:rsid w:val="3D69CD3B"/>
    <w:rsid w:val="3D72AA5C"/>
    <w:rsid w:val="3DA2311D"/>
    <w:rsid w:val="3DB16C78"/>
    <w:rsid w:val="3DB305FC"/>
    <w:rsid w:val="3DBB6705"/>
    <w:rsid w:val="3DBF57CB"/>
    <w:rsid w:val="3DC0995C"/>
    <w:rsid w:val="3DC14030"/>
    <w:rsid w:val="3DCEAABF"/>
    <w:rsid w:val="3DDB2EEF"/>
    <w:rsid w:val="3DDCFE1B"/>
    <w:rsid w:val="3DDDBB7A"/>
    <w:rsid w:val="3DF34765"/>
    <w:rsid w:val="3DF45E21"/>
    <w:rsid w:val="3E0918BD"/>
    <w:rsid w:val="3E09EF11"/>
    <w:rsid w:val="3E1049F1"/>
    <w:rsid w:val="3E20C750"/>
    <w:rsid w:val="3E2EB2C1"/>
    <w:rsid w:val="3E328B4C"/>
    <w:rsid w:val="3E35D8FD"/>
    <w:rsid w:val="3E37D6A9"/>
    <w:rsid w:val="3E3AAED9"/>
    <w:rsid w:val="3E469B90"/>
    <w:rsid w:val="3E55B5B5"/>
    <w:rsid w:val="3E5872BC"/>
    <w:rsid w:val="3E58B93A"/>
    <w:rsid w:val="3E6EE242"/>
    <w:rsid w:val="3E77ABD5"/>
    <w:rsid w:val="3E800C6A"/>
    <w:rsid w:val="3EA99209"/>
    <w:rsid w:val="3EB32685"/>
    <w:rsid w:val="3EBB9F86"/>
    <w:rsid w:val="3ECB86CA"/>
    <w:rsid w:val="3ED0D47F"/>
    <w:rsid w:val="3ED72393"/>
    <w:rsid w:val="3EE5F2A4"/>
    <w:rsid w:val="3EEB15EA"/>
    <w:rsid w:val="3EF0AFA6"/>
    <w:rsid w:val="3EF87BF9"/>
    <w:rsid w:val="3EFD254F"/>
    <w:rsid w:val="3EFD7324"/>
    <w:rsid w:val="3F133637"/>
    <w:rsid w:val="3F1489D3"/>
    <w:rsid w:val="3F14E6A1"/>
    <w:rsid w:val="3F179F8C"/>
    <w:rsid w:val="3F19EE68"/>
    <w:rsid w:val="3F235DDD"/>
    <w:rsid w:val="3F390DD2"/>
    <w:rsid w:val="3F65E78D"/>
    <w:rsid w:val="3F6CC06D"/>
    <w:rsid w:val="3F756CE6"/>
    <w:rsid w:val="3F804B48"/>
    <w:rsid w:val="3F804C26"/>
    <w:rsid w:val="3F8725CA"/>
    <w:rsid w:val="3F8909E7"/>
    <w:rsid w:val="3F8B4579"/>
    <w:rsid w:val="3F993D5F"/>
    <w:rsid w:val="3F9F014F"/>
    <w:rsid w:val="3FBADE57"/>
    <w:rsid w:val="3FBCA9BF"/>
    <w:rsid w:val="3FD24804"/>
    <w:rsid w:val="3FD3A6FE"/>
    <w:rsid w:val="3FDA6B9B"/>
    <w:rsid w:val="3FDA6DE0"/>
    <w:rsid w:val="3FE4DDC8"/>
    <w:rsid w:val="3FECA5BB"/>
    <w:rsid w:val="3FF85664"/>
    <w:rsid w:val="3FFF8C90"/>
    <w:rsid w:val="40153556"/>
    <w:rsid w:val="4015D2E3"/>
    <w:rsid w:val="4020A97B"/>
    <w:rsid w:val="4039657D"/>
    <w:rsid w:val="404455B0"/>
    <w:rsid w:val="40491363"/>
    <w:rsid w:val="404C3A86"/>
    <w:rsid w:val="404EEAEB"/>
    <w:rsid w:val="4067E7A4"/>
    <w:rsid w:val="4067EFD1"/>
    <w:rsid w:val="406E9183"/>
    <w:rsid w:val="407EA131"/>
    <w:rsid w:val="407FC6A5"/>
    <w:rsid w:val="4085AF35"/>
    <w:rsid w:val="409C032B"/>
    <w:rsid w:val="40AA3BB2"/>
    <w:rsid w:val="40AA5A08"/>
    <w:rsid w:val="40CED6E3"/>
    <w:rsid w:val="40DCBB53"/>
    <w:rsid w:val="40DE8702"/>
    <w:rsid w:val="40E6D4CD"/>
    <w:rsid w:val="40F4D7E1"/>
    <w:rsid w:val="4101818E"/>
    <w:rsid w:val="410506FD"/>
    <w:rsid w:val="4109AAAE"/>
    <w:rsid w:val="410B6822"/>
    <w:rsid w:val="41101BCE"/>
    <w:rsid w:val="41199796"/>
    <w:rsid w:val="4119B541"/>
    <w:rsid w:val="411E63AC"/>
    <w:rsid w:val="411FDA00"/>
    <w:rsid w:val="41348770"/>
    <w:rsid w:val="4137BCF6"/>
    <w:rsid w:val="414592C7"/>
    <w:rsid w:val="41505727"/>
    <w:rsid w:val="41510611"/>
    <w:rsid w:val="415C0678"/>
    <w:rsid w:val="4165E197"/>
    <w:rsid w:val="4190E810"/>
    <w:rsid w:val="41918E5F"/>
    <w:rsid w:val="41994AC1"/>
    <w:rsid w:val="41996F2F"/>
    <w:rsid w:val="41AD9C9D"/>
    <w:rsid w:val="41B5F242"/>
    <w:rsid w:val="41D54C0B"/>
    <w:rsid w:val="41DA8E0F"/>
    <w:rsid w:val="41E17CFF"/>
    <w:rsid w:val="41FA3E01"/>
    <w:rsid w:val="41FAD700"/>
    <w:rsid w:val="41FD2D9B"/>
    <w:rsid w:val="41FEDEAD"/>
    <w:rsid w:val="42035FEC"/>
    <w:rsid w:val="4207554B"/>
    <w:rsid w:val="4218E5F2"/>
    <w:rsid w:val="422B08D7"/>
    <w:rsid w:val="422C3A9A"/>
    <w:rsid w:val="423651D6"/>
    <w:rsid w:val="423765A5"/>
    <w:rsid w:val="42404259"/>
    <w:rsid w:val="424D049F"/>
    <w:rsid w:val="424F1C46"/>
    <w:rsid w:val="4251AD50"/>
    <w:rsid w:val="425B0546"/>
    <w:rsid w:val="426FC301"/>
    <w:rsid w:val="4271865F"/>
    <w:rsid w:val="427A60F2"/>
    <w:rsid w:val="4283DB59"/>
    <w:rsid w:val="428C6BC7"/>
    <w:rsid w:val="42A1B5FD"/>
    <w:rsid w:val="42B91A06"/>
    <w:rsid w:val="42C79602"/>
    <w:rsid w:val="42D1F940"/>
    <w:rsid w:val="42D83998"/>
    <w:rsid w:val="42EA8CC8"/>
    <w:rsid w:val="42EE12FA"/>
    <w:rsid w:val="4301908B"/>
    <w:rsid w:val="430FBA80"/>
    <w:rsid w:val="431462E8"/>
    <w:rsid w:val="4316D273"/>
    <w:rsid w:val="43174E87"/>
    <w:rsid w:val="431CD850"/>
    <w:rsid w:val="43306FE9"/>
    <w:rsid w:val="433973DE"/>
    <w:rsid w:val="4345C1EC"/>
    <w:rsid w:val="43476215"/>
    <w:rsid w:val="4351CB2A"/>
    <w:rsid w:val="4353B16C"/>
    <w:rsid w:val="43542613"/>
    <w:rsid w:val="436195E7"/>
    <w:rsid w:val="4378419D"/>
    <w:rsid w:val="437FFC94"/>
    <w:rsid w:val="4387EF18"/>
    <w:rsid w:val="438A2AB5"/>
    <w:rsid w:val="43965B48"/>
    <w:rsid w:val="439B6B8C"/>
    <w:rsid w:val="439F4B46"/>
    <w:rsid w:val="43A3E739"/>
    <w:rsid w:val="43ADC0B8"/>
    <w:rsid w:val="43BE6C0A"/>
    <w:rsid w:val="43C9B686"/>
    <w:rsid w:val="43E5F01B"/>
    <w:rsid w:val="43E6369E"/>
    <w:rsid w:val="43E90550"/>
    <w:rsid w:val="43EBA22C"/>
    <w:rsid w:val="43FCAE97"/>
    <w:rsid w:val="43FE8B44"/>
    <w:rsid w:val="4401FBFD"/>
    <w:rsid w:val="440A489C"/>
    <w:rsid w:val="44250382"/>
    <w:rsid w:val="444D3AD7"/>
    <w:rsid w:val="4457BE85"/>
    <w:rsid w:val="445D020C"/>
    <w:rsid w:val="4464DDAF"/>
    <w:rsid w:val="446E0BE7"/>
    <w:rsid w:val="447865B6"/>
    <w:rsid w:val="447B525D"/>
    <w:rsid w:val="4481597D"/>
    <w:rsid w:val="4484D376"/>
    <w:rsid w:val="44869C37"/>
    <w:rsid w:val="448C8170"/>
    <w:rsid w:val="44937E6F"/>
    <w:rsid w:val="449C1FC4"/>
    <w:rsid w:val="44ADD032"/>
    <w:rsid w:val="44AE23DE"/>
    <w:rsid w:val="44B3B4DE"/>
    <w:rsid w:val="44B847B5"/>
    <w:rsid w:val="44BFA935"/>
    <w:rsid w:val="44D85ABC"/>
    <w:rsid w:val="44D9A51A"/>
    <w:rsid w:val="44E82D3C"/>
    <w:rsid w:val="44F2EB09"/>
    <w:rsid w:val="45017946"/>
    <w:rsid w:val="45021BC3"/>
    <w:rsid w:val="45075853"/>
    <w:rsid w:val="450FE18C"/>
    <w:rsid w:val="4512EC38"/>
    <w:rsid w:val="4519F023"/>
    <w:rsid w:val="45331B08"/>
    <w:rsid w:val="4536D765"/>
    <w:rsid w:val="45378206"/>
    <w:rsid w:val="453DAFF6"/>
    <w:rsid w:val="454867E8"/>
    <w:rsid w:val="454CB859"/>
    <w:rsid w:val="45500234"/>
    <w:rsid w:val="45538020"/>
    <w:rsid w:val="45608A84"/>
    <w:rsid w:val="4561F6A9"/>
    <w:rsid w:val="4563B73C"/>
    <w:rsid w:val="4567C69E"/>
    <w:rsid w:val="45698627"/>
    <w:rsid w:val="4569D511"/>
    <w:rsid w:val="456CA80E"/>
    <w:rsid w:val="4579A549"/>
    <w:rsid w:val="457C5854"/>
    <w:rsid w:val="45849949"/>
    <w:rsid w:val="45899404"/>
    <w:rsid w:val="4592801A"/>
    <w:rsid w:val="45A649D7"/>
    <w:rsid w:val="45B42235"/>
    <w:rsid w:val="45BD7214"/>
    <w:rsid w:val="45BE8F60"/>
    <w:rsid w:val="45C19E9B"/>
    <w:rsid w:val="45D4ADDF"/>
    <w:rsid w:val="45E90BB9"/>
    <w:rsid w:val="45FA6AD6"/>
    <w:rsid w:val="460A48E4"/>
    <w:rsid w:val="460C5AEF"/>
    <w:rsid w:val="460DECB5"/>
    <w:rsid w:val="460FF144"/>
    <w:rsid w:val="4618434D"/>
    <w:rsid w:val="463A9000"/>
    <w:rsid w:val="463D82C9"/>
    <w:rsid w:val="463E9F5C"/>
    <w:rsid w:val="463FCE45"/>
    <w:rsid w:val="46566B44"/>
    <w:rsid w:val="465A60DF"/>
    <w:rsid w:val="46633BBE"/>
    <w:rsid w:val="4676D99A"/>
    <w:rsid w:val="4691937A"/>
    <w:rsid w:val="46ACF0AB"/>
    <w:rsid w:val="46C33D58"/>
    <w:rsid w:val="46CAEBCA"/>
    <w:rsid w:val="46CCD485"/>
    <w:rsid w:val="46D87673"/>
    <w:rsid w:val="46DE1249"/>
    <w:rsid w:val="46E21033"/>
    <w:rsid w:val="46E66B2E"/>
    <w:rsid w:val="46F191D5"/>
    <w:rsid w:val="470C0116"/>
    <w:rsid w:val="470D0998"/>
    <w:rsid w:val="470D2FAC"/>
    <w:rsid w:val="4715F028"/>
    <w:rsid w:val="472A1506"/>
    <w:rsid w:val="473699D5"/>
    <w:rsid w:val="4737BA77"/>
    <w:rsid w:val="473E7E08"/>
    <w:rsid w:val="4740B327"/>
    <w:rsid w:val="4741274A"/>
    <w:rsid w:val="47435D6B"/>
    <w:rsid w:val="474944E6"/>
    <w:rsid w:val="474C64BA"/>
    <w:rsid w:val="474EB9AC"/>
    <w:rsid w:val="4750B113"/>
    <w:rsid w:val="475A3A8B"/>
    <w:rsid w:val="4765DD95"/>
    <w:rsid w:val="477AB575"/>
    <w:rsid w:val="4780F356"/>
    <w:rsid w:val="47A28E8B"/>
    <w:rsid w:val="47B46C59"/>
    <w:rsid w:val="47B5B31C"/>
    <w:rsid w:val="47C294C3"/>
    <w:rsid w:val="47CB2FC4"/>
    <w:rsid w:val="47D9506C"/>
    <w:rsid w:val="47E610CA"/>
    <w:rsid w:val="47EB51C4"/>
    <w:rsid w:val="48106B33"/>
    <w:rsid w:val="4812DD53"/>
    <w:rsid w:val="48279F48"/>
    <w:rsid w:val="483BBCCC"/>
    <w:rsid w:val="486E0DA6"/>
    <w:rsid w:val="4888E441"/>
    <w:rsid w:val="489F5FC3"/>
    <w:rsid w:val="48ACFC83"/>
    <w:rsid w:val="48D3E1A8"/>
    <w:rsid w:val="48DF4B10"/>
    <w:rsid w:val="48EBFCF4"/>
    <w:rsid w:val="48FA77C2"/>
    <w:rsid w:val="48FCAC4C"/>
    <w:rsid w:val="48FCC7F0"/>
    <w:rsid w:val="49013D14"/>
    <w:rsid w:val="4919A942"/>
    <w:rsid w:val="491BDB38"/>
    <w:rsid w:val="4921922A"/>
    <w:rsid w:val="4934DC77"/>
    <w:rsid w:val="496BDBBE"/>
    <w:rsid w:val="496C8FF2"/>
    <w:rsid w:val="496DDF3C"/>
    <w:rsid w:val="497CFABD"/>
    <w:rsid w:val="497FC83F"/>
    <w:rsid w:val="49800431"/>
    <w:rsid w:val="4986A592"/>
    <w:rsid w:val="498AFB1E"/>
    <w:rsid w:val="4992B792"/>
    <w:rsid w:val="4996FBE9"/>
    <w:rsid w:val="49971E62"/>
    <w:rsid w:val="499D2C3B"/>
    <w:rsid w:val="49A172E5"/>
    <w:rsid w:val="49A91C7C"/>
    <w:rsid w:val="49A9D7EC"/>
    <w:rsid w:val="49AA3C9D"/>
    <w:rsid w:val="49B32442"/>
    <w:rsid w:val="49B88088"/>
    <w:rsid w:val="49C8D1E7"/>
    <w:rsid w:val="49DD8EAB"/>
    <w:rsid w:val="49E07A7B"/>
    <w:rsid w:val="49E55C90"/>
    <w:rsid w:val="49E92445"/>
    <w:rsid w:val="49EEF9A2"/>
    <w:rsid w:val="49F6DC86"/>
    <w:rsid w:val="49F6FD8E"/>
    <w:rsid w:val="49FE4A0D"/>
    <w:rsid w:val="4A0B6C89"/>
    <w:rsid w:val="4A1DFF2D"/>
    <w:rsid w:val="4A1F1EE3"/>
    <w:rsid w:val="4A24A9E9"/>
    <w:rsid w:val="4A2AA387"/>
    <w:rsid w:val="4A31C714"/>
    <w:rsid w:val="4A4AE2B7"/>
    <w:rsid w:val="4A4EC004"/>
    <w:rsid w:val="4A506946"/>
    <w:rsid w:val="4A5110EF"/>
    <w:rsid w:val="4A534487"/>
    <w:rsid w:val="4A6DBA0E"/>
    <w:rsid w:val="4A6FEB4C"/>
    <w:rsid w:val="4A71DB4D"/>
    <w:rsid w:val="4A7FE439"/>
    <w:rsid w:val="4A9010CB"/>
    <w:rsid w:val="4A90FA43"/>
    <w:rsid w:val="4A9363A0"/>
    <w:rsid w:val="4A9BB53F"/>
    <w:rsid w:val="4AB2EB42"/>
    <w:rsid w:val="4AB8E0D0"/>
    <w:rsid w:val="4ABE57FC"/>
    <w:rsid w:val="4ABED6CB"/>
    <w:rsid w:val="4ACFF6BF"/>
    <w:rsid w:val="4ADBA3AB"/>
    <w:rsid w:val="4AE2F889"/>
    <w:rsid w:val="4AE3FDB4"/>
    <w:rsid w:val="4AE9F603"/>
    <w:rsid w:val="4AEBC37D"/>
    <w:rsid w:val="4AFA54C6"/>
    <w:rsid w:val="4AFE82DE"/>
    <w:rsid w:val="4B032285"/>
    <w:rsid w:val="4B0722B8"/>
    <w:rsid w:val="4B0813B6"/>
    <w:rsid w:val="4B0D4C03"/>
    <w:rsid w:val="4B154C8D"/>
    <w:rsid w:val="4B35965A"/>
    <w:rsid w:val="4B4827CC"/>
    <w:rsid w:val="4B4B7008"/>
    <w:rsid w:val="4B4CE4D2"/>
    <w:rsid w:val="4B519BD3"/>
    <w:rsid w:val="4B65BD95"/>
    <w:rsid w:val="4B689344"/>
    <w:rsid w:val="4B6B0561"/>
    <w:rsid w:val="4B8166DB"/>
    <w:rsid w:val="4B884FFB"/>
    <w:rsid w:val="4B88D6FE"/>
    <w:rsid w:val="4B8BDC01"/>
    <w:rsid w:val="4B8C172C"/>
    <w:rsid w:val="4B8F7B1B"/>
    <w:rsid w:val="4B93ECA1"/>
    <w:rsid w:val="4B9A0BD4"/>
    <w:rsid w:val="4B9ED1E4"/>
    <w:rsid w:val="4BA1C0C5"/>
    <w:rsid w:val="4BA3C2B6"/>
    <w:rsid w:val="4BA48BE0"/>
    <w:rsid w:val="4BA53ECF"/>
    <w:rsid w:val="4BA85372"/>
    <w:rsid w:val="4BC3234C"/>
    <w:rsid w:val="4BC551E0"/>
    <w:rsid w:val="4BD45681"/>
    <w:rsid w:val="4BEF3CF4"/>
    <w:rsid w:val="4C001E83"/>
    <w:rsid w:val="4C0A6AC9"/>
    <w:rsid w:val="4C0B8B85"/>
    <w:rsid w:val="4C0FB2EA"/>
    <w:rsid w:val="4C19E55B"/>
    <w:rsid w:val="4C28A320"/>
    <w:rsid w:val="4C3A0CF7"/>
    <w:rsid w:val="4C44A516"/>
    <w:rsid w:val="4C454755"/>
    <w:rsid w:val="4C49F1F9"/>
    <w:rsid w:val="4C51A889"/>
    <w:rsid w:val="4C59E8DA"/>
    <w:rsid w:val="4C5CFCB4"/>
    <w:rsid w:val="4C65D626"/>
    <w:rsid w:val="4C6D0E44"/>
    <w:rsid w:val="4C77CB6F"/>
    <w:rsid w:val="4C7FFD6F"/>
    <w:rsid w:val="4C8ACC10"/>
    <w:rsid w:val="4C9632A1"/>
    <w:rsid w:val="4C96B93C"/>
    <w:rsid w:val="4C9C21DA"/>
    <w:rsid w:val="4CA4908D"/>
    <w:rsid w:val="4CA4A151"/>
    <w:rsid w:val="4CAB12A4"/>
    <w:rsid w:val="4CAD81BC"/>
    <w:rsid w:val="4CB2220C"/>
    <w:rsid w:val="4CD02C0E"/>
    <w:rsid w:val="4CE05EA1"/>
    <w:rsid w:val="4CEDA60B"/>
    <w:rsid w:val="4CF3C448"/>
    <w:rsid w:val="4CF5563A"/>
    <w:rsid w:val="4CFF95CC"/>
    <w:rsid w:val="4D00E763"/>
    <w:rsid w:val="4D137B41"/>
    <w:rsid w:val="4D475F3B"/>
    <w:rsid w:val="4D4A54F2"/>
    <w:rsid w:val="4D699703"/>
    <w:rsid w:val="4D7CDA47"/>
    <w:rsid w:val="4D82739A"/>
    <w:rsid w:val="4D83A4B9"/>
    <w:rsid w:val="4D9C283F"/>
    <w:rsid w:val="4DA3F809"/>
    <w:rsid w:val="4DA65E46"/>
    <w:rsid w:val="4DA67A35"/>
    <w:rsid w:val="4DAEBCC2"/>
    <w:rsid w:val="4DC261E1"/>
    <w:rsid w:val="4DC2E21B"/>
    <w:rsid w:val="4DC47340"/>
    <w:rsid w:val="4DDE85D0"/>
    <w:rsid w:val="4DE1C1EC"/>
    <w:rsid w:val="4DE7B5F8"/>
    <w:rsid w:val="4DF3B41A"/>
    <w:rsid w:val="4DFAA81D"/>
    <w:rsid w:val="4DFBBD5C"/>
    <w:rsid w:val="4DFC9ACF"/>
    <w:rsid w:val="4E05830E"/>
    <w:rsid w:val="4E0F17F5"/>
    <w:rsid w:val="4E114738"/>
    <w:rsid w:val="4E178BEE"/>
    <w:rsid w:val="4E18AF9C"/>
    <w:rsid w:val="4E1A251D"/>
    <w:rsid w:val="4E1B3E8A"/>
    <w:rsid w:val="4E1BEF72"/>
    <w:rsid w:val="4E22FF2B"/>
    <w:rsid w:val="4E31ABA4"/>
    <w:rsid w:val="4E334369"/>
    <w:rsid w:val="4E3C1B03"/>
    <w:rsid w:val="4E4D7F5E"/>
    <w:rsid w:val="4E5478F1"/>
    <w:rsid w:val="4E62918F"/>
    <w:rsid w:val="4E6C28EF"/>
    <w:rsid w:val="4E6E1842"/>
    <w:rsid w:val="4E74473B"/>
    <w:rsid w:val="4E80BC0E"/>
    <w:rsid w:val="4E889FCC"/>
    <w:rsid w:val="4E8B530A"/>
    <w:rsid w:val="4E993FE9"/>
    <w:rsid w:val="4EA07BAB"/>
    <w:rsid w:val="4EAB13D9"/>
    <w:rsid w:val="4EB53CDB"/>
    <w:rsid w:val="4EFDF1B7"/>
    <w:rsid w:val="4EFF2F22"/>
    <w:rsid w:val="4F0664D3"/>
    <w:rsid w:val="4F1B6232"/>
    <w:rsid w:val="4F2264ED"/>
    <w:rsid w:val="4F248E10"/>
    <w:rsid w:val="4F2B1FA9"/>
    <w:rsid w:val="4F2E0072"/>
    <w:rsid w:val="4F30AB44"/>
    <w:rsid w:val="4F328775"/>
    <w:rsid w:val="4F348731"/>
    <w:rsid w:val="4F4225C8"/>
    <w:rsid w:val="4F45C0A8"/>
    <w:rsid w:val="4F4EBC25"/>
    <w:rsid w:val="4F50352C"/>
    <w:rsid w:val="4F5119D6"/>
    <w:rsid w:val="4F52BD4A"/>
    <w:rsid w:val="4F5BB274"/>
    <w:rsid w:val="4F763DE0"/>
    <w:rsid w:val="4F7690CC"/>
    <w:rsid w:val="4F7F38FD"/>
    <w:rsid w:val="4F875A6E"/>
    <w:rsid w:val="4F8A2797"/>
    <w:rsid w:val="4F8D6118"/>
    <w:rsid w:val="4F963D43"/>
    <w:rsid w:val="4FA15BEE"/>
    <w:rsid w:val="4FC6D0E8"/>
    <w:rsid w:val="4FCE05C7"/>
    <w:rsid w:val="4FD517C0"/>
    <w:rsid w:val="4FEFA4BA"/>
    <w:rsid w:val="4FF6AF3D"/>
    <w:rsid w:val="4FFC4BED"/>
    <w:rsid w:val="50046385"/>
    <w:rsid w:val="50178587"/>
    <w:rsid w:val="5018D609"/>
    <w:rsid w:val="502905A7"/>
    <w:rsid w:val="503ACCE2"/>
    <w:rsid w:val="503B8D5A"/>
    <w:rsid w:val="5040AA46"/>
    <w:rsid w:val="5044D55B"/>
    <w:rsid w:val="504A30EA"/>
    <w:rsid w:val="504A725A"/>
    <w:rsid w:val="5051F59D"/>
    <w:rsid w:val="5052220A"/>
    <w:rsid w:val="5057DB6A"/>
    <w:rsid w:val="50742A0B"/>
    <w:rsid w:val="507FA218"/>
    <w:rsid w:val="5085956D"/>
    <w:rsid w:val="508796DC"/>
    <w:rsid w:val="508A13C4"/>
    <w:rsid w:val="509A3496"/>
    <w:rsid w:val="509AB319"/>
    <w:rsid w:val="50B77CE7"/>
    <w:rsid w:val="50C06A7C"/>
    <w:rsid w:val="50C1AAD3"/>
    <w:rsid w:val="50CD540D"/>
    <w:rsid w:val="50CD5B03"/>
    <w:rsid w:val="50D5D432"/>
    <w:rsid w:val="50EAF726"/>
    <w:rsid w:val="50F5E0C1"/>
    <w:rsid w:val="5105747F"/>
    <w:rsid w:val="51119689"/>
    <w:rsid w:val="5111ED62"/>
    <w:rsid w:val="511C9908"/>
    <w:rsid w:val="51381B55"/>
    <w:rsid w:val="514363C0"/>
    <w:rsid w:val="51453FA1"/>
    <w:rsid w:val="514D651E"/>
    <w:rsid w:val="51739C5E"/>
    <w:rsid w:val="51759BAB"/>
    <w:rsid w:val="5179A86F"/>
    <w:rsid w:val="51960CD2"/>
    <w:rsid w:val="519D3DA8"/>
    <w:rsid w:val="51A6B9E7"/>
    <w:rsid w:val="51AA836E"/>
    <w:rsid w:val="51ABF882"/>
    <w:rsid w:val="51AC9975"/>
    <w:rsid w:val="51ACD538"/>
    <w:rsid w:val="51AF610F"/>
    <w:rsid w:val="51BB5775"/>
    <w:rsid w:val="51C7DA77"/>
    <w:rsid w:val="51C98080"/>
    <w:rsid w:val="51C9A756"/>
    <w:rsid w:val="51CAE19F"/>
    <w:rsid w:val="51E35E5F"/>
    <w:rsid w:val="52070F98"/>
    <w:rsid w:val="520FBA79"/>
    <w:rsid w:val="52185EB0"/>
    <w:rsid w:val="521A9363"/>
    <w:rsid w:val="5221345F"/>
    <w:rsid w:val="522393C7"/>
    <w:rsid w:val="5225BCC2"/>
    <w:rsid w:val="52262B72"/>
    <w:rsid w:val="52497960"/>
    <w:rsid w:val="524B1976"/>
    <w:rsid w:val="524D1707"/>
    <w:rsid w:val="52632170"/>
    <w:rsid w:val="526EABB6"/>
    <w:rsid w:val="527B421B"/>
    <w:rsid w:val="5288EF90"/>
    <w:rsid w:val="529BC1BF"/>
    <w:rsid w:val="529CE16B"/>
    <w:rsid w:val="52A07A7C"/>
    <w:rsid w:val="52A147A6"/>
    <w:rsid w:val="52A2F004"/>
    <w:rsid w:val="52A940F8"/>
    <w:rsid w:val="52B31DFC"/>
    <w:rsid w:val="52B76E3F"/>
    <w:rsid w:val="52C44C44"/>
    <w:rsid w:val="52C6001D"/>
    <w:rsid w:val="52D7F4F9"/>
    <w:rsid w:val="52E8A304"/>
    <w:rsid w:val="52EB3D31"/>
    <w:rsid w:val="52F13251"/>
    <w:rsid w:val="52F5FE3D"/>
    <w:rsid w:val="52F71992"/>
    <w:rsid w:val="52FAB97E"/>
    <w:rsid w:val="5307EF82"/>
    <w:rsid w:val="530B5C4F"/>
    <w:rsid w:val="530DCB5F"/>
    <w:rsid w:val="5319471C"/>
    <w:rsid w:val="5326D3EE"/>
    <w:rsid w:val="532A16C7"/>
    <w:rsid w:val="532A1AB1"/>
    <w:rsid w:val="53380075"/>
    <w:rsid w:val="534060F6"/>
    <w:rsid w:val="534B4174"/>
    <w:rsid w:val="53518A8B"/>
    <w:rsid w:val="53542C31"/>
    <w:rsid w:val="5355511F"/>
    <w:rsid w:val="5361531C"/>
    <w:rsid w:val="53668488"/>
    <w:rsid w:val="536B4617"/>
    <w:rsid w:val="5374CA82"/>
    <w:rsid w:val="537EEF93"/>
    <w:rsid w:val="53A4D0B8"/>
    <w:rsid w:val="53B2C7CD"/>
    <w:rsid w:val="53B2E5F9"/>
    <w:rsid w:val="53BB0F55"/>
    <w:rsid w:val="53CC48C4"/>
    <w:rsid w:val="53CE0A04"/>
    <w:rsid w:val="53D18D9A"/>
    <w:rsid w:val="53EBFABC"/>
    <w:rsid w:val="53FE40E0"/>
    <w:rsid w:val="54000A4B"/>
    <w:rsid w:val="54051364"/>
    <w:rsid w:val="540798F3"/>
    <w:rsid w:val="540ED999"/>
    <w:rsid w:val="541961E5"/>
    <w:rsid w:val="541F27BC"/>
    <w:rsid w:val="541F559C"/>
    <w:rsid w:val="5422708D"/>
    <w:rsid w:val="54230974"/>
    <w:rsid w:val="54360334"/>
    <w:rsid w:val="543B8EAD"/>
    <w:rsid w:val="543E0298"/>
    <w:rsid w:val="5455932A"/>
    <w:rsid w:val="5457E29A"/>
    <w:rsid w:val="545B05D1"/>
    <w:rsid w:val="546533DE"/>
    <w:rsid w:val="54663D2A"/>
    <w:rsid w:val="54721A82"/>
    <w:rsid w:val="5473D8F2"/>
    <w:rsid w:val="548C927C"/>
    <w:rsid w:val="548D45E7"/>
    <w:rsid w:val="548DE153"/>
    <w:rsid w:val="549A37E2"/>
    <w:rsid w:val="54A29C31"/>
    <w:rsid w:val="54B27920"/>
    <w:rsid w:val="54C04C55"/>
    <w:rsid w:val="54CFD627"/>
    <w:rsid w:val="54D28C41"/>
    <w:rsid w:val="54D73F0F"/>
    <w:rsid w:val="54D88F2F"/>
    <w:rsid w:val="54DA2497"/>
    <w:rsid w:val="54E44AA9"/>
    <w:rsid w:val="54E622F6"/>
    <w:rsid w:val="54FAC347"/>
    <w:rsid w:val="54FD148F"/>
    <w:rsid w:val="55001241"/>
    <w:rsid w:val="5535834C"/>
    <w:rsid w:val="553E3D09"/>
    <w:rsid w:val="55453E6D"/>
    <w:rsid w:val="555E7446"/>
    <w:rsid w:val="55611434"/>
    <w:rsid w:val="55704AD1"/>
    <w:rsid w:val="55713B85"/>
    <w:rsid w:val="55B4D38C"/>
    <w:rsid w:val="55DED132"/>
    <w:rsid w:val="55E82C8C"/>
    <w:rsid w:val="55F571F2"/>
    <w:rsid w:val="55FBAE8C"/>
    <w:rsid w:val="55FBD152"/>
    <w:rsid w:val="55FC3EA0"/>
    <w:rsid w:val="560C7E87"/>
    <w:rsid w:val="561A06C0"/>
    <w:rsid w:val="561BF6BF"/>
    <w:rsid w:val="561C711D"/>
    <w:rsid w:val="561E9F96"/>
    <w:rsid w:val="561EC118"/>
    <w:rsid w:val="562407C8"/>
    <w:rsid w:val="562CC403"/>
    <w:rsid w:val="562FBB84"/>
    <w:rsid w:val="562FF9DC"/>
    <w:rsid w:val="563390FB"/>
    <w:rsid w:val="5643F632"/>
    <w:rsid w:val="5649690C"/>
    <w:rsid w:val="565AC17B"/>
    <w:rsid w:val="565EAC21"/>
    <w:rsid w:val="5674DF34"/>
    <w:rsid w:val="56758F9F"/>
    <w:rsid w:val="5678C8F5"/>
    <w:rsid w:val="567EF8BF"/>
    <w:rsid w:val="5681AB77"/>
    <w:rsid w:val="5690EE48"/>
    <w:rsid w:val="569BAF1C"/>
    <w:rsid w:val="56B46D9B"/>
    <w:rsid w:val="56B6369F"/>
    <w:rsid w:val="56BA534D"/>
    <w:rsid w:val="56EA089E"/>
    <w:rsid w:val="56FA26CF"/>
    <w:rsid w:val="57182C39"/>
    <w:rsid w:val="571BD47B"/>
    <w:rsid w:val="57278C92"/>
    <w:rsid w:val="57322828"/>
    <w:rsid w:val="573A4FA5"/>
    <w:rsid w:val="57449369"/>
    <w:rsid w:val="5745CB9B"/>
    <w:rsid w:val="5747FE41"/>
    <w:rsid w:val="57501794"/>
    <w:rsid w:val="57537131"/>
    <w:rsid w:val="575481BF"/>
    <w:rsid w:val="5767F85C"/>
    <w:rsid w:val="57741084"/>
    <w:rsid w:val="57752FCC"/>
    <w:rsid w:val="5775B1D8"/>
    <w:rsid w:val="5776A505"/>
    <w:rsid w:val="577C19C5"/>
    <w:rsid w:val="57907953"/>
    <w:rsid w:val="579AC7B4"/>
    <w:rsid w:val="579CF29F"/>
    <w:rsid w:val="579E601C"/>
    <w:rsid w:val="57A3E05F"/>
    <w:rsid w:val="57B6A1FF"/>
    <w:rsid w:val="57C4F735"/>
    <w:rsid w:val="57C7DA5F"/>
    <w:rsid w:val="57CAC282"/>
    <w:rsid w:val="57CEF9F8"/>
    <w:rsid w:val="57D514C2"/>
    <w:rsid w:val="57E78982"/>
    <w:rsid w:val="57E9DC71"/>
    <w:rsid w:val="58101E2A"/>
    <w:rsid w:val="58183BCF"/>
    <w:rsid w:val="582D77BE"/>
    <w:rsid w:val="58381309"/>
    <w:rsid w:val="584D174F"/>
    <w:rsid w:val="586773BF"/>
    <w:rsid w:val="586F9CAA"/>
    <w:rsid w:val="5873D5A7"/>
    <w:rsid w:val="58845804"/>
    <w:rsid w:val="58874B86"/>
    <w:rsid w:val="588E92FD"/>
    <w:rsid w:val="58918BBF"/>
    <w:rsid w:val="58936496"/>
    <w:rsid w:val="58950DE5"/>
    <w:rsid w:val="58967CE8"/>
    <w:rsid w:val="589DA146"/>
    <w:rsid w:val="589F74AA"/>
    <w:rsid w:val="58A08BF0"/>
    <w:rsid w:val="58A203CC"/>
    <w:rsid w:val="58B03F17"/>
    <w:rsid w:val="58BFF276"/>
    <w:rsid w:val="58C196FB"/>
    <w:rsid w:val="58C44299"/>
    <w:rsid w:val="58C48D20"/>
    <w:rsid w:val="58C4F67B"/>
    <w:rsid w:val="58C84891"/>
    <w:rsid w:val="58E280AE"/>
    <w:rsid w:val="58E74790"/>
    <w:rsid w:val="58EAEC1D"/>
    <w:rsid w:val="58F7607B"/>
    <w:rsid w:val="58FB4E1A"/>
    <w:rsid w:val="58FB7AEE"/>
    <w:rsid w:val="58FC7CA5"/>
    <w:rsid w:val="591485CE"/>
    <w:rsid w:val="592D75A8"/>
    <w:rsid w:val="592EB292"/>
    <w:rsid w:val="593608EA"/>
    <w:rsid w:val="5937D699"/>
    <w:rsid w:val="593C6B55"/>
    <w:rsid w:val="593CAFF0"/>
    <w:rsid w:val="593F0D88"/>
    <w:rsid w:val="5949E14D"/>
    <w:rsid w:val="59646FB7"/>
    <w:rsid w:val="59678026"/>
    <w:rsid w:val="596E617C"/>
    <w:rsid w:val="597257F3"/>
    <w:rsid w:val="59729A01"/>
    <w:rsid w:val="597841E2"/>
    <w:rsid w:val="59842603"/>
    <w:rsid w:val="5996796D"/>
    <w:rsid w:val="5996A0DE"/>
    <w:rsid w:val="59A0B0DC"/>
    <w:rsid w:val="59A4FD4C"/>
    <w:rsid w:val="59AA8EC0"/>
    <w:rsid w:val="59B391E7"/>
    <w:rsid w:val="59D1C171"/>
    <w:rsid w:val="59D584D0"/>
    <w:rsid w:val="59FC2396"/>
    <w:rsid w:val="5A01355D"/>
    <w:rsid w:val="5A04655E"/>
    <w:rsid w:val="5A1A2DCD"/>
    <w:rsid w:val="5A22A755"/>
    <w:rsid w:val="5A340B60"/>
    <w:rsid w:val="5A367B2E"/>
    <w:rsid w:val="5A3A1D2E"/>
    <w:rsid w:val="5A3E629A"/>
    <w:rsid w:val="5A50832F"/>
    <w:rsid w:val="5A5DAA47"/>
    <w:rsid w:val="5A62AFAF"/>
    <w:rsid w:val="5A71E9A2"/>
    <w:rsid w:val="5A9CACE8"/>
    <w:rsid w:val="5A9DDB20"/>
    <w:rsid w:val="5AA51632"/>
    <w:rsid w:val="5AA6B231"/>
    <w:rsid w:val="5AAD3220"/>
    <w:rsid w:val="5AC3763F"/>
    <w:rsid w:val="5AD9AE10"/>
    <w:rsid w:val="5AE53F34"/>
    <w:rsid w:val="5B00D9DA"/>
    <w:rsid w:val="5B00FEDE"/>
    <w:rsid w:val="5B081AE9"/>
    <w:rsid w:val="5B0F0122"/>
    <w:rsid w:val="5B0FFFEC"/>
    <w:rsid w:val="5B13C493"/>
    <w:rsid w:val="5B14AF48"/>
    <w:rsid w:val="5B17576A"/>
    <w:rsid w:val="5B27B49B"/>
    <w:rsid w:val="5B2A10F1"/>
    <w:rsid w:val="5B2B60A6"/>
    <w:rsid w:val="5B418FAD"/>
    <w:rsid w:val="5B53708B"/>
    <w:rsid w:val="5B5A1943"/>
    <w:rsid w:val="5B628BAF"/>
    <w:rsid w:val="5B630A8A"/>
    <w:rsid w:val="5B6E3CAF"/>
    <w:rsid w:val="5B728955"/>
    <w:rsid w:val="5B735CA9"/>
    <w:rsid w:val="5B7610C3"/>
    <w:rsid w:val="5B80D7F7"/>
    <w:rsid w:val="5B826CD8"/>
    <w:rsid w:val="5B85853B"/>
    <w:rsid w:val="5B92E32B"/>
    <w:rsid w:val="5B989B52"/>
    <w:rsid w:val="5B9A89DF"/>
    <w:rsid w:val="5B9A99AC"/>
    <w:rsid w:val="5B9B20D2"/>
    <w:rsid w:val="5BAA7429"/>
    <w:rsid w:val="5BB53D1F"/>
    <w:rsid w:val="5BB82474"/>
    <w:rsid w:val="5BBDEF0A"/>
    <w:rsid w:val="5BD4D023"/>
    <w:rsid w:val="5BE2D514"/>
    <w:rsid w:val="5BE3773F"/>
    <w:rsid w:val="5BEE4524"/>
    <w:rsid w:val="5BF3B701"/>
    <w:rsid w:val="5BF81ECC"/>
    <w:rsid w:val="5BFD4E02"/>
    <w:rsid w:val="5BFF28F9"/>
    <w:rsid w:val="5C04276E"/>
    <w:rsid w:val="5C090F8E"/>
    <w:rsid w:val="5C187E28"/>
    <w:rsid w:val="5C2C7BE3"/>
    <w:rsid w:val="5C2DD82E"/>
    <w:rsid w:val="5C3DA790"/>
    <w:rsid w:val="5C456972"/>
    <w:rsid w:val="5C46B0AE"/>
    <w:rsid w:val="5C47F826"/>
    <w:rsid w:val="5C50691D"/>
    <w:rsid w:val="5C57926F"/>
    <w:rsid w:val="5C65D77E"/>
    <w:rsid w:val="5C68FED6"/>
    <w:rsid w:val="5C81E9FA"/>
    <w:rsid w:val="5C907DA4"/>
    <w:rsid w:val="5C9197B4"/>
    <w:rsid w:val="5C9ECC59"/>
    <w:rsid w:val="5CA19D60"/>
    <w:rsid w:val="5CA3A9EE"/>
    <w:rsid w:val="5CAFD5FE"/>
    <w:rsid w:val="5CB9AF5D"/>
    <w:rsid w:val="5CBBC1BF"/>
    <w:rsid w:val="5CC301B7"/>
    <w:rsid w:val="5CD3BD0C"/>
    <w:rsid w:val="5CF5A64C"/>
    <w:rsid w:val="5D1AE1F9"/>
    <w:rsid w:val="5D42CC21"/>
    <w:rsid w:val="5D4D40E3"/>
    <w:rsid w:val="5D54E4C1"/>
    <w:rsid w:val="5D5FCB5F"/>
    <w:rsid w:val="5D636D22"/>
    <w:rsid w:val="5D646FC5"/>
    <w:rsid w:val="5D6F6FED"/>
    <w:rsid w:val="5D757546"/>
    <w:rsid w:val="5D81BE71"/>
    <w:rsid w:val="5D872055"/>
    <w:rsid w:val="5D8BBE63"/>
    <w:rsid w:val="5D9B886D"/>
    <w:rsid w:val="5DA3F34D"/>
    <w:rsid w:val="5DBEA64D"/>
    <w:rsid w:val="5DCC26EE"/>
    <w:rsid w:val="5DCE99CE"/>
    <w:rsid w:val="5DD863A9"/>
    <w:rsid w:val="5DFE3C99"/>
    <w:rsid w:val="5DFFBE2F"/>
    <w:rsid w:val="5E02CA2C"/>
    <w:rsid w:val="5E0541DC"/>
    <w:rsid w:val="5E07CD14"/>
    <w:rsid w:val="5E0A543E"/>
    <w:rsid w:val="5E0CA716"/>
    <w:rsid w:val="5E178289"/>
    <w:rsid w:val="5E188E24"/>
    <w:rsid w:val="5E23CE56"/>
    <w:rsid w:val="5E24C4E9"/>
    <w:rsid w:val="5E24D87C"/>
    <w:rsid w:val="5E2527E5"/>
    <w:rsid w:val="5E29D3E2"/>
    <w:rsid w:val="5E453937"/>
    <w:rsid w:val="5E4CE96A"/>
    <w:rsid w:val="5E4CF579"/>
    <w:rsid w:val="5E684D25"/>
    <w:rsid w:val="5E714235"/>
    <w:rsid w:val="5E833E6F"/>
    <w:rsid w:val="5E88F34A"/>
    <w:rsid w:val="5E9756FC"/>
    <w:rsid w:val="5E976620"/>
    <w:rsid w:val="5EA7B6E8"/>
    <w:rsid w:val="5EA7EF55"/>
    <w:rsid w:val="5EB15F9A"/>
    <w:rsid w:val="5EB9851E"/>
    <w:rsid w:val="5EBA997A"/>
    <w:rsid w:val="5EBC1F69"/>
    <w:rsid w:val="5EE809E9"/>
    <w:rsid w:val="5EEBB0BE"/>
    <w:rsid w:val="5F006902"/>
    <w:rsid w:val="5F0818C6"/>
    <w:rsid w:val="5F086F7E"/>
    <w:rsid w:val="5F12D3D2"/>
    <w:rsid w:val="5F192F1A"/>
    <w:rsid w:val="5F1C601B"/>
    <w:rsid w:val="5F1DE666"/>
    <w:rsid w:val="5F296CDC"/>
    <w:rsid w:val="5F529DE1"/>
    <w:rsid w:val="5F55A930"/>
    <w:rsid w:val="5F59D5BC"/>
    <w:rsid w:val="5F6A6AEA"/>
    <w:rsid w:val="5F784346"/>
    <w:rsid w:val="5F8DC5CE"/>
    <w:rsid w:val="5F8E8C4C"/>
    <w:rsid w:val="5FA3830F"/>
    <w:rsid w:val="5FB1C47F"/>
    <w:rsid w:val="5FB27324"/>
    <w:rsid w:val="5FBC42CA"/>
    <w:rsid w:val="5FBF6B71"/>
    <w:rsid w:val="5FC7C7A3"/>
    <w:rsid w:val="5FDDD2FB"/>
    <w:rsid w:val="5FE35AB5"/>
    <w:rsid w:val="5FE485A6"/>
    <w:rsid w:val="5FE660EE"/>
    <w:rsid w:val="5FE66AA3"/>
    <w:rsid w:val="5FF5701F"/>
    <w:rsid w:val="5FF59D16"/>
    <w:rsid w:val="60022B1B"/>
    <w:rsid w:val="60048A9B"/>
    <w:rsid w:val="6008A27E"/>
    <w:rsid w:val="600D759B"/>
    <w:rsid w:val="6012A1DB"/>
    <w:rsid w:val="602927EB"/>
    <w:rsid w:val="602C12AB"/>
    <w:rsid w:val="604EE17C"/>
    <w:rsid w:val="60549838"/>
    <w:rsid w:val="605A4F91"/>
    <w:rsid w:val="6063057E"/>
    <w:rsid w:val="606701BD"/>
    <w:rsid w:val="606DC2E3"/>
    <w:rsid w:val="606E9966"/>
    <w:rsid w:val="607125F5"/>
    <w:rsid w:val="6077A561"/>
    <w:rsid w:val="607D2769"/>
    <w:rsid w:val="60A763BD"/>
    <w:rsid w:val="60B4438D"/>
    <w:rsid w:val="60BA3E50"/>
    <w:rsid w:val="60BAA6D2"/>
    <w:rsid w:val="60C8AA31"/>
    <w:rsid w:val="60D89043"/>
    <w:rsid w:val="60EE53A7"/>
    <w:rsid w:val="60F24DD4"/>
    <w:rsid w:val="6110CF8D"/>
    <w:rsid w:val="61152418"/>
    <w:rsid w:val="612373A8"/>
    <w:rsid w:val="6124AF78"/>
    <w:rsid w:val="6124DC02"/>
    <w:rsid w:val="612DCC34"/>
    <w:rsid w:val="61367416"/>
    <w:rsid w:val="613B6F71"/>
    <w:rsid w:val="6153E858"/>
    <w:rsid w:val="615D4DD5"/>
    <w:rsid w:val="61703903"/>
    <w:rsid w:val="61769995"/>
    <w:rsid w:val="617B0DAB"/>
    <w:rsid w:val="617C9E28"/>
    <w:rsid w:val="61807A03"/>
    <w:rsid w:val="6188A499"/>
    <w:rsid w:val="6197F934"/>
    <w:rsid w:val="61A4B01B"/>
    <w:rsid w:val="61A78DDF"/>
    <w:rsid w:val="61B50DBB"/>
    <w:rsid w:val="61B8CD7E"/>
    <w:rsid w:val="61BED105"/>
    <w:rsid w:val="61C768A3"/>
    <w:rsid w:val="61C878A6"/>
    <w:rsid w:val="61CB77C7"/>
    <w:rsid w:val="61D2BEE3"/>
    <w:rsid w:val="620A917D"/>
    <w:rsid w:val="6216D0F7"/>
    <w:rsid w:val="6223F10C"/>
    <w:rsid w:val="6223F791"/>
    <w:rsid w:val="622FC641"/>
    <w:rsid w:val="62336623"/>
    <w:rsid w:val="6245D985"/>
    <w:rsid w:val="6249C687"/>
    <w:rsid w:val="624E2134"/>
    <w:rsid w:val="624EC672"/>
    <w:rsid w:val="625A1AC2"/>
    <w:rsid w:val="6261483A"/>
    <w:rsid w:val="6265C294"/>
    <w:rsid w:val="6276B80E"/>
    <w:rsid w:val="62847C69"/>
    <w:rsid w:val="6285C110"/>
    <w:rsid w:val="62881DCD"/>
    <w:rsid w:val="628B9BFB"/>
    <w:rsid w:val="628C9E26"/>
    <w:rsid w:val="62915CBA"/>
    <w:rsid w:val="62A6E129"/>
    <w:rsid w:val="62A80FC6"/>
    <w:rsid w:val="62ADB198"/>
    <w:rsid w:val="62ADC1BD"/>
    <w:rsid w:val="62B96697"/>
    <w:rsid w:val="62C135E6"/>
    <w:rsid w:val="62C3101E"/>
    <w:rsid w:val="62C4FD09"/>
    <w:rsid w:val="62C5FB57"/>
    <w:rsid w:val="62C68F3A"/>
    <w:rsid w:val="62CDD467"/>
    <w:rsid w:val="62DF6468"/>
    <w:rsid w:val="62F032F6"/>
    <w:rsid w:val="630A6D96"/>
    <w:rsid w:val="630F6F32"/>
    <w:rsid w:val="6312B77C"/>
    <w:rsid w:val="6317A7A6"/>
    <w:rsid w:val="63259DBC"/>
    <w:rsid w:val="632CF8D6"/>
    <w:rsid w:val="63301516"/>
    <w:rsid w:val="6334BB09"/>
    <w:rsid w:val="633D3B1A"/>
    <w:rsid w:val="634C44BB"/>
    <w:rsid w:val="635F27D7"/>
    <w:rsid w:val="6369DA25"/>
    <w:rsid w:val="636AF96E"/>
    <w:rsid w:val="636C00CE"/>
    <w:rsid w:val="636F3C7E"/>
    <w:rsid w:val="6372C504"/>
    <w:rsid w:val="638C9A0E"/>
    <w:rsid w:val="6391F9C0"/>
    <w:rsid w:val="6394F92D"/>
    <w:rsid w:val="639966D5"/>
    <w:rsid w:val="639E72AE"/>
    <w:rsid w:val="63BCAAEF"/>
    <w:rsid w:val="63CB18F0"/>
    <w:rsid w:val="63CC2541"/>
    <w:rsid w:val="63D5FE88"/>
    <w:rsid w:val="63D61B97"/>
    <w:rsid w:val="63D856B2"/>
    <w:rsid w:val="63DC3D6A"/>
    <w:rsid w:val="63DC7C7A"/>
    <w:rsid w:val="63DDAD6E"/>
    <w:rsid w:val="63E8911F"/>
    <w:rsid w:val="63FDC37F"/>
    <w:rsid w:val="64003CB8"/>
    <w:rsid w:val="6402A380"/>
    <w:rsid w:val="6406E63A"/>
    <w:rsid w:val="640D8803"/>
    <w:rsid w:val="6422C8C3"/>
    <w:rsid w:val="64231B2E"/>
    <w:rsid w:val="642655B1"/>
    <w:rsid w:val="64327A5C"/>
    <w:rsid w:val="64339FCB"/>
    <w:rsid w:val="64392DDD"/>
    <w:rsid w:val="643E7CC0"/>
    <w:rsid w:val="643F1920"/>
    <w:rsid w:val="64496CB3"/>
    <w:rsid w:val="644DFBB1"/>
    <w:rsid w:val="64561358"/>
    <w:rsid w:val="645C2CED"/>
    <w:rsid w:val="646636DF"/>
    <w:rsid w:val="6475DF86"/>
    <w:rsid w:val="647657B6"/>
    <w:rsid w:val="647EF100"/>
    <w:rsid w:val="648114EF"/>
    <w:rsid w:val="64887670"/>
    <w:rsid w:val="648C0D17"/>
    <w:rsid w:val="6496227E"/>
    <w:rsid w:val="64997F1A"/>
    <w:rsid w:val="64A425A8"/>
    <w:rsid w:val="64AA9645"/>
    <w:rsid w:val="64AC1DAB"/>
    <w:rsid w:val="64AC2ECD"/>
    <w:rsid w:val="64B0F949"/>
    <w:rsid w:val="64C1B357"/>
    <w:rsid w:val="64C1CD67"/>
    <w:rsid w:val="64C91E20"/>
    <w:rsid w:val="64C9F23C"/>
    <w:rsid w:val="64DCA162"/>
    <w:rsid w:val="64E3A50A"/>
    <w:rsid w:val="64EF17BE"/>
    <w:rsid w:val="64F453FB"/>
    <w:rsid w:val="64F8DF35"/>
    <w:rsid w:val="64FFD8D3"/>
    <w:rsid w:val="65090317"/>
    <w:rsid w:val="650B2B19"/>
    <w:rsid w:val="6511CD67"/>
    <w:rsid w:val="651C138A"/>
    <w:rsid w:val="651DD85B"/>
    <w:rsid w:val="651F6AD3"/>
    <w:rsid w:val="652195DD"/>
    <w:rsid w:val="65270C36"/>
    <w:rsid w:val="652A9774"/>
    <w:rsid w:val="6531B1D5"/>
    <w:rsid w:val="65408291"/>
    <w:rsid w:val="6547E71E"/>
    <w:rsid w:val="654A6111"/>
    <w:rsid w:val="654CE005"/>
    <w:rsid w:val="65534E28"/>
    <w:rsid w:val="6556A953"/>
    <w:rsid w:val="6568EAF9"/>
    <w:rsid w:val="65773AD6"/>
    <w:rsid w:val="6582B561"/>
    <w:rsid w:val="6583BAB1"/>
    <w:rsid w:val="65876E2A"/>
    <w:rsid w:val="658F6CF4"/>
    <w:rsid w:val="6598D0A8"/>
    <w:rsid w:val="65A17E2D"/>
    <w:rsid w:val="65A7C467"/>
    <w:rsid w:val="65A9F6AE"/>
    <w:rsid w:val="65B3985B"/>
    <w:rsid w:val="65BA2A56"/>
    <w:rsid w:val="65C3E4FA"/>
    <w:rsid w:val="65C54F50"/>
    <w:rsid w:val="65D3B49C"/>
    <w:rsid w:val="65D6E9E1"/>
    <w:rsid w:val="65E7AE0B"/>
    <w:rsid w:val="65EA740B"/>
    <w:rsid w:val="65ED17BB"/>
    <w:rsid w:val="65EEFE97"/>
    <w:rsid w:val="65F957A7"/>
    <w:rsid w:val="65FF5C9F"/>
    <w:rsid w:val="6603FEDC"/>
    <w:rsid w:val="6625D772"/>
    <w:rsid w:val="66260F98"/>
    <w:rsid w:val="6628CB5A"/>
    <w:rsid w:val="66435CB8"/>
    <w:rsid w:val="6644DCB1"/>
    <w:rsid w:val="6646F160"/>
    <w:rsid w:val="66506424"/>
    <w:rsid w:val="665AB8EE"/>
    <w:rsid w:val="6663CA09"/>
    <w:rsid w:val="6668C9DF"/>
    <w:rsid w:val="6671F5F2"/>
    <w:rsid w:val="667BADF3"/>
    <w:rsid w:val="668103DD"/>
    <w:rsid w:val="668EFB4C"/>
    <w:rsid w:val="669FFFD2"/>
    <w:rsid w:val="66A50FD0"/>
    <w:rsid w:val="66AA229F"/>
    <w:rsid w:val="66ABD8A3"/>
    <w:rsid w:val="66AD3818"/>
    <w:rsid w:val="66B46585"/>
    <w:rsid w:val="66B63D82"/>
    <w:rsid w:val="66C0DA09"/>
    <w:rsid w:val="66CB4076"/>
    <w:rsid w:val="66CDF87B"/>
    <w:rsid w:val="66DC752A"/>
    <w:rsid w:val="66E45BD5"/>
    <w:rsid w:val="66F008CF"/>
    <w:rsid w:val="66F12B9A"/>
    <w:rsid w:val="66F2C476"/>
    <w:rsid w:val="66FA9525"/>
    <w:rsid w:val="66FC2E91"/>
    <w:rsid w:val="6700E20C"/>
    <w:rsid w:val="670359C9"/>
    <w:rsid w:val="670DBC44"/>
    <w:rsid w:val="6719150B"/>
    <w:rsid w:val="673DED1E"/>
    <w:rsid w:val="6747ECC1"/>
    <w:rsid w:val="67483DFE"/>
    <w:rsid w:val="675F364D"/>
    <w:rsid w:val="67636A97"/>
    <w:rsid w:val="676DA659"/>
    <w:rsid w:val="677BE36D"/>
    <w:rsid w:val="678236A3"/>
    <w:rsid w:val="6784BDB5"/>
    <w:rsid w:val="678C6A56"/>
    <w:rsid w:val="678E5368"/>
    <w:rsid w:val="6792E835"/>
    <w:rsid w:val="679E1E77"/>
    <w:rsid w:val="67A3AC6B"/>
    <w:rsid w:val="67A763BD"/>
    <w:rsid w:val="67B6F0D1"/>
    <w:rsid w:val="67C8DCE7"/>
    <w:rsid w:val="67D04E0D"/>
    <w:rsid w:val="67D154CE"/>
    <w:rsid w:val="67D5068D"/>
    <w:rsid w:val="67D67B94"/>
    <w:rsid w:val="67EFDC90"/>
    <w:rsid w:val="67F18C5B"/>
    <w:rsid w:val="67F27E0D"/>
    <w:rsid w:val="67FB616F"/>
    <w:rsid w:val="67FBFCD4"/>
    <w:rsid w:val="67FEA951"/>
    <w:rsid w:val="6803C8B0"/>
    <w:rsid w:val="681AB294"/>
    <w:rsid w:val="681E7EE9"/>
    <w:rsid w:val="68295095"/>
    <w:rsid w:val="682A43DF"/>
    <w:rsid w:val="68312E56"/>
    <w:rsid w:val="683228BE"/>
    <w:rsid w:val="68380566"/>
    <w:rsid w:val="683BCF4C"/>
    <w:rsid w:val="68498D25"/>
    <w:rsid w:val="685A0609"/>
    <w:rsid w:val="6864CA65"/>
    <w:rsid w:val="686B5A34"/>
    <w:rsid w:val="6876A6E3"/>
    <w:rsid w:val="689A237C"/>
    <w:rsid w:val="689D055A"/>
    <w:rsid w:val="68A864BE"/>
    <w:rsid w:val="68B27151"/>
    <w:rsid w:val="68B9036E"/>
    <w:rsid w:val="68C0E625"/>
    <w:rsid w:val="68CA9B3E"/>
    <w:rsid w:val="68DC889D"/>
    <w:rsid w:val="68E233A1"/>
    <w:rsid w:val="68E31FA8"/>
    <w:rsid w:val="68E7F4AC"/>
    <w:rsid w:val="68F9811E"/>
    <w:rsid w:val="68FB6883"/>
    <w:rsid w:val="68FB9390"/>
    <w:rsid w:val="690DEF95"/>
    <w:rsid w:val="6911AC59"/>
    <w:rsid w:val="6911F361"/>
    <w:rsid w:val="6927D4CA"/>
    <w:rsid w:val="693F6198"/>
    <w:rsid w:val="69459E87"/>
    <w:rsid w:val="694A17A2"/>
    <w:rsid w:val="694A4E8F"/>
    <w:rsid w:val="6954BB2F"/>
    <w:rsid w:val="69553900"/>
    <w:rsid w:val="6956FE84"/>
    <w:rsid w:val="6962C03C"/>
    <w:rsid w:val="69782C76"/>
    <w:rsid w:val="69794005"/>
    <w:rsid w:val="697BDEB0"/>
    <w:rsid w:val="6991AA57"/>
    <w:rsid w:val="699290C9"/>
    <w:rsid w:val="69973712"/>
    <w:rsid w:val="699DB48A"/>
    <w:rsid w:val="69A474B6"/>
    <w:rsid w:val="69AE33C1"/>
    <w:rsid w:val="69B4E492"/>
    <w:rsid w:val="69BA6EFD"/>
    <w:rsid w:val="69BDDC63"/>
    <w:rsid w:val="69BEFC14"/>
    <w:rsid w:val="69BF2A0D"/>
    <w:rsid w:val="69C07325"/>
    <w:rsid w:val="69C3BFAC"/>
    <w:rsid w:val="69C45E71"/>
    <w:rsid w:val="69D5A878"/>
    <w:rsid w:val="69D6EAAA"/>
    <w:rsid w:val="69E291F0"/>
    <w:rsid w:val="69E8CE64"/>
    <w:rsid w:val="69F8A678"/>
    <w:rsid w:val="69FD4BB0"/>
    <w:rsid w:val="6A046D7F"/>
    <w:rsid w:val="6A184372"/>
    <w:rsid w:val="6A18B891"/>
    <w:rsid w:val="6A1EF1DD"/>
    <w:rsid w:val="6A24E8C5"/>
    <w:rsid w:val="6A2503C6"/>
    <w:rsid w:val="6A2DD918"/>
    <w:rsid w:val="6A3171C9"/>
    <w:rsid w:val="6A3707EA"/>
    <w:rsid w:val="6A3DDBBE"/>
    <w:rsid w:val="6A40FA72"/>
    <w:rsid w:val="6A423328"/>
    <w:rsid w:val="6A45676F"/>
    <w:rsid w:val="6A482BA2"/>
    <w:rsid w:val="6A4840FC"/>
    <w:rsid w:val="6A4BA4BC"/>
    <w:rsid w:val="6A5F2F41"/>
    <w:rsid w:val="6A6BAF0F"/>
    <w:rsid w:val="6A70157D"/>
    <w:rsid w:val="6A769095"/>
    <w:rsid w:val="6A7D94C6"/>
    <w:rsid w:val="6A7F9BAD"/>
    <w:rsid w:val="6A99ED48"/>
    <w:rsid w:val="6AACD212"/>
    <w:rsid w:val="6AAD8840"/>
    <w:rsid w:val="6AB2179D"/>
    <w:rsid w:val="6AB3C4FF"/>
    <w:rsid w:val="6ADA1DBA"/>
    <w:rsid w:val="6ADECA2A"/>
    <w:rsid w:val="6AE24EAF"/>
    <w:rsid w:val="6AE52D52"/>
    <w:rsid w:val="6AE6DCF3"/>
    <w:rsid w:val="6AE944E4"/>
    <w:rsid w:val="6AE96286"/>
    <w:rsid w:val="6AF79C5F"/>
    <w:rsid w:val="6AFA48B5"/>
    <w:rsid w:val="6AFC23BD"/>
    <w:rsid w:val="6B012229"/>
    <w:rsid w:val="6B06B3F2"/>
    <w:rsid w:val="6B0835DE"/>
    <w:rsid w:val="6B0D4FA0"/>
    <w:rsid w:val="6B122119"/>
    <w:rsid w:val="6B1B5AA2"/>
    <w:rsid w:val="6B1B805C"/>
    <w:rsid w:val="6B27F180"/>
    <w:rsid w:val="6B321FCC"/>
    <w:rsid w:val="6B386E5F"/>
    <w:rsid w:val="6B435A20"/>
    <w:rsid w:val="6B4A5026"/>
    <w:rsid w:val="6B8372D0"/>
    <w:rsid w:val="6B917B63"/>
    <w:rsid w:val="6B98A922"/>
    <w:rsid w:val="6BBA6788"/>
    <w:rsid w:val="6BDB6580"/>
    <w:rsid w:val="6BDC7835"/>
    <w:rsid w:val="6BDCCC69"/>
    <w:rsid w:val="6C05A116"/>
    <w:rsid w:val="6C0768F9"/>
    <w:rsid w:val="6C133694"/>
    <w:rsid w:val="6C17B2C9"/>
    <w:rsid w:val="6C19569A"/>
    <w:rsid w:val="6C20867F"/>
    <w:rsid w:val="6C2DDC0C"/>
    <w:rsid w:val="6C31230F"/>
    <w:rsid w:val="6C3FD9A2"/>
    <w:rsid w:val="6C40F66A"/>
    <w:rsid w:val="6C5605F5"/>
    <w:rsid w:val="6C56B3A4"/>
    <w:rsid w:val="6C5AF7C6"/>
    <w:rsid w:val="6C5B1AF9"/>
    <w:rsid w:val="6C63C5C5"/>
    <w:rsid w:val="6C64AE3D"/>
    <w:rsid w:val="6C6AF8F3"/>
    <w:rsid w:val="6C737A99"/>
    <w:rsid w:val="6C774C49"/>
    <w:rsid w:val="6C7A704A"/>
    <w:rsid w:val="6CA026A3"/>
    <w:rsid w:val="6CAB0382"/>
    <w:rsid w:val="6CAF847B"/>
    <w:rsid w:val="6CB0DA06"/>
    <w:rsid w:val="6CB503DB"/>
    <w:rsid w:val="6CBE294D"/>
    <w:rsid w:val="6CBEE870"/>
    <w:rsid w:val="6CCC8A86"/>
    <w:rsid w:val="6CD12E6B"/>
    <w:rsid w:val="6CD35C6E"/>
    <w:rsid w:val="6CE0F5CB"/>
    <w:rsid w:val="6CE96E08"/>
    <w:rsid w:val="6CEC4C89"/>
    <w:rsid w:val="6CF6A986"/>
    <w:rsid w:val="6D09543D"/>
    <w:rsid w:val="6D0CCD0F"/>
    <w:rsid w:val="6D16CAA7"/>
    <w:rsid w:val="6D201896"/>
    <w:rsid w:val="6D21ACBB"/>
    <w:rsid w:val="6D21B08F"/>
    <w:rsid w:val="6D248369"/>
    <w:rsid w:val="6D252A13"/>
    <w:rsid w:val="6D29D67B"/>
    <w:rsid w:val="6D306308"/>
    <w:rsid w:val="6D41FE53"/>
    <w:rsid w:val="6D45199D"/>
    <w:rsid w:val="6D509203"/>
    <w:rsid w:val="6D50988B"/>
    <w:rsid w:val="6D5417E3"/>
    <w:rsid w:val="6D558C26"/>
    <w:rsid w:val="6D6BBE75"/>
    <w:rsid w:val="6D6FFD93"/>
    <w:rsid w:val="6D70CD58"/>
    <w:rsid w:val="6D739958"/>
    <w:rsid w:val="6D7E7282"/>
    <w:rsid w:val="6D8107C3"/>
    <w:rsid w:val="6D86405E"/>
    <w:rsid w:val="6D88D0D2"/>
    <w:rsid w:val="6D8BE0D3"/>
    <w:rsid w:val="6D97973A"/>
    <w:rsid w:val="6D9C4373"/>
    <w:rsid w:val="6DB6BB39"/>
    <w:rsid w:val="6DC631AA"/>
    <w:rsid w:val="6DC9AEBE"/>
    <w:rsid w:val="6DD3C72F"/>
    <w:rsid w:val="6DD82284"/>
    <w:rsid w:val="6DE6C397"/>
    <w:rsid w:val="6DE8646E"/>
    <w:rsid w:val="6DF1367E"/>
    <w:rsid w:val="6DF4A583"/>
    <w:rsid w:val="6E02C1E5"/>
    <w:rsid w:val="6E03492E"/>
    <w:rsid w:val="6E08E0F7"/>
    <w:rsid w:val="6E0B16CD"/>
    <w:rsid w:val="6E1C502D"/>
    <w:rsid w:val="6E1EE704"/>
    <w:rsid w:val="6E1F1ABD"/>
    <w:rsid w:val="6E312B16"/>
    <w:rsid w:val="6E39082B"/>
    <w:rsid w:val="6E400CD3"/>
    <w:rsid w:val="6E444C85"/>
    <w:rsid w:val="6E4583D8"/>
    <w:rsid w:val="6E474D32"/>
    <w:rsid w:val="6E4E06B4"/>
    <w:rsid w:val="6E5BC01C"/>
    <w:rsid w:val="6E69F2BF"/>
    <w:rsid w:val="6E6DB091"/>
    <w:rsid w:val="6E6E004C"/>
    <w:rsid w:val="6E715735"/>
    <w:rsid w:val="6E720F5E"/>
    <w:rsid w:val="6E903220"/>
    <w:rsid w:val="6E92D202"/>
    <w:rsid w:val="6E937924"/>
    <w:rsid w:val="6E9767BF"/>
    <w:rsid w:val="6EA56B2D"/>
    <w:rsid w:val="6EAC6AA9"/>
    <w:rsid w:val="6EB353E4"/>
    <w:rsid w:val="6EB378C8"/>
    <w:rsid w:val="6EB55E4D"/>
    <w:rsid w:val="6EC36026"/>
    <w:rsid w:val="6EE40B52"/>
    <w:rsid w:val="6EE8A6A8"/>
    <w:rsid w:val="6EE8B5C5"/>
    <w:rsid w:val="6EEA1566"/>
    <w:rsid w:val="6EEEA79B"/>
    <w:rsid w:val="6EF8FA59"/>
    <w:rsid w:val="6F076A0C"/>
    <w:rsid w:val="6F088BB0"/>
    <w:rsid w:val="6F1640EF"/>
    <w:rsid w:val="6F1B2B8A"/>
    <w:rsid w:val="6F1D29FE"/>
    <w:rsid w:val="6F1ED539"/>
    <w:rsid w:val="6F2DFD76"/>
    <w:rsid w:val="6F5152CE"/>
    <w:rsid w:val="6F55D82C"/>
    <w:rsid w:val="6F57128C"/>
    <w:rsid w:val="6F587132"/>
    <w:rsid w:val="6F71A8FF"/>
    <w:rsid w:val="6F76B9F7"/>
    <w:rsid w:val="6F78A5F3"/>
    <w:rsid w:val="6F82FF21"/>
    <w:rsid w:val="6FAB60FD"/>
    <w:rsid w:val="6FAC56EE"/>
    <w:rsid w:val="6FACFA18"/>
    <w:rsid w:val="6FAEC8D8"/>
    <w:rsid w:val="6FC09ABD"/>
    <w:rsid w:val="6FDCF9B3"/>
    <w:rsid w:val="6FE241D9"/>
    <w:rsid w:val="6FE248A7"/>
    <w:rsid w:val="6FE4D0A4"/>
    <w:rsid w:val="6FEE307E"/>
    <w:rsid w:val="6FEF6A35"/>
    <w:rsid w:val="6FF0B950"/>
    <w:rsid w:val="6FFAEF23"/>
    <w:rsid w:val="7002730A"/>
    <w:rsid w:val="700B373F"/>
    <w:rsid w:val="70124AA6"/>
    <w:rsid w:val="701605AA"/>
    <w:rsid w:val="70180DD4"/>
    <w:rsid w:val="701AC7BA"/>
    <w:rsid w:val="70207103"/>
    <w:rsid w:val="7020C1D2"/>
    <w:rsid w:val="7027B113"/>
    <w:rsid w:val="702D400E"/>
    <w:rsid w:val="7032E7B5"/>
    <w:rsid w:val="7033BA59"/>
    <w:rsid w:val="7035EA5F"/>
    <w:rsid w:val="703D5A29"/>
    <w:rsid w:val="704631F8"/>
    <w:rsid w:val="704A130E"/>
    <w:rsid w:val="704CD61D"/>
    <w:rsid w:val="704F3E4C"/>
    <w:rsid w:val="70516814"/>
    <w:rsid w:val="705782BB"/>
    <w:rsid w:val="705A96A2"/>
    <w:rsid w:val="705BD18D"/>
    <w:rsid w:val="706BB682"/>
    <w:rsid w:val="706D7879"/>
    <w:rsid w:val="7071304C"/>
    <w:rsid w:val="707ACD3E"/>
    <w:rsid w:val="70860218"/>
    <w:rsid w:val="708981CD"/>
    <w:rsid w:val="708B7F6B"/>
    <w:rsid w:val="7090E2D4"/>
    <w:rsid w:val="7092E3D7"/>
    <w:rsid w:val="70A4196A"/>
    <w:rsid w:val="70A80047"/>
    <w:rsid w:val="70B00A51"/>
    <w:rsid w:val="70B26F68"/>
    <w:rsid w:val="70B3C914"/>
    <w:rsid w:val="70B7EED8"/>
    <w:rsid w:val="70C58972"/>
    <w:rsid w:val="70D21C66"/>
    <w:rsid w:val="70D91881"/>
    <w:rsid w:val="70E3929D"/>
    <w:rsid w:val="70EB971E"/>
    <w:rsid w:val="70FA6FAB"/>
    <w:rsid w:val="71009129"/>
    <w:rsid w:val="711026AD"/>
    <w:rsid w:val="7111A3AB"/>
    <w:rsid w:val="7111EDF5"/>
    <w:rsid w:val="7112A0FF"/>
    <w:rsid w:val="711CF0B4"/>
    <w:rsid w:val="71271730"/>
    <w:rsid w:val="712B716A"/>
    <w:rsid w:val="71423F3F"/>
    <w:rsid w:val="71444943"/>
    <w:rsid w:val="71502F20"/>
    <w:rsid w:val="7153B826"/>
    <w:rsid w:val="716CC681"/>
    <w:rsid w:val="7170738A"/>
    <w:rsid w:val="7172D78B"/>
    <w:rsid w:val="7182A355"/>
    <w:rsid w:val="71839F26"/>
    <w:rsid w:val="718AE9E8"/>
    <w:rsid w:val="7190012F"/>
    <w:rsid w:val="719489E0"/>
    <w:rsid w:val="719D1782"/>
    <w:rsid w:val="71C18FA8"/>
    <w:rsid w:val="71C34CB5"/>
    <w:rsid w:val="71D2D628"/>
    <w:rsid w:val="71DA39F0"/>
    <w:rsid w:val="71E0F102"/>
    <w:rsid w:val="71ECDABF"/>
    <w:rsid w:val="71FAADF4"/>
    <w:rsid w:val="7203B9DA"/>
    <w:rsid w:val="72185E5A"/>
    <w:rsid w:val="721CBCFB"/>
    <w:rsid w:val="721CC96F"/>
    <w:rsid w:val="7224ADA6"/>
    <w:rsid w:val="722A648A"/>
    <w:rsid w:val="722E7195"/>
    <w:rsid w:val="723013CB"/>
    <w:rsid w:val="72334EBF"/>
    <w:rsid w:val="723BEEE1"/>
    <w:rsid w:val="7240D65B"/>
    <w:rsid w:val="72447DE0"/>
    <w:rsid w:val="7255917C"/>
    <w:rsid w:val="725C8AE7"/>
    <w:rsid w:val="726C45E6"/>
    <w:rsid w:val="726D311C"/>
    <w:rsid w:val="72747C25"/>
    <w:rsid w:val="727A8111"/>
    <w:rsid w:val="727CAC21"/>
    <w:rsid w:val="727E5F90"/>
    <w:rsid w:val="727FDFA7"/>
    <w:rsid w:val="728027BB"/>
    <w:rsid w:val="72853110"/>
    <w:rsid w:val="7286FDB6"/>
    <w:rsid w:val="728F174F"/>
    <w:rsid w:val="7295BC3E"/>
    <w:rsid w:val="72980480"/>
    <w:rsid w:val="729D851D"/>
    <w:rsid w:val="729E0C08"/>
    <w:rsid w:val="72A4695A"/>
    <w:rsid w:val="72A87E52"/>
    <w:rsid w:val="72AEBC4F"/>
    <w:rsid w:val="72AFCECD"/>
    <w:rsid w:val="72B01527"/>
    <w:rsid w:val="72B47A68"/>
    <w:rsid w:val="72CB2129"/>
    <w:rsid w:val="72D9F7FA"/>
    <w:rsid w:val="72E040AB"/>
    <w:rsid w:val="72ECE9EC"/>
    <w:rsid w:val="72F4672F"/>
    <w:rsid w:val="72F9993F"/>
    <w:rsid w:val="7309FE19"/>
    <w:rsid w:val="7312715E"/>
    <w:rsid w:val="7314EFD4"/>
    <w:rsid w:val="7334D107"/>
    <w:rsid w:val="7338EEDB"/>
    <w:rsid w:val="733C1CFF"/>
    <w:rsid w:val="7349D4E8"/>
    <w:rsid w:val="734E00C4"/>
    <w:rsid w:val="736ABD76"/>
    <w:rsid w:val="73703720"/>
    <w:rsid w:val="737B1268"/>
    <w:rsid w:val="738E85E6"/>
    <w:rsid w:val="739EAA7C"/>
    <w:rsid w:val="73A467E4"/>
    <w:rsid w:val="73B2F00D"/>
    <w:rsid w:val="73B363F4"/>
    <w:rsid w:val="73BC265F"/>
    <w:rsid w:val="73C31F2E"/>
    <w:rsid w:val="73F686D8"/>
    <w:rsid w:val="73F9D249"/>
    <w:rsid w:val="73FF6471"/>
    <w:rsid w:val="7401A7BC"/>
    <w:rsid w:val="740F6EFC"/>
    <w:rsid w:val="741570F5"/>
    <w:rsid w:val="741C2D69"/>
    <w:rsid w:val="7424F1C9"/>
    <w:rsid w:val="7444D3FE"/>
    <w:rsid w:val="744CC6FA"/>
    <w:rsid w:val="74592E33"/>
    <w:rsid w:val="745A82C2"/>
    <w:rsid w:val="745DBE03"/>
    <w:rsid w:val="7460A759"/>
    <w:rsid w:val="746391D3"/>
    <w:rsid w:val="74694D90"/>
    <w:rsid w:val="74762BEF"/>
    <w:rsid w:val="747B8E22"/>
    <w:rsid w:val="747D2E10"/>
    <w:rsid w:val="748EB64A"/>
    <w:rsid w:val="7493DFAB"/>
    <w:rsid w:val="74BE729D"/>
    <w:rsid w:val="74C70827"/>
    <w:rsid w:val="74CB2E15"/>
    <w:rsid w:val="74D12F98"/>
    <w:rsid w:val="74D841A6"/>
    <w:rsid w:val="74E36B1F"/>
    <w:rsid w:val="74F4F77F"/>
    <w:rsid w:val="74FA2F96"/>
    <w:rsid w:val="74FAE717"/>
    <w:rsid w:val="75001B9A"/>
    <w:rsid w:val="75096542"/>
    <w:rsid w:val="750B136C"/>
    <w:rsid w:val="750B188F"/>
    <w:rsid w:val="750D632D"/>
    <w:rsid w:val="75118753"/>
    <w:rsid w:val="75155265"/>
    <w:rsid w:val="751C887F"/>
    <w:rsid w:val="752A77E5"/>
    <w:rsid w:val="752C3E7B"/>
    <w:rsid w:val="7536D118"/>
    <w:rsid w:val="7555577C"/>
    <w:rsid w:val="755A136F"/>
    <w:rsid w:val="756240FA"/>
    <w:rsid w:val="756AB741"/>
    <w:rsid w:val="756DF6C6"/>
    <w:rsid w:val="756E6F19"/>
    <w:rsid w:val="7574E55F"/>
    <w:rsid w:val="757878A6"/>
    <w:rsid w:val="757F5C68"/>
    <w:rsid w:val="758A2019"/>
    <w:rsid w:val="758C17AC"/>
    <w:rsid w:val="758CDBE3"/>
    <w:rsid w:val="758D5200"/>
    <w:rsid w:val="75AAB33A"/>
    <w:rsid w:val="75C2B420"/>
    <w:rsid w:val="75C2FB85"/>
    <w:rsid w:val="75F933A2"/>
    <w:rsid w:val="75FAE879"/>
    <w:rsid w:val="75FBDAE6"/>
    <w:rsid w:val="75FE40A7"/>
    <w:rsid w:val="75FF7601"/>
    <w:rsid w:val="7608FF71"/>
    <w:rsid w:val="76091122"/>
    <w:rsid w:val="761587CC"/>
    <w:rsid w:val="762C9517"/>
    <w:rsid w:val="7634DA1B"/>
    <w:rsid w:val="764198F0"/>
    <w:rsid w:val="765AAB6C"/>
    <w:rsid w:val="767DFD94"/>
    <w:rsid w:val="767EF862"/>
    <w:rsid w:val="76803EA2"/>
    <w:rsid w:val="76835185"/>
    <w:rsid w:val="76ACC351"/>
    <w:rsid w:val="76AD21F8"/>
    <w:rsid w:val="76ADF31B"/>
    <w:rsid w:val="76B6BF3A"/>
    <w:rsid w:val="76B988CC"/>
    <w:rsid w:val="76C0F95D"/>
    <w:rsid w:val="76C2CD95"/>
    <w:rsid w:val="76C56C27"/>
    <w:rsid w:val="76CF1406"/>
    <w:rsid w:val="76DF33E6"/>
    <w:rsid w:val="76E916A5"/>
    <w:rsid w:val="76EF501F"/>
    <w:rsid w:val="77004D0E"/>
    <w:rsid w:val="770E52F2"/>
    <w:rsid w:val="7710C34E"/>
    <w:rsid w:val="771734C5"/>
    <w:rsid w:val="77231E4B"/>
    <w:rsid w:val="772924D4"/>
    <w:rsid w:val="772B0A92"/>
    <w:rsid w:val="773C5EB3"/>
    <w:rsid w:val="77421EF8"/>
    <w:rsid w:val="7761D1D3"/>
    <w:rsid w:val="77697240"/>
    <w:rsid w:val="7776C918"/>
    <w:rsid w:val="7776FFD3"/>
    <w:rsid w:val="777EE83A"/>
    <w:rsid w:val="7790D9DE"/>
    <w:rsid w:val="77972D75"/>
    <w:rsid w:val="77AE43A0"/>
    <w:rsid w:val="77B10880"/>
    <w:rsid w:val="77BD2762"/>
    <w:rsid w:val="77BD6B73"/>
    <w:rsid w:val="77BDEEE1"/>
    <w:rsid w:val="77CD50EF"/>
    <w:rsid w:val="77D7D3EA"/>
    <w:rsid w:val="77E1E927"/>
    <w:rsid w:val="77E87274"/>
    <w:rsid w:val="77EAC00E"/>
    <w:rsid w:val="77F3DEEE"/>
    <w:rsid w:val="77FE8362"/>
    <w:rsid w:val="78049D64"/>
    <w:rsid w:val="7807956A"/>
    <w:rsid w:val="780DA498"/>
    <w:rsid w:val="7818A54C"/>
    <w:rsid w:val="7822516F"/>
    <w:rsid w:val="782AD6BB"/>
    <w:rsid w:val="783434EC"/>
    <w:rsid w:val="786AC948"/>
    <w:rsid w:val="786AFEFA"/>
    <w:rsid w:val="786C6C3C"/>
    <w:rsid w:val="787CB1D4"/>
    <w:rsid w:val="78810898"/>
    <w:rsid w:val="788DB6BA"/>
    <w:rsid w:val="789377C6"/>
    <w:rsid w:val="789F1571"/>
    <w:rsid w:val="78A84100"/>
    <w:rsid w:val="78B25233"/>
    <w:rsid w:val="78B8C3C3"/>
    <w:rsid w:val="78BF9BF3"/>
    <w:rsid w:val="78C33AD3"/>
    <w:rsid w:val="78CA9796"/>
    <w:rsid w:val="78CFC97A"/>
    <w:rsid w:val="78DE7FC8"/>
    <w:rsid w:val="78DEB27D"/>
    <w:rsid w:val="78E80220"/>
    <w:rsid w:val="78EB69A7"/>
    <w:rsid w:val="7903BE6F"/>
    <w:rsid w:val="790E8640"/>
    <w:rsid w:val="791AAA99"/>
    <w:rsid w:val="7928B415"/>
    <w:rsid w:val="792C274C"/>
    <w:rsid w:val="792E21E0"/>
    <w:rsid w:val="7936DA6D"/>
    <w:rsid w:val="793CBDDE"/>
    <w:rsid w:val="793D2110"/>
    <w:rsid w:val="793F1163"/>
    <w:rsid w:val="79609CF3"/>
    <w:rsid w:val="796C4185"/>
    <w:rsid w:val="796E3994"/>
    <w:rsid w:val="797FBF25"/>
    <w:rsid w:val="7980BEEF"/>
    <w:rsid w:val="79817D30"/>
    <w:rsid w:val="7998A76F"/>
    <w:rsid w:val="7999BECF"/>
    <w:rsid w:val="79AE412C"/>
    <w:rsid w:val="79E1D333"/>
    <w:rsid w:val="79E97778"/>
    <w:rsid w:val="79EA42D1"/>
    <w:rsid w:val="79F9390A"/>
    <w:rsid w:val="79FD777C"/>
    <w:rsid w:val="79FEDCFA"/>
    <w:rsid w:val="7A05016B"/>
    <w:rsid w:val="7A058313"/>
    <w:rsid w:val="7A0ECA98"/>
    <w:rsid w:val="7A1EB420"/>
    <w:rsid w:val="7A26ABC4"/>
    <w:rsid w:val="7A32189F"/>
    <w:rsid w:val="7A3323C3"/>
    <w:rsid w:val="7A34E607"/>
    <w:rsid w:val="7A3A6E8F"/>
    <w:rsid w:val="7A4059F1"/>
    <w:rsid w:val="7A437641"/>
    <w:rsid w:val="7A514CF7"/>
    <w:rsid w:val="7A64B18A"/>
    <w:rsid w:val="7A661124"/>
    <w:rsid w:val="7A731E7C"/>
    <w:rsid w:val="7A75D044"/>
    <w:rsid w:val="7A7620E9"/>
    <w:rsid w:val="7A819367"/>
    <w:rsid w:val="7A853B71"/>
    <w:rsid w:val="7A9D05AE"/>
    <w:rsid w:val="7AA9016A"/>
    <w:rsid w:val="7AAF98F6"/>
    <w:rsid w:val="7AB2644E"/>
    <w:rsid w:val="7AC10675"/>
    <w:rsid w:val="7ACC6E63"/>
    <w:rsid w:val="7ACE53F2"/>
    <w:rsid w:val="7ADC15F9"/>
    <w:rsid w:val="7AEE23C7"/>
    <w:rsid w:val="7AF09245"/>
    <w:rsid w:val="7AF4EAF6"/>
    <w:rsid w:val="7B00D5ED"/>
    <w:rsid w:val="7B18C0B4"/>
    <w:rsid w:val="7B1C8BFC"/>
    <w:rsid w:val="7B20D86E"/>
    <w:rsid w:val="7B2F13FA"/>
    <w:rsid w:val="7B365BCB"/>
    <w:rsid w:val="7B379F29"/>
    <w:rsid w:val="7B3C2F90"/>
    <w:rsid w:val="7B3D8BE5"/>
    <w:rsid w:val="7B406FDE"/>
    <w:rsid w:val="7B4587E4"/>
    <w:rsid w:val="7B58D7B7"/>
    <w:rsid w:val="7B632678"/>
    <w:rsid w:val="7B655EE1"/>
    <w:rsid w:val="7B6CE60F"/>
    <w:rsid w:val="7B702E47"/>
    <w:rsid w:val="7B941649"/>
    <w:rsid w:val="7B94BDF5"/>
    <w:rsid w:val="7B96C1F0"/>
    <w:rsid w:val="7BA56742"/>
    <w:rsid w:val="7BA7371F"/>
    <w:rsid w:val="7BAD03E1"/>
    <w:rsid w:val="7BADA8D7"/>
    <w:rsid w:val="7BC5235C"/>
    <w:rsid w:val="7BCC185F"/>
    <w:rsid w:val="7BCEF057"/>
    <w:rsid w:val="7BD5188E"/>
    <w:rsid w:val="7BE821D3"/>
    <w:rsid w:val="7BEAF2F9"/>
    <w:rsid w:val="7BF8FFBD"/>
    <w:rsid w:val="7C054548"/>
    <w:rsid w:val="7C145969"/>
    <w:rsid w:val="7C1D9AEF"/>
    <w:rsid w:val="7C1E591C"/>
    <w:rsid w:val="7C25573B"/>
    <w:rsid w:val="7C3643C4"/>
    <w:rsid w:val="7C38216F"/>
    <w:rsid w:val="7C45327B"/>
    <w:rsid w:val="7C486AA7"/>
    <w:rsid w:val="7C4C1985"/>
    <w:rsid w:val="7C4F7EB3"/>
    <w:rsid w:val="7C510FFA"/>
    <w:rsid w:val="7C5A331D"/>
    <w:rsid w:val="7C702D5E"/>
    <w:rsid w:val="7C718ACB"/>
    <w:rsid w:val="7C74CB56"/>
    <w:rsid w:val="7C785B7D"/>
    <w:rsid w:val="7C7A4761"/>
    <w:rsid w:val="7C916A20"/>
    <w:rsid w:val="7C954879"/>
    <w:rsid w:val="7CA28B60"/>
    <w:rsid w:val="7CA52AFE"/>
    <w:rsid w:val="7CAA95A2"/>
    <w:rsid w:val="7CB1F810"/>
    <w:rsid w:val="7CB32E4D"/>
    <w:rsid w:val="7CC2D95D"/>
    <w:rsid w:val="7CCFC3D3"/>
    <w:rsid w:val="7CD029DF"/>
    <w:rsid w:val="7CE9BCE4"/>
    <w:rsid w:val="7CE9FAE4"/>
    <w:rsid w:val="7CF485DA"/>
    <w:rsid w:val="7CF6F1C6"/>
    <w:rsid w:val="7CF7F1C0"/>
    <w:rsid w:val="7CFB96B8"/>
    <w:rsid w:val="7D0AF459"/>
    <w:rsid w:val="7D21600A"/>
    <w:rsid w:val="7D2826AA"/>
    <w:rsid w:val="7D2AD11D"/>
    <w:rsid w:val="7D2E6E48"/>
    <w:rsid w:val="7D32C760"/>
    <w:rsid w:val="7D334201"/>
    <w:rsid w:val="7D3AED85"/>
    <w:rsid w:val="7D4174FF"/>
    <w:rsid w:val="7D5004FF"/>
    <w:rsid w:val="7D5C882D"/>
    <w:rsid w:val="7D72A076"/>
    <w:rsid w:val="7D7A9FC7"/>
    <w:rsid w:val="7D85D235"/>
    <w:rsid w:val="7D875589"/>
    <w:rsid w:val="7DAD09FA"/>
    <w:rsid w:val="7DB4F129"/>
    <w:rsid w:val="7DBAD763"/>
    <w:rsid w:val="7DBE8D50"/>
    <w:rsid w:val="7DC37FA2"/>
    <w:rsid w:val="7DC6593B"/>
    <w:rsid w:val="7DD53D7C"/>
    <w:rsid w:val="7DDA1659"/>
    <w:rsid w:val="7DE6008C"/>
    <w:rsid w:val="7E04DBEA"/>
    <w:rsid w:val="7E0F447B"/>
    <w:rsid w:val="7E0F5CD0"/>
    <w:rsid w:val="7E192C46"/>
    <w:rsid w:val="7E1DB876"/>
    <w:rsid w:val="7E21FC7C"/>
    <w:rsid w:val="7E221000"/>
    <w:rsid w:val="7E26BEED"/>
    <w:rsid w:val="7E2A4E14"/>
    <w:rsid w:val="7E30BC64"/>
    <w:rsid w:val="7E32E2AA"/>
    <w:rsid w:val="7E3480F2"/>
    <w:rsid w:val="7E34A375"/>
    <w:rsid w:val="7E34A659"/>
    <w:rsid w:val="7E3B69D8"/>
    <w:rsid w:val="7E4936DB"/>
    <w:rsid w:val="7E698263"/>
    <w:rsid w:val="7E6BAA0C"/>
    <w:rsid w:val="7E87B574"/>
    <w:rsid w:val="7E8F4C60"/>
    <w:rsid w:val="7EA82C0D"/>
    <w:rsid w:val="7EBC05E4"/>
    <w:rsid w:val="7EC61638"/>
    <w:rsid w:val="7ECA49AC"/>
    <w:rsid w:val="7ECC9E7A"/>
    <w:rsid w:val="7ED211FD"/>
    <w:rsid w:val="7ED39A4B"/>
    <w:rsid w:val="7ED50594"/>
    <w:rsid w:val="7ED7F491"/>
    <w:rsid w:val="7EE90062"/>
    <w:rsid w:val="7EE9EE40"/>
    <w:rsid w:val="7EEB8E70"/>
    <w:rsid w:val="7EF0434F"/>
    <w:rsid w:val="7EF818CA"/>
    <w:rsid w:val="7EF9914C"/>
    <w:rsid w:val="7EFFC30D"/>
    <w:rsid w:val="7F0918C0"/>
    <w:rsid w:val="7F0EAAED"/>
    <w:rsid w:val="7F11217D"/>
    <w:rsid w:val="7F133440"/>
    <w:rsid w:val="7F246C29"/>
    <w:rsid w:val="7F24F213"/>
    <w:rsid w:val="7F318252"/>
    <w:rsid w:val="7F33832A"/>
    <w:rsid w:val="7F372D1E"/>
    <w:rsid w:val="7F41E44A"/>
    <w:rsid w:val="7F481F8E"/>
    <w:rsid w:val="7F48BD3A"/>
    <w:rsid w:val="7F4CF642"/>
    <w:rsid w:val="7F4D95E3"/>
    <w:rsid w:val="7F5E8E47"/>
    <w:rsid w:val="7F71D32F"/>
    <w:rsid w:val="7F7A0EDE"/>
    <w:rsid w:val="7F844CB4"/>
    <w:rsid w:val="7F8BBDB8"/>
    <w:rsid w:val="7F97E185"/>
    <w:rsid w:val="7F9BC6B4"/>
    <w:rsid w:val="7F9DC474"/>
    <w:rsid w:val="7FA09EB5"/>
    <w:rsid w:val="7FAE60E8"/>
    <w:rsid w:val="7FB3B820"/>
    <w:rsid w:val="7FCB2730"/>
    <w:rsid w:val="7FCC3758"/>
    <w:rsid w:val="7FCD1DE9"/>
    <w:rsid w:val="7FD8AA9F"/>
    <w:rsid w:val="7FDC1BF2"/>
    <w:rsid w:val="7FE4C905"/>
    <w:rsid w:val="7FE7A2E4"/>
    <w:rsid w:val="7FEC3230"/>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B24B14"/>
  <w15:chartTrackingRefBased/>
  <w15:docId w15:val="{B3AAB710-533C-4447-8D06-49588065EE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3620"/>
    <w:rPr>
      <w:lang w:val="fr-FR"/>
    </w:rPr>
  </w:style>
  <w:style w:type="paragraph" w:styleId="Heading1">
    <w:name w:val="heading 1"/>
    <w:basedOn w:val="Normal"/>
    <w:next w:val="Normal"/>
    <w:link w:val="Heading1Char"/>
    <w:uiPriority w:val="9"/>
    <w:qFormat/>
    <w:rsid w:val="00D05C3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05AB"/>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55899"/>
    <w:pPr>
      <w:ind w:left="720"/>
      <w:contextualSpacing/>
    </w:pPr>
  </w:style>
  <w:style w:type="character" w:styleId="CommentReference">
    <w:name w:val="annotation reference"/>
    <w:basedOn w:val="DefaultParagraphFont"/>
    <w:uiPriority w:val="99"/>
    <w:semiHidden/>
    <w:unhideWhenUsed/>
    <w:rsid w:val="00577BC5"/>
    <w:rPr>
      <w:sz w:val="16"/>
      <w:szCs w:val="16"/>
    </w:rPr>
  </w:style>
  <w:style w:type="paragraph" w:styleId="CommentText">
    <w:name w:val="annotation text"/>
    <w:basedOn w:val="Normal"/>
    <w:link w:val="CommentTextChar"/>
    <w:uiPriority w:val="99"/>
    <w:unhideWhenUsed/>
    <w:rsid w:val="00577BC5"/>
    <w:pPr>
      <w:spacing w:line="240" w:lineRule="auto"/>
    </w:pPr>
    <w:rPr>
      <w:sz w:val="20"/>
      <w:szCs w:val="20"/>
    </w:rPr>
  </w:style>
  <w:style w:type="character" w:styleId="CommentTextChar" w:customStyle="1">
    <w:name w:val="Comment Text Char"/>
    <w:basedOn w:val="DefaultParagraphFont"/>
    <w:link w:val="CommentText"/>
    <w:uiPriority w:val="99"/>
    <w:rsid w:val="00577BC5"/>
    <w:rPr>
      <w:sz w:val="20"/>
      <w:szCs w:val="20"/>
      <w:lang w:val="fr-FR"/>
    </w:rPr>
  </w:style>
  <w:style w:type="paragraph" w:styleId="CommentSubject">
    <w:name w:val="annotation subject"/>
    <w:basedOn w:val="CommentText"/>
    <w:next w:val="CommentText"/>
    <w:link w:val="CommentSubjectChar"/>
    <w:uiPriority w:val="99"/>
    <w:semiHidden/>
    <w:unhideWhenUsed/>
    <w:rsid w:val="00577BC5"/>
    <w:rPr>
      <w:b/>
      <w:bCs/>
    </w:rPr>
  </w:style>
  <w:style w:type="character" w:styleId="CommentSubjectChar" w:customStyle="1">
    <w:name w:val="Comment Subject Char"/>
    <w:basedOn w:val="CommentTextChar"/>
    <w:link w:val="CommentSubject"/>
    <w:uiPriority w:val="99"/>
    <w:semiHidden/>
    <w:rsid w:val="00577BC5"/>
    <w:rPr>
      <w:b/>
      <w:bCs/>
      <w:sz w:val="20"/>
      <w:szCs w:val="20"/>
      <w:lang w:val="fr-FR"/>
    </w:rPr>
  </w:style>
  <w:style w:type="character" w:styleId="LineNumber">
    <w:name w:val="line number"/>
    <w:basedOn w:val="DefaultParagraphFont"/>
    <w:uiPriority w:val="99"/>
    <w:semiHidden/>
    <w:unhideWhenUsed/>
    <w:rsid w:val="00594D17"/>
  </w:style>
  <w:style w:type="character" w:styleId="PlaceholderText">
    <w:name w:val="Placeholder Text"/>
    <w:basedOn w:val="DefaultParagraphFont"/>
    <w:uiPriority w:val="99"/>
    <w:semiHidden/>
    <w:rsid w:val="00C26E36"/>
    <w:rPr>
      <w:color w:val="666666"/>
    </w:rPr>
  </w:style>
  <w:style w:type="paragraph" w:styleId="Header">
    <w:name w:val="header"/>
    <w:basedOn w:val="Normal"/>
    <w:link w:val="HeaderChar"/>
    <w:uiPriority w:val="99"/>
    <w:unhideWhenUsed/>
    <w:rsid w:val="00435E6B"/>
    <w:pPr>
      <w:tabs>
        <w:tab w:val="center" w:pos="4703"/>
        <w:tab w:val="right" w:pos="9406"/>
      </w:tabs>
      <w:spacing w:after="0" w:line="240" w:lineRule="auto"/>
    </w:pPr>
  </w:style>
  <w:style w:type="character" w:styleId="HeaderChar" w:customStyle="1">
    <w:name w:val="Header Char"/>
    <w:basedOn w:val="DefaultParagraphFont"/>
    <w:link w:val="Header"/>
    <w:uiPriority w:val="99"/>
    <w:rsid w:val="00435E6B"/>
    <w:rPr>
      <w:lang w:val="fr-FR"/>
    </w:rPr>
  </w:style>
  <w:style w:type="paragraph" w:styleId="Footer">
    <w:name w:val="footer"/>
    <w:basedOn w:val="Normal"/>
    <w:link w:val="FooterChar"/>
    <w:uiPriority w:val="99"/>
    <w:unhideWhenUsed/>
    <w:rsid w:val="00435E6B"/>
    <w:pPr>
      <w:tabs>
        <w:tab w:val="center" w:pos="4703"/>
        <w:tab w:val="right" w:pos="9406"/>
      </w:tabs>
      <w:spacing w:after="0" w:line="240" w:lineRule="auto"/>
    </w:pPr>
  </w:style>
  <w:style w:type="character" w:styleId="FooterChar" w:customStyle="1">
    <w:name w:val="Footer Char"/>
    <w:basedOn w:val="DefaultParagraphFont"/>
    <w:link w:val="Footer"/>
    <w:uiPriority w:val="99"/>
    <w:rsid w:val="00435E6B"/>
    <w:rPr>
      <w:lang w:val="fr-FR"/>
    </w:rPr>
  </w:style>
  <w:style w:type="table" w:styleId="TableGrid">
    <w:name w:val="Table Grid"/>
    <w:basedOn w:val="TableNormal"/>
    <w:uiPriority w:val="39"/>
    <w:rsid w:val="003752A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0F7BE3"/>
    <w:rPr>
      <w:color w:val="0563C1" w:themeColor="hyperlink"/>
      <w:u w:val="single"/>
    </w:rPr>
  </w:style>
  <w:style w:type="character" w:styleId="UnresolvedMention">
    <w:name w:val="Unresolved Mention"/>
    <w:basedOn w:val="DefaultParagraphFont"/>
    <w:uiPriority w:val="99"/>
    <w:semiHidden/>
    <w:unhideWhenUsed/>
    <w:rsid w:val="000F7BE3"/>
    <w:rPr>
      <w:color w:val="605E5C"/>
      <w:shd w:val="clear" w:color="auto" w:fill="E1DFDD"/>
    </w:rPr>
  </w:style>
  <w:style w:type="paragraph" w:styleId="NormalWeb">
    <w:name w:val="Normal (Web)"/>
    <w:basedOn w:val="Normal"/>
    <w:uiPriority w:val="99"/>
    <w:unhideWhenUsed/>
    <w:rsid w:val="0092720B"/>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paragraph" w:styleId="HTMLPreformatted">
    <w:name w:val="HTML Preformatted"/>
    <w:basedOn w:val="Normal"/>
    <w:link w:val="HTMLPreformattedChar"/>
    <w:uiPriority w:val="99"/>
    <w:semiHidden/>
    <w:unhideWhenUsed/>
    <w:rsid w:val="00D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US"/>
      <w14:ligatures w14:val="none"/>
    </w:rPr>
  </w:style>
  <w:style w:type="character" w:styleId="HTMLPreformattedChar" w:customStyle="1">
    <w:name w:val="HTML Preformatted Char"/>
    <w:basedOn w:val="DefaultParagraphFont"/>
    <w:link w:val="HTMLPreformatted"/>
    <w:uiPriority w:val="99"/>
    <w:semiHidden/>
    <w:rsid w:val="00D2629B"/>
    <w:rPr>
      <w:rFonts w:ascii="Courier New" w:hAnsi="Courier New" w:eastAsia="Times New Roman" w:cs="Courier New"/>
      <w:kern w:val="0"/>
      <w:sz w:val="20"/>
      <w:szCs w:val="20"/>
      <w14:ligatures w14:val="none"/>
    </w:rPr>
  </w:style>
  <w:style w:type="character" w:styleId="gnd-iwgdo3b" w:customStyle="1">
    <w:name w:val="gnd-iwgdo3b"/>
    <w:basedOn w:val="DefaultParagraphFont"/>
    <w:rsid w:val="00D2629B"/>
  </w:style>
  <w:style w:type="character" w:styleId="gnd-iwgdn2b" w:customStyle="1">
    <w:name w:val="gnd-iwgdn2b"/>
    <w:basedOn w:val="DefaultParagraphFont"/>
    <w:rsid w:val="00D2629B"/>
  </w:style>
  <w:style w:type="character" w:styleId="gnd-iwgdh3b" w:customStyle="1">
    <w:name w:val="gnd-iwgdh3b"/>
    <w:basedOn w:val="DefaultParagraphFont"/>
    <w:rsid w:val="00D2629B"/>
  </w:style>
  <w:style w:type="character" w:styleId="cf01" w:customStyle="1">
    <w:name w:val="cf01"/>
    <w:basedOn w:val="DefaultParagraphFont"/>
    <w:rsid w:val="006D3B63"/>
    <w:rPr>
      <w:rFonts w:hint="default" w:ascii="Segoe UI" w:hAnsi="Segoe UI" w:cs="Segoe UI"/>
      <w:sz w:val="18"/>
      <w:szCs w:val="18"/>
    </w:rPr>
  </w:style>
  <w:style w:type="paragraph" w:styleId="Revision">
    <w:name w:val="Revision"/>
    <w:hidden/>
    <w:uiPriority w:val="99"/>
    <w:semiHidden/>
    <w:rsid w:val="00EC2A16"/>
    <w:pPr>
      <w:spacing w:after="0" w:line="240" w:lineRule="auto"/>
    </w:pPr>
    <w:rPr>
      <w:lang w:val="fr-FR"/>
    </w:rPr>
  </w:style>
  <w:style w:type="paragraph" w:styleId="Bibliography">
    <w:name w:val="Bibliography"/>
    <w:basedOn w:val="Normal"/>
    <w:next w:val="Normal"/>
    <w:uiPriority w:val="37"/>
    <w:unhideWhenUsed/>
    <w:rsid w:val="00C4712B"/>
    <w:pPr>
      <w:spacing w:after="240" w:line="240" w:lineRule="auto"/>
    </w:pPr>
  </w:style>
  <w:style w:type="character" w:styleId="Heading3Char" w:customStyle="1">
    <w:name w:val="Heading 3 Char"/>
    <w:basedOn w:val="DefaultParagraphFont"/>
    <w:link w:val="Heading3"/>
    <w:uiPriority w:val="9"/>
    <w:rsid w:val="002B05AB"/>
    <w:rPr>
      <w:rFonts w:asciiTheme="majorHAnsi" w:hAnsiTheme="majorHAnsi" w:eastAsiaTheme="majorEastAsia" w:cstheme="majorBidi"/>
      <w:color w:val="1F3763" w:themeColor="accent1" w:themeShade="7F"/>
      <w:sz w:val="24"/>
      <w:szCs w:val="24"/>
      <w:lang w:val="fr-FR"/>
    </w:rPr>
  </w:style>
  <w:style w:type="paragraph" w:styleId="paragraph" w:customStyle="1">
    <w:name w:val="paragraph"/>
    <w:basedOn w:val="Normal"/>
    <w:rsid w:val="00B923C7"/>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styleId="normaltextrun" w:customStyle="1">
    <w:name w:val="normaltextrun"/>
    <w:basedOn w:val="DefaultParagraphFont"/>
    <w:rsid w:val="00B923C7"/>
  </w:style>
  <w:style w:type="character" w:styleId="eop" w:customStyle="1">
    <w:name w:val="eop"/>
    <w:basedOn w:val="DefaultParagraphFont"/>
    <w:rsid w:val="00B923C7"/>
  </w:style>
  <w:style w:type="character" w:styleId="FollowedHyperlink">
    <w:name w:val="FollowedHyperlink"/>
    <w:basedOn w:val="DefaultParagraphFont"/>
    <w:uiPriority w:val="99"/>
    <w:semiHidden/>
    <w:unhideWhenUsed/>
    <w:rsid w:val="003A358D"/>
    <w:rPr>
      <w:color w:val="954F72" w:themeColor="followedHyperlink"/>
      <w:u w:val="single"/>
    </w:rPr>
  </w:style>
  <w:style w:type="paragraph" w:styleId="pf0" w:customStyle="1">
    <w:name w:val="pf0"/>
    <w:basedOn w:val="Normal"/>
    <w:rsid w:val="002433A2"/>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styleId="cf21" w:customStyle="1">
    <w:name w:val="cf21"/>
    <w:basedOn w:val="DefaultParagraphFont"/>
    <w:rsid w:val="00F575F4"/>
    <w:rPr>
      <w:rFonts w:hint="default" w:ascii="Segoe UI" w:hAnsi="Segoe UI" w:cs="Segoe UI"/>
      <w:color w:val="FF0000"/>
      <w:sz w:val="18"/>
      <w:szCs w:val="18"/>
    </w:rPr>
  </w:style>
  <w:style w:type="character" w:styleId="Heading1Char" w:customStyle="1">
    <w:name w:val="Heading 1 Char"/>
    <w:basedOn w:val="DefaultParagraphFont"/>
    <w:link w:val="Heading1"/>
    <w:uiPriority w:val="9"/>
    <w:rsid w:val="00D05C3F"/>
    <w:rPr>
      <w:rFonts w:asciiTheme="majorHAnsi" w:hAnsiTheme="majorHAnsi" w:eastAsiaTheme="majorEastAsia" w:cstheme="majorBidi"/>
      <w:color w:val="2F5496" w:themeColor="accent1" w:themeShade="BF"/>
      <w:sz w:val="32"/>
      <w:szCs w:val="3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814">
      <w:bodyDiv w:val="1"/>
      <w:marLeft w:val="0"/>
      <w:marRight w:val="0"/>
      <w:marTop w:val="0"/>
      <w:marBottom w:val="0"/>
      <w:divBdr>
        <w:top w:val="none" w:sz="0" w:space="0" w:color="auto"/>
        <w:left w:val="none" w:sz="0" w:space="0" w:color="auto"/>
        <w:bottom w:val="none" w:sz="0" w:space="0" w:color="auto"/>
        <w:right w:val="none" w:sz="0" w:space="0" w:color="auto"/>
      </w:divBdr>
    </w:div>
    <w:div w:id="1855617">
      <w:bodyDiv w:val="1"/>
      <w:marLeft w:val="0"/>
      <w:marRight w:val="0"/>
      <w:marTop w:val="0"/>
      <w:marBottom w:val="0"/>
      <w:divBdr>
        <w:top w:val="none" w:sz="0" w:space="0" w:color="auto"/>
        <w:left w:val="none" w:sz="0" w:space="0" w:color="auto"/>
        <w:bottom w:val="none" w:sz="0" w:space="0" w:color="auto"/>
        <w:right w:val="none" w:sz="0" w:space="0" w:color="auto"/>
      </w:divBdr>
    </w:div>
    <w:div w:id="1901961">
      <w:bodyDiv w:val="1"/>
      <w:marLeft w:val="0"/>
      <w:marRight w:val="0"/>
      <w:marTop w:val="0"/>
      <w:marBottom w:val="0"/>
      <w:divBdr>
        <w:top w:val="none" w:sz="0" w:space="0" w:color="auto"/>
        <w:left w:val="none" w:sz="0" w:space="0" w:color="auto"/>
        <w:bottom w:val="none" w:sz="0" w:space="0" w:color="auto"/>
        <w:right w:val="none" w:sz="0" w:space="0" w:color="auto"/>
      </w:divBdr>
    </w:div>
    <w:div w:id="2981755">
      <w:bodyDiv w:val="1"/>
      <w:marLeft w:val="0"/>
      <w:marRight w:val="0"/>
      <w:marTop w:val="0"/>
      <w:marBottom w:val="0"/>
      <w:divBdr>
        <w:top w:val="none" w:sz="0" w:space="0" w:color="auto"/>
        <w:left w:val="none" w:sz="0" w:space="0" w:color="auto"/>
        <w:bottom w:val="none" w:sz="0" w:space="0" w:color="auto"/>
        <w:right w:val="none" w:sz="0" w:space="0" w:color="auto"/>
      </w:divBdr>
    </w:div>
    <w:div w:id="7564290">
      <w:bodyDiv w:val="1"/>
      <w:marLeft w:val="0"/>
      <w:marRight w:val="0"/>
      <w:marTop w:val="0"/>
      <w:marBottom w:val="0"/>
      <w:divBdr>
        <w:top w:val="none" w:sz="0" w:space="0" w:color="auto"/>
        <w:left w:val="none" w:sz="0" w:space="0" w:color="auto"/>
        <w:bottom w:val="none" w:sz="0" w:space="0" w:color="auto"/>
        <w:right w:val="none" w:sz="0" w:space="0" w:color="auto"/>
      </w:divBdr>
    </w:div>
    <w:div w:id="7566624">
      <w:bodyDiv w:val="1"/>
      <w:marLeft w:val="0"/>
      <w:marRight w:val="0"/>
      <w:marTop w:val="0"/>
      <w:marBottom w:val="0"/>
      <w:divBdr>
        <w:top w:val="none" w:sz="0" w:space="0" w:color="auto"/>
        <w:left w:val="none" w:sz="0" w:space="0" w:color="auto"/>
        <w:bottom w:val="none" w:sz="0" w:space="0" w:color="auto"/>
        <w:right w:val="none" w:sz="0" w:space="0" w:color="auto"/>
      </w:divBdr>
    </w:div>
    <w:div w:id="10763457">
      <w:bodyDiv w:val="1"/>
      <w:marLeft w:val="0"/>
      <w:marRight w:val="0"/>
      <w:marTop w:val="0"/>
      <w:marBottom w:val="0"/>
      <w:divBdr>
        <w:top w:val="none" w:sz="0" w:space="0" w:color="auto"/>
        <w:left w:val="none" w:sz="0" w:space="0" w:color="auto"/>
        <w:bottom w:val="none" w:sz="0" w:space="0" w:color="auto"/>
        <w:right w:val="none" w:sz="0" w:space="0" w:color="auto"/>
      </w:divBdr>
    </w:div>
    <w:div w:id="11880874">
      <w:bodyDiv w:val="1"/>
      <w:marLeft w:val="0"/>
      <w:marRight w:val="0"/>
      <w:marTop w:val="0"/>
      <w:marBottom w:val="0"/>
      <w:divBdr>
        <w:top w:val="none" w:sz="0" w:space="0" w:color="auto"/>
        <w:left w:val="none" w:sz="0" w:space="0" w:color="auto"/>
        <w:bottom w:val="none" w:sz="0" w:space="0" w:color="auto"/>
        <w:right w:val="none" w:sz="0" w:space="0" w:color="auto"/>
      </w:divBdr>
      <w:divsChild>
        <w:div w:id="80834232">
          <w:marLeft w:val="480"/>
          <w:marRight w:val="0"/>
          <w:marTop w:val="0"/>
          <w:marBottom w:val="0"/>
          <w:divBdr>
            <w:top w:val="none" w:sz="0" w:space="0" w:color="auto"/>
            <w:left w:val="none" w:sz="0" w:space="0" w:color="auto"/>
            <w:bottom w:val="none" w:sz="0" w:space="0" w:color="auto"/>
            <w:right w:val="none" w:sz="0" w:space="0" w:color="auto"/>
          </w:divBdr>
        </w:div>
        <w:div w:id="99879911">
          <w:marLeft w:val="480"/>
          <w:marRight w:val="0"/>
          <w:marTop w:val="0"/>
          <w:marBottom w:val="0"/>
          <w:divBdr>
            <w:top w:val="none" w:sz="0" w:space="0" w:color="auto"/>
            <w:left w:val="none" w:sz="0" w:space="0" w:color="auto"/>
            <w:bottom w:val="none" w:sz="0" w:space="0" w:color="auto"/>
            <w:right w:val="none" w:sz="0" w:space="0" w:color="auto"/>
          </w:divBdr>
        </w:div>
        <w:div w:id="112987607">
          <w:marLeft w:val="480"/>
          <w:marRight w:val="0"/>
          <w:marTop w:val="0"/>
          <w:marBottom w:val="0"/>
          <w:divBdr>
            <w:top w:val="none" w:sz="0" w:space="0" w:color="auto"/>
            <w:left w:val="none" w:sz="0" w:space="0" w:color="auto"/>
            <w:bottom w:val="none" w:sz="0" w:space="0" w:color="auto"/>
            <w:right w:val="none" w:sz="0" w:space="0" w:color="auto"/>
          </w:divBdr>
        </w:div>
        <w:div w:id="128331431">
          <w:marLeft w:val="480"/>
          <w:marRight w:val="0"/>
          <w:marTop w:val="0"/>
          <w:marBottom w:val="0"/>
          <w:divBdr>
            <w:top w:val="none" w:sz="0" w:space="0" w:color="auto"/>
            <w:left w:val="none" w:sz="0" w:space="0" w:color="auto"/>
            <w:bottom w:val="none" w:sz="0" w:space="0" w:color="auto"/>
            <w:right w:val="none" w:sz="0" w:space="0" w:color="auto"/>
          </w:divBdr>
        </w:div>
        <w:div w:id="139811899">
          <w:marLeft w:val="480"/>
          <w:marRight w:val="0"/>
          <w:marTop w:val="0"/>
          <w:marBottom w:val="0"/>
          <w:divBdr>
            <w:top w:val="none" w:sz="0" w:space="0" w:color="auto"/>
            <w:left w:val="none" w:sz="0" w:space="0" w:color="auto"/>
            <w:bottom w:val="none" w:sz="0" w:space="0" w:color="auto"/>
            <w:right w:val="none" w:sz="0" w:space="0" w:color="auto"/>
          </w:divBdr>
        </w:div>
        <w:div w:id="144663177">
          <w:marLeft w:val="480"/>
          <w:marRight w:val="0"/>
          <w:marTop w:val="0"/>
          <w:marBottom w:val="0"/>
          <w:divBdr>
            <w:top w:val="none" w:sz="0" w:space="0" w:color="auto"/>
            <w:left w:val="none" w:sz="0" w:space="0" w:color="auto"/>
            <w:bottom w:val="none" w:sz="0" w:space="0" w:color="auto"/>
            <w:right w:val="none" w:sz="0" w:space="0" w:color="auto"/>
          </w:divBdr>
        </w:div>
        <w:div w:id="175924064">
          <w:marLeft w:val="480"/>
          <w:marRight w:val="0"/>
          <w:marTop w:val="0"/>
          <w:marBottom w:val="0"/>
          <w:divBdr>
            <w:top w:val="none" w:sz="0" w:space="0" w:color="auto"/>
            <w:left w:val="none" w:sz="0" w:space="0" w:color="auto"/>
            <w:bottom w:val="none" w:sz="0" w:space="0" w:color="auto"/>
            <w:right w:val="none" w:sz="0" w:space="0" w:color="auto"/>
          </w:divBdr>
        </w:div>
        <w:div w:id="196965209">
          <w:marLeft w:val="480"/>
          <w:marRight w:val="0"/>
          <w:marTop w:val="0"/>
          <w:marBottom w:val="0"/>
          <w:divBdr>
            <w:top w:val="none" w:sz="0" w:space="0" w:color="auto"/>
            <w:left w:val="none" w:sz="0" w:space="0" w:color="auto"/>
            <w:bottom w:val="none" w:sz="0" w:space="0" w:color="auto"/>
            <w:right w:val="none" w:sz="0" w:space="0" w:color="auto"/>
          </w:divBdr>
        </w:div>
        <w:div w:id="349380023">
          <w:marLeft w:val="480"/>
          <w:marRight w:val="0"/>
          <w:marTop w:val="0"/>
          <w:marBottom w:val="0"/>
          <w:divBdr>
            <w:top w:val="none" w:sz="0" w:space="0" w:color="auto"/>
            <w:left w:val="none" w:sz="0" w:space="0" w:color="auto"/>
            <w:bottom w:val="none" w:sz="0" w:space="0" w:color="auto"/>
            <w:right w:val="none" w:sz="0" w:space="0" w:color="auto"/>
          </w:divBdr>
        </w:div>
        <w:div w:id="408969046">
          <w:marLeft w:val="480"/>
          <w:marRight w:val="0"/>
          <w:marTop w:val="0"/>
          <w:marBottom w:val="0"/>
          <w:divBdr>
            <w:top w:val="none" w:sz="0" w:space="0" w:color="auto"/>
            <w:left w:val="none" w:sz="0" w:space="0" w:color="auto"/>
            <w:bottom w:val="none" w:sz="0" w:space="0" w:color="auto"/>
            <w:right w:val="none" w:sz="0" w:space="0" w:color="auto"/>
          </w:divBdr>
        </w:div>
        <w:div w:id="423693007">
          <w:marLeft w:val="480"/>
          <w:marRight w:val="0"/>
          <w:marTop w:val="0"/>
          <w:marBottom w:val="0"/>
          <w:divBdr>
            <w:top w:val="none" w:sz="0" w:space="0" w:color="auto"/>
            <w:left w:val="none" w:sz="0" w:space="0" w:color="auto"/>
            <w:bottom w:val="none" w:sz="0" w:space="0" w:color="auto"/>
            <w:right w:val="none" w:sz="0" w:space="0" w:color="auto"/>
          </w:divBdr>
        </w:div>
        <w:div w:id="456677556">
          <w:marLeft w:val="480"/>
          <w:marRight w:val="0"/>
          <w:marTop w:val="0"/>
          <w:marBottom w:val="0"/>
          <w:divBdr>
            <w:top w:val="none" w:sz="0" w:space="0" w:color="auto"/>
            <w:left w:val="none" w:sz="0" w:space="0" w:color="auto"/>
            <w:bottom w:val="none" w:sz="0" w:space="0" w:color="auto"/>
            <w:right w:val="none" w:sz="0" w:space="0" w:color="auto"/>
          </w:divBdr>
        </w:div>
        <w:div w:id="515729240">
          <w:marLeft w:val="480"/>
          <w:marRight w:val="0"/>
          <w:marTop w:val="0"/>
          <w:marBottom w:val="0"/>
          <w:divBdr>
            <w:top w:val="none" w:sz="0" w:space="0" w:color="auto"/>
            <w:left w:val="none" w:sz="0" w:space="0" w:color="auto"/>
            <w:bottom w:val="none" w:sz="0" w:space="0" w:color="auto"/>
            <w:right w:val="none" w:sz="0" w:space="0" w:color="auto"/>
          </w:divBdr>
        </w:div>
        <w:div w:id="575554694">
          <w:marLeft w:val="480"/>
          <w:marRight w:val="0"/>
          <w:marTop w:val="0"/>
          <w:marBottom w:val="0"/>
          <w:divBdr>
            <w:top w:val="none" w:sz="0" w:space="0" w:color="auto"/>
            <w:left w:val="none" w:sz="0" w:space="0" w:color="auto"/>
            <w:bottom w:val="none" w:sz="0" w:space="0" w:color="auto"/>
            <w:right w:val="none" w:sz="0" w:space="0" w:color="auto"/>
          </w:divBdr>
        </w:div>
        <w:div w:id="617218837">
          <w:marLeft w:val="480"/>
          <w:marRight w:val="0"/>
          <w:marTop w:val="0"/>
          <w:marBottom w:val="0"/>
          <w:divBdr>
            <w:top w:val="none" w:sz="0" w:space="0" w:color="auto"/>
            <w:left w:val="none" w:sz="0" w:space="0" w:color="auto"/>
            <w:bottom w:val="none" w:sz="0" w:space="0" w:color="auto"/>
            <w:right w:val="none" w:sz="0" w:space="0" w:color="auto"/>
          </w:divBdr>
        </w:div>
        <w:div w:id="917979846">
          <w:marLeft w:val="480"/>
          <w:marRight w:val="0"/>
          <w:marTop w:val="0"/>
          <w:marBottom w:val="0"/>
          <w:divBdr>
            <w:top w:val="none" w:sz="0" w:space="0" w:color="auto"/>
            <w:left w:val="none" w:sz="0" w:space="0" w:color="auto"/>
            <w:bottom w:val="none" w:sz="0" w:space="0" w:color="auto"/>
            <w:right w:val="none" w:sz="0" w:space="0" w:color="auto"/>
          </w:divBdr>
        </w:div>
        <w:div w:id="974407511">
          <w:marLeft w:val="480"/>
          <w:marRight w:val="0"/>
          <w:marTop w:val="0"/>
          <w:marBottom w:val="0"/>
          <w:divBdr>
            <w:top w:val="none" w:sz="0" w:space="0" w:color="auto"/>
            <w:left w:val="none" w:sz="0" w:space="0" w:color="auto"/>
            <w:bottom w:val="none" w:sz="0" w:space="0" w:color="auto"/>
            <w:right w:val="none" w:sz="0" w:space="0" w:color="auto"/>
          </w:divBdr>
        </w:div>
        <w:div w:id="978537673">
          <w:marLeft w:val="480"/>
          <w:marRight w:val="0"/>
          <w:marTop w:val="0"/>
          <w:marBottom w:val="0"/>
          <w:divBdr>
            <w:top w:val="none" w:sz="0" w:space="0" w:color="auto"/>
            <w:left w:val="none" w:sz="0" w:space="0" w:color="auto"/>
            <w:bottom w:val="none" w:sz="0" w:space="0" w:color="auto"/>
            <w:right w:val="none" w:sz="0" w:space="0" w:color="auto"/>
          </w:divBdr>
        </w:div>
        <w:div w:id="1007291414">
          <w:marLeft w:val="480"/>
          <w:marRight w:val="0"/>
          <w:marTop w:val="0"/>
          <w:marBottom w:val="0"/>
          <w:divBdr>
            <w:top w:val="none" w:sz="0" w:space="0" w:color="auto"/>
            <w:left w:val="none" w:sz="0" w:space="0" w:color="auto"/>
            <w:bottom w:val="none" w:sz="0" w:space="0" w:color="auto"/>
            <w:right w:val="none" w:sz="0" w:space="0" w:color="auto"/>
          </w:divBdr>
        </w:div>
        <w:div w:id="1021200770">
          <w:marLeft w:val="480"/>
          <w:marRight w:val="0"/>
          <w:marTop w:val="0"/>
          <w:marBottom w:val="0"/>
          <w:divBdr>
            <w:top w:val="none" w:sz="0" w:space="0" w:color="auto"/>
            <w:left w:val="none" w:sz="0" w:space="0" w:color="auto"/>
            <w:bottom w:val="none" w:sz="0" w:space="0" w:color="auto"/>
            <w:right w:val="none" w:sz="0" w:space="0" w:color="auto"/>
          </w:divBdr>
        </w:div>
        <w:div w:id="1071269433">
          <w:marLeft w:val="480"/>
          <w:marRight w:val="0"/>
          <w:marTop w:val="0"/>
          <w:marBottom w:val="0"/>
          <w:divBdr>
            <w:top w:val="none" w:sz="0" w:space="0" w:color="auto"/>
            <w:left w:val="none" w:sz="0" w:space="0" w:color="auto"/>
            <w:bottom w:val="none" w:sz="0" w:space="0" w:color="auto"/>
            <w:right w:val="none" w:sz="0" w:space="0" w:color="auto"/>
          </w:divBdr>
        </w:div>
        <w:div w:id="1105492669">
          <w:marLeft w:val="480"/>
          <w:marRight w:val="0"/>
          <w:marTop w:val="0"/>
          <w:marBottom w:val="0"/>
          <w:divBdr>
            <w:top w:val="none" w:sz="0" w:space="0" w:color="auto"/>
            <w:left w:val="none" w:sz="0" w:space="0" w:color="auto"/>
            <w:bottom w:val="none" w:sz="0" w:space="0" w:color="auto"/>
            <w:right w:val="none" w:sz="0" w:space="0" w:color="auto"/>
          </w:divBdr>
        </w:div>
        <w:div w:id="1178695370">
          <w:marLeft w:val="480"/>
          <w:marRight w:val="0"/>
          <w:marTop w:val="0"/>
          <w:marBottom w:val="0"/>
          <w:divBdr>
            <w:top w:val="none" w:sz="0" w:space="0" w:color="auto"/>
            <w:left w:val="none" w:sz="0" w:space="0" w:color="auto"/>
            <w:bottom w:val="none" w:sz="0" w:space="0" w:color="auto"/>
            <w:right w:val="none" w:sz="0" w:space="0" w:color="auto"/>
          </w:divBdr>
        </w:div>
        <w:div w:id="1195313162">
          <w:marLeft w:val="480"/>
          <w:marRight w:val="0"/>
          <w:marTop w:val="0"/>
          <w:marBottom w:val="0"/>
          <w:divBdr>
            <w:top w:val="none" w:sz="0" w:space="0" w:color="auto"/>
            <w:left w:val="none" w:sz="0" w:space="0" w:color="auto"/>
            <w:bottom w:val="none" w:sz="0" w:space="0" w:color="auto"/>
            <w:right w:val="none" w:sz="0" w:space="0" w:color="auto"/>
          </w:divBdr>
        </w:div>
        <w:div w:id="1222866858">
          <w:marLeft w:val="480"/>
          <w:marRight w:val="0"/>
          <w:marTop w:val="0"/>
          <w:marBottom w:val="0"/>
          <w:divBdr>
            <w:top w:val="none" w:sz="0" w:space="0" w:color="auto"/>
            <w:left w:val="none" w:sz="0" w:space="0" w:color="auto"/>
            <w:bottom w:val="none" w:sz="0" w:space="0" w:color="auto"/>
            <w:right w:val="none" w:sz="0" w:space="0" w:color="auto"/>
          </w:divBdr>
        </w:div>
        <w:div w:id="1242332649">
          <w:marLeft w:val="480"/>
          <w:marRight w:val="0"/>
          <w:marTop w:val="0"/>
          <w:marBottom w:val="0"/>
          <w:divBdr>
            <w:top w:val="none" w:sz="0" w:space="0" w:color="auto"/>
            <w:left w:val="none" w:sz="0" w:space="0" w:color="auto"/>
            <w:bottom w:val="none" w:sz="0" w:space="0" w:color="auto"/>
            <w:right w:val="none" w:sz="0" w:space="0" w:color="auto"/>
          </w:divBdr>
        </w:div>
        <w:div w:id="1255867872">
          <w:marLeft w:val="480"/>
          <w:marRight w:val="0"/>
          <w:marTop w:val="0"/>
          <w:marBottom w:val="0"/>
          <w:divBdr>
            <w:top w:val="none" w:sz="0" w:space="0" w:color="auto"/>
            <w:left w:val="none" w:sz="0" w:space="0" w:color="auto"/>
            <w:bottom w:val="none" w:sz="0" w:space="0" w:color="auto"/>
            <w:right w:val="none" w:sz="0" w:space="0" w:color="auto"/>
          </w:divBdr>
        </w:div>
        <w:div w:id="1291280795">
          <w:marLeft w:val="480"/>
          <w:marRight w:val="0"/>
          <w:marTop w:val="0"/>
          <w:marBottom w:val="0"/>
          <w:divBdr>
            <w:top w:val="none" w:sz="0" w:space="0" w:color="auto"/>
            <w:left w:val="none" w:sz="0" w:space="0" w:color="auto"/>
            <w:bottom w:val="none" w:sz="0" w:space="0" w:color="auto"/>
            <w:right w:val="none" w:sz="0" w:space="0" w:color="auto"/>
          </w:divBdr>
        </w:div>
        <w:div w:id="1339574020">
          <w:marLeft w:val="480"/>
          <w:marRight w:val="0"/>
          <w:marTop w:val="0"/>
          <w:marBottom w:val="0"/>
          <w:divBdr>
            <w:top w:val="none" w:sz="0" w:space="0" w:color="auto"/>
            <w:left w:val="none" w:sz="0" w:space="0" w:color="auto"/>
            <w:bottom w:val="none" w:sz="0" w:space="0" w:color="auto"/>
            <w:right w:val="none" w:sz="0" w:space="0" w:color="auto"/>
          </w:divBdr>
        </w:div>
        <w:div w:id="1387414865">
          <w:marLeft w:val="480"/>
          <w:marRight w:val="0"/>
          <w:marTop w:val="0"/>
          <w:marBottom w:val="0"/>
          <w:divBdr>
            <w:top w:val="none" w:sz="0" w:space="0" w:color="auto"/>
            <w:left w:val="none" w:sz="0" w:space="0" w:color="auto"/>
            <w:bottom w:val="none" w:sz="0" w:space="0" w:color="auto"/>
            <w:right w:val="none" w:sz="0" w:space="0" w:color="auto"/>
          </w:divBdr>
        </w:div>
        <w:div w:id="1437406542">
          <w:marLeft w:val="480"/>
          <w:marRight w:val="0"/>
          <w:marTop w:val="0"/>
          <w:marBottom w:val="0"/>
          <w:divBdr>
            <w:top w:val="none" w:sz="0" w:space="0" w:color="auto"/>
            <w:left w:val="none" w:sz="0" w:space="0" w:color="auto"/>
            <w:bottom w:val="none" w:sz="0" w:space="0" w:color="auto"/>
            <w:right w:val="none" w:sz="0" w:space="0" w:color="auto"/>
          </w:divBdr>
        </w:div>
        <w:div w:id="1456951687">
          <w:marLeft w:val="480"/>
          <w:marRight w:val="0"/>
          <w:marTop w:val="0"/>
          <w:marBottom w:val="0"/>
          <w:divBdr>
            <w:top w:val="none" w:sz="0" w:space="0" w:color="auto"/>
            <w:left w:val="none" w:sz="0" w:space="0" w:color="auto"/>
            <w:bottom w:val="none" w:sz="0" w:space="0" w:color="auto"/>
            <w:right w:val="none" w:sz="0" w:space="0" w:color="auto"/>
          </w:divBdr>
        </w:div>
        <w:div w:id="1480002054">
          <w:marLeft w:val="480"/>
          <w:marRight w:val="0"/>
          <w:marTop w:val="0"/>
          <w:marBottom w:val="0"/>
          <w:divBdr>
            <w:top w:val="none" w:sz="0" w:space="0" w:color="auto"/>
            <w:left w:val="none" w:sz="0" w:space="0" w:color="auto"/>
            <w:bottom w:val="none" w:sz="0" w:space="0" w:color="auto"/>
            <w:right w:val="none" w:sz="0" w:space="0" w:color="auto"/>
          </w:divBdr>
        </w:div>
        <w:div w:id="1553928884">
          <w:marLeft w:val="480"/>
          <w:marRight w:val="0"/>
          <w:marTop w:val="0"/>
          <w:marBottom w:val="0"/>
          <w:divBdr>
            <w:top w:val="none" w:sz="0" w:space="0" w:color="auto"/>
            <w:left w:val="none" w:sz="0" w:space="0" w:color="auto"/>
            <w:bottom w:val="none" w:sz="0" w:space="0" w:color="auto"/>
            <w:right w:val="none" w:sz="0" w:space="0" w:color="auto"/>
          </w:divBdr>
        </w:div>
        <w:div w:id="1565335542">
          <w:marLeft w:val="480"/>
          <w:marRight w:val="0"/>
          <w:marTop w:val="0"/>
          <w:marBottom w:val="0"/>
          <w:divBdr>
            <w:top w:val="none" w:sz="0" w:space="0" w:color="auto"/>
            <w:left w:val="none" w:sz="0" w:space="0" w:color="auto"/>
            <w:bottom w:val="none" w:sz="0" w:space="0" w:color="auto"/>
            <w:right w:val="none" w:sz="0" w:space="0" w:color="auto"/>
          </w:divBdr>
        </w:div>
        <w:div w:id="1619951595">
          <w:marLeft w:val="480"/>
          <w:marRight w:val="0"/>
          <w:marTop w:val="0"/>
          <w:marBottom w:val="0"/>
          <w:divBdr>
            <w:top w:val="none" w:sz="0" w:space="0" w:color="auto"/>
            <w:left w:val="none" w:sz="0" w:space="0" w:color="auto"/>
            <w:bottom w:val="none" w:sz="0" w:space="0" w:color="auto"/>
            <w:right w:val="none" w:sz="0" w:space="0" w:color="auto"/>
          </w:divBdr>
        </w:div>
        <w:div w:id="1666854803">
          <w:marLeft w:val="480"/>
          <w:marRight w:val="0"/>
          <w:marTop w:val="0"/>
          <w:marBottom w:val="0"/>
          <w:divBdr>
            <w:top w:val="none" w:sz="0" w:space="0" w:color="auto"/>
            <w:left w:val="none" w:sz="0" w:space="0" w:color="auto"/>
            <w:bottom w:val="none" w:sz="0" w:space="0" w:color="auto"/>
            <w:right w:val="none" w:sz="0" w:space="0" w:color="auto"/>
          </w:divBdr>
        </w:div>
        <w:div w:id="1730573533">
          <w:marLeft w:val="480"/>
          <w:marRight w:val="0"/>
          <w:marTop w:val="0"/>
          <w:marBottom w:val="0"/>
          <w:divBdr>
            <w:top w:val="none" w:sz="0" w:space="0" w:color="auto"/>
            <w:left w:val="none" w:sz="0" w:space="0" w:color="auto"/>
            <w:bottom w:val="none" w:sz="0" w:space="0" w:color="auto"/>
            <w:right w:val="none" w:sz="0" w:space="0" w:color="auto"/>
          </w:divBdr>
        </w:div>
        <w:div w:id="1791122910">
          <w:marLeft w:val="480"/>
          <w:marRight w:val="0"/>
          <w:marTop w:val="0"/>
          <w:marBottom w:val="0"/>
          <w:divBdr>
            <w:top w:val="none" w:sz="0" w:space="0" w:color="auto"/>
            <w:left w:val="none" w:sz="0" w:space="0" w:color="auto"/>
            <w:bottom w:val="none" w:sz="0" w:space="0" w:color="auto"/>
            <w:right w:val="none" w:sz="0" w:space="0" w:color="auto"/>
          </w:divBdr>
        </w:div>
        <w:div w:id="1909534113">
          <w:marLeft w:val="480"/>
          <w:marRight w:val="0"/>
          <w:marTop w:val="0"/>
          <w:marBottom w:val="0"/>
          <w:divBdr>
            <w:top w:val="none" w:sz="0" w:space="0" w:color="auto"/>
            <w:left w:val="none" w:sz="0" w:space="0" w:color="auto"/>
            <w:bottom w:val="none" w:sz="0" w:space="0" w:color="auto"/>
            <w:right w:val="none" w:sz="0" w:space="0" w:color="auto"/>
          </w:divBdr>
        </w:div>
        <w:div w:id="1967203110">
          <w:marLeft w:val="480"/>
          <w:marRight w:val="0"/>
          <w:marTop w:val="0"/>
          <w:marBottom w:val="0"/>
          <w:divBdr>
            <w:top w:val="none" w:sz="0" w:space="0" w:color="auto"/>
            <w:left w:val="none" w:sz="0" w:space="0" w:color="auto"/>
            <w:bottom w:val="none" w:sz="0" w:space="0" w:color="auto"/>
            <w:right w:val="none" w:sz="0" w:space="0" w:color="auto"/>
          </w:divBdr>
        </w:div>
        <w:div w:id="1970551877">
          <w:marLeft w:val="480"/>
          <w:marRight w:val="0"/>
          <w:marTop w:val="0"/>
          <w:marBottom w:val="0"/>
          <w:divBdr>
            <w:top w:val="none" w:sz="0" w:space="0" w:color="auto"/>
            <w:left w:val="none" w:sz="0" w:space="0" w:color="auto"/>
            <w:bottom w:val="none" w:sz="0" w:space="0" w:color="auto"/>
            <w:right w:val="none" w:sz="0" w:space="0" w:color="auto"/>
          </w:divBdr>
        </w:div>
        <w:div w:id="1988824258">
          <w:marLeft w:val="480"/>
          <w:marRight w:val="0"/>
          <w:marTop w:val="0"/>
          <w:marBottom w:val="0"/>
          <w:divBdr>
            <w:top w:val="none" w:sz="0" w:space="0" w:color="auto"/>
            <w:left w:val="none" w:sz="0" w:space="0" w:color="auto"/>
            <w:bottom w:val="none" w:sz="0" w:space="0" w:color="auto"/>
            <w:right w:val="none" w:sz="0" w:space="0" w:color="auto"/>
          </w:divBdr>
        </w:div>
        <w:div w:id="2007319607">
          <w:marLeft w:val="480"/>
          <w:marRight w:val="0"/>
          <w:marTop w:val="0"/>
          <w:marBottom w:val="0"/>
          <w:divBdr>
            <w:top w:val="none" w:sz="0" w:space="0" w:color="auto"/>
            <w:left w:val="none" w:sz="0" w:space="0" w:color="auto"/>
            <w:bottom w:val="none" w:sz="0" w:space="0" w:color="auto"/>
            <w:right w:val="none" w:sz="0" w:space="0" w:color="auto"/>
          </w:divBdr>
        </w:div>
        <w:div w:id="2109958283">
          <w:marLeft w:val="480"/>
          <w:marRight w:val="0"/>
          <w:marTop w:val="0"/>
          <w:marBottom w:val="0"/>
          <w:divBdr>
            <w:top w:val="none" w:sz="0" w:space="0" w:color="auto"/>
            <w:left w:val="none" w:sz="0" w:space="0" w:color="auto"/>
            <w:bottom w:val="none" w:sz="0" w:space="0" w:color="auto"/>
            <w:right w:val="none" w:sz="0" w:space="0" w:color="auto"/>
          </w:divBdr>
        </w:div>
      </w:divsChild>
    </w:div>
    <w:div w:id="12415494">
      <w:bodyDiv w:val="1"/>
      <w:marLeft w:val="0"/>
      <w:marRight w:val="0"/>
      <w:marTop w:val="0"/>
      <w:marBottom w:val="0"/>
      <w:divBdr>
        <w:top w:val="none" w:sz="0" w:space="0" w:color="auto"/>
        <w:left w:val="none" w:sz="0" w:space="0" w:color="auto"/>
        <w:bottom w:val="none" w:sz="0" w:space="0" w:color="auto"/>
        <w:right w:val="none" w:sz="0" w:space="0" w:color="auto"/>
      </w:divBdr>
    </w:div>
    <w:div w:id="13073753">
      <w:bodyDiv w:val="1"/>
      <w:marLeft w:val="0"/>
      <w:marRight w:val="0"/>
      <w:marTop w:val="0"/>
      <w:marBottom w:val="0"/>
      <w:divBdr>
        <w:top w:val="none" w:sz="0" w:space="0" w:color="auto"/>
        <w:left w:val="none" w:sz="0" w:space="0" w:color="auto"/>
        <w:bottom w:val="none" w:sz="0" w:space="0" w:color="auto"/>
        <w:right w:val="none" w:sz="0" w:space="0" w:color="auto"/>
      </w:divBdr>
    </w:div>
    <w:div w:id="14426976">
      <w:bodyDiv w:val="1"/>
      <w:marLeft w:val="0"/>
      <w:marRight w:val="0"/>
      <w:marTop w:val="0"/>
      <w:marBottom w:val="0"/>
      <w:divBdr>
        <w:top w:val="none" w:sz="0" w:space="0" w:color="auto"/>
        <w:left w:val="none" w:sz="0" w:space="0" w:color="auto"/>
        <w:bottom w:val="none" w:sz="0" w:space="0" w:color="auto"/>
        <w:right w:val="none" w:sz="0" w:space="0" w:color="auto"/>
      </w:divBdr>
    </w:div>
    <w:div w:id="16516395">
      <w:bodyDiv w:val="1"/>
      <w:marLeft w:val="0"/>
      <w:marRight w:val="0"/>
      <w:marTop w:val="0"/>
      <w:marBottom w:val="0"/>
      <w:divBdr>
        <w:top w:val="none" w:sz="0" w:space="0" w:color="auto"/>
        <w:left w:val="none" w:sz="0" w:space="0" w:color="auto"/>
        <w:bottom w:val="none" w:sz="0" w:space="0" w:color="auto"/>
        <w:right w:val="none" w:sz="0" w:space="0" w:color="auto"/>
      </w:divBdr>
    </w:div>
    <w:div w:id="19859150">
      <w:bodyDiv w:val="1"/>
      <w:marLeft w:val="0"/>
      <w:marRight w:val="0"/>
      <w:marTop w:val="0"/>
      <w:marBottom w:val="0"/>
      <w:divBdr>
        <w:top w:val="none" w:sz="0" w:space="0" w:color="auto"/>
        <w:left w:val="none" w:sz="0" w:space="0" w:color="auto"/>
        <w:bottom w:val="none" w:sz="0" w:space="0" w:color="auto"/>
        <w:right w:val="none" w:sz="0" w:space="0" w:color="auto"/>
      </w:divBdr>
    </w:div>
    <w:div w:id="21588909">
      <w:bodyDiv w:val="1"/>
      <w:marLeft w:val="0"/>
      <w:marRight w:val="0"/>
      <w:marTop w:val="0"/>
      <w:marBottom w:val="0"/>
      <w:divBdr>
        <w:top w:val="none" w:sz="0" w:space="0" w:color="auto"/>
        <w:left w:val="none" w:sz="0" w:space="0" w:color="auto"/>
        <w:bottom w:val="none" w:sz="0" w:space="0" w:color="auto"/>
        <w:right w:val="none" w:sz="0" w:space="0" w:color="auto"/>
      </w:divBdr>
    </w:div>
    <w:div w:id="21713790">
      <w:bodyDiv w:val="1"/>
      <w:marLeft w:val="0"/>
      <w:marRight w:val="0"/>
      <w:marTop w:val="0"/>
      <w:marBottom w:val="0"/>
      <w:divBdr>
        <w:top w:val="none" w:sz="0" w:space="0" w:color="auto"/>
        <w:left w:val="none" w:sz="0" w:space="0" w:color="auto"/>
        <w:bottom w:val="none" w:sz="0" w:space="0" w:color="auto"/>
        <w:right w:val="none" w:sz="0" w:space="0" w:color="auto"/>
      </w:divBdr>
    </w:div>
    <w:div w:id="24211844">
      <w:bodyDiv w:val="1"/>
      <w:marLeft w:val="0"/>
      <w:marRight w:val="0"/>
      <w:marTop w:val="0"/>
      <w:marBottom w:val="0"/>
      <w:divBdr>
        <w:top w:val="none" w:sz="0" w:space="0" w:color="auto"/>
        <w:left w:val="none" w:sz="0" w:space="0" w:color="auto"/>
        <w:bottom w:val="none" w:sz="0" w:space="0" w:color="auto"/>
        <w:right w:val="none" w:sz="0" w:space="0" w:color="auto"/>
      </w:divBdr>
    </w:div>
    <w:div w:id="29112318">
      <w:bodyDiv w:val="1"/>
      <w:marLeft w:val="0"/>
      <w:marRight w:val="0"/>
      <w:marTop w:val="0"/>
      <w:marBottom w:val="0"/>
      <w:divBdr>
        <w:top w:val="none" w:sz="0" w:space="0" w:color="auto"/>
        <w:left w:val="none" w:sz="0" w:space="0" w:color="auto"/>
        <w:bottom w:val="none" w:sz="0" w:space="0" w:color="auto"/>
        <w:right w:val="none" w:sz="0" w:space="0" w:color="auto"/>
      </w:divBdr>
    </w:div>
    <w:div w:id="33390056">
      <w:bodyDiv w:val="1"/>
      <w:marLeft w:val="0"/>
      <w:marRight w:val="0"/>
      <w:marTop w:val="0"/>
      <w:marBottom w:val="0"/>
      <w:divBdr>
        <w:top w:val="none" w:sz="0" w:space="0" w:color="auto"/>
        <w:left w:val="none" w:sz="0" w:space="0" w:color="auto"/>
        <w:bottom w:val="none" w:sz="0" w:space="0" w:color="auto"/>
        <w:right w:val="none" w:sz="0" w:space="0" w:color="auto"/>
      </w:divBdr>
    </w:div>
    <w:div w:id="34425753">
      <w:bodyDiv w:val="1"/>
      <w:marLeft w:val="0"/>
      <w:marRight w:val="0"/>
      <w:marTop w:val="0"/>
      <w:marBottom w:val="0"/>
      <w:divBdr>
        <w:top w:val="none" w:sz="0" w:space="0" w:color="auto"/>
        <w:left w:val="none" w:sz="0" w:space="0" w:color="auto"/>
        <w:bottom w:val="none" w:sz="0" w:space="0" w:color="auto"/>
        <w:right w:val="none" w:sz="0" w:space="0" w:color="auto"/>
      </w:divBdr>
    </w:div>
    <w:div w:id="36858822">
      <w:bodyDiv w:val="1"/>
      <w:marLeft w:val="0"/>
      <w:marRight w:val="0"/>
      <w:marTop w:val="0"/>
      <w:marBottom w:val="0"/>
      <w:divBdr>
        <w:top w:val="none" w:sz="0" w:space="0" w:color="auto"/>
        <w:left w:val="none" w:sz="0" w:space="0" w:color="auto"/>
        <w:bottom w:val="none" w:sz="0" w:space="0" w:color="auto"/>
        <w:right w:val="none" w:sz="0" w:space="0" w:color="auto"/>
      </w:divBdr>
    </w:div>
    <w:div w:id="40522213">
      <w:bodyDiv w:val="1"/>
      <w:marLeft w:val="0"/>
      <w:marRight w:val="0"/>
      <w:marTop w:val="0"/>
      <w:marBottom w:val="0"/>
      <w:divBdr>
        <w:top w:val="none" w:sz="0" w:space="0" w:color="auto"/>
        <w:left w:val="none" w:sz="0" w:space="0" w:color="auto"/>
        <w:bottom w:val="none" w:sz="0" w:space="0" w:color="auto"/>
        <w:right w:val="none" w:sz="0" w:space="0" w:color="auto"/>
      </w:divBdr>
    </w:div>
    <w:div w:id="41448233">
      <w:bodyDiv w:val="1"/>
      <w:marLeft w:val="0"/>
      <w:marRight w:val="0"/>
      <w:marTop w:val="0"/>
      <w:marBottom w:val="0"/>
      <w:divBdr>
        <w:top w:val="none" w:sz="0" w:space="0" w:color="auto"/>
        <w:left w:val="none" w:sz="0" w:space="0" w:color="auto"/>
        <w:bottom w:val="none" w:sz="0" w:space="0" w:color="auto"/>
        <w:right w:val="none" w:sz="0" w:space="0" w:color="auto"/>
      </w:divBdr>
    </w:div>
    <w:div w:id="42557304">
      <w:bodyDiv w:val="1"/>
      <w:marLeft w:val="0"/>
      <w:marRight w:val="0"/>
      <w:marTop w:val="0"/>
      <w:marBottom w:val="0"/>
      <w:divBdr>
        <w:top w:val="none" w:sz="0" w:space="0" w:color="auto"/>
        <w:left w:val="none" w:sz="0" w:space="0" w:color="auto"/>
        <w:bottom w:val="none" w:sz="0" w:space="0" w:color="auto"/>
        <w:right w:val="none" w:sz="0" w:space="0" w:color="auto"/>
      </w:divBdr>
    </w:div>
    <w:div w:id="45303804">
      <w:bodyDiv w:val="1"/>
      <w:marLeft w:val="0"/>
      <w:marRight w:val="0"/>
      <w:marTop w:val="0"/>
      <w:marBottom w:val="0"/>
      <w:divBdr>
        <w:top w:val="none" w:sz="0" w:space="0" w:color="auto"/>
        <w:left w:val="none" w:sz="0" w:space="0" w:color="auto"/>
        <w:bottom w:val="none" w:sz="0" w:space="0" w:color="auto"/>
        <w:right w:val="none" w:sz="0" w:space="0" w:color="auto"/>
      </w:divBdr>
    </w:div>
    <w:div w:id="48498191">
      <w:bodyDiv w:val="1"/>
      <w:marLeft w:val="0"/>
      <w:marRight w:val="0"/>
      <w:marTop w:val="0"/>
      <w:marBottom w:val="0"/>
      <w:divBdr>
        <w:top w:val="none" w:sz="0" w:space="0" w:color="auto"/>
        <w:left w:val="none" w:sz="0" w:space="0" w:color="auto"/>
        <w:bottom w:val="none" w:sz="0" w:space="0" w:color="auto"/>
        <w:right w:val="none" w:sz="0" w:space="0" w:color="auto"/>
      </w:divBdr>
    </w:div>
    <w:div w:id="50807014">
      <w:bodyDiv w:val="1"/>
      <w:marLeft w:val="0"/>
      <w:marRight w:val="0"/>
      <w:marTop w:val="0"/>
      <w:marBottom w:val="0"/>
      <w:divBdr>
        <w:top w:val="none" w:sz="0" w:space="0" w:color="auto"/>
        <w:left w:val="none" w:sz="0" w:space="0" w:color="auto"/>
        <w:bottom w:val="none" w:sz="0" w:space="0" w:color="auto"/>
        <w:right w:val="none" w:sz="0" w:space="0" w:color="auto"/>
      </w:divBdr>
      <w:divsChild>
        <w:div w:id="314845417">
          <w:marLeft w:val="480"/>
          <w:marRight w:val="0"/>
          <w:marTop w:val="0"/>
          <w:marBottom w:val="0"/>
          <w:divBdr>
            <w:top w:val="none" w:sz="0" w:space="0" w:color="auto"/>
            <w:left w:val="none" w:sz="0" w:space="0" w:color="auto"/>
            <w:bottom w:val="none" w:sz="0" w:space="0" w:color="auto"/>
            <w:right w:val="none" w:sz="0" w:space="0" w:color="auto"/>
          </w:divBdr>
        </w:div>
        <w:div w:id="328749323">
          <w:marLeft w:val="480"/>
          <w:marRight w:val="0"/>
          <w:marTop w:val="0"/>
          <w:marBottom w:val="0"/>
          <w:divBdr>
            <w:top w:val="none" w:sz="0" w:space="0" w:color="auto"/>
            <w:left w:val="none" w:sz="0" w:space="0" w:color="auto"/>
            <w:bottom w:val="none" w:sz="0" w:space="0" w:color="auto"/>
            <w:right w:val="none" w:sz="0" w:space="0" w:color="auto"/>
          </w:divBdr>
        </w:div>
        <w:div w:id="785151314">
          <w:marLeft w:val="480"/>
          <w:marRight w:val="0"/>
          <w:marTop w:val="0"/>
          <w:marBottom w:val="0"/>
          <w:divBdr>
            <w:top w:val="none" w:sz="0" w:space="0" w:color="auto"/>
            <w:left w:val="none" w:sz="0" w:space="0" w:color="auto"/>
            <w:bottom w:val="none" w:sz="0" w:space="0" w:color="auto"/>
            <w:right w:val="none" w:sz="0" w:space="0" w:color="auto"/>
          </w:divBdr>
        </w:div>
        <w:div w:id="923339032">
          <w:marLeft w:val="480"/>
          <w:marRight w:val="0"/>
          <w:marTop w:val="0"/>
          <w:marBottom w:val="0"/>
          <w:divBdr>
            <w:top w:val="none" w:sz="0" w:space="0" w:color="auto"/>
            <w:left w:val="none" w:sz="0" w:space="0" w:color="auto"/>
            <w:bottom w:val="none" w:sz="0" w:space="0" w:color="auto"/>
            <w:right w:val="none" w:sz="0" w:space="0" w:color="auto"/>
          </w:divBdr>
        </w:div>
        <w:div w:id="960113203">
          <w:marLeft w:val="480"/>
          <w:marRight w:val="0"/>
          <w:marTop w:val="0"/>
          <w:marBottom w:val="0"/>
          <w:divBdr>
            <w:top w:val="none" w:sz="0" w:space="0" w:color="auto"/>
            <w:left w:val="none" w:sz="0" w:space="0" w:color="auto"/>
            <w:bottom w:val="none" w:sz="0" w:space="0" w:color="auto"/>
            <w:right w:val="none" w:sz="0" w:space="0" w:color="auto"/>
          </w:divBdr>
        </w:div>
        <w:div w:id="1808088011">
          <w:marLeft w:val="480"/>
          <w:marRight w:val="0"/>
          <w:marTop w:val="0"/>
          <w:marBottom w:val="0"/>
          <w:divBdr>
            <w:top w:val="none" w:sz="0" w:space="0" w:color="auto"/>
            <w:left w:val="none" w:sz="0" w:space="0" w:color="auto"/>
            <w:bottom w:val="none" w:sz="0" w:space="0" w:color="auto"/>
            <w:right w:val="none" w:sz="0" w:space="0" w:color="auto"/>
          </w:divBdr>
        </w:div>
        <w:div w:id="1828399611">
          <w:marLeft w:val="480"/>
          <w:marRight w:val="0"/>
          <w:marTop w:val="0"/>
          <w:marBottom w:val="0"/>
          <w:divBdr>
            <w:top w:val="none" w:sz="0" w:space="0" w:color="auto"/>
            <w:left w:val="none" w:sz="0" w:space="0" w:color="auto"/>
            <w:bottom w:val="none" w:sz="0" w:space="0" w:color="auto"/>
            <w:right w:val="none" w:sz="0" w:space="0" w:color="auto"/>
          </w:divBdr>
        </w:div>
        <w:div w:id="2006123435">
          <w:marLeft w:val="480"/>
          <w:marRight w:val="0"/>
          <w:marTop w:val="0"/>
          <w:marBottom w:val="0"/>
          <w:divBdr>
            <w:top w:val="none" w:sz="0" w:space="0" w:color="auto"/>
            <w:left w:val="none" w:sz="0" w:space="0" w:color="auto"/>
            <w:bottom w:val="none" w:sz="0" w:space="0" w:color="auto"/>
            <w:right w:val="none" w:sz="0" w:space="0" w:color="auto"/>
          </w:divBdr>
        </w:div>
        <w:div w:id="2075421695">
          <w:marLeft w:val="480"/>
          <w:marRight w:val="0"/>
          <w:marTop w:val="0"/>
          <w:marBottom w:val="0"/>
          <w:divBdr>
            <w:top w:val="none" w:sz="0" w:space="0" w:color="auto"/>
            <w:left w:val="none" w:sz="0" w:space="0" w:color="auto"/>
            <w:bottom w:val="none" w:sz="0" w:space="0" w:color="auto"/>
            <w:right w:val="none" w:sz="0" w:space="0" w:color="auto"/>
          </w:divBdr>
        </w:div>
      </w:divsChild>
    </w:div>
    <w:div w:id="55517449">
      <w:bodyDiv w:val="1"/>
      <w:marLeft w:val="0"/>
      <w:marRight w:val="0"/>
      <w:marTop w:val="0"/>
      <w:marBottom w:val="0"/>
      <w:divBdr>
        <w:top w:val="none" w:sz="0" w:space="0" w:color="auto"/>
        <w:left w:val="none" w:sz="0" w:space="0" w:color="auto"/>
        <w:bottom w:val="none" w:sz="0" w:space="0" w:color="auto"/>
        <w:right w:val="none" w:sz="0" w:space="0" w:color="auto"/>
      </w:divBdr>
      <w:divsChild>
        <w:div w:id="33581230">
          <w:marLeft w:val="480"/>
          <w:marRight w:val="0"/>
          <w:marTop w:val="0"/>
          <w:marBottom w:val="0"/>
          <w:divBdr>
            <w:top w:val="none" w:sz="0" w:space="0" w:color="auto"/>
            <w:left w:val="none" w:sz="0" w:space="0" w:color="auto"/>
            <w:bottom w:val="none" w:sz="0" w:space="0" w:color="auto"/>
            <w:right w:val="none" w:sz="0" w:space="0" w:color="auto"/>
          </w:divBdr>
        </w:div>
        <w:div w:id="120808292">
          <w:marLeft w:val="480"/>
          <w:marRight w:val="0"/>
          <w:marTop w:val="0"/>
          <w:marBottom w:val="0"/>
          <w:divBdr>
            <w:top w:val="none" w:sz="0" w:space="0" w:color="auto"/>
            <w:left w:val="none" w:sz="0" w:space="0" w:color="auto"/>
            <w:bottom w:val="none" w:sz="0" w:space="0" w:color="auto"/>
            <w:right w:val="none" w:sz="0" w:space="0" w:color="auto"/>
          </w:divBdr>
        </w:div>
        <w:div w:id="209417116">
          <w:marLeft w:val="480"/>
          <w:marRight w:val="0"/>
          <w:marTop w:val="0"/>
          <w:marBottom w:val="0"/>
          <w:divBdr>
            <w:top w:val="none" w:sz="0" w:space="0" w:color="auto"/>
            <w:left w:val="none" w:sz="0" w:space="0" w:color="auto"/>
            <w:bottom w:val="none" w:sz="0" w:space="0" w:color="auto"/>
            <w:right w:val="none" w:sz="0" w:space="0" w:color="auto"/>
          </w:divBdr>
        </w:div>
        <w:div w:id="356733949">
          <w:marLeft w:val="480"/>
          <w:marRight w:val="0"/>
          <w:marTop w:val="0"/>
          <w:marBottom w:val="0"/>
          <w:divBdr>
            <w:top w:val="none" w:sz="0" w:space="0" w:color="auto"/>
            <w:left w:val="none" w:sz="0" w:space="0" w:color="auto"/>
            <w:bottom w:val="none" w:sz="0" w:space="0" w:color="auto"/>
            <w:right w:val="none" w:sz="0" w:space="0" w:color="auto"/>
          </w:divBdr>
        </w:div>
        <w:div w:id="450170054">
          <w:marLeft w:val="480"/>
          <w:marRight w:val="0"/>
          <w:marTop w:val="0"/>
          <w:marBottom w:val="0"/>
          <w:divBdr>
            <w:top w:val="none" w:sz="0" w:space="0" w:color="auto"/>
            <w:left w:val="none" w:sz="0" w:space="0" w:color="auto"/>
            <w:bottom w:val="none" w:sz="0" w:space="0" w:color="auto"/>
            <w:right w:val="none" w:sz="0" w:space="0" w:color="auto"/>
          </w:divBdr>
        </w:div>
        <w:div w:id="455297436">
          <w:marLeft w:val="480"/>
          <w:marRight w:val="0"/>
          <w:marTop w:val="0"/>
          <w:marBottom w:val="0"/>
          <w:divBdr>
            <w:top w:val="none" w:sz="0" w:space="0" w:color="auto"/>
            <w:left w:val="none" w:sz="0" w:space="0" w:color="auto"/>
            <w:bottom w:val="none" w:sz="0" w:space="0" w:color="auto"/>
            <w:right w:val="none" w:sz="0" w:space="0" w:color="auto"/>
          </w:divBdr>
        </w:div>
        <w:div w:id="490024401">
          <w:marLeft w:val="480"/>
          <w:marRight w:val="0"/>
          <w:marTop w:val="0"/>
          <w:marBottom w:val="0"/>
          <w:divBdr>
            <w:top w:val="none" w:sz="0" w:space="0" w:color="auto"/>
            <w:left w:val="none" w:sz="0" w:space="0" w:color="auto"/>
            <w:bottom w:val="none" w:sz="0" w:space="0" w:color="auto"/>
            <w:right w:val="none" w:sz="0" w:space="0" w:color="auto"/>
          </w:divBdr>
        </w:div>
        <w:div w:id="573583560">
          <w:marLeft w:val="480"/>
          <w:marRight w:val="0"/>
          <w:marTop w:val="0"/>
          <w:marBottom w:val="0"/>
          <w:divBdr>
            <w:top w:val="none" w:sz="0" w:space="0" w:color="auto"/>
            <w:left w:val="none" w:sz="0" w:space="0" w:color="auto"/>
            <w:bottom w:val="none" w:sz="0" w:space="0" w:color="auto"/>
            <w:right w:val="none" w:sz="0" w:space="0" w:color="auto"/>
          </w:divBdr>
        </w:div>
        <w:div w:id="668795999">
          <w:marLeft w:val="480"/>
          <w:marRight w:val="0"/>
          <w:marTop w:val="0"/>
          <w:marBottom w:val="0"/>
          <w:divBdr>
            <w:top w:val="none" w:sz="0" w:space="0" w:color="auto"/>
            <w:left w:val="none" w:sz="0" w:space="0" w:color="auto"/>
            <w:bottom w:val="none" w:sz="0" w:space="0" w:color="auto"/>
            <w:right w:val="none" w:sz="0" w:space="0" w:color="auto"/>
          </w:divBdr>
        </w:div>
        <w:div w:id="673260108">
          <w:marLeft w:val="480"/>
          <w:marRight w:val="0"/>
          <w:marTop w:val="0"/>
          <w:marBottom w:val="0"/>
          <w:divBdr>
            <w:top w:val="none" w:sz="0" w:space="0" w:color="auto"/>
            <w:left w:val="none" w:sz="0" w:space="0" w:color="auto"/>
            <w:bottom w:val="none" w:sz="0" w:space="0" w:color="auto"/>
            <w:right w:val="none" w:sz="0" w:space="0" w:color="auto"/>
          </w:divBdr>
        </w:div>
        <w:div w:id="728265100">
          <w:marLeft w:val="480"/>
          <w:marRight w:val="0"/>
          <w:marTop w:val="0"/>
          <w:marBottom w:val="0"/>
          <w:divBdr>
            <w:top w:val="none" w:sz="0" w:space="0" w:color="auto"/>
            <w:left w:val="none" w:sz="0" w:space="0" w:color="auto"/>
            <w:bottom w:val="none" w:sz="0" w:space="0" w:color="auto"/>
            <w:right w:val="none" w:sz="0" w:space="0" w:color="auto"/>
          </w:divBdr>
        </w:div>
        <w:div w:id="738750908">
          <w:marLeft w:val="480"/>
          <w:marRight w:val="0"/>
          <w:marTop w:val="0"/>
          <w:marBottom w:val="0"/>
          <w:divBdr>
            <w:top w:val="none" w:sz="0" w:space="0" w:color="auto"/>
            <w:left w:val="none" w:sz="0" w:space="0" w:color="auto"/>
            <w:bottom w:val="none" w:sz="0" w:space="0" w:color="auto"/>
            <w:right w:val="none" w:sz="0" w:space="0" w:color="auto"/>
          </w:divBdr>
        </w:div>
        <w:div w:id="760443628">
          <w:marLeft w:val="480"/>
          <w:marRight w:val="0"/>
          <w:marTop w:val="0"/>
          <w:marBottom w:val="0"/>
          <w:divBdr>
            <w:top w:val="none" w:sz="0" w:space="0" w:color="auto"/>
            <w:left w:val="none" w:sz="0" w:space="0" w:color="auto"/>
            <w:bottom w:val="none" w:sz="0" w:space="0" w:color="auto"/>
            <w:right w:val="none" w:sz="0" w:space="0" w:color="auto"/>
          </w:divBdr>
        </w:div>
        <w:div w:id="776023142">
          <w:marLeft w:val="480"/>
          <w:marRight w:val="0"/>
          <w:marTop w:val="0"/>
          <w:marBottom w:val="0"/>
          <w:divBdr>
            <w:top w:val="none" w:sz="0" w:space="0" w:color="auto"/>
            <w:left w:val="none" w:sz="0" w:space="0" w:color="auto"/>
            <w:bottom w:val="none" w:sz="0" w:space="0" w:color="auto"/>
            <w:right w:val="none" w:sz="0" w:space="0" w:color="auto"/>
          </w:divBdr>
        </w:div>
        <w:div w:id="805508469">
          <w:marLeft w:val="480"/>
          <w:marRight w:val="0"/>
          <w:marTop w:val="0"/>
          <w:marBottom w:val="0"/>
          <w:divBdr>
            <w:top w:val="none" w:sz="0" w:space="0" w:color="auto"/>
            <w:left w:val="none" w:sz="0" w:space="0" w:color="auto"/>
            <w:bottom w:val="none" w:sz="0" w:space="0" w:color="auto"/>
            <w:right w:val="none" w:sz="0" w:space="0" w:color="auto"/>
          </w:divBdr>
        </w:div>
        <w:div w:id="813571871">
          <w:marLeft w:val="480"/>
          <w:marRight w:val="0"/>
          <w:marTop w:val="0"/>
          <w:marBottom w:val="0"/>
          <w:divBdr>
            <w:top w:val="none" w:sz="0" w:space="0" w:color="auto"/>
            <w:left w:val="none" w:sz="0" w:space="0" w:color="auto"/>
            <w:bottom w:val="none" w:sz="0" w:space="0" w:color="auto"/>
            <w:right w:val="none" w:sz="0" w:space="0" w:color="auto"/>
          </w:divBdr>
        </w:div>
        <w:div w:id="840394703">
          <w:marLeft w:val="480"/>
          <w:marRight w:val="0"/>
          <w:marTop w:val="0"/>
          <w:marBottom w:val="0"/>
          <w:divBdr>
            <w:top w:val="none" w:sz="0" w:space="0" w:color="auto"/>
            <w:left w:val="none" w:sz="0" w:space="0" w:color="auto"/>
            <w:bottom w:val="none" w:sz="0" w:space="0" w:color="auto"/>
            <w:right w:val="none" w:sz="0" w:space="0" w:color="auto"/>
          </w:divBdr>
        </w:div>
        <w:div w:id="913050190">
          <w:marLeft w:val="480"/>
          <w:marRight w:val="0"/>
          <w:marTop w:val="0"/>
          <w:marBottom w:val="0"/>
          <w:divBdr>
            <w:top w:val="none" w:sz="0" w:space="0" w:color="auto"/>
            <w:left w:val="none" w:sz="0" w:space="0" w:color="auto"/>
            <w:bottom w:val="none" w:sz="0" w:space="0" w:color="auto"/>
            <w:right w:val="none" w:sz="0" w:space="0" w:color="auto"/>
          </w:divBdr>
        </w:div>
        <w:div w:id="1113592070">
          <w:marLeft w:val="480"/>
          <w:marRight w:val="0"/>
          <w:marTop w:val="0"/>
          <w:marBottom w:val="0"/>
          <w:divBdr>
            <w:top w:val="none" w:sz="0" w:space="0" w:color="auto"/>
            <w:left w:val="none" w:sz="0" w:space="0" w:color="auto"/>
            <w:bottom w:val="none" w:sz="0" w:space="0" w:color="auto"/>
            <w:right w:val="none" w:sz="0" w:space="0" w:color="auto"/>
          </w:divBdr>
        </w:div>
        <w:div w:id="1123230557">
          <w:marLeft w:val="480"/>
          <w:marRight w:val="0"/>
          <w:marTop w:val="0"/>
          <w:marBottom w:val="0"/>
          <w:divBdr>
            <w:top w:val="none" w:sz="0" w:space="0" w:color="auto"/>
            <w:left w:val="none" w:sz="0" w:space="0" w:color="auto"/>
            <w:bottom w:val="none" w:sz="0" w:space="0" w:color="auto"/>
            <w:right w:val="none" w:sz="0" w:space="0" w:color="auto"/>
          </w:divBdr>
        </w:div>
        <w:div w:id="1166746102">
          <w:marLeft w:val="480"/>
          <w:marRight w:val="0"/>
          <w:marTop w:val="0"/>
          <w:marBottom w:val="0"/>
          <w:divBdr>
            <w:top w:val="none" w:sz="0" w:space="0" w:color="auto"/>
            <w:left w:val="none" w:sz="0" w:space="0" w:color="auto"/>
            <w:bottom w:val="none" w:sz="0" w:space="0" w:color="auto"/>
            <w:right w:val="none" w:sz="0" w:space="0" w:color="auto"/>
          </w:divBdr>
        </w:div>
        <w:div w:id="1225407973">
          <w:marLeft w:val="480"/>
          <w:marRight w:val="0"/>
          <w:marTop w:val="0"/>
          <w:marBottom w:val="0"/>
          <w:divBdr>
            <w:top w:val="none" w:sz="0" w:space="0" w:color="auto"/>
            <w:left w:val="none" w:sz="0" w:space="0" w:color="auto"/>
            <w:bottom w:val="none" w:sz="0" w:space="0" w:color="auto"/>
            <w:right w:val="none" w:sz="0" w:space="0" w:color="auto"/>
          </w:divBdr>
        </w:div>
        <w:div w:id="1440103119">
          <w:marLeft w:val="480"/>
          <w:marRight w:val="0"/>
          <w:marTop w:val="0"/>
          <w:marBottom w:val="0"/>
          <w:divBdr>
            <w:top w:val="none" w:sz="0" w:space="0" w:color="auto"/>
            <w:left w:val="none" w:sz="0" w:space="0" w:color="auto"/>
            <w:bottom w:val="none" w:sz="0" w:space="0" w:color="auto"/>
            <w:right w:val="none" w:sz="0" w:space="0" w:color="auto"/>
          </w:divBdr>
        </w:div>
        <w:div w:id="1516532259">
          <w:marLeft w:val="480"/>
          <w:marRight w:val="0"/>
          <w:marTop w:val="0"/>
          <w:marBottom w:val="0"/>
          <w:divBdr>
            <w:top w:val="none" w:sz="0" w:space="0" w:color="auto"/>
            <w:left w:val="none" w:sz="0" w:space="0" w:color="auto"/>
            <w:bottom w:val="none" w:sz="0" w:space="0" w:color="auto"/>
            <w:right w:val="none" w:sz="0" w:space="0" w:color="auto"/>
          </w:divBdr>
        </w:div>
        <w:div w:id="1546136939">
          <w:marLeft w:val="480"/>
          <w:marRight w:val="0"/>
          <w:marTop w:val="0"/>
          <w:marBottom w:val="0"/>
          <w:divBdr>
            <w:top w:val="none" w:sz="0" w:space="0" w:color="auto"/>
            <w:left w:val="none" w:sz="0" w:space="0" w:color="auto"/>
            <w:bottom w:val="none" w:sz="0" w:space="0" w:color="auto"/>
            <w:right w:val="none" w:sz="0" w:space="0" w:color="auto"/>
          </w:divBdr>
        </w:div>
        <w:div w:id="1665819246">
          <w:marLeft w:val="480"/>
          <w:marRight w:val="0"/>
          <w:marTop w:val="0"/>
          <w:marBottom w:val="0"/>
          <w:divBdr>
            <w:top w:val="none" w:sz="0" w:space="0" w:color="auto"/>
            <w:left w:val="none" w:sz="0" w:space="0" w:color="auto"/>
            <w:bottom w:val="none" w:sz="0" w:space="0" w:color="auto"/>
            <w:right w:val="none" w:sz="0" w:space="0" w:color="auto"/>
          </w:divBdr>
        </w:div>
        <w:div w:id="1682927735">
          <w:marLeft w:val="480"/>
          <w:marRight w:val="0"/>
          <w:marTop w:val="0"/>
          <w:marBottom w:val="0"/>
          <w:divBdr>
            <w:top w:val="none" w:sz="0" w:space="0" w:color="auto"/>
            <w:left w:val="none" w:sz="0" w:space="0" w:color="auto"/>
            <w:bottom w:val="none" w:sz="0" w:space="0" w:color="auto"/>
            <w:right w:val="none" w:sz="0" w:space="0" w:color="auto"/>
          </w:divBdr>
        </w:div>
        <w:div w:id="1822386419">
          <w:marLeft w:val="480"/>
          <w:marRight w:val="0"/>
          <w:marTop w:val="0"/>
          <w:marBottom w:val="0"/>
          <w:divBdr>
            <w:top w:val="none" w:sz="0" w:space="0" w:color="auto"/>
            <w:left w:val="none" w:sz="0" w:space="0" w:color="auto"/>
            <w:bottom w:val="none" w:sz="0" w:space="0" w:color="auto"/>
            <w:right w:val="none" w:sz="0" w:space="0" w:color="auto"/>
          </w:divBdr>
        </w:div>
        <w:div w:id="1868174455">
          <w:marLeft w:val="480"/>
          <w:marRight w:val="0"/>
          <w:marTop w:val="0"/>
          <w:marBottom w:val="0"/>
          <w:divBdr>
            <w:top w:val="none" w:sz="0" w:space="0" w:color="auto"/>
            <w:left w:val="none" w:sz="0" w:space="0" w:color="auto"/>
            <w:bottom w:val="none" w:sz="0" w:space="0" w:color="auto"/>
            <w:right w:val="none" w:sz="0" w:space="0" w:color="auto"/>
          </w:divBdr>
        </w:div>
        <w:div w:id="1885170880">
          <w:marLeft w:val="480"/>
          <w:marRight w:val="0"/>
          <w:marTop w:val="0"/>
          <w:marBottom w:val="0"/>
          <w:divBdr>
            <w:top w:val="none" w:sz="0" w:space="0" w:color="auto"/>
            <w:left w:val="none" w:sz="0" w:space="0" w:color="auto"/>
            <w:bottom w:val="none" w:sz="0" w:space="0" w:color="auto"/>
            <w:right w:val="none" w:sz="0" w:space="0" w:color="auto"/>
          </w:divBdr>
        </w:div>
        <w:div w:id="1922791150">
          <w:marLeft w:val="480"/>
          <w:marRight w:val="0"/>
          <w:marTop w:val="0"/>
          <w:marBottom w:val="0"/>
          <w:divBdr>
            <w:top w:val="none" w:sz="0" w:space="0" w:color="auto"/>
            <w:left w:val="none" w:sz="0" w:space="0" w:color="auto"/>
            <w:bottom w:val="none" w:sz="0" w:space="0" w:color="auto"/>
            <w:right w:val="none" w:sz="0" w:space="0" w:color="auto"/>
          </w:divBdr>
        </w:div>
        <w:div w:id="2058701723">
          <w:marLeft w:val="480"/>
          <w:marRight w:val="0"/>
          <w:marTop w:val="0"/>
          <w:marBottom w:val="0"/>
          <w:divBdr>
            <w:top w:val="none" w:sz="0" w:space="0" w:color="auto"/>
            <w:left w:val="none" w:sz="0" w:space="0" w:color="auto"/>
            <w:bottom w:val="none" w:sz="0" w:space="0" w:color="auto"/>
            <w:right w:val="none" w:sz="0" w:space="0" w:color="auto"/>
          </w:divBdr>
        </w:div>
      </w:divsChild>
    </w:div>
    <w:div w:id="56517779">
      <w:bodyDiv w:val="1"/>
      <w:marLeft w:val="0"/>
      <w:marRight w:val="0"/>
      <w:marTop w:val="0"/>
      <w:marBottom w:val="0"/>
      <w:divBdr>
        <w:top w:val="none" w:sz="0" w:space="0" w:color="auto"/>
        <w:left w:val="none" w:sz="0" w:space="0" w:color="auto"/>
        <w:bottom w:val="none" w:sz="0" w:space="0" w:color="auto"/>
        <w:right w:val="none" w:sz="0" w:space="0" w:color="auto"/>
      </w:divBdr>
    </w:div>
    <w:div w:id="57628880">
      <w:bodyDiv w:val="1"/>
      <w:marLeft w:val="0"/>
      <w:marRight w:val="0"/>
      <w:marTop w:val="0"/>
      <w:marBottom w:val="0"/>
      <w:divBdr>
        <w:top w:val="none" w:sz="0" w:space="0" w:color="auto"/>
        <w:left w:val="none" w:sz="0" w:space="0" w:color="auto"/>
        <w:bottom w:val="none" w:sz="0" w:space="0" w:color="auto"/>
        <w:right w:val="none" w:sz="0" w:space="0" w:color="auto"/>
      </w:divBdr>
    </w:div>
    <w:div w:id="58525985">
      <w:bodyDiv w:val="1"/>
      <w:marLeft w:val="0"/>
      <w:marRight w:val="0"/>
      <w:marTop w:val="0"/>
      <w:marBottom w:val="0"/>
      <w:divBdr>
        <w:top w:val="none" w:sz="0" w:space="0" w:color="auto"/>
        <w:left w:val="none" w:sz="0" w:space="0" w:color="auto"/>
        <w:bottom w:val="none" w:sz="0" w:space="0" w:color="auto"/>
        <w:right w:val="none" w:sz="0" w:space="0" w:color="auto"/>
      </w:divBdr>
    </w:div>
    <w:div w:id="60565461">
      <w:bodyDiv w:val="1"/>
      <w:marLeft w:val="0"/>
      <w:marRight w:val="0"/>
      <w:marTop w:val="0"/>
      <w:marBottom w:val="0"/>
      <w:divBdr>
        <w:top w:val="none" w:sz="0" w:space="0" w:color="auto"/>
        <w:left w:val="none" w:sz="0" w:space="0" w:color="auto"/>
        <w:bottom w:val="none" w:sz="0" w:space="0" w:color="auto"/>
        <w:right w:val="none" w:sz="0" w:space="0" w:color="auto"/>
      </w:divBdr>
    </w:div>
    <w:div w:id="74059958">
      <w:bodyDiv w:val="1"/>
      <w:marLeft w:val="0"/>
      <w:marRight w:val="0"/>
      <w:marTop w:val="0"/>
      <w:marBottom w:val="0"/>
      <w:divBdr>
        <w:top w:val="none" w:sz="0" w:space="0" w:color="auto"/>
        <w:left w:val="none" w:sz="0" w:space="0" w:color="auto"/>
        <w:bottom w:val="none" w:sz="0" w:space="0" w:color="auto"/>
        <w:right w:val="none" w:sz="0" w:space="0" w:color="auto"/>
      </w:divBdr>
    </w:div>
    <w:div w:id="76053558">
      <w:bodyDiv w:val="1"/>
      <w:marLeft w:val="0"/>
      <w:marRight w:val="0"/>
      <w:marTop w:val="0"/>
      <w:marBottom w:val="0"/>
      <w:divBdr>
        <w:top w:val="none" w:sz="0" w:space="0" w:color="auto"/>
        <w:left w:val="none" w:sz="0" w:space="0" w:color="auto"/>
        <w:bottom w:val="none" w:sz="0" w:space="0" w:color="auto"/>
        <w:right w:val="none" w:sz="0" w:space="0" w:color="auto"/>
      </w:divBdr>
    </w:div>
    <w:div w:id="76098396">
      <w:bodyDiv w:val="1"/>
      <w:marLeft w:val="0"/>
      <w:marRight w:val="0"/>
      <w:marTop w:val="0"/>
      <w:marBottom w:val="0"/>
      <w:divBdr>
        <w:top w:val="none" w:sz="0" w:space="0" w:color="auto"/>
        <w:left w:val="none" w:sz="0" w:space="0" w:color="auto"/>
        <w:bottom w:val="none" w:sz="0" w:space="0" w:color="auto"/>
        <w:right w:val="none" w:sz="0" w:space="0" w:color="auto"/>
      </w:divBdr>
    </w:div>
    <w:div w:id="78143263">
      <w:bodyDiv w:val="1"/>
      <w:marLeft w:val="0"/>
      <w:marRight w:val="0"/>
      <w:marTop w:val="0"/>
      <w:marBottom w:val="0"/>
      <w:divBdr>
        <w:top w:val="none" w:sz="0" w:space="0" w:color="auto"/>
        <w:left w:val="none" w:sz="0" w:space="0" w:color="auto"/>
        <w:bottom w:val="none" w:sz="0" w:space="0" w:color="auto"/>
        <w:right w:val="none" w:sz="0" w:space="0" w:color="auto"/>
      </w:divBdr>
      <w:divsChild>
        <w:div w:id="9838751">
          <w:marLeft w:val="480"/>
          <w:marRight w:val="0"/>
          <w:marTop w:val="0"/>
          <w:marBottom w:val="0"/>
          <w:divBdr>
            <w:top w:val="none" w:sz="0" w:space="0" w:color="auto"/>
            <w:left w:val="none" w:sz="0" w:space="0" w:color="auto"/>
            <w:bottom w:val="none" w:sz="0" w:space="0" w:color="auto"/>
            <w:right w:val="none" w:sz="0" w:space="0" w:color="auto"/>
          </w:divBdr>
        </w:div>
        <w:div w:id="22219666">
          <w:marLeft w:val="480"/>
          <w:marRight w:val="0"/>
          <w:marTop w:val="0"/>
          <w:marBottom w:val="0"/>
          <w:divBdr>
            <w:top w:val="none" w:sz="0" w:space="0" w:color="auto"/>
            <w:left w:val="none" w:sz="0" w:space="0" w:color="auto"/>
            <w:bottom w:val="none" w:sz="0" w:space="0" w:color="auto"/>
            <w:right w:val="none" w:sz="0" w:space="0" w:color="auto"/>
          </w:divBdr>
        </w:div>
        <w:div w:id="34284032">
          <w:marLeft w:val="480"/>
          <w:marRight w:val="0"/>
          <w:marTop w:val="0"/>
          <w:marBottom w:val="0"/>
          <w:divBdr>
            <w:top w:val="none" w:sz="0" w:space="0" w:color="auto"/>
            <w:left w:val="none" w:sz="0" w:space="0" w:color="auto"/>
            <w:bottom w:val="none" w:sz="0" w:space="0" w:color="auto"/>
            <w:right w:val="none" w:sz="0" w:space="0" w:color="auto"/>
          </w:divBdr>
        </w:div>
        <w:div w:id="96949565">
          <w:marLeft w:val="480"/>
          <w:marRight w:val="0"/>
          <w:marTop w:val="0"/>
          <w:marBottom w:val="0"/>
          <w:divBdr>
            <w:top w:val="none" w:sz="0" w:space="0" w:color="auto"/>
            <w:left w:val="none" w:sz="0" w:space="0" w:color="auto"/>
            <w:bottom w:val="none" w:sz="0" w:space="0" w:color="auto"/>
            <w:right w:val="none" w:sz="0" w:space="0" w:color="auto"/>
          </w:divBdr>
        </w:div>
        <w:div w:id="172300563">
          <w:marLeft w:val="480"/>
          <w:marRight w:val="0"/>
          <w:marTop w:val="0"/>
          <w:marBottom w:val="0"/>
          <w:divBdr>
            <w:top w:val="none" w:sz="0" w:space="0" w:color="auto"/>
            <w:left w:val="none" w:sz="0" w:space="0" w:color="auto"/>
            <w:bottom w:val="none" w:sz="0" w:space="0" w:color="auto"/>
            <w:right w:val="none" w:sz="0" w:space="0" w:color="auto"/>
          </w:divBdr>
        </w:div>
        <w:div w:id="261693795">
          <w:marLeft w:val="480"/>
          <w:marRight w:val="0"/>
          <w:marTop w:val="0"/>
          <w:marBottom w:val="0"/>
          <w:divBdr>
            <w:top w:val="none" w:sz="0" w:space="0" w:color="auto"/>
            <w:left w:val="none" w:sz="0" w:space="0" w:color="auto"/>
            <w:bottom w:val="none" w:sz="0" w:space="0" w:color="auto"/>
            <w:right w:val="none" w:sz="0" w:space="0" w:color="auto"/>
          </w:divBdr>
        </w:div>
        <w:div w:id="467012139">
          <w:marLeft w:val="480"/>
          <w:marRight w:val="0"/>
          <w:marTop w:val="0"/>
          <w:marBottom w:val="0"/>
          <w:divBdr>
            <w:top w:val="none" w:sz="0" w:space="0" w:color="auto"/>
            <w:left w:val="none" w:sz="0" w:space="0" w:color="auto"/>
            <w:bottom w:val="none" w:sz="0" w:space="0" w:color="auto"/>
            <w:right w:val="none" w:sz="0" w:space="0" w:color="auto"/>
          </w:divBdr>
        </w:div>
        <w:div w:id="534390196">
          <w:marLeft w:val="480"/>
          <w:marRight w:val="0"/>
          <w:marTop w:val="0"/>
          <w:marBottom w:val="0"/>
          <w:divBdr>
            <w:top w:val="none" w:sz="0" w:space="0" w:color="auto"/>
            <w:left w:val="none" w:sz="0" w:space="0" w:color="auto"/>
            <w:bottom w:val="none" w:sz="0" w:space="0" w:color="auto"/>
            <w:right w:val="none" w:sz="0" w:space="0" w:color="auto"/>
          </w:divBdr>
        </w:div>
        <w:div w:id="584993864">
          <w:marLeft w:val="480"/>
          <w:marRight w:val="0"/>
          <w:marTop w:val="0"/>
          <w:marBottom w:val="0"/>
          <w:divBdr>
            <w:top w:val="none" w:sz="0" w:space="0" w:color="auto"/>
            <w:left w:val="none" w:sz="0" w:space="0" w:color="auto"/>
            <w:bottom w:val="none" w:sz="0" w:space="0" w:color="auto"/>
            <w:right w:val="none" w:sz="0" w:space="0" w:color="auto"/>
          </w:divBdr>
        </w:div>
        <w:div w:id="619071346">
          <w:marLeft w:val="480"/>
          <w:marRight w:val="0"/>
          <w:marTop w:val="0"/>
          <w:marBottom w:val="0"/>
          <w:divBdr>
            <w:top w:val="none" w:sz="0" w:space="0" w:color="auto"/>
            <w:left w:val="none" w:sz="0" w:space="0" w:color="auto"/>
            <w:bottom w:val="none" w:sz="0" w:space="0" w:color="auto"/>
            <w:right w:val="none" w:sz="0" w:space="0" w:color="auto"/>
          </w:divBdr>
        </w:div>
        <w:div w:id="635109659">
          <w:marLeft w:val="480"/>
          <w:marRight w:val="0"/>
          <w:marTop w:val="0"/>
          <w:marBottom w:val="0"/>
          <w:divBdr>
            <w:top w:val="none" w:sz="0" w:space="0" w:color="auto"/>
            <w:left w:val="none" w:sz="0" w:space="0" w:color="auto"/>
            <w:bottom w:val="none" w:sz="0" w:space="0" w:color="auto"/>
            <w:right w:val="none" w:sz="0" w:space="0" w:color="auto"/>
          </w:divBdr>
        </w:div>
        <w:div w:id="660811371">
          <w:marLeft w:val="480"/>
          <w:marRight w:val="0"/>
          <w:marTop w:val="0"/>
          <w:marBottom w:val="0"/>
          <w:divBdr>
            <w:top w:val="none" w:sz="0" w:space="0" w:color="auto"/>
            <w:left w:val="none" w:sz="0" w:space="0" w:color="auto"/>
            <w:bottom w:val="none" w:sz="0" w:space="0" w:color="auto"/>
            <w:right w:val="none" w:sz="0" w:space="0" w:color="auto"/>
          </w:divBdr>
        </w:div>
        <w:div w:id="663818418">
          <w:marLeft w:val="480"/>
          <w:marRight w:val="0"/>
          <w:marTop w:val="0"/>
          <w:marBottom w:val="0"/>
          <w:divBdr>
            <w:top w:val="none" w:sz="0" w:space="0" w:color="auto"/>
            <w:left w:val="none" w:sz="0" w:space="0" w:color="auto"/>
            <w:bottom w:val="none" w:sz="0" w:space="0" w:color="auto"/>
            <w:right w:val="none" w:sz="0" w:space="0" w:color="auto"/>
          </w:divBdr>
        </w:div>
        <w:div w:id="672227723">
          <w:marLeft w:val="480"/>
          <w:marRight w:val="0"/>
          <w:marTop w:val="0"/>
          <w:marBottom w:val="0"/>
          <w:divBdr>
            <w:top w:val="none" w:sz="0" w:space="0" w:color="auto"/>
            <w:left w:val="none" w:sz="0" w:space="0" w:color="auto"/>
            <w:bottom w:val="none" w:sz="0" w:space="0" w:color="auto"/>
            <w:right w:val="none" w:sz="0" w:space="0" w:color="auto"/>
          </w:divBdr>
        </w:div>
        <w:div w:id="900603048">
          <w:marLeft w:val="480"/>
          <w:marRight w:val="0"/>
          <w:marTop w:val="0"/>
          <w:marBottom w:val="0"/>
          <w:divBdr>
            <w:top w:val="none" w:sz="0" w:space="0" w:color="auto"/>
            <w:left w:val="none" w:sz="0" w:space="0" w:color="auto"/>
            <w:bottom w:val="none" w:sz="0" w:space="0" w:color="auto"/>
            <w:right w:val="none" w:sz="0" w:space="0" w:color="auto"/>
          </w:divBdr>
        </w:div>
        <w:div w:id="1031033392">
          <w:marLeft w:val="480"/>
          <w:marRight w:val="0"/>
          <w:marTop w:val="0"/>
          <w:marBottom w:val="0"/>
          <w:divBdr>
            <w:top w:val="none" w:sz="0" w:space="0" w:color="auto"/>
            <w:left w:val="none" w:sz="0" w:space="0" w:color="auto"/>
            <w:bottom w:val="none" w:sz="0" w:space="0" w:color="auto"/>
            <w:right w:val="none" w:sz="0" w:space="0" w:color="auto"/>
          </w:divBdr>
        </w:div>
        <w:div w:id="1301113292">
          <w:marLeft w:val="480"/>
          <w:marRight w:val="0"/>
          <w:marTop w:val="0"/>
          <w:marBottom w:val="0"/>
          <w:divBdr>
            <w:top w:val="none" w:sz="0" w:space="0" w:color="auto"/>
            <w:left w:val="none" w:sz="0" w:space="0" w:color="auto"/>
            <w:bottom w:val="none" w:sz="0" w:space="0" w:color="auto"/>
            <w:right w:val="none" w:sz="0" w:space="0" w:color="auto"/>
          </w:divBdr>
        </w:div>
        <w:div w:id="1544904331">
          <w:marLeft w:val="480"/>
          <w:marRight w:val="0"/>
          <w:marTop w:val="0"/>
          <w:marBottom w:val="0"/>
          <w:divBdr>
            <w:top w:val="none" w:sz="0" w:space="0" w:color="auto"/>
            <w:left w:val="none" w:sz="0" w:space="0" w:color="auto"/>
            <w:bottom w:val="none" w:sz="0" w:space="0" w:color="auto"/>
            <w:right w:val="none" w:sz="0" w:space="0" w:color="auto"/>
          </w:divBdr>
        </w:div>
        <w:div w:id="1686862841">
          <w:marLeft w:val="480"/>
          <w:marRight w:val="0"/>
          <w:marTop w:val="0"/>
          <w:marBottom w:val="0"/>
          <w:divBdr>
            <w:top w:val="none" w:sz="0" w:space="0" w:color="auto"/>
            <w:left w:val="none" w:sz="0" w:space="0" w:color="auto"/>
            <w:bottom w:val="none" w:sz="0" w:space="0" w:color="auto"/>
            <w:right w:val="none" w:sz="0" w:space="0" w:color="auto"/>
          </w:divBdr>
        </w:div>
        <w:div w:id="1850295371">
          <w:marLeft w:val="480"/>
          <w:marRight w:val="0"/>
          <w:marTop w:val="0"/>
          <w:marBottom w:val="0"/>
          <w:divBdr>
            <w:top w:val="none" w:sz="0" w:space="0" w:color="auto"/>
            <w:left w:val="none" w:sz="0" w:space="0" w:color="auto"/>
            <w:bottom w:val="none" w:sz="0" w:space="0" w:color="auto"/>
            <w:right w:val="none" w:sz="0" w:space="0" w:color="auto"/>
          </w:divBdr>
        </w:div>
        <w:div w:id="1858082759">
          <w:marLeft w:val="480"/>
          <w:marRight w:val="0"/>
          <w:marTop w:val="0"/>
          <w:marBottom w:val="0"/>
          <w:divBdr>
            <w:top w:val="none" w:sz="0" w:space="0" w:color="auto"/>
            <w:left w:val="none" w:sz="0" w:space="0" w:color="auto"/>
            <w:bottom w:val="none" w:sz="0" w:space="0" w:color="auto"/>
            <w:right w:val="none" w:sz="0" w:space="0" w:color="auto"/>
          </w:divBdr>
        </w:div>
        <w:div w:id="1967076357">
          <w:marLeft w:val="480"/>
          <w:marRight w:val="0"/>
          <w:marTop w:val="0"/>
          <w:marBottom w:val="0"/>
          <w:divBdr>
            <w:top w:val="none" w:sz="0" w:space="0" w:color="auto"/>
            <w:left w:val="none" w:sz="0" w:space="0" w:color="auto"/>
            <w:bottom w:val="none" w:sz="0" w:space="0" w:color="auto"/>
            <w:right w:val="none" w:sz="0" w:space="0" w:color="auto"/>
          </w:divBdr>
        </w:div>
        <w:div w:id="2020811733">
          <w:marLeft w:val="480"/>
          <w:marRight w:val="0"/>
          <w:marTop w:val="0"/>
          <w:marBottom w:val="0"/>
          <w:divBdr>
            <w:top w:val="none" w:sz="0" w:space="0" w:color="auto"/>
            <w:left w:val="none" w:sz="0" w:space="0" w:color="auto"/>
            <w:bottom w:val="none" w:sz="0" w:space="0" w:color="auto"/>
            <w:right w:val="none" w:sz="0" w:space="0" w:color="auto"/>
          </w:divBdr>
        </w:div>
        <w:div w:id="2042436934">
          <w:marLeft w:val="480"/>
          <w:marRight w:val="0"/>
          <w:marTop w:val="0"/>
          <w:marBottom w:val="0"/>
          <w:divBdr>
            <w:top w:val="none" w:sz="0" w:space="0" w:color="auto"/>
            <w:left w:val="none" w:sz="0" w:space="0" w:color="auto"/>
            <w:bottom w:val="none" w:sz="0" w:space="0" w:color="auto"/>
            <w:right w:val="none" w:sz="0" w:space="0" w:color="auto"/>
          </w:divBdr>
        </w:div>
        <w:div w:id="2051566430">
          <w:marLeft w:val="480"/>
          <w:marRight w:val="0"/>
          <w:marTop w:val="0"/>
          <w:marBottom w:val="0"/>
          <w:divBdr>
            <w:top w:val="none" w:sz="0" w:space="0" w:color="auto"/>
            <w:left w:val="none" w:sz="0" w:space="0" w:color="auto"/>
            <w:bottom w:val="none" w:sz="0" w:space="0" w:color="auto"/>
            <w:right w:val="none" w:sz="0" w:space="0" w:color="auto"/>
          </w:divBdr>
        </w:div>
      </w:divsChild>
    </w:div>
    <w:div w:id="93093037">
      <w:bodyDiv w:val="1"/>
      <w:marLeft w:val="0"/>
      <w:marRight w:val="0"/>
      <w:marTop w:val="0"/>
      <w:marBottom w:val="0"/>
      <w:divBdr>
        <w:top w:val="none" w:sz="0" w:space="0" w:color="auto"/>
        <w:left w:val="none" w:sz="0" w:space="0" w:color="auto"/>
        <w:bottom w:val="none" w:sz="0" w:space="0" w:color="auto"/>
        <w:right w:val="none" w:sz="0" w:space="0" w:color="auto"/>
      </w:divBdr>
    </w:div>
    <w:div w:id="93938657">
      <w:bodyDiv w:val="1"/>
      <w:marLeft w:val="0"/>
      <w:marRight w:val="0"/>
      <w:marTop w:val="0"/>
      <w:marBottom w:val="0"/>
      <w:divBdr>
        <w:top w:val="none" w:sz="0" w:space="0" w:color="auto"/>
        <w:left w:val="none" w:sz="0" w:space="0" w:color="auto"/>
        <w:bottom w:val="none" w:sz="0" w:space="0" w:color="auto"/>
        <w:right w:val="none" w:sz="0" w:space="0" w:color="auto"/>
      </w:divBdr>
    </w:div>
    <w:div w:id="98524329">
      <w:bodyDiv w:val="1"/>
      <w:marLeft w:val="0"/>
      <w:marRight w:val="0"/>
      <w:marTop w:val="0"/>
      <w:marBottom w:val="0"/>
      <w:divBdr>
        <w:top w:val="none" w:sz="0" w:space="0" w:color="auto"/>
        <w:left w:val="none" w:sz="0" w:space="0" w:color="auto"/>
        <w:bottom w:val="none" w:sz="0" w:space="0" w:color="auto"/>
        <w:right w:val="none" w:sz="0" w:space="0" w:color="auto"/>
      </w:divBdr>
    </w:div>
    <w:div w:id="100759935">
      <w:bodyDiv w:val="1"/>
      <w:marLeft w:val="0"/>
      <w:marRight w:val="0"/>
      <w:marTop w:val="0"/>
      <w:marBottom w:val="0"/>
      <w:divBdr>
        <w:top w:val="none" w:sz="0" w:space="0" w:color="auto"/>
        <w:left w:val="none" w:sz="0" w:space="0" w:color="auto"/>
        <w:bottom w:val="none" w:sz="0" w:space="0" w:color="auto"/>
        <w:right w:val="none" w:sz="0" w:space="0" w:color="auto"/>
      </w:divBdr>
    </w:div>
    <w:div w:id="103159344">
      <w:bodyDiv w:val="1"/>
      <w:marLeft w:val="0"/>
      <w:marRight w:val="0"/>
      <w:marTop w:val="0"/>
      <w:marBottom w:val="0"/>
      <w:divBdr>
        <w:top w:val="none" w:sz="0" w:space="0" w:color="auto"/>
        <w:left w:val="none" w:sz="0" w:space="0" w:color="auto"/>
        <w:bottom w:val="none" w:sz="0" w:space="0" w:color="auto"/>
        <w:right w:val="none" w:sz="0" w:space="0" w:color="auto"/>
      </w:divBdr>
      <w:divsChild>
        <w:div w:id="101922604">
          <w:marLeft w:val="480"/>
          <w:marRight w:val="0"/>
          <w:marTop w:val="0"/>
          <w:marBottom w:val="0"/>
          <w:divBdr>
            <w:top w:val="none" w:sz="0" w:space="0" w:color="auto"/>
            <w:left w:val="none" w:sz="0" w:space="0" w:color="auto"/>
            <w:bottom w:val="none" w:sz="0" w:space="0" w:color="auto"/>
            <w:right w:val="none" w:sz="0" w:space="0" w:color="auto"/>
          </w:divBdr>
        </w:div>
        <w:div w:id="447431656">
          <w:marLeft w:val="480"/>
          <w:marRight w:val="0"/>
          <w:marTop w:val="0"/>
          <w:marBottom w:val="0"/>
          <w:divBdr>
            <w:top w:val="none" w:sz="0" w:space="0" w:color="auto"/>
            <w:left w:val="none" w:sz="0" w:space="0" w:color="auto"/>
            <w:bottom w:val="none" w:sz="0" w:space="0" w:color="auto"/>
            <w:right w:val="none" w:sz="0" w:space="0" w:color="auto"/>
          </w:divBdr>
        </w:div>
        <w:div w:id="596866604">
          <w:marLeft w:val="480"/>
          <w:marRight w:val="0"/>
          <w:marTop w:val="0"/>
          <w:marBottom w:val="0"/>
          <w:divBdr>
            <w:top w:val="none" w:sz="0" w:space="0" w:color="auto"/>
            <w:left w:val="none" w:sz="0" w:space="0" w:color="auto"/>
            <w:bottom w:val="none" w:sz="0" w:space="0" w:color="auto"/>
            <w:right w:val="none" w:sz="0" w:space="0" w:color="auto"/>
          </w:divBdr>
        </w:div>
        <w:div w:id="651451477">
          <w:marLeft w:val="480"/>
          <w:marRight w:val="0"/>
          <w:marTop w:val="0"/>
          <w:marBottom w:val="0"/>
          <w:divBdr>
            <w:top w:val="none" w:sz="0" w:space="0" w:color="auto"/>
            <w:left w:val="none" w:sz="0" w:space="0" w:color="auto"/>
            <w:bottom w:val="none" w:sz="0" w:space="0" w:color="auto"/>
            <w:right w:val="none" w:sz="0" w:space="0" w:color="auto"/>
          </w:divBdr>
        </w:div>
        <w:div w:id="697196367">
          <w:marLeft w:val="480"/>
          <w:marRight w:val="0"/>
          <w:marTop w:val="0"/>
          <w:marBottom w:val="0"/>
          <w:divBdr>
            <w:top w:val="none" w:sz="0" w:space="0" w:color="auto"/>
            <w:left w:val="none" w:sz="0" w:space="0" w:color="auto"/>
            <w:bottom w:val="none" w:sz="0" w:space="0" w:color="auto"/>
            <w:right w:val="none" w:sz="0" w:space="0" w:color="auto"/>
          </w:divBdr>
        </w:div>
        <w:div w:id="698697422">
          <w:marLeft w:val="480"/>
          <w:marRight w:val="0"/>
          <w:marTop w:val="0"/>
          <w:marBottom w:val="0"/>
          <w:divBdr>
            <w:top w:val="none" w:sz="0" w:space="0" w:color="auto"/>
            <w:left w:val="none" w:sz="0" w:space="0" w:color="auto"/>
            <w:bottom w:val="none" w:sz="0" w:space="0" w:color="auto"/>
            <w:right w:val="none" w:sz="0" w:space="0" w:color="auto"/>
          </w:divBdr>
        </w:div>
        <w:div w:id="747506366">
          <w:marLeft w:val="480"/>
          <w:marRight w:val="0"/>
          <w:marTop w:val="0"/>
          <w:marBottom w:val="0"/>
          <w:divBdr>
            <w:top w:val="none" w:sz="0" w:space="0" w:color="auto"/>
            <w:left w:val="none" w:sz="0" w:space="0" w:color="auto"/>
            <w:bottom w:val="none" w:sz="0" w:space="0" w:color="auto"/>
            <w:right w:val="none" w:sz="0" w:space="0" w:color="auto"/>
          </w:divBdr>
        </w:div>
        <w:div w:id="753017688">
          <w:marLeft w:val="480"/>
          <w:marRight w:val="0"/>
          <w:marTop w:val="0"/>
          <w:marBottom w:val="0"/>
          <w:divBdr>
            <w:top w:val="none" w:sz="0" w:space="0" w:color="auto"/>
            <w:left w:val="none" w:sz="0" w:space="0" w:color="auto"/>
            <w:bottom w:val="none" w:sz="0" w:space="0" w:color="auto"/>
            <w:right w:val="none" w:sz="0" w:space="0" w:color="auto"/>
          </w:divBdr>
        </w:div>
        <w:div w:id="765809988">
          <w:marLeft w:val="480"/>
          <w:marRight w:val="0"/>
          <w:marTop w:val="0"/>
          <w:marBottom w:val="0"/>
          <w:divBdr>
            <w:top w:val="none" w:sz="0" w:space="0" w:color="auto"/>
            <w:left w:val="none" w:sz="0" w:space="0" w:color="auto"/>
            <w:bottom w:val="none" w:sz="0" w:space="0" w:color="auto"/>
            <w:right w:val="none" w:sz="0" w:space="0" w:color="auto"/>
          </w:divBdr>
        </w:div>
        <w:div w:id="791552366">
          <w:marLeft w:val="480"/>
          <w:marRight w:val="0"/>
          <w:marTop w:val="0"/>
          <w:marBottom w:val="0"/>
          <w:divBdr>
            <w:top w:val="none" w:sz="0" w:space="0" w:color="auto"/>
            <w:left w:val="none" w:sz="0" w:space="0" w:color="auto"/>
            <w:bottom w:val="none" w:sz="0" w:space="0" w:color="auto"/>
            <w:right w:val="none" w:sz="0" w:space="0" w:color="auto"/>
          </w:divBdr>
        </w:div>
        <w:div w:id="796146123">
          <w:marLeft w:val="480"/>
          <w:marRight w:val="0"/>
          <w:marTop w:val="0"/>
          <w:marBottom w:val="0"/>
          <w:divBdr>
            <w:top w:val="none" w:sz="0" w:space="0" w:color="auto"/>
            <w:left w:val="none" w:sz="0" w:space="0" w:color="auto"/>
            <w:bottom w:val="none" w:sz="0" w:space="0" w:color="auto"/>
            <w:right w:val="none" w:sz="0" w:space="0" w:color="auto"/>
          </w:divBdr>
        </w:div>
        <w:div w:id="890919293">
          <w:marLeft w:val="480"/>
          <w:marRight w:val="0"/>
          <w:marTop w:val="0"/>
          <w:marBottom w:val="0"/>
          <w:divBdr>
            <w:top w:val="none" w:sz="0" w:space="0" w:color="auto"/>
            <w:left w:val="none" w:sz="0" w:space="0" w:color="auto"/>
            <w:bottom w:val="none" w:sz="0" w:space="0" w:color="auto"/>
            <w:right w:val="none" w:sz="0" w:space="0" w:color="auto"/>
          </w:divBdr>
        </w:div>
        <w:div w:id="1010445338">
          <w:marLeft w:val="480"/>
          <w:marRight w:val="0"/>
          <w:marTop w:val="0"/>
          <w:marBottom w:val="0"/>
          <w:divBdr>
            <w:top w:val="none" w:sz="0" w:space="0" w:color="auto"/>
            <w:left w:val="none" w:sz="0" w:space="0" w:color="auto"/>
            <w:bottom w:val="none" w:sz="0" w:space="0" w:color="auto"/>
            <w:right w:val="none" w:sz="0" w:space="0" w:color="auto"/>
          </w:divBdr>
        </w:div>
        <w:div w:id="1336877256">
          <w:marLeft w:val="480"/>
          <w:marRight w:val="0"/>
          <w:marTop w:val="0"/>
          <w:marBottom w:val="0"/>
          <w:divBdr>
            <w:top w:val="none" w:sz="0" w:space="0" w:color="auto"/>
            <w:left w:val="none" w:sz="0" w:space="0" w:color="auto"/>
            <w:bottom w:val="none" w:sz="0" w:space="0" w:color="auto"/>
            <w:right w:val="none" w:sz="0" w:space="0" w:color="auto"/>
          </w:divBdr>
        </w:div>
        <w:div w:id="1519926621">
          <w:marLeft w:val="480"/>
          <w:marRight w:val="0"/>
          <w:marTop w:val="0"/>
          <w:marBottom w:val="0"/>
          <w:divBdr>
            <w:top w:val="none" w:sz="0" w:space="0" w:color="auto"/>
            <w:left w:val="none" w:sz="0" w:space="0" w:color="auto"/>
            <w:bottom w:val="none" w:sz="0" w:space="0" w:color="auto"/>
            <w:right w:val="none" w:sz="0" w:space="0" w:color="auto"/>
          </w:divBdr>
        </w:div>
        <w:div w:id="1726639012">
          <w:marLeft w:val="480"/>
          <w:marRight w:val="0"/>
          <w:marTop w:val="0"/>
          <w:marBottom w:val="0"/>
          <w:divBdr>
            <w:top w:val="none" w:sz="0" w:space="0" w:color="auto"/>
            <w:left w:val="none" w:sz="0" w:space="0" w:color="auto"/>
            <w:bottom w:val="none" w:sz="0" w:space="0" w:color="auto"/>
            <w:right w:val="none" w:sz="0" w:space="0" w:color="auto"/>
          </w:divBdr>
        </w:div>
        <w:div w:id="1767262624">
          <w:marLeft w:val="480"/>
          <w:marRight w:val="0"/>
          <w:marTop w:val="0"/>
          <w:marBottom w:val="0"/>
          <w:divBdr>
            <w:top w:val="none" w:sz="0" w:space="0" w:color="auto"/>
            <w:left w:val="none" w:sz="0" w:space="0" w:color="auto"/>
            <w:bottom w:val="none" w:sz="0" w:space="0" w:color="auto"/>
            <w:right w:val="none" w:sz="0" w:space="0" w:color="auto"/>
          </w:divBdr>
        </w:div>
        <w:div w:id="1855143318">
          <w:marLeft w:val="480"/>
          <w:marRight w:val="0"/>
          <w:marTop w:val="0"/>
          <w:marBottom w:val="0"/>
          <w:divBdr>
            <w:top w:val="none" w:sz="0" w:space="0" w:color="auto"/>
            <w:left w:val="none" w:sz="0" w:space="0" w:color="auto"/>
            <w:bottom w:val="none" w:sz="0" w:space="0" w:color="auto"/>
            <w:right w:val="none" w:sz="0" w:space="0" w:color="auto"/>
          </w:divBdr>
        </w:div>
        <w:div w:id="2103800126">
          <w:marLeft w:val="480"/>
          <w:marRight w:val="0"/>
          <w:marTop w:val="0"/>
          <w:marBottom w:val="0"/>
          <w:divBdr>
            <w:top w:val="none" w:sz="0" w:space="0" w:color="auto"/>
            <w:left w:val="none" w:sz="0" w:space="0" w:color="auto"/>
            <w:bottom w:val="none" w:sz="0" w:space="0" w:color="auto"/>
            <w:right w:val="none" w:sz="0" w:space="0" w:color="auto"/>
          </w:divBdr>
        </w:div>
        <w:div w:id="2116629827">
          <w:marLeft w:val="480"/>
          <w:marRight w:val="0"/>
          <w:marTop w:val="0"/>
          <w:marBottom w:val="0"/>
          <w:divBdr>
            <w:top w:val="none" w:sz="0" w:space="0" w:color="auto"/>
            <w:left w:val="none" w:sz="0" w:space="0" w:color="auto"/>
            <w:bottom w:val="none" w:sz="0" w:space="0" w:color="auto"/>
            <w:right w:val="none" w:sz="0" w:space="0" w:color="auto"/>
          </w:divBdr>
        </w:div>
      </w:divsChild>
    </w:div>
    <w:div w:id="105858575">
      <w:bodyDiv w:val="1"/>
      <w:marLeft w:val="0"/>
      <w:marRight w:val="0"/>
      <w:marTop w:val="0"/>
      <w:marBottom w:val="0"/>
      <w:divBdr>
        <w:top w:val="none" w:sz="0" w:space="0" w:color="auto"/>
        <w:left w:val="none" w:sz="0" w:space="0" w:color="auto"/>
        <w:bottom w:val="none" w:sz="0" w:space="0" w:color="auto"/>
        <w:right w:val="none" w:sz="0" w:space="0" w:color="auto"/>
      </w:divBdr>
      <w:divsChild>
        <w:div w:id="116067112">
          <w:marLeft w:val="480"/>
          <w:marRight w:val="0"/>
          <w:marTop w:val="0"/>
          <w:marBottom w:val="0"/>
          <w:divBdr>
            <w:top w:val="none" w:sz="0" w:space="0" w:color="auto"/>
            <w:left w:val="none" w:sz="0" w:space="0" w:color="auto"/>
            <w:bottom w:val="none" w:sz="0" w:space="0" w:color="auto"/>
            <w:right w:val="none" w:sz="0" w:space="0" w:color="auto"/>
          </w:divBdr>
        </w:div>
        <w:div w:id="142279805">
          <w:marLeft w:val="480"/>
          <w:marRight w:val="0"/>
          <w:marTop w:val="0"/>
          <w:marBottom w:val="0"/>
          <w:divBdr>
            <w:top w:val="none" w:sz="0" w:space="0" w:color="auto"/>
            <w:left w:val="none" w:sz="0" w:space="0" w:color="auto"/>
            <w:bottom w:val="none" w:sz="0" w:space="0" w:color="auto"/>
            <w:right w:val="none" w:sz="0" w:space="0" w:color="auto"/>
          </w:divBdr>
        </w:div>
        <w:div w:id="311640551">
          <w:marLeft w:val="480"/>
          <w:marRight w:val="0"/>
          <w:marTop w:val="0"/>
          <w:marBottom w:val="0"/>
          <w:divBdr>
            <w:top w:val="none" w:sz="0" w:space="0" w:color="auto"/>
            <w:left w:val="none" w:sz="0" w:space="0" w:color="auto"/>
            <w:bottom w:val="none" w:sz="0" w:space="0" w:color="auto"/>
            <w:right w:val="none" w:sz="0" w:space="0" w:color="auto"/>
          </w:divBdr>
        </w:div>
        <w:div w:id="324089655">
          <w:marLeft w:val="480"/>
          <w:marRight w:val="0"/>
          <w:marTop w:val="0"/>
          <w:marBottom w:val="0"/>
          <w:divBdr>
            <w:top w:val="none" w:sz="0" w:space="0" w:color="auto"/>
            <w:left w:val="none" w:sz="0" w:space="0" w:color="auto"/>
            <w:bottom w:val="none" w:sz="0" w:space="0" w:color="auto"/>
            <w:right w:val="none" w:sz="0" w:space="0" w:color="auto"/>
          </w:divBdr>
        </w:div>
        <w:div w:id="372268266">
          <w:marLeft w:val="480"/>
          <w:marRight w:val="0"/>
          <w:marTop w:val="0"/>
          <w:marBottom w:val="0"/>
          <w:divBdr>
            <w:top w:val="none" w:sz="0" w:space="0" w:color="auto"/>
            <w:left w:val="none" w:sz="0" w:space="0" w:color="auto"/>
            <w:bottom w:val="none" w:sz="0" w:space="0" w:color="auto"/>
            <w:right w:val="none" w:sz="0" w:space="0" w:color="auto"/>
          </w:divBdr>
        </w:div>
        <w:div w:id="729574674">
          <w:marLeft w:val="480"/>
          <w:marRight w:val="0"/>
          <w:marTop w:val="0"/>
          <w:marBottom w:val="0"/>
          <w:divBdr>
            <w:top w:val="none" w:sz="0" w:space="0" w:color="auto"/>
            <w:left w:val="none" w:sz="0" w:space="0" w:color="auto"/>
            <w:bottom w:val="none" w:sz="0" w:space="0" w:color="auto"/>
            <w:right w:val="none" w:sz="0" w:space="0" w:color="auto"/>
          </w:divBdr>
        </w:div>
        <w:div w:id="869336267">
          <w:marLeft w:val="480"/>
          <w:marRight w:val="0"/>
          <w:marTop w:val="0"/>
          <w:marBottom w:val="0"/>
          <w:divBdr>
            <w:top w:val="none" w:sz="0" w:space="0" w:color="auto"/>
            <w:left w:val="none" w:sz="0" w:space="0" w:color="auto"/>
            <w:bottom w:val="none" w:sz="0" w:space="0" w:color="auto"/>
            <w:right w:val="none" w:sz="0" w:space="0" w:color="auto"/>
          </w:divBdr>
        </w:div>
        <w:div w:id="882522005">
          <w:marLeft w:val="480"/>
          <w:marRight w:val="0"/>
          <w:marTop w:val="0"/>
          <w:marBottom w:val="0"/>
          <w:divBdr>
            <w:top w:val="none" w:sz="0" w:space="0" w:color="auto"/>
            <w:left w:val="none" w:sz="0" w:space="0" w:color="auto"/>
            <w:bottom w:val="none" w:sz="0" w:space="0" w:color="auto"/>
            <w:right w:val="none" w:sz="0" w:space="0" w:color="auto"/>
          </w:divBdr>
        </w:div>
        <w:div w:id="903218995">
          <w:marLeft w:val="480"/>
          <w:marRight w:val="0"/>
          <w:marTop w:val="0"/>
          <w:marBottom w:val="0"/>
          <w:divBdr>
            <w:top w:val="none" w:sz="0" w:space="0" w:color="auto"/>
            <w:left w:val="none" w:sz="0" w:space="0" w:color="auto"/>
            <w:bottom w:val="none" w:sz="0" w:space="0" w:color="auto"/>
            <w:right w:val="none" w:sz="0" w:space="0" w:color="auto"/>
          </w:divBdr>
        </w:div>
        <w:div w:id="913395517">
          <w:marLeft w:val="480"/>
          <w:marRight w:val="0"/>
          <w:marTop w:val="0"/>
          <w:marBottom w:val="0"/>
          <w:divBdr>
            <w:top w:val="none" w:sz="0" w:space="0" w:color="auto"/>
            <w:left w:val="none" w:sz="0" w:space="0" w:color="auto"/>
            <w:bottom w:val="none" w:sz="0" w:space="0" w:color="auto"/>
            <w:right w:val="none" w:sz="0" w:space="0" w:color="auto"/>
          </w:divBdr>
        </w:div>
        <w:div w:id="946930031">
          <w:marLeft w:val="480"/>
          <w:marRight w:val="0"/>
          <w:marTop w:val="0"/>
          <w:marBottom w:val="0"/>
          <w:divBdr>
            <w:top w:val="none" w:sz="0" w:space="0" w:color="auto"/>
            <w:left w:val="none" w:sz="0" w:space="0" w:color="auto"/>
            <w:bottom w:val="none" w:sz="0" w:space="0" w:color="auto"/>
            <w:right w:val="none" w:sz="0" w:space="0" w:color="auto"/>
          </w:divBdr>
        </w:div>
        <w:div w:id="1064335937">
          <w:marLeft w:val="480"/>
          <w:marRight w:val="0"/>
          <w:marTop w:val="0"/>
          <w:marBottom w:val="0"/>
          <w:divBdr>
            <w:top w:val="none" w:sz="0" w:space="0" w:color="auto"/>
            <w:left w:val="none" w:sz="0" w:space="0" w:color="auto"/>
            <w:bottom w:val="none" w:sz="0" w:space="0" w:color="auto"/>
            <w:right w:val="none" w:sz="0" w:space="0" w:color="auto"/>
          </w:divBdr>
        </w:div>
        <w:div w:id="1182859298">
          <w:marLeft w:val="480"/>
          <w:marRight w:val="0"/>
          <w:marTop w:val="0"/>
          <w:marBottom w:val="0"/>
          <w:divBdr>
            <w:top w:val="none" w:sz="0" w:space="0" w:color="auto"/>
            <w:left w:val="none" w:sz="0" w:space="0" w:color="auto"/>
            <w:bottom w:val="none" w:sz="0" w:space="0" w:color="auto"/>
            <w:right w:val="none" w:sz="0" w:space="0" w:color="auto"/>
          </w:divBdr>
        </w:div>
        <w:div w:id="1188448082">
          <w:marLeft w:val="480"/>
          <w:marRight w:val="0"/>
          <w:marTop w:val="0"/>
          <w:marBottom w:val="0"/>
          <w:divBdr>
            <w:top w:val="none" w:sz="0" w:space="0" w:color="auto"/>
            <w:left w:val="none" w:sz="0" w:space="0" w:color="auto"/>
            <w:bottom w:val="none" w:sz="0" w:space="0" w:color="auto"/>
            <w:right w:val="none" w:sz="0" w:space="0" w:color="auto"/>
          </w:divBdr>
        </w:div>
        <w:div w:id="1660960060">
          <w:marLeft w:val="480"/>
          <w:marRight w:val="0"/>
          <w:marTop w:val="0"/>
          <w:marBottom w:val="0"/>
          <w:divBdr>
            <w:top w:val="none" w:sz="0" w:space="0" w:color="auto"/>
            <w:left w:val="none" w:sz="0" w:space="0" w:color="auto"/>
            <w:bottom w:val="none" w:sz="0" w:space="0" w:color="auto"/>
            <w:right w:val="none" w:sz="0" w:space="0" w:color="auto"/>
          </w:divBdr>
        </w:div>
        <w:div w:id="1680425922">
          <w:marLeft w:val="480"/>
          <w:marRight w:val="0"/>
          <w:marTop w:val="0"/>
          <w:marBottom w:val="0"/>
          <w:divBdr>
            <w:top w:val="none" w:sz="0" w:space="0" w:color="auto"/>
            <w:left w:val="none" w:sz="0" w:space="0" w:color="auto"/>
            <w:bottom w:val="none" w:sz="0" w:space="0" w:color="auto"/>
            <w:right w:val="none" w:sz="0" w:space="0" w:color="auto"/>
          </w:divBdr>
        </w:div>
        <w:div w:id="1686595865">
          <w:marLeft w:val="480"/>
          <w:marRight w:val="0"/>
          <w:marTop w:val="0"/>
          <w:marBottom w:val="0"/>
          <w:divBdr>
            <w:top w:val="none" w:sz="0" w:space="0" w:color="auto"/>
            <w:left w:val="none" w:sz="0" w:space="0" w:color="auto"/>
            <w:bottom w:val="none" w:sz="0" w:space="0" w:color="auto"/>
            <w:right w:val="none" w:sz="0" w:space="0" w:color="auto"/>
          </w:divBdr>
        </w:div>
        <w:div w:id="1759249954">
          <w:marLeft w:val="480"/>
          <w:marRight w:val="0"/>
          <w:marTop w:val="0"/>
          <w:marBottom w:val="0"/>
          <w:divBdr>
            <w:top w:val="none" w:sz="0" w:space="0" w:color="auto"/>
            <w:left w:val="none" w:sz="0" w:space="0" w:color="auto"/>
            <w:bottom w:val="none" w:sz="0" w:space="0" w:color="auto"/>
            <w:right w:val="none" w:sz="0" w:space="0" w:color="auto"/>
          </w:divBdr>
        </w:div>
        <w:div w:id="1766073646">
          <w:marLeft w:val="480"/>
          <w:marRight w:val="0"/>
          <w:marTop w:val="0"/>
          <w:marBottom w:val="0"/>
          <w:divBdr>
            <w:top w:val="none" w:sz="0" w:space="0" w:color="auto"/>
            <w:left w:val="none" w:sz="0" w:space="0" w:color="auto"/>
            <w:bottom w:val="none" w:sz="0" w:space="0" w:color="auto"/>
            <w:right w:val="none" w:sz="0" w:space="0" w:color="auto"/>
          </w:divBdr>
        </w:div>
        <w:div w:id="1824659698">
          <w:marLeft w:val="480"/>
          <w:marRight w:val="0"/>
          <w:marTop w:val="0"/>
          <w:marBottom w:val="0"/>
          <w:divBdr>
            <w:top w:val="none" w:sz="0" w:space="0" w:color="auto"/>
            <w:left w:val="none" w:sz="0" w:space="0" w:color="auto"/>
            <w:bottom w:val="none" w:sz="0" w:space="0" w:color="auto"/>
            <w:right w:val="none" w:sz="0" w:space="0" w:color="auto"/>
          </w:divBdr>
        </w:div>
        <w:div w:id="1905406973">
          <w:marLeft w:val="480"/>
          <w:marRight w:val="0"/>
          <w:marTop w:val="0"/>
          <w:marBottom w:val="0"/>
          <w:divBdr>
            <w:top w:val="none" w:sz="0" w:space="0" w:color="auto"/>
            <w:left w:val="none" w:sz="0" w:space="0" w:color="auto"/>
            <w:bottom w:val="none" w:sz="0" w:space="0" w:color="auto"/>
            <w:right w:val="none" w:sz="0" w:space="0" w:color="auto"/>
          </w:divBdr>
        </w:div>
        <w:div w:id="2030132212">
          <w:marLeft w:val="480"/>
          <w:marRight w:val="0"/>
          <w:marTop w:val="0"/>
          <w:marBottom w:val="0"/>
          <w:divBdr>
            <w:top w:val="none" w:sz="0" w:space="0" w:color="auto"/>
            <w:left w:val="none" w:sz="0" w:space="0" w:color="auto"/>
            <w:bottom w:val="none" w:sz="0" w:space="0" w:color="auto"/>
            <w:right w:val="none" w:sz="0" w:space="0" w:color="auto"/>
          </w:divBdr>
        </w:div>
        <w:div w:id="2120181922">
          <w:marLeft w:val="480"/>
          <w:marRight w:val="0"/>
          <w:marTop w:val="0"/>
          <w:marBottom w:val="0"/>
          <w:divBdr>
            <w:top w:val="none" w:sz="0" w:space="0" w:color="auto"/>
            <w:left w:val="none" w:sz="0" w:space="0" w:color="auto"/>
            <w:bottom w:val="none" w:sz="0" w:space="0" w:color="auto"/>
            <w:right w:val="none" w:sz="0" w:space="0" w:color="auto"/>
          </w:divBdr>
        </w:div>
        <w:div w:id="2124030809">
          <w:marLeft w:val="480"/>
          <w:marRight w:val="0"/>
          <w:marTop w:val="0"/>
          <w:marBottom w:val="0"/>
          <w:divBdr>
            <w:top w:val="none" w:sz="0" w:space="0" w:color="auto"/>
            <w:left w:val="none" w:sz="0" w:space="0" w:color="auto"/>
            <w:bottom w:val="none" w:sz="0" w:space="0" w:color="auto"/>
            <w:right w:val="none" w:sz="0" w:space="0" w:color="auto"/>
          </w:divBdr>
        </w:div>
      </w:divsChild>
    </w:div>
    <w:div w:id="111871926">
      <w:bodyDiv w:val="1"/>
      <w:marLeft w:val="0"/>
      <w:marRight w:val="0"/>
      <w:marTop w:val="0"/>
      <w:marBottom w:val="0"/>
      <w:divBdr>
        <w:top w:val="none" w:sz="0" w:space="0" w:color="auto"/>
        <w:left w:val="none" w:sz="0" w:space="0" w:color="auto"/>
        <w:bottom w:val="none" w:sz="0" w:space="0" w:color="auto"/>
        <w:right w:val="none" w:sz="0" w:space="0" w:color="auto"/>
      </w:divBdr>
      <w:divsChild>
        <w:div w:id="4284168">
          <w:marLeft w:val="480"/>
          <w:marRight w:val="0"/>
          <w:marTop w:val="0"/>
          <w:marBottom w:val="0"/>
          <w:divBdr>
            <w:top w:val="none" w:sz="0" w:space="0" w:color="auto"/>
            <w:left w:val="none" w:sz="0" w:space="0" w:color="auto"/>
            <w:bottom w:val="none" w:sz="0" w:space="0" w:color="auto"/>
            <w:right w:val="none" w:sz="0" w:space="0" w:color="auto"/>
          </w:divBdr>
        </w:div>
        <w:div w:id="150757112">
          <w:marLeft w:val="480"/>
          <w:marRight w:val="0"/>
          <w:marTop w:val="0"/>
          <w:marBottom w:val="0"/>
          <w:divBdr>
            <w:top w:val="none" w:sz="0" w:space="0" w:color="auto"/>
            <w:left w:val="none" w:sz="0" w:space="0" w:color="auto"/>
            <w:bottom w:val="none" w:sz="0" w:space="0" w:color="auto"/>
            <w:right w:val="none" w:sz="0" w:space="0" w:color="auto"/>
          </w:divBdr>
        </w:div>
        <w:div w:id="200823247">
          <w:marLeft w:val="480"/>
          <w:marRight w:val="0"/>
          <w:marTop w:val="0"/>
          <w:marBottom w:val="0"/>
          <w:divBdr>
            <w:top w:val="none" w:sz="0" w:space="0" w:color="auto"/>
            <w:left w:val="none" w:sz="0" w:space="0" w:color="auto"/>
            <w:bottom w:val="none" w:sz="0" w:space="0" w:color="auto"/>
            <w:right w:val="none" w:sz="0" w:space="0" w:color="auto"/>
          </w:divBdr>
        </w:div>
        <w:div w:id="296489944">
          <w:marLeft w:val="480"/>
          <w:marRight w:val="0"/>
          <w:marTop w:val="0"/>
          <w:marBottom w:val="0"/>
          <w:divBdr>
            <w:top w:val="none" w:sz="0" w:space="0" w:color="auto"/>
            <w:left w:val="none" w:sz="0" w:space="0" w:color="auto"/>
            <w:bottom w:val="none" w:sz="0" w:space="0" w:color="auto"/>
            <w:right w:val="none" w:sz="0" w:space="0" w:color="auto"/>
          </w:divBdr>
        </w:div>
        <w:div w:id="326909562">
          <w:marLeft w:val="480"/>
          <w:marRight w:val="0"/>
          <w:marTop w:val="0"/>
          <w:marBottom w:val="0"/>
          <w:divBdr>
            <w:top w:val="none" w:sz="0" w:space="0" w:color="auto"/>
            <w:left w:val="none" w:sz="0" w:space="0" w:color="auto"/>
            <w:bottom w:val="none" w:sz="0" w:space="0" w:color="auto"/>
            <w:right w:val="none" w:sz="0" w:space="0" w:color="auto"/>
          </w:divBdr>
        </w:div>
        <w:div w:id="360058539">
          <w:marLeft w:val="480"/>
          <w:marRight w:val="0"/>
          <w:marTop w:val="0"/>
          <w:marBottom w:val="0"/>
          <w:divBdr>
            <w:top w:val="none" w:sz="0" w:space="0" w:color="auto"/>
            <w:left w:val="none" w:sz="0" w:space="0" w:color="auto"/>
            <w:bottom w:val="none" w:sz="0" w:space="0" w:color="auto"/>
            <w:right w:val="none" w:sz="0" w:space="0" w:color="auto"/>
          </w:divBdr>
        </w:div>
        <w:div w:id="476731357">
          <w:marLeft w:val="480"/>
          <w:marRight w:val="0"/>
          <w:marTop w:val="0"/>
          <w:marBottom w:val="0"/>
          <w:divBdr>
            <w:top w:val="none" w:sz="0" w:space="0" w:color="auto"/>
            <w:left w:val="none" w:sz="0" w:space="0" w:color="auto"/>
            <w:bottom w:val="none" w:sz="0" w:space="0" w:color="auto"/>
            <w:right w:val="none" w:sz="0" w:space="0" w:color="auto"/>
          </w:divBdr>
        </w:div>
        <w:div w:id="743188353">
          <w:marLeft w:val="480"/>
          <w:marRight w:val="0"/>
          <w:marTop w:val="0"/>
          <w:marBottom w:val="0"/>
          <w:divBdr>
            <w:top w:val="none" w:sz="0" w:space="0" w:color="auto"/>
            <w:left w:val="none" w:sz="0" w:space="0" w:color="auto"/>
            <w:bottom w:val="none" w:sz="0" w:space="0" w:color="auto"/>
            <w:right w:val="none" w:sz="0" w:space="0" w:color="auto"/>
          </w:divBdr>
        </w:div>
        <w:div w:id="745343654">
          <w:marLeft w:val="480"/>
          <w:marRight w:val="0"/>
          <w:marTop w:val="0"/>
          <w:marBottom w:val="0"/>
          <w:divBdr>
            <w:top w:val="none" w:sz="0" w:space="0" w:color="auto"/>
            <w:left w:val="none" w:sz="0" w:space="0" w:color="auto"/>
            <w:bottom w:val="none" w:sz="0" w:space="0" w:color="auto"/>
            <w:right w:val="none" w:sz="0" w:space="0" w:color="auto"/>
          </w:divBdr>
        </w:div>
        <w:div w:id="1006251398">
          <w:marLeft w:val="480"/>
          <w:marRight w:val="0"/>
          <w:marTop w:val="0"/>
          <w:marBottom w:val="0"/>
          <w:divBdr>
            <w:top w:val="none" w:sz="0" w:space="0" w:color="auto"/>
            <w:left w:val="none" w:sz="0" w:space="0" w:color="auto"/>
            <w:bottom w:val="none" w:sz="0" w:space="0" w:color="auto"/>
            <w:right w:val="none" w:sz="0" w:space="0" w:color="auto"/>
          </w:divBdr>
        </w:div>
        <w:div w:id="1104349980">
          <w:marLeft w:val="480"/>
          <w:marRight w:val="0"/>
          <w:marTop w:val="0"/>
          <w:marBottom w:val="0"/>
          <w:divBdr>
            <w:top w:val="none" w:sz="0" w:space="0" w:color="auto"/>
            <w:left w:val="none" w:sz="0" w:space="0" w:color="auto"/>
            <w:bottom w:val="none" w:sz="0" w:space="0" w:color="auto"/>
            <w:right w:val="none" w:sz="0" w:space="0" w:color="auto"/>
          </w:divBdr>
        </w:div>
        <w:div w:id="1116562623">
          <w:marLeft w:val="480"/>
          <w:marRight w:val="0"/>
          <w:marTop w:val="0"/>
          <w:marBottom w:val="0"/>
          <w:divBdr>
            <w:top w:val="none" w:sz="0" w:space="0" w:color="auto"/>
            <w:left w:val="none" w:sz="0" w:space="0" w:color="auto"/>
            <w:bottom w:val="none" w:sz="0" w:space="0" w:color="auto"/>
            <w:right w:val="none" w:sz="0" w:space="0" w:color="auto"/>
          </w:divBdr>
        </w:div>
        <w:div w:id="1118718066">
          <w:marLeft w:val="480"/>
          <w:marRight w:val="0"/>
          <w:marTop w:val="0"/>
          <w:marBottom w:val="0"/>
          <w:divBdr>
            <w:top w:val="none" w:sz="0" w:space="0" w:color="auto"/>
            <w:left w:val="none" w:sz="0" w:space="0" w:color="auto"/>
            <w:bottom w:val="none" w:sz="0" w:space="0" w:color="auto"/>
            <w:right w:val="none" w:sz="0" w:space="0" w:color="auto"/>
          </w:divBdr>
        </w:div>
        <w:div w:id="1161196688">
          <w:marLeft w:val="480"/>
          <w:marRight w:val="0"/>
          <w:marTop w:val="0"/>
          <w:marBottom w:val="0"/>
          <w:divBdr>
            <w:top w:val="none" w:sz="0" w:space="0" w:color="auto"/>
            <w:left w:val="none" w:sz="0" w:space="0" w:color="auto"/>
            <w:bottom w:val="none" w:sz="0" w:space="0" w:color="auto"/>
            <w:right w:val="none" w:sz="0" w:space="0" w:color="auto"/>
          </w:divBdr>
        </w:div>
        <w:div w:id="1253852903">
          <w:marLeft w:val="480"/>
          <w:marRight w:val="0"/>
          <w:marTop w:val="0"/>
          <w:marBottom w:val="0"/>
          <w:divBdr>
            <w:top w:val="none" w:sz="0" w:space="0" w:color="auto"/>
            <w:left w:val="none" w:sz="0" w:space="0" w:color="auto"/>
            <w:bottom w:val="none" w:sz="0" w:space="0" w:color="auto"/>
            <w:right w:val="none" w:sz="0" w:space="0" w:color="auto"/>
          </w:divBdr>
        </w:div>
        <w:div w:id="1282297997">
          <w:marLeft w:val="480"/>
          <w:marRight w:val="0"/>
          <w:marTop w:val="0"/>
          <w:marBottom w:val="0"/>
          <w:divBdr>
            <w:top w:val="none" w:sz="0" w:space="0" w:color="auto"/>
            <w:left w:val="none" w:sz="0" w:space="0" w:color="auto"/>
            <w:bottom w:val="none" w:sz="0" w:space="0" w:color="auto"/>
            <w:right w:val="none" w:sz="0" w:space="0" w:color="auto"/>
          </w:divBdr>
        </w:div>
        <w:div w:id="1326858438">
          <w:marLeft w:val="480"/>
          <w:marRight w:val="0"/>
          <w:marTop w:val="0"/>
          <w:marBottom w:val="0"/>
          <w:divBdr>
            <w:top w:val="none" w:sz="0" w:space="0" w:color="auto"/>
            <w:left w:val="none" w:sz="0" w:space="0" w:color="auto"/>
            <w:bottom w:val="none" w:sz="0" w:space="0" w:color="auto"/>
            <w:right w:val="none" w:sz="0" w:space="0" w:color="auto"/>
          </w:divBdr>
        </w:div>
        <w:div w:id="1461075986">
          <w:marLeft w:val="480"/>
          <w:marRight w:val="0"/>
          <w:marTop w:val="0"/>
          <w:marBottom w:val="0"/>
          <w:divBdr>
            <w:top w:val="none" w:sz="0" w:space="0" w:color="auto"/>
            <w:left w:val="none" w:sz="0" w:space="0" w:color="auto"/>
            <w:bottom w:val="none" w:sz="0" w:space="0" w:color="auto"/>
            <w:right w:val="none" w:sz="0" w:space="0" w:color="auto"/>
          </w:divBdr>
        </w:div>
        <w:div w:id="1478914088">
          <w:marLeft w:val="480"/>
          <w:marRight w:val="0"/>
          <w:marTop w:val="0"/>
          <w:marBottom w:val="0"/>
          <w:divBdr>
            <w:top w:val="none" w:sz="0" w:space="0" w:color="auto"/>
            <w:left w:val="none" w:sz="0" w:space="0" w:color="auto"/>
            <w:bottom w:val="none" w:sz="0" w:space="0" w:color="auto"/>
            <w:right w:val="none" w:sz="0" w:space="0" w:color="auto"/>
          </w:divBdr>
        </w:div>
        <w:div w:id="1523741515">
          <w:marLeft w:val="480"/>
          <w:marRight w:val="0"/>
          <w:marTop w:val="0"/>
          <w:marBottom w:val="0"/>
          <w:divBdr>
            <w:top w:val="none" w:sz="0" w:space="0" w:color="auto"/>
            <w:left w:val="none" w:sz="0" w:space="0" w:color="auto"/>
            <w:bottom w:val="none" w:sz="0" w:space="0" w:color="auto"/>
            <w:right w:val="none" w:sz="0" w:space="0" w:color="auto"/>
          </w:divBdr>
        </w:div>
        <w:div w:id="1578399088">
          <w:marLeft w:val="480"/>
          <w:marRight w:val="0"/>
          <w:marTop w:val="0"/>
          <w:marBottom w:val="0"/>
          <w:divBdr>
            <w:top w:val="none" w:sz="0" w:space="0" w:color="auto"/>
            <w:left w:val="none" w:sz="0" w:space="0" w:color="auto"/>
            <w:bottom w:val="none" w:sz="0" w:space="0" w:color="auto"/>
            <w:right w:val="none" w:sz="0" w:space="0" w:color="auto"/>
          </w:divBdr>
        </w:div>
        <w:div w:id="1578712453">
          <w:marLeft w:val="480"/>
          <w:marRight w:val="0"/>
          <w:marTop w:val="0"/>
          <w:marBottom w:val="0"/>
          <w:divBdr>
            <w:top w:val="none" w:sz="0" w:space="0" w:color="auto"/>
            <w:left w:val="none" w:sz="0" w:space="0" w:color="auto"/>
            <w:bottom w:val="none" w:sz="0" w:space="0" w:color="auto"/>
            <w:right w:val="none" w:sz="0" w:space="0" w:color="auto"/>
          </w:divBdr>
        </w:div>
        <w:div w:id="1686900723">
          <w:marLeft w:val="480"/>
          <w:marRight w:val="0"/>
          <w:marTop w:val="0"/>
          <w:marBottom w:val="0"/>
          <w:divBdr>
            <w:top w:val="none" w:sz="0" w:space="0" w:color="auto"/>
            <w:left w:val="none" w:sz="0" w:space="0" w:color="auto"/>
            <w:bottom w:val="none" w:sz="0" w:space="0" w:color="auto"/>
            <w:right w:val="none" w:sz="0" w:space="0" w:color="auto"/>
          </w:divBdr>
        </w:div>
        <w:div w:id="1749687342">
          <w:marLeft w:val="480"/>
          <w:marRight w:val="0"/>
          <w:marTop w:val="0"/>
          <w:marBottom w:val="0"/>
          <w:divBdr>
            <w:top w:val="none" w:sz="0" w:space="0" w:color="auto"/>
            <w:left w:val="none" w:sz="0" w:space="0" w:color="auto"/>
            <w:bottom w:val="none" w:sz="0" w:space="0" w:color="auto"/>
            <w:right w:val="none" w:sz="0" w:space="0" w:color="auto"/>
          </w:divBdr>
        </w:div>
        <w:div w:id="1756508436">
          <w:marLeft w:val="480"/>
          <w:marRight w:val="0"/>
          <w:marTop w:val="0"/>
          <w:marBottom w:val="0"/>
          <w:divBdr>
            <w:top w:val="none" w:sz="0" w:space="0" w:color="auto"/>
            <w:left w:val="none" w:sz="0" w:space="0" w:color="auto"/>
            <w:bottom w:val="none" w:sz="0" w:space="0" w:color="auto"/>
            <w:right w:val="none" w:sz="0" w:space="0" w:color="auto"/>
          </w:divBdr>
        </w:div>
        <w:div w:id="1769815237">
          <w:marLeft w:val="480"/>
          <w:marRight w:val="0"/>
          <w:marTop w:val="0"/>
          <w:marBottom w:val="0"/>
          <w:divBdr>
            <w:top w:val="none" w:sz="0" w:space="0" w:color="auto"/>
            <w:left w:val="none" w:sz="0" w:space="0" w:color="auto"/>
            <w:bottom w:val="none" w:sz="0" w:space="0" w:color="auto"/>
            <w:right w:val="none" w:sz="0" w:space="0" w:color="auto"/>
          </w:divBdr>
        </w:div>
      </w:divsChild>
    </w:div>
    <w:div w:id="117116347">
      <w:bodyDiv w:val="1"/>
      <w:marLeft w:val="0"/>
      <w:marRight w:val="0"/>
      <w:marTop w:val="0"/>
      <w:marBottom w:val="0"/>
      <w:divBdr>
        <w:top w:val="none" w:sz="0" w:space="0" w:color="auto"/>
        <w:left w:val="none" w:sz="0" w:space="0" w:color="auto"/>
        <w:bottom w:val="none" w:sz="0" w:space="0" w:color="auto"/>
        <w:right w:val="none" w:sz="0" w:space="0" w:color="auto"/>
      </w:divBdr>
    </w:div>
    <w:div w:id="118183752">
      <w:bodyDiv w:val="1"/>
      <w:marLeft w:val="0"/>
      <w:marRight w:val="0"/>
      <w:marTop w:val="0"/>
      <w:marBottom w:val="0"/>
      <w:divBdr>
        <w:top w:val="none" w:sz="0" w:space="0" w:color="auto"/>
        <w:left w:val="none" w:sz="0" w:space="0" w:color="auto"/>
        <w:bottom w:val="none" w:sz="0" w:space="0" w:color="auto"/>
        <w:right w:val="none" w:sz="0" w:space="0" w:color="auto"/>
      </w:divBdr>
    </w:div>
    <w:div w:id="118492789">
      <w:bodyDiv w:val="1"/>
      <w:marLeft w:val="0"/>
      <w:marRight w:val="0"/>
      <w:marTop w:val="0"/>
      <w:marBottom w:val="0"/>
      <w:divBdr>
        <w:top w:val="none" w:sz="0" w:space="0" w:color="auto"/>
        <w:left w:val="none" w:sz="0" w:space="0" w:color="auto"/>
        <w:bottom w:val="none" w:sz="0" w:space="0" w:color="auto"/>
        <w:right w:val="none" w:sz="0" w:space="0" w:color="auto"/>
      </w:divBdr>
    </w:div>
    <w:div w:id="118493949">
      <w:bodyDiv w:val="1"/>
      <w:marLeft w:val="0"/>
      <w:marRight w:val="0"/>
      <w:marTop w:val="0"/>
      <w:marBottom w:val="0"/>
      <w:divBdr>
        <w:top w:val="none" w:sz="0" w:space="0" w:color="auto"/>
        <w:left w:val="none" w:sz="0" w:space="0" w:color="auto"/>
        <w:bottom w:val="none" w:sz="0" w:space="0" w:color="auto"/>
        <w:right w:val="none" w:sz="0" w:space="0" w:color="auto"/>
      </w:divBdr>
    </w:div>
    <w:div w:id="118887227">
      <w:bodyDiv w:val="1"/>
      <w:marLeft w:val="0"/>
      <w:marRight w:val="0"/>
      <w:marTop w:val="0"/>
      <w:marBottom w:val="0"/>
      <w:divBdr>
        <w:top w:val="none" w:sz="0" w:space="0" w:color="auto"/>
        <w:left w:val="none" w:sz="0" w:space="0" w:color="auto"/>
        <w:bottom w:val="none" w:sz="0" w:space="0" w:color="auto"/>
        <w:right w:val="none" w:sz="0" w:space="0" w:color="auto"/>
      </w:divBdr>
    </w:div>
    <w:div w:id="119613572">
      <w:bodyDiv w:val="1"/>
      <w:marLeft w:val="0"/>
      <w:marRight w:val="0"/>
      <w:marTop w:val="0"/>
      <w:marBottom w:val="0"/>
      <w:divBdr>
        <w:top w:val="none" w:sz="0" w:space="0" w:color="auto"/>
        <w:left w:val="none" w:sz="0" w:space="0" w:color="auto"/>
        <w:bottom w:val="none" w:sz="0" w:space="0" w:color="auto"/>
        <w:right w:val="none" w:sz="0" w:space="0" w:color="auto"/>
      </w:divBdr>
    </w:div>
    <w:div w:id="121702400">
      <w:bodyDiv w:val="1"/>
      <w:marLeft w:val="0"/>
      <w:marRight w:val="0"/>
      <w:marTop w:val="0"/>
      <w:marBottom w:val="0"/>
      <w:divBdr>
        <w:top w:val="none" w:sz="0" w:space="0" w:color="auto"/>
        <w:left w:val="none" w:sz="0" w:space="0" w:color="auto"/>
        <w:bottom w:val="none" w:sz="0" w:space="0" w:color="auto"/>
        <w:right w:val="none" w:sz="0" w:space="0" w:color="auto"/>
      </w:divBdr>
    </w:div>
    <w:div w:id="122232773">
      <w:bodyDiv w:val="1"/>
      <w:marLeft w:val="0"/>
      <w:marRight w:val="0"/>
      <w:marTop w:val="0"/>
      <w:marBottom w:val="0"/>
      <w:divBdr>
        <w:top w:val="none" w:sz="0" w:space="0" w:color="auto"/>
        <w:left w:val="none" w:sz="0" w:space="0" w:color="auto"/>
        <w:bottom w:val="none" w:sz="0" w:space="0" w:color="auto"/>
        <w:right w:val="none" w:sz="0" w:space="0" w:color="auto"/>
      </w:divBdr>
    </w:div>
    <w:div w:id="123274785">
      <w:bodyDiv w:val="1"/>
      <w:marLeft w:val="0"/>
      <w:marRight w:val="0"/>
      <w:marTop w:val="0"/>
      <w:marBottom w:val="0"/>
      <w:divBdr>
        <w:top w:val="none" w:sz="0" w:space="0" w:color="auto"/>
        <w:left w:val="none" w:sz="0" w:space="0" w:color="auto"/>
        <w:bottom w:val="none" w:sz="0" w:space="0" w:color="auto"/>
        <w:right w:val="none" w:sz="0" w:space="0" w:color="auto"/>
      </w:divBdr>
    </w:div>
    <w:div w:id="126625045">
      <w:bodyDiv w:val="1"/>
      <w:marLeft w:val="0"/>
      <w:marRight w:val="0"/>
      <w:marTop w:val="0"/>
      <w:marBottom w:val="0"/>
      <w:divBdr>
        <w:top w:val="none" w:sz="0" w:space="0" w:color="auto"/>
        <w:left w:val="none" w:sz="0" w:space="0" w:color="auto"/>
        <w:bottom w:val="none" w:sz="0" w:space="0" w:color="auto"/>
        <w:right w:val="none" w:sz="0" w:space="0" w:color="auto"/>
      </w:divBdr>
    </w:div>
    <w:div w:id="128675478">
      <w:bodyDiv w:val="1"/>
      <w:marLeft w:val="0"/>
      <w:marRight w:val="0"/>
      <w:marTop w:val="0"/>
      <w:marBottom w:val="0"/>
      <w:divBdr>
        <w:top w:val="none" w:sz="0" w:space="0" w:color="auto"/>
        <w:left w:val="none" w:sz="0" w:space="0" w:color="auto"/>
        <w:bottom w:val="none" w:sz="0" w:space="0" w:color="auto"/>
        <w:right w:val="none" w:sz="0" w:space="0" w:color="auto"/>
      </w:divBdr>
    </w:div>
    <w:div w:id="129635864">
      <w:bodyDiv w:val="1"/>
      <w:marLeft w:val="0"/>
      <w:marRight w:val="0"/>
      <w:marTop w:val="0"/>
      <w:marBottom w:val="0"/>
      <w:divBdr>
        <w:top w:val="none" w:sz="0" w:space="0" w:color="auto"/>
        <w:left w:val="none" w:sz="0" w:space="0" w:color="auto"/>
        <w:bottom w:val="none" w:sz="0" w:space="0" w:color="auto"/>
        <w:right w:val="none" w:sz="0" w:space="0" w:color="auto"/>
      </w:divBdr>
    </w:div>
    <w:div w:id="132410602">
      <w:bodyDiv w:val="1"/>
      <w:marLeft w:val="0"/>
      <w:marRight w:val="0"/>
      <w:marTop w:val="0"/>
      <w:marBottom w:val="0"/>
      <w:divBdr>
        <w:top w:val="none" w:sz="0" w:space="0" w:color="auto"/>
        <w:left w:val="none" w:sz="0" w:space="0" w:color="auto"/>
        <w:bottom w:val="none" w:sz="0" w:space="0" w:color="auto"/>
        <w:right w:val="none" w:sz="0" w:space="0" w:color="auto"/>
      </w:divBdr>
    </w:div>
    <w:div w:id="135464060">
      <w:bodyDiv w:val="1"/>
      <w:marLeft w:val="0"/>
      <w:marRight w:val="0"/>
      <w:marTop w:val="0"/>
      <w:marBottom w:val="0"/>
      <w:divBdr>
        <w:top w:val="none" w:sz="0" w:space="0" w:color="auto"/>
        <w:left w:val="none" w:sz="0" w:space="0" w:color="auto"/>
        <w:bottom w:val="none" w:sz="0" w:space="0" w:color="auto"/>
        <w:right w:val="none" w:sz="0" w:space="0" w:color="auto"/>
      </w:divBdr>
    </w:div>
    <w:div w:id="140385306">
      <w:bodyDiv w:val="1"/>
      <w:marLeft w:val="0"/>
      <w:marRight w:val="0"/>
      <w:marTop w:val="0"/>
      <w:marBottom w:val="0"/>
      <w:divBdr>
        <w:top w:val="none" w:sz="0" w:space="0" w:color="auto"/>
        <w:left w:val="none" w:sz="0" w:space="0" w:color="auto"/>
        <w:bottom w:val="none" w:sz="0" w:space="0" w:color="auto"/>
        <w:right w:val="none" w:sz="0" w:space="0" w:color="auto"/>
      </w:divBdr>
    </w:div>
    <w:div w:id="140658657">
      <w:bodyDiv w:val="1"/>
      <w:marLeft w:val="0"/>
      <w:marRight w:val="0"/>
      <w:marTop w:val="0"/>
      <w:marBottom w:val="0"/>
      <w:divBdr>
        <w:top w:val="none" w:sz="0" w:space="0" w:color="auto"/>
        <w:left w:val="none" w:sz="0" w:space="0" w:color="auto"/>
        <w:bottom w:val="none" w:sz="0" w:space="0" w:color="auto"/>
        <w:right w:val="none" w:sz="0" w:space="0" w:color="auto"/>
      </w:divBdr>
    </w:div>
    <w:div w:id="144053042">
      <w:bodyDiv w:val="1"/>
      <w:marLeft w:val="0"/>
      <w:marRight w:val="0"/>
      <w:marTop w:val="0"/>
      <w:marBottom w:val="0"/>
      <w:divBdr>
        <w:top w:val="none" w:sz="0" w:space="0" w:color="auto"/>
        <w:left w:val="none" w:sz="0" w:space="0" w:color="auto"/>
        <w:bottom w:val="none" w:sz="0" w:space="0" w:color="auto"/>
        <w:right w:val="none" w:sz="0" w:space="0" w:color="auto"/>
      </w:divBdr>
    </w:div>
    <w:div w:id="147793032">
      <w:bodyDiv w:val="1"/>
      <w:marLeft w:val="0"/>
      <w:marRight w:val="0"/>
      <w:marTop w:val="0"/>
      <w:marBottom w:val="0"/>
      <w:divBdr>
        <w:top w:val="none" w:sz="0" w:space="0" w:color="auto"/>
        <w:left w:val="none" w:sz="0" w:space="0" w:color="auto"/>
        <w:bottom w:val="none" w:sz="0" w:space="0" w:color="auto"/>
        <w:right w:val="none" w:sz="0" w:space="0" w:color="auto"/>
      </w:divBdr>
      <w:divsChild>
        <w:div w:id="10567745">
          <w:marLeft w:val="480"/>
          <w:marRight w:val="0"/>
          <w:marTop w:val="0"/>
          <w:marBottom w:val="0"/>
          <w:divBdr>
            <w:top w:val="none" w:sz="0" w:space="0" w:color="auto"/>
            <w:left w:val="none" w:sz="0" w:space="0" w:color="auto"/>
            <w:bottom w:val="none" w:sz="0" w:space="0" w:color="auto"/>
            <w:right w:val="none" w:sz="0" w:space="0" w:color="auto"/>
          </w:divBdr>
        </w:div>
        <w:div w:id="11300992">
          <w:marLeft w:val="480"/>
          <w:marRight w:val="0"/>
          <w:marTop w:val="0"/>
          <w:marBottom w:val="0"/>
          <w:divBdr>
            <w:top w:val="none" w:sz="0" w:space="0" w:color="auto"/>
            <w:left w:val="none" w:sz="0" w:space="0" w:color="auto"/>
            <w:bottom w:val="none" w:sz="0" w:space="0" w:color="auto"/>
            <w:right w:val="none" w:sz="0" w:space="0" w:color="auto"/>
          </w:divBdr>
        </w:div>
        <w:div w:id="138573894">
          <w:marLeft w:val="480"/>
          <w:marRight w:val="0"/>
          <w:marTop w:val="0"/>
          <w:marBottom w:val="0"/>
          <w:divBdr>
            <w:top w:val="none" w:sz="0" w:space="0" w:color="auto"/>
            <w:left w:val="none" w:sz="0" w:space="0" w:color="auto"/>
            <w:bottom w:val="none" w:sz="0" w:space="0" w:color="auto"/>
            <w:right w:val="none" w:sz="0" w:space="0" w:color="auto"/>
          </w:divBdr>
        </w:div>
        <w:div w:id="149833601">
          <w:marLeft w:val="480"/>
          <w:marRight w:val="0"/>
          <w:marTop w:val="0"/>
          <w:marBottom w:val="0"/>
          <w:divBdr>
            <w:top w:val="none" w:sz="0" w:space="0" w:color="auto"/>
            <w:left w:val="none" w:sz="0" w:space="0" w:color="auto"/>
            <w:bottom w:val="none" w:sz="0" w:space="0" w:color="auto"/>
            <w:right w:val="none" w:sz="0" w:space="0" w:color="auto"/>
          </w:divBdr>
        </w:div>
        <w:div w:id="223760262">
          <w:marLeft w:val="480"/>
          <w:marRight w:val="0"/>
          <w:marTop w:val="0"/>
          <w:marBottom w:val="0"/>
          <w:divBdr>
            <w:top w:val="none" w:sz="0" w:space="0" w:color="auto"/>
            <w:left w:val="none" w:sz="0" w:space="0" w:color="auto"/>
            <w:bottom w:val="none" w:sz="0" w:space="0" w:color="auto"/>
            <w:right w:val="none" w:sz="0" w:space="0" w:color="auto"/>
          </w:divBdr>
        </w:div>
        <w:div w:id="445931466">
          <w:marLeft w:val="480"/>
          <w:marRight w:val="0"/>
          <w:marTop w:val="0"/>
          <w:marBottom w:val="0"/>
          <w:divBdr>
            <w:top w:val="none" w:sz="0" w:space="0" w:color="auto"/>
            <w:left w:val="none" w:sz="0" w:space="0" w:color="auto"/>
            <w:bottom w:val="none" w:sz="0" w:space="0" w:color="auto"/>
            <w:right w:val="none" w:sz="0" w:space="0" w:color="auto"/>
          </w:divBdr>
        </w:div>
        <w:div w:id="515340594">
          <w:marLeft w:val="480"/>
          <w:marRight w:val="0"/>
          <w:marTop w:val="0"/>
          <w:marBottom w:val="0"/>
          <w:divBdr>
            <w:top w:val="none" w:sz="0" w:space="0" w:color="auto"/>
            <w:left w:val="none" w:sz="0" w:space="0" w:color="auto"/>
            <w:bottom w:val="none" w:sz="0" w:space="0" w:color="auto"/>
            <w:right w:val="none" w:sz="0" w:space="0" w:color="auto"/>
          </w:divBdr>
        </w:div>
        <w:div w:id="557401307">
          <w:marLeft w:val="480"/>
          <w:marRight w:val="0"/>
          <w:marTop w:val="0"/>
          <w:marBottom w:val="0"/>
          <w:divBdr>
            <w:top w:val="none" w:sz="0" w:space="0" w:color="auto"/>
            <w:left w:val="none" w:sz="0" w:space="0" w:color="auto"/>
            <w:bottom w:val="none" w:sz="0" w:space="0" w:color="auto"/>
            <w:right w:val="none" w:sz="0" w:space="0" w:color="auto"/>
          </w:divBdr>
        </w:div>
        <w:div w:id="680549228">
          <w:marLeft w:val="480"/>
          <w:marRight w:val="0"/>
          <w:marTop w:val="0"/>
          <w:marBottom w:val="0"/>
          <w:divBdr>
            <w:top w:val="none" w:sz="0" w:space="0" w:color="auto"/>
            <w:left w:val="none" w:sz="0" w:space="0" w:color="auto"/>
            <w:bottom w:val="none" w:sz="0" w:space="0" w:color="auto"/>
            <w:right w:val="none" w:sz="0" w:space="0" w:color="auto"/>
          </w:divBdr>
        </w:div>
        <w:div w:id="707880456">
          <w:marLeft w:val="480"/>
          <w:marRight w:val="0"/>
          <w:marTop w:val="0"/>
          <w:marBottom w:val="0"/>
          <w:divBdr>
            <w:top w:val="none" w:sz="0" w:space="0" w:color="auto"/>
            <w:left w:val="none" w:sz="0" w:space="0" w:color="auto"/>
            <w:bottom w:val="none" w:sz="0" w:space="0" w:color="auto"/>
            <w:right w:val="none" w:sz="0" w:space="0" w:color="auto"/>
          </w:divBdr>
        </w:div>
        <w:div w:id="715350084">
          <w:marLeft w:val="480"/>
          <w:marRight w:val="0"/>
          <w:marTop w:val="0"/>
          <w:marBottom w:val="0"/>
          <w:divBdr>
            <w:top w:val="none" w:sz="0" w:space="0" w:color="auto"/>
            <w:left w:val="none" w:sz="0" w:space="0" w:color="auto"/>
            <w:bottom w:val="none" w:sz="0" w:space="0" w:color="auto"/>
            <w:right w:val="none" w:sz="0" w:space="0" w:color="auto"/>
          </w:divBdr>
        </w:div>
        <w:div w:id="739249459">
          <w:marLeft w:val="480"/>
          <w:marRight w:val="0"/>
          <w:marTop w:val="0"/>
          <w:marBottom w:val="0"/>
          <w:divBdr>
            <w:top w:val="none" w:sz="0" w:space="0" w:color="auto"/>
            <w:left w:val="none" w:sz="0" w:space="0" w:color="auto"/>
            <w:bottom w:val="none" w:sz="0" w:space="0" w:color="auto"/>
            <w:right w:val="none" w:sz="0" w:space="0" w:color="auto"/>
          </w:divBdr>
        </w:div>
        <w:div w:id="743841406">
          <w:marLeft w:val="480"/>
          <w:marRight w:val="0"/>
          <w:marTop w:val="0"/>
          <w:marBottom w:val="0"/>
          <w:divBdr>
            <w:top w:val="none" w:sz="0" w:space="0" w:color="auto"/>
            <w:left w:val="none" w:sz="0" w:space="0" w:color="auto"/>
            <w:bottom w:val="none" w:sz="0" w:space="0" w:color="auto"/>
            <w:right w:val="none" w:sz="0" w:space="0" w:color="auto"/>
          </w:divBdr>
        </w:div>
        <w:div w:id="789276737">
          <w:marLeft w:val="480"/>
          <w:marRight w:val="0"/>
          <w:marTop w:val="0"/>
          <w:marBottom w:val="0"/>
          <w:divBdr>
            <w:top w:val="none" w:sz="0" w:space="0" w:color="auto"/>
            <w:left w:val="none" w:sz="0" w:space="0" w:color="auto"/>
            <w:bottom w:val="none" w:sz="0" w:space="0" w:color="auto"/>
            <w:right w:val="none" w:sz="0" w:space="0" w:color="auto"/>
          </w:divBdr>
        </w:div>
        <w:div w:id="789709234">
          <w:marLeft w:val="480"/>
          <w:marRight w:val="0"/>
          <w:marTop w:val="0"/>
          <w:marBottom w:val="0"/>
          <w:divBdr>
            <w:top w:val="none" w:sz="0" w:space="0" w:color="auto"/>
            <w:left w:val="none" w:sz="0" w:space="0" w:color="auto"/>
            <w:bottom w:val="none" w:sz="0" w:space="0" w:color="auto"/>
            <w:right w:val="none" w:sz="0" w:space="0" w:color="auto"/>
          </w:divBdr>
        </w:div>
        <w:div w:id="968315701">
          <w:marLeft w:val="480"/>
          <w:marRight w:val="0"/>
          <w:marTop w:val="0"/>
          <w:marBottom w:val="0"/>
          <w:divBdr>
            <w:top w:val="none" w:sz="0" w:space="0" w:color="auto"/>
            <w:left w:val="none" w:sz="0" w:space="0" w:color="auto"/>
            <w:bottom w:val="none" w:sz="0" w:space="0" w:color="auto"/>
            <w:right w:val="none" w:sz="0" w:space="0" w:color="auto"/>
          </w:divBdr>
        </w:div>
        <w:div w:id="1043483851">
          <w:marLeft w:val="480"/>
          <w:marRight w:val="0"/>
          <w:marTop w:val="0"/>
          <w:marBottom w:val="0"/>
          <w:divBdr>
            <w:top w:val="none" w:sz="0" w:space="0" w:color="auto"/>
            <w:left w:val="none" w:sz="0" w:space="0" w:color="auto"/>
            <w:bottom w:val="none" w:sz="0" w:space="0" w:color="auto"/>
            <w:right w:val="none" w:sz="0" w:space="0" w:color="auto"/>
          </w:divBdr>
        </w:div>
        <w:div w:id="1078286635">
          <w:marLeft w:val="480"/>
          <w:marRight w:val="0"/>
          <w:marTop w:val="0"/>
          <w:marBottom w:val="0"/>
          <w:divBdr>
            <w:top w:val="none" w:sz="0" w:space="0" w:color="auto"/>
            <w:left w:val="none" w:sz="0" w:space="0" w:color="auto"/>
            <w:bottom w:val="none" w:sz="0" w:space="0" w:color="auto"/>
            <w:right w:val="none" w:sz="0" w:space="0" w:color="auto"/>
          </w:divBdr>
        </w:div>
        <w:div w:id="1115904916">
          <w:marLeft w:val="480"/>
          <w:marRight w:val="0"/>
          <w:marTop w:val="0"/>
          <w:marBottom w:val="0"/>
          <w:divBdr>
            <w:top w:val="none" w:sz="0" w:space="0" w:color="auto"/>
            <w:left w:val="none" w:sz="0" w:space="0" w:color="auto"/>
            <w:bottom w:val="none" w:sz="0" w:space="0" w:color="auto"/>
            <w:right w:val="none" w:sz="0" w:space="0" w:color="auto"/>
          </w:divBdr>
        </w:div>
        <w:div w:id="1175000836">
          <w:marLeft w:val="480"/>
          <w:marRight w:val="0"/>
          <w:marTop w:val="0"/>
          <w:marBottom w:val="0"/>
          <w:divBdr>
            <w:top w:val="none" w:sz="0" w:space="0" w:color="auto"/>
            <w:left w:val="none" w:sz="0" w:space="0" w:color="auto"/>
            <w:bottom w:val="none" w:sz="0" w:space="0" w:color="auto"/>
            <w:right w:val="none" w:sz="0" w:space="0" w:color="auto"/>
          </w:divBdr>
        </w:div>
        <w:div w:id="1198620498">
          <w:marLeft w:val="480"/>
          <w:marRight w:val="0"/>
          <w:marTop w:val="0"/>
          <w:marBottom w:val="0"/>
          <w:divBdr>
            <w:top w:val="none" w:sz="0" w:space="0" w:color="auto"/>
            <w:left w:val="none" w:sz="0" w:space="0" w:color="auto"/>
            <w:bottom w:val="none" w:sz="0" w:space="0" w:color="auto"/>
            <w:right w:val="none" w:sz="0" w:space="0" w:color="auto"/>
          </w:divBdr>
        </w:div>
        <w:div w:id="1212228400">
          <w:marLeft w:val="480"/>
          <w:marRight w:val="0"/>
          <w:marTop w:val="0"/>
          <w:marBottom w:val="0"/>
          <w:divBdr>
            <w:top w:val="none" w:sz="0" w:space="0" w:color="auto"/>
            <w:left w:val="none" w:sz="0" w:space="0" w:color="auto"/>
            <w:bottom w:val="none" w:sz="0" w:space="0" w:color="auto"/>
            <w:right w:val="none" w:sz="0" w:space="0" w:color="auto"/>
          </w:divBdr>
        </w:div>
        <w:div w:id="1427193652">
          <w:marLeft w:val="480"/>
          <w:marRight w:val="0"/>
          <w:marTop w:val="0"/>
          <w:marBottom w:val="0"/>
          <w:divBdr>
            <w:top w:val="none" w:sz="0" w:space="0" w:color="auto"/>
            <w:left w:val="none" w:sz="0" w:space="0" w:color="auto"/>
            <w:bottom w:val="none" w:sz="0" w:space="0" w:color="auto"/>
            <w:right w:val="none" w:sz="0" w:space="0" w:color="auto"/>
          </w:divBdr>
        </w:div>
        <w:div w:id="1539003258">
          <w:marLeft w:val="480"/>
          <w:marRight w:val="0"/>
          <w:marTop w:val="0"/>
          <w:marBottom w:val="0"/>
          <w:divBdr>
            <w:top w:val="none" w:sz="0" w:space="0" w:color="auto"/>
            <w:left w:val="none" w:sz="0" w:space="0" w:color="auto"/>
            <w:bottom w:val="none" w:sz="0" w:space="0" w:color="auto"/>
            <w:right w:val="none" w:sz="0" w:space="0" w:color="auto"/>
          </w:divBdr>
        </w:div>
        <w:div w:id="1603951902">
          <w:marLeft w:val="480"/>
          <w:marRight w:val="0"/>
          <w:marTop w:val="0"/>
          <w:marBottom w:val="0"/>
          <w:divBdr>
            <w:top w:val="none" w:sz="0" w:space="0" w:color="auto"/>
            <w:left w:val="none" w:sz="0" w:space="0" w:color="auto"/>
            <w:bottom w:val="none" w:sz="0" w:space="0" w:color="auto"/>
            <w:right w:val="none" w:sz="0" w:space="0" w:color="auto"/>
          </w:divBdr>
        </w:div>
        <w:div w:id="1638804071">
          <w:marLeft w:val="480"/>
          <w:marRight w:val="0"/>
          <w:marTop w:val="0"/>
          <w:marBottom w:val="0"/>
          <w:divBdr>
            <w:top w:val="none" w:sz="0" w:space="0" w:color="auto"/>
            <w:left w:val="none" w:sz="0" w:space="0" w:color="auto"/>
            <w:bottom w:val="none" w:sz="0" w:space="0" w:color="auto"/>
            <w:right w:val="none" w:sz="0" w:space="0" w:color="auto"/>
          </w:divBdr>
        </w:div>
        <w:div w:id="1651402703">
          <w:marLeft w:val="480"/>
          <w:marRight w:val="0"/>
          <w:marTop w:val="0"/>
          <w:marBottom w:val="0"/>
          <w:divBdr>
            <w:top w:val="none" w:sz="0" w:space="0" w:color="auto"/>
            <w:left w:val="none" w:sz="0" w:space="0" w:color="auto"/>
            <w:bottom w:val="none" w:sz="0" w:space="0" w:color="auto"/>
            <w:right w:val="none" w:sz="0" w:space="0" w:color="auto"/>
          </w:divBdr>
        </w:div>
        <w:div w:id="1654529947">
          <w:marLeft w:val="480"/>
          <w:marRight w:val="0"/>
          <w:marTop w:val="0"/>
          <w:marBottom w:val="0"/>
          <w:divBdr>
            <w:top w:val="none" w:sz="0" w:space="0" w:color="auto"/>
            <w:left w:val="none" w:sz="0" w:space="0" w:color="auto"/>
            <w:bottom w:val="none" w:sz="0" w:space="0" w:color="auto"/>
            <w:right w:val="none" w:sz="0" w:space="0" w:color="auto"/>
          </w:divBdr>
        </w:div>
        <w:div w:id="1669364172">
          <w:marLeft w:val="480"/>
          <w:marRight w:val="0"/>
          <w:marTop w:val="0"/>
          <w:marBottom w:val="0"/>
          <w:divBdr>
            <w:top w:val="none" w:sz="0" w:space="0" w:color="auto"/>
            <w:left w:val="none" w:sz="0" w:space="0" w:color="auto"/>
            <w:bottom w:val="none" w:sz="0" w:space="0" w:color="auto"/>
            <w:right w:val="none" w:sz="0" w:space="0" w:color="auto"/>
          </w:divBdr>
        </w:div>
        <w:div w:id="1849560013">
          <w:marLeft w:val="480"/>
          <w:marRight w:val="0"/>
          <w:marTop w:val="0"/>
          <w:marBottom w:val="0"/>
          <w:divBdr>
            <w:top w:val="none" w:sz="0" w:space="0" w:color="auto"/>
            <w:left w:val="none" w:sz="0" w:space="0" w:color="auto"/>
            <w:bottom w:val="none" w:sz="0" w:space="0" w:color="auto"/>
            <w:right w:val="none" w:sz="0" w:space="0" w:color="auto"/>
          </w:divBdr>
        </w:div>
        <w:div w:id="1875926699">
          <w:marLeft w:val="480"/>
          <w:marRight w:val="0"/>
          <w:marTop w:val="0"/>
          <w:marBottom w:val="0"/>
          <w:divBdr>
            <w:top w:val="none" w:sz="0" w:space="0" w:color="auto"/>
            <w:left w:val="none" w:sz="0" w:space="0" w:color="auto"/>
            <w:bottom w:val="none" w:sz="0" w:space="0" w:color="auto"/>
            <w:right w:val="none" w:sz="0" w:space="0" w:color="auto"/>
          </w:divBdr>
        </w:div>
        <w:div w:id="1886140884">
          <w:marLeft w:val="480"/>
          <w:marRight w:val="0"/>
          <w:marTop w:val="0"/>
          <w:marBottom w:val="0"/>
          <w:divBdr>
            <w:top w:val="none" w:sz="0" w:space="0" w:color="auto"/>
            <w:left w:val="none" w:sz="0" w:space="0" w:color="auto"/>
            <w:bottom w:val="none" w:sz="0" w:space="0" w:color="auto"/>
            <w:right w:val="none" w:sz="0" w:space="0" w:color="auto"/>
          </w:divBdr>
        </w:div>
        <w:div w:id="1895192373">
          <w:marLeft w:val="480"/>
          <w:marRight w:val="0"/>
          <w:marTop w:val="0"/>
          <w:marBottom w:val="0"/>
          <w:divBdr>
            <w:top w:val="none" w:sz="0" w:space="0" w:color="auto"/>
            <w:left w:val="none" w:sz="0" w:space="0" w:color="auto"/>
            <w:bottom w:val="none" w:sz="0" w:space="0" w:color="auto"/>
            <w:right w:val="none" w:sz="0" w:space="0" w:color="auto"/>
          </w:divBdr>
        </w:div>
        <w:div w:id="2011449922">
          <w:marLeft w:val="480"/>
          <w:marRight w:val="0"/>
          <w:marTop w:val="0"/>
          <w:marBottom w:val="0"/>
          <w:divBdr>
            <w:top w:val="none" w:sz="0" w:space="0" w:color="auto"/>
            <w:left w:val="none" w:sz="0" w:space="0" w:color="auto"/>
            <w:bottom w:val="none" w:sz="0" w:space="0" w:color="auto"/>
            <w:right w:val="none" w:sz="0" w:space="0" w:color="auto"/>
          </w:divBdr>
        </w:div>
      </w:divsChild>
    </w:div>
    <w:div w:id="148791942">
      <w:bodyDiv w:val="1"/>
      <w:marLeft w:val="0"/>
      <w:marRight w:val="0"/>
      <w:marTop w:val="0"/>
      <w:marBottom w:val="0"/>
      <w:divBdr>
        <w:top w:val="none" w:sz="0" w:space="0" w:color="auto"/>
        <w:left w:val="none" w:sz="0" w:space="0" w:color="auto"/>
        <w:bottom w:val="none" w:sz="0" w:space="0" w:color="auto"/>
        <w:right w:val="none" w:sz="0" w:space="0" w:color="auto"/>
      </w:divBdr>
      <w:divsChild>
        <w:div w:id="255676038">
          <w:marLeft w:val="480"/>
          <w:marRight w:val="0"/>
          <w:marTop w:val="0"/>
          <w:marBottom w:val="0"/>
          <w:divBdr>
            <w:top w:val="none" w:sz="0" w:space="0" w:color="auto"/>
            <w:left w:val="none" w:sz="0" w:space="0" w:color="auto"/>
            <w:bottom w:val="none" w:sz="0" w:space="0" w:color="auto"/>
            <w:right w:val="none" w:sz="0" w:space="0" w:color="auto"/>
          </w:divBdr>
        </w:div>
        <w:div w:id="351229890">
          <w:marLeft w:val="480"/>
          <w:marRight w:val="0"/>
          <w:marTop w:val="0"/>
          <w:marBottom w:val="0"/>
          <w:divBdr>
            <w:top w:val="none" w:sz="0" w:space="0" w:color="auto"/>
            <w:left w:val="none" w:sz="0" w:space="0" w:color="auto"/>
            <w:bottom w:val="none" w:sz="0" w:space="0" w:color="auto"/>
            <w:right w:val="none" w:sz="0" w:space="0" w:color="auto"/>
          </w:divBdr>
        </w:div>
        <w:div w:id="1358391063">
          <w:marLeft w:val="480"/>
          <w:marRight w:val="0"/>
          <w:marTop w:val="0"/>
          <w:marBottom w:val="0"/>
          <w:divBdr>
            <w:top w:val="none" w:sz="0" w:space="0" w:color="auto"/>
            <w:left w:val="none" w:sz="0" w:space="0" w:color="auto"/>
            <w:bottom w:val="none" w:sz="0" w:space="0" w:color="auto"/>
            <w:right w:val="none" w:sz="0" w:space="0" w:color="auto"/>
          </w:divBdr>
        </w:div>
        <w:div w:id="1535117166">
          <w:marLeft w:val="480"/>
          <w:marRight w:val="0"/>
          <w:marTop w:val="0"/>
          <w:marBottom w:val="0"/>
          <w:divBdr>
            <w:top w:val="none" w:sz="0" w:space="0" w:color="auto"/>
            <w:left w:val="none" w:sz="0" w:space="0" w:color="auto"/>
            <w:bottom w:val="none" w:sz="0" w:space="0" w:color="auto"/>
            <w:right w:val="none" w:sz="0" w:space="0" w:color="auto"/>
          </w:divBdr>
        </w:div>
      </w:divsChild>
    </w:div>
    <w:div w:id="149059369">
      <w:bodyDiv w:val="1"/>
      <w:marLeft w:val="0"/>
      <w:marRight w:val="0"/>
      <w:marTop w:val="0"/>
      <w:marBottom w:val="0"/>
      <w:divBdr>
        <w:top w:val="none" w:sz="0" w:space="0" w:color="auto"/>
        <w:left w:val="none" w:sz="0" w:space="0" w:color="auto"/>
        <w:bottom w:val="none" w:sz="0" w:space="0" w:color="auto"/>
        <w:right w:val="none" w:sz="0" w:space="0" w:color="auto"/>
      </w:divBdr>
    </w:div>
    <w:div w:id="150756693">
      <w:bodyDiv w:val="1"/>
      <w:marLeft w:val="0"/>
      <w:marRight w:val="0"/>
      <w:marTop w:val="0"/>
      <w:marBottom w:val="0"/>
      <w:divBdr>
        <w:top w:val="none" w:sz="0" w:space="0" w:color="auto"/>
        <w:left w:val="none" w:sz="0" w:space="0" w:color="auto"/>
        <w:bottom w:val="none" w:sz="0" w:space="0" w:color="auto"/>
        <w:right w:val="none" w:sz="0" w:space="0" w:color="auto"/>
      </w:divBdr>
    </w:div>
    <w:div w:id="150950897">
      <w:bodyDiv w:val="1"/>
      <w:marLeft w:val="0"/>
      <w:marRight w:val="0"/>
      <w:marTop w:val="0"/>
      <w:marBottom w:val="0"/>
      <w:divBdr>
        <w:top w:val="none" w:sz="0" w:space="0" w:color="auto"/>
        <w:left w:val="none" w:sz="0" w:space="0" w:color="auto"/>
        <w:bottom w:val="none" w:sz="0" w:space="0" w:color="auto"/>
        <w:right w:val="none" w:sz="0" w:space="0" w:color="auto"/>
      </w:divBdr>
    </w:div>
    <w:div w:id="154296793">
      <w:bodyDiv w:val="1"/>
      <w:marLeft w:val="0"/>
      <w:marRight w:val="0"/>
      <w:marTop w:val="0"/>
      <w:marBottom w:val="0"/>
      <w:divBdr>
        <w:top w:val="none" w:sz="0" w:space="0" w:color="auto"/>
        <w:left w:val="none" w:sz="0" w:space="0" w:color="auto"/>
        <w:bottom w:val="none" w:sz="0" w:space="0" w:color="auto"/>
        <w:right w:val="none" w:sz="0" w:space="0" w:color="auto"/>
      </w:divBdr>
    </w:div>
    <w:div w:id="154417104">
      <w:bodyDiv w:val="1"/>
      <w:marLeft w:val="0"/>
      <w:marRight w:val="0"/>
      <w:marTop w:val="0"/>
      <w:marBottom w:val="0"/>
      <w:divBdr>
        <w:top w:val="none" w:sz="0" w:space="0" w:color="auto"/>
        <w:left w:val="none" w:sz="0" w:space="0" w:color="auto"/>
        <w:bottom w:val="none" w:sz="0" w:space="0" w:color="auto"/>
        <w:right w:val="none" w:sz="0" w:space="0" w:color="auto"/>
      </w:divBdr>
    </w:div>
    <w:div w:id="155071900">
      <w:bodyDiv w:val="1"/>
      <w:marLeft w:val="0"/>
      <w:marRight w:val="0"/>
      <w:marTop w:val="0"/>
      <w:marBottom w:val="0"/>
      <w:divBdr>
        <w:top w:val="none" w:sz="0" w:space="0" w:color="auto"/>
        <w:left w:val="none" w:sz="0" w:space="0" w:color="auto"/>
        <w:bottom w:val="none" w:sz="0" w:space="0" w:color="auto"/>
        <w:right w:val="none" w:sz="0" w:space="0" w:color="auto"/>
      </w:divBdr>
    </w:div>
    <w:div w:id="155149384">
      <w:bodyDiv w:val="1"/>
      <w:marLeft w:val="0"/>
      <w:marRight w:val="0"/>
      <w:marTop w:val="0"/>
      <w:marBottom w:val="0"/>
      <w:divBdr>
        <w:top w:val="none" w:sz="0" w:space="0" w:color="auto"/>
        <w:left w:val="none" w:sz="0" w:space="0" w:color="auto"/>
        <w:bottom w:val="none" w:sz="0" w:space="0" w:color="auto"/>
        <w:right w:val="none" w:sz="0" w:space="0" w:color="auto"/>
      </w:divBdr>
      <w:divsChild>
        <w:div w:id="236599587">
          <w:marLeft w:val="480"/>
          <w:marRight w:val="0"/>
          <w:marTop w:val="0"/>
          <w:marBottom w:val="0"/>
          <w:divBdr>
            <w:top w:val="none" w:sz="0" w:space="0" w:color="auto"/>
            <w:left w:val="none" w:sz="0" w:space="0" w:color="auto"/>
            <w:bottom w:val="none" w:sz="0" w:space="0" w:color="auto"/>
            <w:right w:val="none" w:sz="0" w:space="0" w:color="auto"/>
          </w:divBdr>
        </w:div>
        <w:div w:id="381365694">
          <w:marLeft w:val="480"/>
          <w:marRight w:val="0"/>
          <w:marTop w:val="0"/>
          <w:marBottom w:val="0"/>
          <w:divBdr>
            <w:top w:val="none" w:sz="0" w:space="0" w:color="auto"/>
            <w:left w:val="none" w:sz="0" w:space="0" w:color="auto"/>
            <w:bottom w:val="none" w:sz="0" w:space="0" w:color="auto"/>
            <w:right w:val="none" w:sz="0" w:space="0" w:color="auto"/>
          </w:divBdr>
        </w:div>
        <w:div w:id="451096786">
          <w:marLeft w:val="480"/>
          <w:marRight w:val="0"/>
          <w:marTop w:val="0"/>
          <w:marBottom w:val="0"/>
          <w:divBdr>
            <w:top w:val="none" w:sz="0" w:space="0" w:color="auto"/>
            <w:left w:val="none" w:sz="0" w:space="0" w:color="auto"/>
            <w:bottom w:val="none" w:sz="0" w:space="0" w:color="auto"/>
            <w:right w:val="none" w:sz="0" w:space="0" w:color="auto"/>
          </w:divBdr>
        </w:div>
        <w:div w:id="518083657">
          <w:marLeft w:val="480"/>
          <w:marRight w:val="0"/>
          <w:marTop w:val="0"/>
          <w:marBottom w:val="0"/>
          <w:divBdr>
            <w:top w:val="none" w:sz="0" w:space="0" w:color="auto"/>
            <w:left w:val="none" w:sz="0" w:space="0" w:color="auto"/>
            <w:bottom w:val="none" w:sz="0" w:space="0" w:color="auto"/>
            <w:right w:val="none" w:sz="0" w:space="0" w:color="auto"/>
          </w:divBdr>
        </w:div>
        <w:div w:id="548998330">
          <w:marLeft w:val="480"/>
          <w:marRight w:val="0"/>
          <w:marTop w:val="0"/>
          <w:marBottom w:val="0"/>
          <w:divBdr>
            <w:top w:val="none" w:sz="0" w:space="0" w:color="auto"/>
            <w:left w:val="none" w:sz="0" w:space="0" w:color="auto"/>
            <w:bottom w:val="none" w:sz="0" w:space="0" w:color="auto"/>
            <w:right w:val="none" w:sz="0" w:space="0" w:color="auto"/>
          </w:divBdr>
        </w:div>
        <w:div w:id="1386686073">
          <w:marLeft w:val="480"/>
          <w:marRight w:val="0"/>
          <w:marTop w:val="0"/>
          <w:marBottom w:val="0"/>
          <w:divBdr>
            <w:top w:val="none" w:sz="0" w:space="0" w:color="auto"/>
            <w:left w:val="none" w:sz="0" w:space="0" w:color="auto"/>
            <w:bottom w:val="none" w:sz="0" w:space="0" w:color="auto"/>
            <w:right w:val="none" w:sz="0" w:space="0" w:color="auto"/>
          </w:divBdr>
        </w:div>
        <w:div w:id="1636525062">
          <w:marLeft w:val="480"/>
          <w:marRight w:val="0"/>
          <w:marTop w:val="0"/>
          <w:marBottom w:val="0"/>
          <w:divBdr>
            <w:top w:val="none" w:sz="0" w:space="0" w:color="auto"/>
            <w:left w:val="none" w:sz="0" w:space="0" w:color="auto"/>
            <w:bottom w:val="none" w:sz="0" w:space="0" w:color="auto"/>
            <w:right w:val="none" w:sz="0" w:space="0" w:color="auto"/>
          </w:divBdr>
        </w:div>
        <w:div w:id="1754930826">
          <w:marLeft w:val="480"/>
          <w:marRight w:val="0"/>
          <w:marTop w:val="0"/>
          <w:marBottom w:val="0"/>
          <w:divBdr>
            <w:top w:val="none" w:sz="0" w:space="0" w:color="auto"/>
            <w:left w:val="none" w:sz="0" w:space="0" w:color="auto"/>
            <w:bottom w:val="none" w:sz="0" w:space="0" w:color="auto"/>
            <w:right w:val="none" w:sz="0" w:space="0" w:color="auto"/>
          </w:divBdr>
        </w:div>
        <w:div w:id="1843736198">
          <w:marLeft w:val="480"/>
          <w:marRight w:val="0"/>
          <w:marTop w:val="0"/>
          <w:marBottom w:val="0"/>
          <w:divBdr>
            <w:top w:val="none" w:sz="0" w:space="0" w:color="auto"/>
            <w:left w:val="none" w:sz="0" w:space="0" w:color="auto"/>
            <w:bottom w:val="none" w:sz="0" w:space="0" w:color="auto"/>
            <w:right w:val="none" w:sz="0" w:space="0" w:color="auto"/>
          </w:divBdr>
        </w:div>
        <w:div w:id="1848207214">
          <w:marLeft w:val="480"/>
          <w:marRight w:val="0"/>
          <w:marTop w:val="0"/>
          <w:marBottom w:val="0"/>
          <w:divBdr>
            <w:top w:val="none" w:sz="0" w:space="0" w:color="auto"/>
            <w:left w:val="none" w:sz="0" w:space="0" w:color="auto"/>
            <w:bottom w:val="none" w:sz="0" w:space="0" w:color="auto"/>
            <w:right w:val="none" w:sz="0" w:space="0" w:color="auto"/>
          </w:divBdr>
        </w:div>
      </w:divsChild>
    </w:div>
    <w:div w:id="157961983">
      <w:bodyDiv w:val="1"/>
      <w:marLeft w:val="0"/>
      <w:marRight w:val="0"/>
      <w:marTop w:val="0"/>
      <w:marBottom w:val="0"/>
      <w:divBdr>
        <w:top w:val="none" w:sz="0" w:space="0" w:color="auto"/>
        <w:left w:val="none" w:sz="0" w:space="0" w:color="auto"/>
        <w:bottom w:val="none" w:sz="0" w:space="0" w:color="auto"/>
        <w:right w:val="none" w:sz="0" w:space="0" w:color="auto"/>
      </w:divBdr>
      <w:divsChild>
        <w:div w:id="8800656">
          <w:marLeft w:val="480"/>
          <w:marRight w:val="0"/>
          <w:marTop w:val="0"/>
          <w:marBottom w:val="0"/>
          <w:divBdr>
            <w:top w:val="none" w:sz="0" w:space="0" w:color="auto"/>
            <w:left w:val="none" w:sz="0" w:space="0" w:color="auto"/>
            <w:bottom w:val="none" w:sz="0" w:space="0" w:color="auto"/>
            <w:right w:val="none" w:sz="0" w:space="0" w:color="auto"/>
          </w:divBdr>
        </w:div>
        <w:div w:id="9383022">
          <w:marLeft w:val="480"/>
          <w:marRight w:val="0"/>
          <w:marTop w:val="0"/>
          <w:marBottom w:val="0"/>
          <w:divBdr>
            <w:top w:val="none" w:sz="0" w:space="0" w:color="auto"/>
            <w:left w:val="none" w:sz="0" w:space="0" w:color="auto"/>
            <w:bottom w:val="none" w:sz="0" w:space="0" w:color="auto"/>
            <w:right w:val="none" w:sz="0" w:space="0" w:color="auto"/>
          </w:divBdr>
        </w:div>
        <w:div w:id="47076682">
          <w:marLeft w:val="480"/>
          <w:marRight w:val="0"/>
          <w:marTop w:val="0"/>
          <w:marBottom w:val="0"/>
          <w:divBdr>
            <w:top w:val="none" w:sz="0" w:space="0" w:color="auto"/>
            <w:left w:val="none" w:sz="0" w:space="0" w:color="auto"/>
            <w:bottom w:val="none" w:sz="0" w:space="0" w:color="auto"/>
            <w:right w:val="none" w:sz="0" w:space="0" w:color="auto"/>
          </w:divBdr>
        </w:div>
        <w:div w:id="137382452">
          <w:marLeft w:val="480"/>
          <w:marRight w:val="0"/>
          <w:marTop w:val="0"/>
          <w:marBottom w:val="0"/>
          <w:divBdr>
            <w:top w:val="none" w:sz="0" w:space="0" w:color="auto"/>
            <w:left w:val="none" w:sz="0" w:space="0" w:color="auto"/>
            <w:bottom w:val="none" w:sz="0" w:space="0" w:color="auto"/>
            <w:right w:val="none" w:sz="0" w:space="0" w:color="auto"/>
          </w:divBdr>
        </w:div>
        <w:div w:id="137840782">
          <w:marLeft w:val="480"/>
          <w:marRight w:val="0"/>
          <w:marTop w:val="0"/>
          <w:marBottom w:val="0"/>
          <w:divBdr>
            <w:top w:val="none" w:sz="0" w:space="0" w:color="auto"/>
            <w:left w:val="none" w:sz="0" w:space="0" w:color="auto"/>
            <w:bottom w:val="none" w:sz="0" w:space="0" w:color="auto"/>
            <w:right w:val="none" w:sz="0" w:space="0" w:color="auto"/>
          </w:divBdr>
        </w:div>
        <w:div w:id="159390562">
          <w:marLeft w:val="480"/>
          <w:marRight w:val="0"/>
          <w:marTop w:val="0"/>
          <w:marBottom w:val="0"/>
          <w:divBdr>
            <w:top w:val="none" w:sz="0" w:space="0" w:color="auto"/>
            <w:left w:val="none" w:sz="0" w:space="0" w:color="auto"/>
            <w:bottom w:val="none" w:sz="0" w:space="0" w:color="auto"/>
            <w:right w:val="none" w:sz="0" w:space="0" w:color="auto"/>
          </w:divBdr>
        </w:div>
        <w:div w:id="175964807">
          <w:marLeft w:val="480"/>
          <w:marRight w:val="0"/>
          <w:marTop w:val="0"/>
          <w:marBottom w:val="0"/>
          <w:divBdr>
            <w:top w:val="none" w:sz="0" w:space="0" w:color="auto"/>
            <w:left w:val="none" w:sz="0" w:space="0" w:color="auto"/>
            <w:bottom w:val="none" w:sz="0" w:space="0" w:color="auto"/>
            <w:right w:val="none" w:sz="0" w:space="0" w:color="auto"/>
          </w:divBdr>
        </w:div>
        <w:div w:id="429009519">
          <w:marLeft w:val="480"/>
          <w:marRight w:val="0"/>
          <w:marTop w:val="0"/>
          <w:marBottom w:val="0"/>
          <w:divBdr>
            <w:top w:val="none" w:sz="0" w:space="0" w:color="auto"/>
            <w:left w:val="none" w:sz="0" w:space="0" w:color="auto"/>
            <w:bottom w:val="none" w:sz="0" w:space="0" w:color="auto"/>
            <w:right w:val="none" w:sz="0" w:space="0" w:color="auto"/>
          </w:divBdr>
        </w:div>
        <w:div w:id="502941423">
          <w:marLeft w:val="480"/>
          <w:marRight w:val="0"/>
          <w:marTop w:val="0"/>
          <w:marBottom w:val="0"/>
          <w:divBdr>
            <w:top w:val="none" w:sz="0" w:space="0" w:color="auto"/>
            <w:left w:val="none" w:sz="0" w:space="0" w:color="auto"/>
            <w:bottom w:val="none" w:sz="0" w:space="0" w:color="auto"/>
            <w:right w:val="none" w:sz="0" w:space="0" w:color="auto"/>
          </w:divBdr>
        </w:div>
        <w:div w:id="522944053">
          <w:marLeft w:val="480"/>
          <w:marRight w:val="0"/>
          <w:marTop w:val="0"/>
          <w:marBottom w:val="0"/>
          <w:divBdr>
            <w:top w:val="none" w:sz="0" w:space="0" w:color="auto"/>
            <w:left w:val="none" w:sz="0" w:space="0" w:color="auto"/>
            <w:bottom w:val="none" w:sz="0" w:space="0" w:color="auto"/>
            <w:right w:val="none" w:sz="0" w:space="0" w:color="auto"/>
          </w:divBdr>
        </w:div>
        <w:div w:id="539561135">
          <w:marLeft w:val="480"/>
          <w:marRight w:val="0"/>
          <w:marTop w:val="0"/>
          <w:marBottom w:val="0"/>
          <w:divBdr>
            <w:top w:val="none" w:sz="0" w:space="0" w:color="auto"/>
            <w:left w:val="none" w:sz="0" w:space="0" w:color="auto"/>
            <w:bottom w:val="none" w:sz="0" w:space="0" w:color="auto"/>
            <w:right w:val="none" w:sz="0" w:space="0" w:color="auto"/>
          </w:divBdr>
        </w:div>
        <w:div w:id="576865705">
          <w:marLeft w:val="480"/>
          <w:marRight w:val="0"/>
          <w:marTop w:val="0"/>
          <w:marBottom w:val="0"/>
          <w:divBdr>
            <w:top w:val="none" w:sz="0" w:space="0" w:color="auto"/>
            <w:left w:val="none" w:sz="0" w:space="0" w:color="auto"/>
            <w:bottom w:val="none" w:sz="0" w:space="0" w:color="auto"/>
            <w:right w:val="none" w:sz="0" w:space="0" w:color="auto"/>
          </w:divBdr>
        </w:div>
        <w:div w:id="607548580">
          <w:marLeft w:val="480"/>
          <w:marRight w:val="0"/>
          <w:marTop w:val="0"/>
          <w:marBottom w:val="0"/>
          <w:divBdr>
            <w:top w:val="none" w:sz="0" w:space="0" w:color="auto"/>
            <w:left w:val="none" w:sz="0" w:space="0" w:color="auto"/>
            <w:bottom w:val="none" w:sz="0" w:space="0" w:color="auto"/>
            <w:right w:val="none" w:sz="0" w:space="0" w:color="auto"/>
          </w:divBdr>
        </w:div>
        <w:div w:id="670064006">
          <w:marLeft w:val="480"/>
          <w:marRight w:val="0"/>
          <w:marTop w:val="0"/>
          <w:marBottom w:val="0"/>
          <w:divBdr>
            <w:top w:val="none" w:sz="0" w:space="0" w:color="auto"/>
            <w:left w:val="none" w:sz="0" w:space="0" w:color="auto"/>
            <w:bottom w:val="none" w:sz="0" w:space="0" w:color="auto"/>
            <w:right w:val="none" w:sz="0" w:space="0" w:color="auto"/>
          </w:divBdr>
        </w:div>
        <w:div w:id="727921307">
          <w:marLeft w:val="480"/>
          <w:marRight w:val="0"/>
          <w:marTop w:val="0"/>
          <w:marBottom w:val="0"/>
          <w:divBdr>
            <w:top w:val="none" w:sz="0" w:space="0" w:color="auto"/>
            <w:left w:val="none" w:sz="0" w:space="0" w:color="auto"/>
            <w:bottom w:val="none" w:sz="0" w:space="0" w:color="auto"/>
            <w:right w:val="none" w:sz="0" w:space="0" w:color="auto"/>
          </w:divBdr>
        </w:div>
        <w:div w:id="735051993">
          <w:marLeft w:val="480"/>
          <w:marRight w:val="0"/>
          <w:marTop w:val="0"/>
          <w:marBottom w:val="0"/>
          <w:divBdr>
            <w:top w:val="none" w:sz="0" w:space="0" w:color="auto"/>
            <w:left w:val="none" w:sz="0" w:space="0" w:color="auto"/>
            <w:bottom w:val="none" w:sz="0" w:space="0" w:color="auto"/>
            <w:right w:val="none" w:sz="0" w:space="0" w:color="auto"/>
          </w:divBdr>
        </w:div>
        <w:div w:id="897319660">
          <w:marLeft w:val="480"/>
          <w:marRight w:val="0"/>
          <w:marTop w:val="0"/>
          <w:marBottom w:val="0"/>
          <w:divBdr>
            <w:top w:val="none" w:sz="0" w:space="0" w:color="auto"/>
            <w:left w:val="none" w:sz="0" w:space="0" w:color="auto"/>
            <w:bottom w:val="none" w:sz="0" w:space="0" w:color="auto"/>
            <w:right w:val="none" w:sz="0" w:space="0" w:color="auto"/>
          </w:divBdr>
        </w:div>
        <w:div w:id="970483226">
          <w:marLeft w:val="480"/>
          <w:marRight w:val="0"/>
          <w:marTop w:val="0"/>
          <w:marBottom w:val="0"/>
          <w:divBdr>
            <w:top w:val="none" w:sz="0" w:space="0" w:color="auto"/>
            <w:left w:val="none" w:sz="0" w:space="0" w:color="auto"/>
            <w:bottom w:val="none" w:sz="0" w:space="0" w:color="auto"/>
            <w:right w:val="none" w:sz="0" w:space="0" w:color="auto"/>
          </w:divBdr>
        </w:div>
        <w:div w:id="1015155139">
          <w:marLeft w:val="480"/>
          <w:marRight w:val="0"/>
          <w:marTop w:val="0"/>
          <w:marBottom w:val="0"/>
          <w:divBdr>
            <w:top w:val="none" w:sz="0" w:space="0" w:color="auto"/>
            <w:left w:val="none" w:sz="0" w:space="0" w:color="auto"/>
            <w:bottom w:val="none" w:sz="0" w:space="0" w:color="auto"/>
            <w:right w:val="none" w:sz="0" w:space="0" w:color="auto"/>
          </w:divBdr>
        </w:div>
        <w:div w:id="1037899448">
          <w:marLeft w:val="480"/>
          <w:marRight w:val="0"/>
          <w:marTop w:val="0"/>
          <w:marBottom w:val="0"/>
          <w:divBdr>
            <w:top w:val="none" w:sz="0" w:space="0" w:color="auto"/>
            <w:left w:val="none" w:sz="0" w:space="0" w:color="auto"/>
            <w:bottom w:val="none" w:sz="0" w:space="0" w:color="auto"/>
            <w:right w:val="none" w:sz="0" w:space="0" w:color="auto"/>
          </w:divBdr>
        </w:div>
        <w:div w:id="1217738127">
          <w:marLeft w:val="480"/>
          <w:marRight w:val="0"/>
          <w:marTop w:val="0"/>
          <w:marBottom w:val="0"/>
          <w:divBdr>
            <w:top w:val="none" w:sz="0" w:space="0" w:color="auto"/>
            <w:left w:val="none" w:sz="0" w:space="0" w:color="auto"/>
            <w:bottom w:val="none" w:sz="0" w:space="0" w:color="auto"/>
            <w:right w:val="none" w:sz="0" w:space="0" w:color="auto"/>
          </w:divBdr>
        </w:div>
        <w:div w:id="1317107383">
          <w:marLeft w:val="480"/>
          <w:marRight w:val="0"/>
          <w:marTop w:val="0"/>
          <w:marBottom w:val="0"/>
          <w:divBdr>
            <w:top w:val="none" w:sz="0" w:space="0" w:color="auto"/>
            <w:left w:val="none" w:sz="0" w:space="0" w:color="auto"/>
            <w:bottom w:val="none" w:sz="0" w:space="0" w:color="auto"/>
            <w:right w:val="none" w:sz="0" w:space="0" w:color="auto"/>
          </w:divBdr>
        </w:div>
        <w:div w:id="1324121505">
          <w:marLeft w:val="480"/>
          <w:marRight w:val="0"/>
          <w:marTop w:val="0"/>
          <w:marBottom w:val="0"/>
          <w:divBdr>
            <w:top w:val="none" w:sz="0" w:space="0" w:color="auto"/>
            <w:left w:val="none" w:sz="0" w:space="0" w:color="auto"/>
            <w:bottom w:val="none" w:sz="0" w:space="0" w:color="auto"/>
            <w:right w:val="none" w:sz="0" w:space="0" w:color="auto"/>
          </w:divBdr>
        </w:div>
        <w:div w:id="1458059130">
          <w:marLeft w:val="480"/>
          <w:marRight w:val="0"/>
          <w:marTop w:val="0"/>
          <w:marBottom w:val="0"/>
          <w:divBdr>
            <w:top w:val="none" w:sz="0" w:space="0" w:color="auto"/>
            <w:left w:val="none" w:sz="0" w:space="0" w:color="auto"/>
            <w:bottom w:val="none" w:sz="0" w:space="0" w:color="auto"/>
            <w:right w:val="none" w:sz="0" w:space="0" w:color="auto"/>
          </w:divBdr>
        </w:div>
        <w:div w:id="1526989974">
          <w:marLeft w:val="480"/>
          <w:marRight w:val="0"/>
          <w:marTop w:val="0"/>
          <w:marBottom w:val="0"/>
          <w:divBdr>
            <w:top w:val="none" w:sz="0" w:space="0" w:color="auto"/>
            <w:left w:val="none" w:sz="0" w:space="0" w:color="auto"/>
            <w:bottom w:val="none" w:sz="0" w:space="0" w:color="auto"/>
            <w:right w:val="none" w:sz="0" w:space="0" w:color="auto"/>
          </w:divBdr>
        </w:div>
        <w:div w:id="1621229642">
          <w:marLeft w:val="480"/>
          <w:marRight w:val="0"/>
          <w:marTop w:val="0"/>
          <w:marBottom w:val="0"/>
          <w:divBdr>
            <w:top w:val="none" w:sz="0" w:space="0" w:color="auto"/>
            <w:left w:val="none" w:sz="0" w:space="0" w:color="auto"/>
            <w:bottom w:val="none" w:sz="0" w:space="0" w:color="auto"/>
            <w:right w:val="none" w:sz="0" w:space="0" w:color="auto"/>
          </w:divBdr>
        </w:div>
        <w:div w:id="1684747367">
          <w:marLeft w:val="480"/>
          <w:marRight w:val="0"/>
          <w:marTop w:val="0"/>
          <w:marBottom w:val="0"/>
          <w:divBdr>
            <w:top w:val="none" w:sz="0" w:space="0" w:color="auto"/>
            <w:left w:val="none" w:sz="0" w:space="0" w:color="auto"/>
            <w:bottom w:val="none" w:sz="0" w:space="0" w:color="auto"/>
            <w:right w:val="none" w:sz="0" w:space="0" w:color="auto"/>
          </w:divBdr>
        </w:div>
        <w:div w:id="1742407430">
          <w:marLeft w:val="480"/>
          <w:marRight w:val="0"/>
          <w:marTop w:val="0"/>
          <w:marBottom w:val="0"/>
          <w:divBdr>
            <w:top w:val="none" w:sz="0" w:space="0" w:color="auto"/>
            <w:left w:val="none" w:sz="0" w:space="0" w:color="auto"/>
            <w:bottom w:val="none" w:sz="0" w:space="0" w:color="auto"/>
            <w:right w:val="none" w:sz="0" w:space="0" w:color="auto"/>
          </w:divBdr>
        </w:div>
        <w:div w:id="1810587808">
          <w:marLeft w:val="480"/>
          <w:marRight w:val="0"/>
          <w:marTop w:val="0"/>
          <w:marBottom w:val="0"/>
          <w:divBdr>
            <w:top w:val="none" w:sz="0" w:space="0" w:color="auto"/>
            <w:left w:val="none" w:sz="0" w:space="0" w:color="auto"/>
            <w:bottom w:val="none" w:sz="0" w:space="0" w:color="auto"/>
            <w:right w:val="none" w:sz="0" w:space="0" w:color="auto"/>
          </w:divBdr>
        </w:div>
        <w:div w:id="1885024634">
          <w:marLeft w:val="480"/>
          <w:marRight w:val="0"/>
          <w:marTop w:val="0"/>
          <w:marBottom w:val="0"/>
          <w:divBdr>
            <w:top w:val="none" w:sz="0" w:space="0" w:color="auto"/>
            <w:left w:val="none" w:sz="0" w:space="0" w:color="auto"/>
            <w:bottom w:val="none" w:sz="0" w:space="0" w:color="auto"/>
            <w:right w:val="none" w:sz="0" w:space="0" w:color="auto"/>
          </w:divBdr>
        </w:div>
        <w:div w:id="1889758502">
          <w:marLeft w:val="480"/>
          <w:marRight w:val="0"/>
          <w:marTop w:val="0"/>
          <w:marBottom w:val="0"/>
          <w:divBdr>
            <w:top w:val="none" w:sz="0" w:space="0" w:color="auto"/>
            <w:left w:val="none" w:sz="0" w:space="0" w:color="auto"/>
            <w:bottom w:val="none" w:sz="0" w:space="0" w:color="auto"/>
            <w:right w:val="none" w:sz="0" w:space="0" w:color="auto"/>
          </w:divBdr>
        </w:div>
        <w:div w:id="2017220519">
          <w:marLeft w:val="480"/>
          <w:marRight w:val="0"/>
          <w:marTop w:val="0"/>
          <w:marBottom w:val="0"/>
          <w:divBdr>
            <w:top w:val="none" w:sz="0" w:space="0" w:color="auto"/>
            <w:left w:val="none" w:sz="0" w:space="0" w:color="auto"/>
            <w:bottom w:val="none" w:sz="0" w:space="0" w:color="auto"/>
            <w:right w:val="none" w:sz="0" w:space="0" w:color="auto"/>
          </w:divBdr>
        </w:div>
        <w:div w:id="2082486395">
          <w:marLeft w:val="480"/>
          <w:marRight w:val="0"/>
          <w:marTop w:val="0"/>
          <w:marBottom w:val="0"/>
          <w:divBdr>
            <w:top w:val="none" w:sz="0" w:space="0" w:color="auto"/>
            <w:left w:val="none" w:sz="0" w:space="0" w:color="auto"/>
            <w:bottom w:val="none" w:sz="0" w:space="0" w:color="auto"/>
            <w:right w:val="none" w:sz="0" w:space="0" w:color="auto"/>
          </w:divBdr>
        </w:div>
        <w:div w:id="2092267316">
          <w:marLeft w:val="480"/>
          <w:marRight w:val="0"/>
          <w:marTop w:val="0"/>
          <w:marBottom w:val="0"/>
          <w:divBdr>
            <w:top w:val="none" w:sz="0" w:space="0" w:color="auto"/>
            <w:left w:val="none" w:sz="0" w:space="0" w:color="auto"/>
            <w:bottom w:val="none" w:sz="0" w:space="0" w:color="auto"/>
            <w:right w:val="none" w:sz="0" w:space="0" w:color="auto"/>
          </w:divBdr>
        </w:div>
        <w:div w:id="2136286123">
          <w:marLeft w:val="480"/>
          <w:marRight w:val="0"/>
          <w:marTop w:val="0"/>
          <w:marBottom w:val="0"/>
          <w:divBdr>
            <w:top w:val="none" w:sz="0" w:space="0" w:color="auto"/>
            <w:left w:val="none" w:sz="0" w:space="0" w:color="auto"/>
            <w:bottom w:val="none" w:sz="0" w:space="0" w:color="auto"/>
            <w:right w:val="none" w:sz="0" w:space="0" w:color="auto"/>
          </w:divBdr>
        </w:div>
      </w:divsChild>
    </w:div>
    <w:div w:id="160437478">
      <w:bodyDiv w:val="1"/>
      <w:marLeft w:val="0"/>
      <w:marRight w:val="0"/>
      <w:marTop w:val="0"/>
      <w:marBottom w:val="0"/>
      <w:divBdr>
        <w:top w:val="none" w:sz="0" w:space="0" w:color="auto"/>
        <w:left w:val="none" w:sz="0" w:space="0" w:color="auto"/>
        <w:bottom w:val="none" w:sz="0" w:space="0" w:color="auto"/>
        <w:right w:val="none" w:sz="0" w:space="0" w:color="auto"/>
      </w:divBdr>
    </w:div>
    <w:div w:id="163323144">
      <w:bodyDiv w:val="1"/>
      <w:marLeft w:val="0"/>
      <w:marRight w:val="0"/>
      <w:marTop w:val="0"/>
      <w:marBottom w:val="0"/>
      <w:divBdr>
        <w:top w:val="none" w:sz="0" w:space="0" w:color="auto"/>
        <w:left w:val="none" w:sz="0" w:space="0" w:color="auto"/>
        <w:bottom w:val="none" w:sz="0" w:space="0" w:color="auto"/>
        <w:right w:val="none" w:sz="0" w:space="0" w:color="auto"/>
      </w:divBdr>
    </w:div>
    <w:div w:id="167989128">
      <w:bodyDiv w:val="1"/>
      <w:marLeft w:val="0"/>
      <w:marRight w:val="0"/>
      <w:marTop w:val="0"/>
      <w:marBottom w:val="0"/>
      <w:divBdr>
        <w:top w:val="none" w:sz="0" w:space="0" w:color="auto"/>
        <w:left w:val="none" w:sz="0" w:space="0" w:color="auto"/>
        <w:bottom w:val="none" w:sz="0" w:space="0" w:color="auto"/>
        <w:right w:val="none" w:sz="0" w:space="0" w:color="auto"/>
      </w:divBdr>
    </w:div>
    <w:div w:id="169150923">
      <w:bodyDiv w:val="1"/>
      <w:marLeft w:val="0"/>
      <w:marRight w:val="0"/>
      <w:marTop w:val="0"/>
      <w:marBottom w:val="0"/>
      <w:divBdr>
        <w:top w:val="none" w:sz="0" w:space="0" w:color="auto"/>
        <w:left w:val="none" w:sz="0" w:space="0" w:color="auto"/>
        <w:bottom w:val="none" w:sz="0" w:space="0" w:color="auto"/>
        <w:right w:val="none" w:sz="0" w:space="0" w:color="auto"/>
      </w:divBdr>
    </w:div>
    <w:div w:id="170410907">
      <w:bodyDiv w:val="1"/>
      <w:marLeft w:val="0"/>
      <w:marRight w:val="0"/>
      <w:marTop w:val="0"/>
      <w:marBottom w:val="0"/>
      <w:divBdr>
        <w:top w:val="none" w:sz="0" w:space="0" w:color="auto"/>
        <w:left w:val="none" w:sz="0" w:space="0" w:color="auto"/>
        <w:bottom w:val="none" w:sz="0" w:space="0" w:color="auto"/>
        <w:right w:val="none" w:sz="0" w:space="0" w:color="auto"/>
      </w:divBdr>
      <w:divsChild>
        <w:div w:id="18821227">
          <w:marLeft w:val="480"/>
          <w:marRight w:val="0"/>
          <w:marTop w:val="0"/>
          <w:marBottom w:val="0"/>
          <w:divBdr>
            <w:top w:val="none" w:sz="0" w:space="0" w:color="auto"/>
            <w:left w:val="none" w:sz="0" w:space="0" w:color="auto"/>
            <w:bottom w:val="none" w:sz="0" w:space="0" w:color="auto"/>
            <w:right w:val="none" w:sz="0" w:space="0" w:color="auto"/>
          </w:divBdr>
        </w:div>
        <w:div w:id="27268970">
          <w:marLeft w:val="480"/>
          <w:marRight w:val="0"/>
          <w:marTop w:val="0"/>
          <w:marBottom w:val="0"/>
          <w:divBdr>
            <w:top w:val="none" w:sz="0" w:space="0" w:color="auto"/>
            <w:left w:val="none" w:sz="0" w:space="0" w:color="auto"/>
            <w:bottom w:val="none" w:sz="0" w:space="0" w:color="auto"/>
            <w:right w:val="none" w:sz="0" w:space="0" w:color="auto"/>
          </w:divBdr>
        </w:div>
        <w:div w:id="103037290">
          <w:marLeft w:val="480"/>
          <w:marRight w:val="0"/>
          <w:marTop w:val="0"/>
          <w:marBottom w:val="0"/>
          <w:divBdr>
            <w:top w:val="none" w:sz="0" w:space="0" w:color="auto"/>
            <w:left w:val="none" w:sz="0" w:space="0" w:color="auto"/>
            <w:bottom w:val="none" w:sz="0" w:space="0" w:color="auto"/>
            <w:right w:val="none" w:sz="0" w:space="0" w:color="auto"/>
          </w:divBdr>
        </w:div>
        <w:div w:id="163281276">
          <w:marLeft w:val="480"/>
          <w:marRight w:val="0"/>
          <w:marTop w:val="0"/>
          <w:marBottom w:val="0"/>
          <w:divBdr>
            <w:top w:val="none" w:sz="0" w:space="0" w:color="auto"/>
            <w:left w:val="none" w:sz="0" w:space="0" w:color="auto"/>
            <w:bottom w:val="none" w:sz="0" w:space="0" w:color="auto"/>
            <w:right w:val="none" w:sz="0" w:space="0" w:color="auto"/>
          </w:divBdr>
        </w:div>
        <w:div w:id="184951515">
          <w:marLeft w:val="480"/>
          <w:marRight w:val="0"/>
          <w:marTop w:val="0"/>
          <w:marBottom w:val="0"/>
          <w:divBdr>
            <w:top w:val="none" w:sz="0" w:space="0" w:color="auto"/>
            <w:left w:val="none" w:sz="0" w:space="0" w:color="auto"/>
            <w:bottom w:val="none" w:sz="0" w:space="0" w:color="auto"/>
            <w:right w:val="none" w:sz="0" w:space="0" w:color="auto"/>
          </w:divBdr>
        </w:div>
        <w:div w:id="229311068">
          <w:marLeft w:val="480"/>
          <w:marRight w:val="0"/>
          <w:marTop w:val="0"/>
          <w:marBottom w:val="0"/>
          <w:divBdr>
            <w:top w:val="none" w:sz="0" w:space="0" w:color="auto"/>
            <w:left w:val="none" w:sz="0" w:space="0" w:color="auto"/>
            <w:bottom w:val="none" w:sz="0" w:space="0" w:color="auto"/>
            <w:right w:val="none" w:sz="0" w:space="0" w:color="auto"/>
          </w:divBdr>
        </w:div>
        <w:div w:id="275867877">
          <w:marLeft w:val="480"/>
          <w:marRight w:val="0"/>
          <w:marTop w:val="0"/>
          <w:marBottom w:val="0"/>
          <w:divBdr>
            <w:top w:val="none" w:sz="0" w:space="0" w:color="auto"/>
            <w:left w:val="none" w:sz="0" w:space="0" w:color="auto"/>
            <w:bottom w:val="none" w:sz="0" w:space="0" w:color="auto"/>
            <w:right w:val="none" w:sz="0" w:space="0" w:color="auto"/>
          </w:divBdr>
        </w:div>
        <w:div w:id="279798981">
          <w:marLeft w:val="480"/>
          <w:marRight w:val="0"/>
          <w:marTop w:val="0"/>
          <w:marBottom w:val="0"/>
          <w:divBdr>
            <w:top w:val="none" w:sz="0" w:space="0" w:color="auto"/>
            <w:left w:val="none" w:sz="0" w:space="0" w:color="auto"/>
            <w:bottom w:val="none" w:sz="0" w:space="0" w:color="auto"/>
            <w:right w:val="none" w:sz="0" w:space="0" w:color="auto"/>
          </w:divBdr>
        </w:div>
        <w:div w:id="320499076">
          <w:marLeft w:val="480"/>
          <w:marRight w:val="0"/>
          <w:marTop w:val="0"/>
          <w:marBottom w:val="0"/>
          <w:divBdr>
            <w:top w:val="none" w:sz="0" w:space="0" w:color="auto"/>
            <w:left w:val="none" w:sz="0" w:space="0" w:color="auto"/>
            <w:bottom w:val="none" w:sz="0" w:space="0" w:color="auto"/>
            <w:right w:val="none" w:sz="0" w:space="0" w:color="auto"/>
          </w:divBdr>
        </w:div>
        <w:div w:id="391544408">
          <w:marLeft w:val="480"/>
          <w:marRight w:val="0"/>
          <w:marTop w:val="0"/>
          <w:marBottom w:val="0"/>
          <w:divBdr>
            <w:top w:val="none" w:sz="0" w:space="0" w:color="auto"/>
            <w:left w:val="none" w:sz="0" w:space="0" w:color="auto"/>
            <w:bottom w:val="none" w:sz="0" w:space="0" w:color="auto"/>
            <w:right w:val="none" w:sz="0" w:space="0" w:color="auto"/>
          </w:divBdr>
        </w:div>
        <w:div w:id="409889443">
          <w:marLeft w:val="480"/>
          <w:marRight w:val="0"/>
          <w:marTop w:val="0"/>
          <w:marBottom w:val="0"/>
          <w:divBdr>
            <w:top w:val="none" w:sz="0" w:space="0" w:color="auto"/>
            <w:left w:val="none" w:sz="0" w:space="0" w:color="auto"/>
            <w:bottom w:val="none" w:sz="0" w:space="0" w:color="auto"/>
            <w:right w:val="none" w:sz="0" w:space="0" w:color="auto"/>
          </w:divBdr>
        </w:div>
        <w:div w:id="474033178">
          <w:marLeft w:val="480"/>
          <w:marRight w:val="0"/>
          <w:marTop w:val="0"/>
          <w:marBottom w:val="0"/>
          <w:divBdr>
            <w:top w:val="none" w:sz="0" w:space="0" w:color="auto"/>
            <w:left w:val="none" w:sz="0" w:space="0" w:color="auto"/>
            <w:bottom w:val="none" w:sz="0" w:space="0" w:color="auto"/>
            <w:right w:val="none" w:sz="0" w:space="0" w:color="auto"/>
          </w:divBdr>
        </w:div>
        <w:div w:id="507870362">
          <w:marLeft w:val="480"/>
          <w:marRight w:val="0"/>
          <w:marTop w:val="0"/>
          <w:marBottom w:val="0"/>
          <w:divBdr>
            <w:top w:val="none" w:sz="0" w:space="0" w:color="auto"/>
            <w:left w:val="none" w:sz="0" w:space="0" w:color="auto"/>
            <w:bottom w:val="none" w:sz="0" w:space="0" w:color="auto"/>
            <w:right w:val="none" w:sz="0" w:space="0" w:color="auto"/>
          </w:divBdr>
        </w:div>
        <w:div w:id="765612935">
          <w:marLeft w:val="480"/>
          <w:marRight w:val="0"/>
          <w:marTop w:val="0"/>
          <w:marBottom w:val="0"/>
          <w:divBdr>
            <w:top w:val="none" w:sz="0" w:space="0" w:color="auto"/>
            <w:left w:val="none" w:sz="0" w:space="0" w:color="auto"/>
            <w:bottom w:val="none" w:sz="0" w:space="0" w:color="auto"/>
            <w:right w:val="none" w:sz="0" w:space="0" w:color="auto"/>
          </w:divBdr>
        </w:div>
        <w:div w:id="814643529">
          <w:marLeft w:val="480"/>
          <w:marRight w:val="0"/>
          <w:marTop w:val="0"/>
          <w:marBottom w:val="0"/>
          <w:divBdr>
            <w:top w:val="none" w:sz="0" w:space="0" w:color="auto"/>
            <w:left w:val="none" w:sz="0" w:space="0" w:color="auto"/>
            <w:bottom w:val="none" w:sz="0" w:space="0" w:color="auto"/>
            <w:right w:val="none" w:sz="0" w:space="0" w:color="auto"/>
          </w:divBdr>
        </w:div>
        <w:div w:id="827864502">
          <w:marLeft w:val="480"/>
          <w:marRight w:val="0"/>
          <w:marTop w:val="0"/>
          <w:marBottom w:val="0"/>
          <w:divBdr>
            <w:top w:val="none" w:sz="0" w:space="0" w:color="auto"/>
            <w:left w:val="none" w:sz="0" w:space="0" w:color="auto"/>
            <w:bottom w:val="none" w:sz="0" w:space="0" w:color="auto"/>
            <w:right w:val="none" w:sz="0" w:space="0" w:color="auto"/>
          </w:divBdr>
        </w:div>
        <w:div w:id="851409585">
          <w:marLeft w:val="480"/>
          <w:marRight w:val="0"/>
          <w:marTop w:val="0"/>
          <w:marBottom w:val="0"/>
          <w:divBdr>
            <w:top w:val="none" w:sz="0" w:space="0" w:color="auto"/>
            <w:left w:val="none" w:sz="0" w:space="0" w:color="auto"/>
            <w:bottom w:val="none" w:sz="0" w:space="0" w:color="auto"/>
            <w:right w:val="none" w:sz="0" w:space="0" w:color="auto"/>
          </w:divBdr>
        </w:div>
        <w:div w:id="854852079">
          <w:marLeft w:val="480"/>
          <w:marRight w:val="0"/>
          <w:marTop w:val="0"/>
          <w:marBottom w:val="0"/>
          <w:divBdr>
            <w:top w:val="none" w:sz="0" w:space="0" w:color="auto"/>
            <w:left w:val="none" w:sz="0" w:space="0" w:color="auto"/>
            <w:bottom w:val="none" w:sz="0" w:space="0" w:color="auto"/>
            <w:right w:val="none" w:sz="0" w:space="0" w:color="auto"/>
          </w:divBdr>
        </w:div>
        <w:div w:id="915936020">
          <w:marLeft w:val="480"/>
          <w:marRight w:val="0"/>
          <w:marTop w:val="0"/>
          <w:marBottom w:val="0"/>
          <w:divBdr>
            <w:top w:val="none" w:sz="0" w:space="0" w:color="auto"/>
            <w:left w:val="none" w:sz="0" w:space="0" w:color="auto"/>
            <w:bottom w:val="none" w:sz="0" w:space="0" w:color="auto"/>
            <w:right w:val="none" w:sz="0" w:space="0" w:color="auto"/>
          </w:divBdr>
        </w:div>
        <w:div w:id="988938930">
          <w:marLeft w:val="480"/>
          <w:marRight w:val="0"/>
          <w:marTop w:val="0"/>
          <w:marBottom w:val="0"/>
          <w:divBdr>
            <w:top w:val="none" w:sz="0" w:space="0" w:color="auto"/>
            <w:left w:val="none" w:sz="0" w:space="0" w:color="auto"/>
            <w:bottom w:val="none" w:sz="0" w:space="0" w:color="auto"/>
            <w:right w:val="none" w:sz="0" w:space="0" w:color="auto"/>
          </w:divBdr>
        </w:div>
        <w:div w:id="1003169517">
          <w:marLeft w:val="480"/>
          <w:marRight w:val="0"/>
          <w:marTop w:val="0"/>
          <w:marBottom w:val="0"/>
          <w:divBdr>
            <w:top w:val="none" w:sz="0" w:space="0" w:color="auto"/>
            <w:left w:val="none" w:sz="0" w:space="0" w:color="auto"/>
            <w:bottom w:val="none" w:sz="0" w:space="0" w:color="auto"/>
            <w:right w:val="none" w:sz="0" w:space="0" w:color="auto"/>
          </w:divBdr>
        </w:div>
        <w:div w:id="1083451958">
          <w:marLeft w:val="480"/>
          <w:marRight w:val="0"/>
          <w:marTop w:val="0"/>
          <w:marBottom w:val="0"/>
          <w:divBdr>
            <w:top w:val="none" w:sz="0" w:space="0" w:color="auto"/>
            <w:left w:val="none" w:sz="0" w:space="0" w:color="auto"/>
            <w:bottom w:val="none" w:sz="0" w:space="0" w:color="auto"/>
            <w:right w:val="none" w:sz="0" w:space="0" w:color="auto"/>
          </w:divBdr>
        </w:div>
        <w:div w:id="1107895574">
          <w:marLeft w:val="480"/>
          <w:marRight w:val="0"/>
          <w:marTop w:val="0"/>
          <w:marBottom w:val="0"/>
          <w:divBdr>
            <w:top w:val="none" w:sz="0" w:space="0" w:color="auto"/>
            <w:left w:val="none" w:sz="0" w:space="0" w:color="auto"/>
            <w:bottom w:val="none" w:sz="0" w:space="0" w:color="auto"/>
            <w:right w:val="none" w:sz="0" w:space="0" w:color="auto"/>
          </w:divBdr>
        </w:div>
        <w:div w:id="1119108570">
          <w:marLeft w:val="480"/>
          <w:marRight w:val="0"/>
          <w:marTop w:val="0"/>
          <w:marBottom w:val="0"/>
          <w:divBdr>
            <w:top w:val="none" w:sz="0" w:space="0" w:color="auto"/>
            <w:left w:val="none" w:sz="0" w:space="0" w:color="auto"/>
            <w:bottom w:val="none" w:sz="0" w:space="0" w:color="auto"/>
            <w:right w:val="none" w:sz="0" w:space="0" w:color="auto"/>
          </w:divBdr>
        </w:div>
        <w:div w:id="1137147236">
          <w:marLeft w:val="480"/>
          <w:marRight w:val="0"/>
          <w:marTop w:val="0"/>
          <w:marBottom w:val="0"/>
          <w:divBdr>
            <w:top w:val="none" w:sz="0" w:space="0" w:color="auto"/>
            <w:left w:val="none" w:sz="0" w:space="0" w:color="auto"/>
            <w:bottom w:val="none" w:sz="0" w:space="0" w:color="auto"/>
            <w:right w:val="none" w:sz="0" w:space="0" w:color="auto"/>
          </w:divBdr>
        </w:div>
        <w:div w:id="1142769275">
          <w:marLeft w:val="480"/>
          <w:marRight w:val="0"/>
          <w:marTop w:val="0"/>
          <w:marBottom w:val="0"/>
          <w:divBdr>
            <w:top w:val="none" w:sz="0" w:space="0" w:color="auto"/>
            <w:left w:val="none" w:sz="0" w:space="0" w:color="auto"/>
            <w:bottom w:val="none" w:sz="0" w:space="0" w:color="auto"/>
            <w:right w:val="none" w:sz="0" w:space="0" w:color="auto"/>
          </w:divBdr>
        </w:div>
        <w:div w:id="1211112358">
          <w:marLeft w:val="480"/>
          <w:marRight w:val="0"/>
          <w:marTop w:val="0"/>
          <w:marBottom w:val="0"/>
          <w:divBdr>
            <w:top w:val="none" w:sz="0" w:space="0" w:color="auto"/>
            <w:left w:val="none" w:sz="0" w:space="0" w:color="auto"/>
            <w:bottom w:val="none" w:sz="0" w:space="0" w:color="auto"/>
            <w:right w:val="none" w:sz="0" w:space="0" w:color="auto"/>
          </w:divBdr>
        </w:div>
        <w:div w:id="1391149039">
          <w:marLeft w:val="480"/>
          <w:marRight w:val="0"/>
          <w:marTop w:val="0"/>
          <w:marBottom w:val="0"/>
          <w:divBdr>
            <w:top w:val="none" w:sz="0" w:space="0" w:color="auto"/>
            <w:left w:val="none" w:sz="0" w:space="0" w:color="auto"/>
            <w:bottom w:val="none" w:sz="0" w:space="0" w:color="auto"/>
            <w:right w:val="none" w:sz="0" w:space="0" w:color="auto"/>
          </w:divBdr>
        </w:div>
        <w:div w:id="1461218304">
          <w:marLeft w:val="480"/>
          <w:marRight w:val="0"/>
          <w:marTop w:val="0"/>
          <w:marBottom w:val="0"/>
          <w:divBdr>
            <w:top w:val="none" w:sz="0" w:space="0" w:color="auto"/>
            <w:left w:val="none" w:sz="0" w:space="0" w:color="auto"/>
            <w:bottom w:val="none" w:sz="0" w:space="0" w:color="auto"/>
            <w:right w:val="none" w:sz="0" w:space="0" w:color="auto"/>
          </w:divBdr>
        </w:div>
        <w:div w:id="1481776457">
          <w:marLeft w:val="480"/>
          <w:marRight w:val="0"/>
          <w:marTop w:val="0"/>
          <w:marBottom w:val="0"/>
          <w:divBdr>
            <w:top w:val="none" w:sz="0" w:space="0" w:color="auto"/>
            <w:left w:val="none" w:sz="0" w:space="0" w:color="auto"/>
            <w:bottom w:val="none" w:sz="0" w:space="0" w:color="auto"/>
            <w:right w:val="none" w:sz="0" w:space="0" w:color="auto"/>
          </w:divBdr>
        </w:div>
        <w:div w:id="1550336803">
          <w:marLeft w:val="480"/>
          <w:marRight w:val="0"/>
          <w:marTop w:val="0"/>
          <w:marBottom w:val="0"/>
          <w:divBdr>
            <w:top w:val="none" w:sz="0" w:space="0" w:color="auto"/>
            <w:left w:val="none" w:sz="0" w:space="0" w:color="auto"/>
            <w:bottom w:val="none" w:sz="0" w:space="0" w:color="auto"/>
            <w:right w:val="none" w:sz="0" w:space="0" w:color="auto"/>
          </w:divBdr>
        </w:div>
        <w:div w:id="1640647920">
          <w:marLeft w:val="480"/>
          <w:marRight w:val="0"/>
          <w:marTop w:val="0"/>
          <w:marBottom w:val="0"/>
          <w:divBdr>
            <w:top w:val="none" w:sz="0" w:space="0" w:color="auto"/>
            <w:left w:val="none" w:sz="0" w:space="0" w:color="auto"/>
            <w:bottom w:val="none" w:sz="0" w:space="0" w:color="auto"/>
            <w:right w:val="none" w:sz="0" w:space="0" w:color="auto"/>
          </w:divBdr>
        </w:div>
        <w:div w:id="1660844552">
          <w:marLeft w:val="480"/>
          <w:marRight w:val="0"/>
          <w:marTop w:val="0"/>
          <w:marBottom w:val="0"/>
          <w:divBdr>
            <w:top w:val="none" w:sz="0" w:space="0" w:color="auto"/>
            <w:left w:val="none" w:sz="0" w:space="0" w:color="auto"/>
            <w:bottom w:val="none" w:sz="0" w:space="0" w:color="auto"/>
            <w:right w:val="none" w:sz="0" w:space="0" w:color="auto"/>
          </w:divBdr>
        </w:div>
        <w:div w:id="1761293608">
          <w:marLeft w:val="480"/>
          <w:marRight w:val="0"/>
          <w:marTop w:val="0"/>
          <w:marBottom w:val="0"/>
          <w:divBdr>
            <w:top w:val="none" w:sz="0" w:space="0" w:color="auto"/>
            <w:left w:val="none" w:sz="0" w:space="0" w:color="auto"/>
            <w:bottom w:val="none" w:sz="0" w:space="0" w:color="auto"/>
            <w:right w:val="none" w:sz="0" w:space="0" w:color="auto"/>
          </w:divBdr>
        </w:div>
        <w:div w:id="1775591487">
          <w:marLeft w:val="480"/>
          <w:marRight w:val="0"/>
          <w:marTop w:val="0"/>
          <w:marBottom w:val="0"/>
          <w:divBdr>
            <w:top w:val="none" w:sz="0" w:space="0" w:color="auto"/>
            <w:left w:val="none" w:sz="0" w:space="0" w:color="auto"/>
            <w:bottom w:val="none" w:sz="0" w:space="0" w:color="auto"/>
            <w:right w:val="none" w:sz="0" w:space="0" w:color="auto"/>
          </w:divBdr>
        </w:div>
        <w:div w:id="1936858554">
          <w:marLeft w:val="480"/>
          <w:marRight w:val="0"/>
          <w:marTop w:val="0"/>
          <w:marBottom w:val="0"/>
          <w:divBdr>
            <w:top w:val="none" w:sz="0" w:space="0" w:color="auto"/>
            <w:left w:val="none" w:sz="0" w:space="0" w:color="auto"/>
            <w:bottom w:val="none" w:sz="0" w:space="0" w:color="auto"/>
            <w:right w:val="none" w:sz="0" w:space="0" w:color="auto"/>
          </w:divBdr>
        </w:div>
        <w:div w:id="1941602131">
          <w:marLeft w:val="480"/>
          <w:marRight w:val="0"/>
          <w:marTop w:val="0"/>
          <w:marBottom w:val="0"/>
          <w:divBdr>
            <w:top w:val="none" w:sz="0" w:space="0" w:color="auto"/>
            <w:left w:val="none" w:sz="0" w:space="0" w:color="auto"/>
            <w:bottom w:val="none" w:sz="0" w:space="0" w:color="auto"/>
            <w:right w:val="none" w:sz="0" w:space="0" w:color="auto"/>
          </w:divBdr>
        </w:div>
        <w:div w:id="2069836580">
          <w:marLeft w:val="480"/>
          <w:marRight w:val="0"/>
          <w:marTop w:val="0"/>
          <w:marBottom w:val="0"/>
          <w:divBdr>
            <w:top w:val="none" w:sz="0" w:space="0" w:color="auto"/>
            <w:left w:val="none" w:sz="0" w:space="0" w:color="auto"/>
            <w:bottom w:val="none" w:sz="0" w:space="0" w:color="auto"/>
            <w:right w:val="none" w:sz="0" w:space="0" w:color="auto"/>
          </w:divBdr>
        </w:div>
        <w:div w:id="2081369265">
          <w:marLeft w:val="480"/>
          <w:marRight w:val="0"/>
          <w:marTop w:val="0"/>
          <w:marBottom w:val="0"/>
          <w:divBdr>
            <w:top w:val="none" w:sz="0" w:space="0" w:color="auto"/>
            <w:left w:val="none" w:sz="0" w:space="0" w:color="auto"/>
            <w:bottom w:val="none" w:sz="0" w:space="0" w:color="auto"/>
            <w:right w:val="none" w:sz="0" w:space="0" w:color="auto"/>
          </w:divBdr>
        </w:div>
        <w:div w:id="2111579916">
          <w:marLeft w:val="480"/>
          <w:marRight w:val="0"/>
          <w:marTop w:val="0"/>
          <w:marBottom w:val="0"/>
          <w:divBdr>
            <w:top w:val="none" w:sz="0" w:space="0" w:color="auto"/>
            <w:left w:val="none" w:sz="0" w:space="0" w:color="auto"/>
            <w:bottom w:val="none" w:sz="0" w:space="0" w:color="auto"/>
            <w:right w:val="none" w:sz="0" w:space="0" w:color="auto"/>
          </w:divBdr>
        </w:div>
        <w:div w:id="2131973294">
          <w:marLeft w:val="480"/>
          <w:marRight w:val="0"/>
          <w:marTop w:val="0"/>
          <w:marBottom w:val="0"/>
          <w:divBdr>
            <w:top w:val="none" w:sz="0" w:space="0" w:color="auto"/>
            <w:left w:val="none" w:sz="0" w:space="0" w:color="auto"/>
            <w:bottom w:val="none" w:sz="0" w:space="0" w:color="auto"/>
            <w:right w:val="none" w:sz="0" w:space="0" w:color="auto"/>
          </w:divBdr>
        </w:div>
      </w:divsChild>
    </w:div>
    <w:div w:id="172064407">
      <w:bodyDiv w:val="1"/>
      <w:marLeft w:val="0"/>
      <w:marRight w:val="0"/>
      <w:marTop w:val="0"/>
      <w:marBottom w:val="0"/>
      <w:divBdr>
        <w:top w:val="none" w:sz="0" w:space="0" w:color="auto"/>
        <w:left w:val="none" w:sz="0" w:space="0" w:color="auto"/>
        <w:bottom w:val="none" w:sz="0" w:space="0" w:color="auto"/>
        <w:right w:val="none" w:sz="0" w:space="0" w:color="auto"/>
      </w:divBdr>
    </w:div>
    <w:div w:id="173374902">
      <w:bodyDiv w:val="1"/>
      <w:marLeft w:val="0"/>
      <w:marRight w:val="0"/>
      <w:marTop w:val="0"/>
      <w:marBottom w:val="0"/>
      <w:divBdr>
        <w:top w:val="none" w:sz="0" w:space="0" w:color="auto"/>
        <w:left w:val="none" w:sz="0" w:space="0" w:color="auto"/>
        <w:bottom w:val="none" w:sz="0" w:space="0" w:color="auto"/>
        <w:right w:val="none" w:sz="0" w:space="0" w:color="auto"/>
      </w:divBdr>
    </w:div>
    <w:div w:id="174925379">
      <w:bodyDiv w:val="1"/>
      <w:marLeft w:val="0"/>
      <w:marRight w:val="0"/>
      <w:marTop w:val="0"/>
      <w:marBottom w:val="0"/>
      <w:divBdr>
        <w:top w:val="none" w:sz="0" w:space="0" w:color="auto"/>
        <w:left w:val="none" w:sz="0" w:space="0" w:color="auto"/>
        <w:bottom w:val="none" w:sz="0" w:space="0" w:color="auto"/>
        <w:right w:val="none" w:sz="0" w:space="0" w:color="auto"/>
      </w:divBdr>
    </w:div>
    <w:div w:id="175269306">
      <w:bodyDiv w:val="1"/>
      <w:marLeft w:val="0"/>
      <w:marRight w:val="0"/>
      <w:marTop w:val="0"/>
      <w:marBottom w:val="0"/>
      <w:divBdr>
        <w:top w:val="none" w:sz="0" w:space="0" w:color="auto"/>
        <w:left w:val="none" w:sz="0" w:space="0" w:color="auto"/>
        <w:bottom w:val="none" w:sz="0" w:space="0" w:color="auto"/>
        <w:right w:val="none" w:sz="0" w:space="0" w:color="auto"/>
      </w:divBdr>
    </w:div>
    <w:div w:id="179588619">
      <w:bodyDiv w:val="1"/>
      <w:marLeft w:val="0"/>
      <w:marRight w:val="0"/>
      <w:marTop w:val="0"/>
      <w:marBottom w:val="0"/>
      <w:divBdr>
        <w:top w:val="none" w:sz="0" w:space="0" w:color="auto"/>
        <w:left w:val="none" w:sz="0" w:space="0" w:color="auto"/>
        <w:bottom w:val="none" w:sz="0" w:space="0" w:color="auto"/>
        <w:right w:val="none" w:sz="0" w:space="0" w:color="auto"/>
      </w:divBdr>
      <w:divsChild>
        <w:div w:id="79839131">
          <w:marLeft w:val="480"/>
          <w:marRight w:val="0"/>
          <w:marTop w:val="0"/>
          <w:marBottom w:val="0"/>
          <w:divBdr>
            <w:top w:val="none" w:sz="0" w:space="0" w:color="auto"/>
            <w:left w:val="none" w:sz="0" w:space="0" w:color="auto"/>
            <w:bottom w:val="none" w:sz="0" w:space="0" w:color="auto"/>
            <w:right w:val="none" w:sz="0" w:space="0" w:color="auto"/>
          </w:divBdr>
        </w:div>
        <w:div w:id="827939636">
          <w:marLeft w:val="480"/>
          <w:marRight w:val="0"/>
          <w:marTop w:val="0"/>
          <w:marBottom w:val="0"/>
          <w:divBdr>
            <w:top w:val="none" w:sz="0" w:space="0" w:color="auto"/>
            <w:left w:val="none" w:sz="0" w:space="0" w:color="auto"/>
            <w:bottom w:val="none" w:sz="0" w:space="0" w:color="auto"/>
            <w:right w:val="none" w:sz="0" w:space="0" w:color="auto"/>
          </w:divBdr>
        </w:div>
        <w:div w:id="948657280">
          <w:marLeft w:val="480"/>
          <w:marRight w:val="0"/>
          <w:marTop w:val="0"/>
          <w:marBottom w:val="0"/>
          <w:divBdr>
            <w:top w:val="none" w:sz="0" w:space="0" w:color="auto"/>
            <w:left w:val="none" w:sz="0" w:space="0" w:color="auto"/>
            <w:bottom w:val="none" w:sz="0" w:space="0" w:color="auto"/>
            <w:right w:val="none" w:sz="0" w:space="0" w:color="auto"/>
          </w:divBdr>
        </w:div>
        <w:div w:id="1029985376">
          <w:marLeft w:val="480"/>
          <w:marRight w:val="0"/>
          <w:marTop w:val="0"/>
          <w:marBottom w:val="0"/>
          <w:divBdr>
            <w:top w:val="none" w:sz="0" w:space="0" w:color="auto"/>
            <w:left w:val="none" w:sz="0" w:space="0" w:color="auto"/>
            <w:bottom w:val="none" w:sz="0" w:space="0" w:color="auto"/>
            <w:right w:val="none" w:sz="0" w:space="0" w:color="auto"/>
          </w:divBdr>
        </w:div>
        <w:div w:id="1161772615">
          <w:marLeft w:val="480"/>
          <w:marRight w:val="0"/>
          <w:marTop w:val="0"/>
          <w:marBottom w:val="0"/>
          <w:divBdr>
            <w:top w:val="none" w:sz="0" w:space="0" w:color="auto"/>
            <w:left w:val="none" w:sz="0" w:space="0" w:color="auto"/>
            <w:bottom w:val="none" w:sz="0" w:space="0" w:color="auto"/>
            <w:right w:val="none" w:sz="0" w:space="0" w:color="auto"/>
          </w:divBdr>
        </w:div>
        <w:div w:id="1402212275">
          <w:marLeft w:val="480"/>
          <w:marRight w:val="0"/>
          <w:marTop w:val="0"/>
          <w:marBottom w:val="0"/>
          <w:divBdr>
            <w:top w:val="none" w:sz="0" w:space="0" w:color="auto"/>
            <w:left w:val="none" w:sz="0" w:space="0" w:color="auto"/>
            <w:bottom w:val="none" w:sz="0" w:space="0" w:color="auto"/>
            <w:right w:val="none" w:sz="0" w:space="0" w:color="auto"/>
          </w:divBdr>
        </w:div>
        <w:div w:id="1590503963">
          <w:marLeft w:val="480"/>
          <w:marRight w:val="0"/>
          <w:marTop w:val="0"/>
          <w:marBottom w:val="0"/>
          <w:divBdr>
            <w:top w:val="none" w:sz="0" w:space="0" w:color="auto"/>
            <w:left w:val="none" w:sz="0" w:space="0" w:color="auto"/>
            <w:bottom w:val="none" w:sz="0" w:space="0" w:color="auto"/>
            <w:right w:val="none" w:sz="0" w:space="0" w:color="auto"/>
          </w:divBdr>
        </w:div>
        <w:div w:id="1715693857">
          <w:marLeft w:val="480"/>
          <w:marRight w:val="0"/>
          <w:marTop w:val="0"/>
          <w:marBottom w:val="0"/>
          <w:divBdr>
            <w:top w:val="none" w:sz="0" w:space="0" w:color="auto"/>
            <w:left w:val="none" w:sz="0" w:space="0" w:color="auto"/>
            <w:bottom w:val="none" w:sz="0" w:space="0" w:color="auto"/>
            <w:right w:val="none" w:sz="0" w:space="0" w:color="auto"/>
          </w:divBdr>
        </w:div>
        <w:div w:id="2028873292">
          <w:marLeft w:val="480"/>
          <w:marRight w:val="0"/>
          <w:marTop w:val="0"/>
          <w:marBottom w:val="0"/>
          <w:divBdr>
            <w:top w:val="none" w:sz="0" w:space="0" w:color="auto"/>
            <w:left w:val="none" w:sz="0" w:space="0" w:color="auto"/>
            <w:bottom w:val="none" w:sz="0" w:space="0" w:color="auto"/>
            <w:right w:val="none" w:sz="0" w:space="0" w:color="auto"/>
          </w:divBdr>
        </w:div>
      </w:divsChild>
    </w:div>
    <w:div w:id="180903293">
      <w:bodyDiv w:val="1"/>
      <w:marLeft w:val="0"/>
      <w:marRight w:val="0"/>
      <w:marTop w:val="0"/>
      <w:marBottom w:val="0"/>
      <w:divBdr>
        <w:top w:val="none" w:sz="0" w:space="0" w:color="auto"/>
        <w:left w:val="none" w:sz="0" w:space="0" w:color="auto"/>
        <w:bottom w:val="none" w:sz="0" w:space="0" w:color="auto"/>
        <w:right w:val="none" w:sz="0" w:space="0" w:color="auto"/>
      </w:divBdr>
    </w:div>
    <w:div w:id="181750531">
      <w:bodyDiv w:val="1"/>
      <w:marLeft w:val="0"/>
      <w:marRight w:val="0"/>
      <w:marTop w:val="0"/>
      <w:marBottom w:val="0"/>
      <w:divBdr>
        <w:top w:val="none" w:sz="0" w:space="0" w:color="auto"/>
        <w:left w:val="none" w:sz="0" w:space="0" w:color="auto"/>
        <w:bottom w:val="none" w:sz="0" w:space="0" w:color="auto"/>
        <w:right w:val="none" w:sz="0" w:space="0" w:color="auto"/>
      </w:divBdr>
    </w:div>
    <w:div w:id="194005807">
      <w:bodyDiv w:val="1"/>
      <w:marLeft w:val="0"/>
      <w:marRight w:val="0"/>
      <w:marTop w:val="0"/>
      <w:marBottom w:val="0"/>
      <w:divBdr>
        <w:top w:val="none" w:sz="0" w:space="0" w:color="auto"/>
        <w:left w:val="none" w:sz="0" w:space="0" w:color="auto"/>
        <w:bottom w:val="none" w:sz="0" w:space="0" w:color="auto"/>
        <w:right w:val="none" w:sz="0" w:space="0" w:color="auto"/>
      </w:divBdr>
    </w:div>
    <w:div w:id="196236381">
      <w:bodyDiv w:val="1"/>
      <w:marLeft w:val="0"/>
      <w:marRight w:val="0"/>
      <w:marTop w:val="0"/>
      <w:marBottom w:val="0"/>
      <w:divBdr>
        <w:top w:val="none" w:sz="0" w:space="0" w:color="auto"/>
        <w:left w:val="none" w:sz="0" w:space="0" w:color="auto"/>
        <w:bottom w:val="none" w:sz="0" w:space="0" w:color="auto"/>
        <w:right w:val="none" w:sz="0" w:space="0" w:color="auto"/>
      </w:divBdr>
      <w:divsChild>
        <w:div w:id="188688288">
          <w:marLeft w:val="480"/>
          <w:marRight w:val="0"/>
          <w:marTop w:val="0"/>
          <w:marBottom w:val="0"/>
          <w:divBdr>
            <w:top w:val="none" w:sz="0" w:space="0" w:color="auto"/>
            <w:left w:val="none" w:sz="0" w:space="0" w:color="auto"/>
            <w:bottom w:val="none" w:sz="0" w:space="0" w:color="auto"/>
            <w:right w:val="none" w:sz="0" w:space="0" w:color="auto"/>
          </w:divBdr>
        </w:div>
        <w:div w:id="425422188">
          <w:marLeft w:val="480"/>
          <w:marRight w:val="0"/>
          <w:marTop w:val="0"/>
          <w:marBottom w:val="0"/>
          <w:divBdr>
            <w:top w:val="none" w:sz="0" w:space="0" w:color="auto"/>
            <w:left w:val="none" w:sz="0" w:space="0" w:color="auto"/>
            <w:bottom w:val="none" w:sz="0" w:space="0" w:color="auto"/>
            <w:right w:val="none" w:sz="0" w:space="0" w:color="auto"/>
          </w:divBdr>
        </w:div>
        <w:div w:id="752362288">
          <w:marLeft w:val="480"/>
          <w:marRight w:val="0"/>
          <w:marTop w:val="0"/>
          <w:marBottom w:val="0"/>
          <w:divBdr>
            <w:top w:val="none" w:sz="0" w:space="0" w:color="auto"/>
            <w:left w:val="none" w:sz="0" w:space="0" w:color="auto"/>
            <w:bottom w:val="none" w:sz="0" w:space="0" w:color="auto"/>
            <w:right w:val="none" w:sz="0" w:space="0" w:color="auto"/>
          </w:divBdr>
        </w:div>
        <w:div w:id="890925738">
          <w:marLeft w:val="480"/>
          <w:marRight w:val="0"/>
          <w:marTop w:val="0"/>
          <w:marBottom w:val="0"/>
          <w:divBdr>
            <w:top w:val="none" w:sz="0" w:space="0" w:color="auto"/>
            <w:left w:val="none" w:sz="0" w:space="0" w:color="auto"/>
            <w:bottom w:val="none" w:sz="0" w:space="0" w:color="auto"/>
            <w:right w:val="none" w:sz="0" w:space="0" w:color="auto"/>
          </w:divBdr>
        </w:div>
        <w:div w:id="933980117">
          <w:marLeft w:val="480"/>
          <w:marRight w:val="0"/>
          <w:marTop w:val="0"/>
          <w:marBottom w:val="0"/>
          <w:divBdr>
            <w:top w:val="none" w:sz="0" w:space="0" w:color="auto"/>
            <w:left w:val="none" w:sz="0" w:space="0" w:color="auto"/>
            <w:bottom w:val="none" w:sz="0" w:space="0" w:color="auto"/>
            <w:right w:val="none" w:sz="0" w:space="0" w:color="auto"/>
          </w:divBdr>
        </w:div>
        <w:div w:id="1217666288">
          <w:marLeft w:val="480"/>
          <w:marRight w:val="0"/>
          <w:marTop w:val="0"/>
          <w:marBottom w:val="0"/>
          <w:divBdr>
            <w:top w:val="none" w:sz="0" w:space="0" w:color="auto"/>
            <w:left w:val="none" w:sz="0" w:space="0" w:color="auto"/>
            <w:bottom w:val="none" w:sz="0" w:space="0" w:color="auto"/>
            <w:right w:val="none" w:sz="0" w:space="0" w:color="auto"/>
          </w:divBdr>
        </w:div>
        <w:div w:id="1218203266">
          <w:marLeft w:val="480"/>
          <w:marRight w:val="0"/>
          <w:marTop w:val="0"/>
          <w:marBottom w:val="0"/>
          <w:divBdr>
            <w:top w:val="none" w:sz="0" w:space="0" w:color="auto"/>
            <w:left w:val="none" w:sz="0" w:space="0" w:color="auto"/>
            <w:bottom w:val="none" w:sz="0" w:space="0" w:color="auto"/>
            <w:right w:val="none" w:sz="0" w:space="0" w:color="auto"/>
          </w:divBdr>
        </w:div>
        <w:div w:id="1622490907">
          <w:marLeft w:val="480"/>
          <w:marRight w:val="0"/>
          <w:marTop w:val="0"/>
          <w:marBottom w:val="0"/>
          <w:divBdr>
            <w:top w:val="none" w:sz="0" w:space="0" w:color="auto"/>
            <w:left w:val="none" w:sz="0" w:space="0" w:color="auto"/>
            <w:bottom w:val="none" w:sz="0" w:space="0" w:color="auto"/>
            <w:right w:val="none" w:sz="0" w:space="0" w:color="auto"/>
          </w:divBdr>
        </w:div>
        <w:div w:id="1652169991">
          <w:marLeft w:val="480"/>
          <w:marRight w:val="0"/>
          <w:marTop w:val="0"/>
          <w:marBottom w:val="0"/>
          <w:divBdr>
            <w:top w:val="none" w:sz="0" w:space="0" w:color="auto"/>
            <w:left w:val="none" w:sz="0" w:space="0" w:color="auto"/>
            <w:bottom w:val="none" w:sz="0" w:space="0" w:color="auto"/>
            <w:right w:val="none" w:sz="0" w:space="0" w:color="auto"/>
          </w:divBdr>
        </w:div>
        <w:div w:id="1692998834">
          <w:marLeft w:val="480"/>
          <w:marRight w:val="0"/>
          <w:marTop w:val="0"/>
          <w:marBottom w:val="0"/>
          <w:divBdr>
            <w:top w:val="none" w:sz="0" w:space="0" w:color="auto"/>
            <w:left w:val="none" w:sz="0" w:space="0" w:color="auto"/>
            <w:bottom w:val="none" w:sz="0" w:space="0" w:color="auto"/>
            <w:right w:val="none" w:sz="0" w:space="0" w:color="auto"/>
          </w:divBdr>
        </w:div>
        <w:div w:id="1724255589">
          <w:marLeft w:val="480"/>
          <w:marRight w:val="0"/>
          <w:marTop w:val="0"/>
          <w:marBottom w:val="0"/>
          <w:divBdr>
            <w:top w:val="none" w:sz="0" w:space="0" w:color="auto"/>
            <w:left w:val="none" w:sz="0" w:space="0" w:color="auto"/>
            <w:bottom w:val="none" w:sz="0" w:space="0" w:color="auto"/>
            <w:right w:val="none" w:sz="0" w:space="0" w:color="auto"/>
          </w:divBdr>
        </w:div>
        <w:div w:id="1805267699">
          <w:marLeft w:val="480"/>
          <w:marRight w:val="0"/>
          <w:marTop w:val="0"/>
          <w:marBottom w:val="0"/>
          <w:divBdr>
            <w:top w:val="none" w:sz="0" w:space="0" w:color="auto"/>
            <w:left w:val="none" w:sz="0" w:space="0" w:color="auto"/>
            <w:bottom w:val="none" w:sz="0" w:space="0" w:color="auto"/>
            <w:right w:val="none" w:sz="0" w:space="0" w:color="auto"/>
          </w:divBdr>
        </w:div>
        <w:div w:id="1893035689">
          <w:marLeft w:val="480"/>
          <w:marRight w:val="0"/>
          <w:marTop w:val="0"/>
          <w:marBottom w:val="0"/>
          <w:divBdr>
            <w:top w:val="none" w:sz="0" w:space="0" w:color="auto"/>
            <w:left w:val="none" w:sz="0" w:space="0" w:color="auto"/>
            <w:bottom w:val="none" w:sz="0" w:space="0" w:color="auto"/>
            <w:right w:val="none" w:sz="0" w:space="0" w:color="auto"/>
          </w:divBdr>
        </w:div>
        <w:div w:id="2041852414">
          <w:marLeft w:val="480"/>
          <w:marRight w:val="0"/>
          <w:marTop w:val="0"/>
          <w:marBottom w:val="0"/>
          <w:divBdr>
            <w:top w:val="none" w:sz="0" w:space="0" w:color="auto"/>
            <w:left w:val="none" w:sz="0" w:space="0" w:color="auto"/>
            <w:bottom w:val="none" w:sz="0" w:space="0" w:color="auto"/>
            <w:right w:val="none" w:sz="0" w:space="0" w:color="auto"/>
          </w:divBdr>
        </w:div>
        <w:div w:id="2085715102">
          <w:marLeft w:val="480"/>
          <w:marRight w:val="0"/>
          <w:marTop w:val="0"/>
          <w:marBottom w:val="0"/>
          <w:divBdr>
            <w:top w:val="none" w:sz="0" w:space="0" w:color="auto"/>
            <w:left w:val="none" w:sz="0" w:space="0" w:color="auto"/>
            <w:bottom w:val="none" w:sz="0" w:space="0" w:color="auto"/>
            <w:right w:val="none" w:sz="0" w:space="0" w:color="auto"/>
          </w:divBdr>
        </w:div>
        <w:div w:id="2129856971">
          <w:marLeft w:val="480"/>
          <w:marRight w:val="0"/>
          <w:marTop w:val="0"/>
          <w:marBottom w:val="0"/>
          <w:divBdr>
            <w:top w:val="none" w:sz="0" w:space="0" w:color="auto"/>
            <w:left w:val="none" w:sz="0" w:space="0" w:color="auto"/>
            <w:bottom w:val="none" w:sz="0" w:space="0" w:color="auto"/>
            <w:right w:val="none" w:sz="0" w:space="0" w:color="auto"/>
          </w:divBdr>
        </w:div>
      </w:divsChild>
    </w:div>
    <w:div w:id="196816483">
      <w:bodyDiv w:val="1"/>
      <w:marLeft w:val="0"/>
      <w:marRight w:val="0"/>
      <w:marTop w:val="0"/>
      <w:marBottom w:val="0"/>
      <w:divBdr>
        <w:top w:val="none" w:sz="0" w:space="0" w:color="auto"/>
        <w:left w:val="none" w:sz="0" w:space="0" w:color="auto"/>
        <w:bottom w:val="none" w:sz="0" w:space="0" w:color="auto"/>
        <w:right w:val="none" w:sz="0" w:space="0" w:color="auto"/>
      </w:divBdr>
      <w:divsChild>
        <w:div w:id="30033545">
          <w:marLeft w:val="480"/>
          <w:marRight w:val="0"/>
          <w:marTop w:val="0"/>
          <w:marBottom w:val="0"/>
          <w:divBdr>
            <w:top w:val="none" w:sz="0" w:space="0" w:color="auto"/>
            <w:left w:val="none" w:sz="0" w:space="0" w:color="auto"/>
            <w:bottom w:val="none" w:sz="0" w:space="0" w:color="auto"/>
            <w:right w:val="none" w:sz="0" w:space="0" w:color="auto"/>
          </w:divBdr>
        </w:div>
        <w:div w:id="64761538">
          <w:marLeft w:val="480"/>
          <w:marRight w:val="0"/>
          <w:marTop w:val="0"/>
          <w:marBottom w:val="0"/>
          <w:divBdr>
            <w:top w:val="none" w:sz="0" w:space="0" w:color="auto"/>
            <w:left w:val="none" w:sz="0" w:space="0" w:color="auto"/>
            <w:bottom w:val="none" w:sz="0" w:space="0" w:color="auto"/>
            <w:right w:val="none" w:sz="0" w:space="0" w:color="auto"/>
          </w:divBdr>
        </w:div>
        <w:div w:id="75253847">
          <w:marLeft w:val="480"/>
          <w:marRight w:val="0"/>
          <w:marTop w:val="0"/>
          <w:marBottom w:val="0"/>
          <w:divBdr>
            <w:top w:val="none" w:sz="0" w:space="0" w:color="auto"/>
            <w:left w:val="none" w:sz="0" w:space="0" w:color="auto"/>
            <w:bottom w:val="none" w:sz="0" w:space="0" w:color="auto"/>
            <w:right w:val="none" w:sz="0" w:space="0" w:color="auto"/>
          </w:divBdr>
        </w:div>
        <w:div w:id="135606234">
          <w:marLeft w:val="480"/>
          <w:marRight w:val="0"/>
          <w:marTop w:val="0"/>
          <w:marBottom w:val="0"/>
          <w:divBdr>
            <w:top w:val="none" w:sz="0" w:space="0" w:color="auto"/>
            <w:left w:val="none" w:sz="0" w:space="0" w:color="auto"/>
            <w:bottom w:val="none" w:sz="0" w:space="0" w:color="auto"/>
            <w:right w:val="none" w:sz="0" w:space="0" w:color="auto"/>
          </w:divBdr>
        </w:div>
        <w:div w:id="230165861">
          <w:marLeft w:val="480"/>
          <w:marRight w:val="0"/>
          <w:marTop w:val="0"/>
          <w:marBottom w:val="0"/>
          <w:divBdr>
            <w:top w:val="none" w:sz="0" w:space="0" w:color="auto"/>
            <w:left w:val="none" w:sz="0" w:space="0" w:color="auto"/>
            <w:bottom w:val="none" w:sz="0" w:space="0" w:color="auto"/>
            <w:right w:val="none" w:sz="0" w:space="0" w:color="auto"/>
          </w:divBdr>
        </w:div>
        <w:div w:id="415790144">
          <w:marLeft w:val="480"/>
          <w:marRight w:val="0"/>
          <w:marTop w:val="0"/>
          <w:marBottom w:val="0"/>
          <w:divBdr>
            <w:top w:val="none" w:sz="0" w:space="0" w:color="auto"/>
            <w:left w:val="none" w:sz="0" w:space="0" w:color="auto"/>
            <w:bottom w:val="none" w:sz="0" w:space="0" w:color="auto"/>
            <w:right w:val="none" w:sz="0" w:space="0" w:color="auto"/>
          </w:divBdr>
        </w:div>
        <w:div w:id="424617870">
          <w:marLeft w:val="480"/>
          <w:marRight w:val="0"/>
          <w:marTop w:val="0"/>
          <w:marBottom w:val="0"/>
          <w:divBdr>
            <w:top w:val="none" w:sz="0" w:space="0" w:color="auto"/>
            <w:left w:val="none" w:sz="0" w:space="0" w:color="auto"/>
            <w:bottom w:val="none" w:sz="0" w:space="0" w:color="auto"/>
            <w:right w:val="none" w:sz="0" w:space="0" w:color="auto"/>
          </w:divBdr>
        </w:div>
        <w:div w:id="788091957">
          <w:marLeft w:val="480"/>
          <w:marRight w:val="0"/>
          <w:marTop w:val="0"/>
          <w:marBottom w:val="0"/>
          <w:divBdr>
            <w:top w:val="none" w:sz="0" w:space="0" w:color="auto"/>
            <w:left w:val="none" w:sz="0" w:space="0" w:color="auto"/>
            <w:bottom w:val="none" w:sz="0" w:space="0" w:color="auto"/>
            <w:right w:val="none" w:sz="0" w:space="0" w:color="auto"/>
          </w:divBdr>
        </w:div>
        <w:div w:id="883761585">
          <w:marLeft w:val="480"/>
          <w:marRight w:val="0"/>
          <w:marTop w:val="0"/>
          <w:marBottom w:val="0"/>
          <w:divBdr>
            <w:top w:val="none" w:sz="0" w:space="0" w:color="auto"/>
            <w:left w:val="none" w:sz="0" w:space="0" w:color="auto"/>
            <w:bottom w:val="none" w:sz="0" w:space="0" w:color="auto"/>
            <w:right w:val="none" w:sz="0" w:space="0" w:color="auto"/>
          </w:divBdr>
        </w:div>
        <w:div w:id="921255651">
          <w:marLeft w:val="480"/>
          <w:marRight w:val="0"/>
          <w:marTop w:val="0"/>
          <w:marBottom w:val="0"/>
          <w:divBdr>
            <w:top w:val="none" w:sz="0" w:space="0" w:color="auto"/>
            <w:left w:val="none" w:sz="0" w:space="0" w:color="auto"/>
            <w:bottom w:val="none" w:sz="0" w:space="0" w:color="auto"/>
            <w:right w:val="none" w:sz="0" w:space="0" w:color="auto"/>
          </w:divBdr>
        </w:div>
        <w:div w:id="955256835">
          <w:marLeft w:val="480"/>
          <w:marRight w:val="0"/>
          <w:marTop w:val="0"/>
          <w:marBottom w:val="0"/>
          <w:divBdr>
            <w:top w:val="none" w:sz="0" w:space="0" w:color="auto"/>
            <w:left w:val="none" w:sz="0" w:space="0" w:color="auto"/>
            <w:bottom w:val="none" w:sz="0" w:space="0" w:color="auto"/>
            <w:right w:val="none" w:sz="0" w:space="0" w:color="auto"/>
          </w:divBdr>
        </w:div>
        <w:div w:id="1162698988">
          <w:marLeft w:val="480"/>
          <w:marRight w:val="0"/>
          <w:marTop w:val="0"/>
          <w:marBottom w:val="0"/>
          <w:divBdr>
            <w:top w:val="none" w:sz="0" w:space="0" w:color="auto"/>
            <w:left w:val="none" w:sz="0" w:space="0" w:color="auto"/>
            <w:bottom w:val="none" w:sz="0" w:space="0" w:color="auto"/>
            <w:right w:val="none" w:sz="0" w:space="0" w:color="auto"/>
          </w:divBdr>
        </w:div>
        <w:div w:id="1330719787">
          <w:marLeft w:val="480"/>
          <w:marRight w:val="0"/>
          <w:marTop w:val="0"/>
          <w:marBottom w:val="0"/>
          <w:divBdr>
            <w:top w:val="none" w:sz="0" w:space="0" w:color="auto"/>
            <w:left w:val="none" w:sz="0" w:space="0" w:color="auto"/>
            <w:bottom w:val="none" w:sz="0" w:space="0" w:color="auto"/>
            <w:right w:val="none" w:sz="0" w:space="0" w:color="auto"/>
          </w:divBdr>
        </w:div>
        <w:div w:id="1372803737">
          <w:marLeft w:val="480"/>
          <w:marRight w:val="0"/>
          <w:marTop w:val="0"/>
          <w:marBottom w:val="0"/>
          <w:divBdr>
            <w:top w:val="none" w:sz="0" w:space="0" w:color="auto"/>
            <w:left w:val="none" w:sz="0" w:space="0" w:color="auto"/>
            <w:bottom w:val="none" w:sz="0" w:space="0" w:color="auto"/>
            <w:right w:val="none" w:sz="0" w:space="0" w:color="auto"/>
          </w:divBdr>
        </w:div>
        <w:div w:id="1485272496">
          <w:marLeft w:val="480"/>
          <w:marRight w:val="0"/>
          <w:marTop w:val="0"/>
          <w:marBottom w:val="0"/>
          <w:divBdr>
            <w:top w:val="none" w:sz="0" w:space="0" w:color="auto"/>
            <w:left w:val="none" w:sz="0" w:space="0" w:color="auto"/>
            <w:bottom w:val="none" w:sz="0" w:space="0" w:color="auto"/>
            <w:right w:val="none" w:sz="0" w:space="0" w:color="auto"/>
          </w:divBdr>
        </w:div>
        <w:div w:id="1487161777">
          <w:marLeft w:val="480"/>
          <w:marRight w:val="0"/>
          <w:marTop w:val="0"/>
          <w:marBottom w:val="0"/>
          <w:divBdr>
            <w:top w:val="none" w:sz="0" w:space="0" w:color="auto"/>
            <w:left w:val="none" w:sz="0" w:space="0" w:color="auto"/>
            <w:bottom w:val="none" w:sz="0" w:space="0" w:color="auto"/>
            <w:right w:val="none" w:sz="0" w:space="0" w:color="auto"/>
          </w:divBdr>
        </w:div>
        <w:div w:id="1565945224">
          <w:marLeft w:val="480"/>
          <w:marRight w:val="0"/>
          <w:marTop w:val="0"/>
          <w:marBottom w:val="0"/>
          <w:divBdr>
            <w:top w:val="none" w:sz="0" w:space="0" w:color="auto"/>
            <w:left w:val="none" w:sz="0" w:space="0" w:color="auto"/>
            <w:bottom w:val="none" w:sz="0" w:space="0" w:color="auto"/>
            <w:right w:val="none" w:sz="0" w:space="0" w:color="auto"/>
          </w:divBdr>
        </w:div>
        <w:div w:id="1585264907">
          <w:marLeft w:val="480"/>
          <w:marRight w:val="0"/>
          <w:marTop w:val="0"/>
          <w:marBottom w:val="0"/>
          <w:divBdr>
            <w:top w:val="none" w:sz="0" w:space="0" w:color="auto"/>
            <w:left w:val="none" w:sz="0" w:space="0" w:color="auto"/>
            <w:bottom w:val="none" w:sz="0" w:space="0" w:color="auto"/>
            <w:right w:val="none" w:sz="0" w:space="0" w:color="auto"/>
          </w:divBdr>
        </w:div>
        <w:div w:id="1597398692">
          <w:marLeft w:val="480"/>
          <w:marRight w:val="0"/>
          <w:marTop w:val="0"/>
          <w:marBottom w:val="0"/>
          <w:divBdr>
            <w:top w:val="none" w:sz="0" w:space="0" w:color="auto"/>
            <w:left w:val="none" w:sz="0" w:space="0" w:color="auto"/>
            <w:bottom w:val="none" w:sz="0" w:space="0" w:color="auto"/>
            <w:right w:val="none" w:sz="0" w:space="0" w:color="auto"/>
          </w:divBdr>
        </w:div>
        <w:div w:id="1731464069">
          <w:marLeft w:val="480"/>
          <w:marRight w:val="0"/>
          <w:marTop w:val="0"/>
          <w:marBottom w:val="0"/>
          <w:divBdr>
            <w:top w:val="none" w:sz="0" w:space="0" w:color="auto"/>
            <w:left w:val="none" w:sz="0" w:space="0" w:color="auto"/>
            <w:bottom w:val="none" w:sz="0" w:space="0" w:color="auto"/>
            <w:right w:val="none" w:sz="0" w:space="0" w:color="auto"/>
          </w:divBdr>
        </w:div>
        <w:div w:id="1878086141">
          <w:marLeft w:val="480"/>
          <w:marRight w:val="0"/>
          <w:marTop w:val="0"/>
          <w:marBottom w:val="0"/>
          <w:divBdr>
            <w:top w:val="none" w:sz="0" w:space="0" w:color="auto"/>
            <w:left w:val="none" w:sz="0" w:space="0" w:color="auto"/>
            <w:bottom w:val="none" w:sz="0" w:space="0" w:color="auto"/>
            <w:right w:val="none" w:sz="0" w:space="0" w:color="auto"/>
          </w:divBdr>
        </w:div>
        <w:div w:id="1964382890">
          <w:marLeft w:val="480"/>
          <w:marRight w:val="0"/>
          <w:marTop w:val="0"/>
          <w:marBottom w:val="0"/>
          <w:divBdr>
            <w:top w:val="none" w:sz="0" w:space="0" w:color="auto"/>
            <w:left w:val="none" w:sz="0" w:space="0" w:color="auto"/>
            <w:bottom w:val="none" w:sz="0" w:space="0" w:color="auto"/>
            <w:right w:val="none" w:sz="0" w:space="0" w:color="auto"/>
          </w:divBdr>
        </w:div>
        <w:div w:id="2118404119">
          <w:marLeft w:val="480"/>
          <w:marRight w:val="0"/>
          <w:marTop w:val="0"/>
          <w:marBottom w:val="0"/>
          <w:divBdr>
            <w:top w:val="none" w:sz="0" w:space="0" w:color="auto"/>
            <w:left w:val="none" w:sz="0" w:space="0" w:color="auto"/>
            <w:bottom w:val="none" w:sz="0" w:space="0" w:color="auto"/>
            <w:right w:val="none" w:sz="0" w:space="0" w:color="auto"/>
          </w:divBdr>
        </w:div>
      </w:divsChild>
    </w:div>
    <w:div w:id="200944450">
      <w:bodyDiv w:val="1"/>
      <w:marLeft w:val="0"/>
      <w:marRight w:val="0"/>
      <w:marTop w:val="0"/>
      <w:marBottom w:val="0"/>
      <w:divBdr>
        <w:top w:val="none" w:sz="0" w:space="0" w:color="auto"/>
        <w:left w:val="none" w:sz="0" w:space="0" w:color="auto"/>
        <w:bottom w:val="none" w:sz="0" w:space="0" w:color="auto"/>
        <w:right w:val="none" w:sz="0" w:space="0" w:color="auto"/>
      </w:divBdr>
    </w:div>
    <w:div w:id="205530888">
      <w:bodyDiv w:val="1"/>
      <w:marLeft w:val="0"/>
      <w:marRight w:val="0"/>
      <w:marTop w:val="0"/>
      <w:marBottom w:val="0"/>
      <w:divBdr>
        <w:top w:val="none" w:sz="0" w:space="0" w:color="auto"/>
        <w:left w:val="none" w:sz="0" w:space="0" w:color="auto"/>
        <w:bottom w:val="none" w:sz="0" w:space="0" w:color="auto"/>
        <w:right w:val="none" w:sz="0" w:space="0" w:color="auto"/>
      </w:divBdr>
      <w:divsChild>
        <w:div w:id="333802385">
          <w:marLeft w:val="480"/>
          <w:marRight w:val="0"/>
          <w:marTop w:val="0"/>
          <w:marBottom w:val="0"/>
          <w:divBdr>
            <w:top w:val="none" w:sz="0" w:space="0" w:color="auto"/>
            <w:left w:val="none" w:sz="0" w:space="0" w:color="auto"/>
            <w:bottom w:val="none" w:sz="0" w:space="0" w:color="auto"/>
            <w:right w:val="none" w:sz="0" w:space="0" w:color="auto"/>
          </w:divBdr>
        </w:div>
        <w:div w:id="682973287">
          <w:marLeft w:val="480"/>
          <w:marRight w:val="0"/>
          <w:marTop w:val="0"/>
          <w:marBottom w:val="0"/>
          <w:divBdr>
            <w:top w:val="none" w:sz="0" w:space="0" w:color="auto"/>
            <w:left w:val="none" w:sz="0" w:space="0" w:color="auto"/>
            <w:bottom w:val="none" w:sz="0" w:space="0" w:color="auto"/>
            <w:right w:val="none" w:sz="0" w:space="0" w:color="auto"/>
          </w:divBdr>
        </w:div>
        <w:div w:id="883180802">
          <w:marLeft w:val="480"/>
          <w:marRight w:val="0"/>
          <w:marTop w:val="0"/>
          <w:marBottom w:val="0"/>
          <w:divBdr>
            <w:top w:val="none" w:sz="0" w:space="0" w:color="auto"/>
            <w:left w:val="none" w:sz="0" w:space="0" w:color="auto"/>
            <w:bottom w:val="none" w:sz="0" w:space="0" w:color="auto"/>
            <w:right w:val="none" w:sz="0" w:space="0" w:color="auto"/>
          </w:divBdr>
        </w:div>
        <w:div w:id="1198784930">
          <w:marLeft w:val="480"/>
          <w:marRight w:val="0"/>
          <w:marTop w:val="0"/>
          <w:marBottom w:val="0"/>
          <w:divBdr>
            <w:top w:val="none" w:sz="0" w:space="0" w:color="auto"/>
            <w:left w:val="none" w:sz="0" w:space="0" w:color="auto"/>
            <w:bottom w:val="none" w:sz="0" w:space="0" w:color="auto"/>
            <w:right w:val="none" w:sz="0" w:space="0" w:color="auto"/>
          </w:divBdr>
        </w:div>
        <w:div w:id="2129817722">
          <w:marLeft w:val="480"/>
          <w:marRight w:val="0"/>
          <w:marTop w:val="0"/>
          <w:marBottom w:val="0"/>
          <w:divBdr>
            <w:top w:val="none" w:sz="0" w:space="0" w:color="auto"/>
            <w:left w:val="none" w:sz="0" w:space="0" w:color="auto"/>
            <w:bottom w:val="none" w:sz="0" w:space="0" w:color="auto"/>
            <w:right w:val="none" w:sz="0" w:space="0" w:color="auto"/>
          </w:divBdr>
        </w:div>
      </w:divsChild>
    </w:div>
    <w:div w:id="206069461">
      <w:bodyDiv w:val="1"/>
      <w:marLeft w:val="0"/>
      <w:marRight w:val="0"/>
      <w:marTop w:val="0"/>
      <w:marBottom w:val="0"/>
      <w:divBdr>
        <w:top w:val="none" w:sz="0" w:space="0" w:color="auto"/>
        <w:left w:val="none" w:sz="0" w:space="0" w:color="auto"/>
        <w:bottom w:val="none" w:sz="0" w:space="0" w:color="auto"/>
        <w:right w:val="none" w:sz="0" w:space="0" w:color="auto"/>
      </w:divBdr>
    </w:div>
    <w:div w:id="206069860">
      <w:bodyDiv w:val="1"/>
      <w:marLeft w:val="0"/>
      <w:marRight w:val="0"/>
      <w:marTop w:val="0"/>
      <w:marBottom w:val="0"/>
      <w:divBdr>
        <w:top w:val="none" w:sz="0" w:space="0" w:color="auto"/>
        <w:left w:val="none" w:sz="0" w:space="0" w:color="auto"/>
        <w:bottom w:val="none" w:sz="0" w:space="0" w:color="auto"/>
        <w:right w:val="none" w:sz="0" w:space="0" w:color="auto"/>
      </w:divBdr>
      <w:divsChild>
        <w:div w:id="213392341">
          <w:marLeft w:val="480"/>
          <w:marRight w:val="0"/>
          <w:marTop w:val="0"/>
          <w:marBottom w:val="0"/>
          <w:divBdr>
            <w:top w:val="none" w:sz="0" w:space="0" w:color="auto"/>
            <w:left w:val="none" w:sz="0" w:space="0" w:color="auto"/>
            <w:bottom w:val="none" w:sz="0" w:space="0" w:color="auto"/>
            <w:right w:val="none" w:sz="0" w:space="0" w:color="auto"/>
          </w:divBdr>
        </w:div>
        <w:div w:id="291524753">
          <w:marLeft w:val="480"/>
          <w:marRight w:val="0"/>
          <w:marTop w:val="0"/>
          <w:marBottom w:val="0"/>
          <w:divBdr>
            <w:top w:val="none" w:sz="0" w:space="0" w:color="auto"/>
            <w:left w:val="none" w:sz="0" w:space="0" w:color="auto"/>
            <w:bottom w:val="none" w:sz="0" w:space="0" w:color="auto"/>
            <w:right w:val="none" w:sz="0" w:space="0" w:color="auto"/>
          </w:divBdr>
        </w:div>
        <w:div w:id="1369910262">
          <w:marLeft w:val="480"/>
          <w:marRight w:val="0"/>
          <w:marTop w:val="0"/>
          <w:marBottom w:val="0"/>
          <w:divBdr>
            <w:top w:val="none" w:sz="0" w:space="0" w:color="auto"/>
            <w:left w:val="none" w:sz="0" w:space="0" w:color="auto"/>
            <w:bottom w:val="none" w:sz="0" w:space="0" w:color="auto"/>
            <w:right w:val="none" w:sz="0" w:space="0" w:color="auto"/>
          </w:divBdr>
        </w:div>
        <w:div w:id="1530991644">
          <w:marLeft w:val="480"/>
          <w:marRight w:val="0"/>
          <w:marTop w:val="0"/>
          <w:marBottom w:val="0"/>
          <w:divBdr>
            <w:top w:val="none" w:sz="0" w:space="0" w:color="auto"/>
            <w:left w:val="none" w:sz="0" w:space="0" w:color="auto"/>
            <w:bottom w:val="none" w:sz="0" w:space="0" w:color="auto"/>
            <w:right w:val="none" w:sz="0" w:space="0" w:color="auto"/>
          </w:divBdr>
        </w:div>
        <w:div w:id="1534463858">
          <w:marLeft w:val="480"/>
          <w:marRight w:val="0"/>
          <w:marTop w:val="0"/>
          <w:marBottom w:val="0"/>
          <w:divBdr>
            <w:top w:val="none" w:sz="0" w:space="0" w:color="auto"/>
            <w:left w:val="none" w:sz="0" w:space="0" w:color="auto"/>
            <w:bottom w:val="none" w:sz="0" w:space="0" w:color="auto"/>
            <w:right w:val="none" w:sz="0" w:space="0" w:color="auto"/>
          </w:divBdr>
        </w:div>
        <w:div w:id="1694113206">
          <w:marLeft w:val="480"/>
          <w:marRight w:val="0"/>
          <w:marTop w:val="0"/>
          <w:marBottom w:val="0"/>
          <w:divBdr>
            <w:top w:val="none" w:sz="0" w:space="0" w:color="auto"/>
            <w:left w:val="none" w:sz="0" w:space="0" w:color="auto"/>
            <w:bottom w:val="none" w:sz="0" w:space="0" w:color="auto"/>
            <w:right w:val="none" w:sz="0" w:space="0" w:color="auto"/>
          </w:divBdr>
        </w:div>
      </w:divsChild>
    </w:div>
    <w:div w:id="206527761">
      <w:bodyDiv w:val="1"/>
      <w:marLeft w:val="0"/>
      <w:marRight w:val="0"/>
      <w:marTop w:val="0"/>
      <w:marBottom w:val="0"/>
      <w:divBdr>
        <w:top w:val="none" w:sz="0" w:space="0" w:color="auto"/>
        <w:left w:val="none" w:sz="0" w:space="0" w:color="auto"/>
        <w:bottom w:val="none" w:sz="0" w:space="0" w:color="auto"/>
        <w:right w:val="none" w:sz="0" w:space="0" w:color="auto"/>
      </w:divBdr>
    </w:div>
    <w:div w:id="206990491">
      <w:bodyDiv w:val="1"/>
      <w:marLeft w:val="0"/>
      <w:marRight w:val="0"/>
      <w:marTop w:val="0"/>
      <w:marBottom w:val="0"/>
      <w:divBdr>
        <w:top w:val="none" w:sz="0" w:space="0" w:color="auto"/>
        <w:left w:val="none" w:sz="0" w:space="0" w:color="auto"/>
        <w:bottom w:val="none" w:sz="0" w:space="0" w:color="auto"/>
        <w:right w:val="none" w:sz="0" w:space="0" w:color="auto"/>
      </w:divBdr>
    </w:div>
    <w:div w:id="207381468">
      <w:bodyDiv w:val="1"/>
      <w:marLeft w:val="0"/>
      <w:marRight w:val="0"/>
      <w:marTop w:val="0"/>
      <w:marBottom w:val="0"/>
      <w:divBdr>
        <w:top w:val="none" w:sz="0" w:space="0" w:color="auto"/>
        <w:left w:val="none" w:sz="0" w:space="0" w:color="auto"/>
        <w:bottom w:val="none" w:sz="0" w:space="0" w:color="auto"/>
        <w:right w:val="none" w:sz="0" w:space="0" w:color="auto"/>
      </w:divBdr>
    </w:div>
    <w:div w:id="208229932">
      <w:bodyDiv w:val="1"/>
      <w:marLeft w:val="0"/>
      <w:marRight w:val="0"/>
      <w:marTop w:val="0"/>
      <w:marBottom w:val="0"/>
      <w:divBdr>
        <w:top w:val="none" w:sz="0" w:space="0" w:color="auto"/>
        <w:left w:val="none" w:sz="0" w:space="0" w:color="auto"/>
        <w:bottom w:val="none" w:sz="0" w:space="0" w:color="auto"/>
        <w:right w:val="none" w:sz="0" w:space="0" w:color="auto"/>
      </w:divBdr>
    </w:div>
    <w:div w:id="209655728">
      <w:bodyDiv w:val="1"/>
      <w:marLeft w:val="0"/>
      <w:marRight w:val="0"/>
      <w:marTop w:val="0"/>
      <w:marBottom w:val="0"/>
      <w:divBdr>
        <w:top w:val="none" w:sz="0" w:space="0" w:color="auto"/>
        <w:left w:val="none" w:sz="0" w:space="0" w:color="auto"/>
        <w:bottom w:val="none" w:sz="0" w:space="0" w:color="auto"/>
        <w:right w:val="none" w:sz="0" w:space="0" w:color="auto"/>
      </w:divBdr>
    </w:div>
    <w:div w:id="210656977">
      <w:bodyDiv w:val="1"/>
      <w:marLeft w:val="0"/>
      <w:marRight w:val="0"/>
      <w:marTop w:val="0"/>
      <w:marBottom w:val="0"/>
      <w:divBdr>
        <w:top w:val="none" w:sz="0" w:space="0" w:color="auto"/>
        <w:left w:val="none" w:sz="0" w:space="0" w:color="auto"/>
        <w:bottom w:val="none" w:sz="0" w:space="0" w:color="auto"/>
        <w:right w:val="none" w:sz="0" w:space="0" w:color="auto"/>
      </w:divBdr>
    </w:div>
    <w:div w:id="225529701">
      <w:bodyDiv w:val="1"/>
      <w:marLeft w:val="0"/>
      <w:marRight w:val="0"/>
      <w:marTop w:val="0"/>
      <w:marBottom w:val="0"/>
      <w:divBdr>
        <w:top w:val="none" w:sz="0" w:space="0" w:color="auto"/>
        <w:left w:val="none" w:sz="0" w:space="0" w:color="auto"/>
        <w:bottom w:val="none" w:sz="0" w:space="0" w:color="auto"/>
        <w:right w:val="none" w:sz="0" w:space="0" w:color="auto"/>
      </w:divBdr>
      <w:divsChild>
        <w:div w:id="108011648">
          <w:marLeft w:val="480"/>
          <w:marRight w:val="0"/>
          <w:marTop w:val="0"/>
          <w:marBottom w:val="0"/>
          <w:divBdr>
            <w:top w:val="none" w:sz="0" w:space="0" w:color="auto"/>
            <w:left w:val="none" w:sz="0" w:space="0" w:color="auto"/>
            <w:bottom w:val="none" w:sz="0" w:space="0" w:color="auto"/>
            <w:right w:val="none" w:sz="0" w:space="0" w:color="auto"/>
          </w:divBdr>
        </w:div>
        <w:div w:id="221448308">
          <w:marLeft w:val="480"/>
          <w:marRight w:val="0"/>
          <w:marTop w:val="0"/>
          <w:marBottom w:val="0"/>
          <w:divBdr>
            <w:top w:val="none" w:sz="0" w:space="0" w:color="auto"/>
            <w:left w:val="none" w:sz="0" w:space="0" w:color="auto"/>
            <w:bottom w:val="none" w:sz="0" w:space="0" w:color="auto"/>
            <w:right w:val="none" w:sz="0" w:space="0" w:color="auto"/>
          </w:divBdr>
        </w:div>
        <w:div w:id="413742553">
          <w:marLeft w:val="480"/>
          <w:marRight w:val="0"/>
          <w:marTop w:val="0"/>
          <w:marBottom w:val="0"/>
          <w:divBdr>
            <w:top w:val="none" w:sz="0" w:space="0" w:color="auto"/>
            <w:left w:val="none" w:sz="0" w:space="0" w:color="auto"/>
            <w:bottom w:val="none" w:sz="0" w:space="0" w:color="auto"/>
            <w:right w:val="none" w:sz="0" w:space="0" w:color="auto"/>
          </w:divBdr>
        </w:div>
        <w:div w:id="521362277">
          <w:marLeft w:val="480"/>
          <w:marRight w:val="0"/>
          <w:marTop w:val="0"/>
          <w:marBottom w:val="0"/>
          <w:divBdr>
            <w:top w:val="none" w:sz="0" w:space="0" w:color="auto"/>
            <w:left w:val="none" w:sz="0" w:space="0" w:color="auto"/>
            <w:bottom w:val="none" w:sz="0" w:space="0" w:color="auto"/>
            <w:right w:val="none" w:sz="0" w:space="0" w:color="auto"/>
          </w:divBdr>
        </w:div>
        <w:div w:id="735010072">
          <w:marLeft w:val="480"/>
          <w:marRight w:val="0"/>
          <w:marTop w:val="0"/>
          <w:marBottom w:val="0"/>
          <w:divBdr>
            <w:top w:val="none" w:sz="0" w:space="0" w:color="auto"/>
            <w:left w:val="none" w:sz="0" w:space="0" w:color="auto"/>
            <w:bottom w:val="none" w:sz="0" w:space="0" w:color="auto"/>
            <w:right w:val="none" w:sz="0" w:space="0" w:color="auto"/>
          </w:divBdr>
        </w:div>
        <w:div w:id="743769993">
          <w:marLeft w:val="480"/>
          <w:marRight w:val="0"/>
          <w:marTop w:val="0"/>
          <w:marBottom w:val="0"/>
          <w:divBdr>
            <w:top w:val="none" w:sz="0" w:space="0" w:color="auto"/>
            <w:left w:val="none" w:sz="0" w:space="0" w:color="auto"/>
            <w:bottom w:val="none" w:sz="0" w:space="0" w:color="auto"/>
            <w:right w:val="none" w:sz="0" w:space="0" w:color="auto"/>
          </w:divBdr>
        </w:div>
        <w:div w:id="926227762">
          <w:marLeft w:val="480"/>
          <w:marRight w:val="0"/>
          <w:marTop w:val="0"/>
          <w:marBottom w:val="0"/>
          <w:divBdr>
            <w:top w:val="none" w:sz="0" w:space="0" w:color="auto"/>
            <w:left w:val="none" w:sz="0" w:space="0" w:color="auto"/>
            <w:bottom w:val="none" w:sz="0" w:space="0" w:color="auto"/>
            <w:right w:val="none" w:sz="0" w:space="0" w:color="auto"/>
          </w:divBdr>
        </w:div>
        <w:div w:id="955017709">
          <w:marLeft w:val="480"/>
          <w:marRight w:val="0"/>
          <w:marTop w:val="0"/>
          <w:marBottom w:val="0"/>
          <w:divBdr>
            <w:top w:val="none" w:sz="0" w:space="0" w:color="auto"/>
            <w:left w:val="none" w:sz="0" w:space="0" w:color="auto"/>
            <w:bottom w:val="none" w:sz="0" w:space="0" w:color="auto"/>
            <w:right w:val="none" w:sz="0" w:space="0" w:color="auto"/>
          </w:divBdr>
        </w:div>
        <w:div w:id="990598989">
          <w:marLeft w:val="480"/>
          <w:marRight w:val="0"/>
          <w:marTop w:val="0"/>
          <w:marBottom w:val="0"/>
          <w:divBdr>
            <w:top w:val="none" w:sz="0" w:space="0" w:color="auto"/>
            <w:left w:val="none" w:sz="0" w:space="0" w:color="auto"/>
            <w:bottom w:val="none" w:sz="0" w:space="0" w:color="auto"/>
            <w:right w:val="none" w:sz="0" w:space="0" w:color="auto"/>
          </w:divBdr>
        </w:div>
        <w:div w:id="1016737283">
          <w:marLeft w:val="480"/>
          <w:marRight w:val="0"/>
          <w:marTop w:val="0"/>
          <w:marBottom w:val="0"/>
          <w:divBdr>
            <w:top w:val="none" w:sz="0" w:space="0" w:color="auto"/>
            <w:left w:val="none" w:sz="0" w:space="0" w:color="auto"/>
            <w:bottom w:val="none" w:sz="0" w:space="0" w:color="auto"/>
            <w:right w:val="none" w:sz="0" w:space="0" w:color="auto"/>
          </w:divBdr>
        </w:div>
        <w:div w:id="1031960130">
          <w:marLeft w:val="480"/>
          <w:marRight w:val="0"/>
          <w:marTop w:val="0"/>
          <w:marBottom w:val="0"/>
          <w:divBdr>
            <w:top w:val="none" w:sz="0" w:space="0" w:color="auto"/>
            <w:left w:val="none" w:sz="0" w:space="0" w:color="auto"/>
            <w:bottom w:val="none" w:sz="0" w:space="0" w:color="auto"/>
            <w:right w:val="none" w:sz="0" w:space="0" w:color="auto"/>
          </w:divBdr>
        </w:div>
        <w:div w:id="1062363948">
          <w:marLeft w:val="480"/>
          <w:marRight w:val="0"/>
          <w:marTop w:val="0"/>
          <w:marBottom w:val="0"/>
          <w:divBdr>
            <w:top w:val="none" w:sz="0" w:space="0" w:color="auto"/>
            <w:left w:val="none" w:sz="0" w:space="0" w:color="auto"/>
            <w:bottom w:val="none" w:sz="0" w:space="0" w:color="auto"/>
            <w:right w:val="none" w:sz="0" w:space="0" w:color="auto"/>
          </w:divBdr>
        </w:div>
        <w:div w:id="1118448273">
          <w:marLeft w:val="480"/>
          <w:marRight w:val="0"/>
          <w:marTop w:val="0"/>
          <w:marBottom w:val="0"/>
          <w:divBdr>
            <w:top w:val="none" w:sz="0" w:space="0" w:color="auto"/>
            <w:left w:val="none" w:sz="0" w:space="0" w:color="auto"/>
            <w:bottom w:val="none" w:sz="0" w:space="0" w:color="auto"/>
            <w:right w:val="none" w:sz="0" w:space="0" w:color="auto"/>
          </w:divBdr>
        </w:div>
        <w:div w:id="1127971176">
          <w:marLeft w:val="480"/>
          <w:marRight w:val="0"/>
          <w:marTop w:val="0"/>
          <w:marBottom w:val="0"/>
          <w:divBdr>
            <w:top w:val="none" w:sz="0" w:space="0" w:color="auto"/>
            <w:left w:val="none" w:sz="0" w:space="0" w:color="auto"/>
            <w:bottom w:val="none" w:sz="0" w:space="0" w:color="auto"/>
            <w:right w:val="none" w:sz="0" w:space="0" w:color="auto"/>
          </w:divBdr>
        </w:div>
        <w:div w:id="1129201537">
          <w:marLeft w:val="480"/>
          <w:marRight w:val="0"/>
          <w:marTop w:val="0"/>
          <w:marBottom w:val="0"/>
          <w:divBdr>
            <w:top w:val="none" w:sz="0" w:space="0" w:color="auto"/>
            <w:left w:val="none" w:sz="0" w:space="0" w:color="auto"/>
            <w:bottom w:val="none" w:sz="0" w:space="0" w:color="auto"/>
            <w:right w:val="none" w:sz="0" w:space="0" w:color="auto"/>
          </w:divBdr>
        </w:div>
        <w:div w:id="1183007746">
          <w:marLeft w:val="480"/>
          <w:marRight w:val="0"/>
          <w:marTop w:val="0"/>
          <w:marBottom w:val="0"/>
          <w:divBdr>
            <w:top w:val="none" w:sz="0" w:space="0" w:color="auto"/>
            <w:left w:val="none" w:sz="0" w:space="0" w:color="auto"/>
            <w:bottom w:val="none" w:sz="0" w:space="0" w:color="auto"/>
            <w:right w:val="none" w:sz="0" w:space="0" w:color="auto"/>
          </w:divBdr>
        </w:div>
        <w:div w:id="1188059474">
          <w:marLeft w:val="480"/>
          <w:marRight w:val="0"/>
          <w:marTop w:val="0"/>
          <w:marBottom w:val="0"/>
          <w:divBdr>
            <w:top w:val="none" w:sz="0" w:space="0" w:color="auto"/>
            <w:left w:val="none" w:sz="0" w:space="0" w:color="auto"/>
            <w:bottom w:val="none" w:sz="0" w:space="0" w:color="auto"/>
            <w:right w:val="none" w:sz="0" w:space="0" w:color="auto"/>
          </w:divBdr>
        </w:div>
        <w:div w:id="1267156947">
          <w:marLeft w:val="480"/>
          <w:marRight w:val="0"/>
          <w:marTop w:val="0"/>
          <w:marBottom w:val="0"/>
          <w:divBdr>
            <w:top w:val="none" w:sz="0" w:space="0" w:color="auto"/>
            <w:left w:val="none" w:sz="0" w:space="0" w:color="auto"/>
            <w:bottom w:val="none" w:sz="0" w:space="0" w:color="auto"/>
            <w:right w:val="none" w:sz="0" w:space="0" w:color="auto"/>
          </w:divBdr>
        </w:div>
        <w:div w:id="1282490945">
          <w:marLeft w:val="480"/>
          <w:marRight w:val="0"/>
          <w:marTop w:val="0"/>
          <w:marBottom w:val="0"/>
          <w:divBdr>
            <w:top w:val="none" w:sz="0" w:space="0" w:color="auto"/>
            <w:left w:val="none" w:sz="0" w:space="0" w:color="auto"/>
            <w:bottom w:val="none" w:sz="0" w:space="0" w:color="auto"/>
            <w:right w:val="none" w:sz="0" w:space="0" w:color="auto"/>
          </w:divBdr>
        </w:div>
        <w:div w:id="1302616158">
          <w:marLeft w:val="480"/>
          <w:marRight w:val="0"/>
          <w:marTop w:val="0"/>
          <w:marBottom w:val="0"/>
          <w:divBdr>
            <w:top w:val="none" w:sz="0" w:space="0" w:color="auto"/>
            <w:left w:val="none" w:sz="0" w:space="0" w:color="auto"/>
            <w:bottom w:val="none" w:sz="0" w:space="0" w:color="auto"/>
            <w:right w:val="none" w:sz="0" w:space="0" w:color="auto"/>
          </w:divBdr>
        </w:div>
        <w:div w:id="1472096899">
          <w:marLeft w:val="480"/>
          <w:marRight w:val="0"/>
          <w:marTop w:val="0"/>
          <w:marBottom w:val="0"/>
          <w:divBdr>
            <w:top w:val="none" w:sz="0" w:space="0" w:color="auto"/>
            <w:left w:val="none" w:sz="0" w:space="0" w:color="auto"/>
            <w:bottom w:val="none" w:sz="0" w:space="0" w:color="auto"/>
            <w:right w:val="none" w:sz="0" w:space="0" w:color="auto"/>
          </w:divBdr>
        </w:div>
        <w:div w:id="1485274853">
          <w:marLeft w:val="480"/>
          <w:marRight w:val="0"/>
          <w:marTop w:val="0"/>
          <w:marBottom w:val="0"/>
          <w:divBdr>
            <w:top w:val="none" w:sz="0" w:space="0" w:color="auto"/>
            <w:left w:val="none" w:sz="0" w:space="0" w:color="auto"/>
            <w:bottom w:val="none" w:sz="0" w:space="0" w:color="auto"/>
            <w:right w:val="none" w:sz="0" w:space="0" w:color="auto"/>
          </w:divBdr>
        </w:div>
        <w:div w:id="1716660972">
          <w:marLeft w:val="480"/>
          <w:marRight w:val="0"/>
          <w:marTop w:val="0"/>
          <w:marBottom w:val="0"/>
          <w:divBdr>
            <w:top w:val="none" w:sz="0" w:space="0" w:color="auto"/>
            <w:left w:val="none" w:sz="0" w:space="0" w:color="auto"/>
            <w:bottom w:val="none" w:sz="0" w:space="0" w:color="auto"/>
            <w:right w:val="none" w:sz="0" w:space="0" w:color="auto"/>
          </w:divBdr>
        </w:div>
        <w:div w:id="1767845470">
          <w:marLeft w:val="480"/>
          <w:marRight w:val="0"/>
          <w:marTop w:val="0"/>
          <w:marBottom w:val="0"/>
          <w:divBdr>
            <w:top w:val="none" w:sz="0" w:space="0" w:color="auto"/>
            <w:left w:val="none" w:sz="0" w:space="0" w:color="auto"/>
            <w:bottom w:val="none" w:sz="0" w:space="0" w:color="auto"/>
            <w:right w:val="none" w:sz="0" w:space="0" w:color="auto"/>
          </w:divBdr>
        </w:div>
        <w:div w:id="1852141938">
          <w:marLeft w:val="480"/>
          <w:marRight w:val="0"/>
          <w:marTop w:val="0"/>
          <w:marBottom w:val="0"/>
          <w:divBdr>
            <w:top w:val="none" w:sz="0" w:space="0" w:color="auto"/>
            <w:left w:val="none" w:sz="0" w:space="0" w:color="auto"/>
            <w:bottom w:val="none" w:sz="0" w:space="0" w:color="auto"/>
            <w:right w:val="none" w:sz="0" w:space="0" w:color="auto"/>
          </w:divBdr>
        </w:div>
        <w:div w:id="2035571912">
          <w:marLeft w:val="480"/>
          <w:marRight w:val="0"/>
          <w:marTop w:val="0"/>
          <w:marBottom w:val="0"/>
          <w:divBdr>
            <w:top w:val="none" w:sz="0" w:space="0" w:color="auto"/>
            <w:left w:val="none" w:sz="0" w:space="0" w:color="auto"/>
            <w:bottom w:val="none" w:sz="0" w:space="0" w:color="auto"/>
            <w:right w:val="none" w:sz="0" w:space="0" w:color="auto"/>
          </w:divBdr>
        </w:div>
        <w:div w:id="2062050122">
          <w:marLeft w:val="480"/>
          <w:marRight w:val="0"/>
          <w:marTop w:val="0"/>
          <w:marBottom w:val="0"/>
          <w:divBdr>
            <w:top w:val="none" w:sz="0" w:space="0" w:color="auto"/>
            <w:left w:val="none" w:sz="0" w:space="0" w:color="auto"/>
            <w:bottom w:val="none" w:sz="0" w:space="0" w:color="auto"/>
            <w:right w:val="none" w:sz="0" w:space="0" w:color="auto"/>
          </w:divBdr>
        </w:div>
      </w:divsChild>
    </w:div>
    <w:div w:id="228736777">
      <w:bodyDiv w:val="1"/>
      <w:marLeft w:val="0"/>
      <w:marRight w:val="0"/>
      <w:marTop w:val="0"/>
      <w:marBottom w:val="0"/>
      <w:divBdr>
        <w:top w:val="none" w:sz="0" w:space="0" w:color="auto"/>
        <w:left w:val="none" w:sz="0" w:space="0" w:color="auto"/>
        <w:bottom w:val="none" w:sz="0" w:space="0" w:color="auto"/>
        <w:right w:val="none" w:sz="0" w:space="0" w:color="auto"/>
      </w:divBdr>
    </w:div>
    <w:div w:id="231045312">
      <w:bodyDiv w:val="1"/>
      <w:marLeft w:val="0"/>
      <w:marRight w:val="0"/>
      <w:marTop w:val="0"/>
      <w:marBottom w:val="0"/>
      <w:divBdr>
        <w:top w:val="none" w:sz="0" w:space="0" w:color="auto"/>
        <w:left w:val="none" w:sz="0" w:space="0" w:color="auto"/>
        <w:bottom w:val="none" w:sz="0" w:space="0" w:color="auto"/>
        <w:right w:val="none" w:sz="0" w:space="0" w:color="auto"/>
      </w:divBdr>
    </w:div>
    <w:div w:id="231934089">
      <w:bodyDiv w:val="1"/>
      <w:marLeft w:val="0"/>
      <w:marRight w:val="0"/>
      <w:marTop w:val="0"/>
      <w:marBottom w:val="0"/>
      <w:divBdr>
        <w:top w:val="none" w:sz="0" w:space="0" w:color="auto"/>
        <w:left w:val="none" w:sz="0" w:space="0" w:color="auto"/>
        <w:bottom w:val="none" w:sz="0" w:space="0" w:color="auto"/>
        <w:right w:val="none" w:sz="0" w:space="0" w:color="auto"/>
      </w:divBdr>
    </w:div>
    <w:div w:id="233785885">
      <w:bodyDiv w:val="1"/>
      <w:marLeft w:val="0"/>
      <w:marRight w:val="0"/>
      <w:marTop w:val="0"/>
      <w:marBottom w:val="0"/>
      <w:divBdr>
        <w:top w:val="none" w:sz="0" w:space="0" w:color="auto"/>
        <w:left w:val="none" w:sz="0" w:space="0" w:color="auto"/>
        <w:bottom w:val="none" w:sz="0" w:space="0" w:color="auto"/>
        <w:right w:val="none" w:sz="0" w:space="0" w:color="auto"/>
      </w:divBdr>
    </w:div>
    <w:div w:id="242447497">
      <w:bodyDiv w:val="1"/>
      <w:marLeft w:val="0"/>
      <w:marRight w:val="0"/>
      <w:marTop w:val="0"/>
      <w:marBottom w:val="0"/>
      <w:divBdr>
        <w:top w:val="none" w:sz="0" w:space="0" w:color="auto"/>
        <w:left w:val="none" w:sz="0" w:space="0" w:color="auto"/>
        <w:bottom w:val="none" w:sz="0" w:space="0" w:color="auto"/>
        <w:right w:val="none" w:sz="0" w:space="0" w:color="auto"/>
      </w:divBdr>
    </w:div>
    <w:div w:id="244993220">
      <w:bodyDiv w:val="1"/>
      <w:marLeft w:val="0"/>
      <w:marRight w:val="0"/>
      <w:marTop w:val="0"/>
      <w:marBottom w:val="0"/>
      <w:divBdr>
        <w:top w:val="none" w:sz="0" w:space="0" w:color="auto"/>
        <w:left w:val="none" w:sz="0" w:space="0" w:color="auto"/>
        <w:bottom w:val="none" w:sz="0" w:space="0" w:color="auto"/>
        <w:right w:val="none" w:sz="0" w:space="0" w:color="auto"/>
      </w:divBdr>
      <w:divsChild>
        <w:div w:id="223218519">
          <w:marLeft w:val="480"/>
          <w:marRight w:val="0"/>
          <w:marTop w:val="0"/>
          <w:marBottom w:val="0"/>
          <w:divBdr>
            <w:top w:val="none" w:sz="0" w:space="0" w:color="auto"/>
            <w:left w:val="none" w:sz="0" w:space="0" w:color="auto"/>
            <w:bottom w:val="none" w:sz="0" w:space="0" w:color="auto"/>
            <w:right w:val="none" w:sz="0" w:space="0" w:color="auto"/>
          </w:divBdr>
        </w:div>
        <w:div w:id="242447763">
          <w:marLeft w:val="480"/>
          <w:marRight w:val="0"/>
          <w:marTop w:val="0"/>
          <w:marBottom w:val="0"/>
          <w:divBdr>
            <w:top w:val="none" w:sz="0" w:space="0" w:color="auto"/>
            <w:left w:val="none" w:sz="0" w:space="0" w:color="auto"/>
            <w:bottom w:val="none" w:sz="0" w:space="0" w:color="auto"/>
            <w:right w:val="none" w:sz="0" w:space="0" w:color="auto"/>
          </w:divBdr>
        </w:div>
        <w:div w:id="341468500">
          <w:marLeft w:val="480"/>
          <w:marRight w:val="0"/>
          <w:marTop w:val="0"/>
          <w:marBottom w:val="0"/>
          <w:divBdr>
            <w:top w:val="none" w:sz="0" w:space="0" w:color="auto"/>
            <w:left w:val="none" w:sz="0" w:space="0" w:color="auto"/>
            <w:bottom w:val="none" w:sz="0" w:space="0" w:color="auto"/>
            <w:right w:val="none" w:sz="0" w:space="0" w:color="auto"/>
          </w:divBdr>
        </w:div>
        <w:div w:id="402260132">
          <w:marLeft w:val="480"/>
          <w:marRight w:val="0"/>
          <w:marTop w:val="0"/>
          <w:marBottom w:val="0"/>
          <w:divBdr>
            <w:top w:val="none" w:sz="0" w:space="0" w:color="auto"/>
            <w:left w:val="none" w:sz="0" w:space="0" w:color="auto"/>
            <w:bottom w:val="none" w:sz="0" w:space="0" w:color="auto"/>
            <w:right w:val="none" w:sz="0" w:space="0" w:color="auto"/>
          </w:divBdr>
        </w:div>
        <w:div w:id="583685991">
          <w:marLeft w:val="480"/>
          <w:marRight w:val="0"/>
          <w:marTop w:val="0"/>
          <w:marBottom w:val="0"/>
          <w:divBdr>
            <w:top w:val="none" w:sz="0" w:space="0" w:color="auto"/>
            <w:left w:val="none" w:sz="0" w:space="0" w:color="auto"/>
            <w:bottom w:val="none" w:sz="0" w:space="0" w:color="auto"/>
            <w:right w:val="none" w:sz="0" w:space="0" w:color="auto"/>
          </w:divBdr>
        </w:div>
        <w:div w:id="616063030">
          <w:marLeft w:val="480"/>
          <w:marRight w:val="0"/>
          <w:marTop w:val="0"/>
          <w:marBottom w:val="0"/>
          <w:divBdr>
            <w:top w:val="none" w:sz="0" w:space="0" w:color="auto"/>
            <w:left w:val="none" w:sz="0" w:space="0" w:color="auto"/>
            <w:bottom w:val="none" w:sz="0" w:space="0" w:color="auto"/>
            <w:right w:val="none" w:sz="0" w:space="0" w:color="auto"/>
          </w:divBdr>
        </w:div>
        <w:div w:id="624849976">
          <w:marLeft w:val="480"/>
          <w:marRight w:val="0"/>
          <w:marTop w:val="0"/>
          <w:marBottom w:val="0"/>
          <w:divBdr>
            <w:top w:val="none" w:sz="0" w:space="0" w:color="auto"/>
            <w:left w:val="none" w:sz="0" w:space="0" w:color="auto"/>
            <w:bottom w:val="none" w:sz="0" w:space="0" w:color="auto"/>
            <w:right w:val="none" w:sz="0" w:space="0" w:color="auto"/>
          </w:divBdr>
        </w:div>
        <w:div w:id="642197202">
          <w:marLeft w:val="480"/>
          <w:marRight w:val="0"/>
          <w:marTop w:val="0"/>
          <w:marBottom w:val="0"/>
          <w:divBdr>
            <w:top w:val="none" w:sz="0" w:space="0" w:color="auto"/>
            <w:left w:val="none" w:sz="0" w:space="0" w:color="auto"/>
            <w:bottom w:val="none" w:sz="0" w:space="0" w:color="auto"/>
            <w:right w:val="none" w:sz="0" w:space="0" w:color="auto"/>
          </w:divBdr>
        </w:div>
        <w:div w:id="647634522">
          <w:marLeft w:val="480"/>
          <w:marRight w:val="0"/>
          <w:marTop w:val="0"/>
          <w:marBottom w:val="0"/>
          <w:divBdr>
            <w:top w:val="none" w:sz="0" w:space="0" w:color="auto"/>
            <w:left w:val="none" w:sz="0" w:space="0" w:color="auto"/>
            <w:bottom w:val="none" w:sz="0" w:space="0" w:color="auto"/>
            <w:right w:val="none" w:sz="0" w:space="0" w:color="auto"/>
          </w:divBdr>
        </w:div>
        <w:div w:id="720133985">
          <w:marLeft w:val="480"/>
          <w:marRight w:val="0"/>
          <w:marTop w:val="0"/>
          <w:marBottom w:val="0"/>
          <w:divBdr>
            <w:top w:val="none" w:sz="0" w:space="0" w:color="auto"/>
            <w:left w:val="none" w:sz="0" w:space="0" w:color="auto"/>
            <w:bottom w:val="none" w:sz="0" w:space="0" w:color="auto"/>
            <w:right w:val="none" w:sz="0" w:space="0" w:color="auto"/>
          </w:divBdr>
        </w:div>
        <w:div w:id="784159427">
          <w:marLeft w:val="480"/>
          <w:marRight w:val="0"/>
          <w:marTop w:val="0"/>
          <w:marBottom w:val="0"/>
          <w:divBdr>
            <w:top w:val="none" w:sz="0" w:space="0" w:color="auto"/>
            <w:left w:val="none" w:sz="0" w:space="0" w:color="auto"/>
            <w:bottom w:val="none" w:sz="0" w:space="0" w:color="auto"/>
            <w:right w:val="none" w:sz="0" w:space="0" w:color="auto"/>
          </w:divBdr>
        </w:div>
        <w:div w:id="791630775">
          <w:marLeft w:val="480"/>
          <w:marRight w:val="0"/>
          <w:marTop w:val="0"/>
          <w:marBottom w:val="0"/>
          <w:divBdr>
            <w:top w:val="none" w:sz="0" w:space="0" w:color="auto"/>
            <w:left w:val="none" w:sz="0" w:space="0" w:color="auto"/>
            <w:bottom w:val="none" w:sz="0" w:space="0" w:color="auto"/>
            <w:right w:val="none" w:sz="0" w:space="0" w:color="auto"/>
          </w:divBdr>
        </w:div>
        <w:div w:id="896820530">
          <w:marLeft w:val="480"/>
          <w:marRight w:val="0"/>
          <w:marTop w:val="0"/>
          <w:marBottom w:val="0"/>
          <w:divBdr>
            <w:top w:val="none" w:sz="0" w:space="0" w:color="auto"/>
            <w:left w:val="none" w:sz="0" w:space="0" w:color="auto"/>
            <w:bottom w:val="none" w:sz="0" w:space="0" w:color="auto"/>
            <w:right w:val="none" w:sz="0" w:space="0" w:color="auto"/>
          </w:divBdr>
        </w:div>
        <w:div w:id="1000548870">
          <w:marLeft w:val="480"/>
          <w:marRight w:val="0"/>
          <w:marTop w:val="0"/>
          <w:marBottom w:val="0"/>
          <w:divBdr>
            <w:top w:val="none" w:sz="0" w:space="0" w:color="auto"/>
            <w:left w:val="none" w:sz="0" w:space="0" w:color="auto"/>
            <w:bottom w:val="none" w:sz="0" w:space="0" w:color="auto"/>
            <w:right w:val="none" w:sz="0" w:space="0" w:color="auto"/>
          </w:divBdr>
        </w:div>
        <w:div w:id="1124494568">
          <w:marLeft w:val="480"/>
          <w:marRight w:val="0"/>
          <w:marTop w:val="0"/>
          <w:marBottom w:val="0"/>
          <w:divBdr>
            <w:top w:val="none" w:sz="0" w:space="0" w:color="auto"/>
            <w:left w:val="none" w:sz="0" w:space="0" w:color="auto"/>
            <w:bottom w:val="none" w:sz="0" w:space="0" w:color="auto"/>
            <w:right w:val="none" w:sz="0" w:space="0" w:color="auto"/>
          </w:divBdr>
        </w:div>
        <w:div w:id="1141120639">
          <w:marLeft w:val="480"/>
          <w:marRight w:val="0"/>
          <w:marTop w:val="0"/>
          <w:marBottom w:val="0"/>
          <w:divBdr>
            <w:top w:val="none" w:sz="0" w:space="0" w:color="auto"/>
            <w:left w:val="none" w:sz="0" w:space="0" w:color="auto"/>
            <w:bottom w:val="none" w:sz="0" w:space="0" w:color="auto"/>
            <w:right w:val="none" w:sz="0" w:space="0" w:color="auto"/>
          </w:divBdr>
        </w:div>
        <w:div w:id="1195969600">
          <w:marLeft w:val="480"/>
          <w:marRight w:val="0"/>
          <w:marTop w:val="0"/>
          <w:marBottom w:val="0"/>
          <w:divBdr>
            <w:top w:val="none" w:sz="0" w:space="0" w:color="auto"/>
            <w:left w:val="none" w:sz="0" w:space="0" w:color="auto"/>
            <w:bottom w:val="none" w:sz="0" w:space="0" w:color="auto"/>
            <w:right w:val="none" w:sz="0" w:space="0" w:color="auto"/>
          </w:divBdr>
        </w:div>
        <w:div w:id="1418403114">
          <w:marLeft w:val="480"/>
          <w:marRight w:val="0"/>
          <w:marTop w:val="0"/>
          <w:marBottom w:val="0"/>
          <w:divBdr>
            <w:top w:val="none" w:sz="0" w:space="0" w:color="auto"/>
            <w:left w:val="none" w:sz="0" w:space="0" w:color="auto"/>
            <w:bottom w:val="none" w:sz="0" w:space="0" w:color="auto"/>
            <w:right w:val="none" w:sz="0" w:space="0" w:color="auto"/>
          </w:divBdr>
        </w:div>
        <w:div w:id="1480414988">
          <w:marLeft w:val="480"/>
          <w:marRight w:val="0"/>
          <w:marTop w:val="0"/>
          <w:marBottom w:val="0"/>
          <w:divBdr>
            <w:top w:val="none" w:sz="0" w:space="0" w:color="auto"/>
            <w:left w:val="none" w:sz="0" w:space="0" w:color="auto"/>
            <w:bottom w:val="none" w:sz="0" w:space="0" w:color="auto"/>
            <w:right w:val="none" w:sz="0" w:space="0" w:color="auto"/>
          </w:divBdr>
        </w:div>
        <w:div w:id="1605380397">
          <w:marLeft w:val="480"/>
          <w:marRight w:val="0"/>
          <w:marTop w:val="0"/>
          <w:marBottom w:val="0"/>
          <w:divBdr>
            <w:top w:val="none" w:sz="0" w:space="0" w:color="auto"/>
            <w:left w:val="none" w:sz="0" w:space="0" w:color="auto"/>
            <w:bottom w:val="none" w:sz="0" w:space="0" w:color="auto"/>
            <w:right w:val="none" w:sz="0" w:space="0" w:color="auto"/>
          </w:divBdr>
        </w:div>
        <w:div w:id="1631934996">
          <w:marLeft w:val="480"/>
          <w:marRight w:val="0"/>
          <w:marTop w:val="0"/>
          <w:marBottom w:val="0"/>
          <w:divBdr>
            <w:top w:val="none" w:sz="0" w:space="0" w:color="auto"/>
            <w:left w:val="none" w:sz="0" w:space="0" w:color="auto"/>
            <w:bottom w:val="none" w:sz="0" w:space="0" w:color="auto"/>
            <w:right w:val="none" w:sz="0" w:space="0" w:color="auto"/>
          </w:divBdr>
        </w:div>
        <w:div w:id="1684672294">
          <w:marLeft w:val="480"/>
          <w:marRight w:val="0"/>
          <w:marTop w:val="0"/>
          <w:marBottom w:val="0"/>
          <w:divBdr>
            <w:top w:val="none" w:sz="0" w:space="0" w:color="auto"/>
            <w:left w:val="none" w:sz="0" w:space="0" w:color="auto"/>
            <w:bottom w:val="none" w:sz="0" w:space="0" w:color="auto"/>
            <w:right w:val="none" w:sz="0" w:space="0" w:color="auto"/>
          </w:divBdr>
        </w:div>
        <w:div w:id="1705212060">
          <w:marLeft w:val="480"/>
          <w:marRight w:val="0"/>
          <w:marTop w:val="0"/>
          <w:marBottom w:val="0"/>
          <w:divBdr>
            <w:top w:val="none" w:sz="0" w:space="0" w:color="auto"/>
            <w:left w:val="none" w:sz="0" w:space="0" w:color="auto"/>
            <w:bottom w:val="none" w:sz="0" w:space="0" w:color="auto"/>
            <w:right w:val="none" w:sz="0" w:space="0" w:color="auto"/>
          </w:divBdr>
        </w:div>
        <w:div w:id="1760515642">
          <w:marLeft w:val="480"/>
          <w:marRight w:val="0"/>
          <w:marTop w:val="0"/>
          <w:marBottom w:val="0"/>
          <w:divBdr>
            <w:top w:val="none" w:sz="0" w:space="0" w:color="auto"/>
            <w:left w:val="none" w:sz="0" w:space="0" w:color="auto"/>
            <w:bottom w:val="none" w:sz="0" w:space="0" w:color="auto"/>
            <w:right w:val="none" w:sz="0" w:space="0" w:color="auto"/>
          </w:divBdr>
        </w:div>
        <w:div w:id="1853717055">
          <w:marLeft w:val="480"/>
          <w:marRight w:val="0"/>
          <w:marTop w:val="0"/>
          <w:marBottom w:val="0"/>
          <w:divBdr>
            <w:top w:val="none" w:sz="0" w:space="0" w:color="auto"/>
            <w:left w:val="none" w:sz="0" w:space="0" w:color="auto"/>
            <w:bottom w:val="none" w:sz="0" w:space="0" w:color="auto"/>
            <w:right w:val="none" w:sz="0" w:space="0" w:color="auto"/>
          </w:divBdr>
        </w:div>
        <w:div w:id="1898513912">
          <w:marLeft w:val="480"/>
          <w:marRight w:val="0"/>
          <w:marTop w:val="0"/>
          <w:marBottom w:val="0"/>
          <w:divBdr>
            <w:top w:val="none" w:sz="0" w:space="0" w:color="auto"/>
            <w:left w:val="none" w:sz="0" w:space="0" w:color="auto"/>
            <w:bottom w:val="none" w:sz="0" w:space="0" w:color="auto"/>
            <w:right w:val="none" w:sz="0" w:space="0" w:color="auto"/>
          </w:divBdr>
        </w:div>
        <w:div w:id="2096434209">
          <w:marLeft w:val="480"/>
          <w:marRight w:val="0"/>
          <w:marTop w:val="0"/>
          <w:marBottom w:val="0"/>
          <w:divBdr>
            <w:top w:val="none" w:sz="0" w:space="0" w:color="auto"/>
            <w:left w:val="none" w:sz="0" w:space="0" w:color="auto"/>
            <w:bottom w:val="none" w:sz="0" w:space="0" w:color="auto"/>
            <w:right w:val="none" w:sz="0" w:space="0" w:color="auto"/>
          </w:divBdr>
        </w:div>
      </w:divsChild>
    </w:div>
    <w:div w:id="245305605">
      <w:bodyDiv w:val="1"/>
      <w:marLeft w:val="0"/>
      <w:marRight w:val="0"/>
      <w:marTop w:val="0"/>
      <w:marBottom w:val="0"/>
      <w:divBdr>
        <w:top w:val="none" w:sz="0" w:space="0" w:color="auto"/>
        <w:left w:val="none" w:sz="0" w:space="0" w:color="auto"/>
        <w:bottom w:val="none" w:sz="0" w:space="0" w:color="auto"/>
        <w:right w:val="none" w:sz="0" w:space="0" w:color="auto"/>
      </w:divBdr>
    </w:div>
    <w:div w:id="246228967">
      <w:bodyDiv w:val="1"/>
      <w:marLeft w:val="0"/>
      <w:marRight w:val="0"/>
      <w:marTop w:val="0"/>
      <w:marBottom w:val="0"/>
      <w:divBdr>
        <w:top w:val="none" w:sz="0" w:space="0" w:color="auto"/>
        <w:left w:val="none" w:sz="0" w:space="0" w:color="auto"/>
        <w:bottom w:val="none" w:sz="0" w:space="0" w:color="auto"/>
        <w:right w:val="none" w:sz="0" w:space="0" w:color="auto"/>
      </w:divBdr>
    </w:div>
    <w:div w:id="248345417">
      <w:bodyDiv w:val="1"/>
      <w:marLeft w:val="0"/>
      <w:marRight w:val="0"/>
      <w:marTop w:val="0"/>
      <w:marBottom w:val="0"/>
      <w:divBdr>
        <w:top w:val="none" w:sz="0" w:space="0" w:color="auto"/>
        <w:left w:val="none" w:sz="0" w:space="0" w:color="auto"/>
        <w:bottom w:val="none" w:sz="0" w:space="0" w:color="auto"/>
        <w:right w:val="none" w:sz="0" w:space="0" w:color="auto"/>
      </w:divBdr>
    </w:div>
    <w:div w:id="248346807">
      <w:bodyDiv w:val="1"/>
      <w:marLeft w:val="0"/>
      <w:marRight w:val="0"/>
      <w:marTop w:val="0"/>
      <w:marBottom w:val="0"/>
      <w:divBdr>
        <w:top w:val="none" w:sz="0" w:space="0" w:color="auto"/>
        <w:left w:val="none" w:sz="0" w:space="0" w:color="auto"/>
        <w:bottom w:val="none" w:sz="0" w:space="0" w:color="auto"/>
        <w:right w:val="none" w:sz="0" w:space="0" w:color="auto"/>
      </w:divBdr>
    </w:div>
    <w:div w:id="249122937">
      <w:bodyDiv w:val="1"/>
      <w:marLeft w:val="0"/>
      <w:marRight w:val="0"/>
      <w:marTop w:val="0"/>
      <w:marBottom w:val="0"/>
      <w:divBdr>
        <w:top w:val="none" w:sz="0" w:space="0" w:color="auto"/>
        <w:left w:val="none" w:sz="0" w:space="0" w:color="auto"/>
        <w:bottom w:val="none" w:sz="0" w:space="0" w:color="auto"/>
        <w:right w:val="none" w:sz="0" w:space="0" w:color="auto"/>
      </w:divBdr>
    </w:div>
    <w:div w:id="250436925">
      <w:bodyDiv w:val="1"/>
      <w:marLeft w:val="0"/>
      <w:marRight w:val="0"/>
      <w:marTop w:val="0"/>
      <w:marBottom w:val="0"/>
      <w:divBdr>
        <w:top w:val="none" w:sz="0" w:space="0" w:color="auto"/>
        <w:left w:val="none" w:sz="0" w:space="0" w:color="auto"/>
        <w:bottom w:val="none" w:sz="0" w:space="0" w:color="auto"/>
        <w:right w:val="none" w:sz="0" w:space="0" w:color="auto"/>
      </w:divBdr>
      <w:divsChild>
        <w:div w:id="64426020">
          <w:marLeft w:val="480"/>
          <w:marRight w:val="0"/>
          <w:marTop w:val="0"/>
          <w:marBottom w:val="0"/>
          <w:divBdr>
            <w:top w:val="none" w:sz="0" w:space="0" w:color="auto"/>
            <w:left w:val="none" w:sz="0" w:space="0" w:color="auto"/>
            <w:bottom w:val="none" w:sz="0" w:space="0" w:color="auto"/>
            <w:right w:val="none" w:sz="0" w:space="0" w:color="auto"/>
          </w:divBdr>
        </w:div>
        <w:div w:id="78448643">
          <w:marLeft w:val="480"/>
          <w:marRight w:val="0"/>
          <w:marTop w:val="0"/>
          <w:marBottom w:val="0"/>
          <w:divBdr>
            <w:top w:val="none" w:sz="0" w:space="0" w:color="auto"/>
            <w:left w:val="none" w:sz="0" w:space="0" w:color="auto"/>
            <w:bottom w:val="none" w:sz="0" w:space="0" w:color="auto"/>
            <w:right w:val="none" w:sz="0" w:space="0" w:color="auto"/>
          </w:divBdr>
        </w:div>
        <w:div w:id="180437317">
          <w:marLeft w:val="480"/>
          <w:marRight w:val="0"/>
          <w:marTop w:val="0"/>
          <w:marBottom w:val="0"/>
          <w:divBdr>
            <w:top w:val="none" w:sz="0" w:space="0" w:color="auto"/>
            <w:left w:val="none" w:sz="0" w:space="0" w:color="auto"/>
            <w:bottom w:val="none" w:sz="0" w:space="0" w:color="auto"/>
            <w:right w:val="none" w:sz="0" w:space="0" w:color="auto"/>
          </w:divBdr>
        </w:div>
        <w:div w:id="182596567">
          <w:marLeft w:val="480"/>
          <w:marRight w:val="0"/>
          <w:marTop w:val="0"/>
          <w:marBottom w:val="0"/>
          <w:divBdr>
            <w:top w:val="none" w:sz="0" w:space="0" w:color="auto"/>
            <w:left w:val="none" w:sz="0" w:space="0" w:color="auto"/>
            <w:bottom w:val="none" w:sz="0" w:space="0" w:color="auto"/>
            <w:right w:val="none" w:sz="0" w:space="0" w:color="auto"/>
          </w:divBdr>
        </w:div>
        <w:div w:id="349647738">
          <w:marLeft w:val="480"/>
          <w:marRight w:val="0"/>
          <w:marTop w:val="0"/>
          <w:marBottom w:val="0"/>
          <w:divBdr>
            <w:top w:val="none" w:sz="0" w:space="0" w:color="auto"/>
            <w:left w:val="none" w:sz="0" w:space="0" w:color="auto"/>
            <w:bottom w:val="none" w:sz="0" w:space="0" w:color="auto"/>
            <w:right w:val="none" w:sz="0" w:space="0" w:color="auto"/>
          </w:divBdr>
        </w:div>
        <w:div w:id="504520975">
          <w:marLeft w:val="480"/>
          <w:marRight w:val="0"/>
          <w:marTop w:val="0"/>
          <w:marBottom w:val="0"/>
          <w:divBdr>
            <w:top w:val="none" w:sz="0" w:space="0" w:color="auto"/>
            <w:left w:val="none" w:sz="0" w:space="0" w:color="auto"/>
            <w:bottom w:val="none" w:sz="0" w:space="0" w:color="auto"/>
            <w:right w:val="none" w:sz="0" w:space="0" w:color="auto"/>
          </w:divBdr>
        </w:div>
        <w:div w:id="581067009">
          <w:marLeft w:val="480"/>
          <w:marRight w:val="0"/>
          <w:marTop w:val="0"/>
          <w:marBottom w:val="0"/>
          <w:divBdr>
            <w:top w:val="none" w:sz="0" w:space="0" w:color="auto"/>
            <w:left w:val="none" w:sz="0" w:space="0" w:color="auto"/>
            <w:bottom w:val="none" w:sz="0" w:space="0" w:color="auto"/>
            <w:right w:val="none" w:sz="0" w:space="0" w:color="auto"/>
          </w:divBdr>
        </w:div>
        <w:div w:id="601571145">
          <w:marLeft w:val="480"/>
          <w:marRight w:val="0"/>
          <w:marTop w:val="0"/>
          <w:marBottom w:val="0"/>
          <w:divBdr>
            <w:top w:val="none" w:sz="0" w:space="0" w:color="auto"/>
            <w:left w:val="none" w:sz="0" w:space="0" w:color="auto"/>
            <w:bottom w:val="none" w:sz="0" w:space="0" w:color="auto"/>
            <w:right w:val="none" w:sz="0" w:space="0" w:color="auto"/>
          </w:divBdr>
        </w:div>
        <w:div w:id="696589159">
          <w:marLeft w:val="480"/>
          <w:marRight w:val="0"/>
          <w:marTop w:val="0"/>
          <w:marBottom w:val="0"/>
          <w:divBdr>
            <w:top w:val="none" w:sz="0" w:space="0" w:color="auto"/>
            <w:left w:val="none" w:sz="0" w:space="0" w:color="auto"/>
            <w:bottom w:val="none" w:sz="0" w:space="0" w:color="auto"/>
            <w:right w:val="none" w:sz="0" w:space="0" w:color="auto"/>
          </w:divBdr>
        </w:div>
        <w:div w:id="704066710">
          <w:marLeft w:val="480"/>
          <w:marRight w:val="0"/>
          <w:marTop w:val="0"/>
          <w:marBottom w:val="0"/>
          <w:divBdr>
            <w:top w:val="none" w:sz="0" w:space="0" w:color="auto"/>
            <w:left w:val="none" w:sz="0" w:space="0" w:color="auto"/>
            <w:bottom w:val="none" w:sz="0" w:space="0" w:color="auto"/>
            <w:right w:val="none" w:sz="0" w:space="0" w:color="auto"/>
          </w:divBdr>
        </w:div>
        <w:div w:id="945160561">
          <w:marLeft w:val="480"/>
          <w:marRight w:val="0"/>
          <w:marTop w:val="0"/>
          <w:marBottom w:val="0"/>
          <w:divBdr>
            <w:top w:val="none" w:sz="0" w:space="0" w:color="auto"/>
            <w:left w:val="none" w:sz="0" w:space="0" w:color="auto"/>
            <w:bottom w:val="none" w:sz="0" w:space="0" w:color="auto"/>
            <w:right w:val="none" w:sz="0" w:space="0" w:color="auto"/>
          </w:divBdr>
        </w:div>
        <w:div w:id="954407690">
          <w:marLeft w:val="480"/>
          <w:marRight w:val="0"/>
          <w:marTop w:val="0"/>
          <w:marBottom w:val="0"/>
          <w:divBdr>
            <w:top w:val="none" w:sz="0" w:space="0" w:color="auto"/>
            <w:left w:val="none" w:sz="0" w:space="0" w:color="auto"/>
            <w:bottom w:val="none" w:sz="0" w:space="0" w:color="auto"/>
            <w:right w:val="none" w:sz="0" w:space="0" w:color="auto"/>
          </w:divBdr>
        </w:div>
        <w:div w:id="1093744585">
          <w:marLeft w:val="480"/>
          <w:marRight w:val="0"/>
          <w:marTop w:val="0"/>
          <w:marBottom w:val="0"/>
          <w:divBdr>
            <w:top w:val="none" w:sz="0" w:space="0" w:color="auto"/>
            <w:left w:val="none" w:sz="0" w:space="0" w:color="auto"/>
            <w:bottom w:val="none" w:sz="0" w:space="0" w:color="auto"/>
            <w:right w:val="none" w:sz="0" w:space="0" w:color="auto"/>
          </w:divBdr>
        </w:div>
        <w:div w:id="1097553608">
          <w:marLeft w:val="480"/>
          <w:marRight w:val="0"/>
          <w:marTop w:val="0"/>
          <w:marBottom w:val="0"/>
          <w:divBdr>
            <w:top w:val="none" w:sz="0" w:space="0" w:color="auto"/>
            <w:left w:val="none" w:sz="0" w:space="0" w:color="auto"/>
            <w:bottom w:val="none" w:sz="0" w:space="0" w:color="auto"/>
            <w:right w:val="none" w:sz="0" w:space="0" w:color="auto"/>
          </w:divBdr>
        </w:div>
        <w:div w:id="1147287166">
          <w:marLeft w:val="480"/>
          <w:marRight w:val="0"/>
          <w:marTop w:val="0"/>
          <w:marBottom w:val="0"/>
          <w:divBdr>
            <w:top w:val="none" w:sz="0" w:space="0" w:color="auto"/>
            <w:left w:val="none" w:sz="0" w:space="0" w:color="auto"/>
            <w:bottom w:val="none" w:sz="0" w:space="0" w:color="auto"/>
            <w:right w:val="none" w:sz="0" w:space="0" w:color="auto"/>
          </w:divBdr>
        </w:div>
        <w:div w:id="1181091272">
          <w:marLeft w:val="480"/>
          <w:marRight w:val="0"/>
          <w:marTop w:val="0"/>
          <w:marBottom w:val="0"/>
          <w:divBdr>
            <w:top w:val="none" w:sz="0" w:space="0" w:color="auto"/>
            <w:left w:val="none" w:sz="0" w:space="0" w:color="auto"/>
            <w:bottom w:val="none" w:sz="0" w:space="0" w:color="auto"/>
            <w:right w:val="none" w:sz="0" w:space="0" w:color="auto"/>
          </w:divBdr>
        </w:div>
        <w:div w:id="1452240434">
          <w:marLeft w:val="480"/>
          <w:marRight w:val="0"/>
          <w:marTop w:val="0"/>
          <w:marBottom w:val="0"/>
          <w:divBdr>
            <w:top w:val="none" w:sz="0" w:space="0" w:color="auto"/>
            <w:left w:val="none" w:sz="0" w:space="0" w:color="auto"/>
            <w:bottom w:val="none" w:sz="0" w:space="0" w:color="auto"/>
            <w:right w:val="none" w:sz="0" w:space="0" w:color="auto"/>
          </w:divBdr>
        </w:div>
        <w:div w:id="1454325262">
          <w:marLeft w:val="480"/>
          <w:marRight w:val="0"/>
          <w:marTop w:val="0"/>
          <w:marBottom w:val="0"/>
          <w:divBdr>
            <w:top w:val="none" w:sz="0" w:space="0" w:color="auto"/>
            <w:left w:val="none" w:sz="0" w:space="0" w:color="auto"/>
            <w:bottom w:val="none" w:sz="0" w:space="0" w:color="auto"/>
            <w:right w:val="none" w:sz="0" w:space="0" w:color="auto"/>
          </w:divBdr>
        </w:div>
        <w:div w:id="1512799895">
          <w:marLeft w:val="480"/>
          <w:marRight w:val="0"/>
          <w:marTop w:val="0"/>
          <w:marBottom w:val="0"/>
          <w:divBdr>
            <w:top w:val="none" w:sz="0" w:space="0" w:color="auto"/>
            <w:left w:val="none" w:sz="0" w:space="0" w:color="auto"/>
            <w:bottom w:val="none" w:sz="0" w:space="0" w:color="auto"/>
            <w:right w:val="none" w:sz="0" w:space="0" w:color="auto"/>
          </w:divBdr>
        </w:div>
        <w:div w:id="1523669033">
          <w:marLeft w:val="480"/>
          <w:marRight w:val="0"/>
          <w:marTop w:val="0"/>
          <w:marBottom w:val="0"/>
          <w:divBdr>
            <w:top w:val="none" w:sz="0" w:space="0" w:color="auto"/>
            <w:left w:val="none" w:sz="0" w:space="0" w:color="auto"/>
            <w:bottom w:val="none" w:sz="0" w:space="0" w:color="auto"/>
            <w:right w:val="none" w:sz="0" w:space="0" w:color="auto"/>
          </w:divBdr>
        </w:div>
        <w:div w:id="1527866006">
          <w:marLeft w:val="480"/>
          <w:marRight w:val="0"/>
          <w:marTop w:val="0"/>
          <w:marBottom w:val="0"/>
          <w:divBdr>
            <w:top w:val="none" w:sz="0" w:space="0" w:color="auto"/>
            <w:left w:val="none" w:sz="0" w:space="0" w:color="auto"/>
            <w:bottom w:val="none" w:sz="0" w:space="0" w:color="auto"/>
            <w:right w:val="none" w:sz="0" w:space="0" w:color="auto"/>
          </w:divBdr>
        </w:div>
        <w:div w:id="1581477672">
          <w:marLeft w:val="480"/>
          <w:marRight w:val="0"/>
          <w:marTop w:val="0"/>
          <w:marBottom w:val="0"/>
          <w:divBdr>
            <w:top w:val="none" w:sz="0" w:space="0" w:color="auto"/>
            <w:left w:val="none" w:sz="0" w:space="0" w:color="auto"/>
            <w:bottom w:val="none" w:sz="0" w:space="0" w:color="auto"/>
            <w:right w:val="none" w:sz="0" w:space="0" w:color="auto"/>
          </w:divBdr>
        </w:div>
        <w:div w:id="1707681936">
          <w:marLeft w:val="480"/>
          <w:marRight w:val="0"/>
          <w:marTop w:val="0"/>
          <w:marBottom w:val="0"/>
          <w:divBdr>
            <w:top w:val="none" w:sz="0" w:space="0" w:color="auto"/>
            <w:left w:val="none" w:sz="0" w:space="0" w:color="auto"/>
            <w:bottom w:val="none" w:sz="0" w:space="0" w:color="auto"/>
            <w:right w:val="none" w:sz="0" w:space="0" w:color="auto"/>
          </w:divBdr>
        </w:div>
        <w:div w:id="1745644380">
          <w:marLeft w:val="480"/>
          <w:marRight w:val="0"/>
          <w:marTop w:val="0"/>
          <w:marBottom w:val="0"/>
          <w:divBdr>
            <w:top w:val="none" w:sz="0" w:space="0" w:color="auto"/>
            <w:left w:val="none" w:sz="0" w:space="0" w:color="auto"/>
            <w:bottom w:val="none" w:sz="0" w:space="0" w:color="auto"/>
            <w:right w:val="none" w:sz="0" w:space="0" w:color="auto"/>
          </w:divBdr>
        </w:div>
        <w:div w:id="1803227641">
          <w:marLeft w:val="480"/>
          <w:marRight w:val="0"/>
          <w:marTop w:val="0"/>
          <w:marBottom w:val="0"/>
          <w:divBdr>
            <w:top w:val="none" w:sz="0" w:space="0" w:color="auto"/>
            <w:left w:val="none" w:sz="0" w:space="0" w:color="auto"/>
            <w:bottom w:val="none" w:sz="0" w:space="0" w:color="auto"/>
            <w:right w:val="none" w:sz="0" w:space="0" w:color="auto"/>
          </w:divBdr>
        </w:div>
        <w:div w:id="1823961737">
          <w:marLeft w:val="480"/>
          <w:marRight w:val="0"/>
          <w:marTop w:val="0"/>
          <w:marBottom w:val="0"/>
          <w:divBdr>
            <w:top w:val="none" w:sz="0" w:space="0" w:color="auto"/>
            <w:left w:val="none" w:sz="0" w:space="0" w:color="auto"/>
            <w:bottom w:val="none" w:sz="0" w:space="0" w:color="auto"/>
            <w:right w:val="none" w:sz="0" w:space="0" w:color="auto"/>
          </w:divBdr>
        </w:div>
        <w:div w:id="1991977791">
          <w:marLeft w:val="480"/>
          <w:marRight w:val="0"/>
          <w:marTop w:val="0"/>
          <w:marBottom w:val="0"/>
          <w:divBdr>
            <w:top w:val="none" w:sz="0" w:space="0" w:color="auto"/>
            <w:left w:val="none" w:sz="0" w:space="0" w:color="auto"/>
            <w:bottom w:val="none" w:sz="0" w:space="0" w:color="auto"/>
            <w:right w:val="none" w:sz="0" w:space="0" w:color="auto"/>
          </w:divBdr>
        </w:div>
      </w:divsChild>
    </w:div>
    <w:div w:id="254486656">
      <w:bodyDiv w:val="1"/>
      <w:marLeft w:val="0"/>
      <w:marRight w:val="0"/>
      <w:marTop w:val="0"/>
      <w:marBottom w:val="0"/>
      <w:divBdr>
        <w:top w:val="none" w:sz="0" w:space="0" w:color="auto"/>
        <w:left w:val="none" w:sz="0" w:space="0" w:color="auto"/>
        <w:bottom w:val="none" w:sz="0" w:space="0" w:color="auto"/>
        <w:right w:val="none" w:sz="0" w:space="0" w:color="auto"/>
      </w:divBdr>
    </w:div>
    <w:div w:id="255795405">
      <w:bodyDiv w:val="1"/>
      <w:marLeft w:val="0"/>
      <w:marRight w:val="0"/>
      <w:marTop w:val="0"/>
      <w:marBottom w:val="0"/>
      <w:divBdr>
        <w:top w:val="none" w:sz="0" w:space="0" w:color="auto"/>
        <w:left w:val="none" w:sz="0" w:space="0" w:color="auto"/>
        <w:bottom w:val="none" w:sz="0" w:space="0" w:color="auto"/>
        <w:right w:val="none" w:sz="0" w:space="0" w:color="auto"/>
      </w:divBdr>
    </w:div>
    <w:div w:id="261184727">
      <w:bodyDiv w:val="1"/>
      <w:marLeft w:val="0"/>
      <w:marRight w:val="0"/>
      <w:marTop w:val="0"/>
      <w:marBottom w:val="0"/>
      <w:divBdr>
        <w:top w:val="none" w:sz="0" w:space="0" w:color="auto"/>
        <w:left w:val="none" w:sz="0" w:space="0" w:color="auto"/>
        <w:bottom w:val="none" w:sz="0" w:space="0" w:color="auto"/>
        <w:right w:val="none" w:sz="0" w:space="0" w:color="auto"/>
      </w:divBdr>
    </w:div>
    <w:div w:id="262494261">
      <w:bodyDiv w:val="1"/>
      <w:marLeft w:val="0"/>
      <w:marRight w:val="0"/>
      <w:marTop w:val="0"/>
      <w:marBottom w:val="0"/>
      <w:divBdr>
        <w:top w:val="none" w:sz="0" w:space="0" w:color="auto"/>
        <w:left w:val="none" w:sz="0" w:space="0" w:color="auto"/>
        <w:bottom w:val="none" w:sz="0" w:space="0" w:color="auto"/>
        <w:right w:val="none" w:sz="0" w:space="0" w:color="auto"/>
      </w:divBdr>
      <w:divsChild>
        <w:div w:id="45493147">
          <w:marLeft w:val="480"/>
          <w:marRight w:val="0"/>
          <w:marTop w:val="0"/>
          <w:marBottom w:val="0"/>
          <w:divBdr>
            <w:top w:val="none" w:sz="0" w:space="0" w:color="auto"/>
            <w:left w:val="none" w:sz="0" w:space="0" w:color="auto"/>
            <w:bottom w:val="none" w:sz="0" w:space="0" w:color="auto"/>
            <w:right w:val="none" w:sz="0" w:space="0" w:color="auto"/>
          </w:divBdr>
        </w:div>
        <w:div w:id="264507872">
          <w:marLeft w:val="480"/>
          <w:marRight w:val="0"/>
          <w:marTop w:val="0"/>
          <w:marBottom w:val="0"/>
          <w:divBdr>
            <w:top w:val="none" w:sz="0" w:space="0" w:color="auto"/>
            <w:left w:val="none" w:sz="0" w:space="0" w:color="auto"/>
            <w:bottom w:val="none" w:sz="0" w:space="0" w:color="auto"/>
            <w:right w:val="none" w:sz="0" w:space="0" w:color="auto"/>
          </w:divBdr>
        </w:div>
        <w:div w:id="306207917">
          <w:marLeft w:val="480"/>
          <w:marRight w:val="0"/>
          <w:marTop w:val="0"/>
          <w:marBottom w:val="0"/>
          <w:divBdr>
            <w:top w:val="none" w:sz="0" w:space="0" w:color="auto"/>
            <w:left w:val="none" w:sz="0" w:space="0" w:color="auto"/>
            <w:bottom w:val="none" w:sz="0" w:space="0" w:color="auto"/>
            <w:right w:val="none" w:sz="0" w:space="0" w:color="auto"/>
          </w:divBdr>
        </w:div>
        <w:div w:id="513493031">
          <w:marLeft w:val="480"/>
          <w:marRight w:val="0"/>
          <w:marTop w:val="0"/>
          <w:marBottom w:val="0"/>
          <w:divBdr>
            <w:top w:val="none" w:sz="0" w:space="0" w:color="auto"/>
            <w:left w:val="none" w:sz="0" w:space="0" w:color="auto"/>
            <w:bottom w:val="none" w:sz="0" w:space="0" w:color="auto"/>
            <w:right w:val="none" w:sz="0" w:space="0" w:color="auto"/>
          </w:divBdr>
        </w:div>
        <w:div w:id="679115541">
          <w:marLeft w:val="480"/>
          <w:marRight w:val="0"/>
          <w:marTop w:val="0"/>
          <w:marBottom w:val="0"/>
          <w:divBdr>
            <w:top w:val="none" w:sz="0" w:space="0" w:color="auto"/>
            <w:left w:val="none" w:sz="0" w:space="0" w:color="auto"/>
            <w:bottom w:val="none" w:sz="0" w:space="0" w:color="auto"/>
            <w:right w:val="none" w:sz="0" w:space="0" w:color="auto"/>
          </w:divBdr>
        </w:div>
        <w:div w:id="745955177">
          <w:marLeft w:val="480"/>
          <w:marRight w:val="0"/>
          <w:marTop w:val="0"/>
          <w:marBottom w:val="0"/>
          <w:divBdr>
            <w:top w:val="none" w:sz="0" w:space="0" w:color="auto"/>
            <w:left w:val="none" w:sz="0" w:space="0" w:color="auto"/>
            <w:bottom w:val="none" w:sz="0" w:space="0" w:color="auto"/>
            <w:right w:val="none" w:sz="0" w:space="0" w:color="auto"/>
          </w:divBdr>
        </w:div>
        <w:div w:id="783618562">
          <w:marLeft w:val="480"/>
          <w:marRight w:val="0"/>
          <w:marTop w:val="0"/>
          <w:marBottom w:val="0"/>
          <w:divBdr>
            <w:top w:val="none" w:sz="0" w:space="0" w:color="auto"/>
            <w:left w:val="none" w:sz="0" w:space="0" w:color="auto"/>
            <w:bottom w:val="none" w:sz="0" w:space="0" w:color="auto"/>
            <w:right w:val="none" w:sz="0" w:space="0" w:color="auto"/>
          </w:divBdr>
        </w:div>
        <w:div w:id="785462544">
          <w:marLeft w:val="480"/>
          <w:marRight w:val="0"/>
          <w:marTop w:val="0"/>
          <w:marBottom w:val="0"/>
          <w:divBdr>
            <w:top w:val="none" w:sz="0" w:space="0" w:color="auto"/>
            <w:left w:val="none" w:sz="0" w:space="0" w:color="auto"/>
            <w:bottom w:val="none" w:sz="0" w:space="0" w:color="auto"/>
            <w:right w:val="none" w:sz="0" w:space="0" w:color="auto"/>
          </w:divBdr>
        </w:div>
        <w:div w:id="1092513063">
          <w:marLeft w:val="480"/>
          <w:marRight w:val="0"/>
          <w:marTop w:val="0"/>
          <w:marBottom w:val="0"/>
          <w:divBdr>
            <w:top w:val="none" w:sz="0" w:space="0" w:color="auto"/>
            <w:left w:val="none" w:sz="0" w:space="0" w:color="auto"/>
            <w:bottom w:val="none" w:sz="0" w:space="0" w:color="auto"/>
            <w:right w:val="none" w:sz="0" w:space="0" w:color="auto"/>
          </w:divBdr>
        </w:div>
        <w:div w:id="1123231055">
          <w:marLeft w:val="480"/>
          <w:marRight w:val="0"/>
          <w:marTop w:val="0"/>
          <w:marBottom w:val="0"/>
          <w:divBdr>
            <w:top w:val="none" w:sz="0" w:space="0" w:color="auto"/>
            <w:left w:val="none" w:sz="0" w:space="0" w:color="auto"/>
            <w:bottom w:val="none" w:sz="0" w:space="0" w:color="auto"/>
            <w:right w:val="none" w:sz="0" w:space="0" w:color="auto"/>
          </w:divBdr>
        </w:div>
        <w:div w:id="1236670099">
          <w:marLeft w:val="480"/>
          <w:marRight w:val="0"/>
          <w:marTop w:val="0"/>
          <w:marBottom w:val="0"/>
          <w:divBdr>
            <w:top w:val="none" w:sz="0" w:space="0" w:color="auto"/>
            <w:left w:val="none" w:sz="0" w:space="0" w:color="auto"/>
            <w:bottom w:val="none" w:sz="0" w:space="0" w:color="auto"/>
            <w:right w:val="none" w:sz="0" w:space="0" w:color="auto"/>
          </w:divBdr>
        </w:div>
        <w:div w:id="1286155081">
          <w:marLeft w:val="480"/>
          <w:marRight w:val="0"/>
          <w:marTop w:val="0"/>
          <w:marBottom w:val="0"/>
          <w:divBdr>
            <w:top w:val="none" w:sz="0" w:space="0" w:color="auto"/>
            <w:left w:val="none" w:sz="0" w:space="0" w:color="auto"/>
            <w:bottom w:val="none" w:sz="0" w:space="0" w:color="auto"/>
            <w:right w:val="none" w:sz="0" w:space="0" w:color="auto"/>
          </w:divBdr>
        </w:div>
        <w:div w:id="1363169528">
          <w:marLeft w:val="480"/>
          <w:marRight w:val="0"/>
          <w:marTop w:val="0"/>
          <w:marBottom w:val="0"/>
          <w:divBdr>
            <w:top w:val="none" w:sz="0" w:space="0" w:color="auto"/>
            <w:left w:val="none" w:sz="0" w:space="0" w:color="auto"/>
            <w:bottom w:val="none" w:sz="0" w:space="0" w:color="auto"/>
            <w:right w:val="none" w:sz="0" w:space="0" w:color="auto"/>
          </w:divBdr>
        </w:div>
        <w:div w:id="1529832091">
          <w:marLeft w:val="480"/>
          <w:marRight w:val="0"/>
          <w:marTop w:val="0"/>
          <w:marBottom w:val="0"/>
          <w:divBdr>
            <w:top w:val="none" w:sz="0" w:space="0" w:color="auto"/>
            <w:left w:val="none" w:sz="0" w:space="0" w:color="auto"/>
            <w:bottom w:val="none" w:sz="0" w:space="0" w:color="auto"/>
            <w:right w:val="none" w:sz="0" w:space="0" w:color="auto"/>
          </w:divBdr>
        </w:div>
        <w:div w:id="1678270382">
          <w:marLeft w:val="480"/>
          <w:marRight w:val="0"/>
          <w:marTop w:val="0"/>
          <w:marBottom w:val="0"/>
          <w:divBdr>
            <w:top w:val="none" w:sz="0" w:space="0" w:color="auto"/>
            <w:left w:val="none" w:sz="0" w:space="0" w:color="auto"/>
            <w:bottom w:val="none" w:sz="0" w:space="0" w:color="auto"/>
            <w:right w:val="none" w:sz="0" w:space="0" w:color="auto"/>
          </w:divBdr>
        </w:div>
        <w:div w:id="1682320271">
          <w:marLeft w:val="480"/>
          <w:marRight w:val="0"/>
          <w:marTop w:val="0"/>
          <w:marBottom w:val="0"/>
          <w:divBdr>
            <w:top w:val="none" w:sz="0" w:space="0" w:color="auto"/>
            <w:left w:val="none" w:sz="0" w:space="0" w:color="auto"/>
            <w:bottom w:val="none" w:sz="0" w:space="0" w:color="auto"/>
            <w:right w:val="none" w:sz="0" w:space="0" w:color="auto"/>
          </w:divBdr>
        </w:div>
        <w:div w:id="1758862925">
          <w:marLeft w:val="480"/>
          <w:marRight w:val="0"/>
          <w:marTop w:val="0"/>
          <w:marBottom w:val="0"/>
          <w:divBdr>
            <w:top w:val="none" w:sz="0" w:space="0" w:color="auto"/>
            <w:left w:val="none" w:sz="0" w:space="0" w:color="auto"/>
            <w:bottom w:val="none" w:sz="0" w:space="0" w:color="auto"/>
            <w:right w:val="none" w:sz="0" w:space="0" w:color="auto"/>
          </w:divBdr>
        </w:div>
        <w:div w:id="1949970453">
          <w:marLeft w:val="480"/>
          <w:marRight w:val="0"/>
          <w:marTop w:val="0"/>
          <w:marBottom w:val="0"/>
          <w:divBdr>
            <w:top w:val="none" w:sz="0" w:space="0" w:color="auto"/>
            <w:left w:val="none" w:sz="0" w:space="0" w:color="auto"/>
            <w:bottom w:val="none" w:sz="0" w:space="0" w:color="auto"/>
            <w:right w:val="none" w:sz="0" w:space="0" w:color="auto"/>
          </w:divBdr>
        </w:div>
        <w:div w:id="1982728844">
          <w:marLeft w:val="480"/>
          <w:marRight w:val="0"/>
          <w:marTop w:val="0"/>
          <w:marBottom w:val="0"/>
          <w:divBdr>
            <w:top w:val="none" w:sz="0" w:space="0" w:color="auto"/>
            <w:left w:val="none" w:sz="0" w:space="0" w:color="auto"/>
            <w:bottom w:val="none" w:sz="0" w:space="0" w:color="auto"/>
            <w:right w:val="none" w:sz="0" w:space="0" w:color="auto"/>
          </w:divBdr>
        </w:div>
        <w:div w:id="2076585838">
          <w:marLeft w:val="480"/>
          <w:marRight w:val="0"/>
          <w:marTop w:val="0"/>
          <w:marBottom w:val="0"/>
          <w:divBdr>
            <w:top w:val="none" w:sz="0" w:space="0" w:color="auto"/>
            <w:left w:val="none" w:sz="0" w:space="0" w:color="auto"/>
            <w:bottom w:val="none" w:sz="0" w:space="0" w:color="auto"/>
            <w:right w:val="none" w:sz="0" w:space="0" w:color="auto"/>
          </w:divBdr>
        </w:div>
        <w:div w:id="2077897277">
          <w:marLeft w:val="480"/>
          <w:marRight w:val="0"/>
          <w:marTop w:val="0"/>
          <w:marBottom w:val="0"/>
          <w:divBdr>
            <w:top w:val="none" w:sz="0" w:space="0" w:color="auto"/>
            <w:left w:val="none" w:sz="0" w:space="0" w:color="auto"/>
            <w:bottom w:val="none" w:sz="0" w:space="0" w:color="auto"/>
            <w:right w:val="none" w:sz="0" w:space="0" w:color="auto"/>
          </w:divBdr>
        </w:div>
        <w:div w:id="2104107136">
          <w:marLeft w:val="480"/>
          <w:marRight w:val="0"/>
          <w:marTop w:val="0"/>
          <w:marBottom w:val="0"/>
          <w:divBdr>
            <w:top w:val="none" w:sz="0" w:space="0" w:color="auto"/>
            <w:left w:val="none" w:sz="0" w:space="0" w:color="auto"/>
            <w:bottom w:val="none" w:sz="0" w:space="0" w:color="auto"/>
            <w:right w:val="none" w:sz="0" w:space="0" w:color="auto"/>
          </w:divBdr>
        </w:div>
        <w:div w:id="2127264072">
          <w:marLeft w:val="480"/>
          <w:marRight w:val="0"/>
          <w:marTop w:val="0"/>
          <w:marBottom w:val="0"/>
          <w:divBdr>
            <w:top w:val="none" w:sz="0" w:space="0" w:color="auto"/>
            <w:left w:val="none" w:sz="0" w:space="0" w:color="auto"/>
            <w:bottom w:val="none" w:sz="0" w:space="0" w:color="auto"/>
            <w:right w:val="none" w:sz="0" w:space="0" w:color="auto"/>
          </w:divBdr>
        </w:div>
      </w:divsChild>
    </w:div>
    <w:div w:id="262612172">
      <w:bodyDiv w:val="1"/>
      <w:marLeft w:val="0"/>
      <w:marRight w:val="0"/>
      <w:marTop w:val="0"/>
      <w:marBottom w:val="0"/>
      <w:divBdr>
        <w:top w:val="none" w:sz="0" w:space="0" w:color="auto"/>
        <w:left w:val="none" w:sz="0" w:space="0" w:color="auto"/>
        <w:bottom w:val="none" w:sz="0" w:space="0" w:color="auto"/>
        <w:right w:val="none" w:sz="0" w:space="0" w:color="auto"/>
      </w:divBdr>
    </w:div>
    <w:div w:id="268661666">
      <w:bodyDiv w:val="1"/>
      <w:marLeft w:val="0"/>
      <w:marRight w:val="0"/>
      <w:marTop w:val="0"/>
      <w:marBottom w:val="0"/>
      <w:divBdr>
        <w:top w:val="none" w:sz="0" w:space="0" w:color="auto"/>
        <w:left w:val="none" w:sz="0" w:space="0" w:color="auto"/>
        <w:bottom w:val="none" w:sz="0" w:space="0" w:color="auto"/>
        <w:right w:val="none" w:sz="0" w:space="0" w:color="auto"/>
      </w:divBdr>
    </w:div>
    <w:div w:id="271019102">
      <w:bodyDiv w:val="1"/>
      <w:marLeft w:val="0"/>
      <w:marRight w:val="0"/>
      <w:marTop w:val="0"/>
      <w:marBottom w:val="0"/>
      <w:divBdr>
        <w:top w:val="none" w:sz="0" w:space="0" w:color="auto"/>
        <w:left w:val="none" w:sz="0" w:space="0" w:color="auto"/>
        <w:bottom w:val="none" w:sz="0" w:space="0" w:color="auto"/>
        <w:right w:val="none" w:sz="0" w:space="0" w:color="auto"/>
      </w:divBdr>
    </w:div>
    <w:div w:id="271867186">
      <w:bodyDiv w:val="1"/>
      <w:marLeft w:val="0"/>
      <w:marRight w:val="0"/>
      <w:marTop w:val="0"/>
      <w:marBottom w:val="0"/>
      <w:divBdr>
        <w:top w:val="none" w:sz="0" w:space="0" w:color="auto"/>
        <w:left w:val="none" w:sz="0" w:space="0" w:color="auto"/>
        <w:bottom w:val="none" w:sz="0" w:space="0" w:color="auto"/>
        <w:right w:val="none" w:sz="0" w:space="0" w:color="auto"/>
      </w:divBdr>
    </w:div>
    <w:div w:id="274605395">
      <w:bodyDiv w:val="1"/>
      <w:marLeft w:val="0"/>
      <w:marRight w:val="0"/>
      <w:marTop w:val="0"/>
      <w:marBottom w:val="0"/>
      <w:divBdr>
        <w:top w:val="none" w:sz="0" w:space="0" w:color="auto"/>
        <w:left w:val="none" w:sz="0" w:space="0" w:color="auto"/>
        <w:bottom w:val="none" w:sz="0" w:space="0" w:color="auto"/>
        <w:right w:val="none" w:sz="0" w:space="0" w:color="auto"/>
      </w:divBdr>
      <w:divsChild>
        <w:div w:id="26611592">
          <w:marLeft w:val="480"/>
          <w:marRight w:val="0"/>
          <w:marTop w:val="0"/>
          <w:marBottom w:val="0"/>
          <w:divBdr>
            <w:top w:val="none" w:sz="0" w:space="0" w:color="auto"/>
            <w:left w:val="none" w:sz="0" w:space="0" w:color="auto"/>
            <w:bottom w:val="none" w:sz="0" w:space="0" w:color="auto"/>
            <w:right w:val="none" w:sz="0" w:space="0" w:color="auto"/>
          </w:divBdr>
        </w:div>
        <w:div w:id="87309020">
          <w:marLeft w:val="480"/>
          <w:marRight w:val="0"/>
          <w:marTop w:val="0"/>
          <w:marBottom w:val="0"/>
          <w:divBdr>
            <w:top w:val="none" w:sz="0" w:space="0" w:color="auto"/>
            <w:left w:val="none" w:sz="0" w:space="0" w:color="auto"/>
            <w:bottom w:val="none" w:sz="0" w:space="0" w:color="auto"/>
            <w:right w:val="none" w:sz="0" w:space="0" w:color="auto"/>
          </w:divBdr>
        </w:div>
        <w:div w:id="93550390">
          <w:marLeft w:val="480"/>
          <w:marRight w:val="0"/>
          <w:marTop w:val="0"/>
          <w:marBottom w:val="0"/>
          <w:divBdr>
            <w:top w:val="none" w:sz="0" w:space="0" w:color="auto"/>
            <w:left w:val="none" w:sz="0" w:space="0" w:color="auto"/>
            <w:bottom w:val="none" w:sz="0" w:space="0" w:color="auto"/>
            <w:right w:val="none" w:sz="0" w:space="0" w:color="auto"/>
          </w:divBdr>
        </w:div>
        <w:div w:id="100147018">
          <w:marLeft w:val="480"/>
          <w:marRight w:val="0"/>
          <w:marTop w:val="0"/>
          <w:marBottom w:val="0"/>
          <w:divBdr>
            <w:top w:val="none" w:sz="0" w:space="0" w:color="auto"/>
            <w:left w:val="none" w:sz="0" w:space="0" w:color="auto"/>
            <w:bottom w:val="none" w:sz="0" w:space="0" w:color="auto"/>
            <w:right w:val="none" w:sz="0" w:space="0" w:color="auto"/>
          </w:divBdr>
        </w:div>
        <w:div w:id="154301122">
          <w:marLeft w:val="480"/>
          <w:marRight w:val="0"/>
          <w:marTop w:val="0"/>
          <w:marBottom w:val="0"/>
          <w:divBdr>
            <w:top w:val="none" w:sz="0" w:space="0" w:color="auto"/>
            <w:left w:val="none" w:sz="0" w:space="0" w:color="auto"/>
            <w:bottom w:val="none" w:sz="0" w:space="0" w:color="auto"/>
            <w:right w:val="none" w:sz="0" w:space="0" w:color="auto"/>
          </w:divBdr>
        </w:div>
        <w:div w:id="228853526">
          <w:marLeft w:val="480"/>
          <w:marRight w:val="0"/>
          <w:marTop w:val="0"/>
          <w:marBottom w:val="0"/>
          <w:divBdr>
            <w:top w:val="none" w:sz="0" w:space="0" w:color="auto"/>
            <w:left w:val="none" w:sz="0" w:space="0" w:color="auto"/>
            <w:bottom w:val="none" w:sz="0" w:space="0" w:color="auto"/>
            <w:right w:val="none" w:sz="0" w:space="0" w:color="auto"/>
          </w:divBdr>
        </w:div>
        <w:div w:id="325478962">
          <w:marLeft w:val="480"/>
          <w:marRight w:val="0"/>
          <w:marTop w:val="0"/>
          <w:marBottom w:val="0"/>
          <w:divBdr>
            <w:top w:val="none" w:sz="0" w:space="0" w:color="auto"/>
            <w:left w:val="none" w:sz="0" w:space="0" w:color="auto"/>
            <w:bottom w:val="none" w:sz="0" w:space="0" w:color="auto"/>
            <w:right w:val="none" w:sz="0" w:space="0" w:color="auto"/>
          </w:divBdr>
        </w:div>
        <w:div w:id="338655457">
          <w:marLeft w:val="480"/>
          <w:marRight w:val="0"/>
          <w:marTop w:val="0"/>
          <w:marBottom w:val="0"/>
          <w:divBdr>
            <w:top w:val="none" w:sz="0" w:space="0" w:color="auto"/>
            <w:left w:val="none" w:sz="0" w:space="0" w:color="auto"/>
            <w:bottom w:val="none" w:sz="0" w:space="0" w:color="auto"/>
            <w:right w:val="none" w:sz="0" w:space="0" w:color="auto"/>
          </w:divBdr>
        </w:div>
        <w:div w:id="349767002">
          <w:marLeft w:val="480"/>
          <w:marRight w:val="0"/>
          <w:marTop w:val="0"/>
          <w:marBottom w:val="0"/>
          <w:divBdr>
            <w:top w:val="none" w:sz="0" w:space="0" w:color="auto"/>
            <w:left w:val="none" w:sz="0" w:space="0" w:color="auto"/>
            <w:bottom w:val="none" w:sz="0" w:space="0" w:color="auto"/>
            <w:right w:val="none" w:sz="0" w:space="0" w:color="auto"/>
          </w:divBdr>
        </w:div>
        <w:div w:id="403452977">
          <w:marLeft w:val="480"/>
          <w:marRight w:val="0"/>
          <w:marTop w:val="0"/>
          <w:marBottom w:val="0"/>
          <w:divBdr>
            <w:top w:val="none" w:sz="0" w:space="0" w:color="auto"/>
            <w:left w:val="none" w:sz="0" w:space="0" w:color="auto"/>
            <w:bottom w:val="none" w:sz="0" w:space="0" w:color="auto"/>
            <w:right w:val="none" w:sz="0" w:space="0" w:color="auto"/>
          </w:divBdr>
        </w:div>
        <w:div w:id="421338368">
          <w:marLeft w:val="480"/>
          <w:marRight w:val="0"/>
          <w:marTop w:val="0"/>
          <w:marBottom w:val="0"/>
          <w:divBdr>
            <w:top w:val="none" w:sz="0" w:space="0" w:color="auto"/>
            <w:left w:val="none" w:sz="0" w:space="0" w:color="auto"/>
            <w:bottom w:val="none" w:sz="0" w:space="0" w:color="auto"/>
            <w:right w:val="none" w:sz="0" w:space="0" w:color="auto"/>
          </w:divBdr>
        </w:div>
        <w:div w:id="450126209">
          <w:marLeft w:val="480"/>
          <w:marRight w:val="0"/>
          <w:marTop w:val="0"/>
          <w:marBottom w:val="0"/>
          <w:divBdr>
            <w:top w:val="none" w:sz="0" w:space="0" w:color="auto"/>
            <w:left w:val="none" w:sz="0" w:space="0" w:color="auto"/>
            <w:bottom w:val="none" w:sz="0" w:space="0" w:color="auto"/>
            <w:right w:val="none" w:sz="0" w:space="0" w:color="auto"/>
          </w:divBdr>
        </w:div>
        <w:div w:id="530386388">
          <w:marLeft w:val="480"/>
          <w:marRight w:val="0"/>
          <w:marTop w:val="0"/>
          <w:marBottom w:val="0"/>
          <w:divBdr>
            <w:top w:val="none" w:sz="0" w:space="0" w:color="auto"/>
            <w:left w:val="none" w:sz="0" w:space="0" w:color="auto"/>
            <w:bottom w:val="none" w:sz="0" w:space="0" w:color="auto"/>
            <w:right w:val="none" w:sz="0" w:space="0" w:color="auto"/>
          </w:divBdr>
        </w:div>
        <w:div w:id="589117413">
          <w:marLeft w:val="480"/>
          <w:marRight w:val="0"/>
          <w:marTop w:val="0"/>
          <w:marBottom w:val="0"/>
          <w:divBdr>
            <w:top w:val="none" w:sz="0" w:space="0" w:color="auto"/>
            <w:left w:val="none" w:sz="0" w:space="0" w:color="auto"/>
            <w:bottom w:val="none" w:sz="0" w:space="0" w:color="auto"/>
            <w:right w:val="none" w:sz="0" w:space="0" w:color="auto"/>
          </w:divBdr>
        </w:div>
        <w:div w:id="593978244">
          <w:marLeft w:val="480"/>
          <w:marRight w:val="0"/>
          <w:marTop w:val="0"/>
          <w:marBottom w:val="0"/>
          <w:divBdr>
            <w:top w:val="none" w:sz="0" w:space="0" w:color="auto"/>
            <w:left w:val="none" w:sz="0" w:space="0" w:color="auto"/>
            <w:bottom w:val="none" w:sz="0" w:space="0" w:color="auto"/>
            <w:right w:val="none" w:sz="0" w:space="0" w:color="auto"/>
          </w:divBdr>
        </w:div>
        <w:div w:id="599334912">
          <w:marLeft w:val="480"/>
          <w:marRight w:val="0"/>
          <w:marTop w:val="0"/>
          <w:marBottom w:val="0"/>
          <w:divBdr>
            <w:top w:val="none" w:sz="0" w:space="0" w:color="auto"/>
            <w:left w:val="none" w:sz="0" w:space="0" w:color="auto"/>
            <w:bottom w:val="none" w:sz="0" w:space="0" w:color="auto"/>
            <w:right w:val="none" w:sz="0" w:space="0" w:color="auto"/>
          </w:divBdr>
        </w:div>
        <w:div w:id="622007257">
          <w:marLeft w:val="480"/>
          <w:marRight w:val="0"/>
          <w:marTop w:val="0"/>
          <w:marBottom w:val="0"/>
          <w:divBdr>
            <w:top w:val="none" w:sz="0" w:space="0" w:color="auto"/>
            <w:left w:val="none" w:sz="0" w:space="0" w:color="auto"/>
            <w:bottom w:val="none" w:sz="0" w:space="0" w:color="auto"/>
            <w:right w:val="none" w:sz="0" w:space="0" w:color="auto"/>
          </w:divBdr>
        </w:div>
        <w:div w:id="643774055">
          <w:marLeft w:val="480"/>
          <w:marRight w:val="0"/>
          <w:marTop w:val="0"/>
          <w:marBottom w:val="0"/>
          <w:divBdr>
            <w:top w:val="none" w:sz="0" w:space="0" w:color="auto"/>
            <w:left w:val="none" w:sz="0" w:space="0" w:color="auto"/>
            <w:bottom w:val="none" w:sz="0" w:space="0" w:color="auto"/>
            <w:right w:val="none" w:sz="0" w:space="0" w:color="auto"/>
          </w:divBdr>
        </w:div>
        <w:div w:id="824204680">
          <w:marLeft w:val="480"/>
          <w:marRight w:val="0"/>
          <w:marTop w:val="0"/>
          <w:marBottom w:val="0"/>
          <w:divBdr>
            <w:top w:val="none" w:sz="0" w:space="0" w:color="auto"/>
            <w:left w:val="none" w:sz="0" w:space="0" w:color="auto"/>
            <w:bottom w:val="none" w:sz="0" w:space="0" w:color="auto"/>
            <w:right w:val="none" w:sz="0" w:space="0" w:color="auto"/>
          </w:divBdr>
        </w:div>
        <w:div w:id="830370068">
          <w:marLeft w:val="480"/>
          <w:marRight w:val="0"/>
          <w:marTop w:val="0"/>
          <w:marBottom w:val="0"/>
          <w:divBdr>
            <w:top w:val="none" w:sz="0" w:space="0" w:color="auto"/>
            <w:left w:val="none" w:sz="0" w:space="0" w:color="auto"/>
            <w:bottom w:val="none" w:sz="0" w:space="0" w:color="auto"/>
            <w:right w:val="none" w:sz="0" w:space="0" w:color="auto"/>
          </w:divBdr>
        </w:div>
        <w:div w:id="846213764">
          <w:marLeft w:val="480"/>
          <w:marRight w:val="0"/>
          <w:marTop w:val="0"/>
          <w:marBottom w:val="0"/>
          <w:divBdr>
            <w:top w:val="none" w:sz="0" w:space="0" w:color="auto"/>
            <w:left w:val="none" w:sz="0" w:space="0" w:color="auto"/>
            <w:bottom w:val="none" w:sz="0" w:space="0" w:color="auto"/>
            <w:right w:val="none" w:sz="0" w:space="0" w:color="auto"/>
          </w:divBdr>
        </w:div>
        <w:div w:id="888226284">
          <w:marLeft w:val="480"/>
          <w:marRight w:val="0"/>
          <w:marTop w:val="0"/>
          <w:marBottom w:val="0"/>
          <w:divBdr>
            <w:top w:val="none" w:sz="0" w:space="0" w:color="auto"/>
            <w:left w:val="none" w:sz="0" w:space="0" w:color="auto"/>
            <w:bottom w:val="none" w:sz="0" w:space="0" w:color="auto"/>
            <w:right w:val="none" w:sz="0" w:space="0" w:color="auto"/>
          </w:divBdr>
        </w:div>
        <w:div w:id="1037389844">
          <w:marLeft w:val="480"/>
          <w:marRight w:val="0"/>
          <w:marTop w:val="0"/>
          <w:marBottom w:val="0"/>
          <w:divBdr>
            <w:top w:val="none" w:sz="0" w:space="0" w:color="auto"/>
            <w:left w:val="none" w:sz="0" w:space="0" w:color="auto"/>
            <w:bottom w:val="none" w:sz="0" w:space="0" w:color="auto"/>
            <w:right w:val="none" w:sz="0" w:space="0" w:color="auto"/>
          </w:divBdr>
        </w:div>
        <w:div w:id="1121681329">
          <w:marLeft w:val="480"/>
          <w:marRight w:val="0"/>
          <w:marTop w:val="0"/>
          <w:marBottom w:val="0"/>
          <w:divBdr>
            <w:top w:val="none" w:sz="0" w:space="0" w:color="auto"/>
            <w:left w:val="none" w:sz="0" w:space="0" w:color="auto"/>
            <w:bottom w:val="none" w:sz="0" w:space="0" w:color="auto"/>
            <w:right w:val="none" w:sz="0" w:space="0" w:color="auto"/>
          </w:divBdr>
        </w:div>
        <w:div w:id="1127164469">
          <w:marLeft w:val="480"/>
          <w:marRight w:val="0"/>
          <w:marTop w:val="0"/>
          <w:marBottom w:val="0"/>
          <w:divBdr>
            <w:top w:val="none" w:sz="0" w:space="0" w:color="auto"/>
            <w:left w:val="none" w:sz="0" w:space="0" w:color="auto"/>
            <w:bottom w:val="none" w:sz="0" w:space="0" w:color="auto"/>
            <w:right w:val="none" w:sz="0" w:space="0" w:color="auto"/>
          </w:divBdr>
        </w:div>
        <w:div w:id="1198666730">
          <w:marLeft w:val="480"/>
          <w:marRight w:val="0"/>
          <w:marTop w:val="0"/>
          <w:marBottom w:val="0"/>
          <w:divBdr>
            <w:top w:val="none" w:sz="0" w:space="0" w:color="auto"/>
            <w:left w:val="none" w:sz="0" w:space="0" w:color="auto"/>
            <w:bottom w:val="none" w:sz="0" w:space="0" w:color="auto"/>
            <w:right w:val="none" w:sz="0" w:space="0" w:color="auto"/>
          </w:divBdr>
        </w:div>
        <w:div w:id="1216162829">
          <w:marLeft w:val="480"/>
          <w:marRight w:val="0"/>
          <w:marTop w:val="0"/>
          <w:marBottom w:val="0"/>
          <w:divBdr>
            <w:top w:val="none" w:sz="0" w:space="0" w:color="auto"/>
            <w:left w:val="none" w:sz="0" w:space="0" w:color="auto"/>
            <w:bottom w:val="none" w:sz="0" w:space="0" w:color="auto"/>
            <w:right w:val="none" w:sz="0" w:space="0" w:color="auto"/>
          </w:divBdr>
        </w:div>
        <w:div w:id="1350793286">
          <w:marLeft w:val="480"/>
          <w:marRight w:val="0"/>
          <w:marTop w:val="0"/>
          <w:marBottom w:val="0"/>
          <w:divBdr>
            <w:top w:val="none" w:sz="0" w:space="0" w:color="auto"/>
            <w:left w:val="none" w:sz="0" w:space="0" w:color="auto"/>
            <w:bottom w:val="none" w:sz="0" w:space="0" w:color="auto"/>
            <w:right w:val="none" w:sz="0" w:space="0" w:color="auto"/>
          </w:divBdr>
        </w:div>
        <w:div w:id="1413814130">
          <w:marLeft w:val="480"/>
          <w:marRight w:val="0"/>
          <w:marTop w:val="0"/>
          <w:marBottom w:val="0"/>
          <w:divBdr>
            <w:top w:val="none" w:sz="0" w:space="0" w:color="auto"/>
            <w:left w:val="none" w:sz="0" w:space="0" w:color="auto"/>
            <w:bottom w:val="none" w:sz="0" w:space="0" w:color="auto"/>
            <w:right w:val="none" w:sz="0" w:space="0" w:color="auto"/>
          </w:divBdr>
        </w:div>
        <w:div w:id="1452869318">
          <w:marLeft w:val="480"/>
          <w:marRight w:val="0"/>
          <w:marTop w:val="0"/>
          <w:marBottom w:val="0"/>
          <w:divBdr>
            <w:top w:val="none" w:sz="0" w:space="0" w:color="auto"/>
            <w:left w:val="none" w:sz="0" w:space="0" w:color="auto"/>
            <w:bottom w:val="none" w:sz="0" w:space="0" w:color="auto"/>
            <w:right w:val="none" w:sz="0" w:space="0" w:color="auto"/>
          </w:divBdr>
        </w:div>
        <w:div w:id="1467426719">
          <w:marLeft w:val="480"/>
          <w:marRight w:val="0"/>
          <w:marTop w:val="0"/>
          <w:marBottom w:val="0"/>
          <w:divBdr>
            <w:top w:val="none" w:sz="0" w:space="0" w:color="auto"/>
            <w:left w:val="none" w:sz="0" w:space="0" w:color="auto"/>
            <w:bottom w:val="none" w:sz="0" w:space="0" w:color="auto"/>
            <w:right w:val="none" w:sz="0" w:space="0" w:color="auto"/>
          </w:divBdr>
        </w:div>
        <w:div w:id="1479230694">
          <w:marLeft w:val="480"/>
          <w:marRight w:val="0"/>
          <w:marTop w:val="0"/>
          <w:marBottom w:val="0"/>
          <w:divBdr>
            <w:top w:val="none" w:sz="0" w:space="0" w:color="auto"/>
            <w:left w:val="none" w:sz="0" w:space="0" w:color="auto"/>
            <w:bottom w:val="none" w:sz="0" w:space="0" w:color="auto"/>
            <w:right w:val="none" w:sz="0" w:space="0" w:color="auto"/>
          </w:divBdr>
        </w:div>
        <w:div w:id="1488470757">
          <w:marLeft w:val="480"/>
          <w:marRight w:val="0"/>
          <w:marTop w:val="0"/>
          <w:marBottom w:val="0"/>
          <w:divBdr>
            <w:top w:val="none" w:sz="0" w:space="0" w:color="auto"/>
            <w:left w:val="none" w:sz="0" w:space="0" w:color="auto"/>
            <w:bottom w:val="none" w:sz="0" w:space="0" w:color="auto"/>
            <w:right w:val="none" w:sz="0" w:space="0" w:color="auto"/>
          </w:divBdr>
        </w:div>
        <w:div w:id="1510217550">
          <w:marLeft w:val="480"/>
          <w:marRight w:val="0"/>
          <w:marTop w:val="0"/>
          <w:marBottom w:val="0"/>
          <w:divBdr>
            <w:top w:val="none" w:sz="0" w:space="0" w:color="auto"/>
            <w:left w:val="none" w:sz="0" w:space="0" w:color="auto"/>
            <w:bottom w:val="none" w:sz="0" w:space="0" w:color="auto"/>
            <w:right w:val="none" w:sz="0" w:space="0" w:color="auto"/>
          </w:divBdr>
        </w:div>
        <w:div w:id="1547334139">
          <w:marLeft w:val="480"/>
          <w:marRight w:val="0"/>
          <w:marTop w:val="0"/>
          <w:marBottom w:val="0"/>
          <w:divBdr>
            <w:top w:val="none" w:sz="0" w:space="0" w:color="auto"/>
            <w:left w:val="none" w:sz="0" w:space="0" w:color="auto"/>
            <w:bottom w:val="none" w:sz="0" w:space="0" w:color="auto"/>
            <w:right w:val="none" w:sz="0" w:space="0" w:color="auto"/>
          </w:divBdr>
        </w:div>
        <w:div w:id="1585844995">
          <w:marLeft w:val="480"/>
          <w:marRight w:val="0"/>
          <w:marTop w:val="0"/>
          <w:marBottom w:val="0"/>
          <w:divBdr>
            <w:top w:val="none" w:sz="0" w:space="0" w:color="auto"/>
            <w:left w:val="none" w:sz="0" w:space="0" w:color="auto"/>
            <w:bottom w:val="none" w:sz="0" w:space="0" w:color="auto"/>
            <w:right w:val="none" w:sz="0" w:space="0" w:color="auto"/>
          </w:divBdr>
        </w:div>
        <w:div w:id="1606159701">
          <w:marLeft w:val="480"/>
          <w:marRight w:val="0"/>
          <w:marTop w:val="0"/>
          <w:marBottom w:val="0"/>
          <w:divBdr>
            <w:top w:val="none" w:sz="0" w:space="0" w:color="auto"/>
            <w:left w:val="none" w:sz="0" w:space="0" w:color="auto"/>
            <w:bottom w:val="none" w:sz="0" w:space="0" w:color="auto"/>
            <w:right w:val="none" w:sz="0" w:space="0" w:color="auto"/>
          </w:divBdr>
        </w:div>
        <w:div w:id="1620259173">
          <w:marLeft w:val="480"/>
          <w:marRight w:val="0"/>
          <w:marTop w:val="0"/>
          <w:marBottom w:val="0"/>
          <w:divBdr>
            <w:top w:val="none" w:sz="0" w:space="0" w:color="auto"/>
            <w:left w:val="none" w:sz="0" w:space="0" w:color="auto"/>
            <w:bottom w:val="none" w:sz="0" w:space="0" w:color="auto"/>
            <w:right w:val="none" w:sz="0" w:space="0" w:color="auto"/>
          </w:divBdr>
        </w:div>
        <w:div w:id="1745831717">
          <w:marLeft w:val="480"/>
          <w:marRight w:val="0"/>
          <w:marTop w:val="0"/>
          <w:marBottom w:val="0"/>
          <w:divBdr>
            <w:top w:val="none" w:sz="0" w:space="0" w:color="auto"/>
            <w:left w:val="none" w:sz="0" w:space="0" w:color="auto"/>
            <w:bottom w:val="none" w:sz="0" w:space="0" w:color="auto"/>
            <w:right w:val="none" w:sz="0" w:space="0" w:color="auto"/>
          </w:divBdr>
        </w:div>
        <w:div w:id="1749421948">
          <w:marLeft w:val="480"/>
          <w:marRight w:val="0"/>
          <w:marTop w:val="0"/>
          <w:marBottom w:val="0"/>
          <w:divBdr>
            <w:top w:val="none" w:sz="0" w:space="0" w:color="auto"/>
            <w:left w:val="none" w:sz="0" w:space="0" w:color="auto"/>
            <w:bottom w:val="none" w:sz="0" w:space="0" w:color="auto"/>
            <w:right w:val="none" w:sz="0" w:space="0" w:color="auto"/>
          </w:divBdr>
        </w:div>
        <w:div w:id="1804999430">
          <w:marLeft w:val="480"/>
          <w:marRight w:val="0"/>
          <w:marTop w:val="0"/>
          <w:marBottom w:val="0"/>
          <w:divBdr>
            <w:top w:val="none" w:sz="0" w:space="0" w:color="auto"/>
            <w:left w:val="none" w:sz="0" w:space="0" w:color="auto"/>
            <w:bottom w:val="none" w:sz="0" w:space="0" w:color="auto"/>
            <w:right w:val="none" w:sz="0" w:space="0" w:color="auto"/>
          </w:divBdr>
        </w:div>
        <w:div w:id="1862089791">
          <w:marLeft w:val="480"/>
          <w:marRight w:val="0"/>
          <w:marTop w:val="0"/>
          <w:marBottom w:val="0"/>
          <w:divBdr>
            <w:top w:val="none" w:sz="0" w:space="0" w:color="auto"/>
            <w:left w:val="none" w:sz="0" w:space="0" w:color="auto"/>
            <w:bottom w:val="none" w:sz="0" w:space="0" w:color="auto"/>
            <w:right w:val="none" w:sz="0" w:space="0" w:color="auto"/>
          </w:divBdr>
        </w:div>
        <w:div w:id="1999651680">
          <w:marLeft w:val="480"/>
          <w:marRight w:val="0"/>
          <w:marTop w:val="0"/>
          <w:marBottom w:val="0"/>
          <w:divBdr>
            <w:top w:val="none" w:sz="0" w:space="0" w:color="auto"/>
            <w:left w:val="none" w:sz="0" w:space="0" w:color="auto"/>
            <w:bottom w:val="none" w:sz="0" w:space="0" w:color="auto"/>
            <w:right w:val="none" w:sz="0" w:space="0" w:color="auto"/>
          </w:divBdr>
        </w:div>
        <w:div w:id="2018266962">
          <w:marLeft w:val="480"/>
          <w:marRight w:val="0"/>
          <w:marTop w:val="0"/>
          <w:marBottom w:val="0"/>
          <w:divBdr>
            <w:top w:val="none" w:sz="0" w:space="0" w:color="auto"/>
            <w:left w:val="none" w:sz="0" w:space="0" w:color="auto"/>
            <w:bottom w:val="none" w:sz="0" w:space="0" w:color="auto"/>
            <w:right w:val="none" w:sz="0" w:space="0" w:color="auto"/>
          </w:divBdr>
        </w:div>
        <w:div w:id="2037922141">
          <w:marLeft w:val="480"/>
          <w:marRight w:val="0"/>
          <w:marTop w:val="0"/>
          <w:marBottom w:val="0"/>
          <w:divBdr>
            <w:top w:val="none" w:sz="0" w:space="0" w:color="auto"/>
            <w:left w:val="none" w:sz="0" w:space="0" w:color="auto"/>
            <w:bottom w:val="none" w:sz="0" w:space="0" w:color="auto"/>
            <w:right w:val="none" w:sz="0" w:space="0" w:color="auto"/>
          </w:divBdr>
        </w:div>
      </w:divsChild>
    </w:div>
    <w:div w:id="274869337">
      <w:bodyDiv w:val="1"/>
      <w:marLeft w:val="0"/>
      <w:marRight w:val="0"/>
      <w:marTop w:val="0"/>
      <w:marBottom w:val="0"/>
      <w:divBdr>
        <w:top w:val="none" w:sz="0" w:space="0" w:color="auto"/>
        <w:left w:val="none" w:sz="0" w:space="0" w:color="auto"/>
        <w:bottom w:val="none" w:sz="0" w:space="0" w:color="auto"/>
        <w:right w:val="none" w:sz="0" w:space="0" w:color="auto"/>
      </w:divBdr>
    </w:div>
    <w:div w:id="277183811">
      <w:bodyDiv w:val="1"/>
      <w:marLeft w:val="0"/>
      <w:marRight w:val="0"/>
      <w:marTop w:val="0"/>
      <w:marBottom w:val="0"/>
      <w:divBdr>
        <w:top w:val="none" w:sz="0" w:space="0" w:color="auto"/>
        <w:left w:val="none" w:sz="0" w:space="0" w:color="auto"/>
        <w:bottom w:val="none" w:sz="0" w:space="0" w:color="auto"/>
        <w:right w:val="none" w:sz="0" w:space="0" w:color="auto"/>
      </w:divBdr>
    </w:div>
    <w:div w:id="278491429">
      <w:bodyDiv w:val="1"/>
      <w:marLeft w:val="0"/>
      <w:marRight w:val="0"/>
      <w:marTop w:val="0"/>
      <w:marBottom w:val="0"/>
      <w:divBdr>
        <w:top w:val="none" w:sz="0" w:space="0" w:color="auto"/>
        <w:left w:val="none" w:sz="0" w:space="0" w:color="auto"/>
        <w:bottom w:val="none" w:sz="0" w:space="0" w:color="auto"/>
        <w:right w:val="none" w:sz="0" w:space="0" w:color="auto"/>
      </w:divBdr>
    </w:div>
    <w:div w:id="281767011">
      <w:bodyDiv w:val="1"/>
      <w:marLeft w:val="0"/>
      <w:marRight w:val="0"/>
      <w:marTop w:val="0"/>
      <w:marBottom w:val="0"/>
      <w:divBdr>
        <w:top w:val="none" w:sz="0" w:space="0" w:color="auto"/>
        <w:left w:val="none" w:sz="0" w:space="0" w:color="auto"/>
        <w:bottom w:val="none" w:sz="0" w:space="0" w:color="auto"/>
        <w:right w:val="none" w:sz="0" w:space="0" w:color="auto"/>
      </w:divBdr>
    </w:div>
    <w:div w:id="282542468">
      <w:bodyDiv w:val="1"/>
      <w:marLeft w:val="0"/>
      <w:marRight w:val="0"/>
      <w:marTop w:val="0"/>
      <w:marBottom w:val="0"/>
      <w:divBdr>
        <w:top w:val="none" w:sz="0" w:space="0" w:color="auto"/>
        <w:left w:val="none" w:sz="0" w:space="0" w:color="auto"/>
        <w:bottom w:val="none" w:sz="0" w:space="0" w:color="auto"/>
        <w:right w:val="none" w:sz="0" w:space="0" w:color="auto"/>
      </w:divBdr>
    </w:div>
    <w:div w:id="284383999">
      <w:bodyDiv w:val="1"/>
      <w:marLeft w:val="0"/>
      <w:marRight w:val="0"/>
      <w:marTop w:val="0"/>
      <w:marBottom w:val="0"/>
      <w:divBdr>
        <w:top w:val="none" w:sz="0" w:space="0" w:color="auto"/>
        <w:left w:val="none" w:sz="0" w:space="0" w:color="auto"/>
        <w:bottom w:val="none" w:sz="0" w:space="0" w:color="auto"/>
        <w:right w:val="none" w:sz="0" w:space="0" w:color="auto"/>
      </w:divBdr>
    </w:div>
    <w:div w:id="290135288">
      <w:bodyDiv w:val="1"/>
      <w:marLeft w:val="0"/>
      <w:marRight w:val="0"/>
      <w:marTop w:val="0"/>
      <w:marBottom w:val="0"/>
      <w:divBdr>
        <w:top w:val="none" w:sz="0" w:space="0" w:color="auto"/>
        <w:left w:val="none" w:sz="0" w:space="0" w:color="auto"/>
        <w:bottom w:val="none" w:sz="0" w:space="0" w:color="auto"/>
        <w:right w:val="none" w:sz="0" w:space="0" w:color="auto"/>
      </w:divBdr>
    </w:div>
    <w:div w:id="297414009">
      <w:bodyDiv w:val="1"/>
      <w:marLeft w:val="0"/>
      <w:marRight w:val="0"/>
      <w:marTop w:val="0"/>
      <w:marBottom w:val="0"/>
      <w:divBdr>
        <w:top w:val="none" w:sz="0" w:space="0" w:color="auto"/>
        <w:left w:val="none" w:sz="0" w:space="0" w:color="auto"/>
        <w:bottom w:val="none" w:sz="0" w:space="0" w:color="auto"/>
        <w:right w:val="none" w:sz="0" w:space="0" w:color="auto"/>
      </w:divBdr>
    </w:div>
    <w:div w:id="301618428">
      <w:bodyDiv w:val="1"/>
      <w:marLeft w:val="0"/>
      <w:marRight w:val="0"/>
      <w:marTop w:val="0"/>
      <w:marBottom w:val="0"/>
      <w:divBdr>
        <w:top w:val="none" w:sz="0" w:space="0" w:color="auto"/>
        <w:left w:val="none" w:sz="0" w:space="0" w:color="auto"/>
        <w:bottom w:val="none" w:sz="0" w:space="0" w:color="auto"/>
        <w:right w:val="none" w:sz="0" w:space="0" w:color="auto"/>
      </w:divBdr>
    </w:div>
    <w:div w:id="302740101">
      <w:bodyDiv w:val="1"/>
      <w:marLeft w:val="0"/>
      <w:marRight w:val="0"/>
      <w:marTop w:val="0"/>
      <w:marBottom w:val="0"/>
      <w:divBdr>
        <w:top w:val="none" w:sz="0" w:space="0" w:color="auto"/>
        <w:left w:val="none" w:sz="0" w:space="0" w:color="auto"/>
        <w:bottom w:val="none" w:sz="0" w:space="0" w:color="auto"/>
        <w:right w:val="none" w:sz="0" w:space="0" w:color="auto"/>
      </w:divBdr>
    </w:div>
    <w:div w:id="303000369">
      <w:bodyDiv w:val="1"/>
      <w:marLeft w:val="0"/>
      <w:marRight w:val="0"/>
      <w:marTop w:val="0"/>
      <w:marBottom w:val="0"/>
      <w:divBdr>
        <w:top w:val="none" w:sz="0" w:space="0" w:color="auto"/>
        <w:left w:val="none" w:sz="0" w:space="0" w:color="auto"/>
        <w:bottom w:val="none" w:sz="0" w:space="0" w:color="auto"/>
        <w:right w:val="none" w:sz="0" w:space="0" w:color="auto"/>
      </w:divBdr>
    </w:div>
    <w:div w:id="304821994">
      <w:bodyDiv w:val="1"/>
      <w:marLeft w:val="0"/>
      <w:marRight w:val="0"/>
      <w:marTop w:val="0"/>
      <w:marBottom w:val="0"/>
      <w:divBdr>
        <w:top w:val="none" w:sz="0" w:space="0" w:color="auto"/>
        <w:left w:val="none" w:sz="0" w:space="0" w:color="auto"/>
        <w:bottom w:val="none" w:sz="0" w:space="0" w:color="auto"/>
        <w:right w:val="none" w:sz="0" w:space="0" w:color="auto"/>
      </w:divBdr>
    </w:div>
    <w:div w:id="305015847">
      <w:bodyDiv w:val="1"/>
      <w:marLeft w:val="0"/>
      <w:marRight w:val="0"/>
      <w:marTop w:val="0"/>
      <w:marBottom w:val="0"/>
      <w:divBdr>
        <w:top w:val="none" w:sz="0" w:space="0" w:color="auto"/>
        <w:left w:val="none" w:sz="0" w:space="0" w:color="auto"/>
        <w:bottom w:val="none" w:sz="0" w:space="0" w:color="auto"/>
        <w:right w:val="none" w:sz="0" w:space="0" w:color="auto"/>
      </w:divBdr>
    </w:div>
    <w:div w:id="311638363">
      <w:bodyDiv w:val="1"/>
      <w:marLeft w:val="0"/>
      <w:marRight w:val="0"/>
      <w:marTop w:val="0"/>
      <w:marBottom w:val="0"/>
      <w:divBdr>
        <w:top w:val="none" w:sz="0" w:space="0" w:color="auto"/>
        <w:left w:val="none" w:sz="0" w:space="0" w:color="auto"/>
        <w:bottom w:val="none" w:sz="0" w:space="0" w:color="auto"/>
        <w:right w:val="none" w:sz="0" w:space="0" w:color="auto"/>
      </w:divBdr>
    </w:div>
    <w:div w:id="312881017">
      <w:bodyDiv w:val="1"/>
      <w:marLeft w:val="0"/>
      <w:marRight w:val="0"/>
      <w:marTop w:val="0"/>
      <w:marBottom w:val="0"/>
      <w:divBdr>
        <w:top w:val="none" w:sz="0" w:space="0" w:color="auto"/>
        <w:left w:val="none" w:sz="0" w:space="0" w:color="auto"/>
        <w:bottom w:val="none" w:sz="0" w:space="0" w:color="auto"/>
        <w:right w:val="none" w:sz="0" w:space="0" w:color="auto"/>
      </w:divBdr>
    </w:div>
    <w:div w:id="314068789">
      <w:bodyDiv w:val="1"/>
      <w:marLeft w:val="0"/>
      <w:marRight w:val="0"/>
      <w:marTop w:val="0"/>
      <w:marBottom w:val="0"/>
      <w:divBdr>
        <w:top w:val="none" w:sz="0" w:space="0" w:color="auto"/>
        <w:left w:val="none" w:sz="0" w:space="0" w:color="auto"/>
        <w:bottom w:val="none" w:sz="0" w:space="0" w:color="auto"/>
        <w:right w:val="none" w:sz="0" w:space="0" w:color="auto"/>
      </w:divBdr>
    </w:div>
    <w:div w:id="314069450">
      <w:bodyDiv w:val="1"/>
      <w:marLeft w:val="0"/>
      <w:marRight w:val="0"/>
      <w:marTop w:val="0"/>
      <w:marBottom w:val="0"/>
      <w:divBdr>
        <w:top w:val="none" w:sz="0" w:space="0" w:color="auto"/>
        <w:left w:val="none" w:sz="0" w:space="0" w:color="auto"/>
        <w:bottom w:val="none" w:sz="0" w:space="0" w:color="auto"/>
        <w:right w:val="none" w:sz="0" w:space="0" w:color="auto"/>
      </w:divBdr>
    </w:div>
    <w:div w:id="314993385">
      <w:bodyDiv w:val="1"/>
      <w:marLeft w:val="0"/>
      <w:marRight w:val="0"/>
      <w:marTop w:val="0"/>
      <w:marBottom w:val="0"/>
      <w:divBdr>
        <w:top w:val="none" w:sz="0" w:space="0" w:color="auto"/>
        <w:left w:val="none" w:sz="0" w:space="0" w:color="auto"/>
        <w:bottom w:val="none" w:sz="0" w:space="0" w:color="auto"/>
        <w:right w:val="none" w:sz="0" w:space="0" w:color="auto"/>
      </w:divBdr>
    </w:div>
    <w:div w:id="320277290">
      <w:bodyDiv w:val="1"/>
      <w:marLeft w:val="0"/>
      <w:marRight w:val="0"/>
      <w:marTop w:val="0"/>
      <w:marBottom w:val="0"/>
      <w:divBdr>
        <w:top w:val="none" w:sz="0" w:space="0" w:color="auto"/>
        <w:left w:val="none" w:sz="0" w:space="0" w:color="auto"/>
        <w:bottom w:val="none" w:sz="0" w:space="0" w:color="auto"/>
        <w:right w:val="none" w:sz="0" w:space="0" w:color="auto"/>
      </w:divBdr>
    </w:div>
    <w:div w:id="323633822">
      <w:bodyDiv w:val="1"/>
      <w:marLeft w:val="0"/>
      <w:marRight w:val="0"/>
      <w:marTop w:val="0"/>
      <w:marBottom w:val="0"/>
      <w:divBdr>
        <w:top w:val="none" w:sz="0" w:space="0" w:color="auto"/>
        <w:left w:val="none" w:sz="0" w:space="0" w:color="auto"/>
        <w:bottom w:val="none" w:sz="0" w:space="0" w:color="auto"/>
        <w:right w:val="none" w:sz="0" w:space="0" w:color="auto"/>
      </w:divBdr>
    </w:div>
    <w:div w:id="329020735">
      <w:bodyDiv w:val="1"/>
      <w:marLeft w:val="0"/>
      <w:marRight w:val="0"/>
      <w:marTop w:val="0"/>
      <w:marBottom w:val="0"/>
      <w:divBdr>
        <w:top w:val="none" w:sz="0" w:space="0" w:color="auto"/>
        <w:left w:val="none" w:sz="0" w:space="0" w:color="auto"/>
        <w:bottom w:val="none" w:sz="0" w:space="0" w:color="auto"/>
        <w:right w:val="none" w:sz="0" w:space="0" w:color="auto"/>
      </w:divBdr>
    </w:div>
    <w:div w:id="335570655">
      <w:bodyDiv w:val="1"/>
      <w:marLeft w:val="0"/>
      <w:marRight w:val="0"/>
      <w:marTop w:val="0"/>
      <w:marBottom w:val="0"/>
      <w:divBdr>
        <w:top w:val="none" w:sz="0" w:space="0" w:color="auto"/>
        <w:left w:val="none" w:sz="0" w:space="0" w:color="auto"/>
        <w:bottom w:val="none" w:sz="0" w:space="0" w:color="auto"/>
        <w:right w:val="none" w:sz="0" w:space="0" w:color="auto"/>
      </w:divBdr>
    </w:div>
    <w:div w:id="335574245">
      <w:bodyDiv w:val="1"/>
      <w:marLeft w:val="0"/>
      <w:marRight w:val="0"/>
      <w:marTop w:val="0"/>
      <w:marBottom w:val="0"/>
      <w:divBdr>
        <w:top w:val="none" w:sz="0" w:space="0" w:color="auto"/>
        <w:left w:val="none" w:sz="0" w:space="0" w:color="auto"/>
        <w:bottom w:val="none" w:sz="0" w:space="0" w:color="auto"/>
        <w:right w:val="none" w:sz="0" w:space="0" w:color="auto"/>
      </w:divBdr>
    </w:div>
    <w:div w:id="336805976">
      <w:bodyDiv w:val="1"/>
      <w:marLeft w:val="0"/>
      <w:marRight w:val="0"/>
      <w:marTop w:val="0"/>
      <w:marBottom w:val="0"/>
      <w:divBdr>
        <w:top w:val="none" w:sz="0" w:space="0" w:color="auto"/>
        <w:left w:val="none" w:sz="0" w:space="0" w:color="auto"/>
        <w:bottom w:val="none" w:sz="0" w:space="0" w:color="auto"/>
        <w:right w:val="none" w:sz="0" w:space="0" w:color="auto"/>
      </w:divBdr>
    </w:div>
    <w:div w:id="338042583">
      <w:bodyDiv w:val="1"/>
      <w:marLeft w:val="0"/>
      <w:marRight w:val="0"/>
      <w:marTop w:val="0"/>
      <w:marBottom w:val="0"/>
      <w:divBdr>
        <w:top w:val="none" w:sz="0" w:space="0" w:color="auto"/>
        <w:left w:val="none" w:sz="0" w:space="0" w:color="auto"/>
        <w:bottom w:val="none" w:sz="0" w:space="0" w:color="auto"/>
        <w:right w:val="none" w:sz="0" w:space="0" w:color="auto"/>
      </w:divBdr>
    </w:div>
    <w:div w:id="338772949">
      <w:bodyDiv w:val="1"/>
      <w:marLeft w:val="0"/>
      <w:marRight w:val="0"/>
      <w:marTop w:val="0"/>
      <w:marBottom w:val="0"/>
      <w:divBdr>
        <w:top w:val="none" w:sz="0" w:space="0" w:color="auto"/>
        <w:left w:val="none" w:sz="0" w:space="0" w:color="auto"/>
        <w:bottom w:val="none" w:sz="0" w:space="0" w:color="auto"/>
        <w:right w:val="none" w:sz="0" w:space="0" w:color="auto"/>
      </w:divBdr>
    </w:div>
    <w:div w:id="344018508">
      <w:bodyDiv w:val="1"/>
      <w:marLeft w:val="0"/>
      <w:marRight w:val="0"/>
      <w:marTop w:val="0"/>
      <w:marBottom w:val="0"/>
      <w:divBdr>
        <w:top w:val="none" w:sz="0" w:space="0" w:color="auto"/>
        <w:left w:val="none" w:sz="0" w:space="0" w:color="auto"/>
        <w:bottom w:val="none" w:sz="0" w:space="0" w:color="auto"/>
        <w:right w:val="none" w:sz="0" w:space="0" w:color="auto"/>
      </w:divBdr>
      <w:divsChild>
        <w:div w:id="13584051">
          <w:marLeft w:val="480"/>
          <w:marRight w:val="0"/>
          <w:marTop w:val="0"/>
          <w:marBottom w:val="0"/>
          <w:divBdr>
            <w:top w:val="none" w:sz="0" w:space="0" w:color="auto"/>
            <w:left w:val="none" w:sz="0" w:space="0" w:color="auto"/>
            <w:bottom w:val="none" w:sz="0" w:space="0" w:color="auto"/>
            <w:right w:val="none" w:sz="0" w:space="0" w:color="auto"/>
          </w:divBdr>
        </w:div>
        <w:div w:id="29769994">
          <w:marLeft w:val="480"/>
          <w:marRight w:val="0"/>
          <w:marTop w:val="0"/>
          <w:marBottom w:val="0"/>
          <w:divBdr>
            <w:top w:val="none" w:sz="0" w:space="0" w:color="auto"/>
            <w:left w:val="none" w:sz="0" w:space="0" w:color="auto"/>
            <w:bottom w:val="none" w:sz="0" w:space="0" w:color="auto"/>
            <w:right w:val="none" w:sz="0" w:space="0" w:color="auto"/>
          </w:divBdr>
        </w:div>
        <w:div w:id="53936264">
          <w:marLeft w:val="480"/>
          <w:marRight w:val="0"/>
          <w:marTop w:val="0"/>
          <w:marBottom w:val="0"/>
          <w:divBdr>
            <w:top w:val="none" w:sz="0" w:space="0" w:color="auto"/>
            <w:left w:val="none" w:sz="0" w:space="0" w:color="auto"/>
            <w:bottom w:val="none" w:sz="0" w:space="0" w:color="auto"/>
            <w:right w:val="none" w:sz="0" w:space="0" w:color="auto"/>
          </w:divBdr>
        </w:div>
        <w:div w:id="296493238">
          <w:marLeft w:val="480"/>
          <w:marRight w:val="0"/>
          <w:marTop w:val="0"/>
          <w:marBottom w:val="0"/>
          <w:divBdr>
            <w:top w:val="none" w:sz="0" w:space="0" w:color="auto"/>
            <w:left w:val="none" w:sz="0" w:space="0" w:color="auto"/>
            <w:bottom w:val="none" w:sz="0" w:space="0" w:color="auto"/>
            <w:right w:val="none" w:sz="0" w:space="0" w:color="auto"/>
          </w:divBdr>
        </w:div>
        <w:div w:id="365180384">
          <w:marLeft w:val="480"/>
          <w:marRight w:val="0"/>
          <w:marTop w:val="0"/>
          <w:marBottom w:val="0"/>
          <w:divBdr>
            <w:top w:val="none" w:sz="0" w:space="0" w:color="auto"/>
            <w:left w:val="none" w:sz="0" w:space="0" w:color="auto"/>
            <w:bottom w:val="none" w:sz="0" w:space="0" w:color="auto"/>
            <w:right w:val="none" w:sz="0" w:space="0" w:color="auto"/>
          </w:divBdr>
        </w:div>
        <w:div w:id="431049874">
          <w:marLeft w:val="480"/>
          <w:marRight w:val="0"/>
          <w:marTop w:val="0"/>
          <w:marBottom w:val="0"/>
          <w:divBdr>
            <w:top w:val="none" w:sz="0" w:space="0" w:color="auto"/>
            <w:left w:val="none" w:sz="0" w:space="0" w:color="auto"/>
            <w:bottom w:val="none" w:sz="0" w:space="0" w:color="auto"/>
            <w:right w:val="none" w:sz="0" w:space="0" w:color="auto"/>
          </w:divBdr>
        </w:div>
        <w:div w:id="526603941">
          <w:marLeft w:val="480"/>
          <w:marRight w:val="0"/>
          <w:marTop w:val="0"/>
          <w:marBottom w:val="0"/>
          <w:divBdr>
            <w:top w:val="none" w:sz="0" w:space="0" w:color="auto"/>
            <w:left w:val="none" w:sz="0" w:space="0" w:color="auto"/>
            <w:bottom w:val="none" w:sz="0" w:space="0" w:color="auto"/>
            <w:right w:val="none" w:sz="0" w:space="0" w:color="auto"/>
          </w:divBdr>
        </w:div>
        <w:div w:id="728655567">
          <w:marLeft w:val="480"/>
          <w:marRight w:val="0"/>
          <w:marTop w:val="0"/>
          <w:marBottom w:val="0"/>
          <w:divBdr>
            <w:top w:val="none" w:sz="0" w:space="0" w:color="auto"/>
            <w:left w:val="none" w:sz="0" w:space="0" w:color="auto"/>
            <w:bottom w:val="none" w:sz="0" w:space="0" w:color="auto"/>
            <w:right w:val="none" w:sz="0" w:space="0" w:color="auto"/>
          </w:divBdr>
        </w:div>
        <w:div w:id="850988773">
          <w:marLeft w:val="480"/>
          <w:marRight w:val="0"/>
          <w:marTop w:val="0"/>
          <w:marBottom w:val="0"/>
          <w:divBdr>
            <w:top w:val="none" w:sz="0" w:space="0" w:color="auto"/>
            <w:left w:val="none" w:sz="0" w:space="0" w:color="auto"/>
            <w:bottom w:val="none" w:sz="0" w:space="0" w:color="auto"/>
            <w:right w:val="none" w:sz="0" w:space="0" w:color="auto"/>
          </w:divBdr>
        </w:div>
        <w:div w:id="1051614706">
          <w:marLeft w:val="480"/>
          <w:marRight w:val="0"/>
          <w:marTop w:val="0"/>
          <w:marBottom w:val="0"/>
          <w:divBdr>
            <w:top w:val="none" w:sz="0" w:space="0" w:color="auto"/>
            <w:left w:val="none" w:sz="0" w:space="0" w:color="auto"/>
            <w:bottom w:val="none" w:sz="0" w:space="0" w:color="auto"/>
            <w:right w:val="none" w:sz="0" w:space="0" w:color="auto"/>
          </w:divBdr>
        </w:div>
        <w:div w:id="1054894911">
          <w:marLeft w:val="480"/>
          <w:marRight w:val="0"/>
          <w:marTop w:val="0"/>
          <w:marBottom w:val="0"/>
          <w:divBdr>
            <w:top w:val="none" w:sz="0" w:space="0" w:color="auto"/>
            <w:left w:val="none" w:sz="0" w:space="0" w:color="auto"/>
            <w:bottom w:val="none" w:sz="0" w:space="0" w:color="auto"/>
            <w:right w:val="none" w:sz="0" w:space="0" w:color="auto"/>
          </w:divBdr>
        </w:div>
        <w:div w:id="1103040575">
          <w:marLeft w:val="480"/>
          <w:marRight w:val="0"/>
          <w:marTop w:val="0"/>
          <w:marBottom w:val="0"/>
          <w:divBdr>
            <w:top w:val="none" w:sz="0" w:space="0" w:color="auto"/>
            <w:left w:val="none" w:sz="0" w:space="0" w:color="auto"/>
            <w:bottom w:val="none" w:sz="0" w:space="0" w:color="auto"/>
            <w:right w:val="none" w:sz="0" w:space="0" w:color="auto"/>
          </w:divBdr>
        </w:div>
        <w:div w:id="1171916995">
          <w:marLeft w:val="480"/>
          <w:marRight w:val="0"/>
          <w:marTop w:val="0"/>
          <w:marBottom w:val="0"/>
          <w:divBdr>
            <w:top w:val="none" w:sz="0" w:space="0" w:color="auto"/>
            <w:left w:val="none" w:sz="0" w:space="0" w:color="auto"/>
            <w:bottom w:val="none" w:sz="0" w:space="0" w:color="auto"/>
            <w:right w:val="none" w:sz="0" w:space="0" w:color="auto"/>
          </w:divBdr>
        </w:div>
        <w:div w:id="1290093144">
          <w:marLeft w:val="480"/>
          <w:marRight w:val="0"/>
          <w:marTop w:val="0"/>
          <w:marBottom w:val="0"/>
          <w:divBdr>
            <w:top w:val="none" w:sz="0" w:space="0" w:color="auto"/>
            <w:left w:val="none" w:sz="0" w:space="0" w:color="auto"/>
            <w:bottom w:val="none" w:sz="0" w:space="0" w:color="auto"/>
            <w:right w:val="none" w:sz="0" w:space="0" w:color="auto"/>
          </w:divBdr>
        </w:div>
        <w:div w:id="1355376384">
          <w:marLeft w:val="480"/>
          <w:marRight w:val="0"/>
          <w:marTop w:val="0"/>
          <w:marBottom w:val="0"/>
          <w:divBdr>
            <w:top w:val="none" w:sz="0" w:space="0" w:color="auto"/>
            <w:left w:val="none" w:sz="0" w:space="0" w:color="auto"/>
            <w:bottom w:val="none" w:sz="0" w:space="0" w:color="auto"/>
            <w:right w:val="none" w:sz="0" w:space="0" w:color="auto"/>
          </w:divBdr>
        </w:div>
        <w:div w:id="1503012505">
          <w:marLeft w:val="480"/>
          <w:marRight w:val="0"/>
          <w:marTop w:val="0"/>
          <w:marBottom w:val="0"/>
          <w:divBdr>
            <w:top w:val="none" w:sz="0" w:space="0" w:color="auto"/>
            <w:left w:val="none" w:sz="0" w:space="0" w:color="auto"/>
            <w:bottom w:val="none" w:sz="0" w:space="0" w:color="auto"/>
            <w:right w:val="none" w:sz="0" w:space="0" w:color="auto"/>
          </w:divBdr>
        </w:div>
        <w:div w:id="1507359795">
          <w:marLeft w:val="480"/>
          <w:marRight w:val="0"/>
          <w:marTop w:val="0"/>
          <w:marBottom w:val="0"/>
          <w:divBdr>
            <w:top w:val="none" w:sz="0" w:space="0" w:color="auto"/>
            <w:left w:val="none" w:sz="0" w:space="0" w:color="auto"/>
            <w:bottom w:val="none" w:sz="0" w:space="0" w:color="auto"/>
            <w:right w:val="none" w:sz="0" w:space="0" w:color="auto"/>
          </w:divBdr>
        </w:div>
        <w:div w:id="1552418954">
          <w:marLeft w:val="480"/>
          <w:marRight w:val="0"/>
          <w:marTop w:val="0"/>
          <w:marBottom w:val="0"/>
          <w:divBdr>
            <w:top w:val="none" w:sz="0" w:space="0" w:color="auto"/>
            <w:left w:val="none" w:sz="0" w:space="0" w:color="auto"/>
            <w:bottom w:val="none" w:sz="0" w:space="0" w:color="auto"/>
            <w:right w:val="none" w:sz="0" w:space="0" w:color="auto"/>
          </w:divBdr>
        </w:div>
        <w:div w:id="1609777002">
          <w:marLeft w:val="480"/>
          <w:marRight w:val="0"/>
          <w:marTop w:val="0"/>
          <w:marBottom w:val="0"/>
          <w:divBdr>
            <w:top w:val="none" w:sz="0" w:space="0" w:color="auto"/>
            <w:left w:val="none" w:sz="0" w:space="0" w:color="auto"/>
            <w:bottom w:val="none" w:sz="0" w:space="0" w:color="auto"/>
            <w:right w:val="none" w:sz="0" w:space="0" w:color="auto"/>
          </w:divBdr>
        </w:div>
        <w:div w:id="1653364046">
          <w:marLeft w:val="480"/>
          <w:marRight w:val="0"/>
          <w:marTop w:val="0"/>
          <w:marBottom w:val="0"/>
          <w:divBdr>
            <w:top w:val="none" w:sz="0" w:space="0" w:color="auto"/>
            <w:left w:val="none" w:sz="0" w:space="0" w:color="auto"/>
            <w:bottom w:val="none" w:sz="0" w:space="0" w:color="auto"/>
            <w:right w:val="none" w:sz="0" w:space="0" w:color="auto"/>
          </w:divBdr>
        </w:div>
        <w:div w:id="1881631005">
          <w:marLeft w:val="480"/>
          <w:marRight w:val="0"/>
          <w:marTop w:val="0"/>
          <w:marBottom w:val="0"/>
          <w:divBdr>
            <w:top w:val="none" w:sz="0" w:space="0" w:color="auto"/>
            <w:left w:val="none" w:sz="0" w:space="0" w:color="auto"/>
            <w:bottom w:val="none" w:sz="0" w:space="0" w:color="auto"/>
            <w:right w:val="none" w:sz="0" w:space="0" w:color="auto"/>
          </w:divBdr>
        </w:div>
      </w:divsChild>
    </w:div>
    <w:div w:id="344132443">
      <w:bodyDiv w:val="1"/>
      <w:marLeft w:val="0"/>
      <w:marRight w:val="0"/>
      <w:marTop w:val="0"/>
      <w:marBottom w:val="0"/>
      <w:divBdr>
        <w:top w:val="none" w:sz="0" w:space="0" w:color="auto"/>
        <w:left w:val="none" w:sz="0" w:space="0" w:color="auto"/>
        <w:bottom w:val="none" w:sz="0" w:space="0" w:color="auto"/>
        <w:right w:val="none" w:sz="0" w:space="0" w:color="auto"/>
      </w:divBdr>
    </w:div>
    <w:div w:id="347101007">
      <w:bodyDiv w:val="1"/>
      <w:marLeft w:val="0"/>
      <w:marRight w:val="0"/>
      <w:marTop w:val="0"/>
      <w:marBottom w:val="0"/>
      <w:divBdr>
        <w:top w:val="none" w:sz="0" w:space="0" w:color="auto"/>
        <w:left w:val="none" w:sz="0" w:space="0" w:color="auto"/>
        <w:bottom w:val="none" w:sz="0" w:space="0" w:color="auto"/>
        <w:right w:val="none" w:sz="0" w:space="0" w:color="auto"/>
      </w:divBdr>
    </w:div>
    <w:div w:id="350688077">
      <w:bodyDiv w:val="1"/>
      <w:marLeft w:val="0"/>
      <w:marRight w:val="0"/>
      <w:marTop w:val="0"/>
      <w:marBottom w:val="0"/>
      <w:divBdr>
        <w:top w:val="none" w:sz="0" w:space="0" w:color="auto"/>
        <w:left w:val="none" w:sz="0" w:space="0" w:color="auto"/>
        <w:bottom w:val="none" w:sz="0" w:space="0" w:color="auto"/>
        <w:right w:val="none" w:sz="0" w:space="0" w:color="auto"/>
      </w:divBdr>
    </w:div>
    <w:div w:id="352222340">
      <w:bodyDiv w:val="1"/>
      <w:marLeft w:val="0"/>
      <w:marRight w:val="0"/>
      <w:marTop w:val="0"/>
      <w:marBottom w:val="0"/>
      <w:divBdr>
        <w:top w:val="none" w:sz="0" w:space="0" w:color="auto"/>
        <w:left w:val="none" w:sz="0" w:space="0" w:color="auto"/>
        <w:bottom w:val="none" w:sz="0" w:space="0" w:color="auto"/>
        <w:right w:val="none" w:sz="0" w:space="0" w:color="auto"/>
      </w:divBdr>
    </w:div>
    <w:div w:id="355887663">
      <w:bodyDiv w:val="1"/>
      <w:marLeft w:val="0"/>
      <w:marRight w:val="0"/>
      <w:marTop w:val="0"/>
      <w:marBottom w:val="0"/>
      <w:divBdr>
        <w:top w:val="none" w:sz="0" w:space="0" w:color="auto"/>
        <w:left w:val="none" w:sz="0" w:space="0" w:color="auto"/>
        <w:bottom w:val="none" w:sz="0" w:space="0" w:color="auto"/>
        <w:right w:val="none" w:sz="0" w:space="0" w:color="auto"/>
      </w:divBdr>
    </w:div>
    <w:div w:id="357005432">
      <w:bodyDiv w:val="1"/>
      <w:marLeft w:val="0"/>
      <w:marRight w:val="0"/>
      <w:marTop w:val="0"/>
      <w:marBottom w:val="0"/>
      <w:divBdr>
        <w:top w:val="none" w:sz="0" w:space="0" w:color="auto"/>
        <w:left w:val="none" w:sz="0" w:space="0" w:color="auto"/>
        <w:bottom w:val="none" w:sz="0" w:space="0" w:color="auto"/>
        <w:right w:val="none" w:sz="0" w:space="0" w:color="auto"/>
      </w:divBdr>
    </w:div>
    <w:div w:id="365562091">
      <w:bodyDiv w:val="1"/>
      <w:marLeft w:val="0"/>
      <w:marRight w:val="0"/>
      <w:marTop w:val="0"/>
      <w:marBottom w:val="0"/>
      <w:divBdr>
        <w:top w:val="none" w:sz="0" w:space="0" w:color="auto"/>
        <w:left w:val="none" w:sz="0" w:space="0" w:color="auto"/>
        <w:bottom w:val="none" w:sz="0" w:space="0" w:color="auto"/>
        <w:right w:val="none" w:sz="0" w:space="0" w:color="auto"/>
      </w:divBdr>
    </w:div>
    <w:div w:id="366030599">
      <w:bodyDiv w:val="1"/>
      <w:marLeft w:val="0"/>
      <w:marRight w:val="0"/>
      <w:marTop w:val="0"/>
      <w:marBottom w:val="0"/>
      <w:divBdr>
        <w:top w:val="none" w:sz="0" w:space="0" w:color="auto"/>
        <w:left w:val="none" w:sz="0" w:space="0" w:color="auto"/>
        <w:bottom w:val="none" w:sz="0" w:space="0" w:color="auto"/>
        <w:right w:val="none" w:sz="0" w:space="0" w:color="auto"/>
      </w:divBdr>
      <w:divsChild>
        <w:div w:id="88039783">
          <w:marLeft w:val="480"/>
          <w:marRight w:val="0"/>
          <w:marTop w:val="0"/>
          <w:marBottom w:val="0"/>
          <w:divBdr>
            <w:top w:val="none" w:sz="0" w:space="0" w:color="auto"/>
            <w:left w:val="none" w:sz="0" w:space="0" w:color="auto"/>
            <w:bottom w:val="none" w:sz="0" w:space="0" w:color="auto"/>
            <w:right w:val="none" w:sz="0" w:space="0" w:color="auto"/>
          </w:divBdr>
        </w:div>
        <w:div w:id="110516604">
          <w:marLeft w:val="480"/>
          <w:marRight w:val="0"/>
          <w:marTop w:val="0"/>
          <w:marBottom w:val="0"/>
          <w:divBdr>
            <w:top w:val="none" w:sz="0" w:space="0" w:color="auto"/>
            <w:left w:val="none" w:sz="0" w:space="0" w:color="auto"/>
            <w:bottom w:val="none" w:sz="0" w:space="0" w:color="auto"/>
            <w:right w:val="none" w:sz="0" w:space="0" w:color="auto"/>
          </w:divBdr>
        </w:div>
        <w:div w:id="229537354">
          <w:marLeft w:val="480"/>
          <w:marRight w:val="0"/>
          <w:marTop w:val="0"/>
          <w:marBottom w:val="0"/>
          <w:divBdr>
            <w:top w:val="none" w:sz="0" w:space="0" w:color="auto"/>
            <w:left w:val="none" w:sz="0" w:space="0" w:color="auto"/>
            <w:bottom w:val="none" w:sz="0" w:space="0" w:color="auto"/>
            <w:right w:val="none" w:sz="0" w:space="0" w:color="auto"/>
          </w:divBdr>
        </w:div>
        <w:div w:id="422461368">
          <w:marLeft w:val="480"/>
          <w:marRight w:val="0"/>
          <w:marTop w:val="0"/>
          <w:marBottom w:val="0"/>
          <w:divBdr>
            <w:top w:val="none" w:sz="0" w:space="0" w:color="auto"/>
            <w:left w:val="none" w:sz="0" w:space="0" w:color="auto"/>
            <w:bottom w:val="none" w:sz="0" w:space="0" w:color="auto"/>
            <w:right w:val="none" w:sz="0" w:space="0" w:color="auto"/>
          </w:divBdr>
        </w:div>
        <w:div w:id="473841205">
          <w:marLeft w:val="480"/>
          <w:marRight w:val="0"/>
          <w:marTop w:val="0"/>
          <w:marBottom w:val="0"/>
          <w:divBdr>
            <w:top w:val="none" w:sz="0" w:space="0" w:color="auto"/>
            <w:left w:val="none" w:sz="0" w:space="0" w:color="auto"/>
            <w:bottom w:val="none" w:sz="0" w:space="0" w:color="auto"/>
            <w:right w:val="none" w:sz="0" w:space="0" w:color="auto"/>
          </w:divBdr>
        </w:div>
        <w:div w:id="494616965">
          <w:marLeft w:val="480"/>
          <w:marRight w:val="0"/>
          <w:marTop w:val="0"/>
          <w:marBottom w:val="0"/>
          <w:divBdr>
            <w:top w:val="none" w:sz="0" w:space="0" w:color="auto"/>
            <w:left w:val="none" w:sz="0" w:space="0" w:color="auto"/>
            <w:bottom w:val="none" w:sz="0" w:space="0" w:color="auto"/>
            <w:right w:val="none" w:sz="0" w:space="0" w:color="auto"/>
          </w:divBdr>
        </w:div>
        <w:div w:id="531458343">
          <w:marLeft w:val="480"/>
          <w:marRight w:val="0"/>
          <w:marTop w:val="0"/>
          <w:marBottom w:val="0"/>
          <w:divBdr>
            <w:top w:val="none" w:sz="0" w:space="0" w:color="auto"/>
            <w:left w:val="none" w:sz="0" w:space="0" w:color="auto"/>
            <w:bottom w:val="none" w:sz="0" w:space="0" w:color="auto"/>
            <w:right w:val="none" w:sz="0" w:space="0" w:color="auto"/>
          </w:divBdr>
        </w:div>
        <w:div w:id="719789149">
          <w:marLeft w:val="480"/>
          <w:marRight w:val="0"/>
          <w:marTop w:val="0"/>
          <w:marBottom w:val="0"/>
          <w:divBdr>
            <w:top w:val="none" w:sz="0" w:space="0" w:color="auto"/>
            <w:left w:val="none" w:sz="0" w:space="0" w:color="auto"/>
            <w:bottom w:val="none" w:sz="0" w:space="0" w:color="auto"/>
            <w:right w:val="none" w:sz="0" w:space="0" w:color="auto"/>
          </w:divBdr>
        </w:div>
        <w:div w:id="735249168">
          <w:marLeft w:val="480"/>
          <w:marRight w:val="0"/>
          <w:marTop w:val="0"/>
          <w:marBottom w:val="0"/>
          <w:divBdr>
            <w:top w:val="none" w:sz="0" w:space="0" w:color="auto"/>
            <w:left w:val="none" w:sz="0" w:space="0" w:color="auto"/>
            <w:bottom w:val="none" w:sz="0" w:space="0" w:color="auto"/>
            <w:right w:val="none" w:sz="0" w:space="0" w:color="auto"/>
          </w:divBdr>
        </w:div>
        <w:div w:id="760637646">
          <w:marLeft w:val="480"/>
          <w:marRight w:val="0"/>
          <w:marTop w:val="0"/>
          <w:marBottom w:val="0"/>
          <w:divBdr>
            <w:top w:val="none" w:sz="0" w:space="0" w:color="auto"/>
            <w:left w:val="none" w:sz="0" w:space="0" w:color="auto"/>
            <w:bottom w:val="none" w:sz="0" w:space="0" w:color="auto"/>
            <w:right w:val="none" w:sz="0" w:space="0" w:color="auto"/>
          </w:divBdr>
        </w:div>
        <w:div w:id="810562999">
          <w:marLeft w:val="480"/>
          <w:marRight w:val="0"/>
          <w:marTop w:val="0"/>
          <w:marBottom w:val="0"/>
          <w:divBdr>
            <w:top w:val="none" w:sz="0" w:space="0" w:color="auto"/>
            <w:left w:val="none" w:sz="0" w:space="0" w:color="auto"/>
            <w:bottom w:val="none" w:sz="0" w:space="0" w:color="auto"/>
            <w:right w:val="none" w:sz="0" w:space="0" w:color="auto"/>
          </w:divBdr>
        </w:div>
        <w:div w:id="851189588">
          <w:marLeft w:val="480"/>
          <w:marRight w:val="0"/>
          <w:marTop w:val="0"/>
          <w:marBottom w:val="0"/>
          <w:divBdr>
            <w:top w:val="none" w:sz="0" w:space="0" w:color="auto"/>
            <w:left w:val="none" w:sz="0" w:space="0" w:color="auto"/>
            <w:bottom w:val="none" w:sz="0" w:space="0" w:color="auto"/>
            <w:right w:val="none" w:sz="0" w:space="0" w:color="auto"/>
          </w:divBdr>
        </w:div>
        <w:div w:id="917715069">
          <w:marLeft w:val="480"/>
          <w:marRight w:val="0"/>
          <w:marTop w:val="0"/>
          <w:marBottom w:val="0"/>
          <w:divBdr>
            <w:top w:val="none" w:sz="0" w:space="0" w:color="auto"/>
            <w:left w:val="none" w:sz="0" w:space="0" w:color="auto"/>
            <w:bottom w:val="none" w:sz="0" w:space="0" w:color="auto"/>
            <w:right w:val="none" w:sz="0" w:space="0" w:color="auto"/>
          </w:divBdr>
        </w:div>
        <w:div w:id="936526322">
          <w:marLeft w:val="480"/>
          <w:marRight w:val="0"/>
          <w:marTop w:val="0"/>
          <w:marBottom w:val="0"/>
          <w:divBdr>
            <w:top w:val="none" w:sz="0" w:space="0" w:color="auto"/>
            <w:left w:val="none" w:sz="0" w:space="0" w:color="auto"/>
            <w:bottom w:val="none" w:sz="0" w:space="0" w:color="auto"/>
            <w:right w:val="none" w:sz="0" w:space="0" w:color="auto"/>
          </w:divBdr>
        </w:div>
        <w:div w:id="950938960">
          <w:marLeft w:val="480"/>
          <w:marRight w:val="0"/>
          <w:marTop w:val="0"/>
          <w:marBottom w:val="0"/>
          <w:divBdr>
            <w:top w:val="none" w:sz="0" w:space="0" w:color="auto"/>
            <w:left w:val="none" w:sz="0" w:space="0" w:color="auto"/>
            <w:bottom w:val="none" w:sz="0" w:space="0" w:color="auto"/>
            <w:right w:val="none" w:sz="0" w:space="0" w:color="auto"/>
          </w:divBdr>
        </w:div>
        <w:div w:id="1024595032">
          <w:marLeft w:val="480"/>
          <w:marRight w:val="0"/>
          <w:marTop w:val="0"/>
          <w:marBottom w:val="0"/>
          <w:divBdr>
            <w:top w:val="none" w:sz="0" w:space="0" w:color="auto"/>
            <w:left w:val="none" w:sz="0" w:space="0" w:color="auto"/>
            <w:bottom w:val="none" w:sz="0" w:space="0" w:color="auto"/>
            <w:right w:val="none" w:sz="0" w:space="0" w:color="auto"/>
          </w:divBdr>
        </w:div>
        <w:div w:id="1230189022">
          <w:marLeft w:val="480"/>
          <w:marRight w:val="0"/>
          <w:marTop w:val="0"/>
          <w:marBottom w:val="0"/>
          <w:divBdr>
            <w:top w:val="none" w:sz="0" w:space="0" w:color="auto"/>
            <w:left w:val="none" w:sz="0" w:space="0" w:color="auto"/>
            <w:bottom w:val="none" w:sz="0" w:space="0" w:color="auto"/>
            <w:right w:val="none" w:sz="0" w:space="0" w:color="auto"/>
          </w:divBdr>
        </w:div>
        <w:div w:id="1499689686">
          <w:marLeft w:val="480"/>
          <w:marRight w:val="0"/>
          <w:marTop w:val="0"/>
          <w:marBottom w:val="0"/>
          <w:divBdr>
            <w:top w:val="none" w:sz="0" w:space="0" w:color="auto"/>
            <w:left w:val="none" w:sz="0" w:space="0" w:color="auto"/>
            <w:bottom w:val="none" w:sz="0" w:space="0" w:color="auto"/>
            <w:right w:val="none" w:sz="0" w:space="0" w:color="auto"/>
          </w:divBdr>
        </w:div>
        <w:div w:id="1558009148">
          <w:marLeft w:val="480"/>
          <w:marRight w:val="0"/>
          <w:marTop w:val="0"/>
          <w:marBottom w:val="0"/>
          <w:divBdr>
            <w:top w:val="none" w:sz="0" w:space="0" w:color="auto"/>
            <w:left w:val="none" w:sz="0" w:space="0" w:color="auto"/>
            <w:bottom w:val="none" w:sz="0" w:space="0" w:color="auto"/>
            <w:right w:val="none" w:sz="0" w:space="0" w:color="auto"/>
          </w:divBdr>
        </w:div>
        <w:div w:id="1588533667">
          <w:marLeft w:val="480"/>
          <w:marRight w:val="0"/>
          <w:marTop w:val="0"/>
          <w:marBottom w:val="0"/>
          <w:divBdr>
            <w:top w:val="none" w:sz="0" w:space="0" w:color="auto"/>
            <w:left w:val="none" w:sz="0" w:space="0" w:color="auto"/>
            <w:bottom w:val="none" w:sz="0" w:space="0" w:color="auto"/>
            <w:right w:val="none" w:sz="0" w:space="0" w:color="auto"/>
          </w:divBdr>
        </w:div>
        <w:div w:id="1652709848">
          <w:marLeft w:val="480"/>
          <w:marRight w:val="0"/>
          <w:marTop w:val="0"/>
          <w:marBottom w:val="0"/>
          <w:divBdr>
            <w:top w:val="none" w:sz="0" w:space="0" w:color="auto"/>
            <w:left w:val="none" w:sz="0" w:space="0" w:color="auto"/>
            <w:bottom w:val="none" w:sz="0" w:space="0" w:color="auto"/>
            <w:right w:val="none" w:sz="0" w:space="0" w:color="auto"/>
          </w:divBdr>
        </w:div>
        <w:div w:id="1657151415">
          <w:marLeft w:val="480"/>
          <w:marRight w:val="0"/>
          <w:marTop w:val="0"/>
          <w:marBottom w:val="0"/>
          <w:divBdr>
            <w:top w:val="none" w:sz="0" w:space="0" w:color="auto"/>
            <w:left w:val="none" w:sz="0" w:space="0" w:color="auto"/>
            <w:bottom w:val="none" w:sz="0" w:space="0" w:color="auto"/>
            <w:right w:val="none" w:sz="0" w:space="0" w:color="auto"/>
          </w:divBdr>
        </w:div>
        <w:div w:id="1912234873">
          <w:marLeft w:val="480"/>
          <w:marRight w:val="0"/>
          <w:marTop w:val="0"/>
          <w:marBottom w:val="0"/>
          <w:divBdr>
            <w:top w:val="none" w:sz="0" w:space="0" w:color="auto"/>
            <w:left w:val="none" w:sz="0" w:space="0" w:color="auto"/>
            <w:bottom w:val="none" w:sz="0" w:space="0" w:color="auto"/>
            <w:right w:val="none" w:sz="0" w:space="0" w:color="auto"/>
          </w:divBdr>
        </w:div>
        <w:div w:id="2022075812">
          <w:marLeft w:val="480"/>
          <w:marRight w:val="0"/>
          <w:marTop w:val="0"/>
          <w:marBottom w:val="0"/>
          <w:divBdr>
            <w:top w:val="none" w:sz="0" w:space="0" w:color="auto"/>
            <w:left w:val="none" w:sz="0" w:space="0" w:color="auto"/>
            <w:bottom w:val="none" w:sz="0" w:space="0" w:color="auto"/>
            <w:right w:val="none" w:sz="0" w:space="0" w:color="auto"/>
          </w:divBdr>
        </w:div>
        <w:div w:id="2041785577">
          <w:marLeft w:val="480"/>
          <w:marRight w:val="0"/>
          <w:marTop w:val="0"/>
          <w:marBottom w:val="0"/>
          <w:divBdr>
            <w:top w:val="none" w:sz="0" w:space="0" w:color="auto"/>
            <w:left w:val="none" w:sz="0" w:space="0" w:color="auto"/>
            <w:bottom w:val="none" w:sz="0" w:space="0" w:color="auto"/>
            <w:right w:val="none" w:sz="0" w:space="0" w:color="auto"/>
          </w:divBdr>
        </w:div>
        <w:div w:id="2063018909">
          <w:marLeft w:val="480"/>
          <w:marRight w:val="0"/>
          <w:marTop w:val="0"/>
          <w:marBottom w:val="0"/>
          <w:divBdr>
            <w:top w:val="none" w:sz="0" w:space="0" w:color="auto"/>
            <w:left w:val="none" w:sz="0" w:space="0" w:color="auto"/>
            <w:bottom w:val="none" w:sz="0" w:space="0" w:color="auto"/>
            <w:right w:val="none" w:sz="0" w:space="0" w:color="auto"/>
          </w:divBdr>
        </w:div>
        <w:div w:id="2135978805">
          <w:marLeft w:val="480"/>
          <w:marRight w:val="0"/>
          <w:marTop w:val="0"/>
          <w:marBottom w:val="0"/>
          <w:divBdr>
            <w:top w:val="none" w:sz="0" w:space="0" w:color="auto"/>
            <w:left w:val="none" w:sz="0" w:space="0" w:color="auto"/>
            <w:bottom w:val="none" w:sz="0" w:space="0" w:color="auto"/>
            <w:right w:val="none" w:sz="0" w:space="0" w:color="auto"/>
          </w:divBdr>
        </w:div>
      </w:divsChild>
    </w:div>
    <w:div w:id="367067245">
      <w:bodyDiv w:val="1"/>
      <w:marLeft w:val="0"/>
      <w:marRight w:val="0"/>
      <w:marTop w:val="0"/>
      <w:marBottom w:val="0"/>
      <w:divBdr>
        <w:top w:val="none" w:sz="0" w:space="0" w:color="auto"/>
        <w:left w:val="none" w:sz="0" w:space="0" w:color="auto"/>
        <w:bottom w:val="none" w:sz="0" w:space="0" w:color="auto"/>
        <w:right w:val="none" w:sz="0" w:space="0" w:color="auto"/>
      </w:divBdr>
    </w:div>
    <w:div w:id="369305517">
      <w:bodyDiv w:val="1"/>
      <w:marLeft w:val="0"/>
      <w:marRight w:val="0"/>
      <w:marTop w:val="0"/>
      <w:marBottom w:val="0"/>
      <w:divBdr>
        <w:top w:val="none" w:sz="0" w:space="0" w:color="auto"/>
        <w:left w:val="none" w:sz="0" w:space="0" w:color="auto"/>
        <w:bottom w:val="none" w:sz="0" w:space="0" w:color="auto"/>
        <w:right w:val="none" w:sz="0" w:space="0" w:color="auto"/>
      </w:divBdr>
    </w:div>
    <w:div w:id="372003894">
      <w:bodyDiv w:val="1"/>
      <w:marLeft w:val="0"/>
      <w:marRight w:val="0"/>
      <w:marTop w:val="0"/>
      <w:marBottom w:val="0"/>
      <w:divBdr>
        <w:top w:val="none" w:sz="0" w:space="0" w:color="auto"/>
        <w:left w:val="none" w:sz="0" w:space="0" w:color="auto"/>
        <w:bottom w:val="none" w:sz="0" w:space="0" w:color="auto"/>
        <w:right w:val="none" w:sz="0" w:space="0" w:color="auto"/>
      </w:divBdr>
      <w:divsChild>
        <w:div w:id="178659899">
          <w:marLeft w:val="480"/>
          <w:marRight w:val="0"/>
          <w:marTop w:val="0"/>
          <w:marBottom w:val="0"/>
          <w:divBdr>
            <w:top w:val="none" w:sz="0" w:space="0" w:color="auto"/>
            <w:left w:val="none" w:sz="0" w:space="0" w:color="auto"/>
            <w:bottom w:val="none" w:sz="0" w:space="0" w:color="auto"/>
            <w:right w:val="none" w:sz="0" w:space="0" w:color="auto"/>
          </w:divBdr>
        </w:div>
        <w:div w:id="212811439">
          <w:marLeft w:val="480"/>
          <w:marRight w:val="0"/>
          <w:marTop w:val="0"/>
          <w:marBottom w:val="0"/>
          <w:divBdr>
            <w:top w:val="none" w:sz="0" w:space="0" w:color="auto"/>
            <w:left w:val="none" w:sz="0" w:space="0" w:color="auto"/>
            <w:bottom w:val="none" w:sz="0" w:space="0" w:color="auto"/>
            <w:right w:val="none" w:sz="0" w:space="0" w:color="auto"/>
          </w:divBdr>
        </w:div>
        <w:div w:id="350377584">
          <w:marLeft w:val="480"/>
          <w:marRight w:val="0"/>
          <w:marTop w:val="0"/>
          <w:marBottom w:val="0"/>
          <w:divBdr>
            <w:top w:val="none" w:sz="0" w:space="0" w:color="auto"/>
            <w:left w:val="none" w:sz="0" w:space="0" w:color="auto"/>
            <w:bottom w:val="none" w:sz="0" w:space="0" w:color="auto"/>
            <w:right w:val="none" w:sz="0" w:space="0" w:color="auto"/>
          </w:divBdr>
        </w:div>
        <w:div w:id="381294048">
          <w:marLeft w:val="480"/>
          <w:marRight w:val="0"/>
          <w:marTop w:val="0"/>
          <w:marBottom w:val="0"/>
          <w:divBdr>
            <w:top w:val="none" w:sz="0" w:space="0" w:color="auto"/>
            <w:left w:val="none" w:sz="0" w:space="0" w:color="auto"/>
            <w:bottom w:val="none" w:sz="0" w:space="0" w:color="auto"/>
            <w:right w:val="none" w:sz="0" w:space="0" w:color="auto"/>
          </w:divBdr>
        </w:div>
        <w:div w:id="413092434">
          <w:marLeft w:val="480"/>
          <w:marRight w:val="0"/>
          <w:marTop w:val="0"/>
          <w:marBottom w:val="0"/>
          <w:divBdr>
            <w:top w:val="none" w:sz="0" w:space="0" w:color="auto"/>
            <w:left w:val="none" w:sz="0" w:space="0" w:color="auto"/>
            <w:bottom w:val="none" w:sz="0" w:space="0" w:color="auto"/>
            <w:right w:val="none" w:sz="0" w:space="0" w:color="auto"/>
          </w:divBdr>
        </w:div>
        <w:div w:id="414059951">
          <w:marLeft w:val="480"/>
          <w:marRight w:val="0"/>
          <w:marTop w:val="0"/>
          <w:marBottom w:val="0"/>
          <w:divBdr>
            <w:top w:val="none" w:sz="0" w:space="0" w:color="auto"/>
            <w:left w:val="none" w:sz="0" w:space="0" w:color="auto"/>
            <w:bottom w:val="none" w:sz="0" w:space="0" w:color="auto"/>
            <w:right w:val="none" w:sz="0" w:space="0" w:color="auto"/>
          </w:divBdr>
        </w:div>
        <w:div w:id="479082855">
          <w:marLeft w:val="480"/>
          <w:marRight w:val="0"/>
          <w:marTop w:val="0"/>
          <w:marBottom w:val="0"/>
          <w:divBdr>
            <w:top w:val="none" w:sz="0" w:space="0" w:color="auto"/>
            <w:left w:val="none" w:sz="0" w:space="0" w:color="auto"/>
            <w:bottom w:val="none" w:sz="0" w:space="0" w:color="auto"/>
            <w:right w:val="none" w:sz="0" w:space="0" w:color="auto"/>
          </w:divBdr>
        </w:div>
        <w:div w:id="554242136">
          <w:marLeft w:val="480"/>
          <w:marRight w:val="0"/>
          <w:marTop w:val="0"/>
          <w:marBottom w:val="0"/>
          <w:divBdr>
            <w:top w:val="none" w:sz="0" w:space="0" w:color="auto"/>
            <w:left w:val="none" w:sz="0" w:space="0" w:color="auto"/>
            <w:bottom w:val="none" w:sz="0" w:space="0" w:color="auto"/>
            <w:right w:val="none" w:sz="0" w:space="0" w:color="auto"/>
          </w:divBdr>
        </w:div>
        <w:div w:id="574362319">
          <w:marLeft w:val="480"/>
          <w:marRight w:val="0"/>
          <w:marTop w:val="0"/>
          <w:marBottom w:val="0"/>
          <w:divBdr>
            <w:top w:val="none" w:sz="0" w:space="0" w:color="auto"/>
            <w:left w:val="none" w:sz="0" w:space="0" w:color="auto"/>
            <w:bottom w:val="none" w:sz="0" w:space="0" w:color="auto"/>
            <w:right w:val="none" w:sz="0" w:space="0" w:color="auto"/>
          </w:divBdr>
        </w:div>
        <w:div w:id="725182251">
          <w:marLeft w:val="480"/>
          <w:marRight w:val="0"/>
          <w:marTop w:val="0"/>
          <w:marBottom w:val="0"/>
          <w:divBdr>
            <w:top w:val="none" w:sz="0" w:space="0" w:color="auto"/>
            <w:left w:val="none" w:sz="0" w:space="0" w:color="auto"/>
            <w:bottom w:val="none" w:sz="0" w:space="0" w:color="auto"/>
            <w:right w:val="none" w:sz="0" w:space="0" w:color="auto"/>
          </w:divBdr>
        </w:div>
        <w:div w:id="811409427">
          <w:marLeft w:val="480"/>
          <w:marRight w:val="0"/>
          <w:marTop w:val="0"/>
          <w:marBottom w:val="0"/>
          <w:divBdr>
            <w:top w:val="none" w:sz="0" w:space="0" w:color="auto"/>
            <w:left w:val="none" w:sz="0" w:space="0" w:color="auto"/>
            <w:bottom w:val="none" w:sz="0" w:space="0" w:color="auto"/>
            <w:right w:val="none" w:sz="0" w:space="0" w:color="auto"/>
          </w:divBdr>
        </w:div>
        <w:div w:id="824782435">
          <w:marLeft w:val="480"/>
          <w:marRight w:val="0"/>
          <w:marTop w:val="0"/>
          <w:marBottom w:val="0"/>
          <w:divBdr>
            <w:top w:val="none" w:sz="0" w:space="0" w:color="auto"/>
            <w:left w:val="none" w:sz="0" w:space="0" w:color="auto"/>
            <w:bottom w:val="none" w:sz="0" w:space="0" w:color="auto"/>
            <w:right w:val="none" w:sz="0" w:space="0" w:color="auto"/>
          </w:divBdr>
        </w:div>
        <w:div w:id="847863549">
          <w:marLeft w:val="480"/>
          <w:marRight w:val="0"/>
          <w:marTop w:val="0"/>
          <w:marBottom w:val="0"/>
          <w:divBdr>
            <w:top w:val="none" w:sz="0" w:space="0" w:color="auto"/>
            <w:left w:val="none" w:sz="0" w:space="0" w:color="auto"/>
            <w:bottom w:val="none" w:sz="0" w:space="0" w:color="auto"/>
            <w:right w:val="none" w:sz="0" w:space="0" w:color="auto"/>
          </w:divBdr>
        </w:div>
        <w:div w:id="904990935">
          <w:marLeft w:val="480"/>
          <w:marRight w:val="0"/>
          <w:marTop w:val="0"/>
          <w:marBottom w:val="0"/>
          <w:divBdr>
            <w:top w:val="none" w:sz="0" w:space="0" w:color="auto"/>
            <w:left w:val="none" w:sz="0" w:space="0" w:color="auto"/>
            <w:bottom w:val="none" w:sz="0" w:space="0" w:color="auto"/>
            <w:right w:val="none" w:sz="0" w:space="0" w:color="auto"/>
          </w:divBdr>
        </w:div>
        <w:div w:id="1097335432">
          <w:marLeft w:val="480"/>
          <w:marRight w:val="0"/>
          <w:marTop w:val="0"/>
          <w:marBottom w:val="0"/>
          <w:divBdr>
            <w:top w:val="none" w:sz="0" w:space="0" w:color="auto"/>
            <w:left w:val="none" w:sz="0" w:space="0" w:color="auto"/>
            <w:bottom w:val="none" w:sz="0" w:space="0" w:color="auto"/>
            <w:right w:val="none" w:sz="0" w:space="0" w:color="auto"/>
          </w:divBdr>
        </w:div>
        <w:div w:id="1174567308">
          <w:marLeft w:val="480"/>
          <w:marRight w:val="0"/>
          <w:marTop w:val="0"/>
          <w:marBottom w:val="0"/>
          <w:divBdr>
            <w:top w:val="none" w:sz="0" w:space="0" w:color="auto"/>
            <w:left w:val="none" w:sz="0" w:space="0" w:color="auto"/>
            <w:bottom w:val="none" w:sz="0" w:space="0" w:color="auto"/>
            <w:right w:val="none" w:sz="0" w:space="0" w:color="auto"/>
          </w:divBdr>
        </w:div>
        <w:div w:id="1187906249">
          <w:marLeft w:val="480"/>
          <w:marRight w:val="0"/>
          <w:marTop w:val="0"/>
          <w:marBottom w:val="0"/>
          <w:divBdr>
            <w:top w:val="none" w:sz="0" w:space="0" w:color="auto"/>
            <w:left w:val="none" w:sz="0" w:space="0" w:color="auto"/>
            <w:bottom w:val="none" w:sz="0" w:space="0" w:color="auto"/>
            <w:right w:val="none" w:sz="0" w:space="0" w:color="auto"/>
          </w:divBdr>
        </w:div>
        <w:div w:id="1190993748">
          <w:marLeft w:val="480"/>
          <w:marRight w:val="0"/>
          <w:marTop w:val="0"/>
          <w:marBottom w:val="0"/>
          <w:divBdr>
            <w:top w:val="none" w:sz="0" w:space="0" w:color="auto"/>
            <w:left w:val="none" w:sz="0" w:space="0" w:color="auto"/>
            <w:bottom w:val="none" w:sz="0" w:space="0" w:color="auto"/>
            <w:right w:val="none" w:sz="0" w:space="0" w:color="auto"/>
          </w:divBdr>
        </w:div>
        <w:div w:id="1337459282">
          <w:marLeft w:val="480"/>
          <w:marRight w:val="0"/>
          <w:marTop w:val="0"/>
          <w:marBottom w:val="0"/>
          <w:divBdr>
            <w:top w:val="none" w:sz="0" w:space="0" w:color="auto"/>
            <w:left w:val="none" w:sz="0" w:space="0" w:color="auto"/>
            <w:bottom w:val="none" w:sz="0" w:space="0" w:color="auto"/>
            <w:right w:val="none" w:sz="0" w:space="0" w:color="auto"/>
          </w:divBdr>
        </w:div>
        <w:div w:id="1381438851">
          <w:marLeft w:val="480"/>
          <w:marRight w:val="0"/>
          <w:marTop w:val="0"/>
          <w:marBottom w:val="0"/>
          <w:divBdr>
            <w:top w:val="none" w:sz="0" w:space="0" w:color="auto"/>
            <w:left w:val="none" w:sz="0" w:space="0" w:color="auto"/>
            <w:bottom w:val="none" w:sz="0" w:space="0" w:color="auto"/>
            <w:right w:val="none" w:sz="0" w:space="0" w:color="auto"/>
          </w:divBdr>
        </w:div>
        <w:div w:id="1479230296">
          <w:marLeft w:val="480"/>
          <w:marRight w:val="0"/>
          <w:marTop w:val="0"/>
          <w:marBottom w:val="0"/>
          <w:divBdr>
            <w:top w:val="none" w:sz="0" w:space="0" w:color="auto"/>
            <w:left w:val="none" w:sz="0" w:space="0" w:color="auto"/>
            <w:bottom w:val="none" w:sz="0" w:space="0" w:color="auto"/>
            <w:right w:val="none" w:sz="0" w:space="0" w:color="auto"/>
          </w:divBdr>
        </w:div>
        <w:div w:id="1497837586">
          <w:marLeft w:val="480"/>
          <w:marRight w:val="0"/>
          <w:marTop w:val="0"/>
          <w:marBottom w:val="0"/>
          <w:divBdr>
            <w:top w:val="none" w:sz="0" w:space="0" w:color="auto"/>
            <w:left w:val="none" w:sz="0" w:space="0" w:color="auto"/>
            <w:bottom w:val="none" w:sz="0" w:space="0" w:color="auto"/>
            <w:right w:val="none" w:sz="0" w:space="0" w:color="auto"/>
          </w:divBdr>
        </w:div>
        <w:div w:id="1891719417">
          <w:marLeft w:val="480"/>
          <w:marRight w:val="0"/>
          <w:marTop w:val="0"/>
          <w:marBottom w:val="0"/>
          <w:divBdr>
            <w:top w:val="none" w:sz="0" w:space="0" w:color="auto"/>
            <w:left w:val="none" w:sz="0" w:space="0" w:color="auto"/>
            <w:bottom w:val="none" w:sz="0" w:space="0" w:color="auto"/>
            <w:right w:val="none" w:sz="0" w:space="0" w:color="auto"/>
          </w:divBdr>
        </w:div>
        <w:div w:id="1947225227">
          <w:marLeft w:val="480"/>
          <w:marRight w:val="0"/>
          <w:marTop w:val="0"/>
          <w:marBottom w:val="0"/>
          <w:divBdr>
            <w:top w:val="none" w:sz="0" w:space="0" w:color="auto"/>
            <w:left w:val="none" w:sz="0" w:space="0" w:color="auto"/>
            <w:bottom w:val="none" w:sz="0" w:space="0" w:color="auto"/>
            <w:right w:val="none" w:sz="0" w:space="0" w:color="auto"/>
          </w:divBdr>
        </w:div>
        <w:div w:id="2039888030">
          <w:marLeft w:val="480"/>
          <w:marRight w:val="0"/>
          <w:marTop w:val="0"/>
          <w:marBottom w:val="0"/>
          <w:divBdr>
            <w:top w:val="none" w:sz="0" w:space="0" w:color="auto"/>
            <w:left w:val="none" w:sz="0" w:space="0" w:color="auto"/>
            <w:bottom w:val="none" w:sz="0" w:space="0" w:color="auto"/>
            <w:right w:val="none" w:sz="0" w:space="0" w:color="auto"/>
          </w:divBdr>
        </w:div>
        <w:div w:id="2071225067">
          <w:marLeft w:val="480"/>
          <w:marRight w:val="0"/>
          <w:marTop w:val="0"/>
          <w:marBottom w:val="0"/>
          <w:divBdr>
            <w:top w:val="none" w:sz="0" w:space="0" w:color="auto"/>
            <w:left w:val="none" w:sz="0" w:space="0" w:color="auto"/>
            <w:bottom w:val="none" w:sz="0" w:space="0" w:color="auto"/>
            <w:right w:val="none" w:sz="0" w:space="0" w:color="auto"/>
          </w:divBdr>
        </w:div>
      </w:divsChild>
    </w:div>
    <w:div w:id="372073770">
      <w:bodyDiv w:val="1"/>
      <w:marLeft w:val="0"/>
      <w:marRight w:val="0"/>
      <w:marTop w:val="0"/>
      <w:marBottom w:val="0"/>
      <w:divBdr>
        <w:top w:val="none" w:sz="0" w:space="0" w:color="auto"/>
        <w:left w:val="none" w:sz="0" w:space="0" w:color="auto"/>
        <w:bottom w:val="none" w:sz="0" w:space="0" w:color="auto"/>
        <w:right w:val="none" w:sz="0" w:space="0" w:color="auto"/>
      </w:divBdr>
    </w:div>
    <w:div w:id="374233848">
      <w:bodyDiv w:val="1"/>
      <w:marLeft w:val="0"/>
      <w:marRight w:val="0"/>
      <w:marTop w:val="0"/>
      <w:marBottom w:val="0"/>
      <w:divBdr>
        <w:top w:val="none" w:sz="0" w:space="0" w:color="auto"/>
        <w:left w:val="none" w:sz="0" w:space="0" w:color="auto"/>
        <w:bottom w:val="none" w:sz="0" w:space="0" w:color="auto"/>
        <w:right w:val="none" w:sz="0" w:space="0" w:color="auto"/>
      </w:divBdr>
    </w:div>
    <w:div w:id="375199221">
      <w:bodyDiv w:val="1"/>
      <w:marLeft w:val="0"/>
      <w:marRight w:val="0"/>
      <w:marTop w:val="0"/>
      <w:marBottom w:val="0"/>
      <w:divBdr>
        <w:top w:val="none" w:sz="0" w:space="0" w:color="auto"/>
        <w:left w:val="none" w:sz="0" w:space="0" w:color="auto"/>
        <w:bottom w:val="none" w:sz="0" w:space="0" w:color="auto"/>
        <w:right w:val="none" w:sz="0" w:space="0" w:color="auto"/>
      </w:divBdr>
    </w:div>
    <w:div w:id="375352500">
      <w:bodyDiv w:val="1"/>
      <w:marLeft w:val="0"/>
      <w:marRight w:val="0"/>
      <w:marTop w:val="0"/>
      <w:marBottom w:val="0"/>
      <w:divBdr>
        <w:top w:val="none" w:sz="0" w:space="0" w:color="auto"/>
        <w:left w:val="none" w:sz="0" w:space="0" w:color="auto"/>
        <w:bottom w:val="none" w:sz="0" w:space="0" w:color="auto"/>
        <w:right w:val="none" w:sz="0" w:space="0" w:color="auto"/>
      </w:divBdr>
      <w:divsChild>
        <w:div w:id="21785130">
          <w:marLeft w:val="480"/>
          <w:marRight w:val="0"/>
          <w:marTop w:val="0"/>
          <w:marBottom w:val="0"/>
          <w:divBdr>
            <w:top w:val="none" w:sz="0" w:space="0" w:color="auto"/>
            <w:left w:val="none" w:sz="0" w:space="0" w:color="auto"/>
            <w:bottom w:val="none" w:sz="0" w:space="0" w:color="auto"/>
            <w:right w:val="none" w:sz="0" w:space="0" w:color="auto"/>
          </w:divBdr>
        </w:div>
        <w:div w:id="72244976">
          <w:marLeft w:val="480"/>
          <w:marRight w:val="0"/>
          <w:marTop w:val="0"/>
          <w:marBottom w:val="0"/>
          <w:divBdr>
            <w:top w:val="none" w:sz="0" w:space="0" w:color="auto"/>
            <w:left w:val="none" w:sz="0" w:space="0" w:color="auto"/>
            <w:bottom w:val="none" w:sz="0" w:space="0" w:color="auto"/>
            <w:right w:val="none" w:sz="0" w:space="0" w:color="auto"/>
          </w:divBdr>
        </w:div>
        <w:div w:id="176236475">
          <w:marLeft w:val="480"/>
          <w:marRight w:val="0"/>
          <w:marTop w:val="0"/>
          <w:marBottom w:val="0"/>
          <w:divBdr>
            <w:top w:val="none" w:sz="0" w:space="0" w:color="auto"/>
            <w:left w:val="none" w:sz="0" w:space="0" w:color="auto"/>
            <w:bottom w:val="none" w:sz="0" w:space="0" w:color="auto"/>
            <w:right w:val="none" w:sz="0" w:space="0" w:color="auto"/>
          </w:divBdr>
        </w:div>
        <w:div w:id="188422917">
          <w:marLeft w:val="480"/>
          <w:marRight w:val="0"/>
          <w:marTop w:val="0"/>
          <w:marBottom w:val="0"/>
          <w:divBdr>
            <w:top w:val="none" w:sz="0" w:space="0" w:color="auto"/>
            <w:left w:val="none" w:sz="0" w:space="0" w:color="auto"/>
            <w:bottom w:val="none" w:sz="0" w:space="0" w:color="auto"/>
            <w:right w:val="none" w:sz="0" w:space="0" w:color="auto"/>
          </w:divBdr>
        </w:div>
        <w:div w:id="206261675">
          <w:marLeft w:val="480"/>
          <w:marRight w:val="0"/>
          <w:marTop w:val="0"/>
          <w:marBottom w:val="0"/>
          <w:divBdr>
            <w:top w:val="none" w:sz="0" w:space="0" w:color="auto"/>
            <w:left w:val="none" w:sz="0" w:space="0" w:color="auto"/>
            <w:bottom w:val="none" w:sz="0" w:space="0" w:color="auto"/>
            <w:right w:val="none" w:sz="0" w:space="0" w:color="auto"/>
          </w:divBdr>
        </w:div>
        <w:div w:id="467288021">
          <w:marLeft w:val="480"/>
          <w:marRight w:val="0"/>
          <w:marTop w:val="0"/>
          <w:marBottom w:val="0"/>
          <w:divBdr>
            <w:top w:val="none" w:sz="0" w:space="0" w:color="auto"/>
            <w:left w:val="none" w:sz="0" w:space="0" w:color="auto"/>
            <w:bottom w:val="none" w:sz="0" w:space="0" w:color="auto"/>
            <w:right w:val="none" w:sz="0" w:space="0" w:color="auto"/>
          </w:divBdr>
        </w:div>
        <w:div w:id="493760466">
          <w:marLeft w:val="480"/>
          <w:marRight w:val="0"/>
          <w:marTop w:val="0"/>
          <w:marBottom w:val="0"/>
          <w:divBdr>
            <w:top w:val="none" w:sz="0" w:space="0" w:color="auto"/>
            <w:left w:val="none" w:sz="0" w:space="0" w:color="auto"/>
            <w:bottom w:val="none" w:sz="0" w:space="0" w:color="auto"/>
            <w:right w:val="none" w:sz="0" w:space="0" w:color="auto"/>
          </w:divBdr>
        </w:div>
        <w:div w:id="525142970">
          <w:marLeft w:val="480"/>
          <w:marRight w:val="0"/>
          <w:marTop w:val="0"/>
          <w:marBottom w:val="0"/>
          <w:divBdr>
            <w:top w:val="none" w:sz="0" w:space="0" w:color="auto"/>
            <w:left w:val="none" w:sz="0" w:space="0" w:color="auto"/>
            <w:bottom w:val="none" w:sz="0" w:space="0" w:color="auto"/>
            <w:right w:val="none" w:sz="0" w:space="0" w:color="auto"/>
          </w:divBdr>
        </w:div>
        <w:div w:id="573122690">
          <w:marLeft w:val="480"/>
          <w:marRight w:val="0"/>
          <w:marTop w:val="0"/>
          <w:marBottom w:val="0"/>
          <w:divBdr>
            <w:top w:val="none" w:sz="0" w:space="0" w:color="auto"/>
            <w:left w:val="none" w:sz="0" w:space="0" w:color="auto"/>
            <w:bottom w:val="none" w:sz="0" w:space="0" w:color="auto"/>
            <w:right w:val="none" w:sz="0" w:space="0" w:color="auto"/>
          </w:divBdr>
        </w:div>
        <w:div w:id="595406195">
          <w:marLeft w:val="480"/>
          <w:marRight w:val="0"/>
          <w:marTop w:val="0"/>
          <w:marBottom w:val="0"/>
          <w:divBdr>
            <w:top w:val="none" w:sz="0" w:space="0" w:color="auto"/>
            <w:left w:val="none" w:sz="0" w:space="0" w:color="auto"/>
            <w:bottom w:val="none" w:sz="0" w:space="0" w:color="auto"/>
            <w:right w:val="none" w:sz="0" w:space="0" w:color="auto"/>
          </w:divBdr>
        </w:div>
        <w:div w:id="686098333">
          <w:marLeft w:val="480"/>
          <w:marRight w:val="0"/>
          <w:marTop w:val="0"/>
          <w:marBottom w:val="0"/>
          <w:divBdr>
            <w:top w:val="none" w:sz="0" w:space="0" w:color="auto"/>
            <w:left w:val="none" w:sz="0" w:space="0" w:color="auto"/>
            <w:bottom w:val="none" w:sz="0" w:space="0" w:color="auto"/>
            <w:right w:val="none" w:sz="0" w:space="0" w:color="auto"/>
          </w:divBdr>
        </w:div>
        <w:div w:id="950235829">
          <w:marLeft w:val="480"/>
          <w:marRight w:val="0"/>
          <w:marTop w:val="0"/>
          <w:marBottom w:val="0"/>
          <w:divBdr>
            <w:top w:val="none" w:sz="0" w:space="0" w:color="auto"/>
            <w:left w:val="none" w:sz="0" w:space="0" w:color="auto"/>
            <w:bottom w:val="none" w:sz="0" w:space="0" w:color="auto"/>
            <w:right w:val="none" w:sz="0" w:space="0" w:color="auto"/>
          </w:divBdr>
        </w:div>
        <w:div w:id="1086849528">
          <w:marLeft w:val="480"/>
          <w:marRight w:val="0"/>
          <w:marTop w:val="0"/>
          <w:marBottom w:val="0"/>
          <w:divBdr>
            <w:top w:val="none" w:sz="0" w:space="0" w:color="auto"/>
            <w:left w:val="none" w:sz="0" w:space="0" w:color="auto"/>
            <w:bottom w:val="none" w:sz="0" w:space="0" w:color="auto"/>
            <w:right w:val="none" w:sz="0" w:space="0" w:color="auto"/>
          </w:divBdr>
        </w:div>
        <w:div w:id="1373770442">
          <w:marLeft w:val="480"/>
          <w:marRight w:val="0"/>
          <w:marTop w:val="0"/>
          <w:marBottom w:val="0"/>
          <w:divBdr>
            <w:top w:val="none" w:sz="0" w:space="0" w:color="auto"/>
            <w:left w:val="none" w:sz="0" w:space="0" w:color="auto"/>
            <w:bottom w:val="none" w:sz="0" w:space="0" w:color="auto"/>
            <w:right w:val="none" w:sz="0" w:space="0" w:color="auto"/>
          </w:divBdr>
        </w:div>
        <w:div w:id="1448886741">
          <w:marLeft w:val="480"/>
          <w:marRight w:val="0"/>
          <w:marTop w:val="0"/>
          <w:marBottom w:val="0"/>
          <w:divBdr>
            <w:top w:val="none" w:sz="0" w:space="0" w:color="auto"/>
            <w:left w:val="none" w:sz="0" w:space="0" w:color="auto"/>
            <w:bottom w:val="none" w:sz="0" w:space="0" w:color="auto"/>
            <w:right w:val="none" w:sz="0" w:space="0" w:color="auto"/>
          </w:divBdr>
        </w:div>
        <w:div w:id="1812559390">
          <w:marLeft w:val="480"/>
          <w:marRight w:val="0"/>
          <w:marTop w:val="0"/>
          <w:marBottom w:val="0"/>
          <w:divBdr>
            <w:top w:val="none" w:sz="0" w:space="0" w:color="auto"/>
            <w:left w:val="none" w:sz="0" w:space="0" w:color="auto"/>
            <w:bottom w:val="none" w:sz="0" w:space="0" w:color="auto"/>
            <w:right w:val="none" w:sz="0" w:space="0" w:color="auto"/>
          </w:divBdr>
        </w:div>
        <w:div w:id="1836870247">
          <w:marLeft w:val="480"/>
          <w:marRight w:val="0"/>
          <w:marTop w:val="0"/>
          <w:marBottom w:val="0"/>
          <w:divBdr>
            <w:top w:val="none" w:sz="0" w:space="0" w:color="auto"/>
            <w:left w:val="none" w:sz="0" w:space="0" w:color="auto"/>
            <w:bottom w:val="none" w:sz="0" w:space="0" w:color="auto"/>
            <w:right w:val="none" w:sz="0" w:space="0" w:color="auto"/>
          </w:divBdr>
        </w:div>
        <w:div w:id="2083986098">
          <w:marLeft w:val="480"/>
          <w:marRight w:val="0"/>
          <w:marTop w:val="0"/>
          <w:marBottom w:val="0"/>
          <w:divBdr>
            <w:top w:val="none" w:sz="0" w:space="0" w:color="auto"/>
            <w:left w:val="none" w:sz="0" w:space="0" w:color="auto"/>
            <w:bottom w:val="none" w:sz="0" w:space="0" w:color="auto"/>
            <w:right w:val="none" w:sz="0" w:space="0" w:color="auto"/>
          </w:divBdr>
        </w:div>
      </w:divsChild>
    </w:div>
    <w:div w:id="378017663">
      <w:bodyDiv w:val="1"/>
      <w:marLeft w:val="0"/>
      <w:marRight w:val="0"/>
      <w:marTop w:val="0"/>
      <w:marBottom w:val="0"/>
      <w:divBdr>
        <w:top w:val="none" w:sz="0" w:space="0" w:color="auto"/>
        <w:left w:val="none" w:sz="0" w:space="0" w:color="auto"/>
        <w:bottom w:val="none" w:sz="0" w:space="0" w:color="auto"/>
        <w:right w:val="none" w:sz="0" w:space="0" w:color="auto"/>
      </w:divBdr>
    </w:div>
    <w:div w:id="378943655">
      <w:bodyDiv w:val="1"/>
      <w:marLeft w:val="0"/>
      <w:marRight w:val="0"/>
      <w:marTop w:val="0"/>
      <w:marBottom w:val="0"/>
      <w:divBdr>
        <w:top w:val="none" w:sz="0" w:space="0" w:color="auto"/>
        <w:left w:val="none" w:sz="0" w:space="0" w:color="auto"/>
        <w:bottom w:val="none" w:sz="0" w:space="0" w:color="auto"/>
        <w:right w:val="none" w:sz="0" w:space="0" w:color="auto"/>
      </w:divBdr>
    </w:div>
    <w:div w:id="384524667">
      <w:bodyDiv w:val="1"/>
      <w:marLeft w:val="0"/>
      <w:marRight w:val="0"/>
      <w:marTop w:val="0"/>
      <w:marBottom w:val="0"/>
      <w:divBdr>
        <w:top w:val="none" w:sz="0" w:space="0" w:color="auto"/>
        <w:left w:val="none" w:sz="0" w:space="0" w:color="auto"/>
        <w:bottom w:val="none" w:sz="0" w:space="0" w:color="auto"/>
        <w:right w:val="none" w:sz="0" w:space="0" w:color="auto"/>
      </w:divBdr>
      <w:divsChild>
        <w:div w:id="35592868">
          <w:marLeft w:val="480"/>
          <w:marRight w:val="0"/>
          <w:marTop w:val="0"/>
          <w:marBottom w:val="0"/>
          <w:divBdr>
            <w:top w:val="none" w:sz="0" w:space="0" w:color="auto"/>
            <w:left w:val="none" w:sz="0" w:space="0" w:color="auto"/>
            <w:bottom w:val="none" w:sz="0" w:space="0" w:color="auto"/>
            <w:right w:val="none" w:sz="0" w:space="0" w:color="auto"/>
          </w:divBdr>
        </w:div>
        <w:div w:id="61757699">
          <w:marLeft w:val="480"/>
          <w:marRight w:val="0"/>
          <w:marTop w:val="0"/>
          <w:marBottom w:val="0"/>
          <w:divBdr>
            <w:top w:val="none" w:sz="0" w:space="0" w:color="auto"/>
            <w:left w:val="none" w:sz="0" w:space="0" w:color="auto"/>
            <w:bottom w:val="none" w:sz="0" w:space="0" w:color="auto"/>
            <w:right w:val="none" w:sz="0" w:space="0" w:color="auto"/>
          </w:divBdr>
        </w:div>
        <w:div w:id="181208800">
          <w:marLeft w:val="480"/>
          <w:marRight w:val="0"/>
          <w:marTop w:val="0"/>
          <w:marBottom w:val="0"/>
          <w:divBdr>
            <w:top w:val="none" w:sz="0" w:space="0" w:color="auto"/>
            <w:left w:val="none" w:sz="0" w:space="0" w:color="auto"/>
            <w:bottom w:val="none" w:sz="0" w:space="0" w:color="auto"/>
            <w:right w:val="none" w:sz="0" w:space="0" w:color="auto"/>
          </w:divBdr>
        </w:div>
        <w:div w:id="220097471">
          <w:marLeft w:val="480"/>
          <w:marRight w:val="0"/>
          <w:marTop w:val="0"/>
          <w:marBottom w:val="0"/>
          <w:divBdr>
            <w:top w:val="none" w:sz="0" w:space="0" w:color="auto"/>
            <w:left w:val="none" w:sz="0" w:space="0" w:color="auto"/>
            <w:bottom w:val="none" w:sz="0" w:space="0" w:color="auto"/>
            <w:right w:val="none" w:sz="0" w:space="0" w:color="auto"/>
          </w:divBdr>
        </w:div>
        <w:div w:id="298076385">
          <w:marLeft w:val="480"/>
          <w:marRight w:val="0"/>
          <w:marTop w:val="0"/>
          <w:marBottom w:val="0"/>
          <w:divBdr>
            <w:top w:val="none" w:sz="0" w:space="0" w:color="auto"/>
            <w:left w:val="none" w:sz="0" w:space="0" w:color="auto"/>
            <w:bottom w:val="none" w:sz="0" w:space="0" w:color="auto"/>
            <w:right w:val="none" w:sz="0" w:space="0" w:color="auto"/>
          </w:divBdr>
        </w:div>
        <w:div w:id="377626575">
          <w:marLeft w:val="480"/>
          <w:marRight w:val="0"/>
          <w:marTop w:val="0"/>
          <w:marBottom w:val="0"/>
          <w:divBdr>
            <w:top w:val="none" w:sz="0" w:space="0" w:color="auto"/>
            <w:left w:val="none" w:sz="0" w:space="0" w:color="auto"/>
            <w:bottom w:val="none" w:sz="0" w:space="0" w:color="auto"/>
            <w:right w:val="none" w:sz="0" w:space="0" w:color="auto"/>
          </w:divBdr>
        </w:div>
        <w:div w:id="386728983">
          <w:marLeft w:val="480"/>
          <w:marRight w:val="0"/>
          <w:marTop w:val="0"/>
          <w:marBottom w:val="0"/>
          <w:divBdr>
            <w:top w:val="none" w:sz="0" w:space="0" w:color="auto"/>
            <w:left w:val="none" w:sz="0" w:space="0" w:color="auto"/>
            <w:bottom w:val="none" w:sz="0" w:space="0" w:color="auto"/>
            <w:right w:val="none" w:sz="0" w:space="0" w:color="auto"/>
          </w:divBdr>
        </w:div>
        <w:div w:id="403525738">
          <w:marLeft w:val="480"/>
          <w:marRight w:val="0"/>
          <w:marTop w:val="0"/>
          <w:marBottom w:val="0"/>
          <w:divBdr>
            <w:top w:val="none" w:sz="0" w:space="0" w:color="auto"/>
            <w:left w:val="none" w:sz="0" w:space="0" w:color="auto"/>
            <w:bottom w:val="none" w:sz="0" w:space="0" w:color="auto"/>
            <w:right w:val="none" w:sz="0" w:space="0" w:color="auto"/>
          </w:divBdr>
        </w:div>
        <w:div w:id="420102302">
          <w:marLeft w:val="480"/>
          <w:marRight w:val="0"/>
          <w:marTop w:val="0"/>
          <w:marBottom w:val="0"/>
          <w:divBdr>
            <w:top w:val="none" w:sz="0" w:space="0" w:color="auto"/>
            <w:left w:val="none" w:sz="0" w:space="0" w:color="auto"/>
            <w:bottom w:val="none" w:sz="0" w:space="0" w:color="auto"/>
            <w:right w:val="none" w:sz="0" w:space="0" w:color="auto"/>
          </w:divBdr>
        </w:div>
        <w:div w:id="447971137">
          <w:marLeft w:val="480"/>
          <w:marRight w:val="0"/>
          <w:marTop w:val="0"/>
          <w:marBottom w:val="0"/>
          <w:divBdr>
            <w:top w:val="none" w:sz="0" w:space="0" w:color="auto"/>
            <w:left w:val="none" w:sz="0" w:space="0" w:color="auto"/>
            <w:bottom w:val="none" w:sz="0" w:space="0" w:color="auto"/>
            <w:right w:val="none" w:sz="0" w:space="0" w:color="auto"/>
          </w:divBdr>
        </w:div>
        <w:div w:id="473958991">
          <w:marLeft w:val="480"/>
          <w:marRight w:val="0"/>
          <w:marTop w:val="0"/>
          <w:marBottom w:val="0"/>
          <w:divBdr>
            <w:top w:val="none" w:sz="0" w:space="0" w:color="auto"/>
            <w:left w:val="none" w:sz="0" w:space="0" w:color="auto"/>
            <w:bottom w:val="none" w:sz="0" w:space="0" w:color="auto"/>
            <w:right w:val="none" w:sz="0" w:space="0" w:color="auto"/>
          </w:divBdr>
        </w:div>
        <w:div w:id="477695471">
          <w:marLeft w:val="480"/>
          <w:marRight w:val="0"/>
          <w:marTop w:val="0"/>
          <w:marBottom w:val="0"/>
          <w:divBdr>
            <w:top w:val="none" w:sz="0" w:space="0" w:color="auto"/>
            <w:left w:val="none" w:sz="0" w:space="0" w:color="auto"/>
            <w:bottom w:val="none" w:sz="0" w:space="0" w:color="auto"/>
            <w:right w:val="none" w:sz="0" w:space="0" w:color="auto"/>
          </w:divBdr>
        </w:div>
        <w:div w:id="504785483">
          <w:marLeft w:val="480"/>
          <w:marRight w:val="0"/>
          <w:marTop w:val="0"/>
          <w:marBottom w:val="0"/>
          <w:divBdr>
            <w:top w:val="none" w:sz="0" w:space="0" w:color="auto"/>
            <w:left w:val="none" w:sz="0" w:space="0" w:color="auto"/>
            <w:bottom w:val="none" w:sz="0" w:space="0" w:color="auto"/>
            <w:right w:val="none" w:sz="0" w:space="0" w:color="auto"/>
          </w:divBdr>
        </w:div>
        <w:div w:id="534656656">
          <w:marLeft w:val="480"/>
          <w:marRight w:val="0"/>
          <w:marTop w:val="0"/>
          <w:marBottom w:val="0"/>
          <w:divBdr>
            <w:top w:val="none" w:sz="0" w:space="0" w:color="auto"/>
            <w:left w:val="none" w:sz="0" w:space="0" w:color="auto"/>
            <w:bottom w:val="none" w:sz="0" w:space="0" w:color="auto"/>
            <w:right w:val="none" w:sz="0" w:space="0" w:color="auto"/>
          </w:divBdr>
        </w:div>
        <w:div w:id="575823411">
          <w:marLeft w:val="480"/>
          <w:marRight w:val="0"/>
          <w:marTop w:val="0"/>
          <w:marBottom w:val="0"/>
          <w:divBdr>
            <w:top w:val="none" w:sz="0" w:space="0" w:color="auto"/>
            <w:left w:val="none" w:sz="0" w:space="0" w:color="auto"/>
            <w:bottom w:val="none" w:sz="0" w:space="0" w:color="auto"/>
            <w:right w:val="none" w:sz="0" w:space="0" w:color="auto"/>
          </w:divBdr>
        </w:div>
        <w:div w:id="585116925">
          <w:marLeft w:val="480"/>
          <w:marRight w:val="0"/>
          <w:marTop w:val="0"/>
          <w:marBottom w:val="0"/>
          <w:divBdr>
            <w:top w:val="none" w:sz="0" w:space="0" w:color="auto"/>
            <w:left w:val="none" w:sz="0" w:space="0" w:color="auto"/>
            <w:bottom w:val="none" w:sz="0" w:space="0" w:color="auto"/>
            <w:right w:val="none" w:sz="0" w:space="0" w:color="auto"/>
          </w:divBdr>
        </w:div>
        <w:div w:id="615867388">
          <w:marLeft w:val="480"/>
          <w:marRight w:val="0"/>
          <w:marTop w:val="0"/>
          <w:marBottom w:val="0"/>
          <w:divBdr>
            <w:top w:val="none" w:sz="0" w:space="0" w:color="auto"/>
            <w:left w:val="none" w:sz="0" w:space="0" w:color="auto"/>
            <w:bottom w:val="none" w:sz="0" w:space="0" w:color="auto"/>
            <w:right w:val="none" w:sz="0" w:space="0" w:color="auto"/>
          </w:divBdr>
        </w:div>
        <w:div w:id="631592980">
          <w:marLeft w:val="480"/>
          <w:marRight w:val="0"/>
          <w:marTop w:val="0"/>
          <w:marBottom w:val="0"/>
          <w:divBdr>
            <w:top w:val="none" w:sz="0" w:space="0" w:color="auto"/>
            <w:left w:val="none" w:sz="0" w:space="0" w:color="auto"/>
            <w:bottom w:val="none" w:sz="0" w:space="0" w:color="auto"/>
            <w:right w:val="none" w:sz="0" w:space="0" w:color="auto"/>
          </w:divBdr>
        </w:div>
        <w:div w:id="721294508">
          <w:marLeft w:val="480"/>
          <w:marRight w:val="0"/>
          <w:marTop w:val="0"/>
          <w:marBottom w:val="0"/>
          <w:divBdr>
            <w:top w:val="none" w:sz="0" w:space="0" w:color="auto"/>
            <w:left w:val="none" w:sz="0" w:space="0" w:color="auto"/>
            <w:bottom w:val="none" w:sz="0" w:space="0" w:color="auto"/>
            <w:right w:val="none" w:sz="0" w:space="0" w:color="auto"/>
          </w:divBdr>
        </w:div>
        <w:div w:id="776173078">
          <w:marLeft w:val="480"/>
          <w:marRight w:val="0"/>
          <w:marTop w:val="0"/>
          <w:marBottom w:val="0"/>
          <w:divBdr>
            <w:top w:val="none" w:sz="0" w:space="0" w:color="auto"/>
            <w:left w:val="none" w:sz="0" w:space="0" w:color="auto"/>
            <w:bottom w:val="none" w:sz="0" w:space="0" w:color="auto"/>
            <w:right w:val="none" w:sz="0" w:space="0" w:color="auto"/>
          </w:divBdr>
        </w:div>
        <w:div w:id="834616399">
          <w:marLeft w:val="480"/>
          <w:marRight w:val="0"/>
          <w:marTop w:val="0"/>
          <w:marBottom w:val="0"/>
          <w:divBdr>
            <w:top w:val="none" w:sz="0" w:space="0" w:color="auto"/>
            <w:left w:val="none" w:sz="0" w:space="0" w:color="auto"/>
            <w:bottom w:val="none" w:sz="0" w:space="0" w:color="auto"/>
            <w:right w:val="none" w:sz="0" w:space="0" w:color="auto"/>
          </w:divBdr>
        </w:div>
        <w:div w:id="867765612">
          <w:marLeft w:val="480"/>
          <w:marRight w:val="0"/>
          <w:marTop w:val="0"/>
          <w:marBottom w:val="0"/>
          <w:divBdr>
            <w:top w:val="none" w:sz="0" w:space="0" w:color="auto"/>
            <w:left w:val="none" w:sz="0" w:space="0" w:color="auto"/>
            <w:bottom w:val="none" w:sz="0" w:space="0" w:color="auto"/>
            <w:right w:val="none" w:sz="0" w:space="0" w:color="auto"/>
          </w:divBdr>
        </w:div>
        <w:div w:id="931015952">
          <w:marLeft w:val="480"/>
          <w:marRight w:val="0"/>
          <w:marTop w:val="0"/>
          <w:marBottom w:val="0"/>
          <w:divBdr>
            <w:top w:val="none" w:sz="0" w:space="0" w:color="auto"/>
            <w:left w:val="none" w:sz="0" w:space="0" w:color="auto"/>
            <w:bottom w:val="none" w:sz="0" w:space="0" w:color="auto"/>
            <w:right w:val="none" w:sz="0" w:space="0" w:color="auto"/>
          </w:divBdr>
        </w:div>
        <w:div w:id="1010260185">
          <w:marLeft w:val="480"/>
          <w:marRight w:val="0"/>
          <w:marTop w:val="0"/>
          <w:marBottom w:val="0"/>
          <w:divBdr>
            <w:top w:val="none" w:sz="0" w:space="0" w:color="auto"/>
            <w:left w:val="none" w:sz="0" w:space="0" w:color="auto"/>
            <w:bottom w:val="none" w:sz="0" w:space="0" w:color="auto"/>
            <w:right w:val="none" w:sz="0" w:space="0" w:color="auto"/>
          </w:divBdr>
        </w:div>
        <w:div w:id="1119185716">
          <w:marLeft w:val="480"/>
          <w:marRight w:val="0"/>
          <w:marTop w:val="0"/>
          <w:marBottom w:val="0"/>
          <w:divBdr>
            <w:top w:val="none" w:sz="0" w:space="0" w:color="auto"/>
            <w:left w:val="none" w:sz="0" w:space="0" w:color="auto"/>
            <w:bottom w:val="none" w:sz="0" w:space="0" w:color="auto"/>
            <w:right w:val="none" w:sz="0" w:space="0" w:color="auto"/>
          </w:divBdr>
        </w:div>
        <w:div w:id="1217743110">
          <w:marLeft w:val="480"/>
          <w:marRight w:val="0"/>
          <w:marTop w:val="0"/>
          <w:marBottom w:val="0"/>
          <w:divBdr>
            <w:top w:val="none" w:sz="0" w:space="0" w:color="auto"/>
            <w:left w:val="none" w:sz="0" w:space="0" w:color="auto"/>
            <w:bottom w:val="none" w:sz="0" w:space="0" w:color="auto"/>
            <w:right w:val="none" w:sz="0" w:space="0" w:color="auto"/>
          </w:divBdr>
        </w:div>
        <w:div w:id="1258368901">
          <w:marLeft w:val="480"/>
          <w:marRight w:val="0"/>
          <w:marTop w:val="0"/>
          <w:marBottom w:val="0"/>
          <w:divBdr>
            <w:top w:val="none" w:sz="0" w:space="0" w:color="auto"/>
            <w:left w:val="none" w:sz="0" w:space="0" w:color="auto"/>
            <w:bottom w:val="none" w:sz="0" w:space="0" w:color="auto"/>
            <w:right w:val="none" w:sz="0" w:space="0" w:color="auto"/>
          </w:divBdr>
        </w:div>
        <w:div w:id="1299535849">
          <w:marLeft w:val="480"/>
          <w:marRight w:val="0"/>
          <w:marTop w:val="0"/>
          <w:marBottom w:val="0"/>
          <w:divBdr>
            <w:top w:val="none" w:sz="0" w:space="0" w:color="auto"/>
            <w:left w:val="none" w:sz="0" w:space="0" w:color="auto"/>
            <w:bottom w:val="none" w:sz="0" w:space="0" w:color="auto"/>
            <w:right w:val="none" w:sz="0" w:space="0" w:color="auto"/>
          </w:divBdr>
        </w:div>
        <w:div w:id="1321999456">
          <w:marLeft w:val="480"/>
          <w:marRight w:val="0"/>
          <w:marTop w:val="0"/>
          <w:marBottom w:val="0"/>
          <w:divBdr>
            <w:top w:val="none" w:sz="0" w:space="0" w:color="auto"/>
            <w:left w:val="none" w:sz="0" w:space="0" w:color="auto"/>
            <w:bottom w:val="none" w:sz="0" w:space="0" w:color="auto"/>
            <w:right w:val="none" w:sz="0" w:space="0" w:color="auto"/>
          </w:divBdr>
        </w:div>
        <w:div w:id="1386760366">
          <w:marLeft w:val="480"/>
          <w:marRight w:val="0"/>
          <w:marTop w:val="0"/>
          <w:marBottom w:val="0"/>
          <w:divBdr>
            <w:top w:val="none" w:sz="0" w:space="0" w:color="auto"/>
            <w:left w:val="none" w:sz="0" w:space="0" w:color="auto"/>
            <w:bottom w:val="none" w:sz="0" w:space="0" w:color="auto"/>
            <w:right w:val="none" w:sz="0" w:space="0" w:color="auto"/>
          </w:divBdr>
        </w:div>
        <w:div w:id="1387145491">
          <w:marLeft w:val="480"/>
          <w:marRight w:val="0"/>
          <w:marTop w:val="0"/>
          <w:marBottom w:val="0"/>
          <w:divBdr>
            <w:top w:val="none" w:sz="0" w:space="0" w:color="auto"/>
            <w:left w:val="none" w:sz="0" w:space="0" w:color="auto"/>
            <w:bottom w:val="none" w:sz="0" w:space="0" w:color="auto"/>
            <w:right w:val="none" w:sz="0" w:space="0" w:color="auto"/>
          </w:divBdr>
        </w:div>
        <w:div w:id="1399473704">
          <w:marLeft w:val="480"/>
          <w:marRight w:val="0"/>
          <w:marTop w:val="0"/>
          <w:marBottom w:val="0"/>
          <w:divBdr>
            <w:top w:val="none" w:sz="0" w:space="0" w:color="auto"/>
            <w:left w:val="none" w:sz="0" w:space="0" w:color="auto"/>
            <w:bottom w:val="none" w:sz="0" w:space="0" w:color="auto"/>
            <w:right w:val="none" w:sz="0" w:space="0" w:color="auto"/>
          </w:divBdr>
        </w:div>
        <w:div w:id="1487815604">
          <w:marLeft w:val="480"/>
          <w:marRight w:val="0"/>
          <w:marTop w:val="0"/>
          <w:marBottom w:val="0"/>
          <w:divBdr>
            <w:top w:val="none" w:sz="0" w:space="0" w:color="auto"/>
            <w:left w:val="none" w:sz="0" w:space="0" w:color="auto"/>
            <w:bottom w:val="none" w:sz="0" w:space="0" w:color="auto"/>
            <w:right w:val="none" w:sz="0" w:space="0" w:color="auto"/>
          </w:divBdr>
        </w:div>
        <w:div w:id="1489595990">
          <w:marLeft w:val="480"/>
          <w:marRight w:val="0"/>
          <w:marTop w:val="0"/>
          <w:marBottom w:val="0"/>
          <w:divBdr>
            <w:top w:val="none" w:sz="0" w:space="0" w:color="auto"/>
            <w:left w:val="none" w:sz="0" w:space="0" w:color="auto"/>
            <w:bottom w:val="none" w:sz="0" w:space="0" w:color="auto"/>
            <w:right w:val="none" w:sz="0" w:space="0" w:color="auto"/>
          </w:divBdr>
        </w:div>
        <w:div w:id="1601331060">
          <w:marLeft w:val="480"/>
          <w:marRight w:val="0"/>
          <w:marTop w:val="0"/>
          <w:marBottom w:val="0"/>
          <w:divBdr>
            <w:top w:val="none" w:sz="0" w:space="0" w:color="auto"/>
            <w:left w:val="none" w:sz="0" w:space="0" w:color="auto"/>
            <w:bottom w:val="none" w:sz="0" w:space="0" w:color="auto"/>
            <w:right w:val="none" w:sz="0" w:space="0" w:color="auto"/>
          </w:divBdr>
        </w:div>
        <w:div w:id="1622492136">
          <w:marLeft w:val="480"/>
          <w:marRight w:val="0"/>
          <w:marTop w:val="0"/>
          <w:marBottom w:val="0"/>
          <w:divBdr>
            <w:top w:val="none" w:sz="0" w:space="0" w:color="auto"/>
            <w:left w:val="none" w:sz="0" w:space="0" w:color="auto"/>
            <w:bottom w:val="none" w:sz="0" w:space="0" w:color="auto"/>
            <w:right w:val="none" w:sz="0" w:space="0" w:color="auto"/>
          </w:divBdr>
        </w:div>
        <w:div w:id="1647466650">
          <w:marLeft w:val="480"/>
          <w:marRight w:val="0"/>
          <w:marTop w:val="0"/>
          <w:marBottom w:val="0"/>
          <w:divBdr>
            <w:top w:val="none" w:sz="0" w:space="0" w:color="auto"/>
            <w:left w:val="none" w:sz="0" w:space="0" w:color="auto"/>
            <w:bottom w:val="none" w:sz="0" w:space="0" w:color="auto"/>
            <w:right w:val="none" w:sz="0" w:space="0" w:color="auto"/>
          </w:divBdr>
        </w:div>
        <w:div w:id="1816794168">
          <w:marLeft w:val="480"/>
          <w:marRight w:val="0"/>
          <w:marTop w:val="0"/>
          <w:marBottom w:val="0"/>
          <w:divBdr>
            <w:top w:val="none" w:sz="0" w:space="0" w:color="auto"/>
            <w:left w:val="none" w:sz="0" w:space="0" w:color="auto"/>
            <w:bottom w:val="none" w:sz="0" w:space="0" w:color="auto"/>
            <w:right w:val="none" w:sz="0" w:space="0" w:color="auto"/>
          </w:divBdr>
        </w:div>
        <w:div w:id="1885484017">
          <w:marLeft w:val="480"/>
          <w:marRight w:val="0"/>
          <w:marTop w:val="0"/>
          <w:marBottom w:val="0"/>
          <w:divBdr>
            <w:top w:val="none" w:sz="0" w:space="0" w:color="auto"/>
            <w:left w:val="none" w:sz="0" w:space="0" w:color="auto"/>
            <w:bottom w:val="none" w:sz="0" w:space="0" w:color="auto"/>
            <w:right w:val="none" w:sz="0" w:space="0" w:color="auto"/>
          </w:divBdr>
        </w:div>
        <w:div w:id="1889032477">
          <w:marLeft w:val="480"/>
          <w:marRight w:val="0"/>
          <w:marTop w:val="0"/>
          <w:marBottom w:val="0"/>
          <w:divBdr>
            <w:top w:val="none" w:sz="0" w:space="0" w:color="auto"/>
            <w:left w:val="none" w:sz="0" w:space="0" w:color="auto"/>
            <w:bottom w:val="none" w:sz="0" w:space="0" w:color="auto"/>
            <w:right w:val="none" w:sz="0" w:space="0" w:color="auto"/>
          </w:divBdr>
        </w:div>
        <w:div w:id="2034526553">
          <w:marLeft w:val="480"/>
          <w:marRight w:val="0"/>
          <w:marTop w:val="0"/>
          <w:marBottom w:val="0"/>
          <w:divBdr>
            <w:top w:val="none" w:sz="0" w:space="0" w:color="auto"/>
            <w:left w:val="none" w:sz="0" w:space="0" w:color="auto"/>
            <w:bottom w:val="none" w:sz="0" w:space="0" w:color="auto"/>
            <w:right w:val="none" w:sz="0" w:space="0" w:color="auto"/>
          </w:divBdr>
        </w:div>
        <w:div w:id="2085562299">
          <w:marLeft w:val="480"/>
          <w:marRight w:val="0"/>
          <w:marTop w:val="0"/>
          <w:marBottom w:val="0"/>
          <w:divBdr>
            <w:top w:val="none" w:sz="0" w:space="0" w:color="auto"/>
            <w:left w:val="none" w:sz="0" w:space="0" w:color="auto"/>
            <w:bottom w:val="none" w:sz="0" w:space="0" w:color="auto"/>
            <w:right w:val="none" w:sz="0" w:space="0" w:color="auto"/>
          </w:divBdr>
        </w:div>
        <w:div w:id="2135098269">
          <w:marLeft w:val="480"/>
          <w:marRight w:val="0"/>
          <w:marTop w:val="0"/>
          <w:marBottom w:val="0"/>
          <w:divBdr>
            <w:top w:val="none" w:sz="0" w:space="0" w:color="auto"/>
            <w:left w:val="none" w:sz="0" w:space="0" w:color="auto"/>
            <w:bottom w:val="none" w:sz="0" w:space="0" w:color="auto"/>
            <w:right w:val="none" w:sz="0" w:space="0" w:color="auto"/>
          </w:divBdr>
        </w:div>
      </w:divsChild>
    </w:div>
    <w:div w:id="387999507">
      <w:bodyDiv w:val="1"/>
      <w:marLeft w:val="0"/>
      <w:marRight w:val="0"/>
      <w:marTop w:val="0"/>
      <w:marBottom w:val="0"/>
      <w:divBdr>
        <w:top w:val="none" w:sz="0" w:space="0" w:color="auto"/>
        <w:left w:val="none" w:sz="0" w:space="0" w:color="auto"/>
        <w:bottom w:val="none" w:sz="0" w:space="0" w:color="auto"/>
        <w:right w:val="none" w:sz="0" w:space="0" w:color="auto"/>
      </w:divBdr>
      <w:divsChild>
        <w:div w:id="35593047">
          <w:marLeft w:val="480"/>
          <w:marRight w:val="0"/>
          <w:marTop w:val="0"/>
          <w:marBottom w:val="0"/>
          <w:divBdr>
            <w:top w:val="none" w:sz="0" w:space="0" w:color="auto"/>
            <w:left w:val="none" w:sz="0" w:space="0" w:color="auto"/>
            <w:bottom w:val="none" w:sz="0" w:space="0" w:color="auto"/>
            <w:right w:val="none" w:sz="0" w:space="0" w:color="auto"/>
          </w:divBdr>
        </w:div>
        <w:div w:id="38283492">
          <w:marLeft w:val="480"/>
          <w:marRight w:val="0"/>
          <w:marTop w:val="0"/>
          <w:marBottom w:val="0"/>
          <w:divBdr>
            <w:top w:val="none" w:sz="0" w:space="0" w:color="auto"/>
            <w:left w:val="none" w:sz="0" w:space="0" w:color="auto"/>
            <w:bottom w:val="none" w:sz="0" w:space="0" w:color="auto"/>
            <w:right w:val="none" w:sz="0" w:space="0" w:color="auto"/>
          </w:divBdr>
        </w:div>
        <w:div w:id="45298398">
          <w:marLeft w:val="480"/>
          <w:marRight w:val="0"/>
          <w:marTop w:val="0"/>
          <w:marBottom w:val="0"/>
          <w:divBdr>
            <w:top w:val="none" w:sz="0" w:space="0" w:color="auto"/>
            <w:left w:val="none" w:sz="0" w:space="0" w:color="auto"/>
            <w:bottom w:val="none" w:sz="0" w:space="0" w:color="auto"/>
            <w:right w:val="none" w:sz="0" w:space="0" w:color="auto"/>
          </w:divBdr>
        </w:div>
        <w:div w:id="46995171">
          <w:marLeft w:val="480"/>
          <w:marRight w:val="0"/>
          <w:marTop w:val="0"/>
          <w:marBottom w:val="0"/>
          <w:divBdr>
            <w:top w:val="none" w:sz="0" w:space="0" w:color="auto"/>
            <w:left w:val="none" w:sz="0" w:space="0" w:color="auto"/>
            <w:bottom w:val="none" w:sz="0" w:space="0" w:color="auto"/>
            <w:right w:val="none" w:sz="0" w:space="0" w:color="auto"/>
          </w:divBdr>
        </w:div>
        <w:div w:id="118306950">
          <w:marLeft w:val="480"/>
          <w:marRight w:val="0"/>
          <w:marTop w:val="0"/>
          <w:marBottom w:val="0"/>
          <w:divBdr>
            <w:top w:val="none" w:sz="0" w:space="0" w:color="auto"/>
            <w:left w:val="none" w:sz="0" w:space="0" w:color="auto"/>
            <w:bottom w:val="none" w:sz="0" w:space="0" w:color="auto"/>
            <w:right w:val="none" w:sz="0" w:space="0" w:color="auto"/>
          </w:divBdr>
        </w:div>
        <w:div w:id="160895873">
          <w:marLeft w:val="480"/>
          <w:marRight w:val="0"/>
          <w:marTop w:val="0"/>
          <w:marBottom w:val="0"/>
          <w:divBdr>
            <w:top w:val="none" w:sz="0" w:space="0" w:color="auto"/>
            <w:left w:val="none" w:sz="0" w:space="0" w:color="auto"/>
            <w:bottom w:val="none" w:sz="0" w:space="0" w:color="auto"/>
            <w:right w:val="none" w:sz="0" w:space="0" w:color="auto"/>
          </w:divBdr>
        </w:div>
        <w:div w:id="166554967">
          <w:marLeft w:val="480"/>
          <w:marRight w:val="0"/>
          <w:marTop w:val="0"/>
          <w:marBottom w:val="0"/>
          <w:divBdr>
            <w:top w:val="none" w:sz="0" w:space="0" w:color="auto"/>
            <w:left w:val="none" w:sz="0" w:space="0" w:color="auto"/>
            <w:bottom w:val="none" w:sz="0" w:space="0" w:color="auto"/>
            <w:right w:val="none" w:sz="0" w:space="0" w:color="auto"/>
          </w:divBdr>
        </w:div>
        <w:div w:id="188421519">
          <w:marLeft w:val="480"/>
          <w:marRight w:val="0"/>
          <w:marTop w:val="0"/>
          <w:marBottom w:val="0"/>
          <w:divBdr>
            <w:top w:val="none" w:sz="0" w:space="0" w:color="auto"/>
            <w:left w:val="none" w:sz="0" w:space="0" w:color="auto"/>
            <w:bottom w:val="none" w:sz="0" w:space="0" w:color="auto"/>
            <w:right w:val="none" w:sz="0" w:space="0" w:color="auto"/>
          </w:divBdr>
        </w:div>
        <w:div w:id="207912160">
          <w:marLeft w:val="480"/>
          <w:marRight w:val="0"/>
          <w:marTop w:val="0"/>
          <w:marBottom w:val="0"/>
          <w:divBdr>
            <w:top w:val="none" w:sz="0" w:space="0" w:color="auto"/>
            <w:left w:val="none" w:sz="0" w:space="0" w:color="auto"/>
            <w:bottom w:val="none" w:sz="0" w:space="0" w:color="auto"/>
            <w:right w:val="none" w:sz="0" w:space="0" w:color="auto"/>
          </w:divBdr>
        </w:div>
        <w:div w:id="293877951">
          <w:marLeft w:val="480"/>
          <w:marRight w:val="0"/>
          <w:marTop w:val="0"/>
          <w:marBottom w:val="0"/>
          <w:divBdr>
            <w:top w:val="none" w:sz="0" w:space="0" w:color="auto"/>
            <w:left w:val="none" w:sz="0" w:space="0" w:color="auto"/>
            <w:bottom w:val="none" w:sz="0" w:space="0" w:color="auto"/>
            <w:right w:val="none" w:sz="0" w:space="0" w:color="auto"/>
          </w:divBdr>
        </w:div>
        <w:div w:id="326372887">
          <w:marLeft w:val="480"/>
          <w:marRight w:val="0"/>
          <w:marTop w:val="0"/>
          <w:marBottom w:val="0"/>
          <w:divBdr>
            <w:top w:val="none" w:sz="0" w:space="0" w:color="auto"/>
            <w:left w:val="none" w:sz="0" w:space="0" w:color="auto"/>
            <w:bottom w:val="none" w:sz="0" w:space="0" w:color="auto"/>
            <w:right w:val="none" w:sz="0" w:space="0" w:color="auto"/>
          </w:divBdr>
        </w:div>
        <w:div w:id="513955035">
          <w:marLeft w:val="480"/>
          <w:marRight w:val="0"/>
          <w:marTop w:val="0"/>
          <w:marBottom w:val="0"/>
          <w:divBdr>
            <w:top w:val="none" w:sz="0" w:space="0" w:color="auto"/>
            <w:left w:val="none" w:sz="0" w:space="0" w:color="auto"/>
            <w:bottom w:val="none" w:sz="0" w:space="0" w:color="auto"/>
            <w:right w:val="none" w:sz="0" w:space="0" w:color="auto"/>
          </w:divBdr>
        </w:div>
        <w:div w:id="597449992">
          <w:marLeft w:val="480"/>
          <w:marRight w:val="0"/>
          <w:marTop w:val="0"/>
          <w:marBottom w:val="0"/>
          <w:divBdr>
            <w:top w:val="none" w:sz="0" w:space="0" w:color="auto"/>
            <w:left w:val="none" w:sz="0" w:space="0" w:color="auto"/>
            <w:bottom w:val="none" w:sz="0" w:space="0" w:color="auto"/>
            <w:right w:val="none" w:sz="0" w:space="0" w:color="auto"/>
          </w:divBdr>
        </w:div>
        <w:div w:id="624586256">
          <w:marLeft w:val="480"/>
          <w:marRight w:val="0"/>
          <w:marTop w:val="0"/>
          <w:marBottom w:val="0"/>
          <w:divBdr>
            <w:top w:val="none" w:sz="0" w:space="0" w:color="auto"/>
            <w:left w:val="none" w:sz="0" w:space="0" w:color="auto"/>
            <w:bottom w:val="none" w:sz="0" w:space="0" w:color="auto"/>
            <w:right w:val="none" w:sz="0" w:space="0" w:color="auto"/>
          </w:divBdr>
        </w:div>
        <w:div w:id="703335128">
          <w:marLeft w:val="480"/>
          <w:marRight w:val="0"/>
          <w:marTop w:val="0"/>
          <w:marBottom w:val="0"/>
          <w:divBdr>
            <w:top w:val="none" w:sz="0" w:space="0" w:color="auto"/>
            <w:left w:val="none" w:sz="0" w:space="0" w:color="auto"/>
            <w:bottom w:val="none" w:sz="0" w:space="0" w:color="auto"/>
            <w:right w:val="none" w:sz="0" w:space="0" w:color="auto"/>
          </w:divBdr>
        </w:div>
        <w:div w:id="789785082">
          <w:marLeft w:val="480"/>
          <w:marRight w:val="0"/>
          <w:marTop w:val="0"/>
          <w:marBottom w:val="0"/>
          <w:divBdr>
            <w:top w:val="none" w:sz="0" w:space="0" w:color="auto"/>
            <w:left w:val="none" w:sz="0" w:space="0" w:color="auto"/>
            <w:bottom w:val="none" w:sz="0" w:space="0" w:color="auto"/>
            <w:right w:val="none" w:sz="0" w:space="0" w:color="auto"/>
          </w:divBdr>
        </w:div>
        <w:div w:id="807747610">
          <w:marLeft w:val="480"/>
          <w:marRight w:val="0"/>
          <w:marTop w:val="0"/>
          <w:marBottom w:val="0"/>
          <w:divBdr>
            <w:top w:val="none" w:sz="0" w:space="0" w:color="auto"/>
            <w:left w:val="none" w:sz="0" w:space="0" w:color="auto"/>
            <w:bottom w:val="none" w:sz="0" w:space="0" w:color="auto"/>
            <w:right w:val="none" w:sz="0" w:space="0" w:color="auto"/>
          </w:divBdr>
        </w:div>
        <w:div w:id="840661751">
          <w:marLeft w:val="480"/>
          <w:marRight w:val="0"/>
          <w:marTop w:val="0"/>
          <w:marBottom w:val="0"/>
          <w:divBdr>
            <w:top w:val="none" w:sz="0" w:space="0" w:color="auto"/>
            <w:left w:val="none" w:sz="0" w:space="0" w:color="auto"/>
            <w:bottom w:val="none" w:sz="0" w:space="0" w:color="auto"/>
            <w:right w:val="none" w:sz="0" w:space="0" w:color="auto"/>
          </w:divBdr>
        </w:div>
        <w:div w:id="882983774">
          <w:marLeft w:val="480"/>
          <w:marRight w:val="0"/>
          <w:marTop w:val="0"/>
          <w:marBottom w:val="0"/>
          <w:divBdr>
            <w:top w:val="none" w:sz="0" w:space="0" w:color="auto"/>
            <w:left w:val="none" w:sz="0" w:space="0" w:color="auto"/>
            <w:bottom w:val="none" w:sz="0" w:space="0" w:color="auto"/>
            <w:right w:val="none" w:sz="0" w:space="0" w:color="auto"/>
          </w:divBdr>
        </w:div>
        <w:div w:id="895044558">
          <w:marLeft w:val="480"/>
          <w:marRight w:val="0"/>
          <w:marTop w:val="0"/>
          <w:marBottom w:val="0"/>
          <w:divBdr>
            <w:top w:val="none" w:sz="0" w:space="0" w:color="auto"/>
            <w:left w:val="none" w:sz="0" w:space="0" w:color="auto"/>
            <w:bottom w:val="none" w:sz="0" w:space="0" w:color="auto"/>
            <w:right w:val="none" w:sz="0" w:space="0" w:color="auto"/>
          </w:divBdr>
        </w:div>
        <w:div w:id="963540149">
          <w:marLeft w:val="480"/>
          <w:marRight w:val="0"/>
          <w:marTop w:val="0"/>
          <w:marBottom w:val="0"/>
          <w:divBdr>
            <w:top w:val="none" w:sz="0" w:space="0" w:color="auto"/>
            <w:left w:val="none" w:sz="0" w:space="0" w:color="auto"/>
            <w:bottom w:val="none" w:sz="0" w:space="0" w:color="auto"/>
            <w:right w:val="none" w:sz="0" w:space="0" w:color="auto"/>
          </w:divBdr>
        </w:div>
        <w:div w:id="1002733448">
          <w:marLeft w:val="480"/>
          <w:marRight w:val="0"/>
          <w:marTop w:val="0"/>
          <w:marBottom w:val="0"/>
          <w:divBdr>
            <w:top w:val="none" w:sz="0" w:space="0" w:color="auto"/>
            <w:left w:val="none" w:sz="0" w:space="0" w:color="auto"/>
            <w:bottom w:val="none" w:sz="0" w:space="0" w:color="auto"/>
            <w:right w:val="none" w:sz="0" w:space="0" w:color="auto"/>
          </w:divBdr>
        </w:div>
        <w:div w:id="1057121786">
          <w:marLeft w:val="480"/>
          <w:marRight w:val="0"/>
          <w:marTop w:val="0"/>
          <w:marBottom w:val="0"/>
          <w:divBdr>
            <w:top w:val="none" w:sz="0" w:space="0" w:color="auto"/>
            <w:left w:val="none" w:sz="0" w:space="0" w:color="auto"/>
            <w:bottom w:val="none" w:sz="0" w:space="0" w:color="auto"/>
            <w:right w:val="none" w:sz="0" w:space="0" w:color="auto"/>
          </w:divBdr>
        </w:div>
        <w:div w:id="1085423579">
          <w:marLeft w:val="480"/>
          <w:marRight w:val="0"/>
          <w:marTop w:val="0"/>
          <w:marBottom w:val="0"/>
          <w:divBdr>
            <w:top w:val="none" w:sz="0" w:space="0" w:color="auto"/>
            <w:left w:val="none" w:sz="0" w:space="0" w:color="auto"/>
            <w:bottom w:val="none" w:sz="0" w:space="0" w:color="auto"/>
            <w:right w:val="none" w:sz="0" w:space="0" w:color="auto"/>
          </w:divBdr>
        </w:div>
        <w:div w:id="1116756164">
          <w:marLeft w:val="480"/>
          <w:marRight w:val="0"/>
          <w:marTop w:val="0"/>
          <w:marBottom w:val="0"/>
          <w:divBdr>
            <w:top w:val="none" w:sz="0" w:space="0" w:color="auto"/>
            <w:left w:val="none" w:sz="0" w:space="0" w:color="auto"/>
            <w:bottom w:val="none" w:sz="0" w:space="0" w:color="auto"/>
            <w:right w:val="none" w:sz="0" w:space="0" w:color="auto"/>
          </w:divBdr>
        </w:div>
        <w:div w:id="1229148310">
          <w:marLeft w:val="480"/>
          <w:marRight w:val="0"/>
          <w:marTop w:val="0"/>
          <w:marBottom w:val="0"/>
          <w:divBdr>
            <w:top w:val="none" w:sz="0" w:space="0" w:color="auto"/>
            <w:left w:val="none" w:sz="0" w:space="0" w:color="auto"/>
            <w:bottom w:val="none" w:sz="0" w:space="0" w:color="auto"/>
            <w:right w:val="none" w:sz="0" w:space="0" w:color="auto"/>
          </w:divBdr>
        </w:div>
        <w:div w:id="1252279169">
          <w:marLeft w:val="480"/>
          <w:marRight w:val="0"/>
          <w:marTop w:val="0"/>
          <w:marBottom w:val="0"/>
          <w:divBdr>
            <w:top w:val="none" w:sz="0" w:space="0" w:color="auto"/>
            <w:left w:val="none" w:sz="0" w:space="0" w:color="auto"/>
            <w:bottom w:val="none" w:sz="0" w:space="0" w:color="auto"/>
            <w:right w:val="none" w:sz="0" w:space="0" w:color="auto"/>
          </w:divBdr>
        </w:div>
        <w:div w:id="1268391218">
          <w:marLeft w:val="480"/>
          <w:marRight w:val="0"/>
          <w:marTop w:val="0"/>
          <w:marBottom w:val="0"/>
          <w:divBdr>
            <w:top w:val="none" w:sz="0" w:space="0" w:color="auto"/>
            <w:left w:val="none" w:sz="0" w:space="0" w:color="auto"/>
            <w:bottom w:val="none" w:sz="0" w:space="0" w:color="auto"/>
            <w:right w:val="none" w:sz="0" w:space="0" w:color="auto"/>
          </w:divBdr>
        </w:div>
        <w:div w:id="1287008637">
          <w:marLeft w:val="480"/>
          <w:marRight w:val="0"/>
          <w:marTop w:val="0"/>
          <w:marBottom w:val="0"/>
          <w:divBdr>
            <w:top w:val="none" w:sz="0" w:space="0" w:color="auto"/>
            <w:left w:val="none" w:sz="0" w:space="0" w:color="auto"/>
            <w:bottom w:val="none" w:sz="0" w:space="0" w:color="auto"/>
            <w:right w:val="none" w:sz="0" w:space="0" w:color="auto"/>
          </w:divBdr>
        </w:div>
        <w:div w:id="1334795743">
          <w:marLeft w:val="480"/>
          <w:marRight w:val="0"/>
          <w:marTop w:val="0"/>
          <w:marBottom w:val="0"/>
          <w:divBdr>
            <w:top w:val="none" w:sz="0" w:space="0" w:color="auto"/>
            <w:left w:val="none" w:sz="0" w:space="0" w:color="auto"/>
            <w:bottom w:val="none" w:sz="0" w:space="0" w:color="auto"/>
            <w:right w:val="none" w:sz="0" w:space="0" w:color="auto"/>
          </w:divBdr>
        </w:div>
        <w:div w:id="1358847654">
          <w:marLeft w:val="480"/>
          <w:marRight w:val="0"/>
          <w:marTop w:val="0"/>
          <w:marBottom w:val="0"/>
          <w:divBdr>
            <w:top w:val="none" w:sz="0" w:space="0" w:color="auto"/>
            <w:left w:val="none" w:sz="0" w:space="0" w:color="auto"/>
            <w:bottom w:val="none" w:sz="0" w:space="0" w:color="auto"/>
            <w:right w:val="none" w:sz="0" w:space="0" w:color="auto"/>
          </w:divBdr>
        </w:div>
        <w:div w:id="1378509547">
          <w:marLeft w:val="480"/>
          <w:marRight w:val="0"/>
          <w:marTop w:val="0"/>
          <w:marBottom w:val="0"/>
          <w:divBdr>
            <w:top w:val="none" w:sz="0" w:space="0" w:color="auto"/>
            <w:left w:val="none" w:sz="0" w:space="0" w:color="auto"/>
            <w:bottom w:val="none" w:sz="0" w:space="0" w:color="auto"/>
            <w:right w:val="none" w:sz="0" w:space="0" w:color="auto"/>
          </w:divBdr>
        </w:div>
        <w:div w:id="1448236813">
          <w:marLeft w:val="480"/>
          <w:marRight w:val="0"/>
          <w:marTop w:val="0"/>
          <w:marBottom w:val="0"/>
          <w:divBdr>
            <w:top w:val="none" w:sz="0" w:space="0" w:color="auto"/>
            <w:left w:val="none" w:sz="0" w:space="0" w:color="auto"/>
            <w:bottom w:val="none" w:sz="0" w:space="0" w:color="auto"/>
            <w:right w:val="none" w:sz="0" w:space="0" w:color="auto"/>
          </w:divBdr>
        </w:div>
        <w:div w:id="1583949534">
          <w:marLeft w:val="480"/>
          <w:marRight w:val="0"/>
          <w:marTop w:val="0"/>
          <w:marBottom w:val="0"/>
          <w:divBdr>
            <w:top w:val="none" w:sz="0" w:space="0" w:color="auto"/>
            <w:left w:val="none" w:sz="0" w:space="0" w:color="auto"/>
            <w:bottom w:val="none" w:sz="0" w:space="0" w:color="auto"/>
            <w:right w:val="none" w:sz="0" w:space="0" w:color="auto"/>
          </w:divBdr>
        </w:div>
        <w:div w:id="1611007488">
          <w:marLeft w:val="480"/>
          <w:marRight w:val="0"/>
          <w:marTop w:val="0"/>
          <w:marBottom w:val="0"/>
          <w:divBdr>
            <w:top w:val="none" w:sz="0" w:space="0" w:color="auto"/>
            <w:left w:val="none" w:sz="0" w:space="0" w:color="auto"/>
            <w:bottom w:val="none" w:sz="0" w:space="0" w:color="auto"/>
            <w:right w:val="none" w:sz="0" w:space="0" w:color="auto"/>
          </w:divBdr>
        </w:div>
        <w:div w:id="1657491375">
          <w:marLeft w:val="480"/>
          <w:marRight w:val="0"/>
          <w:marTop w:val="0"/>
          <w:marBottom w:val="0"/>
          <w:divBdr>
            <w:top w:val="none" w:sz="0" w:space="0" w:color="auto"/>
            <w:left w:val="none" w:sz="0" w:space="0" w:color="auto"/>
            <w:bottom w:val="none" w:sz="0" w:space="0" w:color="auto"/>
            <w:right w:val="none" w:sz="0" w:space="0" w:color="auto"/>
          </w:divBdr>
        </w:div>
        <w:div w:id="1664896311">
          <w:marLeft w:val="480"/>
          <w:marRight w:val="0"/>
          <w:marTop w:val="0"/>
          <w:marBottom w:val="0"/>
          <w:divBdr>
            <w:top w:val="none" w:sz="0" w:space="0" w:color="auto"/>
            <w:left w:val="none" w:sz="0" w:space="0" w:color="auto"/>
            <w:bottom w:val="none" w:sz="0" w:space="0" w:color="auto"/>
            <w:right w:val="none" w:sz="0" w:space="0" w:color="auto"/>
          </w:divBdr>
        </w:div>
        <w:div w:id="1816794079">
          <w:marLeft w:val="480"/>
          <w:marRight w:val="0"/>
          <w:marTop w:val="0"/>
          <w:marBottom w:val="0"/>
          <w:divBdr>
            <w:top w:val="none" w:sz="0" w:space="0" w:color="auto"/>
            <w:left w:val="none" w:sz="0" w:space="0" w:color="auto"/>
            <w:bottom w:val="none" w:sz="0" w:space="0" w:color="auto"/>
            <w:right w:val="none" w:sz="0" w:space="0" w:color="auto"/>
          </w:divBdr>
        </w:div>
        <w:div w:id="1940720132">
          <w:marLeft w:val="480"/>
          <w:marRight w:val="0"/>
          <w:marTop w:val="0"/>
          <w:marBottom w:val="0"/>
          <w:divBdr>
            <w:top w:val="none" w:sz="0" w:space="0" w:color="auto"/>
            <w:left w:val="none" w:sz="0" w:space="0" w:color="auto"/>
            <w:bottom w:val="none" w:sz="0" w:space="0" w:color="auto"/>
            <w:right w:val="none" w:sz="0" w:space="0" w:color="auto"/>
          </w:divBdr>
        </w:div>
        <w:div w:id="2028559304">
          <w:marLeft w:val="480"/>
          <w:marRight w:val="0"/>
          <w:marTop w:val="0"/>
          <w:marBottom w:val="0"/>
          <w:divBdr>
            <w:top w:val="none" w:sz="0" w:space="0" w:color="auto"/>
            <w:left w:val="none" w:sz="0" w:space="0" w:color="auto"/>
            <w:bottom w:val="none" w:sz="0" w:space="0" w:color="auto"/>
            <w:right w:val="none" w:sz="0" w:space="0" w:color="auto"/>
          </w:divBdr>
        </w:div>
        <w:div w:id="2038850325">
          <w:marLeft w:val="480"/>
          <w:marRight w:val="0"/>
          <w:marTop w:val="0"/>
          <w:marBottom w:val="0"/>
          <w:divBdr>
            <w:top w:val="none" w:sz="0" w:space="0" w:color="auto"/>
            <w:left w:val="none" w:sz="0" w:space="0" w:color="auto"/>
            <w:bottom w:val="none" w:sz="0" w:space="0" w:color="auto"/>
            <w:right w:val="none" w:sz="0" w:space="0" w:color="auto"/>
          </w:divBdr>
        </w:div>
        <w:div w:id="2058356419">
          <w:marLeft w:val="480"/>
          <w:marRight w:val="0"/>
          <w:marTop w:val="0"/>
          <w:marBottom w:val="0"/>
          <w:divBdr>
            <w:top w:val="none" w:sz="0" w:space="0" w:color="auto"/>
            <w:left w:val="none" w:sz="0" w:space="0" w:color="auto"/>
            <w:bottom w:val="none" w:sz="0" w:space="0" w:color="auto"/>
            <w:right w:val="none" w:sz="0" w:space="0" w:color="auto"/>
          </w:divBdr>
        </w:div>
        <w:div w:id="2093890915">
          <w:marLeft w:val="480"/>
          <w:marRight w:val="0"/>
          <w:marTop w:val="0"/>
          <w:marBottom w:val="0"/>
          <w:divBdr>
            <w:top w:val="none" w:sz="0" w:space="0" w:color="auto"/>
            <w:left w:val="none" w:sz="0" w:space="0" w:color="auto"/>
            <w:bottom w:val="none" w:sz="0" w:space="0" w:color="auto"/>
            <w:right w:val="none" w:sz="0" w:space="0" w:color="auto"/>
          </w:divBdr>
        </w:div>
      </w:divsChild>
    </w:div>
    <w:div w:id="390353745">
      <w:bodyDiv w:val="1"/>
      <w:marLeft w:val="0"/>
      <w:marRight w:val="0"/>
      <w:marTop w:val="0"/>
      <w:marBottom w:val="0"/>
      <w:divBdr>
        <w:top w:val="none" w:sz="0" w:space="0" w:color="auto"/>
        <w:left w:val="none" w:sz="0" w:space="0" w:color="auto"/>
        <w:bottom w:val="none" w:sz="0" w:space="0" w:color="auto"/>
        <w:right w:val="none" w:sz="0" w:space="0" w:color="auto"/>
      </w:divBdr>
    </w:div>
    <w:div w:id="391661286">
      <w:bodyDiv w:val="1"/>
      <w:marLeft w:val="0"/>
      <w:marRight w:val="0"/>
      <w:marTop w:val="0"/>
      <w:marBottom w:val="0"/>
      <w:divBdr>
        <w:top w:val="none" w:sz="0" w:space="0" w:color="auto"/>
        <w:left w:val="none" w:sz="0" w:space="0" w:color="auto"/>
        <w:bottom w:val="none" w:sz="0" w:space="0" w:color="auto"/>
        <w:right w:val="none" w:sz="0" w:space="0" w:color="auto"/>
      </w:divBdr>
    </w:div>
    <w:div w:id="392387809">
      <w:bodyDiv w:val="1"/>
      <w:marLeft w:val="0"/>
      <w:marRight w:val="0"/>
      <w:marTop w:val="0"/>
      <w:marBottom w:val="0"/>
      <w:divBdr>
        <w:top w:val="none" w:sz="0" w:space="0" w:color="auto"/>
        <w:left w:val="none" w:sz="0" w:space="0" w:color="auto"/>
        <w:bottom w:val="none" w:sz="0" w:space="0" w:color="auto"/>
        <w:right w:val="none" w:sz="0" w:space="0" w:color="auto"/>
      </w:divBdr>
    </w:div>
    <w:div w:id="407115432">
      <w:bodyDiv w:val="1"/>
      <w:marLeft w:val="0"/>
      <w:marRight w:val="0"/>
      <w:marTop w:val="0"/>
      <w:marBottom w:val="0"/>
      <w:divBdr>
        <w:top w:val="none" w:sz="0" w:space="0" w:color="auto"/>
        <w:left w:val="none" w:sz="0" w:space="0" w:color="auto"/>
        <w:bottom w:val="none" w:sz="0" w:space="0" w:color="auto"/>
        <w:right w:val="none" w:sz="0" w:space="0" w:color="auto"/>
      </w:divBdr>
    </w:div>
    <w:div w:id="410396245">
      <w:bodyDiv w:val="1"/>
      <w:marLeft w:val="0"/>
      <w:marRight w:val="0"/>
      <w:marTop w:val="0"/>
      <w:marBottom w:val="0"/>
      <w:divBdr>
        <w:top w:val="none" w:sz="0" w:space="0" w:color="auto"/>
        <w:left w:val="none" w:sz="0" w:space="0" w:color="auto"/>
        <w:bottom w:val="none" w:sz="0" w:space="0" w:color="auto"/>
        <w:right w:val="none" w:sz="0" w:space="0" w:color="auto"/>
      </w:divBdr>
    </w:div>
    <w:div w:id="413666017">
      <w:bodyDiv w:val="1"/>
      <w:marLeft w:val="0"/>
      <w:marRight w:val="0"/>
      <w:marTop w:val="0"/>
      <w:marBottom w:val="0"/>
      <w:divBdr>
        <w:top w:val="none" w:sz="0" w:space="0" w:color="auto"/>
        <w:left w:val="none" w:sz="0" w:space="0" w:color="auto"/>
        <w:bottom w:val="none" w:sz="0" w:space="0" w:color="auto"/>
        <w:right w:val="none" w:sz="0" w:space="0" w:color="auto"/>
      </w:divBdr>
    </w:div>
    <w:div w:id="415439395">
      <w:bodyDiv w:val="1"/>
      <w:marLeft w:val="0"/>
      <w:marRight w:val="0"/>
      <w:marTop w:val="0"/>
      <w:marBottom w:val="0"/>
      <w:divBdr>
        <w:top w:val="none" w:sz="0" w:space="0" w:color="auto"/>
        <w:left w:val="none" w:sz="0" w:space="0" w:color="auto"/>
        <w:bottom w:val="none" w:sz="0" w:space="0" w:color="auto"/>
        <w:right w:val="none" w:sz="0" w:space="0" w:color="auto"/>
      </w:divBdr>
    </w:div>
    <w:div w:id="422923077">
      <w:bodyDiv w:val="1"/>
      <w:marLeft w:val="0"/>
      <w:marRight w:val="0"/>
      <w:marTop w:val="0"/>
      <w:marBottom w:val="0"/>
      <w:divBdr>
        <w:top w:val="none" w:sz="0" w:space="0" w:color="auto"/>
        <w:left w:val="none" w:sz="0" w:space="0" w:color="auto"/>
        <w:bottom w:val="none" w:sz="0" w:space="0" w:color="auto"/>
        <w:right w:val="none" w:sz="0" w:space="0" w:color="auto"/>
      </w:divBdr>
    </w:div>
    <w:div w:id="425729663">
      <w:bodyDiv w:val="1"/>
      <w:marLeft w:val="0"/>
      <w:marRight w:val="0"/>
      <w:marTop w:val="0"/>
      <w:marBottom w:val="0"/>
      <w:divBdr>
        <w:top w:val="none" w:sz="0" w:space="0" w:color="auto"/>
        <w:left w:val="none" w:sz="0" w:space="0" w:color="auto"/>
        <w:bottom w:val="none" w:sz="0" w:space="0" w:color="auto"/>
        <w:right w:val="none" w:sz="0" w:space="0" w:color="auto"/>
      </w:divBdr>
    </w:div>
    <w:div w:id="426461714">
      <w:bodyDiv w:val="1"/>
      <w:marLeft w:val="0"/>
      <w:marRight w:val="0"/>
      <w:marTop w:val="0"/>
      <w:marBottom w:val="0"/>
      <w:divBdr>
        <w:top w:val="none" w:sz="0" w:space="0" w:color="auto"/>
        <w:left w:val="none" w:sz="0" w:space="0" w:color="auto"/>
        <w:bottom w:val="none" w:sz="0" w:space="0" w:color="auto"/>
        <w:right w:val="none" w:sz="0" w:space="0" w:color="auto"/>
      </w:divBdr>
    </w:div>
    <w:div w:id="428238278">
      <w:bodyDiv w:val="1"/>
      <w:marLeft w:val="0"/>
      <w:marRight w:val="0"/>
      <w:marTop w:val="0"/>
      <w:marBottom w:val="0"/>
      <w:divBdr>
        <w:top w:val="none" w:sz="0" w:space="0" w:color="auto"/>
        <w:left w:val="none" w:sz="0" w:space="0" w:color="auto"/>
        <w:bottom w:val="none" w:sz="0" w:space="0" w:color="auto"/>
        <w:right w:val="none" w:sz="0" w:space="0" w:color="auto"/>
      </w:divBdr>
    </w:div>
    <w:div w:id="428743667">
      <w:bodyDiv w:val="1"/>
      <w:marLeft w:val="0"/>
      <w:marRight w:val="0"/>
      <w:marTop w:val="0"/>
      <w:marBottom w:val="0"/>
      <w:divBdr>
        <w:top w:val="none" w:sz="0" w:space="0" w:color="auto"/>
        <w:left w:val="none" w:sz="0" w:space="0" w:color="auto"/>
        <w:bottom w:val="none" w:sz="0" w:space="0" w:color="auto"/>
        <w:right w:val="none" w:sz="0" w:space="0" w:color="auto"/>
      </w:divBdr>
    </w:div>
    <w:div w:id="429010551">
      <w:bodyDiv w:val="1"/>
      <w:marLeft w:val="0"/>
      <w:marRight w:val="0"/>
      <w:marTop w:val="0"/>
      <w:marBottom w:val="0"/>
      <w:divBdr>
        <w:top w:val="none" w:sz="0" w:space="0" w:color="auto"/>
        <w:left w:val="none" w:sz="0" w:space="0" w:color="auto"/>
        <w:bottom w:val="none" w:sz="0" w:space="0" w:color="auto"/>
        <w:right w:val="none" w:sz="0" w:space="0" w:color="auto"/>
      </w:divBdr>
    </w:div>
    <w:div w:id="436943956">
      <w:bodyDiv w:val="1"/>
      <w:marLeft w:val="0"/>
      <w:marRight w:val="0"/>
      <w:marTop w:val="0"/>
      <w:marBottom w:val="0"/>
      <w:divBdr>
        <w:top w:val="none" w:sz="0" w:space="0" w:color="auto"/>
        <w:left w:val="none" w:sz="0" w:space="0" w:color="auto"/>
        <w:bottom w:val="none" w:sz="0" w:space="0" w:color="auto"/>
        <w:right w:val="none" w:sz="0" w:space="0" w:color="auto"/>
      </w:divBdr>
    </w:div>
    <w:div w:id="439451127">
      <w:bodyDiv w:val="1"/>
      <w:marLeft w:val="0"/>
      <w:marRight w:val="0"/>
      <w:marTop w:val="0"/>
      <w:marBottom w:val="0"/>
      <w:divBdr>
        <w:top w:val="none" w:sz="0" w:space="0" w:color="auto"/>
        <w:left w:val="none" w:sz="0" w:space="0" w:color="auto"/>
        <w:bottom w:val="none" w:sz="0" w:space="0" w:color="auto"/>
        <w:right w:val="none" w:sz="0" w:space="0" w:color="auto"/>
      </w:divBdr>
    </w:div>
    <w:div w:id="441611704">
      <w:bodyDiv w:val="1"/>
      <w:marLeft w:val="0"/>
      <w:marRight w:val="0"/>
      <w:marTop w:val="0"/>
      <w:marBottom w:val="0"/>
      <w:divBdr>
        <w:top w:val="none" w:sz="0" w:space="0" w:color="auto"/>
        <w:left w:val="none" w:sz="0" w:space="0" w:color="auto"/>
        <w:bottom w:val="none" w:sz="0" w:space="0" w:color="auto"/>
        <w:right w:val="none" w:sz="0" w:space="0" w:color="auto"/>
      </w:divBdr>
    </w:div>
    <w:div w:id="446123256">
      <w:bodyDiv w:val="1"/>
      <w:marLeft w:val="0"/>
      <w:marRight w:val="0"/>
      <w:marTop w:val="0"/>
      <w:marBottom w:val="0"/>
      <w:divBdr>
        <w:top w:val="none" w:sz="0" w:space="0" w:color="auto"/>
        <w:left w:val="none" w:sz="0" w:space="0" w:color="auto"/>
        <w:bottom w:val="none" w:sz="0" w:space="0" w:color="auto"/>
        <w:right w:val="none" w:sz="0" w:space="0" w:color="auto"/>
      </w:divBdr>
    </w:div>
    <w:div w:id="447894971">
      <w:bodyDiv w:val="1"/>
      <w:marLeft w:val="0"/>
      <w:marRight w:val="0"/>
      <w:marTop w:val="0"/>
      <w:marBottom w:val="0"/>
      <w:divBdr>
        <w:top w:val="none" w:sz="0" w:space="0" w:color="auto"/>
        <w:left w:val="none" w:sz="0" w:space="0" w:color="auto"/>
        <w:bottom w:val="none" w:sz="0" w:space="0" w:color="auto"/>
        <w:right w:val="none" w:sz="0" w:space="0" w:color="auto"/>
      </w:divBdr>
      <w:divsChild>
        <w:div w:id="57558391">
          <w:marLeft w:val="480"/>
          <w:marRight w:val="0"/>
          <w:marTop w:val="0"/>
          <w:marBottom w:val="0"/>
          <w:divBdr>
            <w:top w:val="none" w:sz="0" w:space="0" w:color="auto"/>
            <w:left w:val="none" w:sz="0" w:space="0" w:color="auto"/>
            <w:bottom w:val="none" w:sz="0" w:space="0" w:color="auto"/>
            <w:right w:val="none" w:sz="0" w:space="0" w:color="auto"/>
          </w:divBdr>
        </w:div>
        <w:div w:id="110365223">
          <w:marLeft w:val="480"/>
          <w:marRight w:val="0"/>
          <w:marTop w:val="0"/>
          <w:marBottom w:val="0"/>
          <w:divBdr>
            <w:top w:val="none" w:sz="0" w:space="0" w:color="auto"/>
            <w:left w:val="none" w:sz="0" w:space="0" w:color="auto"/>
            <w:bottom w:val="none" w:sz="0" w:space="0" w:color="auto"/>
            <w:right w:val="none" w:sz="0" w:space="0" w:color="auto"/>
          </w:divBdr>
        </w:div>
        <w:div w:id="195627579">
          <w:marLeft w:val="480"/>
          <w:marRight w:val="0"/>
          <w:marTop w:val="0"/>
          <w:marBottom w:val="0"/>
          <w:divBdr>
            <w:top w:val="none" w:sz="0" w:space="0" w:color="auto"/>
            <w:left w:val="none" w:sz="0" w:space="0" w:color="auto"/>
            <w:bottom w:val="none" w:sz="0" w:space="0" w:color="auto"/>
            <w:right w:val="none" w:sz="0" w:space="0" w:color="auto"/>
          </w:divBdr>
        </w:div>
        <w:div w:id="784277974">
          <w:marLeft w:val="480"/>
          <w:marRight w:val="0"/>
          <w:marTop w:val="0"/>
          <w:marBottom w:val="0"/>
          <w:divBdr>
            <w:top w:val="none" w:sz="0" w:space="0" w:color="auto"/>
            <w:left w:val="none" w:sz="0" w:space="0" w:color="auto"/>
            <w:bottom w:val="none" w:sz="0" w:space="0" w:color="auto"/>
            <w:right w:val="none" w:sz="0" w:space="0" w:color="auto"/>
          </w:divBdr>
        </w:div>
        <w:div w:id="1002514036">
          <w:marLeft w:val="480"/>
          <w:marRight w:val="0"/>
          <w:marTop w:val="0"/>
          <w:marBottom w:val="0"/>
          <w:divBdr>
            <w:top w:val="none" w:sz="0" w:space="0" w:color="auto"/>
            <w:left w:val="none" w:sz="0" w:space="0" w:color="auto"/>
            <w:bottom w:val="none" w:sz="0" w:space="0" w:color="auto"/>
            <w:right w:val="none" w:sz="0" w:space="0" w:color="auto"/>
          </w:divBdr>
        </w:div>
        <w:div w:id="1274285853">
          <w:marLeft w:val="480"/>
          <w:marRight w:val="0"/>
          <w:marTop w:val="0"/>
          <w:marBottom w:val="0"/>
          <w:divBdr>
            <w:top w:val="none" w:sz="0" w:space="0" w:color="auto"/>
            <w:left w:val="none" w:sz="0" w:space="0" w:color="auto"/>
            <w:bottom w:val="none" w:sz="0" w:space="0" w:color="auto"/>
            <w:right w:val="none" w:sz="0" w:space="0" w:color="auto"/>
          </w:divBdr>
        </w:div>
        <w:div w:id="1499149757">
          <w:marLeft w:val="480"/>
          <w:marRight w:val="0"/>
          <w:marTop w:val="0"/>
          <w:marBottom w:val="0"/>
          <w:divBdr>
            <w:top w:val="none" w:sz="0" w:space="0" w:color="auto"/>
            <w:left w:val="none" w:sz="0" w:space="0" w:color="auto"/>
            <w:bottom w:val="none" w:sz="0" w:space="0" w:color="auto"/>
            <w:right w:val="none" w:sz="0" w:space="0" w:color="auto"/>
          </w:divBdr>
        </w:div>
        <w:div w:id="2001813226">
          <w:marLeft w:val="480"/>
          <w:marRight w:val="0"/>
          <w:marTop w:val="0"/>
          <w:marBottom w:val="0"/>
          <w:divBdr>
            <w:top w:val="none" w:sz="0" w:space="0" w:color="auto"/>
            <w:left w:val="none" w:sz="0" w:space="0" w:color="auto"/>
            <w:bottom w:val="none" w:sz="0" w:space="0" w:color="auto"/>
            <w:right w:val="none" w:sz="0" w:space="0" w:color="auto"/>
          </w:divBdr>
        </w:div>
      </w:divsChild>
    </w:div>
    <w:div w:id="451284289">
      <w:bodyDiv w:val="1"/>
      <w:marLeft w:val="0"/>
      <w:marRight w:val="0"/>
      <w:marTop w:val="0"/>
      <w:marBottom w:val="0"/>
      <w:divBdr>
        <w:top w:val="none" w:sz="0" w:space="0" w:color="auto"/>
        <w:left w:val="none" w:sz="0" w:space="0" w:color="auto"/>
        <w:bottom w:val="none" w:sz="0" w:space="0" w:color="auto"/>
        <w:right w:val="none" w:sz="0" w:space="0" w:color="auto"/>
      </w:divBdr>
    </w:div>
    <w:div w:id="451822593">
      <w:bodyDiv w:val="1"/>
      <w:marLeft w:val="0"/>
      <w:marRight w:val="0"/>
      <w:marTop w:val="0"/>
      <w:marBottom w:val="0"/>
      <w:divBdr>
        <w:top w:val="none" w:sz="0" w:space="0" w:color="auto"/>
        <w:left w:val="none" w:sz="0" w:space="0" w:color="auto"/>
        <w:bottom w:val="none" w:sz="0" w:space="0" w:color="auto"/>
        <w:right w:val="none" w:sz="0" w:space="0" w:color="auto"/>
      </w:divBdr>
    </w:div>
    <w:div w:id="454060558">
      <w:bodyDiv w:val="1"/>
      <w:marLeft w:val="0"/>
      <w:marRight w:val="0"/>
      <w:marTop w:val="0"/>
      <w:marBottom w:val="0"/>
      <w:divBdr>
        <w:top w:val="none" w:sz="0" w:space="0" w:color="auto"/>
        <w:left w:val="none" w:sz="0" w:space="0" w:color="auto"/>
        <w:bottom w:val="none" w:sz="0" w:space="0" w:color="auto"/>
        <w:right w:val="none" w:sz="0" w:space="0" w:color="auto"/>
      </w:divBdr>
    </w:div>
    <w:div w:id="454831489">
      <w:bodyDiv w:val="1"/>
      <w:marLeft w:val="0"/>
      <w:marRight w:val="0"/>
      <w:marTop w:val="0"/>
      <w:marBottom w:val="0"/>
      <w:divBdr>
        <w:top w:val="none" w:sz="0" w:space="0" w:color="auto"/>
        <w:left w:val="none" w:sz="0" w:space="0" w:color="auto"/>
        <w:bottom w:val="none" w:sz="0" w:space="0" w:color="auto"/>
        <w:right w:val="none" w:sz="0" w:space="0" w:color="auto"/>
      </w:divBdr>
    </w:div>
    <w:div w:id="456065216">
      <w:bodyDiv w:val="1"/>
      <w:marLeft w:val="0"/>
      <w:marRight w:val="0"/>
      <w:marTop w:val="0"/>
      <w:marBottom w:val="0"/>
      <w:divBdr>
        <w:top w:val="none" w:sz="0" w:space="0" w:color="auto"/>
        <w:left w:val="none" w:sz="0" w:space="0" w:color="auto"/>
        <w:bottom w:val="none" w:sz="0" w:space="0" w:color="auto"/>
        <w:right w:val="none" w:sz="0" w:space="0" w:color="auto"/>
      </w:divBdr>
    </w:div>
    <w:div w:id="457451048">
      <w:bodyDiv w:val="1"/>
      <w:marLeft w:val="0"/>
      <w:marRight w:val="0"/>
      <w:marTop w:val="0"/>
      <w:marBottom w:val="0"/>
      <w:divBdr>
        <w:top w:val="none" w:sz="0" w:space="0" w:color="auto"/>
        <w:left w:val="none" w:sz="0" w:space="0" w:color="auto"/>
        <w:bottom w:val="none" w:sz="0" w:space="0" w:color="auto"/>
        <w:right w:val="none" w:sz="0" w:space="0" w:color="auto"/>
      </w:divBdr>
    </w:div>
    <w:div w:id="459348057">
      <w:bodyDiv w:val="1"/>
      <w:marLeft w:val="0"/>
      <w:marRight w:val="0"/>
      <w:marTop w:val="0"/>
      <w:marBottom w:val="0"/>
      <w:divBdr>
        <w:top w:val="none" w:sz="0" w:space="0" w:color="auto"/>
        <w:left w:val="none" w:sz="0" w:space="0" w:color="auto"/>
        <w:bottom w:val="none" w:sz="0" w:space="0" w:color="auto"/>
        <w:right w:val="none" w:sz="0" w:space="0" w:color="auto"/>
      </w:divBdr>
    </w:div>
    <w:div w:id="464543365">
      <w:bodyDiv w:val="1"/>
      <w:marLeft w:val="0"/>
      <w:marRight w:val="0"/>
      <w:marTop w:val="0"/>
      <w:marBottom w:val="0"/>
      <w:divBdr>
        <w:top w:val="none" w:sz="0" w:space="0" w:color="auto"/>
        <w:left w:val="none" w:sz="0" w:space="0" w:color="auto"/>
        <w:bottom w:val="none" w:sz="0" w:space="0" w:color="auto"/>
        <w:right w:val="none" w:sz="0" w:space="0" w:color="auto"/>
      </w:divBdr>
    </w:div>
    <w:div w:id="464783881">
      <w:bodyDiv w:val="1"/>
      <w:marLeft w:val="0"/>
      <w:marRight w:val="0"/>
      <w:marTop w:val="0"/>
      <w:marBottom w:val="0"/>
      <w:divBdr>
        <w:top w:val="none" w:sz="0" w:space="0" w:color="auto"/>
        <w:left w:val="none" w:sz="0" w:space="0" w:color="auto"/>
        <w:bottom w:val="none" w:sz="0" w:space="0" w:color="auto"/>
        <w:right w:val="none" w:sz="0" w:space="0" w:color="auto"/>
      </w:divBdr>
      <w:divsChild>
        <w:div w:id="11690086">
          <w:marLeft w:val="480"/>
          <w:marRight w:val="0"/>
          <w:marTop w:val="0"/>
          <w:marBottom w:val="0"/>
          <w:divBdr>
            <w:top w:val="none" w:sz="0" w:space="0" w:color="auto"/>
            <w:left w:val="none" w:sz="0" w:space="0" w:color="auto"/>
            <w:bottom w:val="none" w:sz="0" w:space="0" w:color="auto"/>
            <w:right w:val="none" w:sz="0" w:space="0" w:color="auto"/>
          </w:divBdr>
        </w:div>
        <w:div w:id="18169500">
          <w:marLeft w:val="480"/>
          <w:marRight w:val="0"/>
          <w:marTop w:val="0"/>
          <w:marBottom w:val="0"/>
          <w:divBdr>
            <w:top w:val="none" w:sz="0" w:space="0" w:color="auto"/>
            <w:left w:val="none" w:sz="0" w:space="0" w:color="auto"/>
            <w:bottom w:val="none" w:sz="0" w:space="0" w:color="auto"/>
            <w:right w:val="none" w:sz="0" w:space="0" w:color="auto"/>
          </w:divBdr>
        </w:div>
        <w:div w:id="102308619">
          <w:marLeft w:val="480"/>
          <w:marRight w:val="0"/>
          <w:marTop w:val="0"/>
          <w:marBottom w:val="0"/>
          <w:divBdr>
            <w:top w:val="none" w:sz="0" w:space="0" w:color="auto"/>
            <w:left w:val="none" w:sz="0" w:space="0" w:color="auto"/>
            <w:bottom w:val="none" w:sz="0" w:space="0" w:color="auto"/>
            <w:right w:val="none" w:sz="0" w:space="0" w:color="auto"/>
          </w:divBdr>
        </w:div>
        <w:div w:id="103966071">
          <w:marLeft w:val="480"/>
          <w:marRight w:val="0"/>
          <w:marTop w:val="0"/>
          <w:marBottom w:val="0"/>
          <w:divBdr>
            <w:top w:val="none" w:sz="0" w:space="0" w:color="auto"/>
            <w:left w:val="none" w:sz="0" w:space="0" w:color="auto"/>
            <w:bottom w:val="none" w:sz="0" w:space="0" w:color="auto"/>
            <w:right w:val="none" w:sz="0" w:space="0" w:color="auto"/>
          </w:divBdr>
        </w:div>
        <w:div w:id="238946124">
          <w:marLeft w:val="480"/>
          <w:marRight w:val="0"/>
          <w:marTop w:val="0"/>
          <w:marBottom w:val="0"/>
          <w:divBdr>
            <w:top w:val="none" w:sz="0" w:space="0" w:color="auto"/>
            <w:left w:val="none" w:sz="0" w:space="0" w:color="auto"/>
            <w:bottom w:val="none" w:sz="0" w:space="0" w:color="auto"/>
            <w:right w:val="none" w:sz="0" w:space="0" w:color="auto"/>
          </w:divBdr>
        </w:div>
        <w:div w:id="321198174">
          <w:marLeft w:val="480"/>
          <w:marRight w:val="0"/>
          <w:marTop w:val="0"/>
          <w:marBottom w:val="0"/>
          <w:divBdr>
            <w:top w:val="none" w:sz="0" w:space="0" w:color="auto"/>
            <w:left w:val="none" w:sz="0" w:space="0" w:color="auto"/>
            <w:bottom w:val="none" w:sz="0" w:space="0" w:color="auto"/>
            <w:right w:val="none" w:sz="0" w:space="0" w:color="auto"/>
          </w:divBdr>
        </w:div>
        <w:div w:id="356011159">
          <w:marLeft w:val="480"/>
          <w:marRight w:val="0"/>
          <w:marTop w:val="0"/>
          <w:marBottom w:val="0"/>
          <w:divBdr>
            <w:top w:val="none" w:sz="0" w:space="0" w:color="auto"/>
            <w:left w:val="none" w:sz="0" w:space="0" w:color="auto"/>
            <w:bottom w:val="none" w:sz="0" w:space="0" w:color="auto"/>
            <w:right w:val="none" w:sz="0" w:space="0" w:color="auto"/>
          </w:divBdr>
        </w:div>
        <w:div w:id="383136217">
          <w:marLeft w:val="480"/>
          <w:marRight w:val="0"/>
          <w:marTop w:val="0"/>
          <w:marBottom w:val="0"/>
          <w:divBdr>
            <w:top w:val="none" w:sz="0" w:space="0" w:color="auto"/>
            <w:left w:val="none" w:sz="0" w:space="0" w:color="auto"/>
            <w:bottom w:val="none" w:sz="0" w:space="0" w:color="auto"/>
            <w:right w:val="none" w:sz="0" w:space="0" w:color="auto"/>
          </w:divBdr>
        </w:div>
        <w:div w:id="542519066">
          <w:marLeft w:val="480"/>
          <w:marRight w:val="0"/>
          <w:marTop w:val="0"/>
          <w:marBottom w:val="0"/>
          <w:divBdr>
            <w:top w:val="none" w:sz="0" w:space="0" w:color="auto"/>
            <w:left w:val="none" w:sz="0" w:space="0" w:color="auto"/>
            <w:bottom w:val="none" w:sz="0" w:space="0" w:color="auto"/>
            <w:right w:val="none" w:sz="0" w:space="0" w:color="auto"/>
          </w:divBdr>
        </w:div>
        <w:div w:id="695424675">
          <w:marLeft w:val="480"/>
          <w:marRight w:val="0"/>
          <w:marTop w:val="0"/>
          <w:marBottom w:val="0"/>
          <w:divBdr>
            <w:top w:val="none" w:sz="0" w:space="0" w:color="auto"/>
            <w:left w:val="none" w:sz="0" w:space="0" w:color="auto"/>
            <w:bottom w:val="none" w:sz="0" w:space="0" w:color="auto"/>
            <w:right w:val="none" w:sz="0" w:space="0" w:color="auto"/>
          </w:divBdr>
        </w:div>
        <w:div w:id="768083762">
          <w:marLeft w:val="480"/>
          <w:marRight w:val="0"/>
          <w:marTop w:val="0"/>
          <w:marBottom w:val="0"/>
          <w:divBdr>
            <w:top w:val="none" w:sz="0" w:space="0" w:color="auto"/>
            <w:left w:val="none" w:sz="0" w:space="0" w:color="auto"/>
            <w:bottom w:val="none" w:sz="0" w:space="0" w:color="auto"/>
            <w:right w:val="none" w:sz="0" w:space="0" w:color="auto"/>
          </w:divBdr>
        </w:div>
        <w:div w:id="768811638">
          <w:marLeft w:val="480"/>
          <w:marRight w:val="0"/>
          <w:marTop w:val="0"/>
          <w:marBottom w:val="0"/>
          <w:divBdr>
            <w:top w:val="none" w:sz="0" w:space="0" w:color="auto"/>
            <w:left w:val="none" w:sz="0" w:space="0" w:color="auto"/>
            <w:bottom w:val="none" w:sz="0" w:space="0" w:color="auto"/>
            <w:right w:val="none" w:sz="0" w:space="0" w:color="auto"/>
          </w:divBdr>
        </w:div>
        <w:div w:id="1000424092">
          <w:marLeft w:val="480"/>
          <w:marRight w:val="0"/>
          <w:marTop w:val="0"/>
          <w:marBottom w:val="0"/>
          <w:divBdr>
            <w:top w:val="none" w:sz="0" w:space="0" w:color="auto"/>
            <w:left w:val="none" w:sz="0" w:space="0" w:color="auto"/>
            <w:bottom w:val="none" w:sz="0" w:space="0" w:color="auto"/>
            <w:right w:val="none" w:sz="0" w:space="0" w:color="auto"/>
          </w:divBdr>
        </w:div>
        <w:div w:id="1193224886">
          <w:marLeft w:val="480"/>
          <w:marRight w:val="0"/>
          <w:marTop w:val="0"/>
          <w:marBottom w:val="0"/>
          <w:divBdr>
            <w:top w:val="none" w:sz="0" w:space="0" w:color="auto"/>
            <w:left w:val="none" w:sz="0" w:space="0" w:color="auto"/>
            <w:bottom w:val="none" w:sz="0" w:space="0" w:color="auto"/>
            <w:right w:val="none" w:sz="0" w:space="0" w:color="auto"/>
          </w:divBdr>
        </w:div>
        <w:div w:id="1302494888">
          <w:marLeft w:val="480"/>
          <w:marRight w:val="0"/>
          <w:marTop w:val="0"/>
          <w:marBottom w:val="0"/>
          <w:divBdr>
            <w:top w:val="none" w:sz="0" w:space="0" w:color="auto"/>
            <w:left w:val="none" w:sz="0" w:space="0" w:color="auto"/>
            <w:bottom w:val="none" w:sz="0" w:space="0" w:color="auto"/>
            <w:right w:val="none" w:sz="0" w:space="0" w:color="auto"/>
          </w:divBdr>
        </w:div>
        <w:div w:id="1326863997">
          <w:marLeft w:val="480"/>
          <w:marRight w:val="0"/>
          <w:marTop w:val="0"/>
          <w:marBottom w:val="0"/>
          <w:divBdr>
            <w:top w:val="none" w:sz="0" w:space="0" w:color="auto"/>
            <w:left w:val="none" w:sz="0" w:space="0" w:color="auto"/>
            <w:bottom w:val="none" w:sz="0" w:space="0" w:color="auto"/>
            <w:right w:val="none" w:sz="0" w:space="0" w:color="auto"/>
          </w:divBdr>
        </w:div>
        <w:div w:id="1444035335">
          <w:marLeft w:val="480"/>
          <w:marRight w:val="0"/>
          <w:marTop w:val="0"/>
          <w:marBottom w:val="0"/>
          <w:divBdr>
            <w:top w:val="none" w:sz="0" w:space="0" w:color="auto"/>
            <w:left w:val="none" w:sz="0" w:space="0" w:color="auto"/>
            <w:bottom w:val="none" w:sz="0" w:space="0" w:color="auto"/>
            <w:right w:val="none" w:sz="0" w:space="0" w:color="auto"/>
          </w:divBdr>
        </w:div>
        <w:div w:id="1450851351">
          <w:marLeft w:val="480"/>
          <w:marRight w:val="0"/>
          <w:marTop w:val="0"/>
          <w:marBottom w:val="0"/>
          <w:divBdr>
            <w:top w:val="none" w:sz="0" w:space="0" w:color="auto"/>
            <w:left w:val="none" w:sz="0" w:space="0" w:color="auto"/>
            <w:bottom w:val="none" w:sz="0" w:space="0" w:color="auto"/>
            <w:right w:val="none" w:sz="0" w:space="0" w:color="auto"/>
          </w:divBdr>
        </w:div>
        <w:div w:id="1488010206">
          <w:marLeft w:val="480"/>
          <w:marRight w:val="0"/>
          <w:marTop w:val="0"/>
          <w:marBottom w:val="0"/>
          <w:divBdr>
            <w:top w:val="none" w:sz="0" w:space="0" w:color="auto"/>
            <w:left w:val="none" w:sz="0" w:space="0" w:color="auto"/>
            <w:bottom w:val="none" w:sz="0" w:space="0" w:color="auto"/>
            <w:right w:val="none" w:sz="0" w:space="0" w:color="auto"/>
          </w:divBdr>
        </w:div>
        <w:div w:id="1527674659">
          <w:marLeft w:val="480"/>
          <w:marRight w:val="0"/>
          <w:marTop w:val="0"/>
          <w:marBottom w:val="0"/>
          <w:divBdr>
            <w:top w:val="none" w:sz="0" w:space="0" w:color="auto"/>
            <w:left w:val="none" w:sz="0" w:space="0" w:color="auto"/>
            <w:bottom w:val="none" w:sz="0" w:space="0" w:color="auto"/>
            <w:right w:val="none" w:sz="0" w:space="0" w:color="auto"/>
          </w:divBdr>
        </w:div>
        <w:div w:id="1565411532">
          <w:marLeft w:val="480"/>
          <w:marRight w:val="0"/>
          <w:marTop w:val="0"/>
          <w:marBottom w:val="0"/>
          <w:divBdr>
            <w:top w:val="none" w:sz="0" w:space="0" w:color="auto"/>
            <w:left w:val="none" w:sz="0" w:space="0" w:color="auto"/>
            <w:bottom w:val="none" w:sz="0" w:space="0" w:color="auto"/>
            <w:right w:val="none" w:sz="0" w:space="0" w:color="auto"/>
          </w:divBdr>
        </w:div>
        <w:div w:id="1614826770">
          <w:marLeft w:val="480"/>
          <w:marRight w:val="0"/>
          <w:marTop w:val="0"/>
          <w:marBottom w:val="0"/>
          <w:divBdr>
            <w:top w:val="none" w:sz="0" w:space="0" w:color="auto"/>
            <w:left w:val="none" w:sz="0" w:space="0" w:color="auto"/>
            <w:bottom w:val="none" w:sz="0" w:space="0" w:color="auto"/>
            <w:right w:val="none" w:sz="0" w:space="0" w:color="auto"/>
          </w:divBdr>
        </w:div>
        <w:div w:id="1804537680">
          <w:marLeft w:val="480"/>
          <w:marRight w:val="0"/>
          <w:marTop w:val="0"/>
          <w:marBottom w:val="0"/>
          <w:divBdr>
            <w:top w:val="none" w:sz="0" w:space="0" w:color="auto"/>
            <w:left w:val="none" w:sz="0" w:space="0" w:color="auto"/>
            <w:bottom w:val="none" w:sz="0" w:space="0" w:color="auto"/>
            <w:right w:val="none" w:sz="0" w:space="0" w:color="auto"/>
          </w:divBdr>
        </w:div>
        <w:div w:id="1816753168">
          <w:marLeft w:val="480"/>
          <w:marRight w:val="0"/>
          <w:marTop w:val="0"/>
          <w:marBottom w:val="0"/>
          <w:divBdr>
            <w:top w:val="none" w:sz="0" w:space="0" w:color="auto"/>
            <w:left w:val="none" w:sz="0" w:space="0" w:color="auto"/>
            <w:bottom w:val="none" w:sz="0" w:space="0" w:color="auto"/>
            <w:right w:val="none" w:sz="0" w:space="0" w:color="auto"/>
          </w:divBdr>
        </w:div>
        <w:div w:id="1867522859">
          <w:marLeft w:val="480"/>
          <w:marRight w:val="0"/>
          <w:marTop w:val="0"/>
          <w:marBottom w:val="0"/>
          <w:divBdr>
            <w:top w:val="none" w:sz="0" w:space="0" w:color="auto"/>
            <w:left w:val="none" w:sz="0" w:space="0" w:color="auto"/>
            <w:bottom w:val="none" w:sz="0" w:space="0" w:color="auto"/>
            <w:right w:val="none" w:sz="0" w:space="0" w:color="auto"/>
          </w:divBdr>
        </w:div>
        <w:div w:id="1924487677">
          <w:marLeft w:val="480"/>
          <w:marRight w:val="0"/>
          <w:marTop w:val="0"/>
          <w:marBottom w:val="0"/>
          <w:divBdr>
            <w:top w:val="none" w:sz="0" w:space="0" w:color="auto"/>
            <w:left w:val="none" w:sz="0" w:space="0" w:color="auto"/>
            <w:bottom w:val="none" w:sz="0" w:space="0" w:color="auto"/>
            <w:right w:val="none" w:sz="0" w:space="0" w:color="auto"/>
          </w:divBdr>
        </w:div>
        <w:div w:id="2024282496">
          <w:marLeft w:val="480"/>
          <w:marRight w:val="0"/>
          <w:marTop w:val="0"/>
          <w:marBottom w:val="0"/>
          <w:divBdr>
            <w:top w:val="none" w:sz="0" w:space="0" w:color="auto"/>
            <w:left w:val="none" w:sz="0" w:space="0" w:color="auto"/>
            <w:bottom w:val="none" w:sz="0" w:space="0" w:color="auto"/>
            <w:right w:val="none" w:sz="0" w:space="0" w:color="auto"/>
          </w:divBdr>
        </w:div>
      </w:divsChild>
    </w:div>
    <w:div w:id="465440179">
      <w:bodyDiv w:val="1"/>
      <w:marLeft w:val="0"/>
      <w:marRight w:val="0"/>
      <w:marTop w:val="0"/>
      <w:marBottom w:val="0"/>
      <w:divBdr>
        <w:top w:val="none" w:sz="0" w:space="0" w:color="auto"/>
        <w:left w:val="none" w:sz="0" w:space="0" w:color="auto"/>
        <w:bottom w:val="none" w:sz="0" w:space="0" w:color="auto"/>
        <w:right w:val="none" w:sz="0" w:space="0" w:color="auto"/>
      </w:divBdr>
    </w:div>
    <w:div w:id="466823126">
      <w:bodyDiv w:val="1"/>
      <w:marLeft w:val="0"/>
      <w:marRight w:val="0"/>
      <w:marTop w:val="0"/>
      <w:marBottom w:val="0"/>
      <w:divBdr>
        <w:top w:val="none" w:sz="0" w:space="0" w:color="auto"/>
        <w:left w:val="none" w:sz="0" w:space="0" w:color="auto"/>
        <w:bottom w:val="none" w:sz="0" w:space="0" w:color="auto"/>
        <w:right w:val="none" w:sz="0" w:space="0" w:color="auto"/>
      </w:divBdr>
    </w:div>
    <w:div w:id="467550049">
      <w:bodyDiv w:val="1"/>
      <w:marLeft w:val="0"/>
      <w:marRight w:val="0"/>
      <w:marTop w:val="0"/>
      <w:marBottom w:val="0"/>
      <w:divBdr>
        <w:top w:val="none" w:sz="0" w:space="0" w:color="auto"/>
        <w:left w:val="none" w:sz="0" w:space="0" w:color="auto"/>
        <w:bottom w:val="none" w:sz="0" w:space="0" w:color="auto"/>
        <w:right w:val="none" w:sz="0" w:space="0" w:color="auto"/>
      </w:divBdr>
    </w:div>
    <w:div w:id="471750416">
      <w:bodyDiv w:val="1"/>
      <w:marLeft w:val="0"/>
      <w:marRight w:val="0"/>
      <w:marTop w:val="0"/>
      <w:marBottom w:val="0"/>
      <w:divBdr>
        <w:top w:val="none" w:sz="0" w:space="0" w:color="auto"/>
        <w:left w:val="none" w:sz="0" w:space="0" w:color="auto"/>
        <w:bottom w:val="none" w:sz="0" w:space="0" w:color="auto"/>
        <w:right w:val="none" w:sz="0" w:space="0" w:color="auto"/>
      </w:divBdr>
    </w:div>
    <w:div w:id="473572370">
      <w:bodyDiv w:val="1"/>
      <w:marLeft w:val="0"/>
      <w:marRight w:val="0"/>
      <w:marTop w:val="0"/>
      <w:marBottom w:val="0"/>
      <w:divBdr>
        <w:top w:val="none" w:sz="0" w:space="0" w:color="auto"/>
        <w:left w:val="none" w:sz="0" w:space="0" w:color="auto"/>
        <w:bottom w:val="none" w:sz="0" w:space="0" w:color="auto"/>
        <w:right w:val="none" w:sz="0" w:space="0" w:color="auto"/>
      </w:divBdr>
    </w:div>
    <w:div w:id="476411293">
      <w:bodyDiv w:val="1"/>
      <w:marLeft w:val="0"/>
      <w:marRight w:val="0"/>
      <w:marTop w:val="0"/>
      <w:marBottom w:val="0"/>
      <w:divBdr>
        <w:top w:val="none" w:sz="0" w:space="0" w:color="auto"/>
        <w:left w:val="none" w:sz="0" w:space="0" w:color="auto"/>
        <w:bottom w:val="none" w:sz="0" w:space="0" w:color="auto"/>
        <w:right w:val="none" w:sz="0" w:space="0" w:color="auto"/>
      </w:divBdr>
      <w:divsChild>
        <w:div w:id="18743648">
          <w:marLeft w:val="480"/>
          <w:marRight w:val="0"/>
          <w:marTop w:val="0"/>
          <w:marBottom w:val="0"/>
          <w:divBdr>
            <w:top w:val="none" w:sz="0" w:space="0" w:color="auto"/>
            <w:left w:val="none" w:sz="0" w:space="0" w:color="auto"/>
            <w:bottom w:val="none" w:sz="0" w:space="0" w:color="auto"/>
            <w:right w:val="none" w:sz="0" w:space="0" w:color="auto"/>
          </w:divBdr>
        </w:div>
        <w:div w:id="30611610">
          <w:marLeft w:val="480"/>
          <w:marRight w:val="0"/>
          <w:marTop w:val="0"/>
          <w:marBottom w:val="0"/>
          <w:divBdr>
            <w:top w:val="none" w:sz="0" w:space="0" w:color="auto"/>
            <w:left w:val="none" w:sz="0" w:space="0" w:color="auto"/>
            <w:bottom w:val="none" w:sz="0" w:space="0" w:color="auto"/>
            <w:right w:val="none" w:sz="0" w:space="0" w:color="auto"/>
          </w:divBdr>
        </w:div>
        <w:div w:id="75709761">
          <w:marLeft w:val="480"/>
          <w:marRight w:val="0"/>
          <w:marTop w:val="0"/>
          <w:marBottom w:val="0"/>
          <w:divBdr>
            <w:top w:val="none" w:sz="0" w:space="0" w:color="auto"/>
            <w:left w:val="none" w:sz="0" w:space="0" w:color="auto"/>
            <w:bottom w:val="none" w:sz="0" w:space="0" w:color="auto"/>
            <w:right w:val="none" w:sz="0" w:space="0" w:color="auto"/>
          </w:divBdr>
        </w:div>
        <w:div w:id="150564151">
          <w:marLeft w:val="480"/>
          <w:marRight w:val="0"/>
          <w:marTop w:val="0"/>
          <w:marBottom w:val="0"/>
          <w:divBdr>
            <w:top w:val="none" w:sz="0" w:space="0" w:color="auto"/>
            <w:left w:val="none" w:sz="0" w:space="0" w:color="auto"/>
            <w:bottom w:val="none" w:sz="0" w:space="0" w:color="auto"/>
            <w:right w:val="none" w:sz="0" w:space="0" w:color="auto"/>
          </w:divBdr>
        </w:div>
        <w:div w:id="396899255">
          <w:marLeft w:val="480"/>
          <w:marRight w:val="0"/>
          <w:marTop w:val="0"/>
          <w:marBottom w:val="0"/>
          <w:divBdr>
            <w:top w:val="none" w:sz="0" w:space="0" w:color="auto"/>
            <w:left w:val="none" w:sz="0" w:space="0" w:color="auto"/>
            <w:bottom w:val="none" w:sz="0" w:space="0" w:color="auto"/>
            <w:right w:val="none" w:sz="0" w:space="0" w:color="auto"/>
          </w:divBdr>
        </w:div>
        <w:div w:id="558593198">
          <w:marLeft w:val="480"/>
          <w:marRight w:val="0"/>
          <w:marTop w:val="0"/>
          <w:marBottom w:val="0"/>
          <w:divBdr>
            <w:top w:val="none" w:sz="0" w:space="0" w:color="auto"/>
            <w:left w:val="none" w:sz="0" w:space="0" w:color="auto"/>
            <w:bottom w:val="none" w:sz="0" w:space="0" w:color="auto"/>
            <w:right w:val="none" w:sz="0" w:space="0" w:color="auto"/>
          </w:divBdr>
        </w:div>
        <w:div w:id="971446674">
          <w:marLeft w:val="480"/>
          <w:marRight w:val="0"/>
          <w:marTop w:val="0"/>
          <w:marBottom w:val="0"/>
          <w:divBdr>
            <w:top w:val="none" w:sz="0" w:space="0" w:color="auto"/>
            <w:left w:val="none" w:sz="0" w:space="0" w:color="auto"/>
            <w:bottom w:val="none" w:sz="0" w:space="0" w:color="auto"/>
            <w:right w:val="none" w:sz="0" w:space="0" w:color="auto"/>
          </w:divBdr>
        </w:div>
        <w:div w:id="1125080954">
          <w:marLeft w:val="480"/>
          <w:marRight w:val="0"/>
          <w:marTop w:val="0"/>
          <w:marBottom w:val="0"/>
          <w:divBdr>
            <w:top w:val="none" w:sz="0" w:space="0" w:color="auto"/>
            <w:left w:val="none" w:sz="0" w:space="0" w:color="auto"/>
            <w:bottom w:val="none" w:sz="0" w:space="0" w:color="auto"/>
            <w:right w:val="none" w:sz="0" w:space="0" w:color="auto"/>
          </w:divBdr>
        </w:div>
        <w:div w:id="1305812610">
          <w:marLeft w:val="480"/>
          <w:marRight w:val="0"/>
          <w:marTop w:val="0"/>
          <w:marBottom w:val="0"/>
          <w:divBdr>
            <w:top w:val="none" w:sz="0" w:space="0" w:color="auto"/>
            <w:left w:val="none" w:sz="0" w:space="0" w:color="auto"/>
            <w:bottom w:val="none" w:sz="0" w:space="0" w:color="auto"/>
            <w:right w:val="none" w:sz="0" w:space="0" w:color="auto"/>
          </w:divBdr>
        </w:div>
        <w:div w:id="1396930899">
          <w:marLeft w:val="480"/>
          <w:marRight w:val="0"/>
          <w:marTop w:val="0"/>
          <w:marBottom w:val="0"/>
          <w:divBdr>
            <w:top w:val="none" w:sz="0" w:space="0" w:color="auto"/>
            <w:left w:val="none" w:sz="0" w:space="0" w:color="auto"/>
            <w:bottom w:val="none" w:sz="0" w:space="0" w:color="auto"/>
            <w:right w:val="none" w:sz="0" w:space="0" w:color="auto"/>
          </w:divBdr>
        </w:div>
        <w:div w:id="1399010862">
          <w:marLeft w:val="480"/>
          <w:marRight w:val="0"/>
          <w:marTop w:val="0"/>
          <w:marBottom w:val="0"/>
          <w:divBdr>
            <w:top w:val="none" w:sz="0" w:space="0" w:color="auto"/>
            <w:left w:val="none" w:sz="0" w:space="0" w:color="auto"/>
            <w:bottom w:val="none" w:sz="0" w:space="0" w:color="auto"/>
            <w:right w:val="none" w:sz="0" w:space="0" w:color="auto"/>
          </w:divBdr>
        </w:div>
        <w:div w:id="1437677747">
          <w:marLeft w:val="480"/>
          <w:marRight w:val="0"/>
          <w:marTop w:val="0"/>
          <w:marBottom w:val="0"/>
          <w:divBdr>
            <w:top w:val="none" w:sz="0" w:space="0" w:color="auto"/>
            <w:left w:val="none" w:sz="0" w:space="0" w:color="auto"/>
            <w:bottom w:val="none" w:sz="0" w:space="0" w:color="auto"/>
            <w:right w:val="none" w:sz="0" w:space="0" w:color="auto"/>
          </w:divBdr>
        </w:div>
        <w:div w:id="1693216540">
          <w:marLeft w:val="480"/>
          <w:marRight w:val="0"/>
          <w:marTop w:val="0"/>
          <w:marBottom w:val="0"/>
          <w:divBdr>
            <w:top w:val="none" w:sz="0" w:space="0" w:color="auto"/>
            <w:left w:val="none" w:sz="0" w:space="0" w:color="auto"/>
            <w:bottom w:val="none" w:sz="0" w:space="0" w:color="auto"/>
            <w:right w:val="none" w:sz="0" w:space="0" w:color="auto"/>
          </w:divBdr>
        </w:div>
        <w:div w:id="1779057025">
          <w:marLeft w:val="480"/>
          <w:marRight w:val="0"/>
          <w:marTop w:val="0"/>
          <w:marBottom w:val="0"/>
          <w:divBdr>
            <w:top w:val="none" w:sz="0" w:space="0" w:color="auto"/>
            <w:left w:val="none" w:sz="0" w:space="0" w:color="auto"/>
            <w:bottom w:val="none" w:sz="0" w:space="0" w:color="auto"/>
            <w:right w:val="none" w:sz="0" w:space="0" w:color="auto"/>
          </w:divBdr>
        </w:div>
        <w:div w:id="1828786587">
          <w:marLeft w:val="480"/>
          <w:marRight w:val="0"/>
          <w:marTop w:val="0"/>
          <w:marBottom w:val="0"/>
          <w:divBdr>
            <w:top w:val="none" w:sz="0" w:space="0" w:color="auto"/>
            <w:left w:val="none" w:sz="0" w:space="0" w:color="auto"/>
            <w:bottom w:val="none" w:sz="0" w:space="0" w:color="auto"/>
            <w:right w:val="none" w:sz="0" w:space="0" w:color="auto"/>
          </w:divBdr>
        </w:div>
        <w:div w:id="1871066866">
          <w:marLeft w:val="480"/>
          <w:marRight w:val="0"/>
          <w:marTop w:val="0"/>
          <w:marBottom w:val="0"/>
          <w:divBdr>
            <w:top w:val="none" w:sz="0" w:space="0" w:color="auto"/>
            <w:left w:val="none" w:sz="0" w:space="0" w:color="auto"/>
            <w:bottom w:val="none" w:sz="0" w:space="0" w:color="auto"/>
            <w:right w:val="none" w:sz="0" w:space="0" w:color="auto"/>
          </w:divBdr>
        </w:div>
        <w:div w:id="2047564926">
          <w:marLeft w:val="480"/>
          <w:marRight w:val="0"/>
          <w:marTop w:val="0"/>
          <w:marBottom w:val="0"/>
          <w:divBdr>
            <w:top w:val="none" w:sz="0" w:space="0" w:color="auto"/>
            <w:left w:val="none" w:sz="0" w:space="0" w:color="auto"/>
            <w:bottom w:val="none" w:sz="0" w:space="0" w:color="auto"/>
            <w:right w:val="none" w:sz="0" w:space="0" w:color="auto"/>
          </w:divBdr>
        </w:div>
        <w:div w:id="2142993705">
          <w:marLeft w:val="480"/>
          <w:marRight w:val="0"/>
          <w:marTop w:val="0"/>
          <w:marBottom w:val="0"/>
          <w:divBdr>
            <w:top w:val="none" w:sz="0" w:space="0" w:color="auto"/>
            <w:left w:val="none" w:sz="0" w:space="0" w:color="auto"/>
            <w:bottom w:val="none" w:sz="0" w:space="0" w:color="auto"/>
            <w:right w:val="none" w:sz="0" w:space="0" w:color="auto"/>
          </w:divBdr>
        </w:div>
      </w:divsChild>
    </w:div>
    <w:div w:id="479463998">
      <w:bodyDiv w:val="1"/>
      <w:marLeft w:val="0"/>
      <w:marRight w:val="0"/>
      <w:marTop w:val="0"/>
      <w:marBottom w:val="0"/>
      <w:divBdr>
        <w:top w:val="none" w:sz="0" w:space="0" w:color="auto"/>
        <w:left w:val="none" w:sz="0" w:space="0" w:color="auto"/>
        <w:bottom w:val="none" w:sz="0" w:space="0" w:color="auto"/>
        <w:right w:val="none" w:sz="0" w:space="0" w:color="auto"/>
      </w:divBdr>
    </w:div>
    <w:div w:id="481387480">
      <w:bodyDiv w:val="1"/>
      <w:marLeft w:val="0"/>
      <w:marRight w:val="0"/>
      <w:marTop w:val="0"/>
      <w:marBottom w:val="0"/>
      <w:divBdr>
        <w:top w:val="none" w:sz="0" w:space="0" w:color="auto"/>
        <w:left w:val="none" w:sz="0" w:space="0" w:color="auto"/>
        <w:bottom w:val="none" w:sz="0" w:space="0" w:color="auto"/>
        <w:right w:val="none" w:sz="0" w:space="0" w:color="auto"/>
      </w:divBdr>
    </w:div>
    <w:div w:id="485978919">
      <w:bodyDiv w:val="1"/>
      <w:marLeft w:val="0"/>
      <w:marRight w:val="0"/>
      <w:marTop w:val="0"/>
      <w:marBottom w:val="0"/>
      <w:divBdr>
        <w:top w:val="none" w:sz="0" w:space="0" w:color="auto"/>
        <w:left w:val="none" w:sz="0" w:space="0" w:color="auto"/>
        <w:bottom w:val="none" w:sz="0" w:space="0" w:color="auto"/>
        <w:right w:val="none" w:sz="0" w:space="0" w:color="auto"/>
      </w:divBdr>
    </w:div>
    <w:div w:id="489560210">
      <w:bodyDiv w:val="1"/>
      <w:marLeft w:val="0"/>
      <w:marRight w:val="0"/>
      <w:marTop w:val="0"/>
      <w:marBottom w:val="0"/>
      <w:divBdr>
        <w:top w:val="none" w:sz="0" w:space="0" w:color="auto"/>
        <w:left w:val="none" w:sz="0" w:space="0" w:color="auto"/>
        <w:bottom w:val="none" w:sz="0" w:space="0" w:color="auto"/>
        <w:right w:val="none" w:sz="0" w:space="0" w:color="auto"/>
      </w:divBdr>
    </w:div>
    <w:div w:id="491531286">
      <w:bodyDiv w:val="1"/>
      <w:marLeft w:val="0"/>
      <w:marRight w:val="0"/>
      <w:marTop w:val="0"/>
      <w:marBottom w:val="0"/>
      <w:divBdr>
        <w:top w:val="none" w:sz="0" w:space="0" w:color="auto"/>
        <w:left w:val="none" w:sz="0" w:space="0" w:color="auto"/>
        <w:bottom w:val="none" w:sz="0" w:space="0" w:color="auto"/>
        <w:right w:val="none" w:sz="0" w:space="0" w:color="auto"/>
      </w:divBdr>
      <w:divsChild>
        <w:div w:id="2245451">
          <w:marLeft w:val="480"/>
          <w:marRight w:val="0"/>
          <w:marTop w:val="0"/>
          <w:marBottom w:val="0"/>
          <w:divBdr>
            <w:top w:val="none" w:sz="0" w:space="0" w:color="auto"/>
            <w:left w:val="none" w:sz="0" w:space="0" w:color="auto"/>
            <w:bottom w:val="none" w:sz="0" w:space="0" w:color="auto"/>
            <w:right w:val="none" w:sz="0" w:space="0" w:color="auto"/>
          </w:divBdr>
        </w:div>
        <w:div w:id="132647293">
          <w:marLeft w:val="480"/>
          <w:marRight w:val="0"/>
          <w:marTop w:val="0"/>
          <w:marBottom w:val="0"/>
          <w:divBdr>
            <w:top w:val="none" w:sz="0" w:space="0" w:color="auto"/>
            <w:left w:val="none" w:sz="0" w:space="0" w:color="auto"/>
            <w:bottom w:val="none" w:sz="0" w:space="0" w:color="auto"/>
            <w:right w:val="none" w:sz="0" w:space="0" w:color="auto"/>
          </w:divBdr>
        </w:div>
        <w:div w:id="163209764">
          <w:marLeft w:val="480"/>
          <w:marRight w:val="0"/>
          <w:marTop w:val="0"/>
          <w:marBottom w:val="0"/>
          <w:divBdr>
            <w:top w:val="none" w:sz="0" w:space="0" w:color="auto"/>
            <w:left w:val="none" w:sz="0" w:space="0" w:color="auto"/>
            <w:bottom w:val="none" w:sz="0" w:space="0" w:color="auto"/>
            <w:right w:val="none" w:sz="0" w:space="0" w:color="auto"/>
          </w:divBdr>
        </w:div>
        <w:div w:id="177161736">
          <w:marLeft w:val="480"/>
          <w:marRight w:val="0"/>
          <w:marTop w:val="0"/>
          <w:marBottom w:val="0"/>
          <w:divBdr>
            <w:top w:val="none" w:sz="0" w:space="0" w:color="auto"/>
            <w:left w:val="none" w:sz="0" w:space="0" w:color="auto"/>
            <w:bottom w:val="none" w:sz="0" w:space="0" w:color="auto"/>
            <w:right w:val="none" w:sz="0" w:space="0" w:color="auto"/>
          </w:divBdr>
        </w:div>
        <w:div w:id="180097418">
          <w:marLeft w:val="480"/>
          <w:marRight w:val="0"/>
          <w:marTop w:val="0"/>
          <w:marBottom w:val="0"/>
          <w:divBdr>
            <w:top w:val="none" w:sz="0" w:space="0" w:color="auto"/>
            <w:left w:val="none" w:sz="0" w:space="0" w:color="auto"/>
            <w:bottom w:val="none" w:sz="0" w:space="0" w:color="auto"/>
            <w:right w:val="none" w:sz="0" w:space="0" w:color="auto"/>
          </w:divBdr>
        </w:div>
        <w:div w:id="244338881">
          <w:marLeft w:val="480"/>
          <w:marRight w:val="0"/>
          <w:marTop w:val="0"/>
          <w:marBottom w:val="0"/>
          <w:divBdr>
            <w:top w:val="none" w:sz="0" w:space="0" w:color="auto"/>
            <w:left w:val="none" w:sz="0" w:space="0" w:color="auto"/>
            <w:bottom w:val="none" w:sz="0" w:space="0" w:color="auto"/>
            <w:right w:val="none" w:sz="0" w:space="0" w:color="auto"/>
          </w:divBdr>
        </w:div>
        <w:div w:id="318847554">
          <w:marLeft w:val="480"/>
          <w:marRight w:val="0"/>
          <w:marTop w:val="0"/>
          <w:marBottom w:val="0"/>
          <w:divBdr>
            <w:top w:val="none" w:sz="0" w:space="0" w:color="auto"/>
            <w:left w:val="none" w:sz="0" w:space="0" w:color="auto"/>
            <w:bottom w:val="none" w:sz="0" w:space="0" w:color="auto"/>
            <w:right w:val="none" w:sz="0" w:space="0" w:color="auto"/>
          </w:divBdr>
        </w:div>
        <w:div w:id="357202159">
          <w:marLeft w:val="480"/>
          <w:marRight w:val="0"/>
          <w:marTop w:val="0"/>
          <w:marBottom w:val="0"/>
          <w:divBdr>
            <w:top w:val="none" w:sz="0" w:space="0" w:color="auto"/>
            <w:left w:val="none" w:sz="0" w:space="0" w:color="auto"/>
            <w:bottom w:val="none" w:sz="0" w:space="0" w:color="auto"/>
            <w:right w:val="none" w:sz="0" w:space="0" w:color="auto"/>
          </w:divBdr>
        </w:div>
        <w:div w:id="360396567">
          <w:marLeft w:val="480"/>
          <w:marRight w:val="0"/>
          <w:marTop w:val="0"/>
          <w:marBottom w:val="0"/>
          <w:divBdr>
            <w:top w:val="none" w:sz="0" w:space="0" w:color="auto"/>
            <w:left w:val="none" w:sz="0" w:space="0" w:color="auto"/>
            <w:bottom w:val="none" w:sz="0" w:space="0" w:color="auto"/>
            <w:right w:val="none" w:sz="0" w:space="0" w:color="auto"/>
          </w:divBdr>
        </w:div>
        <w:div w:id="424501881">
          <w:marLeft w:val="480"/>
          <w:marRight w:val="0"/>
          <w:marTop w:val="0"/>
          <w:marBottom w:val="0"/>
          <w:divBdr>
            <w:top w:val="none" w:sz="0" w:space="0" w:color="auto"/>
            <w:left w:val="none" w:sz="0" w:space="0" w:color="auto"/>
            <w:bottom w:val="none" w:sz="0" w:space="0" w:color="auto"/>
            <w:right w:val="none" w:sz="0" w:space="0" w:color="auto"/>
          </w:divBdr>
        </w:div>
        <w:div w:id="587425142">
          <w:marLeft w:val="480"/>
          <w:marRight w:val="0"/>
          <w:marTop w:val="0"/>
          <w:marBottom w:val="0"/>
          <w:divBdr>
            <w:top w:val="none" w:sz="0" w:space="0" w:color="auto"/>
            <w:left w:val="none" w:sz="0" w:space="0" w:color="auto"/>
            <w:bottom w:val="none" w:sz="0" w:space="0" w:color="auto"/>
            <w:right w:val="none" w:sz="0" w:space="0" w:color="auto"/>
          </w:divBdr>
        </w:div>
        <w:div w:id="619605618">
          <w:marLeft w:val="480"/>
          <w:marRight w:val="0"/>
          <w:marTop w:val="0"/>
          <w:marBottom w:val="0"/>
          <w:divBdr>
            <w:top w:val="none" w:sz="0" w:space="0" w:color="auto"/>
            <w:left w:val="none" w:sz="0" w:space="0" w:color="auto"/>
            <w:bottom w:val="none" w:sz="0" w:space="0" w:color="auto"/>
            <w:right w:val="none" w:sz="0" w:space="0" w:color="auto"/>
          </w:divBdr>
        </w:div>
        <w:div w:id="650863724">
          <w:marLeft w:val="480"/>
          <w:marRight w:val="0"/>
          <w:marTop w:val="0"/>
          <w:marBottom w:val="0"/>
          <w:divBdr>
            <w:top w:val="none" w:sz="0" w:space="0" w:color="auto"/>
            <w:left w:val="none" w:sz="0" w:space="0" w:color="auto"/>
            <w:bottom w:val="none" w:sz="0" w:space="0" w:color="auto"/>
            <w:right w:val="none" w:sz="0" w:space="0" w:color="auto"/>
          </w:divBdr>
        </w:div>
        <w:div w:id="655765910">
          <w:marLeft w:val="480"/>
          <w:marRight w:val="0"/>
          <w:marTop w:val="0"/>
          <w:marBottom w:val="0"/>
          <w:divBdr>
            <w:top w:val="none" w:sz="0" w:space="0" w:color="auto"/>
            <w:left w:val="none" w:sz="0" w:space="0" w:color="auto"/>
            <w:bottom w:val="none" w:sz="0" w:space="0" w:color="auto"/>
            <w:right w:val="none" w:sz="0" w:space="0" w:color="auto"/>
          </w:divBdr>
        </w:div>
        <w:div w:id="718869601">
          <w:marLeft w:val="480"/>
          <w:marRight w:val="0"/>
          <w:marTop w:val="0"/>
          <w:marBottom w:val="0"/>
          <w:divBdr>
            <w:top w:val="none" w:sz="0" w:space="0" w:color="auto"/>
            <w:left w:val="none" w:sz="0" w:space="0" w:color="auto"/>
            <w:bottom w:val="none" w:sz="0" w:space="0" w:color="auto"/>
            <w:right w:val="none" w:sz="0" w:space="0" w:color="auto"/>
          </w:divBdr>
        </w:div>
        <w:div w:id="767193184">
          <w:marLeft w:val="480"/>
          <w:marRight w:val="0"/>
          <w:marTop w:val="0"/>
          <w:marBottom w:val="0"/>
          <w:divBdr>
            <w:top w:val="none" w:sz="0" w:space="0" w:color="auto"/>
            <w:left w:val="none" w:sz="0" w:space="0" w:color="auto"/>
            <w:bottom w:val="none" w:sz="0" w:space="0" w:color="auto"/>
            <w:right w:val="none" w:sz="0" w:space="0" w:color="auto"/>
          </w:divBdr>
        </w:div>
        <w:div w:id="823857681">
          <w:marLeft w:val="480"/>
          <w:marRight w:val="0"/>
          <w:marTop w:val="0"/>
          <w:marBottom w:val="0"/>
          <w:divBdr>
            <w:top w:val="none" w:sz="0" w:space="0" w:color="auto"/>
            <w:left w:val="none" w:sz="0" w:space="0" w:color="auto"/>
            <w:bottom w:val="none" w:sz="0" w:space="0" w:color="auto"/>
            <w:right w:val="none" w:sz="0" w:space="0" w:color="auto"/>
          </w:divBdr>
        </w:div>
        <w:div w:id="841312164">
          <w:marLeft w:val="480"/>
          <w:marRight w:val="0"/>
          <w:marTop w:val="0"/>
          <w:marBottom w:val="0"/>
          <w:divBdr>
            <w:top w:val="none" w:sz="0" w:space="0" w:color="auto"/>
            <w:left w:val="none" w:sz="0" w:space="0" w:color="auto"/>
            <w:bottom w:val="none" w:sz="0" w:space="0" w:color="auto"/>
            <w:right w:val="none" w:sz="0" w:space="0" w:color="auto"/>
          </w:divBdr>
        </w:div>
        <w:div w:id="987710907">
          <w:marLeft w:val="480"/>
          <w:marRight w:val="0"/>
          <w:marTop w:val="0"/>
          <w:marBottom w:val="0"/>
          <w:divBdr>
            <w:top w:val="none" w:sz="0" w:space="0" w:color="auto"/>
            <w:left w:val="none" w:sz="0" w:space="0" w:color="auto"/>
            <w:bottom w:val="none" w:sz="0" w:space="0" w:color="auto"/>
            <w:right w:val="none" w:sz="0" w:space="0" w:color="auto"/>
          </w:divBdr>
        </w:div>
        <w:div w:id="1021124200">
          <w:marLeft w:val="480"/>
          <w:marRight w:val="0"/>
          <w:marTop w:val="0"/>
          <w:marBottom w:val="0"/>
          <w:divBdr>
            <w:top w:val="none" w:sz="0" w:space="0" w:color="auto"/>
            <w:left w:val="none" w:sz="0" w:space="0" w:color="auto"/>
            <w:bottom w:val="none" w:sz="0" w:space="0" w:color="auto"/>
            <w:right w:val="none" w:sz="0" w:space="0" w:color="auto"/>
          </w:divBdr>
        </w:div>
        <w:div w:id="1146819230">
          <w:marLeft w:val="480"/>
          <w:marRight w:val="0"/>
          <w:marTop w:val="0"/>
          <w:marBottom w:val="0"/>
          <w:divBdr>
            <w:top w:val="none" w:sz="0" w:space="0" w:color="auto"/>
            <w:left w:val="none" w:sz="0" w:space="0" w:color="auto"/>
            <w:bottom w:val="none" w:sz="0" w:space="0" w:color="auto"/>
            <w:right w:val="none" w:sz="0" w:space="0" w:color="auto"/>
          </w:divBdr>
        </w:div>
        <w:div w:id="1186674678">
          <w:marLeft w:val="480"/>
          <w:marRight w:val="0"/>
          <w:marTop w:val="0"/>
          <w:marBottom w:val="0"/>
          <w:divBdr>
            <w:top w:val="none" w:sz="0" w:space="0" w:color="auto"/>
            <w:left w:val="none" w:sz="0" w:space="0" w:color="auto"/>
            <w:bottom w:val="none" w:sz="0" w:space="0" w:color="auto"/>
            <w:right w:val="none" w:sz="0" w:space="0" w:color="auto"/>
          </w:divBdr>
        </w:div>
        <w:div w:id="1194611811">
          <w:marLeft w:val="480"/>
          <w:marRight w:val="0"/>
          <w:marTop w:val="0"/>
          <w:marBottom w:val="0"/>
          <w:divBdr>
            <w:top w:val="none" w:sz="0" w:space="0" w:color="auto"/>
            <w:left w:val="none" w:sz="0" w:space="0" w:color="auto"/>
            <w:bottom w:val="none" w:sz="0" w:space="0" w:color="auto"/>
            <w:right w:val="none" w:sz="0" w:space="0" w:color="auto"/>
          </w:divBdr>
        </w:div>
        <w:div w:id="1244223316">
          <w:marLeft w:val="480"/>
          <w:marRight w:val="0"/>
          <w:marTop w:val="0"/>
          <w:marBottom w:val="0"/>
          <w:divBdr>
            <w:top w:val="none" w:sz="0" w:space="0" w:color="auto"/>
            <w:left w:val="none" w:sz="0" w:space="0" w:color="auto"/>
            <w:bottom w:val="none" w:sz="0" w:space="0" w:color="auto"/>
            <w:right w:val="none" w:sz="0" w:space="0" w:color="auto"/>
          </w:divBdr>
        </w:div>
        <w:div w:id="1373261149">
          <w:marLeft w:val="480"/>
          <w:marRight w:val="0"/>
          <w:marTop w:val="0"/>
          <w:marBottom w:val="0"/>
          <w:divBdr>
            <w:top w:val="none" w:sz="0" w:space="0" w:color="auto"/>
            <w:left w:val="none" w:sz="0" w:space="0" w:color="auto"/>
            <w:bottom w:val="none" w:sz="0" w:space="0" w:color="auto"/>
            <w:right w:val="none" w:sz="0" w:space="0" w:color="auto"/>
          </w:divBdr>
        </w:div>
        <w:div w:id="1394964671">
          <w:marLeft w:val="480"/>
          <w:marRight w:val="0"/>
          <w:marTop w:val="0"/>
          <w:marBottom w:val="0"/>
          <w:divBdr>
            <w:top w:val="none" w:sz="0" w:space="0" w:color="auto"/>
            <w:left w:val="none" w:sz="0" w:space="0" w:color="auto"/>
            <w:bottom w:val="none" w:sz="0" w:space="0" w:color="auto"/>
            <w:right w:val="none" w:sz="0" w:space="0" w:color="auto"/>
          </w:divBdr>
        </w:div>
        <w:div w:id="1417364628">
          <w:marLeft w:val="480"/>
          <w:marRight w:val="0"/>
          <w:marTop w:val="0"/>
          <w:marBottom w:val="0"/>
          <w:divBdr>
            <w:top w:val="none" w:sz="0" w:space="0" w:color="auto"/>
            <w:left w:val="none" w:sz="0" w:space="0" w:color="auto"/>
            <w:bottom w:val="none" w:sz="0" w:space="0" w:color="auto"/>
            <w:right w:val="none" w:sz="0" w:space="0" w:color="auto"/>
          </w:divBdr>
        </w:div>
        <w:div w:id="1457717938">
          <w:marLeft w:val="480"/>
          <w:marRight w:val="0"/>
          <w:marTop w:val="0"/>
          <w:marBottom w:val="0"/>
          <w:divBdr>
            <w:top w:val="none" w:sz="0" w:space="0" w:color="auto"/>
            <w:left w:val="none" w:sz="0" w:space="0" w:color="auto"/>
            <w:bottom w:val="none" w:sz="0" w:space="0" w:color="auto"/>
            <w:right w:val="none" w:sz="0" w:space="0" w:color="auto"/>
          </w:divBdr>
        </w:div>
        <w:div w:id="1530874157">
          <w:marLeft w:val="480"/>
          <w:marRight w:val="0"/>
          <w:marTop w:val="0"/>
          <w:marBottom w:val="0"/>
          <w:divBdr>
            <w:top w:val="none" w:sz="0" w:space="0" w:color="auto"/>
            <w:left w:val="none" w:sz="0" w:space="0" w:color="auto"/>
            <w:bottom w:val="none" w:sz="0" w:space="0" w:color="auto"/>
            <w:right w:val="none" w:sz="0" w:space="0" w:color="auto"/>
          </w:divBdr>
        </w:div>
        <w:div w:id="1574464077">
          <w:marLeft w:val="480"/>
          <w:marRight w:val="0"/>
          <w:marTop w:val="0"/>
          <w:marBottom w:val="0"/>
          <w:divBdr>
            <w:top w:val="none" w:sz="0" w:space="0" w:color="auto"/>
            <w:left w:val="none" w:sz="0" w:space="0" w:color="auto"/>
            <w:bottom w:val="none" w:sz="0" w:space="0" w:color="auto"/>
            <w:right w:val="none" w:sz="0" w:space="0" w:color="auto"/>
          </w:divBdr>
        </w:div>
        <w:div w:id="1595088063">
          <w:marLeft w:val="480"/>
          <w:marRight w:val="0"/>
          <w:marTop w:val="0"/>
          <w:marBottom w:val="0"/>
          <w:divBdr>
            <w:top w:val="none" w:sz="0" w:space="0" w:color="auto"/>
            <w:left w:val="none" w:sz="0" w:space="0" w:color="auto"/>
            <w:bottom w:val="none" w:sz="0" w:space="0" w:color="auto"/>
            <w:right w:val="none" w:sz="0" w:space="0" w:color="auto"/>
          </w:divBdr>
        </w:div>
        <w:div w:id="1695376225">
          <w:marLeft w:val="480"/>
          <w:marRight w:val="0"/>
          <w:marTop w:val="0"/>
          <w:marBottom w:val="0"/>
          <w:divBdr>
            <w:top w:val="none" w:sz="0" w:space="0" w:color="auto"/>
            <w:left w:val="none" w:sz="0" w:space="0" w:color="auto"/>
            <w:bottom w:val="none" w:sz="0" w:space="0" w:color="auto"/>
            <w:right w:val="none" w:sz="0" w:space="0" w:color="auto"/>
          </w:divBdr>
        </w:div>
        <w:div w:id="1700277782">
          <w:marLeft w:val="480"/>
          <w:marRight w:val="0"/>
          <w:marTop w:val="0"/>
          <w:marBottom w:val="0"/>
          <w:divBdr>
            <w:top w:val="none" w:sz="0" w:space="0" w:color="auto"/>
            <w:left w:val="none" w:sz="0" w:space="0" w:color="auto"/>
            <w:bottom w:val="none" w:sz="0" w:space="0" w:color="auto"/>
            <w:right w:val="none" w:sz="0" w:space="0" w:color="auto"/>
          </w:divBdr>
        </w:div>
        <w:div w:id="1726681460">
          <w:marLeft w:val="480"/>
          <w:marRight w:val="0"/>
          <w:marTop w:val="0"/>
          <w:marBottom w:val="0"/>
          <w:divBdr>
            <w:top w:val="none" w:sz="0" w:space="0" w:color="auto"/>
            <w:left w:val="none" w:sz="0" w:space="0" w:color="auto"/>
            <w:bottom w:val="none" w:sz="0" w:space="0" w:color="auto"/>
            <w:right w:val="none" w:sz="0" w:space="0" w:color="auto"/>
          </w:divBdr>
        </w:div>
        <w:div w:id="1779370625">
          <w:marLeft w:val="480"/>
          <w:marRight w:val="0"/>
          <w:marTop w:val="0"/>
          <w:marBottom w:val="0"/>
          <w:divBdr>
            <w:top w:val="none" w:sz="0" w:space="0" w:color="auto"/>
            <w:left w:val="none" w:sz="0" w:space="0" w:color="auto"/>
            <w:bottom w:val="none" w:sz="0" w:space="0" w:color="auto"/>
            <w:right w:val="none" w:sz="0" w:space="0" w:color="auto"/>
          </w:divBdr>
        </w:div>
        <w:div w:id="1789622362">
          <w:marLeft w:val="480"/>
          <w:marRight w:val="0"/>
          <w:marTop w:val="0"/>
          <w:marBottom w:val="0"/>
          <w:divBdr>
            <w:top w:val="none" w:sz="0" w:space="0" w:color="auto"/>
            <w:left w:val="none" w:sz="0" w:space="0" w:color="auto"/>
            <w:bottom w:val="none" w:sz="0" w:space="0" w:color="auto"/>
            <w:right w:val="none" w:sz="0" w:space="0" w:color="auto"/>
          </w:divBdr>
        </w:div>
        <w:div w:id="1877808989">
          <w:marLeft w:val="480"/>
          <w:marRight w:val="0"/>
          <w:marTop w:val="0"/>
          <w:marBottom w:val="0"/>
          <w:divBdr>
            <w:top w:val="none" w:sz="0" w:space="0" w:color="auto"/>
            <w:left w:val="none" w:sz="0" w:space="0" w:color="auto"/>
            <w:bottom w:val="none" w:sz="0" w:space="0" w:color="auto"/>
            <w:right w:val="none" w:sz="0" w:space="0" w:color="auto"/>
          </w:divBdr>
        </w:div>
        <w:div w:id="2029017384">
          <w:marLeft w:val="480"/>
          <w:marRight w:val="0"/>
          <w:marTop w:val="0"/>
          <w:marBottom w:val="0"/>
          <w:divBdr>
            <w:top w:val="none" w:sz="0" w:space="0" w:color="auto"/>
            <w:left w:val="none" w:sz="0" w:space="0" w:color="auto"/>
            <w:bottom w:val="none" w:sz="0" w:space="0" w:color="auto"/>
            <w:right w:val="none" w:sz="0" w:space="0" w:color="auto"/>
          </w:divBdr>
        </w:div>
        <w:div w:id="2031834023">
          <w:marLeft w:val="480"/>
          <w:marRight w:val="0"/>
          <w:marTop w:val="0"/>
          <w:marBottom w:val="0"/>
          <w:divBdr>
            <w:top w:val="none" w:sz="0" w:space="0" w:color="auto"/>
            <w:left w:val="none" w:sz="0" w:space="0" w:color="auto"/>
            <w:bottom w:val="none" w:sz="0" w:space="0" w:color="auto"/>
            <w:right w:val="none" w:sz="0" w:space="0" w:color="auto"/>
          </w:divBdr>
        </w:div>
        <w:div w:id="2034067413">
          <w:marLeft w:val="480"/>
          <w:marRight w:val="0"/>
          <w:marTop w:val="0"/>
          <w:marBottom w:val="0"/>
          <w:divBdr>
            <w:top w:val="none" w:sz="0" w:space="0" w:color="auto"/>
            <w:left w:val="none" w:sz="0" w:space="0" w:color="auto"/>
            <w:bottom w:val="none" w:sz="0" w:space="0" w:color="auto"/>
            <w:right w:val="none" w:sz="0" w:space="0" w:color="auto"/>
          </w:divBdr>
        </w:div>
        <w:div w:id="2109886854">
          <w:marLeft w:val="480"/>
          <w:marRight w:val="0"/>
          <w:marTop w:val="0"/>
          <w:marBottom w:val="0"/>
          <w:divBdr>
            <w:top w:val="none" w:sz="0" w:space="0" w:color="auto"/>
            <w:left w:val="none" w:sz="0" w:space="0" w:color="auto"/>
            <w:bottom w:val="none" w:sz="0" w:space="0" w:color="auto"/>
            <w:right w:val="none" w:sz="0" w:space="0" w:color="auto"/>
          </w:divBdr>
        </w:div>
        <w:div w:id="2112554690">
          <w:marLeft w:val="480"/>
          <w:marRight w:val="0"/>
          <w:marTop w:val="0"/>
          <w:marBottom w:val="0"/>
          <w:divBdr>
            <w:top w:val="none" w:sz="0" w:space="0" w:color="auto"/>
            <w:left w:val="none" w:sz="0" w:space="0" w:color="auto"/>
            <w:bottom w:val="none" w:sz="0" w:space="0" w:color="auto"/>
            <w:right w:val="none" w:sz="0" w:space="0" w:color="auto"/>
          </w:divBdr>
        </w:div>
        <w:div w:id="2123257734">
          <w:marLeft w:val="480"/>
          <w:marRight w:val="0"/>
          <w:marTop w:val="0"/>
          <w:marBottom w:val="0"/>
          <w:divBdr>
            <w:top w:val="none" w:sz="0" w:space="0" w:color="auto"/>
            <w:left w:val="none" w:sz="0" w:space="0" w:color="auto"/>
            <w:bottom w:val="none" w:sz="0" w:space="0" w:color="auto"/>
            <w:right w:val="none" w:sz="0" w:space="0" w:color="auto"/>
          </w:divBdr>
        </w:div>
        <w:div w:id="2134207616">
          <w:marLeft w:val="480"/>
          <w:marRight w:val="0"/>
          <w:marTop w:val="0"/>
          <w:marBottom w:val="0"/>
          <w:divBdr>
            <w:top w:val="none" w:sz="0" w:space="0" w:color="auto"/>
            <w:left w:val="none" w:sz="0" w:space="0" w:color="auto"/>
            <w:bottom w:val="none" w:sz="0" w:space="0" w:color="auto"/>
            <w:right w:val="none" w:sz="0" w:space="0" w:color="auto"/>
          </w:divBdr>
        </w:div>
        <w:div w:id="2139642307">
          <w:marLeft w:val="480"/>
          <w:marRight w:val="0"/>
          <w:marTop w:val="0"/>
          <w:marBottom w:val="0"/>
          <w:divBdr>
            <w:top w:val="none" w:sz="0" w:space="0" w:color="auto"/>
            <w:left w:val="none" w:sz="0" w:space="0" w:color="auto"/>
            <w:bottom w:val="none" w:sz="0" w:space="0" w:color="auto"/>
            <w:right w:val="none" w:sz="0" w:space="0" w:color="auto"/>
          </w:divBdr>
        </w:div>
      </w:divsChild>
    </w:div>
    <w:div w:id="492259361">
      <w:bodyDiv w:val="1"/>
      <w:marLeft w:val="0"/>
      <w:marRight w:val="0"/>
      <w:marTop w:val="0"/>
      <w:marBottom w:val="0"/>
      <w:divBdr>
        <w:top w:val="none" w:sz="0" w:space="0" w:color="auto"/>
        <w:left w:val="none" w:sz="0" w:space="0" w:color="auto"/>
        <w:bottom w:val="none" w:sz="0" w:space="0" w:color="auto"/>
        <w:right w:val="none" w:sz="0" w:space="0" w:color="auto"/>
      </w:divBdr>
    </w:div>
    <w:div w:id="494342324">
      <w:bodyDiv w:val="1"/>
      <w:marLeft w:val="0"/>
      <w:marRight w:val="0"/>
      <w:marTop w:val="0"/>
      <w:marBottom w:val="0"/>
      <w:divBdr>
        <w:top w:val="none" w:sz="0" w:space="0" w:color="auto"/>
        <w:left w:val="none" w:sz="0" w:space="0" w:color="auto"/>
        <w:bottom w:val="none" w:sz="0" w:space="0" w:color="auto"/>
        <w:right w:val="none" w:sz="0" w:space="0" w:color="auto"/>
      </w:divBdr>
    </w:div>
    <w:div w:id="495345712">
      <w:bodyDiv w:val="1"/>
      <w:marLeft w:val="0"/>
      <w:marRight w:val="0"/>
      <w:marTop w:val="0"/>
      <w:marBottom w:val="0"/>
      <w:divBdr>
        <w:top w:val="none" w:sz="0" w:space="0" w:color="auto"/>
        <w:left w:val="none" w:sz="0" w:space="0" w:color="auto"/>
        <w:bottom w:val="none" w:sz="0" w:space="0" w:color="auto"/>
        <w:right w:val="none" w:sz="0" w:space="0" w:color="auto"/>
      </w:divBdr>
    </w:div>
    <w:div w:id="501898376">
      <w:bodyDiv w:val="1"/>
      <w:marLeft w:val="0"/>
      <w:marRight w:val="0"/>
      <w:marTop w:val="0"/>
      <w:marBottom w:val="0"/>
      <w:divBdr>
        <w:top w:val="none" w:sz="0" w:space="0" w:color="auto"/>
        <w:left w:val="none" w:sz="0" w:space="0" w:color="auto"/>
        <w:bottom w:val="none" w:sz="0" w:space="0" w:color="auto"/>
        <w:right w:val="none" w:sz="0" w:space="0" w:color="auto"/>
      </w:divBdr>
    </w:div>
    <w:div w:id="503937398">
      <w:bodyDiv w:val="1"/>
      <w:marLeft w:val="0"/>
      <w:marRight w:val="0"/>
      <w:marTop w:val="0"/>
      <w:marBottom w:val="0"/>
      <w:divBdr>
        <w:top w:val="none" w:sz="0" w:space="0" w:color="auto"/>
        <w:left w:val="none" w:sz="0" w:space="0" w:color="auto"/>
        <w:bottom w:val="none" w:sz="0" w:space="0" w:color="auto"/>
        <w:right w:val="none" w:sz="0" w:space="0" w:color="auto"/>
      </w:divBdr>
    </w:div>
    <w:div w:id="510753091">
      <w:bodyDiv w:val="1"/>
      <w:marLeft w:val="0"/>
      <w:marRight w:val="0"/>
      <w:marTop w:val="0"/>
      <w:marBottom w:val="0"/>
      <w:divBdr>
        <w:top w:val="none" w:sz="0" w:space="0" w:color="auto"/>
        <w:left w:val="none" w:sz="0" w:space="0" w:color="auto"/>
        <w:bottom w:val="none" w:sz="0" w:space="0" w:color="auto"/>
        <w:right w:val="none" w:sz="0" w:space="0" w:color="auto"/>
      </w:divBdr>
    </w:div>
    <w:div w:id="510804830">
      <w:bodyDiv w:val="1"/>
      <w:marLeft w:val="0"/>
      <w:marRight w:val="0"/>
      <w:marTop w:val="0"/>
      <w:marBottom w:val="0"/>
      <w:divBdr>
        <w:top w:val="none" w:sz="0" w:space="0" w:color="auto"/>
        <w:left w:val="none" w:sz="0" w:space="0" w:color="auto"/>
        <w:bottom w:val="none" w:sz="0" w:space="0" w:color="auto"/>
        <w:right w:val="none" w:sz="0" w:space="0" w:color="auto"/>
      </w:divBdr>
    </w:div>
    <w:div w:id="513417280">
      <w:bodyDiv w:val="1"/>
      <w:marLeft w:val="0"/>
      <w:marRight w:val="0"/>
      <w:marTop w:val="0"/>
      <w:marBottom w:val="0"/>
      <w:divBdr>
        <w:top w:val="none" w:sz="0" w:space="0" w:color="auto"/>
        <w:left w:val="none" w:sz="0" w:space="0" w:color="auto"/>
        <w:bottom w:val="none" w:sz="0" w:space="0" w:color="auto"/>
        <w:right w:val="none" w:sz="0" w:space="0" w:color="auto"/>
      </w:divBdr>
      <w:divsChild>
        <w:div w:id="10382637">
          <w:marLeft w:val="480"/>
          <w:marRight w:val="0"/>
          <w:marTop w:val="0"/>
          <w:marBottom w:val="0"/>
          <w:divBdr>
            <w:top w:val="none" w:sz="0" w:space="0" w:color="auto"/>
            <w:left w:val="none" w:sz="0" w:space="0" w:color="auto"/>
            <w:bottom w:val="none" w:sz="0" w:space="0" w:color="auto"/>
            <w:right w:val="none" w:sz="0" w:space="0" w:color="auto"/>
          </w:divBdr>
        </w:div>
        <w:div w:id="21127424">
          <w:marLeft w:val="480"/>
          <w:marRight w:val="0"/>
          <w:marTop w:val="0"/>
          <w:marBottom w:val="0"/>
          <w:divBdr>
            <w:top w:val="none" w:sz="0" w:space="0" w:color="auto"/>
            <w:left w:val="none" w:sz="0" w:space="0" w:color="auto"/>
            <w:bottom w:val="none" w:sz="0" w:space="0" w:color="auto"/>
            <w:right w:val="none" w:sz="0" w:space="0" w:color="auto"/>
          </w:divBdr>
        </w:div>
        <w:div w:id="254873422">
          <w:marLeft w:val="480"/>
          <w:marRight w:val="0"/>
          <w:marTop w:val="0"/>
          <w:marBottom w:val="0"/>
          <w:divBdr>
            <w:top w:val="none" w:sz="0" w:space="0" w:color="auto"/>
            <w:left w:val="none" w:sz="0" w:space="0" w:color="auto"/>
            <w:bottom w:val="none" w:sz="0" w:space="0" w:color="auto"/>
            <w:right w:val="none" w:sz="0" w:space="0" w:color="auto"/>
          </w:divBdr>
        </w:div>
        <w:div w:id="276066759">
          <w:marLeft w:val="480"/>
          <w:marRight w:val="0"/>
          <w:marTop w:val="0"/>
          <w:marBottom w:val="0"/>
          <w:divBdr>
            <w:top w:val="none" w:sz="0" w:space="0" w:color="auto"/>
            <w:left w:val="none" w:sz="0" w:space="0" w:color="auto"/>
            <w:bottom w:val="none" w:sz="0" w:space="0" w:color="auto"/>
            <w:right w:val="none" w:sz="0" w:space="0" w:color="auto"/>
          </w:divBdr>
        </w:div>
        <w:div w:id="349262488">
          <w:marLeft w:val="480"/>
          <w:marRight w:val="0"/>
          <w:marTop w:val="0"/>
          <w:marBottom w:val="0"/>
          <w:divBdr>
            <w:top w:val="none" w:sz="0" w:space="0" w:color="auto"/>
            <w:left w:val="none" w:sz="0" w:space="0" w:color="auto"/>
            <w:bottom w:val="none" w:sz="0" w:space="0" w:color="auto"/>
            <w:right w:val="none" w:sz="0" w:space="0" w:color="auto"/>
          </w:divBdr>
        </w:div>
        <w:div w:id="482698379">
          <w:marLeft w:val="480"/>
          <w:marRight w:val="0"/>
          <w:marTop w:val="0"/>
          <w:marBottom w:val="0"/>
          <w:divBdr>
            <w:top w:val="none" w:sz="0" w:space="0" w:color="auto"/>
            <w:left w:val="none" w:sz="0" w:space="0" w:color="auto"/>
            <w:bottom w:val="none" w:sz="0" w:space="0" w:color="auto"/>
            <w:right w:val="none" w:sz="0" w:space="0" w:color="auto"/>
          </w:divBdr>
        </w:div>
        <w:div w:id="485319454">
          <w:marLeft w:val="480"/>
          <w:marRight w:val="0"/>
          <w:marTop w:val="0"/>
          <w:marBottom w:val="0"/>
          <w:divBdr>
            <w:top w:val="none" w:sz="0" w:space="0" w:color="auto"/>
            <w:left w:val="none" w:sz="0" w:space="0" w:color="auto"/>
            <w:bottom w:val="none" w:sz="0" w:space="0" w:color="auto"/>
            <w:right w:val="none" w:sz="0" w:space="0" w:color="auto"/>
          </w:divBdr>
        </w:div>
        <w:div w:id="546643998">
          <w:marLeft w:val="480"/>
          <w:marRight w:val="0"/>
          <w:marTop w:val="0"/>
          <w:marBottom w:val="0"/>
          <w:divBdr>
            <w:top w:val="none" w:sz="0" w:space="0" w:color="auto"/>
            <w:left w:val="none" w:sz="0" w:space="0" w:color="auto"/>
            <w:bottom w:val="none" w:sz="0" w:space="0" w:color="auto"/>
            <w:right w:val="none" w:sz="0" w:space="0" w:color="auto"/>
          </w:divBdr>
        </w:div>
        <w:div w:id="550770546">
          <w:marLeft w:val="480"/>
          <w:marRight w:val="0"/>
          <w:marTop w:val="0"/>
          <w:marBottom w:val="0"/>
          <w:divBdr>
            <w:top w:val="none" w:sz="0" w:space="0" w:color="auto"/>
            <w:left w:val="none" w:sz="0" w:space="0" w:color="auto"/>
            <w:bottom w:val="none" w:sz="0" w:space="0" w:color="auto"/>
            <w:right w:val="none" w:sz="0" w:space="0" w:color="auto"/>
          </w:divBdr>
        </w:div>
        <w:div w:id="557396852">
          <w:marLeft w:val="480"/>
          <w:marRight w:val="0"/>
          <w:marTop w:val="0"/>
          <w:marBottom w:val="0"/>
          <w:divBdr>
            <w:top w:val="none" w:sz="0" w:space="0" w:color="auto"/>
            <w:left w:val="none" w:sz="0" w:space="0" w:color="auto"/>
            <w:bottom w:val="none" w:sz="0" w:space="0" w:color="auto"/>
            <w:right w:val="none" w:sz="0" w:space="0" w:color="auto"/>
          </w:divBdr>
        </w:div>
        <w:div w:id="648944833">
          <w:marLeft w:val="480"/>
          <w:marRight w:val="0"/>
          <w:marTop w:val="0"/>
          <w:marBottom w:val="0"/>
          <w:divBdr>
            <w:top w:val="none" w:sz="0" w:space="0" w:color="auto"/>
            <w:left w:val="none" w:sz="0" w:space="0" w:color="auto"/>
            <w:bottom w:val="none" w:sz="0" w:space="0" w:color="auto"/>
            <w:right w:val="none" w:sz="0" w:space="0" w:color="auto"/>
          </w:divBdr>
        </w:div>
        <w:div w:id="683677911">
          <w:marLeft w:val="480"/>
          <w:marRight w:val="0"/>
          <w:marTop w:val="0"/>
          <w:marBottom w:val="0"/>
          <w:divBdr>
            <w:top w:val="none" w:sz="0" w:space="0" w:color="auto"/>
            <w:left w:val="none" w:sz="0" w:space="0" w:color="auto"/>
            <w:bottom w:val="none" w:sz="0" w:space="0" w:color="auto"/>
            <w:right w:val="none" w:sz="0" w:space="0" w:color="auto"/>
          </w:divBdr>
        </w:div>
        <w:div w:id="695544980">
          <w:marLeft w:val="480"/>
          <w:marRight w:val="0"/>
          <w:marTop w:val="0"/>
          <w:marBottom w:val="0"/>
          <w:divBdr>
            <w:top w:val="none" w:sz="0" w:space="0" w:color="auto"/>
            <w:left w:val="none" w:sz="0" w:space="0" w:color="auto"/>
            <w:bottom w:val="none" w:sz="0" w:space="0" w:color="auto"/>
            <w:right w:val="none" w:sz="0" w:space="0" w:color="auto"/>
          </w:divBdr>
        </w:div>
        <w:div w:id="926381438">
          <w:marLeft w:val="480"/>
          <w:marRight w:val="0"/>
          <w:marTop w:val="0"/>
          <w:marBottom w:val="0"/>
          <w:divBdr>
            <w:top w:val="none" w:sz="0" w:space="0" w:color="auto"/>
            <w:left w:val="none" w:sz="0" w:space="0" w:color="auto"/>
            <w:bottom w:val="none" w:sz="0" w:space="0" w:color="auto"/>
            <w:right w:val="none" w:sz="0" w:space="0" w:color="auto"/>
          </w:divBdr>
        </w:div>
        <w:div w:id="939948386">
          <w:marLeft w:val="480"/>
          <w:marRight w:val="0"/>
          <w:marTop w:val="0"/>
          <w:marBottom w:val="0"/>
          <w:divBdr>
            <w:top w:val="none" w:sz="0" w:space="0" w:color="auto"/>
            <w:left w:val="none" w:sz="0" w:space="0" w:color="auto"/>
            <w:bottom w:val="none" w:sz="0" w:space="0" w:color="auto"/>
            <w:right w:val="none" w:sz="0" w:space="0" w:color="auto"/>
          </w:divBdr>
        </w:div>
        <w:div w:id="1026055562">
          <w:marLeft w:val="480"/>
          <w:marRight w:val="0"/>
          <w:marTop w:val="0"/>
          <w:marBottom w:val="0"/>
          <w:divBdr>
            <w:top w:val="none" w:sz="0" w:space="0" w:color="auto"/>
            <w:left w:val="none" w:sz="0" w:space="0" w:color="auto"/>
            <w:bottom w:val="none" w:sz="0" w:space="0" w:color="auto"/>
            <w:right w:val="none" w:sz="0" w:space="0" w:color="auto"/>
          </w:divBdr>
        </w:div>
        <w:div w:id="1059137802">
          <w:marLeft w:val="480"/>
          <w:marRight w:val="0"/>
          <w:marTop w:val="0"/>
          <w:marBottom w:val="0"/>
          <w:divBdr>
            <w:top w:val="none" w:sz="0" w:space="0" w:color="auto"/>
            <w:left w:val="none" w:sz="0" w:space="0" w:color="auto"/>
            <w:bottom w:val="none" w:sz="0" w:space="0" w:color="auto"/>
            <w:right w:val="none" w:sz="0" w:space="0" w:color="auto"/>
          </w:divBdr>
        </w:div>
        <w:div w:id="1269776659">
          <w:marLeft w:val="480"/>
          <w:marRight w:val="0"/>
          <w:marTop w:val="0"/>
          <w:marBottom w:val="0"/>
          <w:divBdr>
            <w:top w:val="none" w:sz="0" w:space="0" w:color="auto"/>
            <w:left w:val="none" w:sz="0" w:space="0" w:color="auto"/>
            <w:bottom w:val="none" w:sz="0" w:space="0" w:color="auto"/>
            <w:right w:val="none" w:sz="0" w:space="0" w:color="auto"/>
          </w:divBdr>
        </w:div>
        <w:div w:id="1327827503">
          <w:marLeft w:val="480"/>
          <w:marRight w:val="0"/>
          <w:marTop w:val="0"/>
          <w:marBottom w:val="0"/>
          <w:divBdr>
            <w:top w:val="none" w:sz="0" w:space="0" w:color="auto"/>
            <w:left w:val="none" w:sz="0" w:space="0" w:color="auto"/>
            <w:bottom w:val="none" w:sz="0" w:space="0" w:color="auto"/>
            <w:right w:val="none" w:sz="0" w:space="0" w:color="auto"/>
          </w:divBdr>
        </w:div>
        <w:div w:id="1419669217">
          <w:marLeft w:val="480"/>
          <w:marRight w:val="0"/>
          <w:marTop w:val="0"/>
          <w:marBottom w:val="0"/>
          <w:divBdr>
            <w:top w:val="none" w:sz="0" w:space="0" w:color="auto"/>
            <w:left w:val="none" w:sz="0" w:space="0" w:color="auto"/>
            <w:bottom w:val="none" w:sz="0" w:space="0" w:color="auto"/>
            <w:right w:val="none" w:sz="0" w:space="0" w:color="auto"/>
          </w:divBdr>
        </w:div>
        <w:div w:id="1486893403">
          <w:marLeft w:val="480"/>
          <w:marRight w:val="0"/>
          <w:marTop w:val="0"/>
          <w:marBottom w:val="0"/>
          <w:divBdr>
            <w:top w:val="none" w:sz="0" w:space="0" w:color="auto"/>
            <w:left w:val="none" w:sz="0" w:space="0" w:color="auto"/>
            <w:bottom w:val="none" w:sz="0" w:space="0" w:color="auto"/>
            <w:right w:val="none" w:sz="0" w:space="0" w:color="auto"/>
          </w:divBdr>
        </w:div>
        <w:div w:id="1524132039">
          <w:marLeft w:val="480"/>
          <w:marRight w:val="0"/>
          <w:marTop w:val="0"/>
          <w:marBottom w:val="0"/>
          <w:divBdr>
            <w:top w:val="none" w:sz="0" w:space="0" w:color="auto"/>
            <w:left w:val="none" w:sz="0" w:space="0" w:color="auto"/>
            <w:bottom w:val="none" w:sz="0" w:space="0" w:color="auto"/>
            <w:right w:val="none" w:sz="0" w:space="0" w:color="auto"/>
          </w:divBdr>
        </w:div>
        <w:div w:id="1573615205">
          <w:marLeft w:val="480"/>
          <w:marRight w:val="0"/>
          <w:marTop w:val="0"/>
          <w:marBottom w:val="0"/>
          <w:divBdr>
            <w:top w:val="none" w:sz="0" w:space="0" w:color="auto"/>
            <w:left w:val="none" w:sz="0" w:space="0" w:color="auto"/>
            <w:bottom w:val="none" w:sz="0" w:space="0" w:color="auto"/>
            <w:right w:val="none" w:sz="0" w:space="0" w:color="auto"/>
          </w:divBdr>
        </w:div>
        <w:div w:id="1800879930">
          <w:marLeft w:val="480"/>
          <w:marRight w:val="0"/>
          <w:marTop w:val="0"/>
          <w:marBottom w:val="0"/>
          <w:divBdr>
            <w:top w:val="none" w:sz="0" w:space="0" w:color="auto"/>
            <w:left w:val="none" w:sz="0" w:space="0" w:color="auto"/>
            <w:bottom w:val="none" w:sz="0" w:space="0" w:color="auto"/>
            <w:right w:val="none" w:sz="0" w:space="0" w:color="auto"/>
          </w:divBdr>
        </w:div>
        <w:div w:id="1812594845">
          <w:marLeft w:val="480"/>
          <w:marRight w:val="0"/>
          <w:marTop w:val="0"/>
          <w:marBottom w:val="0"/>
          <w:divBdr>
            <w:top w:val="none" w:sz="0" w:space="0" w:color="auto"/>
            <w:left w:val="none" w:sz="0" w:space="0" w:color="auto"/>
            <w:bottom w:val="none" w:sz="0" w:space="0" w:color="auto"/>
            <w:right w:val="none" w:sz="0" w:space="0" w:color="auto"/>
          </w:divBdr>
        </w:div>
        <w:div w:id="1865753473">
          <w:marLeft w:val="480"/>
          <w:marRight w:val="0"/>
          <w:marTop w:val="0"/>
          <w:marBottom w:val="0"/>
          <w:divBdr>
            <w:top w:val="none" w:sz="0" w:space="0" w:color="auto"/>
            <w:left w:val="none" w:sz="0" w:space="0" w:color="auto"/>
            <w:bottom w:val="none" w:sz="0" w:space="0" w:color="auto"/>
            <w:right w:val="none" w:sz="0" w:space="0" w:color="auto"/>
          </w:divBdr>
        </w:div>
        <w:div w:id="1910843791">
          <w:marLeft w:val="480"/>
          <w:marRight w:val="0"/>
          <w:marTop w:val="0"/>
          <w:marBottom w:val="0"/>
          <w:divBdr>
            <w:top w:val="none" w:sz="0" w:space="0" w:color="auto"/>
            <w:left w:val="none" w:sz="0" w:space="0" w:color="auto"/>
            <w:bottom w:val="none" w:sz="0" w:space="0" w:color="auto"/>
            <w:right w:val="none" w:sz="0" w:space="0" w:color="auto"/>
          </w:divBdr>
        </w:div>
        <w:div w:id="2064332030">
          <w:marLeft w:val="480"/>
          <w:marRight w:val="0"/>
          <w:marTop w:val="0"/>
          <w:marBottom w:val="0"/>
          <w:divBdr>
            <w:top w:val="none" w:sz="0" w:space="0" w:color="auto"/>
            <w:left w:val="none" w:sz="0" w:space="0" w:color="auto"/>
            <w:bottom w:val="none" w:sz="0" w:space="0" w:color="auto"/>
            <w:right w:val="none" w:sz="0" w:space="0" w:color="auto"/>
          </w:divBdr>
        </w:div>
        <w:div w:id="2122070230">
          <w:marLeft w:val="480"/>
          <w:marRight w:val="0"/>
          <w:marTop w:val="0"/>
          <w:marBottom w:val="0"/>
          <w:divBdr>
            <w:top w:val="none" w:sz="0" w:space="0" w:color="auto"/>
            <w:left w:val="none" w:sz="0" w:space="0" w:color="auto"/>
            <w:bottom w:val="none" w:sz="0" w:space="0" w:color="auto"/>
            <w:right w:val="none" w:sz="0" w:space="0" w:color="auto"/>
          </w:divBdr>
        </w:div>
        <w:div w:id="2126580652">
          <w:marLeft w:val="480"/>
          <w:marRight w:val="0"/>
          <w:marTop w:val="0"/>
          <w:marBottom w:val="0"/>
          <w:divBdr>
            <w:top w:val="none" w:sz="0" w:space="0" w:color="auto"/>
            <w:left w:val="none" w:sz="0" w:space="0" w:color="auto"/>
            <w:bottom w:val="none" w:sz="0" w:space="0" w:color="auto"/>
            <w:right w:val="none" w:sz="0" w:space="0" w:color="auto"/>
          </w:divBdr>
        </w:div>
        <w:div w:id="2133404193">
          <w:marLeft w:val="480"/>
          <w:marRight w:val="0"/>
          <w:marTop w:val="0"/>
          <w:marBottom w:val="0"/>
          <w:divBdr>
            <w:top w:val="none" w:sz="0" w:space="0" w:color="auto"/>
            <w:left w:val="none" w:sz="0" w:space="0" w:color="auto"/>
            <w:bottom w:val="none" w:sz="0" w:space="0" w:color="auto"/>
            <w:right w:val="none" w:sz="0" w:space="0" w:color="auto"/>
          </w:divBdr>
        </w:div>
      </w:divsChild>
    </w:div>
    <w:div w:id="514812235">
      <w:bodyDiv w:val="1"/>
      <w:marLeft w:val="0"/>
      <w:marRight w:val="0"/>
      <w:marTop w:val="0"/>
      <w:marBottom w:val="0"/>
      <w:divBdr>
        <w:top w:val="none" w:sz="0" w:space="0" w:color="auto"/>
        <w:left w:val="none" w:sz="0" w:space="0" w:color="auto"/>
        <w:bottom w:val="none" w:sz="0" w:space="0" w:color="auto"/>
        <w:right w:val="none" w:sz="0" w:space="0" w:color="auto"/>
      </w:divBdr>
    </w:div>
    <w:div w:id="515578285">
      <w:bodyDiv w:val="1"/>
      <w:marLeft w:val="0"/>
      <w:marRight w:val="0"/>
      <w:marTop w:val="0"/>
      <w:marBottom w:val="0"/>
      <w:divBdr>
        <w:top w:val="none" w:sz="0" w:space="0" w:color="auto"/>
        <w:left w:val="none" w:sz="0" w:space="0" w:color="auto"/>
        <w:bottom w:val="none" w:sz="0" w:space="0" w:color="auto"/>
        <w:right w:val="none" w:sz="0" w:space="0" w:color="auto"/>
      </w:divBdr>
    </w:div>
    <w:div w:id="516121631">
      <w:bodyDiv w:val="1"/>
      <w:marLeft w:val="0"/>
      <w:marRight w:val="0"/>
      <w:marTop w:val="0"/>
      <w:marBottom w:val="0"/>
      <w:divBdr>
        <w:top w:val="none" w:sz="0" w:space="0" w:color="auto"/>
        <w:left w:val="none" w:sz="0" w:space="0" w:color="auto"/>
        <w:bottom w:val="none" w:sz="0" w:space="0" w:color="auto"/>
        <w:right w:val="none" w:sz="0" w:space="0" w:color="auto"/>
      </w:divBdr>
    </w:div>
    <w:div w:id="519585853">
      <w:bodyDiv w:val="1"/>
      <w:marLeft w:val="0"/>
      <w:marRight w:val="0"/>
      <w:marTop w:val="0"/>
      <w:marBottom w:val="0"/>
      <w:divBdr>
        <w:top w:val="none" w:sz="0" w:space="0" w:color="auto"/>
        <w:left w:val="none" w:sz="0" w:space="0" w:color="auto"/>
        <w:bottom w:val="none" w:sz="0" w:space="0" w:color="auto"/>
        <w:right w:val="none" w:sz="0" w:space="0" w:color="auto"/>
      </w:divBdr>
      <w:divsChild>
        <w:div w:id="124858902">
          <w:marLeft w:val="480"/>
          <w:marRight w:val="0"/>
          <w:marTop w:val="0"/>
          <w:marBottom w:val="0"/>
          <w:divBdr>
            <w:top w:val="none" w:sz="0" w:space="0" w:color="auto"/>
            <w:left w:val="none" w:sz="0" w:space="0" w:color="auto"/>
            <w:bottom w:val="none" w:sz="0" w:space="0" w:color="auto"/>
            <w:right w:val="none" w:sz="0" w:space="0" w:color="auto"/>
          </w:divBdr>
        </w:div>
        <w:div w:id="156851340">
          <w:marLeft w:val="480"/>
          <w:marRight w:val="0"/>
          <w:marTop w:val="0"/>
          <w:marBottom w:val="0"/>
          <w:divBdr>
            <w:top w:val="none" w:sz="0" w:space="0" w:color="auto"/>
            <w:left w:val="none" w:sz="0" w:space="0" w:color="auto"/>
            <w:bottom w:val="none" w:sz="0" w:space="0" w:color="auto"/>
            <w:right w:val="none" w:sz="0" w:space="0" w:color="auto"/>
          </w:divBdr>
        </w:div>
        <w:div w:id="186870512">
          <w:marLeft w:val="480"/>
          <w:marRight w:val="0"/>
          <w:marTop w:val="0"/>
          <w:marBottom w:val="0"/>
          <w:divBdr>
            <w:top w:val="none" w:sz="0" w:space="0" w:color="auto"/>
            <w:left w:val="none" w:sz="0" w:space="0" w:color="auto"/>
            <w:bottom w:val="none" w:sz="0" w:space="0" w:color="auto"/>
            <w:right w:val="none" w:sz="0" w:space="0" w:color="auto"/>
          </w:divBdr>
        </w:div>
        <w:div w:id="211814134">
          <w:marLeft w:val="480"/>
          <w:marRight w:val="0"/>
          <w:marTop w:val="0"/>
          <w:marBottom w:val="0"/>
          <w:divBdr>
            <w:top w:val="none" w:sz="0" w:space="0" w:color="auto"/>
            <w:left w:val="none" w:sz="0" w:space="0" w:color="auto"/>
            <w:bottom w:val="none" w:sz="0" w:space="0" w:color="auto"/>
            <w:right w:val="none" w:sz="0" w:space="0" w:color="auto"/>
          </w:divBdr>
        </w:div>
        <w:div w:id="268588845">
          <w:marLeft w:val="480"/>
          <w:marRight w:val="0"/>
          <w:marTop w:val="0"/>
          <w:marBottom w:val="0"/>
          <w:divBdr>
            <w:top w:val="none" w:sz="0" w:space="0" w:color="auto"/>
            <w:left w:val="none" w:sz="0" w:space="0" w:color="auto"/>
            <w:bottom w:val="none" w:sz="0" w:space="0" w:color="auto"/>
            <w:right w:val="none" w:sz="0" w:space="0" w:color="auto"/>
          </w:divBdr>
        </w:div>
        <w:div w:id="278491073">
          <w:marLeft w:val="480"/>
          <w:marRight w:val="0"/>
          <w:marTop w:val="0"/>
          <w:marBottom w:val="0"/>
          <w:divBdr>
            <w:top w:val="none" w:sz="0" w:space="0" w:color="auto"/>
            <w:left w:val="none" w:sz="0" w:space="0" w:color="auto"/>
            <w:bottom w:val="none" w:sz="0" w:space="0" w:color="auto"/>
            <w:right w:val="none" w:sz="0" w:space="0" w:color="auto"/>
          </w:divBdr>
        </w:div>
        <w:div w:id="317610995">
          <w:marLeft w:val="480"/>
          <w:marRight w:val="0"/>
          <w:marTop w:val="0"/>
          <w:marBottom w:val="0"/>
          <w:divBdr>
            <w:top w:val="none" w:sz="0" w:space="0" w:color="auto"/>
            <w:left w:val="none" w:sz="0" w:space="0" w:color="auto"/>
            <w:bottom w:val="none" w:sz="0" w:space="0" w:color="auto"/>
            <w:right w:val="none" w:sz="0" w:space="0" w:color="auto"/>
          </w:divBdr>
        </w:div>
        <w:div w:id="415711818">
          <w:marLeft w:val="480"/>
          <w:marRight w:val="0"/>
          <w:marTop w:val="0"/>
          <w:marBottom w:val="0"/>
          <w:divBdr>
            <w:top w:val="none" w:sz="0" w:space="0" w:color="auto"/>
            <w:left w:val="none" w:sz="0" w:space="0" w:color="auto"/>
            <w:bottom w:val="none" w:sz="0" w:space="0" w:color="auto"/>
            <w:right w:val="none" w:sz="0" w:space="0" w:color="auto"/>
          </w:divBdr>
        </w:div>
        <w:div w:id="430662537">
          <w:marLeft w:val="480"/>
          <w:marRight w:val="0"/>
          <w:marTop w:val="0"/>
          <w:marBottom w:val="0"/>
          <w:divBdr>
            <w:top w:val="none" w:sz="0" w:space="0" w:color="auto"/>
            <w:left w:val="none" w:sz="0" w:space="0" w:color="auto"/>
            <w:bottom w:val="none" w:sz="0" w:space="0" w:color="auto"/>
            <w:right w:val="none" w:sz="0" w:space="0" w:color="auto"/>
          </w:divBdr>
        </w:div>
        <w:div w:id="482434955">
          <w:marLeft w:val="480"/>
          <w:marRight w:val="0"/>
          <w:marTop w:val="0"/>
          <w:marBottom w:val="0"/>
          <w:divBdr>
            <w:top w:val="none" w:sz="0" w:space="0" w:color="auto"/>
            <w:left w:val="none" w:sz="0" w:space="0" w:color="auto"/>
            <w:bottom w:val="none" w:sz="0" w:space="0" w:color="auto"/>
            <w:right w:val="none" w:sz="0" w:space="0" w:color="auto"/>
          </w:divBdr>
        </w:div>
        <w:div w:id="584732208">
          <w:marLeft w:val="480"/>
          <w:marRight w:val="0"/>
          <w:marTop w:val="0"/>
          <w:marBottom w:val="0"/>
          <w:divBdr>
            <w:top w:val="none" w:sz="0" w:space="0" w:color="auto"/>
            <w:left w:val="none" w:sz="0" w:space="0" w:color="auto"/>
            <w:bottom w:val="none" w:sz="0" w:space="0" w:color="auto"/>
            <w:right w:val="none" w:sz="0" w:space="0" w:color="auto"/>
          </w:divBdr>
        </w:div>
        <w:div w:id="777717557">
          <w:marLeft w:val="480"/>
          <w:marRight w:val="0"/>
          <w:marTop w:val="0"/>
          <w:marBottom w:val="0"/>
          <w:divBdr>
            <w:top w:val="none" w:sz="0" w:space="0" w:color="auto"/>
            <w:left w:val="none" w:sz="0" w:space="0" w:color="auto"/>
            <w:bottom w:val="none" w:sz="0" w:space="0" w:color="auto"/>
            <w:right w:val="none" w:sz="0" w:space="0" w:color="auto"/>
          </w:divBdr>
        </w:div>
        <w:div w:id="813564989">
          <w:marLeft w:val="480"/>
          <w:marRight w:val="0"/>
          <w:marTop w:val="0"/>
          <w:marBottom w:val="0"/>
          <w:divBdr>
            <w:top w:val="none" w:sz="0" w:space="0" w:color="auto"/>
            <w:left w:val="none" w:sz="0" w:space="0" w:color="auto"/>
            <w:bottom w:val="none" w:sz="0" w:space="0" w:color="auto"/>
            <w:right w:val="none" w:sz="0" w:space="0" w:color="auto"/>
          </w:divBdr>
        </w:div>
        <w:div w:id="848716871">
          <w:marLeft w:val="480"/>
          <w:marRight w:val="0"/>
          <w:marTop w:val="0"/>
          <w:marBottom w:val="0"/>
          <w:divBdr>
            <w:top w:val="none" w:sz="0" w:space="0" w:color="auto"/>
            <w:left w:val="none" w:sz="0" w:space="0" w:color="auto"/>
            <w:bottom w:val="none" w:sz="0" w:space="0" w:color="auto"/>
            <w:right w:val="none" w:sz="0" w:space="0" w:color="auto"/>
          </w:divBdr>
        </w:div>
        <w:div w:id="933980482">
          <w:marLeft w:val="480"/>
          <w:marRight w:val="0"/>
          <w:marTop w:val="0"/>
          <w:marBottom w:val="0"/>
          <w:divBdr>
            <w:top w:val="none" w:sz="0" w:space="0" w:color="auto"/>
            <w:left w:val="none" w:sz="0" w:space="0" w:color="auto"/>
            <w:bottom w:val="none" w:sz="0" w:space="0" w:color="auto"/>
            <w:right w:val="none" w:sz="0" w:space="0" w:color="auto"/>
          </w:divBdr>
        </w:div>
        <w:div w:id="955789651">
          <w:marLeft w:val="480"/>
          <w:marRight w:val="0"/>
          <w:marTop w:val="0"/>
          <w:marBottom w:val="0"/>
          <w:divBdr>
            <w:top w:val="none" w:sz="0" w:space="0" w:color="auto"/>
            <w:left w:val="none" w:sz="0" w:space="0" w:color="auto"/>
            <w:bottom w:val="none" w:sz="0" w:space="0" w:color="auto"/>
            <w:right w:val="none" w:sz="0" w:space="0" w:color="auto"/>
          </w:divBdr>
        </w:div>
        <w:div w:id="1391616731">
          <w:marLeft w:val="480"/>
          <w:marRight w:val="0"/>
          <w:marTop w:val="0"/>
          <w:marBottom w:val="0"/>
          <w:divBdr>
            <w:top w:val="none" w:sz="0" w:space="0" w:color="auto"/>
            <w:left w:val="none" w:sz="0" w:space="0" w:color="auto"/>
            <w:bottom w:val="none" w:sz="0" w:space="0" w:color="auto"/>
            <w:right w:val="none" w:sz="0" w:space="0" w:color="auto"/>
          </w:divBdr>
        </w:div>
        <w:div w:id="1678311544">
          <w:marLeft w:val="480"/>
          <w:marRight w:val="0"/>
          <w:marTop w:val="0"/>
          <w:marBottom w:val="0"/>
          <w:divBdr>
            <w:top w:val="none" w:sz="0" w:space="0" w:color="auto"/>
            <w:left w:val="none" w:sz="0" w:space="0" w:color="auto"/>
            <w:bottom w:val="none" w:sz="0" w:space="0" w:color="auto"/>
            <w:right w:val="none" w:sz="0" w:space="0" w:color="auto"/>
          </w:divBdr>
        </w:div>
        <w:div w:id="1886024547">
          <w:marLeft w:val="480"/>
          <w:marRight w:val="0"/>
          <w:marTop w:val="0"/>
          <w:marBottom w:val="0"/>
          <w:divBdr>
            <w:top w:val="none" w:sz="0" w:space="0" w:color="auto"/>
            <w:left w:val="none" w:sz="0" w:space="0" w:color="auto"/>
            <w:bottom w:val="none" w:sz="0" w:space="0" w:color="auto"/>
            <w:right w:val="none" w:sz="0" w:space="0" w:color="auto"/>
          </w:divBdr>
        </w:div>
        <w:div w:id="1914003810">
          <w:marLeft w:val="480"/>
          <w:marRight w:val="0"/>
          <w:marTop w:val="0"/>
          <w:marBottom w:val="0"/>
          <w:divBdr>
            <w:top w:val="none" w:sz="0" w:space="0" w:color="auto"/>
            <w:left w:val="none" w:sz="0" w:space="0" w:color="auto"/>
            <w:bottom w:val="none" w:sz="0" w:space="0" w:color="auto"/>
            <w:right w:val="none" w:sz="0" w:space="0" w:color="auto"/>
          </w:divBdr>
        </w:div>
        <w:div w:id="2021613795">
          <w:marLeft w:val="480"/>
          <w:marRight w:val="0"/>
          <w:marTop w:val="0"/>
          <w:marBottom w:val="0"/>
          <w:divBdr>
            <w:top w:val="none" w:sz="0" w:space="0" w:color="auto"/>
            <w:left w:val="none" w:sz="0" w:space="0" w:color="auto"/>
            <w:bottom w:val="none" w:sz="0" w:space="0" w:color="auto"/>
            <w:right w:val="none" w:sz="0" w:space="0" w:color="auto"/>
          </w:divBdr>
        </w:div>
      </w:divsChild>
    </w:div>
    <w:div w:id="521892762">
      <w:bodyDiv w:val="1"/>
      <w:marLeft w:val="0"/>
      <w:marRight w:val="0"/>
      <w:marTop w:val="0"/>
      <w:marBottom w:val="0"/>
      <w:divBdr>
        <w:top w:val="none" w:sz="0" w:space="0" w:color="auto"/>
        <w:left w:val="none" w:sz="0" w:space="0" w:color="auto"/>
        <w:bottom w:val="none" w:sz="0" w:space="0" w:color="auto"/>
        <w:right w:val="none" w:sz="0" w:space="0" w:color="auto"/>
      </w:divBdr>
    </w:div>
    <w:div w:id="530194670">
      <w:bodyDiv w:val="1"/>
      <w:marLeft w:val="0"/>
      <w:marRight w:val="0"/>
      <w:marTop w:val="0"/>
      <w:marBottom w:val="0"/>
      <w:divBdr>
        <w:top w:val="none" w:sz="0" w:space="0" w:color="auto"/>
        <w:left w:val="none" w:sz="0" w:space="0" w:color="auto"/>
        <w:bottom w:val="none" w:sz="0" w:space="0" w:color="auto"/>
        <w:right w:val="none" w:sz="0" w:space="0" w:color="auto"/>
      </w:divBdr>
      <w:divsChild>
        <w:div w:id="188689298">
          <w:marLeft w:val="480"/>
          <w:marRight w:val="0"/>
          <w:marTop w:val="0"/>
          <w:marBottom w:val="0"/>
          <w:divBdr>
            <w:top w:val="none" w:sz="0" w:space="0" w:color="auto"/>
            <w:left w:val="none" w:sz="0" w:space="0" w:color="auto"/>
            <w:bottom w:val="none" w:sz="0" w:space="0" w:color="auto"/>
            <w:right w:val="none" w:sz="0" w:space="0" w:color="auto"/>
          </w:divBdr>
        </w:div>
        <w:div w:id="254485785">
          <w:marLeft w:val="480"/>
          <w:marRight w:val="0"/>
          <w:marTop w:val="0"/>
          <w:marBottom w:val="0"/>
          <w:divBdr>
            <w:top w:val="none" w:sz="0" w:space="0" w:color="auto"/>
            <w:left w:val="none" w:sz="0" w:space="0" w:color="auto"/>
            <w:bottom w:val="none" w:sz="0" w:space="0" w:color="auto"/>
            <w:right w:val="none" w:sz="0" w:space="0" w:color="auto"/>
          </w:divBdr>
        </w:div>
        <w:div w:id="347751857">
          <w:marLeft w:val="480"/>
          <w:marRight w:val="0"/>
          <w:marTop w:val="0"/>
          <w:marBottom w:val="0"/>
          <w:divBdr>
            <w:top w:val="none" w:sz="0" w:space="0" w:color="auto"/>
            <w:left w:val="none" w:sz="0" w:space="0" w:color="auto"/>
            <w:bottom w:val="none" w:sz="0" w:space="0" w:color="auto"/>
            <w:right w:val="none" w:sz="0" w:space="0" w:color="auto"/>
          </w:divBdr>
        </w:div>
        <w:div w:id="584074799">
          <w:marLeft w:val="480"/>
          <w:marRight w:val="0"/>
          <w:marTop w:val="0"/>
          <w:marBottom w:val="0"/>
          <w:divBdr>
            <w:top w:val="none" w:sz="0" w:space="0" w:color="auto"/>
            <w:left w:val="none" w:sz="0" w:space="0" w:color="auto"/>
            <w:bottom w:val="none" w:sz="0" w:space="0" w:color="auto"/>
            <w:right w:val="none" w:sz="0" w:space="0" w:color="auto"/>
          </w:divBdr>
        </w:div>
        <w:div w:id="622730540">
          <w:marLeft w:val="480"/>
          <w:marRight w:val="0"/>
          <w:marTop w:val="0"/>
          <w:marBottom w:val="0"/>
          <w:divBdr>
            <w:top w:val="none" w:sz="0" w:space="0" w:color="auto"/>
            <w:left w:val="none" w:sz="0" w:space="0" w:color="auto"/>
            <w:bottom w:val="none" w:sz="0" w:space="0" w:color="auto"/>
            <w:right w:val="none" w:sz="0" w:space="0" w:color="auto"/>
          </w:divBdr>
        </w:div>
        <w:div w:id="726417246">
          <w:marLeft w:val="480"/>
          <w:marRight w:val="0"/>
          <w:marTop w:val="0"/>
          <w:marBottom w:val="0"/>
          <w:divBdr>
            <w:top w:val="none" w:sz="0" w:space="0" w:color="auto"/>
            <w:left w:val="none" w:sz="0" w:space="0" w:color="auto"/>
            <w:bottom w:val="none" w:sz="0" w:space="0" w:color="auto"/>
            <w:right w:val="none" w:sz="0" w:space="0" w:color="auto"/>
          </w:divBdr>
        </w:div>
        <w:div w:id="865404406">
          <w:marLeft w:val="480"/>
          <w:marRight w:val="0"/>
          <w:marTop w:val="0"/>
          <w:marBottom w:val="0"/>
          <w:divBdr>
            <w:top w:val="none" w:sz="0" w:space="0" w:color="auto"/>
            <w:left w:val="none" w:sz="0" w:space="0" w:color="auto"/>
            <w:bottom w:val="none" w:sz="0" w:space="0" w:color="auto"/>
            <w:right w:val="none" w:sz="0" w:space="0" w:color="auto"/>
          </w:divBdr>
        </w:div>
      </w:divsChild>
    </w:div>
    <w:div w:id="531186057">
      <w:bodyDiv w:val="1"/>
      <w:marLeft w:val="0"/>
      <w:marRight w:val="0"/>
      <w:marTop w:val="0"/>
      <w:marBottom w:val="0"/>
      <w:divBdr>
        <w:top w:val="none" w:sz="0" w:space="0" w:color="auto"/>
        <w:left w:val="none" w:sz="0" w:space="0" w:color="auto"/>
        <w:bottom w:val="none" w:sz="0" w:space="0" w:color="auto"/>
        <w:right w:val="none" w:sz="0" w:space="0" w:color="auto"/>
      </w:divBdr>
    </w:div>
    <w:div w:id="533930922">
      <w:bodyDiv w:val="1"/>
      <w:marLeft w:val="0"/>
      <w:marRight w:val="0"/>
      <w:marTop w:val="0"/>
      <w:marBottom w:val="0"/>
      <w:divBdr>
        <w:top w:val="none" w:sz="0" w:space="0" w:color="auto"/>
        <w:left w:val="none" w:sz="0" w:space="0" w:color="auto"/>
        <w:bottom w:val="none" w:sz="0" w:space="0" w:color="auto"/>
        <w:right w:val="none" w:sz="0" w:space="0" w:color="auto"/>
      </w:divBdr>
    </w:div>
    <w:div w:id="534392950">
      <w:bodyDiv w:val="1"/>
      <w:marLeft w:val="0"/>
      <w:marRight w:val="0"/>
      <w:marTop w:val="0"/>
      <w:marBottom w:val="0"/>
      <w:divBdr>
        <w:top w:val="none" w:sz="0" w:space="0" w:color="auto"/>
        <w:left w:val="none" w:sz="0" w:space="0" w:color="auto"/>
        <w:bottom w:val="none" w:sz="0" w:space="0" w:color="auto"/>
        <w:right w:val="none" w:sz="0" w:space="0" w:color="auto"/>
      </w:divBdr>
    </w:div>
    <w:div w:id="535314636">
      <w:bodyDiv w:val="1"/>
      <w:marLeft w:val="0"/>
      <w:marRight w:val="0"/>
      <w:marTop w:val="0"/>
      <w:marBottom w:val="0"/>
      <w:divBdr>
        <w:top w:val="none" w:sz="0" w:space="0" w:color="auto"/>
        <w:left w:val="none" w:sz="0" w:space="0" w:color="auto"/>
        <w:bottom w:val="none" w:sz="0" w:space="0" w:color="auto"/>
        <w:right w:val="none" w:sz="0" w:space="0" w:color="auto"/>
      </w:divBdr>
    </w:div>
    <w:div w:id="542255255">
      <w:bodyDiv w:val="1"/>
      <w:marLeft w:val="0"/>
      <w:marRight w:val="0"/>
      <w:marTop w:val="0"/>
      <w:marBottom w:val="0"/>
      <w:divBdr>
        <w:top w:val="none" w:sz="0" w:space="0" w:color="auto"/>
        <w:left w:val="none" w:sz="0" w:space="0" w:color="auto"/>
        <w:bottom w:val="none" w:sz="0" w:space="0" w:color="auto"/>
        <w:right w:val="none" w:sz="0" w:space="0" w:color="auto"/>
      </w:divBdr>
    </w:div>
    <w:div w:id="542325729">
      <w:bodyDiv w:val="1"/>
      <w:marLeft w:val="0"/>
      <w:marRight w:val="0"/>
      <w:marTop w:val="0"/>
      <w:marBottom w:val="0"/>
      <w:divBdr>
        <w:top w:val="none" w:sz="0" w:space="0" w:color="auto"/>
        <w:left w:val="none" w:sz="0" w:space="0" w:color="auto"/>
        <w:bottom w:val="none" w:sz="0" w:space="0" w:color="auto"/>
        <w:right w:val="none" w:sz="0" w:space="0" w:color="auto"/>
      </w:divBdr>
    </w:div>
    <w:div w:id="552277005">
      <w:bodyDiv w:val="1"/>
      <w:marLeft w:val="0"/>
      <w:marRight w:val="0"/>
      <w:marTop w:val="0"/>
      <w:marBottom w:val="0"/>
      <w:divBdr>
        <w:top w:val="none" w:sz="0" w:space="0" w:color="auto"/>
        <w:left w:val="none" w:sz="0" w:space="0" w:color="auto"/>
        <w:bottom w:val="none" w:sz="0" w:space="0" w:color="auto"/>
        <w:right w:val="none" w:sz="0" w:space="0" w:color="auto"/>
      </w:divBdr>
    </w:div>
    <w:div w:id="554242911">
      <w:bodyDiv w:val="1"/>
      <w:marLeft w:val="0"/>
      <w:marRight w:val="0"/>
      <w:marTop w:val="0"/>
      <w:marBottom w:val="0"/>
      <w:divBdr>
        <w:top w:val="none" w:sz="0" w:space="0" w:color="auto"/>
        <w:left w:val="none" w:sz="0" w:space="0" w:color="auto"/>
        <w:bottom w:val="none" w:sz="0" w:space="0" w:color="auto"/>
        <w:right w:val="none" w:sz="0" w:space="0" w:color="auto"/>
      </w:divBdr>
    </w:div>
    <w:div w:id="554662203">
      <w:bodyDiv w:val="1"/>
      <w:marLeft w:val="0"/>
      <w:marRight w:val="0"/>
      <w:marTop w:val="0"/>
      <w:marBottom w:val="0"/>
      <w:divBdr>
        <w:top w:val="none" w:sz="0" w:space="0" w:color="auto"/>
        <w:left w:val="none" w:sz="0" w:space="0" w:color="auto"/>
        <w:bottom w:val="none" w:sz="0" w:space="0" w:color="auto"/>
        <w:right w:val="none" w:sz="0" w:space="0" w:color="auto"/>
      </w:divBdr>
    </w:div>
    <w:div w:id="555631795">
      <w:bodyDiv w:val="1"/>
      <w:marLeft w:val="0"/>
      <w:marRight w:val="0"/>
      <w:marTop w:val="0"/>
      <w:marBottom w:val="0"/>
      <w:divBdr>
        <w:top w:val="none" w:sz="0" w:space="0" w:color="auto"/>
        <w:left w:val="none" w:sz="0" w:space="0" w:color="auto"/>
        <w:bottom w:val="none" w:sz="0" w:space="0" w:color="auto"/>
        <w:right w:val="none" w:sz="0" w:space="0" w:color="auto"/>
      </w:divBdr>
    </w:div>
    <w:div w:id="556167932">
      <w:bodyDiv w:val="1"/>
      <w:marLeft w:val="0"/>
      <w:marRight w:val="0"/>
      <w:marTop w:val="0"/>
      <w:marBottom w:val="0"/>
      <w:divBdr>
        <w:top w:val="none" w:sz="0" w:space="0" w:color="auto"/>
        <w:left w:val="none" w:sz="0" w:space="0" w:color="auto"/>
        <w:bottom w:val="none" w:sz="0" w:space="0" w:color="auto"/>
        <w:right w:val="none" w:sz="0" w:space="0" w:color="auto"/>
      </w:divBdr>
    </w:div>
    <w:div w:id="556475298">
      <w:bodyDiv w:val="1"/>
      <w:marLeft w:val="0"/>
      <w:marRight w:val="0"/>
      <w:marTop w:val="0"/>
      <w:marBottom w:val="0"/>
      <w:divBdr>
        <w:top w:val="none" w:sz="0" w:space="0" w:color="auto"/>
        <w:left w:val="none" w:sz="0" w:space="0" w:color="auto"/>
        <w:bottom w:val="none" w:sz="0" w:space="0" w:color="auto"/>
        <w:right w:val="none" w:sz="0" w:space="0" w:color="auto"/>
      </w:divBdr>
    </w:div>
    <w:div w:id="557009923">
      <w:bodyDiv w:val="1"/>
      <w:marLeft w:val="0"/>
      <w:marRight w:val="0"/>
      <w:marTop w:val="0"/>
      <w:marBottom w:val="0"/>
      <w:divBdr>
        <w:top w:val="none" w:sz="0" w:space="0" w:color="auto"/>
        <w:left w:val="none" w:sz="0" w:space="0" w:color="auto"/>
        <w:bottom w:val="none" w:sz="0" w:space="0" w:color="auto"/>
        <w:right w:val="none" w:sz="0" w:space="0" w:color="auto"/>
      </w:divBdr>
    </w:div>
    <w:div w:id="559445683">
      <w:bodyDiv w:val="1"/>
      <w:marLeft w:val="0"/>
      <w:marRight w:val="0"/>
      <w:marTop w:val="0"/>
      <w:marBottom w:val="0"/>
      <w:divBdr>
        <w:top w:val="none" w:sz="0" w:space="0" w:color="auto"/>
        <w:left w:val="none" w:sz="0" w:space="0" w:color="auto"/>
        <w:bottom w:val="none" w:sz="0" w:space="0" w:color="auto"/>
        <w:right w:val="none" w:sz="0" w:space="0" w:color="auto"/>
      </w:divBdr>
    </w:div>
    <w:div w:id="562328423">
      <w:bodyDiv w:val="1"/>
      <w:marLeft w:val="0"/>
      <w:marRight w:val="0"/>
      <w:marTop w:val="0"/>
      <w:marBottom w:val="0"/>
      <w:divBdr>
        <w:top w:val="none" w:sz="0" w:space="0" w:color="auto"/>
        <w:left w:val="none" w:sz="0" w:space="0" w:color="auto"/>
        <w:bottom w:val="none" w:sz="0" w:space="0" w:color="auto"/>
        <w:right w:val="none" w:sz="0" w:space="0" w:color="auto"/>
      </w:divBdr>
      <w:divsChild>
        <w:div w:id="6912926">
          <w:marLeft w:val="480"/>
          <w:marRight w:val="0"/>
          <w:marTop w:val="0"/>
          <w:marBottom w:val="0"/>
          <w:divBdr>
            <w:top w:val="none" w:sz="0" w:space="0" w:color="auto"/>
            <w:left w:val="none" w:sz="0" w:space="0" w:color="auto"/>
            <w:bottom w:val="none" w:sz="0" w:space="0" w:color="auto"/>
            <w:right w:val="none" w:sz="0" w:space="0" w:color="auto"/>
          </w:divBdr>
        </w:div>
        <w:div w:id="103812219">
          <w:marLeft w:val="480"/>
          <w:marRight w:val="0"/>
          <w:marTop w:val="0"/>
          <w:marBottom w:val="0"/>
          <w:divBdr>
            <w:top w:val="none" w:sz="0" w:space="0" w:color="auto"/>
            <w:left w:val="none" w:sz="0" w:space="0" w:color="auto"/>
            <w:bottom w:val="none" w:sz="0" w:space="0" w:color="auto"/>
            <w:right w:val="none" w:sz="0" w:space="0" w:color="auto"/>
          </w:divBdr>
        </w:div>
        <w:div w:id="123933367">
          <w:marLeft w:val="480"/>
          <w:marRight w:val="0"/>
          <w:marTop w:val="0"/>
          <w:marBottom w:val="0"/>
          <w:divBdr>
            <w:top w:val="none" w:sz="0" w:space="0" w:color="auto"/>
            <w:left w:val="none" w:sz="0" w:space="0" w:color="auto"/>
            <w:bottom w:val="none" w:sz="0" w:space="0" w:color="auto"/>
            <w:right w:val="none" w:sz="0" w:space="0" w:color="auto"/>
          </w:divBdr>
        </w:div>
        <w:div w:id="128518574">
          <w:marLeft w:val="480"/>
          <w:marRight w:val="0"/>
          <w:marTop w:val="0"/>
          <w:marBottom w:val="0"/>
          <w:divBdr>
            <w:top w:val="none" w:sz="0" w:space="0" w:color="auto"/>
            <w:left w:val="none" w:sz="0" w:space="0" w:color="auto"/>
            <w:bottom w:val="none" w:sz="0" w:space="0" w:color="auto"/>
            <w:right w:val="none" w:sz="0" w:space="0" w:color="auto"/>
          </w:divBdr>
        </w:div>
        <w:div w:id="188224424">
          <w:marLeft w:val="480"/>
          <w:marRight w:val="0"/>
          <w:marTop w:val="0"/>
          <w:marBottom w:val="0"/>
          <w:divBdr>
            <w:top w:val="none" w:sz="0" w:space="0" w:color="auto"/>
            <w:left w:val="none" w:sz="0" w:space="0" w:color="auto"/>
            <w:bottom w:val="none" w:sz="0" w:space="0" w:color="auto"/>
            <w:right w:val="none" w:sz="0" w:space="0" w:color="auto"/>
          </w:divBdr>
        </w:div>
        <w:div w:id="339360889">
          <w:marLeft w:val="480"/>
          <w:marRight w:val="0"/>
          <w:marTop w:val="0"/>
          <w:marBottom w:val="0"/>
          <w:divBdr>
            <w:top w:val="none" w:sz="0" w:space="0" w:color="auto"/>
            <w:left w:val="none" w:sz="0" w:space="0" w:color="auto"/>
            <w:bottom w:val="none" w:sz="0" w:space="0" w:color="auto"/>
            <w:right w:val="none" w:sz="0" w:space="0" w:color="auto"/>
          </w:divBdr>
        </w:div>
        <w:div w:id="402141098">
          <w:marLeft w:val="480"/>
          <w:marRight w:val="0"/>
          <w:marTop w:val="0"/>
          <w:marBottom w:val="0"/>
          <w:divBdr>
            <w:top w:val="none" w:sz="0" w:space="0" w:color="auto"/>
            <w:left w:val="none" w:sz="0" w:space="0" w:color="auto"/>
            <w:bottom w:val="none" w:sz="0" w:space="0" w:color="auto"/>
            <w:right w:val="none" w:sz="0" w:space="0" w:color="auto"/>
          </w:divBdr>
        </w:div>
        <w:div w:id="432675909">
          <w:marLeft w:val="480"/>
          <w:marRight w:val="0"/>
          <w:marTop w:val="0"/>
          <w:marBottom w:val="0"/>
          <w:divBdr>
            <w:top w:val="none" w:sz="0" w:space="0" w:color="auto"/>
            <w:left w:val="none" w:sz="0" w:space="0" w:color="auto"/>
            <w:bottom w:val="none" w:sz="0" w:space="0" w:color="auto"/>
            <w:right w:val="none" w:sz="0" w:space="0" w:color="auto"/>
          </w:divBdr>
        </w:div>
        <w:div w:id="470903719">
          <w:marLeft w:val="480"/>
          <w:marRight w:val="0"/>
          <w:marTop w:val="0"/>
          <w:marBottom w:val="0"/>
          <w:divBdr>
            <w:top w:val="none" w:sz="0" w:space="0" w:color="auto"/>
            <w:left w:val="none" w:sz="0" w:space="0" w:color="auto"/>
            <w:bottom w:val="none" w:sz="0" w:space="0" w:color="auto"/>
            <w:right w:val="none" w:sz="0" w:space="0" w:color="auto"/>
          </w:divBdr>
        </w:div>
        <w:div w:id="670835285">
          <w:marLeft w:val="480"/>
          <w:marRight w:val="0"/>
          <w:marTop w:val="0"/>
          <w:marBottom w:val="0"/>
          <w:divBdr>
            <w:top w:val="none" w:sz="0" w:space="0" w:color="auto"/>
            <w:left w:val="none" w:sz="0" w:space="0" w:color="auto"/>
            <w:bottom w:val="none" w:sz="0" w:space="0" w:color="auto"/>
            <w:right w:val="none" w:sz="0" w:space="0" w:color="auto"/>
          </w:divBdr>
        </w:div>
        <w:div w:id="728648322">
          <w:marLeft w:val="480"/>
          <w:marRight w:val="0"/>
          <w:marTop w:val="0"/>
          <w:marBottom w:val="0"/>
          <w:divBdr>
            <w:top w:val="none" w:sz="0" w:space="0" w:color="auto"/>
            <w:left w:val="none" w:sz="0" w:space="0" w:color="auto"/>
            <w:bottom w:val="none" w:sz="0" w:space="0" w:color="auto"/>
            <w:right w:val="none" w:sz="0" w:space="0" w:color="auto"/>
          </w:divBdr>
        </w:div>
        <w:div w:id="729154402">
          <w:marLeft w:val="480"/>
          <w:marRight w:val="0"/>
          <w:marTop w:val="0"/>
          <w:marBottom w:val="0"/>
          <w:divBdr>
            <w:top w:val="none" w:sz="0" w:space="0" w:color="auto"/>
            <w:left w:val="none" w:sz="0" w:space="0" w:color="auto"/>
            <w:bottom w:val="none" w:sz="0" w:space="0" w:color="auto"/>
            <w:right w:val="none" w:sz="0" w:space="0" w:color="auto"/>
          </w:divBdr>
        </w:div>
        <w:div w:id="773015470">
          <w:marLeft w:val="480"/>
          <w:marRight w:val="0"/>
          <w:marTop w:val="0"/>
          <w:marBottom w:val="0"/>
          <w:divBdr>
            <w:top w:val="none" w:sz="0" w:space="0" w:color="auto"/>
            <w:left w:val="none" w:sz="0" w:space="0" w:color="auto"/>
            <w:bottom w:val="none" w:sz="0" w:space="0" w:color="auto"/>
            <w:right w:val="none" w:sz="0" w:space="0" w:color="auto"/>
          </w:divBdr>
        </w:div>
        <w:div w:id="801574741">
          <w:marLeft w:val="480"/>
          <w:marRight w:val="0"/>
          <w:marTop w:val="0"/>
          <w:marBottom w:val="0"/>
          <w:divBdr>
            <w:top w:val="none" w:sz="0" w:space="0" w:color="auto"/>
            <w:left w:val="none" w:sz="0" w:space="0" w:color="auto"/>
            <w:bottom w:val="none" w:sz="0" w:space="0" w:color="auto"/>
            <w:right w:val="none" w:sz="0" w:space="0" w:color="auto"/>
          </w:divBdr>
        </w:div>
        <w:div w:id="899287173">
          <w:marLeft w:val="480"/>
          <w:marRight w:val="0"/>
          <w:marTop w:val="0"/>
          <w:marBottom w:val="0"/>
          <w:divBdr>
            <w:top w:val="none" w:sz="0" w:space="0" w:color="auto"/>
            <w:left w:val="none" w:sz="0" w:space="0" w:color="auto"/>
            <w:bottom w:val="none" w:sz="0" w:space="0" w:color="auto"/>
            <w:right w:val="none" w:sz="0" w:space="0" w:color="auto"/>
          </w:divBdr>
        </w:div>
        <w:div w:id="901794291">
          <w:marLeft w:val="480"/>
          <w:marRight w:val="0"/>
          <w:marTop w:val="0"/>
          <w:marBottom w:val="0"/>
          <w:divBdr>
            <w:top w:val="none" w:sz="0" w:space="0" w:color="auto"/>
            <w:left w:val="none" w:sz="0" w:space="0" w:color="auto"/>
            <w:bottom w:val="none" w:sz="0" w:space="0" w:color="auto"/>
            <w:right w:val="none" w:sz="0" w:space="0" w:color="auto"/>
          </w:divBdr>
        </w:div>
        <w:div w:id="960498192">
          <w:marLeft w:val="480"/>
          <w:marRight w:val="0"/>
          <w:marTop w:val="0"/>
          <w:marBottom w:val="0"/>
          <w:divBdr>
            <w:top w:val="none" w:sz="0" w:space="0" w:color="auto"/>
            <w:left w:val="none" w:sz="0" w:space="0" w:color="auto"/>
            <w:bottom w:val="none" w:sz="0" w:space="0" w:color="auto"/>
            <w:right w:val="none" w:sz="0" w:space="0" w:color="auto"/>
          </w:divBdr>
        </w:div>
        <w:div w:id="1175531010">
          <w:marLeft w:val="480"/>
          <w:marRight w:val="0"/>
          <w:marTop w:val="0"/>
          <w:marBottom w:val="0"/>
          <w:divBdr>
            <w:top w:val="none" w:sz="0" w:space="0" w:color="auto"/>
            <w:left w:val="none" w:sz="0" w:space="0" w:color="auto"/>
            <w:bottom w:val="none" w:sz="0" w:space="0" w:color="auto"/>
            <w:right w:val="none" w:sz="0" w:space="0" w:color="auto"/>
          </w:divBdr>
        </w:div>
        <w:div w:id="1440300543">
          <w:marLeft w:val="480"/>
          <w:marRight w:val="0"/>
          <w:marTop w:val="0"/>
          <w:marBottom w:val="0"/>
          <w:divBdr>
            <w:top w:val="none" w:sz="0" w:space="0" w:color="auto"/>
            <w:left w:val="none" w:sz="0" w:space="0" w:color="auto"/>
            <w:bottom w:val="none" w:sz="0" w:space="0" w:color="auto"/>
            <w:right w:val="none" w:sz="0" w:space="0" w:color="auto"/>
          </w:divBdr>
        </w:div>
        <w:div w:id="1550144473">
          <w:marLeft w:val="480"/>
          <w:marRight w:val="0"/>
          <w:marTop w:val="0"/>
          <w:marBottom w:val="0"/>
          <w:divBdr>
            <w:top w:val="none" w:sz="0" w:space="0" w:color="auto"/>
            <w:left w:val="none" w:sz="0" w:space="0" w:color="auto"/>
            <w:bottom w:val="none" w:sz="0" w:space="0" w:color="auto"/>
            <w:right w:val="none" w:sz="0" w:space="0" w:color="auto"/>
          </w:divBdr>
        </w:div>
        <w:div w:id="1581476098">
          <w:marLeft w:val="480"/>
          <w:marRight w:val="0"/>
          <w:marTop w:val="0"/>
          <w:marBottom w:val="0"/>
          <w:divBdr>
            <w:top w:val="none" w:sz="0" w:space="0" w:color="auto"/>
            <w:left w:val="none" w:sz="0" w:space="0" w:color="auto"/>
            <w:bottom w:val="none" w:sz="0" w:space="0" w:color="auto"/>
            <w:right w:val="none" w:sz="0" w:space="0" w:color="auto"/>
          </w:divBdr>
        </w:div>
        <w:div w:id="1707214565">
          <w:marLeft w:val="480"/>
          <w:marRight w:val="0"/>
          <w:marTop w:val="0"/>
          <w:marBottom w:val="0"/>
          <w:divBdr>
            <w:top w:val="none" w:sz="0" w:space="0" w:color="auto"/>
            <w:left w:val="none" w:sz="0" w:space="0" w:color="auto"/>
            <w:bottom w:val="none" w:sz="0" w:space="0" w:color="auto"/>
            <w:right w:val="none" w:sz="0" w:space="0" w:color="auto"/>
          </w:divBdr>
        </w:div>
        <w:div w:id="1755206353">
          <w:marLeft w:val="480"/>
          <w:marRight w:val="0"/>
          <w:marTop w:val="0"/>
          <w:marBottom w:val="0"/>
          <w:divBdr>
            <w:top w:val="none" w:sz="0" w:space="0" w:color="auto"/>
            <w:left w:val="none" w:sz="0" w:space="0" w:color="auto"/>
            <w:bottom w:val="none" w:sz="0" w:space="0" w:color="auto"/>
            <w:right w:val="none" w:sz="0" w:space="0" w:color="auto"/>
          </w:divBdr>
        </w:div>
        <w:div w:id="1779567053">
          <w:marLeft w:val="480"/>
          <w:marRight w:val="0"/>
          <w:marTop w:val="0"/>
          <w:marBottom w:val="0"/>
          <w:divBdr>
            <w:top w:val="none" w:sz="0" w:space="0" w:color="auto"/>
            <w:left w:val="none" w:sz="0" w:space="0" w:color="auto"/>
            <w:bottom w:val="none" w:sz="0" w:space="0" w:color="auto"/>
            <w:right w:val="none" w:sz="0" w:space="0" w:color="auto"/>
          </w:divBdr>
        </w:div>
        <w:div w:id="1806586196">
          <w:marLeft w:val="480"/>
          <w:marRight w:val="0"/>
          <w:marTop w:val="0"/>
          <w:marBottom w:val="0"/>
          <w:divBdr>
            <w:top w:val="none" w:sz="0" w:space="0" w:color="auto"/>
            <w:left w:val="none" w:sz="0" w:space="0" w:color="auto"/>
            <w:bottom w:val="none" w:sz="0" w:space="0" w:color="auto"/>
            <w:right w:val="none" w:sz="0" w:space="0" w:color="auto"/>
          </w:divBdr>
        </w:div>
        <w:div w:id="1828670784">
          <w:marLeft w:val="480"/>
          <w:marRight w:val="0"/>
          <w:marTop w:val="0"/>
          <w:marBottom w:val="0"/>
          <w:divBdr>
            <w:top w:val="none" w:sz="0" w:space="0" w:color="auto"/>
            <w:left w:val="none" w:sz="0" w:space="0" w:color="auto"/>
            <w:bottom w:val="none" w:sz="0" w:space="0" w:color="auto"/>
            <w:right w:val="none" w:sz="0" w:space="0" w:color="auto"/>
          </w:divBdr>
        </w:div>
        <w:div w:id="2053529184">
          <w:marLeft w:val="480"/>
          <w:marRight w:val="0"/>
          <w:marTop w:val="0"/>
          <w:marBottom w:val="0"/>
          <w:divBdr>
            <w:top w:val="none" w:sz="0" w:space="0" w:color="auto"/>
            <w:left w:val="none" w:sz="0" w:space="0" w:color="auto"/>
            <w:bottom w:val="none" w:sz="0" w:space="0" w:color="auto"/>
            <w:right w:val="none" w:sz="0" w:space="0" w:color="auto"/>
          </w:divBdr>
        </w:div>
        <w:div w:id="2066684834">
          <w:marLeft w:val="480"/>
          <w:marRight w:val="0"/>
          <w:marTop w:val="0"/>
          <w:marBottom w:val="0"/>
          <w:divBdr>
            <w:top w:val="none" w:sz="0" w:space="0" w:color="auto"/>
            <w:left w:val="none" w:sz="0" w:space="0" w:color="auto"/>
            <w:bottom w:val="none" w:sz="0" w:space="0" w:color="auto"/>
            <w:right w:val="none" w:sz="0" w:space="0" w:color="auto"/>
          </w:divBdr>
        </w:div>
        <w:div w:id="2069720978">
          <w:marLeft w:val="480"/>
          <w:marRight w:val="0"/>
          <w:marTop w:val="0"/>
          <w:marBottom w:val="0"/>
          <w:divBdr>
            <w:top w:val="none" w:sz="0" w:space="0" w:color="auto"/>
            <w:left w:val="none" w:sz="0" w:space="0" w:color="auto"/>
            <w:bottom w:val="none" w:sz="0" w:space="0" w:color="auto"/>
            <w:right w:val="none" w:sz="0" w:space="0" w:color="auto"/>
          </w:divBdr>
        </w:div>
      </w:divsChild>
    </w:div>
    <w:div w:id="564417626">
      <w:bodyDiv w:val="1"/>
      <w:marLeft w:val="0"/>
      <w:marRight w:val="0"/>
      <w:marTop w:val="0"/>
      <w:marBottom w:val="0"/>
      <w:divBdr>
        <w:top w:val="none" w:sz="0" w:space="0" w:color="auto"/>
        <w:left w:val="none" w:sz="0" w:space="0" w:color="auto"/>
        <w:bottom w:val="none" w:sz="0" w:space="0" w:color="auto"/>
        <w:right w:val="none" w:sz="0" w:space="0" w:color="auto"/>
      </w:divBdr>
    </w:div>
    <w:div w:id="566305888">
      <w:bodyDiv w:val="1"/>
      <w:marLeft w:val="0"/>
      <w:marRight w:val="0"/>
      <w:marTop w:val="0"/>
      <w:marBottom w:val="0"/>
      <w:divBdr>
        <w:top w:val="none" w:sz="0" w:space="0" w:color="auto"/>
        <w:left w:val="none" w:sz="0" w:space="0" w:color="auto"/>
        <w:bottom w:val="none" w:sz="0" w:space="0" w:color="auto"/>
        <w:right w:val="none" w:sz="0" w:space="0" w:color="auto"/>
      </w:divBdr>
    </w:div>
    <w:div w:id="569850032">
      <w:bodyDiv w:val="1"/>
      <w:marLeft w:val="0"/>
      <w:marRight w:val="0"/>
      <w:marTop w:val="0"/>
      <w:marBottom w:val="0"/>
      <w:divBdr>
        <w:top w:val="none" w:sz="0" w:space="0" w:color="auto"/>
        <w:left w:val="none" w:sz="0" w:space="0" w:color="auto"/>
        <w:bottom w:val="none" w:sz="0" w:space="0" w:color="auto"/>
        <w:right w:val="none" w:sz="0" w:space="0" w:color="auto"/>
      </w:divBdr>
    </w:div>
    <w:div w:id="573928281">
      <w:bodyDiv w:val="1"/>
      <w:marLeft w:val="0"/>
      <w:marRight w:val="0"/>
      <w:marTop w:val="0"/>
      <w:marBottom w:val="0"/>
      <w:divBdr>
        <w:top w:val="none" w:sz="0" w:space="0" w:color="auto"/>
        <w:left w:val="none" w:sz="0" w:space="0" w:color="auto"/>
        <w:bottom w:val="none" w:sz="0" w:space="0" w:color="auto"/>
        <w:right w:val="none" w:sz="0" w:space="0" w:color="auto"/>
      </w:divBdr>
    </w:div>
    <w:div w:id="575475237">
      <w:bodyDiv w:val="1"/>
      <w:marLeft w:val="0"/>
      <w:marRight w:val="0"/>
      <w:marTop w:val="0"/>
      <w:marBottom w:val="0"/>
      <w:divBdr>
        <w:top w:val="none" w:sz="0" w:space="0" w:color="auto"/>
        <w:left w:val="none" w:sz="0" w:space="0" w:color="auto"/>
        <w:bottom w:val="none" w:sz="0" w:space="0" w:color="auto"/>
        <w:right w:val="none" w:sz="0" w:space="0" w:color="auto"/>
      </w:divBdr>
    </w:div>
    <w:div w:id="581376707">
      <w:bodyDiv w:val="1"/>
      <w:marLeft w:val="0"/>
      <w:marRight w:val="0"/>
      <w:marTop w:val="0"/>
      <w:marBottom w:val="0"/>
      <w:divBdr>
        <w:top w:val="none" w:sz="0" w:space="0" w:color="auto"/>
        <w:left w:val="none" w:sz="0" w:space="0" w:color="auto"/>
        <w:bottom w:val="none" w:sz="0" w:space="0" w:color="auto"/>
        <w:right w:val="none" w:sz="0" w:space="0" w:color="auto"/>
      </w:divBdr>
    </w:div>
    <w:div w:id="586309137">
      <w:bodyDiv w:val="1"/>
      <w:marLeft w:val="0"/>
      <w:marRight w:val="0"/>
      <w:marTop w:val="0"/>
      <w:marBottom w:val="0"/>
      <w:divBdr>
        <w:top w:val="none" w:sz="0" w:space="0" w:color="auto"/>
        <w:left w:val="none" w:sz="0" w:space="0" w:color="auto"/>
        <w:bottom w:val="none" w:sz="0" w:space="0" w:color="auto"/>
        <w:right w:val="none" w:sz="0" w:space="0" w:color="auto"/>
      </w:divBdr>
    </w:div>
    <w:div w:id="586500772">
      <w:bodyDiv w:val="1"/>
      <w:marLeft w:val="0"/>
      <w:marRight w:val="0"/>
      <w:marTop w:val="0"/>
      <w:marBottom w:val="0"/>
      <w:divBdr>
        <w:top w:val="none" w:sz="0" w:space="0" w:color="auto"/>
        <w:left w:val="none" w:sz="0" w:space="0" w:color="auto"/>
        <w:bottom w:val="none" w:sz="0" w:space="0" w:color="auto"/>
        <w:right w:val="none" w:sz="0" w:space="0" w:color="auto"/>
      </w:divBdr>
    </w:div>
    <w:div w:id="587692536">
      <w:bodyDiv w:val="1"/>
      <w:marLeft w:val="0"/>
      <w:marRight w:val="0"/>
      <w:marTop w:val="0"/>
      <w:marBottom w:val="0"/>
      <w:divBdr>
        <w:top w:val="none" w:sz="0" w:space="0" w:color="auto"/>
        <w:left w:val="none" w:sz="0" w:space="0" w:color="auto"/>
        <w:bottom w:val="none" w:sz="0" w:space="0" w:color="auto"/>
        <w:right w:val="none" w:sz="0" w:space="0" w:color="auto"/>
      </w:divBdr>
    </w:div>
    <w:div w:id="588121898">
      <w:bodyDiv w:val="1"/>
      <w:marLeft w:val="0"/>
      <w:marRight w:val="0"/>
      <w:marTop w:val="0"/>
      <w:marBottom w:val="0"/>
      <w:divBdr>
        <w:top w:val="none" w:sz="0" w:space="0" w:color="auto"/>
        <w:left w:val="none" w:sz="0" w:space="0" w:color="auto"/>
        <w:bottom w:val="none" w:sz="0" w:space="0" w:color="auto"/>
        <w:right w:val="none" w:sz="0" w:space="0" w:color="auto"/>
      </w:divBdr>
    </w:div>
    <w:div w:id="589310903">
      <w:bodyDiv w:val="1"/>
      <w:marLeft w:val="0"/>
      <w:marRight w:val="0"/>
      <w:marTop w:val="0"/>
      <w:marBottom w:val="0"/>
      <w:divBdr>
        <w:top w:val="none" w:sz="0" w:space="0" w:color="auto"/>
        <w:left w:val="none" w:sz="0" w:space="0" w:color="auto"/>
        <w:bottom w:val="none" w:sz="0" w:space="0" w:color="auto"/>
        <w:right w:val="none" w:sz="0" w:space="0" w:color="auto"/>
      </w:divBdr>
    </w:div>
    <w:div w:id="590434101">
      <w:bodyDiv w:val="1"/>
      <w:marLeft w:val="0"/>
      <w:marRight w:val="0"/>
      <w:marTop w:val="0"/>
      <w:marBottom w:val="0"/>
      <w:divBdr>
        <w:top w:val="none" w:sz="0" w:space="0" w:color="auto"/>
        <w:left w:val="none" w:sz="0" w:space="0" w:color="auto"/>
        <w:bottom w:val="none" w:sz="0" w:space="0" w:color="auto"/>
        <w:right w:val="none" w:sz="0" w:space="0" w:color="auto"/>
      </w:divBdr>
    </w:div>
    <w:div w:id="597178588">
      <w:bodyDiv w:val="1"/>
      <w:marLeft w:val="0"/>
      <w:marRight w:val="0"/>
      <w:marTop w:val="0"/>
      <w:marBottom w:val="0"/>
      <w:divBdr>
        <w:top w:val="none" w:sz="0" w:space="0" w:color="auto"/>
        <w:left w:val="none" w:sz="0" w:space="0" w:color="auto"/>
        <w:bottom w:val="none" w:sz="0" w:space="0" w:color="auto"/>
        <w:right w:val="none" w:sz="0" w:space="0" w:color="auto"/>
      </w:divBdr>
    </w:div>
    <w:div w:id="599026863">
      <w:bodyDiv w:val="1"/>
      <w:marLeft w:val="0"/>
      <w:marRight w:val="0"/>
      <w:marTop w:val="0"/>
      <w:marBottom w:val="0"/>
      <w:divBdr>
        <w:top w:val="none" w:sz="0" w:space="0" w:color="auto"/>
        <w:left w:val="none" w:sz="0" w:space="0" w:color="auto"/>
        <w:bottom w:val="none" w:sz="0" w:space="0" w:color="auto"/>
        <w:right w:val="none" w:sz="0" w:space="0" w:color="auto"/>
      </w:divBdr>
    </w:div>
    <w:div w:id="610626009">
      <w:bodyDiv w:val="1"/>
      <w:marLeft w:val="0"/>
      <w:marRight w:val="0"/>
      <w:marTop w:val="0"/>
      <w:marBottom w:val="0"/>
      <w:divBdr>
        <w:top w:val="none" w:sz="0" w:space="0" w:color="auto"/>
        <w:left w:val="none" w:sz="0" w:space="0" w:color="auto"/>
        <w:bottom w:val="none" w:sz="0" w:space="0" w:color="auto"/>
        <w:right w:val="none" w:sz="0" w:space="0" w:color="auto"/>
      </w:divBdr>
    </w:div>
    <w:div w:id="612060076">
      <w:bodyDiv w:val="1"/>
      <w:marLeft w:val="0"/>
      <w:marRight w:val="0"/>
      <w:marTop w:val="0"/>
      <w:marBottom w:val="0"/>
      <w:divBdr>
        <w:top w:val="none" w:sz="0" w:space="0" w:color="auto"/>
        <w:left w:val="none" w:sz="0" w:space="0" w:color="auto"/>
        <w:bottom w:val="none" w:sz="0" w:space="0" w:color="auto"/>
        <w:right w:val="none" w:sz="0" w:space="0" w:color="auto"/>
      </w:divBdr>
    </w:div>
    <w:div w:id="613438493">
      <w:bodyDiv w:val="1"/>
      <w:marLeft w:val="0"/>
      <w:marRight w:val="0"/>
      <w:marTop w:val="0"/>
      <w:marBottom w:val="0"/>
      <w:divBdr>
        <w:top w:val="none" w:sz="0" w:space="0" w:color="auto"/>
        <w:left w:val="none" w:sz="0" w:space="0" w:color="auto"/>
        <w:bottom w:val="none" w:sz="0" w:space="0" w:color="auto"/>
        <w:right w:val="none" w:sz="0" w:space="0" w:color="auto"/>
      </w:divBdr>
    </w:div>
    <w:div w:id="614794552">
      <w:bodyDiv w:val="1"/>
      <w:marLeft w:val="0"/>
      <w:marRight w:val="0"/>
      <w:marTop w:val="0"/>
      <w:marBottom w:val="0"/>
      <w:divBdr>
        <w:top w:val="none" w:sz="0" w:space="0" w:color="auto"/>
        <w:left w:val="none" w:sz="0" w:space="0" w:color="auto"/>
        <w:bottom w:val="none" w:sz="0" w:space="0" w:color="auto"/>
        <w:right w:val="none" w:sz="0" w:space="0" w:color="auto"/>
      </w:divBdr>
    </w:div>
    <w:div w:id="618295613">
      <w:bodyDiv w:val="1"/>
      <w:marLeft w:val="0"/>
      <w:marRight w:val="0"/>
      <w:marTop w:val="0"/>
      <w:marBottom w:val="0"/>
      <w:divBdr>
        <w:top w:val="none" w:sz="0" w:space="0" w:color="auto"/>
        <w:left w:val="none" w:sz="0" w:space="0" w:color="auto"/>
        <w:bottom w:val="none" w:sz="0" w:space="0" w:color="auto"/>
        <w:right w:val="none" w:sz="0" w:space="0" w:color="auto"/>
      </w:divBdr>
    </w:div>
    <w:div w:id="624192265">
      <w:bodyDiv w:val="1"/>
      <w:marLeft w:val="0"/>
      <w:marRight w:val="0"/>
      <w:marTop w:val="0"/>
      <w:marBottom w:val="0"/>
      <w:divBdr>
        <w:top w:val="none" w:sz="0" w:space="0" w:color="auto"/>
        <w:left w:val="none" w:sz="0" w:space="0" w:color="auto"/>
        <w:bottom w:val="none" w:sz="0" w:space="0" w:color="auto"/>
        <w:right w:val="none" w:sz="0" w:space="0" w:color="auto"/>
      </w:divBdr>
    </w:div>
    <w:div w:id="626854976">
      <w:bodyDiv w:val="1"/>
      <w:marLeft w:val="0"/>
      <w:marRight w:val="0"/>
      <w:marTop w:val="0"/>
      <w:marBottom w:val="0"/>
      <w:divBdr>
        <w:top w:val="none" w:sz="0" w:space="0" w:color="auto"/>
        <w:left w:val="none" w:sz="0" w:space="0" w:color="auto"/>
        <w:bottom w:val="none" w:sz="0" w:space="0" w:color="auto"/>
        <w:right w:val="none" w:sz="0" w:space="0" w:color="auto"/>
      </w:divBdr>
    </w:div>
    <w:div w:id="631206625">
      <w:bodyDiv w:val="1"/>
      <w:marLeft w:val="0"/>
      <w:marRight w:val="0"/>
      <w:marTop w:val="0"/>
      <w:marBottom w:val="0"/>
      <w:divBdr>
        <w:top w:val="none" w:sz="0" w:space="0" w:color="auto"/>
        <w:left w:val="none" w:sz="0" w:space="0" w:color="auto"/>
        <w:bottom w:val="none" w:sz="0" w:space="0" w:color="auto"/>
        <w:right w:val="none" w:sz="0" w:space="0" w:color="auto"/>
      </w:divBdr>
    </w:div>
    <w:div w:id="632248803">
      <w:bodyDiv w:val="1"/>
      <w:marLeft w:val="0"/>
      <w:marRight w:val="0"/>
      <w:marTop w:val="0"/>
      <w:marBottom w:val="0"/>
      <w:divBdr>
        <w:top w:val="none" w:sz="0" w:space="0" w:color="auto"/>
        <w:left w:val="none" w:sz="0" w:space="0" w:color="auto"/>
        <w:bottom w:val="none" w:sz="0" w:space="0" w:color="auto"/>
        <w:right w:val="none" w:sz="0" w:space="0" w:color="auto"/>
      </w:divBdr>
    </w:div>
    <w:div w:id="639189479">
      <w:bodyDiv w:val="1"/>
      <w:marLeft w:val="0"/>
      <w:marRight w:val="0"/>
      <w:marTop w:val="0"/>
      <w:marBottom w:val="0"/>
      <w:divBdr>
        <w:top w:val="none" w:sz="0" w:space="0" w:color="auto"/>
        <w:left w:val="none" w:sz="0" w:space="0" w:color="auto"/>
        <w:bottom w:val="none" w:sz="0" w:space="0" w:color="auto"/>
        <w:right w:val="none" w:sz="0" w:space="0" w:color="auto"/>
      </w:divBdr>
    </w:div>
    <w:div w:id="639501125">
      <w:bodyDiv w:val="1"/>
      <w:marLeft w:val="0"/>
      <w:marRight w:val="0"/>
      <w:marTop w:val="0"/>
      <w:marBottom w:val="0"/>
      <w:divBdr>
        <w:top w:val="none" w:sz="0" w:space="0" w:color="auto"/>
        <w:left w:val="none" w:sz="0" w:space="0" w:color="auto"/>
        <w:bottom w:val="none" w:sz="0" w:space="0" w:color="auto"/>
        <w:right w:val="none" w:sz="0" w:space="0" w:color="auto"/>
      </w:divBdr>
      <w:divsChild>
        <w:div w:id="61295152">
          <w:marLeft w:val="480"/>
          <w:marRight w:val="0"/>
          <w:marTop w:val="0"/>
          <w:marBottom w:val="0"/>
          <w:divBdr>
            <w:top w:val="none" w:sz="0" w:space="0" w:color="auto"/>
            <w:left w:val="none" w:sz="0" w:space="0" w:color="auto"/>
            <w:bottom w:val="none" w:sz="0" w:space="0" w:color="auto"/>
            <w:right w:val="none" w:sz="0" w:space="0" w:color="auto"/>
          </w:divBdr>
        </w:div>
        <w:div w:id="71396981">
          <w:marLeft w:val="480"/>
          <w:marRight w:val="0"/>
          <w:marTop w:val="0"/>
          <w:marBottom w:val="0"/>
          <w:divBdr>
            <w:top w:val="none" w:sz="0" w:space="0" w:color="auto"/>
            <w:left w:val="none" w:sz="0" w:space="0" w:color="auto"/>
            <w:bottom w:val="none" w:sz="0" w:space="0" w:color="auto"/>
            <w:right w:val="none" w:sz="0" w:space="0" w:color="auto"/>
          </w:divBdr>
        </w:div>
        <w:div w:id="324630267">
          <w:marLeft w:val="480"/>
          <w:marRight w:val="0"/>
          <w:marTop w:val="0"/>
          <w:marBottom w:val="0"/>
          <w:divBdr>
            <w:top w:val="none" w:sz="0" w:space="0" w:color="auto"/>
            <w:left w:val="none" w:sz="0" w:space="0" w:color="auto"/>
            <w:bottom w:val="none" w:sz="0" w:space="0" w:color="auto"/>
            <w:right w:val="none" w:sz="0" w:space="0" w:color="auto"/>
          </w:divBdr>
        </w:div>
        <w:div w:id="348917686">
          <w:marLeft w:val="480"/>
          <w:marRight w:val="0"/>
          <w:marTop w:val="0"/>
          <w:marBottom w:val="0"/>
          <w:divBdr>
            <w:top w:val="none" w:sz="0" w:space="0" w:color="auto"/>
            <w:left w:val="none" w:sz="0" w:space="0" w:color="auto"/>
            <w:bottom w:val="none" w:sz="0" w:space="0" w:color="auto"/>
            <w:right w:val="none" w:sz="0" w:space="0" w:color="auto"/>
          </w:divBdr>
        </w:div>
        <w:div w:id="486634822">
          <w:marLeft w:val="480"/>
          <w:marRight w:val="0"/>
          <w:marTop w:val="0"/>
          <w:marBottom w:val="0"/>
          <w:divBdr>
            <w:top w:val="none" w:sz="0" w:space="0" w:color="auto"/>
            <w:left w:val="none" w:sz="0" w:space="0" w:color="auto"/>
            <w:bottom w:val="none" w:sz="0" w:space="0" w:color="auto"/>
            <w:right w:val="none" w:sz="0" w:space="0" w:color="auto"/>
          </w:divBdr>
        </w:div>
        <w:div w:id="487525658">
          <w:marLeft w:val="480"/>
          <w:marRight w:val="0"/>
          <w:marTop w:val="0"/>
          <w:marBottom w:val="0"/>
          <w:divBdr>
            <w:top w:val="none" w:sz="0" w:space="0" w:color="auto"/>
            <w:left w:val="none" w:sz="0" w:space="0" w:color="auto"/>
            <w:bottom w:val="none" w:sz="0" w:space="0" w:color="auto"/>
            <w:right w:val="none" w:sz="0" w:space="0" w:color="auto"/>
          </w:divBdr>
        </w:div>
        <w:div w:id="585380854">
          <w:marLeft w:val="480"/>
          <w:marRight w:val="0"/>
          <w:marTop w:val="0"/>
          <w:marBottom w:val="0"/>
          <w:divBdr>
            <w:top w:val="none" w:sz="0" w:space="0" w:color="auto"/>
            <w:left w:val="none" w:sz="0" w:space="0" w:color="auto"/>
            <w:bottom w:val="none" w:sz="0" w:space="0" w:color="auto"/>
            <w:right w:val="none" w:sz="0" w:space="0" w:color="auto"/>
          </w:divBdr>
        </w:div>
        <w:div w:id="676924897">
          <w:marLeft w:val="480"/>
          <w:marRight w:val="0"/>
          <w:marTop w:val="0"/>
          <w:marBottom w:val="0"/>
          <w:divBdr>
            <w:top w:val="none" w:sz="0" w:space="0" w:color="auto"/>
            <w:left w:val="none" w:sz="0" w:space="0" w:color="auto"/>
            <w:bottom w:val="none" w:sz="0" w:space="0" w:color="auto"/>
            <w:right w:val="none" w:sz="0" w:space="0" w:color="auto"/>
          </w:divBdr>
        </w:div>
        <w:div w:id="735787102">
          <w:marLeft w:val="480"/>
          <w:marRight w:val="0"/>
          <w:marTop w:val="0"/>
          <w:marBottom w:val="0"/>
          <w:divBdr>
            <w:top w:val="none" w:sz="0" w:space="0" w:color="auto"/>
            <w:left w:val="none" w:sz="0" w:space="0" w:color="auto"/>
            <w:bottom w:val="none" w:sz="0" w:space="0" w:color="auto"/>
            <w:right w:val="none" w:sz="0" w:space="0" w:color="auto"/>
          </w:divBdr>
        </w:div>
        <w:div w:id="826283354">
          <w:marLeft w:val="480"/>
          <w:marRight w:val="0"/>
          <w:marTop w:val="0"/>
          <w:marBottom w:val="0"/>
          <w:divBdr>
            <w:top w:val="none" w:sz="0" w:space="0" w:color="auto"/>
            <w:left w:val="none" w:sz="0" w:space="0" w:color="auto"/>
            <w:bottom w:val="none" w:sz="0" w:space="0" w:color="auto"/>
            <w:right w:val="none" w:sz="0" w:space="0" w:color="auto"/>
          </w:divBdr>
        </w:div>
        <w:div w:id="960497276">
          <w:marLeft w:val="480"/>
          <w:marRight w:val="0"/>
          <w:marTop w:val="0"/>
          <w:marBottom w:val="0"/>
          <w:divBdr>
            <w:top w:val="none" w:sz="0" w:space="0" w:color="auto"/>
            <w:left w:val="none" w:sz="0" w:space="0" w:color="auto"/>
            <w:bottom w:val="none" w:sz="0" w:space="0" w:color="auto"/>
            <w:right w:val="none" w:sz="0" w:space="0" w:color="auto"/>
          </w:divBdr>
        </w:div>
        <w:div w:id="1003892338">
          <w:marLeft w:val="480"/>
          <w:marRight w:val="0"/>
          <w:marTop w:val="0"/>
          <w:marBottom w:val="0"/>
          <w:divBdr>
            <w:top w:val="none" w:sz="0" w:space="0" w:color="auto"/>
            <w:left w:val="none" w:sz="0" w:space="0" w:color="auto"/>
            <w:bottom w:val="none" w:sz="0" w:space="0" w:color="auto"/>
            <w:right w:val="none" w:sz="0" w:space="0" w:color="auto"/>
          </w:divBdr>
        </w:div>
        <w:div w:id="1105921859">
          <w:marLeft w:val="480"/>
          <w:marRight w:val="0"/>
          <w:marTop w:val="0"/>
          <w:marBottom w:val="0"/>
          <w:divBdr>
            <w:top w:val="none" w:sz="0" w:space="0" w:color="auto"/>
            <w:left w:val="none" w:sz="0" w:space="0" w:color="auto"/>
            <w:bottom w:val="none" w:sz="0" w:space="0" w:color="auto"/>
            <w:right w:val="none" w:sz="0" w:space="0" w:color="auto"/>
          </w:divBdr>
        </w:div>
        <w:div w:id="1150252001">
          <w:marLeft w:val="480"/>
          <w:marRight w:val="0"/>
          <w:marTop w:val="0"/>
          <w:marBottom w:val="0"/>
          <w:divBdr>
            <w:top w:val="none" w:sz="0" w:space="0" w:color="auto"/>
            <w:left w:val="none" w:sz="0" w:space="0" w:color="auto"/>
            <w:bottom w:val="none" w:sz="0" w:space="0" w:color="auto"/>
            <w:right w:val="none" w:sz="0" w:space="0" w:color="auto"/>
          </w:divBdr>
        </w:div>
        <w:div w:id="1298754738">
          <w:marLeft w:val="480"/>
          <w:marRight w:val="0"/>
          <w:marTop w:val="0"/>
          <w:marBottom w:val="0"/>
          <w:divBdr>
            <w:top w:val="none" w:sz="0" w:space="0" w:color="auto"/>
            <w:left w:val="none" w:sz="0" w:space="0" w:color="auto"/>
            <w:bottom w:val="none" w:sz="0" w:space="0" w:color="auto"/>
            <w:right w:val="none" w:sz="0" w:space="0" w:color="auto"/>
          </w:divBdr>
        </w:div>
        <w:div w:id="1377394809">
          <w:marLeft w:val="480"/>
          <w:marRight w:val="0"/>
          <w:marTop w:val="0"/>
          <w:marBottom w:val="0"/>
          <w:divBdr>
            <w:top w:val="none" w:sz="0" w:space="0" w:color="auto"/>
            <w:left w:val="none" w:sz="0" w:space="0" w:color="auto"/>
            <w:bottom w:val="none" w:sz="0" w:space="0" w:color="auto"/>
            <w:right w:val="none" w:sz="0" w:space="0" w:color="auto"/>
          </w:divBdr>
        </w:div>
        <w:div w:id="1910575986">
          <w:marLeft w:val="480"/>
          <w:marRight w:val="0"/>
          <w:marTop w:val="0"/>
          <w:marBottom w:val="0"/>
          <w:divBdr>
            <w:top w:val="none" w:sz="0" w:space="0" w:color="auto"/>
            <w:left w:val="none" w:sz="0" w:space="0" w:color="auto"/>
            <w:bottom w:val="none" w:sz="0" w:space="0" w:color="auto"/>
            <w:right w:val="none" w:sz="0" w:space="0" w:color="auto"/>
          </w:divBdr>
        </w:div>
        <w:div w:id="1981761079">
          <w:marLeft w:val="480"/>
          <w:marRight w:val="0"/>
          <w:marTop w:val="0"/>
          <w:marBottom w:val="0"/>
          <w:divBdr>
            <w:top w:val="none" w:sz="0" w:space="0" w:color="auto"/>
            <w:left w:val="none" w:sz="0" w:space="0" w:color="auto"/>
            <w:bottom w:val="none" w:sz="0" w:space="0" w:color="auto"/>
            <w:right w:val="none" w:sz="0" w:space="0" w:color="auto"/>
          </w:divBdr>
        </w:div>
      </w:divsChild>
    </w:div>
    <w:div w:id="642271760">
      <w:bodyDiv w:val="1"/>
      <w:marLeft w:val="0"/>
      <w:marRight w:val="0"/>
      <w:marTop w:val="0"/>
      <w:marBottom w:val="0"/>
      <w:divBdr>
        <w:top w:val="none" w:sz="0" w:space="0" w:color="auto"/>
        <w:left w:val="none" w:sz="0" w:space="0" w:color="auto"/>
        <w:bottom w:val="none" w:sz="0" w:space="0" w:color="auto"/>
        <w:right w:val="none" w:sz="0" w:space="0" w:color="auto"/>
      </w:divBdr>
    </w:div>
    <w:div w:id="642391812">
      <w:bodyDiv w:val="1"/>
      <w:marLeft w:val="0"/>
      <w:marRight w:val="0"/>
      <w:marTop w:val="0"/>
      <w:marBottom w:val="0"/>
      <w:divBdr>
        <w:top w:val="none" w:sz="0" w:space="0" w:color="auto"/>
        <w:left w:val="none" w:sz="0" w:space="0" w:color="auto"/>
        <w:bottom w:val="none" w:sz="0" w:space="0" w:color="auto"/>
        <w:right w:val="none" w:sz="0" w:space="0" w:color="auto"/>
      </w:divBdr>
    </w:div>
    <w:div w:id="642539783">
      <w:bodyDiv w:val="1"/>
      <w:marLeft w:val="0"/>
      <w:marRight w:val="0"/>
      <w:marTop w:val="0"/>
      <w:marBottom w:val="0"/>
      <w:divBdr>
        <w:top w:val="none" w:sz="0" w:space="0" w:color="auto"/>
        <w:left w:val="none" w:sz="0" w:space="0" w:color="auto"/>
        <w:bottom w:val="none" w:sz="0" w:space="0" w:color="auto"/>
        <w:right w:val="none" w:sz="0" w:space="0" w:color="auto"/>
      </w:divBdr>
    </w:div>
    <w:div w:id="646672076">
      <w:bodyDiv w:val="1"/>
      <w:marLeft w:val="0"/>
      <w:marRight w:val="0"/>
      <w:marTop w:val="0"/>
      <w:marBottom w:val="0"/>
      <w:divBdr>
        <w:top w:val="none" w:sz="0" w:space="0" w:color="auto"/>
        <w:left w:val="none" w:sz="0" w:space="0" w:color="auto"/>
        <w:bottom w:val="none" w:sz="0" w:space="0" w:color="auto"/>
        <w:right w:val="none" w:sz="0" w:space="0" w:color="auto"/>
      </w:divBdr>
    </w:div>
    <w:div w:id="647632924">
      <w:bodyDiv w:val="1"/>
      <w:marLeft w:val="0"/>
      <w:marRight w:val="0"/>
      <w:marTop w:val="0"/>
      <w:marBottom w:val="0"/>
      <w:divBdr>
        <w:top w:val="none" w:sz="0" w:space="0" w:color="auto"/>
        <w:left w:val="none" w:sz="0" w:space="0" w:color="auto"/>
        <w:bottom w:val="none" w:sz="0" w:space="0" w:color="auto"/>
        <w:right w:val="none" w:sz="0" w:space="0" w:color="auto"/>
      </w:divBdr>
    </w:div>
    <w:div w:id="649095826">
      <w:bodyDiv w:val="1"/>
      <w:marLeft w:val="0"/>
      <w:marRight w:val="0"/>
      <w:marTop w:val="0"/>
      <w:marBottom w:val="0"/>
      <w:divBdr>
        <w:top w:val="none" w:sz="0" w:space="0" w:color="auto"/>
        <w:left w:val="none" w:sz="0" w:space="0" w:color="auto"/>
        <w:bottom w:val="none" w:sz="0" w:space="0" w:color="auto"/>
        <w:right w:val="none" w:sz="0" w:space="0" w:color="auto"/>
      </w:divBdr>
    </w:div>
    <w:div w:id="649403756">
      <w:bodyDiv w:val="1"/>
      <w:marLeft w:val="0"/>
      <w:marRight w:val="0"/>
      <w:marTop w:val="0"/>
      <w:marBottom w:val="0"/>
      <w:divBdr>
        <w:top w:val="none" w:sz="0" w:space="0" w:color="auto"/>
        <w:left w:val="none" w:sz="0" w:space="0" w:color="auto"/>
        <w:bottom w:val="none" w:sz="0" w:space="0" w:color="auto"/>
        <w:right w:val="none" w:sz="0" w:space="0" w:color="auto"/>
      </w:divBdr>
      <w:divsChild>
        <w:div w:id="49883643">
          <w:marLeft w:val="480"/>
          <w:marRight w:val="0"/>
          <w:marTop w:val="0"/>
          <w:marBottom w:val="0"/>
          <w:divBdr>
            <w:top w:val="none" w:sz="0" w:space="0" w:color="auto"/>
            <w:left w:val="none" w:sz="0" w:space="0" w:color="auto"/>
            <w:bottom w:val="none" w:sz="0" w:space="0" w:color="auto"/>
            <w:right w:val="none" w:sz="0" w:space="0" w:color="auto"/>
          </w:divBdr>
        </w:div>
        <w:div w:id="67121915">
          <w:marLeft w:val="480"/>
          <w:marRight w:val="0"/>
          <w:marTop w:val="0"/>
          <w:marBottom w:val="0"/>
          <w:divBdr>
            <w:top w:val="none" w:sz="0" w:space="0" w:color="auto"/>
            <w:left w:val="none" w:sz="0" w:space="0" w:color="auto"/>
            <w:bottom w:val="none" w:sz="0" w:space="0" w:color="auto"/>
            <w:right w:val="none" w:sz="0" w:space="0" w:color="auto"/>
          </w:divBdr>
        </w:div>
        <w:div w:id="96171241">
          <w:marLeft w:val="480"/>
          <w:marRight w:val="0"/>
          <w:marTop w:val="0"/>
          <w:marBottom w:val="0"/>
          <w:divBdr>
            <w:top w:val="none" w:sz="0" w:space="0" w:color="auto"/>
            <w:left w:val="none" w:sz="0" w:space="0" w:color="auto"/>
            <w:bottom w:val="none" w:sz="0" w:space="0" w:color="auto"/>
            <w:right w:val="none" w:sz="0" w:space="0" w:color="auto"/>
          </w:divBdr>
        </w:div>
        <w:div w:id="343939993">
          <w:marLeft w:val="480"/>
          <w:marRight w:val="0"/>
          <w:marTop w:val="0"/>
          <w:marBottom w:val="0"/>
          <w:divBdr>
            <w:top w:val="none" w:sz="0" w:space="0" w:color="auto"/>
            <w:left w:val="none" w:sz="0" w:space="0" w:color="auto"/>
            <w:bottom w:val="none" w:sz="0" w:space="0" w:color="auto"/>
            <w:right w:val="none" w:sz="0" w:space="0" w:color="auto"/>
          </w:divBdr>
        </w:div>
        <w:div w:id="451437726">
          <w:marLeft w:val="480"/>
          <w:marRight w:val="0"/>
          <w:marTop w:val="0"/>
          <w:marBottom w:val="0"/>
          <w:divBdr>
            <w:top w:val="none" w:sz="0" w:space="0" w:color="auto"/>
            <w:left w:val="none" w:sz="0" w:space="0" w:color="auto"/>
            <w:bottom w:val="none" w:sz="0" w:space="0" w:color="auto"/>
            <w:right w:val="none" w:sz="0" w:space="0" w:color="auto"/>
          </w:divBdr>
        </w:div>
        <w:div w:id="734930733">
          <w:marLeft w:val="480"/>
          <w:marRight w:val="0"/>
          <w:marTop w:val="0"/>
          <w:marBottom w:val="0"/>
          <w:divBdr>
            <w:top w:val="none" w:sz="0" w:space="0" w:color="auto"/>
            <w:left w:val="none" w:sz="0" w:space="0" w:color="auto"/>
            <w:bottom w:val="none" w:sz="0" w:space="0" w:color="auto"/>
            <w:right w:val="none" w:sz="0" w:space="0" w:color="auto"/>
          </w:divBdr>
        </w:div>
        <w:div w:id="1564297397">
          <w:marLeft w:val="480"/>
          <w:marRight w:val="0"/>
          <w:marTop w:val="0"/>
          <w:marBottom w:val="0"/>
          <w:divBdr>
            <w:top w:val="none" w:sz="0" w:space="0" w:color="auto"/>
            <w:left w:val="none" w:sz="0" w:space="0" w:color="auto"/>
            <w:bottom w:val="none" w:sz="0" w:space="0" w:color="auto"/>
            <w:right w:val="none" w:sz="0" w:space="0" w:color="auto"/>
          </w:divBdr>
        </w:div>
        <w:div w:id="1595092701">
          <w:marLeft w:val="480"/>
          <w:marRight w:val="0"/>
          <w:marTop w:val="0"/>
          <w:marBottom w:val="0"/>
          <w:divBdr>
            <w:top w:val="none" w:sz="0" w:space="0" w:color="auto"/>
            <w:left w:val="none" w:sz="0" w:space="0" w:color="auto"/>
            <w:bottom w:val="none" w:sz="0" w:space="0" w:color="auto"/>
            <w:right w:val="none" w:sz="0" w:space="0" w:color="auto"/>
          </w:divBdr>
        </w:div>
        <w:div w:id="1609921904">
          <w:marLeft w:val="480"/>
          <w:marRight w:val="0"/>
          <w:marTop w:val="0"/>
          <w:marBottom w:val="0"/>
          <w:divBdr>
            <w:top w:val="none" w:sz="0" w:space="0" w:color="auto"/>
            <w:left w:val="none" w:sz="0" w:space="0" w:color="auto"/>
            <w:bottom w:val="none" w:sz="0" w:space="0" w:color="auto"/>
            <w:right w:val="none" w:sz="0" w:space="0" w:color="auto"/>
          </w:divBdr>
        </w:div>
        <w:div w:id="1735005585">
          <w:marLeft w:val="480"/>
          <w:marRight w:val="0"/>
          <w:marTop w:val="0"/>
          <w:marBottom w:val="0"/>
          <w:divBdr>
            <w:top w:val="none" w:sz="0" w:space="0" w:color="auto"/>
            <w:left w:val="none" w:sz="0" w:space="0" w:color="auto"/>
            <w:bottom w:val="none" w:sz="0" w:space="0" w:color="auto"/>
            <w:right w:val="none" w:sz="0" w:space="0" w:color="auto"/>
          </w:divBdr>
        </w:div>
        <w:div w:id="1839734246">
          <w:marLeft w:val="480"/>
          <w:marRight w:val="0"/>
          <w:marTop w:val="0"/>
          <w:marBottom w:val="0"/>
          <w:divBdr>
            <w:top w:val="none" w:sz="0" w:space="0" w:color="auto"/>
            <w:left w:val="none" w:sz="0" w:space="0" w:color="auto"/>
            <w:bottom w:val="none" w:sz="0" w:space="0" w:color="auto"/>
            <w:right w:val="none" w:sz="0" w:space="0" w:color="auto"/>
          </w:divBdr>
        </w:div>
        <w:div w:id="1884559161">
          <w:marLeft w:val="480"/>
          <w:marRight w:val="0"/>
          <w:marTop w:val="0"/>
          <w:marBottom w:val="0"/>
          <w:divBdr>
            <w:top w:val="none" w:sz="0" w:space="0" w:color="auto"/>
            <w:left w:val="none" w:sz="0" w:space="0" w:color="auto"/>
            <w:bottom w:val="none" w:sz="0" w:space="0" w:color="auto"/>
            <w:right w:val="none" w:sz="0" w:space="0" w:color="auto"/>
          </w:divBdr>
        </w:div>
        <w:div w:id="2000499990">
          <w:marLeft w:val="480"/>
          <w:marRight w:val="0"/>
          <w:marTop w:val="0"/>
          <w:marBottom w:val="0"/>
          <w:divBdr>
            <w:top w:val="none" w:sz="0" w:space="0" w:color="auto"/>
            <w:left w:val="none" w:sz="0" w:space="0" w:color="auto"/>
            <w:bottom w:val="none" w:sz="0" w:space="0" w:color="auto"/>
            <w:right w:val="none" w:sz="0" w:space="0" w:color="auto"/>
          </w:divBdr>
        </w:div>
        <w:div w:id="2017076757">
          <w:marLeft w:val="480"/>
          <w:marRight w:val="0"/>
          <w:marTop w:val="0"/>
          <w:marBottom w:val="0"/>
          <w:divBdr>
            <w:top w:val="none" w:sz="0" w:space="0" w:color="auto"/>
            <w:left w:val="none" w:sz="0" w:space="0" w:color="auto"/>
            <w:bottom w:val="none" w:sz="0" w:space="0" w:color="auto"/>
            <w:right w:val="none" w:sz="0" w:space="0" w:color="auto"/>
          </w:divBdr>
        </w:div>
      </w:divsChild>
    </w:div>
    <w:div w:id="651564232">
      <w:bodyDiv w:val="1"/>
      <w:marLeft w:val="0"/>
      <w:marRight w:val="0"/>
      <w:marTop w:val="0"/>
      <w:marBottom w:val="0"/>
      <w:divBdr>
        <w:top w:val="none" w:sz="0" w:space="0" w:color="auto"/>
        <w:left w:val="none" w:sz="0" w:space="0" w:color="auto"/>
        <w:bottom w:val="none" w:sz="0" w:space="0" w:color="auto"/>
        <w:right w:val="none" w:sz="0" w:space="0" w:color="auto"/>
      </w:divBdr>
      <w:divsChild>
        <w:div w:id="27530382">
          <w:marLeft w:val="480"/>
          <w:marRight w:val="0"/>
          <w:marTop w:val="0"/>
          <w:marBottom w:val="0"/>
          <w:divBdr>
            <w:top w:val="none" w:sz="0" w:space="0" w:color="auto"/>
            <w:left w:val="none" w:sz="0" w:space="0" w:color="auto"/>
            <w:bottom w:val="none" w:sz="0" w:space="0" w:color="auto"/>
            <w:right w:val="none" w:sz="0" w:space="0" w:color="auto"/>
          </w:divBdr>
        </w:div>
        <w:div w:id="141890047">
          <w:marLeft w:val="480"/>
          <w:marRight w:val="0"/>
          <w:marTop w:val="0"/>
          <w:marBottom w:val="0"/>
          <w:divBdr>
            <w:top w:val="none" w:sz="0" w:space="0" w:color="auto"/>
            <w:left w:val="none" w:sz="0" w:space="0" w:color="auto"/>
            <w:bottom w:val="none" w:sz="0" w:space="0" w:color="auto"/>
            <w:right w:val="none" w:sz="0" w:space="0" w:color="auto"/>
          </w:divBdr>
        </w:div>
        <w:div w:id="221260599">
          <w:marLeft w:val="480"/>
          <w:marRight w:val="0"/>
          <w:marTop w:val="0"/>
          <w:marBottom w:val="0"/>
          <w:divBdr>
            <w:top w:val="none" w:sz="0" w:space="0" w:color="auto"/>
            <w:left w:val="none" w:sz="0" w:space="0" w:color="auto"/>
            <w:bottom w:val="none" w:sz="0" w:space="0" w:color="auto"/>
            <w:right w:val="none" w:sz="0" w:space="0" w:color="auto"/>
          </w:divBdr>
        </w:div>
        <w:div w:id="225726206">
          <w:marLeft w:val="480"/>
          <w:marRight w:val="0"/>
          <w:marTop w:val="0"/>
          <w:marBottom w:val="0"/>
          <w:divBdr>
            <w:top w:val="none" w:sz="0" w:space="0" w:color="auto"/>
            <w:left w:val="none" w:sz="0" w:space="0" w:color="auto"/>
            <w:bottom w:val="none" w:sz="0" w:space="0" w:color="auto"/>
            <w:right w:val="none" w:sz="0" w:space="0" w:color="auto"/>
          </w:divBdr>
        </w:div>
        <w:div w:id="521091267">
          <w:marLeft w:val="480"/>
          <w:marRight w:val="0"/>
          <w:marTop w:val="0"/>
          <w:marBottom w:val="0"/>
          <w:divBdr>
            <w:top w:val="none" w:sz="0" w:space="0" w:color="auto"/>
            <w:left w:val="none" w:sz="0" w:space="0" w:color="auto"/>
            <w:bottom w:val="none" w:sz="0" w:space="0" w:color="auto"/>
            <w:right w:val="none" w:sz="0" w:space="0" w:color="auto"/>
          </w:divBdr>
        </w:div>
        <w:div w:id="552544801">
          <w:marLeft w:val="480"/>
          <w:marRight w:val="0"/>
          <w:marTop w:val="0"/>
          <w:marBottom w:val="0"/>
          <w:divBdr>
            <w:top w:val="none" w:sz="0" w:space="0" w:color="auto"/>
            <w:left w:val="none" w:sz="0" w:space="0" w:color="auto"/>
            <w:bottom w:val="none" w:sz="0" w:space="0" w:color="auto"/>
            <w:right w:val="none" w:sz="0" w:space="0" w:color="auto"/>
          </w:divBdr>
        </w:div>
        <w:div w:id="555505199">
          <w:marLeft w:val="480"/>
          <w:marRight w:val="0"/>
          <w:marTop w:val="0"/>
          <w:marBottom w:val="0"/>
          <w:divBdr>
            <w:top w:val="none" w:sz="0" w:space="0" w:color="auto"/>
            <w:left w:val="none" w:sz="0" w:space="0" w:color="auto"/>
            <w:bottom w:val="none" w:sz="0" w:space="0" w:color="auto"/>
            <w:right w:val="none" w:sz="0" w:space="0" w:color="auto"/>
          </w:divBdr>
        </w:div>
        <w:div w:id="561213129">
          <w:marLeft w:val="480"/>
          <w:marRight w:val="0"/>
          <w:marTop w:val="0"/>
          <w:marBottom w:val="0"/>
          <w:divBdr>
            <w:top w:val="none" w:sz="0" w:space="0" w:color="auto"/>
            <w:left w:val="none" w:sz="0" w:space="0" w:color="auto"/>
            <w:bottom w:val="none" w:sz="0" w:space="0" w:color="auto"/>
            <w:right w:val="none" w:sz="0" w:space="0" w:color="auto"/>
          </w:divBdr>
        </w:div>
        <w:div w:id="583341273">
          <w:marLeft w:val="480"/>
          <w:marRight w:val="0"/>
          <w:marTop w:val="0"/>
          <w:marBottom w:val="0"/>
          <w:divBdr>
            <w:top w:val="none" w:sz="0" w:space="0" w:color="auto"/>
            <w:left w:val="none" w:sz="0" w:space="0" w:color="auto"/>
            <w:bottom w:val="none" w:sz="0" w:space="0" w:color="auto"/>
            <w:right w:val="none" w:sz="0" w:space="0" w:color="auto"/>
          </w:divBdr>
        </w:div>
        <w:div w:id="609320179">
          <w:marLeft w:val="480"/>
          <w:marRight w:val="0"/>
          <w:marTop w:val="0"/>
          <w:marBottom w:val="0"/>
          <w:divBdr>
            <w:top w:val="none" w:sz="0" w:space="0" w:color="auto"/>
            <w:left w:val="none" w:sz="0" w:space="0" w:color="auto"/>
            <w:bottom w:val="none" w:sz="0" w:space="0" w:color="auto"/>
            <w:right w:val="none" w:sz="0" w:space="0" w:color="auto"/>
          </w:divBdr>
        </w:div>
        <w:div w:id="641496337">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62412823">
          <w:marLeft w:val="480"/>
          <w:marRight w:val="0"/>
          <w:marTop w:val="0"/>
          <w:marBottom w:val="0"/>
          <w:divBdr>
            <w:top w:val="none" w:sz="0" w:space="0" w:color="auto"/>
            <w:left w:val="none" w:sz="0" w:space="0" w:color="auto"/>
            <w:bottom w:val="none" w:sz="0" w:space="0" w:color="auto"/>
            <w:right w:val="none" w:sz="0" w:space="0" w:color="auto"/>
          </w:divBdr>
        </w:div>
        <w:div w:id="847139445">
          <w:marLeft w:val="480"/>
          <w:marRight w:val="0"/>
          <w:marTop w:val="0"/>
          <w:marBottom w:val="0"/>
          <w:divBdr>
            <w:top w:val="none" w:sz="0" w:space="0" w:color="auto"/>
            <w:left w:val="none" w:sz="0" w:space="0" w:color="auto"/>
            <w:bottom w:val="none" w:sz="0" w:space="0" w:color="auto"/>
            <w:right w:val="none" w:sz="0" w:space="0" w:color="auto"/>
          </w:divBdr>
        </w:div>
        <w:div w:id="932593793">
          <w:marLeft w:val="480"/>
          <w:marRight w:val="0"/>
          <w:marTop w:val="0"/>
          <w:marBottom w:val="0"/>
          <w:divBdr>
            <w:top w:val="none" w:sz="0" w:space="0" w:color="auto"/>
            <w:left w:val="none" w:sz="0" w:space="0" w:color="auto"/>
            <w:bottom w:val="none" w:sz="0" w:space="0" w:color="auto"/>
            <w:right w:val="none" w:sz="0" w:space="0" w:color="auto"/>
          </w:divBdr>
        </w:div>
        <w:div w:id="1043288473">
          <w:marLeft w:val="480"/>
          <w:marRight w:val="0"/>
          <w:marTop w:val="0"/>
          <w:marBottom w:val="0"/>
          <w:divBdr>
            <w:top w:val="none" w:sz="0" w:space="0" w:color="auto"/>
            <w:left w:val="none" w:sz="0" w:space="0" w:color="auto"/>
            <w:bottom w:val="none" w:sz="0" w:space="0" w:color="auto"/>
            <w:right w:val="none" w:sz="0" w:space="0" w:color="auto"/>
          </w:divBdr>
        </w:div>
        <w:div w:id="1059590574">
          <w:marLeft w:val="480"/>
          <w:marRight w:val="0"/>
          <w:marTop w:val="0"/>
          <w:marBottom w:val="0"/>
          <w:divBdr>
            <w:top w:val="none" w:sz="0" w:space="0" w:color="auto"/>
            <w:left w:val="none" w:sz="0" w:space="0" w:color="auto"/>
            <w:bottom w:val="none" w:sz="0" w:space="0" w:color="auto"/>
            <w:right w:val="none" w:sz="0" w:space="0" w:color="auto"/>
          </w:divBdr>
        </w:div>
        <w:div w:id="1101292510">
          <w:marLeft w:val="480"/>
          <w:marRight w:val="0"/>
          <w:marTop w:val="0"/>
          <w:marBottom w:val="0"/>
          <w:divBdr>
            <w:top w:val="none" w:sz="0" w:space="0" w:color="auto"/>
            <w:left w:val="none" w:sz="0" w:space="0" w:color="auto"/>
            <w:bottom w:val="none" w:sz="0" w:space="0" w:color="auto"/>
            <w:right w:val="none" w:sz="0" w:space="0" w:color="auto"/>
          </w:divBdr>
        </w:div>
        <w:div w:id="1213688600">
          <w:marLeft w:val="480"/>
          <w:marRight w:val="0"/>
          <w:marTop w:val="0"/>
          <w:marBottom w:val="0"/>
          <w:divBdr>
            <w:top w:val="none" w:sz="0" w:space="0" w:color="auto"/>
            <w:left w:val="none" w:sz="0" w:space="0" w:color="auto"/>
            <w:bottom w:val="none" w:sz="0" w:space="0" w:color="auto"/>
            <w:right w:val="none" w:sz="0" w:space="0" w:color="auto"/>
          </w:divBdr>
        </w:div>
        <w:div w:id="1571579180">
          <w:marLeft w:val="480"/>
          <w:marRight w:val="0"/>
          <w:marTop w:val="0"/>
          <w:marBottom w:val="0"/>
          <w:divBdr>
            <w:top w:val="none" w:sz="0" w:space="0" w:color="auto"/>
            <w:left w:val="none" w:sz="0" w:space="0" w:color="auto"/>
            <w:bottom w:val="none" w:sz="0" w:space="0" w:color="auto"/>
            <w:right w:val="none" w:sz="0" w:space="0" w:color="auto"/>
          </w:divBdr>
        </w:div>
        <w:div w:id="1708993046">
          <w:marLeft w:val="480"/>
          <w:marRight w:val="0"/>
          <w:marTop w:val="0"/>
          <w:marBottom w:val="0"/>
          <w:divBdr>
            <w:top w:val="none" w:sz="0" w:space="0" w:color="auto"/>
            <w:left w:val="none" w:sz="0" w:space="0" w:color="auto"/>
            <w:bottom w:val="none" w:sz="0" w:space="0" w:color="auto"/>
            <w:right w:val="none" w:sz="0" w:space="0" w:color="auto"/>
          </w:divBdr>
        </w:div>
        <w:div w:id="1744524194">
          <w:marLeft w:val="480"/>
          <w:marRight w:val="0"/>
          <w:marTop w:val="0"/>
          <w:marBottom w:val="0"/>
          <w:divBdr>
            <w:top w:val="none" w:sz="0" w:space="0" w:color="auto"/>
            <w:left w:val="none" w:sz="0" w:space="0" w:color="auto"/>
            <w:bottom w:val="none" w:sz="0" w:space="0" w:color="auto"/>
            <w:right w:val="none" w:sz="0" w:space="0" w:color="auto"/>
          </w:divBdr>
        </w:div>
        <w:div w:id="1815685241">
          <w:marLeft w:val="480"/>
          <w:marRight w:val="0"/>
          <w:marTop w:val="0"/>
          <w:marBottom w:val="0"/>
          <w:divBdr>
            <w:top w:val="none" w:sz="0" w:space="0" w:color="auto"/>
            <w:left w:val="none" w:sz="0" w:space="0" w:color="auto"/>
            <w:bottom w:val="none" w:sz="0" w:space="0" w:color="auto"/>
            <w:right w:val="none" w:sz="0" w:space="0" w:color="auto"/>
          </w:divBdr>
        </w:div>
        <w:div w:id="1862083677">
          <w:marLeft w:val="480"/>
          <w:marRight w:val="0"/>
          <w:marTop w:val="0"/>
          <w:marBottom w:val="0"/>
          <w:divBdr>
            <w:top w:val="none" w:sz="0" w:space="0" w:color="auto"/>
            <w:left w:val="none" w:sz="0" w:space="0" w:color="auto"/>
            <w:bottom w:val="none" w:sz="0" w:space="0" w:color="auto"/>
            <w:right w:val="none" w:sz="0" w:space="0" w:color="auto"/>
          </w:divBdr>
        </w:div>
        <w:div w:id="1965577250">
          <w:marLeft w:val="480"/>
          <w:marRight w:val="0"/>
          <w:marTop w:val="0"/>
          <w:marBottom w:val="0"/>
          <w:divBdr>
            <w:top w:val="none" w:sz="0" w:space="0" w:color="auto"/>
            <w:left w:val="none" w:sz="0" w:space="0" w:color="auto"/>
            <w:bottom w:val="none" w:sz="0" w:space="0" w:color="auto"/>
            <w:right w:val="none" w:sz="0" w:space="0" w:color="auto"/>
          </w:divBdr>
        </w:div>
        <w:div w:id="2058770990">
          <w:marLeft w:val="480"/>
          <w:marRight w:val="0"/>
          <w:marTop w:val="0"/>
          <w:marBottom w:val="0"/>
          <w:divBdr>
            <w:top w:val="none" w:sz="0" w:space="0" w:color="auto"/>
            <w:left w:val="none" w:sz="0" w:space="0" w:color="auto"/>
            <w:bottom w:val="none" w:sz="0" w:space="0" w:color="auto"/>
            <w:right w:val="none" w:sz="0" w:space="0" w:color="auto"/>
          </w:divBdr>
        </w:div>
        <w:div w:id="2138528340">
          <w:marLeft w:val="480"/>
          <w:marRight w:val="0"/>
          <w:marTop w:val="0"/>
          <w:marBottom w:val="0"/>
          <w:divBdr>
            <w:top w:val="none" w:sz="0" w:space="0" w:color="auto"/>
            <w:left w:val="none" w:sz="0" w:space="0" w:color="auto"/>
            <w:bottom w:val="none" w:sz="0" w:space="0" w:color="auto"/>
            <w:right w:val="none" w:sz="0" w:space="0" w:color="auto"/>
          </w:divBdr>
        </w:div>
        <w:div w:id="2139490776">
          <w:marLeft w:val="480"/>
          <w:marRight w:val="0"/>
          <w:marTop w:val="0"/>
          <w:marBottom w:val="0"/>
          <w:divBdr>
            <w:top w:val="none" w:sz="0" w:space="0" w:color="auto"/>
            <w:left w:val="none" w:sz="0" w:space="0" w:color="auto"/>
            <w:bottom w:val="none" w:sz="0" w:space="0" w:color="auto"/>
            <w:right w:val="none" w:sz="0" w:space="0" w:color="auto"/>
          </w:divBdr>
        </w:div>
      </w:divsChild>
    </w:div>
    <w:div w:id="652559951">
      <w:bodyDiv w:val="1"/>
      <w:marLeft w:val="0"/>
      <w:marRight w:val="0"/>
      <w:marTop w:val="0"/>
      <w:marBottom w:val="0"/>
      <w:divBdr>
        <w:top w:val="none" w:sz="0" w:space="0" w:color="auto"/>
        <w:left w:val="none" w:sz="0" w:space="0" w:color="auto"/>
        <w:bottom w:val="none" w:sz="0" w:space="0" w:color="auto"/>
        <w:right w:val="none" w:sz="0" w:space="0" w:color="auto"/>
      </w:divBdr>
    </w:div>
    <w:div w:id="655886526">
      <w:bodyDiv w:val="1"/>
      <w:marLeft w:val="0"/>
      <w:marRight w:val="0"/>
      <w:marTop w:val="0"/>
      <w:marBottom w:val="0"/>
      <w:divBdr>
        <w:top w:val="none" w:sz="0" w:space="0" w:color="auto"/>
        <w:left w:val="none" w:sz="0" w:space="0" w:color="auto"/>
        <w:bottom w:val="none" w:sz="0" w:space="0" w:color="auto"/>
        <w:right w:val="none" w:sz="0" w:space="0" w:color="auto"/>
      </w:divBdr>
    </w:div>
    <w:div w:id="657657612">
      <w:bodyDiv w:val="1"/>
      <w:marLeft w:val="0"/>
      <w:marRight w:val="0"/>
      <w:marTop w:val="0"/>
      <w:marBottom w:val="0"/>
      <w:divBdr>
        <w:top w:val="none" w:sz="0" w:space="0" w:color="auto"/>
        <w:left w:val="none" w:sz="0" w:space="0" w:color="auto"/>
        <w:bottom w:val="none" w:sz="0" w:space="0" w:color="auto"/>
        <w:right w:val="none" w:sz="0" w:space="0" w:color="auto"/>
      </w:divBdr>
    </w:div>
    <w:div w:id="663699604">
      <w:bodyDiv w:val="1"/>
      <w:marLeft w:val="0"/>
      <w:marRight w:val="0"/>
      <w:marTop w:val="0"/>
      <w:marBottom w:val="0"/>
      <w:divBdr>
        <w:top w:val="none" w:sz="0" w:space="0" w:color="auto"/>
        <w:left w:val="none" w:sz="0" w:space="0" w:color="auto"/>
        <w:bottom w:val="none" w:sz="0" w:space="0" w:color="auto"/>
        <w:right w:val="none" w:sz="0" w:space="0" w:color="auto"/>
      </w:divBdr>
      <w:divsChild>
        <w:div w:id="131870774">
          <w:marLeft w:val="480"/>
          <w:marRight w:val="0"/>
          <w:marTop w:val="0"/>
          <w:marBottom w:val="0"/>
          <w:divBdr>
            <w:top w:val="none" w:sz="0" w:space="0" w:color="auto"/>
            <w:left w:val="none" w:sz="0" w:space="0" w:color="auto"/>
            <w:bottom w:val="none" w:sz="0" w:space="0" w:color="auto"/>
            <w:right w:val="none" w:sz="0" w:space="0" w:color="auto"/>
          </w:divBdr>
        </w:div>
        <w:div w:id="426467057">
          <w:marLeft w:val="480"/>
          <w:marRight w:val="0"/>
          <w:marTop w:val="0"/>
          <w:marBottom w:val="0"/>
          <w:divBdr>
            <w:top w:val="none" w:sz="0" w:space="0" w:color="auto"/>
            <w:left w:val="none" w:sz="0" w:space="0" w:color="auto"/>
            <w:bottom w:val="none" w:sz="0" w:space="0" w:color="auto"/>
            <w:right w:val="none" w:sz="0" w:space="0" w:color="auto"/>
          </w:divBdr>
        </w:div>
        <w:div w:id="437797037">
          <w:marLeft w:val="480"/>
          <w:marRight w:val="0"/>
          <w:marTop w:val="0"/>
          <w:marBottom w:val="0"/>
          <w:divBdr>
            <w:top w:val="none" w:sz="0" w:space="0" w:color="auto"/>
            <w:left w:val="none" w:sz="0" w:space="0" w:color="auto"/>
            <w:bottom w:val="none" w:sz="0" w:space="0" w:color="auto"/>
            <w:right w:val="none" w:sz="0" w:space="0" w:color="auto"/>
          </w:divBdr>
        </w:div>
        <w:div w:id="785658938">
          <w:marLeft w:val="480"/>
          <w:marRight w:val="0"/>
          <w:marTop w:val="0"/>
          <w:marBottom w:val="0"/>
          <w:divBdr>
            <w:top w:val="none" w:sz="0" w:space="0" w:color="auto"/>
            <w:left w:val="none" w:sz="0" w:space="0" w:color="auto"/>
            <w:bottom w:val="none" w:sz="0" w:space="0" w:color="auto"/>
            <w:right w:val="none" w:sz="0" w:space="0" w:color="auto"/>
          </w:divBdr>
        </w:div>
        <w:div w:id="785850209">
          <w:marLeft w:val="480"/>
          <w:marRight w:val="0"/>
          <w:marTop w:val="0"/>
          <w:marBottom w:val="0"/>
          <w:divBdr>
            <w:top w:val="none" w:sz="0" w:space="0" w:color="auto"/>
            <w:left w:val="none" w:sz="0" w:space="0" w:color="auto"/>
            <w:bottom w:val="none" w:sz="0" w:space="0" w:color="auto"/>
            <w:right w:val="none" w:sz="0" w:space="0" w:color="auto"/>
          </w:divBdr>
        </w:div>
        <w:div w:id="804545417">
          <w:marLeft w:val="480"/>
          <w:marRight w:val="0"/>
          <w:marTop w:val="0"/>
          <w:marBottom w:val="0"/>
          <w:divBdr>
            <w:top w:val="none" w:sz="0" w:space="0" w:color="auto"/>
            <w:left w:val="none" w:sz="0" w:space="0" w:color="auto"/>
            <w:bottom w:val="none" w:sz="0" w:space="0" w:color="auto"/>
            <w:right w:val="none" w:sz="0" w:space="0" w:color="auto"/>
          </w:divBdr>
        </w:div>
        <w:div w:id="833911776">
          <w:marLeft w:val="480"/>
          <w:marRight w:val="0"/>
          <w:marTop w:val="0"/>
          <w:marBottom w:val="0"/>
          <w:divBdr>
            <w:top w:val="none" w:sz="0" w:space="0" w:color="auto"/>
            <w:left w:val="none" w:sz="0" w:space="0" w:color="auto"/>
            <w:bottom w:val="none" w:sz="0" w:space="0" w:color="auto"/>
            <w:right w:val="none" w:sz="0" w:space="0" w:color="auto"/>
          </w:divBdr>
        </w:div>
        <w:div w:id="1115514033">
          <w:marLeft w:val="480"/>
          <w:marRight w:val="0"/>
          <w:marTop w:val="0"/>
          <w:marBottom w:val="0"/>
          <w:divBdr>
            <w:top w:val="none" w:sz="0" w:space="0" w:color="auto"/>
            <w:left w:val="none" w:sz="0" w:space="0" w:color="auto"/>
            <w:bottom w:val="none" w:sz="0" w:space="0" w:color="auto"/>
            <w:right w:val="none" w:sz="0" w:space="0" w:color="auto"/>
          </w:divBdr>
        </w:div>
        <w:div w:id="1133904264">
          <w:marLeft w:val="480"/>
          <w:marRight w:val="0"/>
          <w:marTop w:val="0"/>
          <w:marBottom w:val="0"/>
          <w:divBdr>
            <w:top w:val="none" w:sz="0" w:space="0" w:color="auto"/>
            <w:left w:val="none" w:sz="0" w:space="0" w:color="auto"/>
            <w:bottom w:val="none" w:sz="0" w:space="0" w:color="auto"/>
            <w:right w:val="none" w:sz="0" w:space="0" w:color="auto"/>
          </w:divBdr>
        </w:div>
        <w:div w:id="1140994990">
          <w:marLeft w:val="480"/>
          <w:marRight w:val="0"/>
          <w:marTop w:val="0"/>
          <w:marBottom w:val="0"/>
          <w:divBdr>
            <w:top w:val="none" w:sz="0" w:space="0" w:color="auto"/>
            <w:left w:val="none" w:sz="0" w:space="0" w:color="auto"/>
            <w:bottom w:val="none" w:sz="0" w:space="0" w:color="auto"/>
            <w:right w:val="none" w:sz="0" w:space="0" w:color="auto"/>
          </w:divBdr>
        </w:div>
        <w:div w:id="1169951801">
          <w:marLeft w:val="480"/>
          <w:marRight w:val="0"/>
          <w:marTop w:val="0"/>
          <w:marBottom w:val="0"/>
          <w:divBdr>
            <w:top w:val="none" w:sz="0" w:space="0" w:color="auto"/>
            <w:left w:val="none" w:sz="0" w:space="0" w:color="auto"/>
            <w:bottom w:val="none" w:sz="0" w:space="0" w:color="auto"/>
            <w:right w:val="none" w:sz="0" w:space="0" w:color="auto"/>
          </w:divBdr>
        </w:div>
        <w:div w:id="1223834473">
          <w:marLeft w:val="480"/>
          <w:marRight w:val="0"/>
          <w:marTop w:val="0"/>
          <w:marBottom w:val="0"/>
          <w:divBdr>
            <w:top w:val="none" w:sz="0" w:space="0" w:color="auto"/>
            <w:left w:val="none" w:sz="0" w:space="0" w:color="auto"/>
            <w:bottom w:val="none" w:sz="0" w:space="0" w:color="auto"/>
            <w:right w:val="none" w:sz="0" w:space="0" w:color="auto"/>
          </w:divBdr>
        </w:div>
        <w:div w:id="1397776575">
          <w:marLeft w:val="480"/>
          <w:marRight w:val="0"/>
          <w:marTop w:val="0"/>
          <w:marBottom w:val="0"/>
          <w:divBdr>
            <w:top w:val="none" w:sz="0" w:space="0" w:color="auto"/>
            <w:left w:val="none" w:sz="0" w:space="0" w:color="auto"/>
            <w:bottom w:val="none" w:sz="0" w:space="0" w:color="auto"/>
            <w:right w:val="none" w:sz="0" w:space="0" w:color="auto"/>
          </w:divBdr>
        </w:div>
        <w:div w:id="1503547068">
          <w:marLeft w:val="480"/>
          <w:marRight w:val="0"/>
          <w:marTop w:val="0"/>
          <w:marBottom w:val="0"/>
          <w:divBdr>
            <w:top w:val="none" w:sz="0" w:space="0" w:color="auto"/>
            <w:left w:val="none" w:sz="0" w:space="0" w:color="auto"/>
            <w:bottom w:val="none" w:sz="0" w:space="0" w:color="auto"/>
            <w:right w:val="none" w:sz="0" w:space="0" w:color="auto"/>
          </w:divBdr>
        </w:div>
        <w:div w:id="1583949752">
          <w:marLeft w:val="480"/>
          <w:marRight w:val="0"/>
          <w:marTop w:val="0"/>
          <w:marBottom w:val="0"/>
          <w:divBdr>
            <w:top w:val="none" w:sz="0" w:space="0" w:color="auto"/>
            <w:left w:val="none" w:sz="0" w:space="0" w:color="auto"/>
            <w:bottom w:val="none" w:sz="0" w:space="0" w:color="auto"/>
            <w:right w:val="none" w:sz="0" w:space="0" w:color="auto"/>
          </w:divBdr>
        </w:div>
        <w:div w:id="1617567571">
          <w:marLeft w:val="480"/>
          <w:marRight w:val="0"/>
          <w:marTop w:val="0"/>
          <w:marBottom w:val="0"/>
          <w:divBdr>
            <w:top w:val="none" w:sz="0" w:space="0" w:color="auto"/>
            <w:left w:val="none" w:sz="0" w:space="0" w:color="auto"/>
            <w:bottom w:val="none" w:sz="0" w:space="0" w:color="auto"/>
            <w:right w:val="none" w:sz="0" w:space="0" w:color="auto"/>
          </w:divBdr>
        </w:div>
        <w:div w:id="1702433646">
          <w:marLeft w:val="480"/>
          <w:marRight w:val="0"/>
          <w:marTop w:val="0"/>
          <w:marBottom w:val="0"/>
          <w:divBdr>
            <w:top w:val="none" w:sz="0" w:space="0" w:color="auto"/>
            <w:left w:val="none" w:sz="0" w:space="0" w:color="auto"/>
            <w:bottom w:val="none" w:sz="0" w:space="0" w:color="auto"/>
            <w:right w:val="none" w:sz="0" w:space="0" w:color="auto"/>
          </w:divBdr>
        </w:div>
        <w:div w:id="1740588353">
          <w:marLeft w:val="480"/>
          <w:marRight w:val="0"/>
          <w:marTop w:val="0"/>
          <w:marBottom w:val="0"/>
          <w:divBdr>
            <w:top w:val="none" w:sz="0" w:space="0" w:color="auto"/>
            <w:left w:val="none" w:sz="0" w:space="0" w:color="auto"/>
            <w:bottom w:val="none" w:sz="0" w:space="0" w:color="auto"/>
            <w:right w:val="none" w:sz="0" w:space="0" w:color="auto"/>
          </w:divBdr>
        </w:div>
        <w:div w:id="1834028376">
          <w:marLeft w:val="480"/>
          <w:marRight w:val="0"/>
          <w:marTop w:val="0"/>
          <w:marBottom w:val="0"/>
          <w:divBdr>
            <w:top w:val="none" w:sz="0" w:space="0" w:color="auto"/>
            <w:left w:val="none" w:sz="0" w:space="0" w:color="auto"/>
            <w:bottom w:val="none" w:sz="0" w:space="0" w:color="auto"/>
            <w:right w:val="none" w:sz="0" w:space="0" w:color="auto"/>
          </w:divBdr>
        </w:div>
        <w:div w:id="1906184336">
          <w:marLeft w:val="480"/>
          <w:marRight w:val="0"/>
          <w:marTop w:val="0"/>
          <w:marBottom w:val="0"/>
          <w:divBdr>
            <w:top w:val="none" w:sz="0" w:space="0" w:color="auto"/>
            <w:left w:val="none" w:sz="0" w:space="0" w:color="auto"/>
            <w:bottom w:val="none" w:sz="0" w:space="0" w:color="auto"/>
            <w:right w:val="none" w:sz="0" w:space="0" w:color="auto"/>
          </w:divBdr>
        </w:div>
        <w:div w:id="1920552135">
          <w:marLeft w:val="480"/>
          <w:marRight w:val="0"/>
          <w:marTop w:val="0"/>
          <w:marBottom w:val="0"/>
          <w:divBdr>
            <w:top w:val="none" w:sz="0" w:space="0" w:color="auto"/>
            <w:left w:val="none" w:sz="0" w:space="0" w:color="auto"/>
            <w:bottom w:val="none" w:sz="0" w:space="0" w:color="auto"/>
            <w:right w:val="none" w:sz="0" w:space="0" w:color="auto"/>
          </w:divBdr>
        </w:div>
        <w:div w:id="2025740820">
          <w:marLeft w:val="480"/>
          <w:marRight w:val="0"/>
          <w:marTop w:val="0"/>
          <w:marBottom w:val="0"/>
          <w:divBdr>
            <w:top w:val="none" w:sz="0" w:space="0" w:color="auto"/>
            <w:left w:val="none" w:sz="0" w:space="0" w:color="auto"/>
            <w:bottom w:val="none" w:sz="0" w:space="0" w:color="auto"/>
            <w:right w:val="none" w:sz="0" w:space="0" w:color="auto"/>
          </w:divBdr>
        </w:div>
        <w:div w:id="2120638322">
          <w:marLeft w:val="480"/>
          <w:marRight w:val="0"/>
          <w:marTop w:val="0"/>
          <w:marBottom w:val="0"/>
          <w:divBdr>
            <w:top w:val="none" w:sz="0" w:space="0" w:color="auto"/>
            <w:left w:val="none" w:sz="0" w:space="0" w:color="auto"/>
            <w:bottom w:val="none" w:sz="0" w:space="0" w:color="auto"/>
            <w:right w:val="none" w:sz="0" w:space="0" w:color="auto"/>
          </w:divBdr>
        </w:div>
      </w:divsChild>
    </w:div>
    <w:div w:id="666370763">
      <w:bodyDiv w:val="1"/>
      <w:marLeft w:val="0"/>
      <w:marRight w:val="0"/>
      <w:marTop w:val="0"/>
      <w:marBottom w:val="0"/>
      <w:divBdr>
        <w:top w:val="none" w:sz="0" w:space="0" w:color="auto"/>
        <w:left w:val="none" w:sz="0" w:space="0" w:color="auto"/>
        <w:bottom w:val="none" w:sz="0" w:space="0" w:color="auto"/>
        <w:right w:val="none" w:sz="0" w:space="0" w:color="auto"/>
      </w:divBdr>
    </w:div>
    <w:div w:id="673801282">
      <w:bodyDiv w:val="1"/>
      <w:marLeft w:val="0"/>
      <w:marRight w:val="0"/>
      <w:marTop w:val="0"/>
      <w:marBottom w:val="0"/>
      <w:divBdr>
        <w:top w:val="none" w:sz="0" w:space="0" w:color="auto"/>
        <w:left w:val="none" w:sz="0" w:space="0" w:color="auto"/>
        <w:bottom w:val="none" w:sz="0" w:space="0" w:color="auto"/>
        <w:right w:val="none" w:sz="0" w:space="0" w:color="auto"/>
      </w:divBdr>
    </w:div>
    <w:div w:id="675771454">
      <w:bodyDiv w:val="1"/>
      <w:marLeft w:val="0"/>
      <w:marRight w:val="0"/>
      <w:marTop w:val="0"/>
      <w:marBottom w:val="0"/>
      <w:divBdr>
        <w:top w:val="none" w:sz="0" w:space="0" w:color="auto"/>
        <w:left w:val="none" w:sz="0" w:space="0" w:color="auto"/>
        <w:bottom w:val="none" w:sz="0" w:space="0" w:color="auto"/>
        <w:right w:val="none" w:sz="0" w:space="0" w:color="auto"/>
      </w:divBdr>
    </w:div>
    <w:div w:id="679163031">
      <w:bodyDiv w:val="1"/>
      <w:marLeft w:val="0"/>
      <w:marRight w:val="0"/>
      <w:marTop w:val="0"/>
      <w:marBottom w:val="0"/>
      <w:divBdr>
        <w:top w:val="none" w:sz="0" w:space="0" w:color="auto"/>
        <w:left w:val="none" w:sz="0" w:space="0" w:color="auto"/>
        <w:bottom w:val="none" w:sz="0" w:space="0" w:color="auto"/>
        <w:right w:val="none" w:sz="0" w:space="0" w:color="auto"/>
      </w:divBdr>
      <w:divsChild>
        <w:div w:id="61371076">
          <w:marLeft w:val="480"/>
          <w:marRight w:val="0"/>
          <w:marTop w:val="0"/>
          <w:marBottom w:val="0"/>
          <w:divBdr>
            <w:top w:val="none" w:sz="0" w:space="0" w:color="auto"/>
            <w:left w:val="none" w:sz="0" w:space="0" w:color="auto"/>
            <w:bottom w:val="none" w:sz="0" w:space="0" w:color="auto"/>
            <w:right w:val="none" w:sz="0" w:space="0" w:color="auto"/>
          </w:divBdr>
        </w:div>
        <w:div w:id="183709383">
          <w:marLeft w:val="480"/>
          <w:marRight w:val="0"/>
          <w:marTop w:val="0"/>
          <w:marBottom w:val="0"/>
          <w:divBdr>
            <w:top w:val="none" w:sz="0" w:space="0" w:color="auto"/>
            <w:left w:val="none" w:sz="0" w:space="0" w:color="auto"/>
            <w:bottom w:val="none" w:sz="0" w:space="0" w:color="auto"/>
            <w:right w:val="none" w:sz="0" w:space="0" w:color="auto"/>
          </w:divBdr>
        </w:div>
        <w:div w:id="581985226">
          <w:marLeft w:val="480"/>
          <w:marRight w:val="0"/>
          <w:marTop w:val="0"/>
          <w:marBottom w:val="0"/>
          <w:divBdr>
            <w:top w:val="none" w:sz="0" w:space="0" w:color="auto"/>
            <w:left w:val="none" w:sz="0" w:space="0" w:color="auto"/>
            <w:bottom w:val="none" w:sz="0" w:space="0" w:color="auto"/>
            <w:right w:val="none" w:sz="0" w:space="0" w:color="auto"/>
          </w:divBdr>
        </w:div>
        <w:div w:id="797646175">
          <w:marLeft w:val="480"/>
          <w:marRight w:val="0"/>
          <w:marTop w:val="0"/>
          <w:marBottom w:val="0"/>
          <w:divBdr>
            <w:top w:val="none" w:sz="0" w:space="0" w:color="auto"/>
            <w:left w:val="none" w:sz="0" w:space="0" w:color="auto"/>
            <w:bottom w:val="none" w:sz="0" w:space="0" w:color="auto"/>
            <w:right w:val="none" w:sz="0" w:space="0" w:color="auto"/>
          </w:divBdr>
        </w:div>
        <w:div w:id="863322271">
          <w:marLeft w:val="480"/>
          <w:marRight w:val="0"/>
          <w:marTop w:val="0"/>
          <w:marBottom w:val="0"/>
          <w:divBdr>
            <w:top w:val="none" w:sz="0" w:space="0" w:color="auto"/>
            <w:left w:val="none" w:sz="0" w:space="0" w:color="auto"/>
            <w:bottom w:val="none" w:sz="0" w:space="0" w:color="auto"/>
            <w:right w:val="none" w:sz="0" w:space="0" w:color="auto"/>
          </w:divBdr>
        </w:div>
        <w:div w:id="1425954728">
          <w:marLeft w:val="480"/>
          <w:marRight w:val="0"/>
          <w:marTop w:val="0"/>
          <w:marBottom w:val="0"/>
          <w:divBdr>
            <w:top w:val="none" w:sz="0" w:space="0" w:color="auto"/>
            <w:left w:val="none" w:sz="0" w:space="0" w:color="auto"/>
            <w:bottom w:val="none" w:sz="0" w:space="0" w:color="auto"/>
            <w:right w:val="none" w:sz="0" w:space="0" w:color="auto"/>
          </w:divBdr>
        </w:div>
        <w:div w:id="1530602885">
          <w:marLeft w:val="480"/>
          <w:marRight w:val="0"/>
          <w:marTop w:val="0"/>
          <w:marBottom w:val="0"/>
          <w:divBdr>
            <w:top w:val="none" w:sz="0" w:space="0" w:color="auto"/>
            <w:left w:val="none" w:sz="0" w:space="0" w:color="auto"/>
            <w:bottom w:val="none" w:sz="0" w:space="0" w:color="auto"/>
            <w:right w:val="none" w:sz="0" w:space="0" w:color="auto"/>
          </w:divBdr>
        </w:div>
        <w:div w:id="1535998074">
          <w:marLeft w:val="480"/>
          <w:marRight w:val="0"/>
          <w:marTop w:val="0"/>
          <w:marBottom w:val="0"/>
          <w:divBdr>
            <w:top w:val="none" w:sz="0" w:space="0" w:color="auto"/>
            <w:left w:val="none" w:sz="0" w:space="0" w:color="auto"/>
            <w:bottom w:val="none" w:sz="0" w:space="0" w:color="auto"/>
            <w:right w:val="none" w:sz="0" w:space="0" w:color="auto"/>
          </w:divBdr>
        </w:div>
        <w:div w:id="1720787161">
          <w:marLeft w:val="480"/>
          <w:marRight w:val="0"/>
          <w:marTop w:val="0"/>
          <w:marBottom w:val="0"/>
          <w:divBdr>
            <w:top w:val="none" w:sz="0" w:space="0" w:color="auto"/>
            <w:left w:val="none" w:sz="0" w:space="0" w:color="auto"/>
            <w:bottom w:val="none" w:sz="0" w:space="0" w:color="auto"/>
            <w:right w:val="none" w:sz="0" w:space="0" w:color="auto"/>
          </w:divBdr>
        </w:div>
        <w:div w:id="2099256016">
          <w:marLeft w:val="480"/>
          <w:marRight w:val="0"/>
          <w:marTop w:val="0"/>
          <w:marBottom w:val="0"/>
          <w:divBdr>
            <w:top w:val="none" w:sz="0" w:space="0" w:color="auto"/>
            <w:left w:val="none" w:sz="0" w:space="0" w:color="auto"/>
            <w:bottom w:val="none" w:sz="0" w:space="0" w:color="auto"/>
            <w:right w:val="none" w:sz="0" w:space="0" w:color="auto"/>
          </w:divBdr>
        </w:div>
      </w:divsChild>
    </w:div>
    <w:div w:id="681201353">
      <w:bodyDiv w:val="1"/>
      <w:marLeft w:val="0"/>
      <w:marRight w:val="0"/>
      <w:marTop w:val="0"/>
      <w:marBottom w:val="0"/>
      <w:divBdr>
        <w:top w:val="none" w:sz="0" w:space="0" w:color="auto"/>
        <w:left w:val="none" w:sz="0" w:space="0" w:color="auto"/>
        <w:bottom w:val="none" w:sz="0" w:space="0" w:color="auto"/>
        <w:right w:val="none" w:sz="0" w:space="0" w:color="auto"/>
      </w:divBdr>
    </w:div>
    <w:div w:id="685710292">
      <w:bodyDiv w:val="1"/>
      <w:marLeft w:val="0"/>
      <w:marRight w:val="0"/>
      <w:marTop w:val="0"/>
      <w:marBottom w:val="0"/>
      <w:divBdr>
        <w:top w:val="none" w:sz="0" w:space="0" w:color="auto"/>
        <w:left w:val="none" w:sz="0" w:space="0" w:color="auto"/>
        <w:bottom w:val="none" w:sz="0" w:space="0" w:color="auto"/>
        <w:right w:val="none" w:sz="0" w:space="0" w:color="auto"/>
      </w:divBdr>
    </w:div>
    <w:div w:id="688603053">
      <w:bodyDiv w:val="1"/>
      <w:marLeft w:val="0"/>
      <w:marRight w:val="0"/>
      <w:marTop w:val="0"/>
      <w:marBottom w:val="0"/>
      <w:divBdr>
        <w:top w:val="none" w:sz="0" w:space="0" w:color="auto"/>
        <w:left w:val="none" w:sz="0" w:space="0" w:color="auto"/>
        <w:bottom w:val="none" w:sz="0" w:space="0" w:color="auto"/>
        <w:right w:val="none" w:sz="0" w:space="0" w:color="auto"/>
      </w:divBdr>
      <w:divsChild>
        <w:div w:id="349990179">
          <w:marLeft w:val="480"/>
          <w:marRight w:val="0"/>
          <w:marTop w:val="0"/>
          <w:marBottom w:val="0"/>
          <w:divBdr>
            <w:top w:val="none" w:sz="0" w:space="0" w:color="auto"/>
            <w:left w:val="none" w:sz="0" w:space="0" w:color="auto"/>
            <w:bottom w:val="none" w:sz="0" w:space="0" w:color="auto"/>
            <w:right w:val="none" w:sz="0" w:space="0" w:color="auto"/>
          </w:divBdr>
        </w:div>
        <w:div w:id="958413850">
          <w:marLeft w:val="480"/>
          <w:marRight w:val="0"/>
          <w:marTop w:val="0"/>
          <w:marBottom w:val="0"/>
          <w:divBdr>
            <w:top w:val="none" w:sz="0" w:space="0" w:color="auto"/>
            <w:left w:val="none" w:sz="0" w:space="0" w:color="auto"/>
            <w:bottom w:val="none" w:sz="0" w:space="0" w:color="auto"/>
            <w:right w:val="none" w:sz="0" w:space="0" w:color="auto"/>
          </w:divBdr>
        </w:div>
        <w:div w:id="1138495714">
          <w:marLeft w:val="480"/>
          <w:marRight w:val="0"/>
          <w:marTop w:val="0"/>
          <w:marBottom w:val="0"/>
          <w:divBdr>
            <w:top w:val="none" w:sz="0" w:space="0" w:color="auto"/>
            <w:left w:val="none" w:sz="0" w:space="0" w:color="auto"/>
            <w:bottom w:val="none" w:sz="0" w:space="0" w:color="auto"/>
            <w:right w:val="none" w:sz="0" w:space="0" w:color="auto"/>
          </w:divBdr>
        </w:div>
        <w:div w:id="1948806563">
          <w:marLeft w:val="480"/>
          <w:marRight w:val="0"/>
          <w:marTop w:val="0"/>
          <w:marBottom w:val="0"/>
          <w:divBdr>
            <w:top w:val="none" w:sz="0" w:space="0" w:color="auto"/>
            <w:left w:val="none" w:sz="0" w:space="0" w:color="auto"/>
            <w:bottom w:val="none" w:sz="0" w:space="0" w:color="auto"/>
            <w:right w:val="none" w:sz="0" w:space="0" w:color="auto"/>
          </w:divBdr>
        </w:div>
        <w:div w:id="2123725373">
          <w:marLeft w:val="480"/>
          <w:marRight w:val="0"/>
          <w:marTop w:val="0"/>
          <w:marBottom w:val="0"/>
          <w:divBdr>
            <w:top w:val="none" w:sz="0" w:space="0" w:color="auto"/>
            <w:left w:val="none" w:sz="0" w:space="0" w:color="auto"/>
            <w:bottom w:val="none" w:sz="0" w:space="0" w:color="auto"/>
            <w:right w:val="none" w:sz="0" w:space="0" w:color="auto"/>
          </w:divBdr>
        </w:div>
      </w:divsChild>
    </w:div>
    <w:div w:id="688720667">
      <w:bodyDiv w:val="1"/>
      <w:marLeft w:val="0"/>
      <w:marRight w:val="0"/>
      <w:marTop w:val="0"/>
      <w:marBottom w:val="0"/>
      <w:divBdr>
        <w:top w:val="none" w:sz="0" w:space="0" w:color="auto"/>
        <w:left w:val="none" w:sz="0" w:space="0" w:color="auto"/>
        <w:bottom w:val="none" w:sz="0" w:space="0" w:color="auto"/>
        <w:right w:val="none" w:sz="0" w:space="0" w:color="auto"/>
      </w:divBdr>
    </w:div>
    <w:div w:id="691494004">
      <w:bodyDiv w:val="1"/>
      <w:marLeft w:val="0"/>
      <w:marRight w:val="0"/>
      <w:marTop w:val="0"/>
      <w:marBottom w:val="0"/>
      <w:divBdr>
        <w:top w:val="none" w:sz="0" w:space="0" w:color="auto"/>
        <w:left w:val="none" w:sz="0" w:space="0" w:color="auto"/>
        <w:bottom w:val="none" w:sz="0" w:space="0" w:color="auto"/>
        <w:right w:val="none" w:sz="0" w:space="0" w:color="auto"/>
      </w:divBdr>
    </w:div>
    <w:div w:id="691759823">
      <w:bodyDiv w:val="1"/>
      <w:marLeft w:val="0"/>
      <w:marRight w:val="0"/>
      <w:marTop w:val="0"/>
      <w:marBottom w:val="0"/>
      <w:divBdr>
        <w:top w:val="none" w:sz="0" w:space="0" w:color="auto"/>
        <w:left w:val="none" w:sz="0" w:space="0" w:color="auto"/>
        <w:bottom w:val="none" w:sz="0" w:space="0" w:color="auto"/>
        <w:right w:val="none" w:sz="0" w:space="0" w:color="auto"/>
      </w:divBdr>
    </w:div>
    <w:div w:id="693464469">
      <w:bodyDiv w:val="1"/>
      <w:marLeft w:val="0"/>
      <w:marRight w:val="0"/>
      <w:marTop w:val="0"/>
      <w:marBottom w:val="0"/>
      <w:divBdr>
        <w:top w:val="none" w:sz="0" w:space="0" w:color="auto"/>
        <w:left w:val="none" w:sz="0" w:space="0" w:color="auto"/>
        <w:bottom w:val="none" w:sz="0" w:space="0" w:color="auto"/>
        <w:right w:val="none" w:sz="0" w:space="0" w:color="auto"/>
      </w:divBdr>
    </w:div>
    <w:div w:id="695081024">
      <w:bodyDiv w:val="1"/>
      <w:marLeft w:val="0"/>
      <w:marRight w:val="0"/>
      <w:marTop w:val="0"/>
      <w:marBottom w:val="0"/>
      <w:divBdr>
        <w:top w:val="none" w:sz="0" w:space="0" w:color="auto"/>
        <w:left w:val="none" w:sz="0" w:space="0" w:color="auto"/>
        <w:bottom w:val="none" w:sz="0" w:space="0" w:color="auto"/>
        <w:right w:val="none" w:sz="0" w:space="0" w:color="auto"/>
      </w:divBdr>
    </w:div>
    <w:div w:id="696202899">
      <w:bodyDiv w:val="1"/>
      <w:marLeft w:val="0"/>
      <w:marRight w:val="0"/>
      <w:marTop w:val="0"/>
      <w:marBottom w:val="0"/>
      <w:divBdr>
        <w:top w:val="none" w:sz="0" w:space="0" w:color="auto"/>
        <w:left w:val="none" w:sz="0" w:space="0" w:color="auto"/>
        <w:bottom w:val="none" w:sz="0" w:space="0" w:color="auto"/>
        <w:right w:val="none" w:sz="0" w:space="0" w:color="auto"/>
      </w:divBdr>
    </w:div>
    <w:div w:id="696857673">
      <w:bodyDiv w:val="1"/>
      <w:marLeft w:val="0"/>
      <w:marRight w:val="0"/>
      <w:marTop w:val="0"/>
      <w:marBottom w:val="0"/>
      <w:divBdr>
        <w:top w:val="none" w:sz="0" w:space="0" w:color="auto"/>
        <w:left w:val="none" w:sz="0" w:space="0" w:color="auto"/>
        <w:bottom w:val="none" w:sz="0" w:space="0" w:color="auto"/>
        <w:right w:val="none" w:sz="0" w:space="0" w:color="auto"/>
      </w:divBdr>
    </w:div>
    <w:div w:id="703597580">
      <w:bodyDiv w:val="1"/>
      <w:marLeft w:val="0"/>
      <w:marRight w:val="0"/>
      <w:marTop w:val="0"/>
      <w:marBottom w:val="0"/>
      <w:divBdr>
        <w:top w:val="none" w:sz="0" w:space="0" w:color="auto"/>
        <w:left w:val="none" w:sz="0" w:space="0" w:color="auto"/>
        <w:bottom w:val="none" w:sz="0" w:space="0" w:color="auto"/>
        <w:right w:val="none" w:sz="0" w:space="0" w:color="auto"/>
      </w:divBdr>
    </w:div>
    <w:div w:id="707534034">
      <w:bodyDiv w:val="1"/>
      <w:marLeft w:val="0"/>
      <w:marRight w:val="0"/>
      <w:marTop w:val="0"/>
      <w:marBottom w:val="0"/>
      <w:divBdr>
        <w:top w:val="none" w:sz="0" w:space="0" w:color="auto"/>
        <w:left w:val="none" w:sz="0" w:space="0" w:color="auto"/>
        <w:bottom w:val="none" w:sz="0" w:space="0" w:color="auto"/>
        <w:right w:val="none" w:sz="0" w:space="0" w:color="auto"/>
      </w:divBdr>
    </w:div>
    <w:div w:id="709913569">
      <w:bodyDiv w:val="1"/>
      <w:marLeft w:val="0"/>
      <w:marRight w:val="0"/>
      <w:marTop w:val="0"/>
      <w:marBottom w:val="0"/>
      <w:divBdr>
        <w:top w:val="none" w:sz="0" w:space="0" w:color="auto"/>
        <w:left w:val="none" w:sz="0" w:space="0" w:color="auto"/>
        <w:bottom w:val="none" w:sz="0" w:space="0" w:color="auto"/>
        <w:right w:val="none" w:sz="0" w:space="0" w:color="auto"/>
      </w:divBdr>
    </w:div>
    <w:div w:id="710302695">
      <w:bodyDiv w:val="1"/>
      <w:marLeft w:val="0"/>
      <w:marRight w:val="0"/>
      <w:marTop w:val="0"/>
      <w:marBottom w:val="0"/>
      <w:divBdr>
        <w:top w:val="none" w:sz="0" w:space="0" w:color="auto"/>
        <w:left w:val="none" w:sz="0" w:space="0" w:color="auto"/>
        <w:bottom w:val="none" w:sz="0" w:space="0" w:color="auto"/>
        <w:right w:val="none" w:sz="0" w:space="0" w:color="auto"/>
      </w:divBdr>
    </w:div>
    <w:div w:id="710804499">
      <w:bodyDiv w:val="1"/>
      <w:marLeft w:val="0"/>
      <w:marRight w:val="0"/>
      <w:marTop w:val="0"/>
      <w:marBottom w:val="0"/>
      <w:divBdr>
        <w:top w:val="none" w:sz="0" w:space="0" w:color="auto"/>
        <w:left w:val="none" w:sz="0" w:space="0" w:color="auto"/>
        <w:bottom w:val="none" w:sz="0" w:space="0" w:color="auto"/>
        <w:right w:val="none" w:sz="0" w:space="0" w:color="auto"/>
      </w:divBdr>
    </w:div>
    <w:div w:id="715356553">
      <w:bodyDiv w:val="1"/>
      <w:marLeft w:val="0"/>
      <w:marRight w:val="0"/>
      <w:marTop w:val="0"/>
      <w:marBottom w:val="0"/>
      <w:divBdr>
        <w:top w:val="none" w:sz="0" w:space="0" w:color="auto"/>
        <w:left w:val="none" w:sz="0" w:space="0" w:color="auto"/>
        <w:bottom w:val="none" w:sz="0" w:space="0" w:color="auto"/>
        <w:right w:val="none" w:sz="0" w:space="0" w:color="auto"/>
      </w:divBdr>
    </w:div>
    <w:div w:id="716122691">
      <w:bodyDiv w:val="1"/>
      <w:marLeft w:val="0"/>
      <w:marRight w:val="0"/>
      <w:marTop w:val="0"/>
      <w:marBottom w:val="0"/>
      <w:divBdr>
        <w:top w:val="none" w:sz="0" w:space="0" w:color="auto"/>
        <w:left w:val="none" w:sz="0" w:space="0" w:color="auto"/>
        <w:bottom w:val="none" w:sz="0" w:space="0" w:color="auto"/>
        <w:right w:val="none" w:sz="0" w:space="0" w:color="auto"/>
      </w:divBdr>
    </w:div>
    <w:div w:id="719941701">
      <w:bodyDiv w:val="1"/>
      <w:marLeft w:val="0"/>
      <w:marRight w:val="0"/>
      <w:marTop w:val="0"/>
      <w:marBottom w:val="0"/>
      <w:divBdr>
        <w:top w:val="none" w:sz="0" w:space="0" w:color="auto"/>
        <w:left w:val="none" w:sz="0" w:space="0" w:color="auto"/>
        <w:bottom w:val="none" w:sz="0" w:space="0" w:color="auto"/>
        <w:right w:val="none" w:sz="0" w:space="0" w:color="auto"/>
      </w:divBdr>
    </w:div>
    <w:div w:id="720057122">
      <w:bodyDiv w:val="1"/>
      <w:marLeft w:val="0"/>
      <w:marRight w:val="0"/>
      <w:marTop w:val="0"/>
      <w:marBottom w:val="0"/>
      <w:divBdr>
        <w:top w:val="none" w:sz="0" w:space="0" w:color="auto"/>
        <w:left w:val="none" w:sz="0" w:space="0" w:color="auto"/>
        <w:bottom w:val="none" w:sz="0" w:space="0" w:color="auto"/>
        <w:right w:val="none" w:sz="0" w:space="0" w:color="auto"/>
      </w:divBdr>
      <w:divsChild>
        <w:div w:id="30806504">
          <w:marLeft w:val="480"/>
          <w:marRight w:val="0"/>
          <w:marTop w:val="0"/>
          <w:marBottom w:val="0"/>
          <w:divBdr>
            <w:top w:val="none" w:sz="0" w:space="0" w:color="auto"/>
            <w:left w:val="none" w:sz="0" w:space="0" w:color="auto"/>
            <w:bottom w:val="none" w:sz="0" w:space="0" w:color="auto"/>
            <w:right w:val="none" w:sz="0" w:space="0" w:color="auto"/>
          </w:divBdr>
        </w:div>
        <w:div w:id="92436749">
          <w:marLeft w:val="480"/>
          <w:marRight w:val="0"/>
          <w:marTop w:val="0"/>
          <w:marBottom w:val="0"/>
          <w:divBdr>
            <w:top w:val="none" w:sz="0" w:space="0" w:color="auto"/>
            <w:left w:val="none" w:sz="0" w:space="0" w:color="auto"/>
            <w:bottom w:val="none" w:sz="0" w:space="0" w:color="auto"/>
            <w:right w:val="none" w:sz="0" w:space="0" w:color="auto"/>
          </w:divBdr>
        </w:div>
        <w:div w:id="98720562">
          <w:marLeft w:val="480"/>
          <w:marRight w:val="0"/>
          <w:marTop w:val="0"/>
          <w:marBottom w:val="0"/>
          <w:divBdr>
            <w:top w:val="none" w:sz="0" w:space="0" w:color="auto"/>
            <w:left w:val="none" w:sz="0" w:space="0" w:color="auto"/>
            <w:bottom w:val="none" w:sz="0" w:space="0" w:color="auto"/>
            <w:right w:val="none" w:sz="0" w:space="0" w:color="auto"/>
          </w:divBdr>
        </w:div>
        <w:div w:id="284510664">
          <w:marLeft w:val="480"/>
          <w:marRight w:val="0"/>
          <w:marTop w:val="0"/>
          <w:marBottom w:val="0"/>
          <w:divBdr>
            <w:top w:val="none" w:sz="0" w:space="0" w:color="auto"/>
            <w:left w:val="none" w:sz="0" w:space="0" w:color="auto"/>
            <w:bottom w:val="none" w:sz="0" w:space="0" w:color="auto"/>
            <w:right w:val="none" w:sz="0" w:space="0" w:color="auto"/>
          </w:divBdr>
        </w:div>
        <w:div w:id="564528984">
          <w:marLeft w:val="480"/>
          <w:marRight w:val="0"/>
          <w:marTop w:val="0"/>
          <w:marBottom w:val="0"/>
          <w:divBdr>
            <w:top w:val="none" w:sz="0" w:space="0" w:color="auto"/>
            <w:left w:val="none" w:sz="0" w:space="0" w:color="auto"/>
            <w:bottom w:val="none" w:sz="0" w:space="0" w:color="auto"/>
            <w:right w:val="none" w:sz="0" w:space="0" w:color="auto"/>
          </w:divBdr>
        </w:div>
        <w:div w:id="655107296">
          <w:marLeft w:val="480"/>
          <w:marRight w:val="0"/>
          <w:marTop w:val="0"/>
          <w:marBottom w:val="0"/>
          <w:divBdr>
            <w:top w:val="none" w:sz="0" w:space="0" w:color="auto"/>
            <w:left w:val="none" w:sz="0" w:space="0" w:color="auto"/>
            <w:bottom w:val="none" w:sz="0" w:space="0" w:color="auto"/>
            <w:right w:val="none" w:sz="0" w:space="0" w:color="auto"/>
          </w:divBdr>
        </w:div>
        <w:div w:id="704871431">
          <w:marLeft w:val="480"/>
          <w:marRight w:val="0"/>
          <w:marTop w:val="0"/>
          <w:marBottom w:val="0"/>
          <w:divBdr>
            <w:top w:val="none" w:sz="0" w:space="0" w:color="auto"/>
            <w:left w:val="none" w:sz="0" w:space="0" w:color="auto"/>
            <w:bottom w:val="none" w:sz="0" w:space="0" w:color="auto"/>
            <w:right w:val="none" w:sz="0" w:space="0" w:color="auto"/>
          </w:divBdr>
        </w:div>
        <w:div w:id="708186018">
          <w:marLeft w:val="480"/>
          <w:marRight w:val="0"/>
          <w:marTop w:val="0"/>
          <w:marBottom w:val="0"/>
          <w:divBdr>
            <w:top w:val="none" w:sz="0" w:space="0" w:color="auto"/>
            <w:left w:val="none" w:sz="0" w:space="0" w:color="auto"/>
            <w:bottom w:val="none" w:sz="0" w:space="0" w:color="auto"/>
            <w:right w:val="none" w:sz="0" w:space="0" w:color="auto"/>
          </w:divBdr>
        </w:div>
        <w:div w:id="1050226101">
          <w:marLeft w:val="480"/>
          <w:marRight w:val="0"/>
          <w:marTop w:val="0"/>
          <w:marBottom w:val="0"/>
          <w:divBdr>
            <w:top w:val="none" w:sz="0" w:space="0" w:color="auto"/>
            <w:left w:val="none" w:sz="0" w:space="0" w:color="auto"/>
            <w:bottom w:val="none" w:sz="0" w:space="0" w:color="auto"/>
            <w:right w:val="none" w:sz="0" w:space="0" w:color="auto"/>
          </w:divBdr>
        </w:div>
        <w:div w:id="1064832420">
          <w:marLeft w:val="480"/>
          <w:marRight w:val="0"/>
          <w:marTop w:val="0"/>
          <w:marBottom w:val="0"/>
          <w:divBdr>
            <w:top w:val="none" w:sz="0" w:space="0" w:color="auto"/>
            <w:left w:val="none" w:sz="0" w:space="0" w:color="auto"/>
            <w:bottom w:val="none" w:sz="0" w:space="0" w:color="auto"/>
            <w:right w:val="none" w:sz="0" w:space="0" w:color="auto"/>
          </w:divBdr>
        </w:div>
        <w:div w:id="1178740671">
          <w:marLeft w:val="480"/>
          <w:marRight w:val="0"/>
          <w:marTop w:val="0"/>
          <w:marBottom w:val="0"/>
          <w:divBdr>
            <w:top w:val="none" w:sz="0" w:space="0" w:color="auto"/>
            <w:left w:val="none" w:sz="0" w:space="0" w:color="auto"/>
            <w:bottom w:val="none" w:sz="0" w:space="0" w:color="auto"/>
            <w:right w:val="none" w:sz="0" w:space="0" w:color="auto"/>
          </w:divBdr>
        </w:div>
        <w:div w:id="1229417859">
          <w:marLeft w:val="480"/>
          <w:marRight w:val="0"/>
          <w:marTop w:val="0"/>
          <w:marBottom w:val="0"/>
          <w:divBdr>
            <w:top w:val="none" w:sz="0" w:space="0" w:color="auto"/>
            <w:left w:val="none" w:sz="0" w:space="0" w:color="auto"/>
            <w:bottom w:val="none" w:sz="0" w:space="0" w:color="auto"/>
            <w:right w:val="none" w:sz="0" w:space="0" w:color="auto"/>
          </w:divBdr>
        </w:div>
        <w:div w:id="1296522100">
          <w:marLeft w:val="480"/>
          <w:marRight w:val="0"/>
          <w:marTop w:val="0"/>
          <w:marBottom w:val="0"/>
          <w:divBdr>
            <w:top w:val="none" w:sz="0" w:space="0" w:color="auto"/>
            <w:left w:val="none" w:sz="0" w:space="0" w:color="auto"/>
            <w:bottom w:val="none" w:sz="0" w:space="0" w:color="auto"/>
            <w:right w:val="none" w:sz="0" w:space="0" w:color="auto"/>
          </w:divBdr>
        </w:div>
        <w:div w:id="1318074715">
          <w:marLeft w:val="480"/>
          <w:marRight w:val="0"/>
          <w:marTop w:val="0"/>
          <w:marBottom w:val="0"/>
          <w:divBdr>
            <w:top w:val="none" w:sz="0" w:space="0" w:color="auto"/>
            <w:left w:val="none" w:sz="0" w:space="0" w:color="auto"/>
            <w:bottom w:val="none" w:sz="0" w:space="0" w:color="auto"/>
            <w:right w:val="none" w:sz="0" w:space="0" w:color="auto"/>
          </w:divBdr>
        </w:div>
        <w:div w:id="1418475526">
          <w:marLeft w:val="480"/>
          <w:marRight w:val="0"/>
          <w:marTop w:val="0"/>
          <w:marBottom w:val="0"/>
          <w:divBdr>
            <w:top w:val="none" w:sz="0" w:space="0" w:color="auto"/>
            <w:left w:val="none" w:sz="0" w:space="0" w:color="auto"/>
            <w:bottom w:val="none" w:sz="0" w:space="0" w:color="auto"/>
            <w:right w:val="none" w:sz="0" w:space="0" w:color="auto"/>
          </w:divBdr>
        </w:div>
        <w:div w:id="1482112937">
          <w:marLeft w:val="480"/>
          <w:marRight w:val="0"/>
          <w:marTop w:val="0"/>
          <w:marBottom w:val="0"/>
          <w:divBdr>
            <w:top w:val="none" w:sz="0" w:space="0" w:color="auto"/>
            <w:left w:val="none" w:sz="0" w:space="0" w:color="auto"/>
            <w:bottom w:val="none" w:sz="0" w:space="0" w:color="auto"/>
            <w:right w:val="none" w:sz="0" w:space="0" w:color="auto"/>
          </w:divBdr>
        </w:div>
        <w:div w:id="1545756128">
          <w:marLeft w:val="480"/>
          <w:marRight w:val="0"/>
          <w:marTop w:val="0"/>
          <w:marBottom w:val="0"/>
          <w:divBdr>
            <w:top w:val="none" w:sz="0" w:space="0" w:color="auto"/>
            <w:left w:val="none" w:sz="0" w:space="0" w:color="auto"/>
            <w:bottom w:val="none" w:sz="0" w:space="0" w:color="auto"/>
            <w:right w:val="none" w:sz="0" w:space="0" w:color="auto"/>
          </w:divBdr>
        </w:div>
        <w:div w:id="1609311343">
          <w:marLeft w:val="480"/>
          <w:marRight w:val="0"/>
          <w:marTop w:val="0"/>
          <w:marBottom w:val="0"/>
          <w:divBdr>
            <w:top w:val="none" w:sz="0" w:space="0" w:color="auto"/>
            <w:left w:val="none" w:sz="0" w:space="0" w:color="auto"/>
            <w:bottom w:val="none" w:sz="0" w:space="0" w:color="auto"/>
            <w:right w:val="none" w:sz="0" w:space="0" w:color="auto"/>
          </w:divBdr>
        </w:div>
        <w:div w:id="1613592569">
          <w:marLeft w:val="480"/>
          <w:marRight w:val="0"/>
          <w:marTop w:val="0"/>
          <w:marBottom w:val="0"/>
          <w:divBdr>
            <w:top w:val="none" w:sz="0" w:space="0" w:color="auto"/>
            <w:left w:val="none" w:sz="0" w:space="0" w:color="auto"/>
            <w:bottom w:val="none" w:sz="0" w:space="0" w:color="auto"/>
            <w:right w:val="none" w:sz="0" w:space="0" w:color="auto"/>
          </w:divBdr>
        </w:div>
        <w:div w:id="1629701461">
          <w:marLeft w:val="480"/>
          <w:marRight w:val="0"/>
          <w:marTop w:val="0"/>
          <w:marBottom w:val="0"/>
          <w:divBdr>
            <w:top w:val="none" w:sz="0" w:space="0" w:color="auto"/>
            <w:left w:val="none" w:sz="0" w:space="0" w:color="auto"/>
            <w:bottom w:val="none" w:sz="0" w:space="0" w:color="auto"/>
            <w:right w:val="none" w:sz="0" w:space="0" w:color="auto"/>
          </w:divBdr>
        </w:div>
        <w:div w:id="1637560777">
          <w:marLeft w:val="480"/>
          <w:marRight w:val="0"/>
          <w:marTop w:val="0"/>
          <w:marBottom w:val="0"/>
          <w:divBdr>
            <w:top w:val="none" w:sz="0" w:space="0" w:color="auto"/>
            <w:left w:val="none" w:sz="0" w:space="0" w:color="auto"/>
            <w:bottom w:val="none" w:sz="0" w:space="0" w:color="auto"/>
            <w:right w:val="none" w:sz="0" w:space="0" w:color="auto"/>
          </w:divBdr>
        </w:div>
        <w:div w:id="1711488092">
          <w:marLeft w:val="480"/>
          <w:marRight w:val="0"/>
          <w:marTop w:val="0"/>
          <w:marBottom w:val="0"/>
          <w:divBdr>
            <w:top w:val="none" w:sz="0" w:space="0" w:color="auto"/>
            <w:left w:val="none" w:sz="0" w:space="0" w:color="auto"/>
            <w:bottom w:val="none" w:sz="0" w:space="0" w:color="auto"/>
            <w:right w:val="none" w:sz="0" w:space="0" w:color="auto"/>
          </w:divBdr>
        </w:div>
        <w:div w:id="1739522794">
          <w:marLeft w:val="480"/>
          <w:marRight w:val="0"/>
          <w:marTop w:val="0"/>
          <w:marBottom w:val="0"/>
          <w:divBdr>
            <w:top w:val="none" w:sz="0" w:space="0" w:color="auto"/>
            <w:left w:val="none" w:sz="0" w:space="0" w:color="auto"/>
            <w:bottom w:val="none" w:sz="0" w:space="0" w:color="auto"/>
            <w:right w:val="none" w:sz="0" w:space="0" w:color="auto"/>
          </w:divBdr>
        </w:div>
        <w:div w:id="1904750014">
          <w:marLeft w:val="480"/>
          <w:marRight w:val="0"/>
          <w:marTop w:val="0"/>
          <w:marBottom w:val="0"/>
          <w:divBdr>
            <w:top w:val="none" w:sz="0" w:space="0" w:color="auto"/>
            <w:left w:val="none" w:sz="0" w:space="0" w:color="auto"/>
            <w:bottom w:val="none" w:sz="0" w:space="0" w:color="auto"/>
            <w:right w:val="none" w:sz="0" w:space="0" w:color="auto"/>
          </w:divBdr>
        </w:div>
        <w:div w:id="1959024889">
          <w:marLeft w:val="480"/>
          <w:marRight w:val="0"/>
          <w:marTop w:val="0"/>
          <w:marBottom w:val="0"/>
          <w:divBdr>
            <w:top w:val="none" w:sz="0" w:space="0" w:color="auto"/>
            <w:left w:val="none" w:sz="0" w:space="0" w:color="auto"/>
            <w:bottom w:val="none" w:sz="0" w:space="0" w:color="auto"/>
            <w:right w:val="none" w:sz="0" w:space="0" w:color="auto"/>
          </w:divBdr>
        </w:div>
      </w:divsChild>
    </w:div>
    <w:div w:id="720398246">
      <w:bodyDiv w:val="1"/>
      <w:marLeft w:val="0"/>
      <w:marRight w:val="0"/>
      <w:marTop w:val="0"/>
      <w:marBottom w:val="0"/>
      <w:divBdr>
        <w:top w:val="none" w:sz="0" w:space="0" w:color="auto"/>
        <w:left w:val="none" w:sz="0" w:space="0" w:color="auto"/>
        <w:bottom w:val="none" w:sz="0" w:space="0" w:color="auto"/>
        <w:right w:val="none" w:sz="0" w:space="0" w:color="auto"/>
      </w:divBdr>
    </w:div>
    <w:div w:id="722172735">
      <w:bodyDiv w:val="1"/>
      <w:marLeft w:val="0"/>
      <w:marRight w:val="0"/>
      <w:marTop w:val="0"/>
      <w:marBottom w:val="0"/>
      <w:divBdr>
        <w:top w:val="none" w:sz="0" w:space="0" w:color="auto"/>
        <w:left w:val="none" w:sz="0" w:space="0" w:color="auto"/>
        <w:bottom w:val="none" w:sz="0" w:space="0" w:color="auto"/>
        <w:right w:val="none" w:sz="0" w:space="0" w:color="auto"/>
      </w:divBdr>
    </w:div>
    <w:div w:id="726226772">
      <w:bodyDiv w:val="1"/>
      <w:marLeft w:val="0"/>
      <w:marRight w:val="0"/>
      <w:marTop w:val="0"/>
      <w:marBottom w:val="0"/>
      <w:divBdr>
        <w:top w:val="none" w:sz="0" w:space="0" w:color="auto"/>
        <w:left w:val="none" w:sz="0" w:space="0" w:color="auto"/>
        <w:bottom w:val="none" w:sz="0" w:space="0" w:color="auto"/>
        <w:right w:val="none" w:sz="0" w:space="0" w:color="auto"/>
      </w:divBdr>
    </w:div>
    <w:div w:id="728695810">
      <w:bodyDiv w:val="1"/>
      <w:marLeft w:val="0"/>
      <w:marRight w:val="0"/>
      <w:marTop w:val="0"/>
      <w:marBottom w:val="0"/>
      <w:divBdr>
        <w:top w:val="none" w:sz="0" w:space="0" w:color="auto"/>
        <w:left w:val="none" w:sz="0" w:space="0" w:color="auto"/>
        <w:bottom w:val="none" w:sz="0" w:space="0" w:color="auto"/>
        <w:right w:val="none" w:sz="0" w:space="0" w:color="auto"/>
      </w:divBdr>
      <w:divsChild>
        <w:div w:id="67728247">
          <w:marLeft w:val="480"/>
          <w:marRight w:val="0"/>
          <w:marTop w:val="0"/>
          <w:marBottom w:val="0"/>
          <w:divBdr>
            <w:top w:val="none" w:sz="0" w:space="0" w:color="auto"/>
            <w:left w:val="none" w:sz="0" w:space="0" w:color="auto"/>
            <w:bottom w:val="none" w:sz="0" w:space="0" w:color="auto"/>
            <w:right w:val="none" w:sz="0" w:space="0" w:color="auto"/>
          </w:divBdr>
        </w:div>
        <w:div w:id="88547310">
          <w:marLeft w:val="480"/>
          <w:marRight w:val="0"/>
          <w:marTop w:val="0"/>
          <w:marBottom w:val="0"/>
          <w:divBdr>
            <w:top w:val="none" w:sz="0" w:space="0" w:color="auto"/>
            <w:left w:val="none" w:sz="0" w:space="0" w:color="auto"/>
            <w:bottom w:val="none" w:sz="0" w:space="0" w:color="auto"/>
            <w:right w:val="none" w:sz="0" w:space="0" w:color="auto"/>
          </w:divBdr>
        </w:div>
        <w:div w:id="195319639">
          <w:marLeft w:val="480"/>
          <w:marRight w:val="0"/>
          <w:marTop w:val="0"/>
          <w:marBottom w:val="0"/>
          <w:divBdr>
            <w:top w:val="none" w:sz="0" w:space="0" w:color="auto"/>
            <w:left w:val="none" w:sz="0" w:space="0" w:color="auto"/>
            <w:bottom w:val="none" w:sz="0" w:space="0" w:color="auto"/>
            <w:right w:val="none" w:sz="0" w:space="0" w:color="auto"/>
          </w:divBdr>
        </w:div>
        <w:div w:id="232814257">
          <w:marLeft w:val="480"/>
          <w:marRight w:val="0"/>
          <w:marTop w:val="0"/>
          <w:marBottom w:val="0"/>
          <w:divBdr>
            <w:top w:val="none" w:sz="0" w:space="0" w:color="auto"/>
            <w:left w:val="none" w:sz="0" w:space="0" w:color="auto"/>
            <w:bottom w:val="none" w:sz="0" w:space="0" w:color="auto"/>
            <w:right w:val="none" w:sz="0" w:space="0" w:color="auto"/>
          </w:divBdr>
        </w:div>
        <w:div w:id="251163771">
          <w:marLeft w:val="480"/>
          <w:marRight w:val="0"/>
          <w:marTop w:val="0"/>
          <w:marBottom w:val="0"/>
          <w:divBdr>
            <w:top w:val="none" w:sz="0" w:space="0" w:color="auto"/>
            <w:left w:val="none" w:sz="0" w:space="0" w:color="auto"/>
            <w:bottom w:val="none" w:sz="0" w:space="0" w:color="auto"/>
            <w:right w:val="none" w:sz="0" w:space="0" w:color="auto"/>
          </w:divBdr>
        </w:div>
        <w:div w:id="359283255">
          <w:marLeft w:val="480"/>
          <w:marRight w:val="0"/>
          <w:marTop w:val="0"/>
          <w:marBottom w:val="0"/>
          <w:divBdr>
            <w:top w:val="none" w:sz="0" w:space="0" w:color="auto"/>
            <w:left w:val="none" w:sz="0" w:space="0" w:color="auto"/>
            <w:bottom w:val="none" w:sz="0" w:space="0" w:color="auto"/>
            <w:right w:val="none" w:sz="0" w:space="0" w:color="auto"/>
          </w:divBdr>
        </w:div>
        <w:div w:id="573126804">
          <w:marLeft w:val="480"/>
          <w:marRight w:val="0"/>
          <w:marTop w:val="0"/>
          <w:marBottom w:val="0"/>
          <w:divBdr>
            <w:top w:val="none" w:sz="0" w:space="0" w:color="auto"/>
            <w:left w:val="none" w:sz="0" w:space="0" w:color="auto"/>
            <w:bottom w:val="none" w:sz="0" w:space="0" w:color="auto"/>
            <w:right w:val="none" w:sz="0" w:space="0" w:color="auto"/>
          </w:divBdr>
        </w:div>
        <w:div w:id="616958031">
          <w:marLeft w:val="480"/>
          <w:marRight w:val="0"/>
          <w:marTop w:val="0"/>
          <w:marBottom w:val="0"/>
          <w:divBdr>
            <w:top w:val="none" w:sz="0" w:space="0" w:color="auto"/>
            <w:left w:val="none" w:sz="0" w:space="0" w:color="auto"/>
            <w:bottom w:val="none" w:sz="0" w:space="0" w:color="auto"/>
            <w:right w:val="none" w:sz="0" w:space="0" w:color="auto"/>
          </w:divBdr>
        </w:div>
        <w:div w:id="639770848">
          <w:marLeft w:val="480"/>
          <w:marRight w:val="0"/>
          <w:marTop w:val="0"/>
          <w:marBottom w:val="0"/>
          <w:divBdr>
            <w:top w:val="none" w:sz="0" w:space="0" w:color="auto"/>
            <w:left w:val="none" w:sz="0" w:space="0" w:color="auto"/>
            <w:bottom w:val="none" w:sz="0" w:space="0" w:color="auto"/>
            <w:right w:val="none" w:sz="0" w:space="0" w:color="auto"/>
          </w:divBdr>
        </w:div>
        <w:div w:id="679426216">
          <w:marLeft w:val="480"/>
          <w:marRight w:val="0"/>
          <w:marTop w:val="0"/>
          <w:marBottom w:val="0"/>
          <w:divBdr>
            <w:top w:val="none" w:sz="0" w:space="0" w:color="auto"/>
            <w:left w:val="none" w:sz="0" w:space="0" w:color="auto"/>
            <w:bottom w:val="none" w:sz="0" w:space="0" w:color="auto"/>
            <w:right w:val="none" w:sz="0" w:space="0" w:color="auto"/>
          </w:divBdr>
        </w:div>
        <w:div w:id="754059138">
          <w:marLeft w:val="480"/>
          <w:marRight w:val="0"/>
          <w:marTop w:val="0"/>
          <w:marBottom w:val="0"/>
          <w:divBdr>
            <w:top w:val="none" w:sz="0" w:space="0" w:color="auto"/>
            <w:left w:val="none" w:sz="0" w:space="0" w:color="auto"/>
            <w:bottom w:val="none" w:sz="0" w:space="0" w:color="auto"/>
            <w:right w:val="none" w:sz="0" w:space="0" w:color="auto"/>
          </w:divBdr>
        </w:div>
        <w:div w:id="761680971">
          <w:marLeft w:val="480"/>
          <w:marRight w:val="0"/>
          <w:marTop w:val="0"/>
          <w:marBottom w:val="0"/>
          <w:divBdr>
            <w:top w:val="none" w:sz="0" w:space="0" w:color="auto"/>
            <w:left w:val="none" w:sz="0" w:space="0" w:color="auto"/>
            <w:bottom w:val="none" w:sz="0" w:space="0" w:color="auto"/>
            <w:right w:val="none" w:sz="0" w:space="0" w:color="auto"/>
          </w:divBdr>
        </w:div>
        <w:div w:id="764502021">
          <w:marLeft w:val="480"/>
          <w:marRight w:val="0"/>
          <w:marTop w:val="0"/>
          <w:marBottom w:val="0"/>
          <w:divBdr>
            <w:top w:val="none" w:sz="0" w:space="0" w:color="auto"/>
            <w:left w:val="none" w:sz="0" w:space="0" w:color="auto"/>
            <w:bottom w:val="none" w:sz="0" w:space="0" w:color="auto"/>
            <w:right w:val="none" w:sz="0" w:space="0" w:color="auto"/>
          </w:divBdr>
        </w:div>
        <w:div w:id="770514407">
          <w:marLeft w:val="480"/>
          <w:marRight w:val="0"/>
          <w:marTop w:val="0"/>
          <w:marBottom w:val="0"/>
          <w:divBdr>
            <w:top w:val="none" w:sz="0" w:space="0" w:color="auto"/>
            <w:left w:val="none" w:sz="0" w:space="0" w:color="auto"/>
            <w:bottom w:val="none" w:sz="0" w:space="0" w:color="auto"/>
            <w:right w:val="none" w:sz="0" w:space="0" w:color="auto"/>
          </w:divBdr>
        </w:div>
        <w:div w:id="791478877">
          <w:marLeft w:val="480"/>
          <w:marRight w:val="0"/>
          <w:marTop w:val="0"/>
          <w:marBottom w:val="0"/>
          <w:divBdr>
            <w:top w:val="none" w:sz="0" w:space="0" w:color="auto"/>
            <w:left w:val="none" w:sz="0" w:space="0" w:color="auto"/>
            <w:bottom w:val="none" w:sz="0" w:space="0" w:color="auto"/>
            <w:right w:val="none" w:sz="0" w:space="0" w:color="auto"/>
          </w:divBdr>
        </w:div>
        <w:div w:id="834688961">
          <w:marLeft w:val="480"/>
          <w:marRight w:val="0"/>
          <w:marTop w:val="0"/>
          <w:marBottom w:val="0"/>
          <w:divBdr>
            <w:top w:val="none" w:sz="0" w:space="0" w:color="auto"/>
            <w:left w:val="none" w:sz="0" w:space="0" w:color="auto"/>
            <w:bottom w:val="none" w:sz="0" w:space="0" w:color="auto"/>
            <w:right w:val="none" w:sz="0" w:space="0" w:color="auto"/>
          </w:divBdr>
        </w:div>
        <w:div w:id="999115215">
          <w:marLeft w:val="480"/>
          <w:marRight w:val="0"/>
          <w:marTop w:val="0"/>
          <w:marBottom w:val="0"/>
          <w:divBdr>
            <w:top w:val="none" w:sz="0" w:space="0" w:color="auto"/>
            <w:left w:val="none" w:sz="0" w:space="0" w:color="auto"/>
            <w:bottom w:val="none" w:sz="0" w:space="0" w:color="auto"/>
            <w:right w:val="none" w:sz="0" w:space="0" w:color="auto"/>
          </w:divBdr>
        </w:div>
        <w:div w:id="1047221699">
          <w:marLeft w:val="480"/>
          <w:marRight w:val="0"/>
          <w:marTop w:val="0"/>
          <w:marBottom w:val="0"/>
          <w:divBdr>
            <w:top w:val="none" w:sz="0" w:space="0" w:color="auto"/>
            <w:left w:val="none" w:sz="0" w:space="0" w:color="auto"/>
            <w:bottom w:val="none" w:sz="0" w:space="0" w:color="auto"/>
            <w:right w:val="none" w:sz="0" w:space="0" w:color="auto"/>
          </w:divBdr>
        </w:div>
        <w:div w:id="1047224026">
          <w:marLeft w:val="480"/>
          <w:marRight w:val="0"/>
          <w:marTop w:val="0"/>
          <w:marBottom w:val="0"/>
          <w:divBdr>
            <w:top w:val="none" w:sz="0" w:space="0" w:color="auto"/>
            <w:left w:val="none" w:sz="0" w:space="0" w:color="auto"/>
            <w:bottom w:val="none" w:sz="0" w:space="0" w:color="auto"/>
            <w:right w:val="none" w:sz="0" w:space="0" w:color="auto"/>
          </w:divBdr>
        </w:div>
        <w:div w:id="1116561082">
          <w:marLeft w:val="480"/>
          <w:marRight w:val="0"/>
          <w:marTop w:val="0"/>
          <w:marBottom w:val="0"/>
          <w:divBdr>
            <w:top w:val="none" w:sz="0" w:space="0" w:color="auto"/>
            <w:left w:val="none" w:sz="0" w:space="0" w:color="auto"/>
            <w:bottom w:val="none" w:sz="0" w:space="0" w:color="auto"/>
            <w:right w:val="none" w:sz="0" w:space="0" w:color="auto"/>
          </w:divBdr>
        </w:div>
        <w:div w:id="1136337618">
          <w:marLeft w:val="480"/>
          <w:marRight w:val="0"/>
          <w:marTop w:val="0"/>
          <w:marBottom w:val="0"/>
          <w:divBdr>
            <w:top w:val="none" w:sz="0" w:space="0" w:color="auto"/>
            <w:left w:val="none" w:sz="0" w:space="0" w:color="auto"/>
            <w:bottom w:val="none" w:sz="0" w:space="0" w:color="auto"/>
            <w:right w:val="none" w:sz="0" w:space="0" w:color="auto"/>
          </w:divBdr>
        </w:div>
        <w:div w:id="1154024880">
          <w:marLeft w:val="480"/>
          <w:marRight w:val="0"/>
          <w:marTop w:val="0"/>
          <w:marBottom w:val="0"/>
          <w:divBdr>
            <w:top w:val="none" w:sz="0" w:space="0" w:color="auto"/>
            <w:left w:val="none" w:sz="0" w:space="0" w:color="auto"/>
            <w:bottom w:val="none" w:sz="0" w:space="0" w:color="auto"/>
            <w:right w:val="none" w:sz="0" w:space="0" w:color="auto"/>
          </w:divBdr>
        </w:div>
        <w:div w:id="1198811832">
          <w:marLeft w:val="480"/>
          <w:marRight w:val="0"/>
          <w:marTop w:val="0"/>
          <w:marBottom w:val="0"/>
          <w:divBdr>
            <w:top w:val="none" w:sz="0" w:space="0" w:color="auto"/>
            <w:left w:val="none" w:sz="0" w:space="0" w:color="auto"/>
            <w:bottom w:val="none" w:sz="0" w:space="0" w:color="auto"/>
            <w:right w:val="none" w:sz="0" w:space="0" w:color="auto"/>
          </w:divBdr>
        </w:div>
        <w:div w:id="1383289928">
          <w:marLeft w:val="480"/>
          <w:marRight w:val="0"/>
          <w:marTop w:val="0"/>
          <w:marBottom w:val="0"/>
          <w:divBdr>
            <w:top w:val="none" w:sz="0" w:space="0" w:color="auto"/>
            <w:left w:val="none" w:sz="0" w:space="0" w:color="auto"/>
            <w:bottom w:val="none" w:sz="0" w:space="0" w:color="auto"/>
            <w:right w:val="none" w:sz="0" w:space="0" w:color="auto"/>
          </w:divBdr>
        </w:div>
        <w:div w:id="1411729681">
          <w:marLeft w:val="480"/>
          <w:marRight w:val="0"/>
          <w:marTop w:val="0"/>
          <w:marBottom w:val="0"/>
          <w:divBdr>
            <w:top w:val="none" w:sz="0" w:space="0" w:color="auto"/>
            <w:left w:val="none" w:sz="0" w:space="0" w:color="auto"/>
            <w:bottom w:val="none" w:sz="0" w:space="0" w:color="auto"/>
            <w:right w:val="none" w:sz="0" w:space="0" w:color="auto"/>
          </w:divBdr>
        </w:div>
        <w:div w:id="1447457706">
          <w:marLeft w:val="480"/>
          <w:marRight w:val="0"/>
          <w:marTop w:val="0"/>
          <w:marBottom w:val="0"/>
          <w:divBdr>
            <w:top w:val="none" w:sz="0" w:space="0" w:color="auto"/>
            <w:left w:val="none" w:sz="0" w:space="0" w:color="auto"/>
            <w:bottom w:val="none" w:sz="0" w:space="0" w:color="auto"/>
            <w:right w:val="none" w:sz="0" w:space="0" w:color="auto"/>
          </w:divBdr>
        </w:div>
        <w:div w:id="1447579666">
          <w:marLeft w:val="480"/>
          <w:marRight w:val="0"/>
          <w:marTop w:val="0"/>
          <w:marBottom w:val="0"/>
          <w:divBdr>
            <w:top w:val="none" w:sz="0" w:space="0" w:color="auto"/>
            <w:left w:val="none" w:sz="0" w:space="0" w:color="auto"/>
            <w:bottom w:val="none" w:sz="0" w:space="0" w:color="auto"/>
            <w:right w:val="none" w:sz="0" w:space="0" w:color="auto"/>
          </w:divBdr>
        </w:div>
        <w:div w:id="1520654615">
          <w:marLeft w:val="480"/>
          <w:marRight w:val="0"/>
          <w:marTop w:val="0"/>
          <w:marBottom w:val="0"/>
          <w:divBdr>
            <w:top w:val="none" w:sz="0" w:space="0" w:color="auto"/>
            <w:left w:val="none" w:sz="0" w:space="0" w:color="auto"/>
            <w:bottom w:val="none" w:sz="0" w:space="0" w:color="auto"/>
            <w:right w:val="none" w:sz="0" w:space="0" w:color="auto"/>
          </w:divBdr>
        </w:div>
        <w:div w:id="1554271845">
          <w:marLeft w:val="480"/>
          <w:marRight w:val="0"/>
          <w:marTop w:val="0"/>
          <w:marBottom w:val="0"/>
          <w:divBdr>
            <w:top w:val="none" w:sz="0" w:space="0" w:color="auto"/>
            <w:left w:val="none" w:sz="0" w:space="0" w:color="auto"/>
            <w:bottom w:val="none" w:sz="0" w:space="0" w:color="auto"/>
            <w:right w:val="none" w:sz="0" w:space="0" w:color="auto"/>
          </w:divBdr>
        </w:div>
        <w:div w:id="1597593027">
          <w:marLeft w:val="480"/>
          <w:marRight w:val="0"/>
          <w:marTop w:val="0"/>
          <w:marBottom w:val="0"/>
          <w:divBdr>
            <w:top w:val="none" w:sz="0" w:space="0" w:color="auto"/>
            <w:left w:val="none" w:sz="0" w:space="0" w:color="auto"/>
            <w:bottom w:val="none" w:sz="0" w:space="0" w:color="auto"/>
            <w:right w:val="none" w:sz="0" w:space="0" w:color="auto"/>
          </w:divBdr>
        </w:div>
        <w:div w:id="1647317065">
          <w:marLeft w:val="480"/>
          <w:marRight w:val="0"/>
          <w:marTop w:val="0"/>
          <w:marBottom w:val="0"/>
          <w:divBdr>
            <w:top w:val="none" w:sz="0" w:space="0" w:color="auto"/>
            <w:left w:val="none" w:sz="0" w:space="0" w:color="auto"/>
            <w:bottom w:val="none" w:sz="0" w:space="0" w:color="auto"/>
            <w:right w:val="none" w:sz="0" w:space="0" w:color="auto"/>
          </w:divBdr>
        </w:div>
        <w:div w:id="1764640867">
          <w:marLeft w:val="480"/>
          <w:marRight w:val="0"/>
          <w:marTop w:val="0"/>
          <w:marBottom w:val="0"/>
          <w:divBdr>
            <w:top w:val="none" w:sz="0" w:space="0" w:color="auto"/>
            <w:left w:val="none" w:sz="0" w:space="0" w:color="auto"/>
            <w:bottom w:val="none" w:sz="0" w:space="0" w:color="auto"/>
            <w:right w:val="none" w:sz="0" w:space="0" w:color="auto"/>
          </w:divBdr>
        </w:div>
        <w:div w:id="1878350766">
          <w:marLeft w:val="480"/>
          <w:marRight w:val="0"/>
          <w:marTop w:val="0"/>
          <w:marBottom w:val="0"/>
          <w:divBdr>
            <w:top w:val="none" w:sz="0" w:space="0" w:color="auto"/>
            <w:left w:val="none" w:sz="0" w:space="0" w:color="auto"/>
            <w:bottom w:val="none" w:sz="0" w:space="0" w:color="auto"/>
            <w:right w:val="none" w:sz="0" w:space="0" w:color="auto"/>
          </w:divBdr>
        </w:div>
        <w:div w:id="2084253266">
          <w:marLeft w:val="480"/>
          <w:marRight w:val="0"/>
          <w:marTop w:val="0"/>
          <w:marBottom w:val="0"/>
          <w:divBdr>
            <w:top w:val="none" w:sz="0" w:space="0" w:color="auto"/>
            <w:left w:val="none" w:sz="0" w:space="0" w:color="auto"/>
            <w:bottom w:val="none" w:sz="0" w:space="0" w:color="auto"/>
            <w:right w:val="none" w:sz="0" w:space="0" w:color="auto"/>
          </w:divBdr>
        </w:div>
      </w:divsChild>
    </w:div>
    <w:div w:id="729885345">
      <w:bodyDiv w:val="1"/>
      <w:marLeft w:val="0"/>
      <w:marRight w:val="0"/>
      <w:marTop w:val="0"/>
      <w:marBottom w:val="0"/>
      <w:divBdr>
        <w:top w:val="none" w:sz="0" w:space="0" w:color="auto"/>
        <w:left w:val="none" w:sz="0" w:space="0" w:color="auto"/>
        <w:bottom w:val="none" w:sz="0" w:space="0" w:color="auto"/>
        <w:right w:val="none" w:sz="0" w:space="0" w:color="auto"/>
      </w:divBdr>
    </w:div>
    <w:div w:id="731345062">
      <w:bodyDiv w:val="1"/>
      <w:marLeft w:val="0"/>
      <w:marRight w:val="0"/>
      <w:marTop w:val="0"/>
      <w:marBottom w:val="0"/>
      <w:divBdr>
        <w:top w:val="none" w:sz="0" w:space="0" w:color="auto"/>
        <w:left w:val="none" w:sz="0" w:space="0" w:color="auto"/>
        <w:bottom w:val="none" w:sz="0" w:space="0" w:color="auto"/>
        <w:right w:val="none" w:sz="0" w:space="0" w:color="auto"/>
      </w:divBdr>
    </w:div>
    <w:div w:id="735788550">
      <w:bodyDiv w:val="1"/>
      <w:marLeft w:val="0"/>
      <w:marRight w:val="0"/>
      <w:marTop w:val="0"/>
      <w:marBottom w:val="0"/>
      <w:divBdr>
        <w:top w:val="none" w:sz="0" w:space="0" w:color="auto"/>
        <w:left w:val="none" w:sz="0" w:space="0" w:color="auto"/>
        <w:bottom w:val="none" w:sz="0" w:space="0" w:color="auto"/>
        <w:right w:val="none" w:sz="0" w:space="0" w:color="auto"/>
      </w:divBdr>
    </w:div>
    <w:div w:id="737485341">
      <w:bodyDiv w:val="1"/>
      <w:marLeft w:val="0"/>
      <w:marRight w:val="0"/>
      <w:marTop w:val="0"/>
      <w:marBottom w:val="0"/>
      <w:divBdr>
        <w:top w:val="none" w:sz="0" w:space="0" w:color="auto"/>
        <w:left w:val="none" w:sz="0" w:space="0" w:color="auto"/>
        <w:bottom w:val="none" w:sz="0" w:space="0" w:color="auto"/>
        <w:right w:val="none" w:sz="0" w:space="0" w:color="auto"/>
      </w:divBdr>
    </w:div>
    <w:div w:id="741635092">
      <w:bodyDiv w:val="1"/>
      <w:marLeft w:val="0"/>
      <w:marRight w:val="0"/>
      <w:marTop w:val="0"/>
      <w:marBottom w:val="0"/>
      <w:divBdr>
        <w:top w:val="none" w:sz="0" w:space="0" w:color="auto"/>
        <w:left w:val="none" w:sz="0" w:space="0" w:color="auto"/>
        <w:bottom w:val="none" w:sz="0" w:space="0" w:color="auto"/>
        <w:right w:val="none" w:sz="0" w:space="0" w:color="auto"/>
      </w:divBdr>
    </w:div>
    <w:div w:id="742533663">
      <w:bodyDiv w:val="1"/>
      <w:marLeft w:val="0"/>
      <w:marRight w:val="0"/>
      <w:marTop w:val="0"/>
      <w:marBottom w:val="0"/>
      <w:divBdr>
        <w:top w:val="none" w:sz="0" w:space="0" w:color="auto"/>
        <w:left w:val="none" w:sz="0" w:space="0" w:color="auto"/>
        <w:bottom w:val="none" w:sz="0" w:space="0" w:color="auto"/>
        <w:right w:val="none" w:sz="0" w:space="0" w:color="auto"/>
      </w:divBdr>
    </w:div>
    <w:div w:id="743531093">
      <w:bodyDiv w:val="1"/>
      <w:marLeft w:val="0"/>
      <w:marRight w:val="0"/>
      <w:marTop w:val="0"/>
      <w:marBottom w:val="0"/>
      <w:divBdr>
        <w:top w:val="none" w:sz="0" w:space="0" w:color="auto"/>
        <w:left w:val="none" w:sz="0" w:space="0" w:color="auto"/>
        <w:bottom w:val="none" w:sz="0" w:space="0" w:color="auto"/>
        <w:right w:val="none" w:sz="0" w:space="0" w:color="auto"/>
      </w:divBdr>
    </w:div>
    <w:div w:id="744499098">
      <w:bodyDiv w:val="1"/>
      <w:marLeft w:val="0"/>
      <w:marRight w:val="0"/>
      <w:marTop w:val="0"/>
      <w:marBottom w:val="0"/>
      <w:divBdr>
        <w:top w:val="none" w:sz="0" w:space="0" w:color="auto"/>
        <w:left w:val="none" w:sz="0" w:space="0" w:color="auto"/>
        <w:bottom w:val="none" w:sz="0" w:space="0" w:color="auto"/>
        <w:right w:val="none" w:sz="0" w:space="0" w:color="auto"/>
      </w:divBdr>
    </w:div>
    <w:div w:id="745231243">
      <w:bodyDiv w:val="1"/>
      <w:marLeft w:val="0"/>
      <w:marRight w:val="0"/>
      <w:marTop w:val="0"/>
      <w:marBottom w:val="0"/>
      <w:divBdr>
        <w:top w:val="none" w:sz="0" w:space="0" w:color="auto"/>
        <w:left w:val="none" w:sz="0" w:space="0" w:color="auto"/>
        <w:bottom w:val="none" w:sz="0" w:space="0" w:color="auto"/>
        <w:right w:val="none" w:sz="0" w:space="0" w:color="auto"/>
      </w:divBdr>
      <w:divsChild>
        <w:div w:id="17197114">
          <w:marLeft w:val="480"/>
          <w:marRight w:val="0"/>
          <w:marTop w:val="0"/>
          <w:marBottom w:val="0"/>
          <w:divBdr>
            <w:top w:val="none" w:sz="0" w:space="0" w:color="auto"/>
            <w:left w:val="none" w:sz="0" w:space="0" w:color="auto"/>
            <w:bottom w:val="none" w:sz="0" w:space="0" w:color="auto"/>
            <w:right w:val="none" w:sz="0" w:space="0" w:color="auto"/>
          </w:divBdr>
        </w:div>
        <w:div w:id="321813358">
          <w:marLeft w:val="480"/>
          <w:marRight w:val="0"/>
          <w:marTop w:val="0"/>
          <w:marBottom w:val="0"/>
          <w:divBdr>
            <w:top w:val="none" w:sz="0" w:space="0" w:color="auto"/>
            <w:left w:val="none" w:sz="0" w:space="0" w:color="auto"/>
            <w:bottom w:val="none" w:sz="0" w:space="0" w:color="auto"/>
            <w:right w:val="none" w:sz="0" w:space="0" w:color="auto"/>
          </w:divBdr>
        </w:div>
        <w:div w:id="333728327">
          <w:marLeft w:val="480"/>
          <w:marRight w:val="0"/>
          <w:marTop w:val="0"/>
          <w:marBottom w:val="0"/>
          <w:divBdr>
            <w:top w:val="none" w:sz="0" w:space="0" w:color="auto"/>
            <w:left w:val="none" w:sz="0" w:space="0" w:color="auto"/>
            <w:bottom w:val="none" w:sz="0" w:space="0" w:color="auto"/>
            <w:right w:val="none" w:sz="0" w:space="0" w:color="auto"/>
          </w:divBdr>
        </w:div>
        <w:div w:id="545988271">
          <w:marLeft w:val="480"/>
          <w:marRight w:val="0"/>
          <w:marTop w:val="0"/>
          <w:marBottom w:val="0"/>
          <w:divBdr>
            <w:top w:val="none" w:sz="0" w:space="0" w:color="auto"/>
            <w:left w:val="none" w:sz="0" w:space="0" w:color="auto"/>
            <w:bottom w:val="none" w:sz="0" w:space="0" w:color="auto"/>
            <w:right w:val="none" w:sz="0" w:space="0" w:color="auto"/>
          </w:divBdr>
        </w:div>
        <w:div w:id="559169459">
          <w:marLeft w:val="480"/>
          <w:marRight w:val="0"/>
          <w:marTop w:val="0"/>
          <w:marBottom w:val="0"/>
          <w:divBdr>
            <w:top w:val="none" w:sz="0" w:space="0" w:color="auto"/>
            <w:left w:val="none" w:sz="0" w:space="0" w:color="auto"/>
            <w:bottom w:val="none" w:sz="0" w:space="0" w:color="auto"/>
            <w:right w:val="none" w:sz="0" w:space="0" w:color="auto"/>
          </w:divBdr>
        </w:div>
        <w:div w:id="774323777">
          <w:marLeft w:val="480"/>
          <w:marRight w:val="0"/>
          <w:marTop w:val="0"/>
          <w:marBottom w:val="0"/>
          <w:divBdr>
            <w:top w:val="none" w:sz="0" w:space="0" w:color="auto"/>
            <w:left w:val="none" w:sz="0" w:space="0" w:color="auto"/>
            <w:bottom w:val="none" w:sz="0" w:space="0" w:color="auto"/>
            <w:right w:val="none" w:sz="0" w:space="0" w:color="auto"/>
          </w:divBdr>
        </w:div>
        <w:div w:id="966281516">
          <w:marLeft w:val="480"/>
          <w:marRight w:val="0"/>
          <w:marTop w:val="0"/>
          <w:marBottom w:val="0"/>
          <w:divBdr>
            <w:top w:val="none" w:sz="0" w:space="0" w:color="auto"/>
            <w:left w:val="none" w:sz="0" w:space="0" w:color="auto"/>
            <w:bottom w:val="none" w:sz="0" w:space="0" w:color="auto"/>
            <w:right w:val="none" w:sz="0" w:space="0" w:color="auto"/>
          </w:divBdr>
        </w:div>
        <w:div w:id="1012420297">
          <w:marLeft w:val="480"/>
          <w:marRight w:val="0"/>
          <w:marTop w:val="0"/>
          <w:marBottom w:val="0"/>
          <w:divBdr>
            <w:top w:val="none" w:sz="0" w:space="0" w:color="auto"/>
            <w:left w:val="none" w:sz="0" w:space="0" w:color="auto"/>
            <w:bottom w:val="none" w:sz="0" w:space="0" w:color="auto"/>
            <w:right w:val="none" w:sz="0" w:space="0" w:color="auto"/>
          </w:divBdr>
        </w:div>
        <w:div w:id="1089078016">
          <w:marLeft w:val="480"/>
          <w:marRight w:val="0"/>
          <w:marTop w:val="0"/>
          <w:marBottom w:val="0"/>
          <w:divBdr>
            <w:top w:val="none" w:sz="0" w:space="0" w:color="auto"/>
            <w:left w:val="none" w:sz="0" w:space="0" w:color="auto"/>
            <w:bottom w:val="none" w:sz="0" w:space="0" w:color="auto"/>
            <w:right w:val="none" w:sz="0" w:space="0" w:color="auto"/>
          </w:divBdr>
        </w:div>
        <w:div w:id="1215002909">
          <w:marLeft w:val="480"/>
          <w:marRight w:val="0"/>
          <w:marTop w:val="0"/>
          <w:marBottom w:val="0"/>
          <w:divBdr>
            <w:top w:val="none" w:sz="0" w:space="0" w:color="auto"/>
            <w:left w:val="none" w:sz="0" w:space="0" w:color="auto"/>
            <w:bottom w:val="none" w:sz="0" w:space="0" w:color="auto"/>
            <w:right w:val="none" w:sz="0" w:space="0" w:color="auto"/>
          </w:divBdr>
        </w:div>
        <w:div w:id="1361662749">
          <w:marLeft w:val="480"/>
          <w:marRight w:val="0"/>
          <w:marTop w:val="0"/>
          <w:marBottom w:val="0"/>
          <w:divBdr>
            <w:top w:val="none" w:sz="0" w:space="0" w:color="auto"/>
            <w:left w:val="none" w:sz="0" w:space="0" w:color="auto"/>
            <w:bottom w:val="none" w:sz="0" w:space="0" w:color="auto"/>
            <w:right w:val="none" w:sz="0" w:space="0" w:color="auto"/>
          </w:divBdr>
        </w:div>
        <w:div w:id="1395423123">
          <w:marLeft w:val="480"/>
          <w:marRight w:val="0"/>
          <w:marTop w:val="0"/>
          <w:marBottom w:val="0"/>
          <w:divBdr>
            <w:top w:val="none" w:sz="0" w:space="0" w:color="auto"/>
            <w:left w:val="none" w:sz="0" w:space="0" w:color="auto"/>
            <w:bottom w:val="none" w:sz="0" w:space="0" w:color="auto"/>
            <w:right w:val="none" w:sz="0" w:space="0" w:color="auto"/>
          </w:divBdr>
        </w:div>
        <w:div w:id="1470705381">
          <w:marLeft w:val="480"/>
          <w:marRight w:val="0"/>
          <w:marTop w:val="0"/>
          <w:marBottom w:val="0"/>
          <w:divBdr>
            <w:top w:val="none" w:sz="0" w:space="0" w:color="auto"/>
            <w:left w:val="none" w:sz="0" w:space="0" w:color="auto"/>
            <w:bottom w:val="none" w:sz="0" w:space="0" w:color="auto"/>
            <w:right w:val="none" w:sz="0" w:space="0" w:color="auto"/>
          </w:divBdr>
        </w:div>
        <w:div w:id="1556506556">
          <w:marLeft w:val="480"/>
          <w:marRight w:val="0"/>
          <w:marTop w:val="0"/>
          <w:marBottom w:val="0"/>
          <w:divBdr>
            <w:top w:val="none" w:sz="0" w:space="0" w:color="auto"/>
            <w:left w:val="none" w:sz="0" w:space="0" w:color="auto"/>
            <w:bottom w:val="none" w:sz="0" w:space="0" w:color="auto"/>
            <w:right w:val="none" w:sz="0" w:space="0" w:color="auto"/>
          </w:divBdr>
        </w:div>
        <w:div w:id="1726372623">
          <w:marLeft w:val="480"/>
          <w:marRight w:val="0"/>
          <w:marTop w:val="0"/>
          <w:marBottom w:val="0"/>
          <w:divBdr>
            <w:top w:val="none" w:sz="0" w:space="0" w:color="auto"/>
            <w:left w:val="none" w:sz="0" w:space="0" w:color="auto"/>
            <w:bottom w:val="none" w:sz="0" w:space="0" w:color="auto"/>
            <w:right w:val="none" w:sz="0" w:space="0" w:color="auto"/>
          </w:divBdr>
        </w:div>
        <w:div w:id="1823620340">
          <w:marLeft w:val="480"/>
          <w:marRight w:val="0"/>
          <w:marTop w:val="0"/>
          <w:marBottom w:val="0"/>
          <w:divBdr>
            <w:top w:val="none" w:sz="0" w:space="0" w:color="auto"/>
            <w:left w:val="none" w:sz="0" w:space="0" w:color="auto"/>
            <w:bottom w:val="none" w:sz="0" w:space="0" w:color="auto"/>
            <w:right w:val="none" w:sz="0" w:space="0" w:color="auto"/>
          </w:divBdr>
        </w:div>
        <w:div w:id="1832990393">
          <w:marLeft w:val="480"/>
          <w:marRight w:val="0"/>
          <w:marTop w:val="0"/>
          <w:marBottom w:val="0"/>
          <w:divBdr>
            <w:top w:val="none" w:sz="0" w:space="0" w:color="auto"/>
            <w:left w:val="none" w:sz="0" w:space="0" w:color="auto"/>
            <w:bottom w:val="none" w:sz="0" w:space="0" w:color="auto"/>
            <w:right w:val="none" w:sz="0" w:space="0" w:color="auto"/>
          </w:divBdr>
        </w:div>
        <w:div w:id="1914702190">
          <w:marLeft w:val="480"/>
          <w:marRight w:val="0"/>
          <w:marTop w:val="0"/>
          <w:marBottom w:val="0"/>
          <w:divBdr>
            <w:top w:val="none" w:sz="0" w:space="0" w:color="auto"/>
            <w:left w:val="none" w:sz="0" w:space="0" w:color="auto"/>
            <w:bottom w:val="none" w:sz="0" w:space="0" w:color="auto"/>
            <w:right w:val="none" w:sz="0" w:space="0" w:color="auto"/>
          </w:divBdr>
        </w:div>
      </w:divsChild>
    </w:div>
    <w:div w:id="746269955">
      <w:bodyDiv w:val="1"/>
      <w:marLeft w:val="0"/>
      <w:marRight w:val="0"/>
      <w:marTop w:val="0"/>
      <w:marBottom w:val="0"/>
      <w:divBdr>
        <w:top w:val="none" w:sz="0" w:space="0" w:color="auto"/>
        <w:left w:val="none" w:sz="0" w:space="0" w:color="auto"/>
        <w:bottom w:val="none" w:sz="0" w:space="0" w:color="auto"/>
        <w:right w:val="none" w:sz="0" w:space="0" w:color="auto"/>
      </w:divBdr>
    </w:div>
    <w:div w:id="746613614">
      <w:bodyDiv w:val="1"/>
      <w:marLeft w:val="0"/>
      <w:marRight w:val="0"/>
      <w:marTop w:val="0"/>
      <w:marBottom w:val="0"/>
      <w:divBdr>
        <w:top w:val="none" w:sz="0" w:space="0" w:color="auto"/>
        <w:left w:val="none" w:sz="0" w:space="0" w:color="auto"/>
        <w:bottom w:val="none" w:sz="0" w:space="0" w:color="auto"/>
        <w:right w:val="none" w:sz="0" w:space="0" w:color="auto"/>
      </w:divBdr>
      <w:divsChild>
        <w:div w:id="96416313">
          <w:marLeft w:val="480"/>
          <w:marRight w:val="0"/>
          <w:marTop w:val="0"/>
          <w:marBottom w:val="0"/>
          <w:divBdr>
            <w:top w:val="none" w:sz="0" w:space="0" w:color="auto"/>
            <w:left w:val="none" w:sz="0" w:space="0" w:color="auto"/>
            <w:bottom w:val="none" w:sz="0" w:space="0" w:color="auto"/>
            <w:right w:val="none" w:sz="0" w:space="0" w:color="auto"/>
          </w:divBdr>
        </w:div>
        <w:div w:id="299263968">
          <w:marLeft w:val="480"/>
          <w:marRight w:val="0"/>
          <w:marTop w:val="0"/>
          <w:marBottom w:val="0"/>
          <w:divBdr>
            <w:top w:val="none" w:sz="0" w:space="0" w:color="auto"/>
            <w:left w:val="none" w:sz="0" w:space="0" w:color="auto"/>
            <w:bottom w:val="none" w:sz="0" w:space="0" w:color="auto"/>
            <w:right w:val="none" w:sz="0" w:space="0" w:color="auto"/>
          </w:divBdr>
        </w:div>
        <w:div w:id="391080806">
          <w:marLeft w:val="480"/>
          <w:marRight w:val="0"/>
          <w:marTop w:val="0"/>
          <w:marBottom w:val="0"/>
          <w:divBdr>
            <w:top w:val="none" w:sz="0" w:space="0" w:color="auto"/>
            <w:left w:val="none" w:sz="0" w:space="0" w:color="auto"/>
            <w:bottom w:val="none" w:sz="0" w:space="0" w:color="auto"/>
            <w:right w:val="none" w:sz="0" w:space="0" w:color="auto"/>
          </w:divBdr>
        </w:div>
        <w:div w:id="440759126">
          <w:marLeft w:val="480"/>
          <w:marRight w:val="0"/>
          <w:marTop w:val="0"/>
          <w:marBottom w:val="0"/>
          <w:divBdr>
            <w:top w:val="none" w:sz="0" w:space="0" w:color="auto"/>
            <w:left w:val="none" w:sz="0" w:space="0" w:color="auto"/>
            <w:bottom w:val="none" w:sz="0" w:space="0" w:color="auto"/>
            <w:right w:val="none" w:sz="0" w:space="0" w:color="auto"/>
          </w:divBdr>
        </w:div>
        <w:div w:id="618686113">
          <w:marLeft w:val="480"/>
          <w:marRight w:val="0"/>
          <w:marTop w:val="0"/>
          <w:marBottom w:val="0"/>
          <w:divBdr>
            <w:top w:val="none" w:sz="0" w:space="0" w:color="auto"/>
            <w:left w:val="none" w:sz="0" w:space="0" w:color="auto"/>
            <w:bottom w:val="none" w:sz="0" w:space="0" w:color="auto"/>
            <w:right w:val="none" w:sz="0" w:space="0" w:color="auto"/>
          </w:divBdr>
        </w:div>
        <w:div w:id="724990773">
          <w:marLeft w:val="480"/>
          <w:marRight w:val="0"/>
          <w:marTop w:val="0"/>
          <w:marBottom w:val="0"/>
          <w:divBdr>
            <w:top w:val="none" w:sz="0" w:space="0" w:color="auto"/>
            <w:left w:val="none" w:sz="0" w:space="0" w:color="auto"/>
            <w:bottom w:val="none" w:sz="0" w:space="0" w:color="auto"/>
            <w:right w:val="none" w:sz="0" w:space="0" w:color="auto"/>
          </w:divBdr>
        </w:div>
        <w:div w:id="794760717">
          <w:marLeft w:val="480"/>
          <w:marRight w:val="0"/>
          <w:marTop w:val="0"/>
          <w:marBottom w:val="0"/>
          <w:divBdr>
            <w:top w:val="none" w:sz="0" w:space="0" w:color="auto"/>
            <w:left w:val="none" w:sz="0" w:space="0" w:color="auto"/>
            <w:bottom w:val="none" w:sz="0" w:space="0" w:color="auto"/>
            <w:right w:val="none" w:sz="0" w:space="0" w:color="auto"/>
          </w:divBdr>
        </w:div>
        <w:div w:id="1086657916">
          <w:marLeft w:val="480"/>
          <w:marRight w:val="0"/>
          <w:marTop w:val="0"/>
          <w:marBottom w:val="0"/>
          <w:divBdr>
            <w:top w:val="none" w:sz="0" w:space="0" w:color="auto"/>
            <w:left w:val="none" w:sz="0" w:space="0" w:color="auto"/>
            <w:bottom w:val="none" w:sz="0" w:space="0" w:color="auto"/>
            <w:right w:val="none" w:sz="0" w:space="0" w:color="auto"/>
          </w:divBdr>
        </w:div>
        <w:div w:id="1146778360">
          <w:marLeft w:val="480"/>
          <w:marRight w:val="0"/>
          <w:marTop w:val="0"/>
          <w:marBottom w:val="0"/>
          <w:divBdr>
            <w:top w:val="none" w:sz="0" w:space="0" w:color="auto"/>
            <w:left w:val="none" w:sz="0" w:space="0" w:color="auto"/>
            <w:bottom w:val="none" w:sz="0" w:space="0" w:color="auto"/>
            <w:right w:val="none" w:sz="0" w:space="0" w:color="auto"/>
          </w:divBdr>
        </w:div>
        <w:div w:id="1171020305">
          <w:marLeft w:val="480"/>
          <w:marRight w:val="0"/>
          <w:marTop w:val="0"/>
          <w:marBottom w:val="0"/>
          <w:divBdr>
            <w:top w:val="none" w:sz="0" w:space="0" w:color="auto"/>
            <w:left w:val="none" w:sz="0" w:space="0" w:color="auto"/>
            <w:bottom w:val="none" w:sz="0" w:space="0" w:color="auto"/>
            <w:right w:val="none" w:sz="0" w:space="0" w:color="auto"/>
          </w:divBdr>
        </w:div>
        <w:div w:id="1173184759">
          <w:marLeft w:val="480"/>
          <w:marRight w:val="0"/>
          <w:marTop w:val="0"/>
          <w:marBottom w:val="0"/>
          <w:divBdr>
            <w:top w:val="none" w:sz="0" w:space="0" w:color="auto"/>
            <w:left w:val="none" w:sz="0" w:space="0" w:color="auto"/>
            <w:bottom w:val="none" w:sz="0" w:space="0" w:color="auto"/>
            <w:right w:val="none" w:sz="0" w:space="0" w:color="auto"/>
          </w:divBdr>
        </w:div>
        <w:div w:id="1224608364">
          <w:marLeft w:val="480"/>
          <w:marRight w:val="0"/>
          <w:marTop w:val="0"/>
          <w:marBottom w:val="0"/>
          <w:divBdr>
            <w:top w:val="none" w:sz="0" w:space="0" w:color="auto"/>
            <w:left w:val="none" w:sz="0" w:space="0" w:color="auto"/>
            <w:bottom w:val="none" w:sz="0" w:space="0" w:color="auto"/>
            <w:right w:val="none" w:sz="0" w:space="0" w:color="auto"/>
          </w:divBdr>
        </w:div>
        <w:div w:id="1339429734">
          <w:marLeft w:val="480"/>
          <w:marRight w:val="0"/>
          <w:marTop w:val="0"/>
          <w:marBottom w:val="0"/>
          <w:divBdr>
            <w:top w:val="none" w:sz="0" w:space="0" w:color="auto"/>
            <w:left w:val="none" w:sz="0" w:space="0" w:color="auto"/>
            <w:bottom w:val="none" w:sz="0" w:space="0" w:color="auto"/>
            <w:right w:val="none" w:sz="0" w:space="0" w:color="auto"/>
          </w:divBdr>
        </w:div>
        <w:div w:id="1387601536">
          <w:marLeft w:val="480"/>
          <w:marRight w:val="0"/>
          <w:marTop w:val="0"/>
          <w:marBottom w:val="0"/>
          <w:divBdr>
            <w:top w:val="none" w:sz="0" w:space="0" w:color="auto"/>
            <w:left w:val="none" w:sz="0" w:space="0" w:color="auto"/>
            <w:bottom w:val="none" w:sz="0" w:space="0" w:color="auto"/>
            <w:right w:val="none" w:sz="0" w:space="0" w:color="auto"/>
          </w:divBdr>
        </w:div>
        <w:div w:id="1393967690">
          <w:marLeft w:val="480"/>
          <w:marRight w:val="0"/>
          <w:marTop w:val="0"/>
          <w:marBottom w:val="0"/>
          <w:divBdr>
            <w:top w:val="none" w:sz="0" w:space="0" w:color="auto"/>
            <w:left w:val="none" w:sz="0" w:space="0" w:color="auto"/>
            <w:bottom w:val="none" w:sz="0" w:space="0" w:color="auto"/>
            <w:right w:val="none" w:sz="0" w:space="0" w:color="auto"/>
          </w:divBdr>
        </w:div>
        <w:div w:id="1469401271">
          <w:marLeft w:val="480"/>
          <w:marRight w:val="0"/>
          <w:marTop w:val="0"/>
          <w:marBottom w:val="0"/>
          <w:divBdr>
            <w:top w:val="none" w:sz="0" w:space="0" w:color="auto"/>
            <w:left w:val="none" w:sz="0" w:space="0" w:color="auto"/>
            <w:bottom w:val="none" w:sz="0" w:space="0" w:color="auto"/>
            <w:right w:val="none" w:sz="0" w:space="0" w:color="auto"/>
          </w:divBdr>
        </w:div>
        <w:div w:id="1511722325">
          <w:marLeft w:val="480"/>
          <w:marRight w:val="0"/>
          <w:marTop w:val="0"/>
          <w:marBottom w:val="0"/>
          <w:divBdr>
            <w:top w:val="none" w:sz="0" w:space="0" w:color="auto"/>
            <w:left w:val="none" w:sz="0" w:space="0" w:color="auto"/>
            <w:bottom w:val="none" w:sz="0" w:space="0" w:color="auto"/>
            <w:right w:val="none" w:sz="0" w:space="0" w:color="auto"/>
          </w:divBdr>
        </w:div>
        <w:div w:id="1583098962">
          <w:marLeft w:val="480"/>
          <w:marRight w:val="0"/>
          <w:marTop w:val="0"/>
          <w:marBottom w:val="0"/>
          <w:divBdr>
            <w:top w:val="none" w:sz="0" w:space="0" w:color="auto"/>
            <w:left w:val="none" w:sz="0" w:space="0" w:color="auto"/>
            <w:bottom w:val="none" w:sz="0" w:space="0" w:color="auto"/>
            <w:right w:val="none" w:sz="0" w:space="0" w:color="auto"/>
          </w:divBdr>
        </w:div>
        <w:div w:id="1889418622">
          <w:marLeft w:val="480"/>
          <w:marRight w:val="0"/>
          <w:marTop w:val="0"/>
          <w:marBottom w:val="0"/>
          <w:divBdr>
            <w:top w:val="none" w:sz="0" w:space="0" w:color="auto"/>
            <w:left w:val="none" w:sz="0" w:space="0" w:color="auto"/>
            <w:bottom w:val="none" w:sz="0" w:space="0" w:color="auto"/>
            <w:right w:val="none" w:sz="0" w:space="0" w:color="auto"/>
          </w:divBdr>
        </w:div>
        <w:div w:id="1967661596">
          <w:marLeft w:val="480"/>
          <w:marRight w:val="0"/>
          <w:marTop w:val="0"/>
          <w:marBottom w:val="0"/>
          <w:divBdr>
            <w:top w:val="none" w:sz="0" w:space="0" w:color="auto"/>
            <w:left w:val="none" w:sz="0" w:space="0" w:color="auto"/>
            <w:bottom w:val="none" w:sz="0" w:space="0" w:color="auto"/>
            <w:right w:val="none" w:sz="0" w:space="0" w:color="auto"/>
          </w:divBdr>
        </w:div>
        <w:div w:id="1974016438">
          <w:marLeft w:val="480"/>
          <w:marRight w:val="0"/>
          <w:marTop w:val="0"/>
          <w:marBottom w:val="0"/>
          <w:divBdr>
            <w:top w:val="none" w:sz="0" w:space="0" w:color="auto"/>
            <w:left w:val="none" w:sz="0" w:space="0" w:color="auto"/>
            <w:bottom w:val="none" w:sz="0" w:space="0" w:color="auto"/>
            <w:right w:val="none" w:sz="0" w:space="0" w:color="auto"/>
          </w:divBdr>
        </w:div>
        <w:div w:id="2108427751">
          <w:marLeft w:val="480"/>
          <w:marRight w:val="0"/>
          <w:marTop w:val="0"/>
          <w:marBottom w:val="0"/>
          <w:divBdr>
            <w:top w:val="none" w:sz="0" w:space="0" w:color="auto"/>
            <w:left w:val="none" w:sz="0" w:space="0" w:color="auto"/>
            <w:bottom w:val="none" w:sz="0" w:space="0" w:color="auto"/>
            <w:right w:val="none" w:sz="0" w:space="0" w:color="auto"/>
          </w:divBdr>
        </w:div>
      </w:divsChild>
    </w:div>
    <w:div w:id="749886081">
      <w:bodyDiv w:val="1"/>
      <w:marLeft w:val="0"/>
      <w:marRight w:val="0"/>
      <w:marTop w:val="0"/>
      <w:marBottom w:val="0"/>
      <w:divBdr>
        <w:top w:val="none" w:sz="0" w:space="0" w:color="auto"/>
        <w:left w:val="none" w:sz="0" w:space="0" w:color="auto"/>
        <w:bottom w:val="none" w:sz="0" w:space="0" w:color="auto"/>
        <w:right w:val="none" w:sz="0" w:space="0" w:color="auto"/>
      </w:divBdr>
    </w:div>
    <w:div w:id="754933204">
      <w:bodyDiv w:val="1"/>
      <w:marLeft w:val="0"/>
      <w:marRight w:val="0"/>
      <w:marTop w:val="0"/>
      <w:marBottom w:val="0"/>
      <w:divBdr>
        <w:top w:val="none" w:sz="0" w:space="0" w:color="auto"/>
        <w:left w:val="none" w:sz="0" w:space="0" w:color="auto"/>
        <w:bottom w:val="none" w:sz="0" w:space="0" w:color="auto"/>
        <w:right w:val="none" w:sz="0" w:space="0" w:color="auto"/>
      </w:divBdr>
    </w:div>
    <w:div w:id="760415994">
      <w:bodyDiv w:val="1"/>
      <w:marLeft w:val="0"/>
      <w:marRight w:val="0"/>
      <w:marTop w:val="0"/>
      <w:marBottom w:val="0"/>
      <w:divBdr>
        <w:top w:val="none" w:sz="0" w:space="0" w:color="auto"/>
        <w:left w:val="none" w:sz="0" w:space="0" w:color="auto"/>
        <w:bottom w:val="none" w:sz="0" w:space="0" w:color="auto"/>
        <w:right w:val="none" w:sz="0" w:space="0" w:color="auto"/>
      </w:divBdr>
    </w:div>
    <w:div w:id="760838142">
      <w:bodyDiv w:val="1"/>
      <w:marLeft w:val="0"/>
      <w:marRight w:val="0"/>
      <w:marTop w:val="0"/>
      <w:marBottom w:val="0"/>
      <w:divBdr>
        <w:top w:val="none" w:sz="0" w:space="0" w:color="auto"/>
        <w:left w:val="none" w:sz="0" w:space="0" w:color="auto"/>
        <w:bottom w:val="none" w:sz="0" w:space="0" w:color="auto"/>
        <w:right w:val="none" w:sz="0" w:space="0" w:color="auto"/>
      </w:divBdr>
    </w:div>
    <w:div w:id="764375714">
      <w:bodyDiv w:val="1"/>
      <w:marLeft w:val="0"/>
      <w:marRight w:val="0"/>
      <w:marTop w:val="0"/>
      <w:marBottom w:val="0"/>
      <w:divBdr>
        <w:top w:val="none" w:sz="0" w:space="0" w:color="auto"/>
        <w:left w:val="none" w:sz="0" w:space="0" w:color="auto"/>
        <w:bottom w:val="none" w:sz="0" w:space="0" w:color="auto"/>
        <w:right w:val="none" w:sz="0" w:space="0" w:color="auto"/>
      </w:divBdr>
    </w:div>
    <w:div w:id="769663697">
      <w:bodyDiv w:val="1"/>
      <w:marLeft w:val="0"/>
      <w:marRight w:val="0"/>
      <w:marTop w:val="0"/>
      <w:marBottom w:val="0"/>
      <w:divBdr>
        <w:top w:val="none" w:sz="0" w:space="0" w:color="auto"/>
        <w:left w:val="none" w:sz="0" w:space="0" w:color="auto"/>
        <w:bottom w:val="none" w:sz="0" w:space="0" w:color="auto"/>
        <w:right w:val="none" w:sz="0" w:space="0" w:color="auto"/>
      </w:divBdr>
      <w:divsChild>
        <w:div w:id="173304821">
          <w:marLeft w:val="480"/>
          <w:marRight w:val="0"/>
          <w:marTop w:val="0"/>
          <w:marBottom w:val="0"/>
          <w:divBdr>
            <w:top w:val="none" w:sz="0" w:space="0" w:color="auto"/>
            <w:left w:val="none" w:sz="0" w:space="0" w:color="auto"/>
            <w:bottom w:val="none" w:sz="0" w:space="0" w:color="auto"/>
            <w:right w:val="none" w:sz="0" w:space="0" w:color="auto"/>
          </w:divBdr>
        </w:div>
        <w:div w:id="1093208721">
          <w:marLeft w:val="480"/>
          <w:marRight w:val="0"/>
          <w:marTop w:val="0"/>
          <w:marBottom w:val="0"/>
          <w:divBdr>
            <w:top w:val="none" w:sz="0" w:space="0" w:color="auto"/>
            <w:left w:val="none" w:sz="0" w:space="0" w:color="auto"/>
            <w:bottom w:val="none" w:sz="0" w:space="0" w:color="auto"/>
            <w:right w:val="none" w:sz="0" w:space="0" w:color="auto"/>
          </w:divBdr>
        </w:div>
        <w:div w:id="1595475718">
          <w:marLeft w:val="480"/>
          <w:marRight w:val="0"/>
          <w:marTop w:val="0"/>
          <w:marBottom w:val="0"/>
          <w:divBdr>
            <w:top w:val="none" w:sz="0" w:space="0" w:color="auto"/>
            <w:left w:val="none" w:sz="0" w:space="0" w:color="auto"/>
            <w:bottom w:val="none" w:sz="0" w:space="0" w:color="auto"/>
            <w:right w:val="none" w:sz="0" w:space="0" w:color="auto"/>
          </w:divBdr>
        </w:div>
        <w:div w:id="1891183524">
          <w:marLeft w:val="480"/>
          <w:marRight w:val="0"/>
          <w:marTop w:val="0"/>
          <w:marBottom w:val="0"/>
          <w:divBdr>
            <w:top w:val="none" w:sz="0" w:space="0" w:color="auto"/>
            <w:left w:val="none" w:sz="0" w:space="0" w:color="auto"/>
            <w:bottom w:val="none" w:sz="0" w:space="0" w:color="auto"/>
            <w:right w:val="none" w:sz="0" w:space="0" w:color="auto"/>
          </w:divBdr>
        </w:div>
        <w:div w:id="1968315734">
          <w:marLeft w:val="480"/>
          <w:marRight w:val="0"/>
          <w:marTop w:val="0"/>
          <w:marBottom w:val="0"/>
          <w:divBdr>
            <w:top w:val="none" w:sz="0" w:space="0" w:color="auto"/>
            <w:left w:val="none" w:sz="0" w:space="0" w:color="auto"/>
            <w:bottom w:val="none" w:sz="0" w:space="0" w:color="auto"/>
            <w:right w:val="none" w:sz="0" w:space="0" w:color="auto"/>
          </w:divBdr>
        </w:div>
      </w:divsChild>
    </w:div>
    <w:div w:id="769664253">
      <w:bodyDiv w:val="1"/>
      <w:marLeft w:val="0"/>
      <w:marRight w:val="0"/>
      <w:marTop w:val="0"/>
      <w:marBottom w:val="0"/>
      <w:divBdr>
        <w:top w:val="none" w:sz="0" w:space="0" w:color="auto"/>
        <w:left w:val="none" w:sz="0" w:space="0" w:color="auto"/>
        <w:bottom w:val="none" w:sz="0" w:space="0" w:color="auto"/>
        <w:right w:val="none" w:sz="0" w:space="0" w:color="auto"/>
      </w:divBdr>
    </w:div>
    <w:div w:id="769816589">
      <w:bodyDiv w:val="1"/>
      <w:marLeft w:val="0"/>
      <w:marRight w:val="0"/>
      <w:marTop w:val="0"/>
      <w:marBottom w:val="0"/>
      <w:divBdr>
        <w:top w:val="none" w:sz="0" w:space="0" w:color="auto"/>
        <w:left w:val="none" w:sz="0" w:space="0" w:color="auto"/>
        <w:bottom w:val="none" w:sz="0" w:space="0" w:color="auto"/>
        <w:right w:val="none" w:sz="0" w:space="0" w:color="auto"/>
      </w:divBdr>
    </w:div>
    <w:div w:id="773794401">
      <w:bodyDiv w:val="1"/>
      <w:marLeft w:val="0"/>
      <w:marRight w:val="0"/>
      <w:marTop w:val="0"/>
      <w:marBottom w:val="0"/>
      <w:divBdr>
        <w:top w:val="none" w:sz="0" w:space="0" w:color="auto"/>
        <w:left w:val="none" w:sz="0" w:space="0" w:color="auto"/>
        <w:bottom w:val="none" w:sz="0" w:space="0" w:color="auto"/>
        <w:right w:val="none" w:sz="0" w:space="0" w:color="auto"/>
      </w:divBdr>
      <w:divsChild>
        <w:div w:id="186214151">
          <w:marLeft w:val="480"/>
          <w:marRight w:val="0"/>
          <w:marTop w:val="0"/>
          <w:marBottom w:val="0"/>
          <w:divBdr>
            <w:top w:val="none" w:sz="0" w:space="0" w:color="auto"/>
            <w:left w:val="none" w:sz="0" w:space="0" w:color="auto"/>
            <w:bottom w:val="none" w:sz="0" w:space="0" w:color="auto"/>
            <w:right w:val="none" w:sz="0" w:space="0" w:color="auto"/>
          </w:divBdr>
        </w:div>
        <w:div w:id="439493724">
          <w:marLeft w:val="480"/>
          <w:marRight w:val="0"/>
          <w:marTop w:val="0"/>
          <w:marBottom w:val="0"/>
          <w:divBdr>
            <w:top w:val="none" w:sz="0" w:space="0" w:color="auto"/>
            <w:left w:val="none" w:sz="0" w:space="0" w:color="auto"/>
            <w:bottom w:val="none" w:sz="0" w:space="0" w:color="auto"/>
            <w:right w:val="none" w:sz="0" w:space="0" w:color="auto"/>
          </w:divBdr>
        </w:div>
        <w:div w:id="523248357">
          <w:marLeft w:val="480"/>
          <w:marRight w:val="0"/>
          <w:marTop w:val="0"/>
          <w:marBottom w:val="0"/>
          <w:divBdr>
            <w:top w:val="none" w:sz="0" w:space="0" w:color="auto"/>
            <w:left w:val="none" w:sz="0" w:space="0" w:color="auto"/>
            <w:bottom w:val="none" w:sz="0" w:space="0" w:color="auto"/>
            <w:right w:val="none" w:sz="0" w:space="0" w:color="auto"/>
          </w:divBdr>
        </w:div>
        <w:div w:id="650140616">
          <w:marLeft w:val="480"/>
          <w:marRight w:val="0"/>
          <w:marTop w:val="0"/>
          <w:marBottom w:val="0"/>
          <w:divBdr>
            <w:top w:val="none" w:sz="0" w:space="0" w:color="auto"/>
            <w:left w:val="none" w:sz="0" w:space="0" w:color="auto"/>
            <w:bottom w:val="none" w:sz="0" w:space="0" w:color="auto"/>
            <w:right w:val="none" w:sz="0" w:space="0" w:color="auto"/>
          </w:divBdr>
        </w:div>
        <w:div w:id="756826228">
          <w:marLeft w:val="480"/>
          <w:marRight w:val="0"/>
          <w:marTop w:val="0"/>
          <w:marBottom w:val="0"/>
          <w:divBdr>
            <w:top w:val="none" w:sz="0" w:space="0" w:color="auto"/>
            <w:left w:val="none" w:sz="0" w:space="0" w:color="auto"/>
            <w:bottom w:val="none" w:sz="0" w:space="0" w:color="auto"/>
            <w:right w:val="none" w:sz="0" w:space="0" w:color="auto"/>
          </w:divBdr>
        </w:div>
        <w:div w:id="1336302641">
          <w:marLeft w:val="480"/>
          <w:marRight w:val="0"/>
          <w:marTop w:val="0"/>
          <w:marBottom w:val="0"/>
          <w:divBdr>
            <w:top w:val="none" w:sz="0" w:space="0" w:color="auto"/>
            <w:left w:val="none" w:sz="0" w:space="0" w:color="auto"/>
            <w:bottom w:val="none" w:sz="0" w:space="0" w:color="auto"/>
            <w:right w:val="none" w:sz="0" w:space="0" w:color="auto"/>
          </w:divBdr>
        </w:div>
        <w:div w:id="1416896006">
          <w:marLeft w:val="480"/>
          <w:marRight w:val="0"/>
          <w:marTop w:val="0"/>
          <w:marBottom w:val="0"/>
          <w:divBdr>
            <w:top w:val="none" w:sz="0" w:space="0" w:color="auto"/>
            <w:left w:val="none" w:sz="0" w:space="0" w:color="auto"/>
            <w:bottom w:val="none" w:sz="0" w:space="0" w:color="auto"/>
            <w:right w:val="none" w:sz="0" w:space="0" w:color="auto"/>
          </w:divBdr>
        </w:div>
        <w:div w:id="1757747072">
          <w:marLeft w:val="480"/>
          <w:marRight w:val="0"/>
          <w:marTop w:val="0"/>
          <w:marBottom w:val="0"/>
          <w:divBdr>
            <w:top w:val="none" w:sz="0" w:space="0" w:color="auto"/>
            <w:left w:val="none" w:sz="0" w:space="0" w:color="auto"/>
            <w:bottom w:val="none" w:sz="0" w:space="0" w:color="auto"/>
            <w:right w:val="none" w:sz="0" w:space="0" w:color="auto"/>
          </w:divBdr>
        </w:div>
        <w:div w:id="1810512361">
          <w:marLeft w:val="480"/>
          <w:marRight w:val="0"/>
          <w:marTop w:val="0"/>
          <w:marBottom w:val="0"/>
          <w:divBdr>
            <w:top w:val="none" w:sz="0" w:space="0" w:color="auto"/>
            <w:left w:val="none" w:sz="0" w:space="0" w:color="auto"/>
            <w:bottom w:val="none" w:sz="0" w:space="0" w:color="auto"/>
            <w:right w:val="none" w:sz="0" w:space="0" w:color="auto"/>
          </w:divBdr>
        </w:div>
        <w:div w:id="2065986220">
          <w:marLeft w:val="480"/>
          <w:marRight w:val="0"/>
          <w:marTop w:val="0"/>
          <w:marBottom w:val="0"/>
          <w:divBdr>
            <w:top w:val="none" w:sz="0" w:space="0" w:color="auto"/>
            <w:left w:val="none" w:sz="0" w:space="0" w:color="auto"/>
            <w:bottom w:val="none" w:sz="0" w:space="0" w:color="auto"/>
            <w:right w:val="none" w:sz="0" w:space="0" w:color="auto"/>
          </w:divBdr>
        </w:div>
      </w:divsChild>
    </w:div>
    <w:div w:id="776825408">
      <w:bodyDiv w:val="1"/>
      <w:marLeft w:val="0"/>
      <w:marRight w:val="0"/>
      <w:marTop w:val="0"/>
      <w:marBottom w:val="0"/>
      <w:divBdr>
        <w:top w:val="none" w:sz="0" w:space="0" w:color="auto"/>
        <w:left w:val="none" w:sz="0" w:space="0" w:color="auto"/>
        <w:bottom w:val="none" w:sz="0" w:space="0" w:color="auto"/>
        <w:right w:val="none" w:sz="0" w:space="0" w:color="auto"/>
      </w:divBdr>
    </w:div>
    <w:div w:id="777212624">
      <w:bodyDiv w:val="1"/>
      <w:marLeft w:val="0"/>
      <w:marRight w:val="0"/>
      <w:marTop w:val="0"/>
      <w:marBottom w:val="0"/>
      <w:divBdr>
        <w:top w:val="none" w:sz="0" w:space="0" w:color="auto"/>
        <w:left w:val="none" w:sz="0" w:space="0" w:color="auto"/>
        <w:bottom w:val="none" w:sz="0" w:space="0" w:color="auto"/>
        <w:right w:val="none" w:sz="0" w:space="0" w:color="auto"/>
      </w:divBdr>
    </w:div>
    <w:div w:id="777337428">
      <w:bodyDiv w:val="1"/>
      <w:marLeft w:val="0"/>
      <w:marRight w:val="0"/>
      <w:marTop w:val="0"/>
      <w:marBottom w:val="0"/>
      <w:divBdr>
        <w:top w:val="none" w:sz="0" w:space="0" w:color="auto"/>
        <w:left w:val="none" w:sz="0" w:space="0" w:color="auto"/>
        <w:bottom w:val="none" w:sz="0" w:space="0" w:color="auto"/>
        <w:right w:val="none" w:sz="0" w:space="0" w:color="auto"/>
      </w:divBdr>
      <w:divsChild>
        <w:div w:id="31195205">
          <w:marLeft w:val="480"/>
          <w:marRight w:val="0"/>
          <w:marTop w:val="0"/>
          <w:marBottom w:val="0"/>
          <w:divBdr>
            <w:top w:val="none" w:sz="0" w:space="0" w:color="auto"/>
            <w:left w:val="none" w:sz="0" w:space="0" w:color="auto"/>
            <w:bottom w:val="none" w:sz="0" w:space="0" w:color="auto"/>
            <w:right w:val="none" w:sz="0" w:space="0" w:color="auto"/>
          </w:divBdr>
        </w:div>
        <w:div w:id="78723951">
          <w:marLeft w:val="480"/>
          <w:marRight w:val="0"/>
          <w:marTop w:val="0"/>
          <w:marBottom w:val="0"/>
          <w:divBdr>
            <w:top w:val="none" w:sz="0" w:space="0" w:color="auto"/>
            <w:left w:val="none" w:sz="0" w:space="0" w:color="auto"/>
            <w:bottom w:val="none" w:sz="0" w:space="0" w:color="auto"/>
            <w:right w:val="none" w:sz="0" w:space="0" w:color="auto"/>
          </w:divBdr>
        </w:div>
        <w:div w:id="202524632">
          <w:marLeft w:val="480"/>
          <w:marRight w:val="0"/>
          <w:marTop w:val="0"/>
          <w:marBottom w:val="0"/>
          <w:divBdr>
            <w:top w:val="none" w:sz="0" w:space="0" w:color="auto"/>
            <w:left w:val="none" w:sz="0" w:space="0" w:color="auto"/>
            <w:bottom w:val="none" w:sz="0" w:space="0" w:color="auto"/>
            <w:right w:val="none" w:sz="0" w:space="0" w:color="auto"/>
          </w:divBdr>
        </w:div>
        <w:div w:id="249244774">
          <w:marLeft w:val="480"/>
          <w:marRight w:val="0"/>
          <w:marTop w:val="0"/>
          <w:marBottom w:val="0"/>
          <w:divBdr>
            <w:top w:val="none" w:sz="0" w:space="0" w:color="auto"/>
            <w:left w:val="none" w:sz="0" w:space="0" w:color="auto"/>
            <w:bottom w:val="none" w:sz="0" w:space="0" w:color="auto"/>
            <w:right w:val="none" w:sz="0" w:space="0" w:color="auto"/>
          </w:divBdr>
        </w:div>
        <w:div w:id="264383589">
          <w:marLeft w:val="480"/>
          <w:marRight w:val="0"/>
          <w:marTop w:val="0"/>
          <w:marBottom w:val="0"/>
          <w:divBdr>
            <w:top w:val="none" w:sz="0" w:space="0" w:color="auto"/>
            <w:left w:val="none" w:sz="0" w:space="0" w:color="auto"/>
            <w:bottom w:val="none" w:sz="0" w:space="0" w:color="auto"/>
            <w:right w:val="none" w:sz="0" w:space="0" w:color="auto"/>
          </w:divBdr>
        </w:div>
        <w:div w:id="321012115">
          <w:marLeft w:val="480"/>
          <w:marRight w:val="0"/>
          <w:marTop w:val="0"/>
          <w:marBottom w:val="0"/>
          <w:divBdr>
            <w:top w:val="none" w:sz="0" w:space="0" w:color="auto"/>
            <w:left w:val="none" w:sz="0" w:space="0" w:color="auto"/>
            <w:bottom w:val="none" w:sz="0" w:space="0" w:color="auto"/>
            <w:right w:val="none" w:sz="0" w:space="0" w:color="auto"/>
          </w:divBdr>
        </w:div>
        <w:div w:id="326133834">
          <w:marLeft w:val="480"/>
          <w:marRight w:val="0"/>
          <w:marTop w:val="0"/>
          <w:marBottom w:val="0"/>
          <w:divBdr>
            <w:top w:val="none" w:sz="0" w:space="0" w:color="auto"/>
            <w:left w:val="none" w:sz="0" w:space="0" w:color="auto"/>
            <w:bottom w:val="none" w:sz="0" w:space="0" w:color="auto"/>
            <w:right w:val="none" w:sz="0" w:space="0" w:color="auto"/>
          </w:divBdr>
        </w:div>
        <w:div w:id="346710557">
          <w:marLeft w:val="480"/>
          <w:marRight w:val="0"/>
          <w:marTop w:val="0"/>
          <w:marBottom w:val="0"/>
          <w:divBdr>
            <w:top w:val="none" w:sz="0" w:space="0" w:color="auto"/>
            <w:left w:val="none" w:sz="0" w:space="0" w:color="auto"/>
            <w:bottom w:val="none" w:sz="0" w:space="0" w:color="auto"/>
            <w:right w:val="none" w:sz="0" w:space="0" w:color="auto"/>
          </w:divBdr>
        </w:div>
        <w:div w:id="471873184">
          <w:marLeft w:val="480"/>
          <w:marRight w:val="0"/>
          <w:marTop w:val="0"/>
          <w:marBottom w:val="0"/>
          <w:divBdr>
            <w:top w:val="none" w:sz="0" w:space="0" w:color="auto"/>
            <w:left w:val="none" w:sz="0" w:space="0" w:color="auto"/>
            <w:bottom w:val="none" w:sz="0" w:space="0" w:color="auto"/>
            <w:right w:val="none" w:sz="0" w:space="0" w:color="auto"/>
          </w:divBdr>
        </w:div>
        <w:div w:id="483815704">
          <w:marLeft w:val="480"/>
          <w:marRight w:val="0"/>
          <w:marTop w:val="0"/>
          <w:marBottom w:val="0"/>
          <w:divBdr>
            <w:top w:val="none" w:sz="0" w:space="0" w:color="auto"/>
            <w:left w:val="none" w:sz="0" w:space="0" w:color="auto"/>
            <w:bottom w:val="none" w:sz="0" w:space="0" w:color="auto"/>
            <w:right w:val="none" w:sz="0" w:space="0" w:color="auto"/>
          </w:divBdr>
        </w:div>
        <w:div w:id="508522146">
          <w:marLeft w:val="480"/>
          <w:marRight w:val="0"/>
          <w:marTop w:val="0"/>
          <w:marBottom w:val="0"/>
          <w:divBdr>
            <w:top w:val="none" w:sz="0" w:space="0" w:color="auto"/>
            <w:left w:val="none" w:sz="0" w:space="0" w:color="auto"/>
            <w:bottom w:val="none" w:sz="0" w:space="0" w:color="auto"/>
            <w:right w:val="none" w:sz="0" w:space="0" w:color="auto"/>
          </w:divBdr>
        </w:div>
        <w:div w:id="616643767">
          <w:marLeft w:val="480"/>
          <w:marRight w:val="0"/>
          <w:marTop w:val="0"/>
          <w:marBottom w:val="0"/>
          <w:divBdr>
            <w:top w:val="none" w:sz="0" w:space="0" w:color="auto"/>
            <w:left w:val="none" w:sz="0" w:space="0" w:color="auto"/>
            <w:bottom w:val="none" w:sz="0" w:space="0" w:color="auto"/>
            <w:right w:val="none" w:sz="0" w:space="0" w:color="auto"/>
          </w:divBdr>
        </w:div>
        <w:div w:id="707223496">
          <w:marLeft w:val="480"/>
          <w:marRight w:val="0"/>
          <w:marTop w:val="0"/>
          <w:marBottom w:val="0"/>
          <w:divBdr>
            <w:top w:val="none" w:sz="0" w:space="0" w:color="auto"/>
            <w:left w:val="none" w:sz="0" w:space="0" w:color="auto"/>
            <w:bottom w:val="none" w:sz="0" w:space="0" w:color="auto"/>
            <w:right w:val="none" w:sz="0" w:space="0" w:color="auto"/>
          </w:divBdr>
        </w:div>
        <w:div w:id="765004613">
          <w:marLeft w:val="480"/>
          <w:marRight w:val="0"/>
          <w:marTop w:val="0"/>
          <w:marBottom w:val="0"/>
          <w:divBdr>
            <w:top w:val="none" w:sz="0" w:space="0" w:color="auto"/>
            <w:left w:val="none" w:sz="0" w:space="0" w:color="auto"/>
            <w:bottom w:val="none" w:sz="0" w:space="0" w:color="auto"/>
            <w:right w:val="none" w:sz="0" w:space="0" w:color="auto"/>
          </w:divBdr>
        </w:div>
        <w:div w:id="800727636">
          <w:marLeft w:val="480"/>
          <w:marRight w:val="0"/>
          <w:marTop w:val="0"/>
          <w:marBottom w:val="0"/>
          <w:divBdr>
            <w:top w:val="none" w:sz="0" w:space="0" w:color="auto"/>
            <w:left w:val="none" w:sz="0" w:space="0" w:color="auto"/>
            <w:bottom w:val="none" w:sz="0" w:space="0" w:color="auto"/>
            <w:right w:val="none" w:sz="0" w:space="0" w:color="auto"/>
          </w:divBdr>
        </w:div>
        <w:div w:id="841167149">
          <w:marLeft w:val="480"/>
          <w:marRight w:val="0"/>
          <w:marTop w:val="0"/>
          <w:marBottom w:val="0"/>
          <w:divBdr>
            <w:top w:val="none" w:sz="0" w:space="0" w:color="auto"/>
            <w:left w:val="none" w:sz="0" w:space="0" w:color="auto"/>
            <w:bottom w:val="none" w:sz="0" w:space="0" w:color="auto"/>
            <w:right w:val="none" w:sz="0" w:space="0" w:color="auto"/>
          </w:divBdr>
        </w:div>
        <w:div w:id="878518070">
          <w:marLeft w:val="480"/>
          <w:marRight w:val="0"/>
          <w:marTop w:val="0"/>
          <w:marBottom w:val="0"/>
          <w:divBdr>
            <w:top w:val="none" w:sz="0" w:space="0" w:color="auto"/>
            <w:left w:val="none" w:sz="0" w:space="0" w:color="auto"/>
            <w:bottom w:val="none" w:sz="0" w:space="0" w:color="auto"/>
            <w:right w:val="none" w:sz="0" w:space="0" w:color="auto"/>
          </w:divBdr>
        </w:div>
        <w:div w:id="882518918">
          <w:marLeft w:val="480"/>
          <w:marRight w:val="0"/>
          <w:marTop w:val="0"/>
          <w:marBottom w:val="0"/>
          <w:divBdr>
            <w:top w:val="none" w:sz="0" w:space="0" w:color="auto"/>
            <w:left w:val="none" w:sz="0" w:space="0" w:color="auto"/>
            <w:bottom w:val="none" w:sz="0" w:space="0" w:color="auto"/>
            <w:right w:val="none" w:sz="0" w:space="0" w:color="auto"/>
          </w:divBdr>
        </w:div>
        <w:div w:id="892547815">
          <w:marLeft w:val="480"/>
          <w:marRight w:val="0"/>
          <w:marTop w:val="0"/>
          <w:marBottom w:val="0"/>
          <w:divBdr>
            <w:top w:val="none" w:sz="0" w:space="0" w:color="auto"/>
            <w:left w:val="none" w:sz="0" w:space="0" w:color="auto"/>
            <w:bottom w:val="none" w:sz="0" w:space="0" w:color="auto"/>
            <w:right w:val="none" w:sz="0" w:space="0" w:color="auto"/>
          </w:divBdr>
        </w:div>
        <w:div w:id="989210525">
          <w:marLeft w:val="480"/>
          <w:marRight w:val="0"/>
          <w:marTop w:val="0"/>
          <w:marBottom w:val="0"/>
          <w:divBdr>
            <w:top w:val="none" w:sz="0" w:space="0" w:color="auto"/>
            <w:left w:val="none" w:sz="0" w:space="0" w:color="auto"/>
            <w:bottom w:val="none" w:sz="0" w:space="0" w:color="auto"/>
            <w:right w:val="none" w:sz="0" w:space="0" w:color="auto"/>
          </w:divBdr>
        </w:div>
        <w:div w:id="1036660242">
          <w:marLeft w:val="480"/>
          <w:marRight w:val="0"/>
          <w:marTop w:val="0"/>
          <w:marBottom w:val="0"/>
          <w:divBdr>
            <w:top w:val="none" w:sz="0" w:space="0" w:color="auto"/>
            <w:left w:val="none" w:sz="0" w:space="0" w:color="auto"/>
            <w:bottom w:val="none" w:sz="0" w:space="0" w:color="auto"/>
            <w:right w:val="none" w:sz="0" w:space="0" w:color="auto"/>
          </w:divBdr>
        </w:div>
        <w:div w:id="1064371551">
          <w:marLeft w:val="480"/>
          <w:marRight w:val="0"/>
          <w:marTop w:val="0"/>
          <w:marBottom w:val="0"/>
          <w:divBdr>
            <w:top w:val="none" w:sz="0" w:space="0" w:color="auto"/>
            <w:left w:val="none" w:sz="0" w:space="0" w:color="auto"/>
            <w:bottom w:val="none" w:sz="0" w:space="0" w:color="auto"/>
            <w:right w:val="none" w:sz="0" w:space="0" w:color="auto"/>
          </w:divBdr>
        </w:div>
        <w:div w:id="1200630703">
          <w:marLeft w:val="480"/>
          <w:marRight w:val="0"/>
          <w:marTop w:val="0"/>
          <w:marBottom w:val="0"/>
          <w:divBdr>
            <w:top w:val="none" w:sz="0" w:space="0" w:color="auto"/>
            <w:left w:val="none" w:sz="0" w:space="0" w:color="auto"/>
            <w:bottom w:val="none" w:sz="0" w:space="0" w:color="auto"/>
            <w:right w:val="none" w:sz="0" w:space="0" w:color="auto"/>
          </w:divBdr>
        </w:div>
        <w:div w:id="1296832067">
          <w:marLeft w:val="480"/>
          <w:marRight w:val="0"/>
          <w:marTop w:val="0"/>
          <w:marBottom w:val="0"/>
          <w:divBdr>
            <w:top w:val="none" w:sz="0" w:space="0" w:color="auto"/>
            <w:left w:val="none" w:sz="0" w:space="0" w:color="auto"/>
            <w:bottom w:val="none" w:sz="0" w:space="0" w:color="auto"/>
            <w:right w:val="none" w:sz="0" w:space="0" w:color="auto"/>
          </w:divBdr>
        </w:div>
        <w:div w:id="1318873619">
          <w:marLeft w:val="480"/>
          <w:marRight w:val="0"/>
          <w:marTop w:val="0"/>
          <w:marBottom w:val="0"/>
          <w:divBdr>
            <w:top w:val="none" w:sz="0" w:space="0" w:color="auto"/>
            <w:left w:val="none" w:sz="0" w:space="0" w:color="auto"/>
            <w:bottom w:val="none" w:sz="0" w:space="0" w:color="auto"/>
            <w:right w:val="none" w:sz="0" w:space="0" w:color="auto"/>
          </w:divBdr>
        </w:div>
        <w:div w:id="1359968566">
          <w:marLeft w:val="480"/>
          <w:marRight w:val="0"/>
          <w:marTop w:val="0"/>
          <w:marBottom w:val="0"/>
          <w:divBdr>
            <w:top w:val="none" w:sz="0" w:space="0" w:color="auto"/>
            <w:left w:val="none" w:sz="0" w:space="0" w:color="auto"/>
            <w:bottom w:val="none" w:sz="0" w:space="0" w:color="auto"/>
            <w:right w:val="none" w:sz="0" w:space="0" w:color="auto"/>
          </w:divBdr>
        </w:div>
        <w:div w:id="1368607136">
          <w:marLeft w:val="480"/>
          <w:marRight w:val="0"/>
          <w:marTop w:val="0"/>
          <w:marBottom w:val="0"/>
          <w:divBdr>
            <w:top w:val="none" w:sz="0" w:space="0" w:color="auto"/>
            <w:left w:val="none" w:sz="0" w:space="0" w:color="auto"/>
            <w:bottom w:val="none" w:sz="0" w:space="0" w:color="auto"/>
            <w:right w:val="none" w:sz="0" w:space="0" w:color="auto"/>
          </w:divBdr>
        </w:div>
        <w:div w:id="1385374809">
          <w:marLeft w:val="480"/>
          <w:marRight w:val="0"/>
          <w:marTop w:val="0"/>
          <w:marBottom w:val="0"/>
          <w:divBdr>
            <w:top w:val="none" w:sz="0" w:space="0" w:color="auto"/>
            <w:left w:val="none" w:sz="0" w:space="0" w:color="auto"/>
            <w:bottom w:val="none" w:sz="0" w:space="0" w:color="auto"/>
            <w:right w:val="none" w:sz="0" w:space="0" w:color="auto"/>
          </w:divBdr>
        </w:div>
        <w:div w:id="1393236295">
          <w:marLeft w:val="480"/>
          <w:marRight w:val="0"/>
          <w:marTop w:val="0"/>
          <w:marBottom w:val="0"/>
          <w:divBdr>
            <w:top w:val="none" w:sz="0" w:space="0" w:color="auto"/>
            <w:left w:val="none" w:sz="0" w:space="0" w:color="auto"/>
            <w:bottom w:val="none" w:sz="0" w:space="0" w:color="auto"/>
            <w:right w:val="none" w:sz="0" w:space="0" w:color="auto"/>
          </w:divBdr>
        </w:div>
        <w:div w:id="1426266728">
          <w:marLeft w:val="480"/>
          <w:marRight w:val="0"/>
          <w:marTop w:val="0"/>
          <w:marBottom w:val="0"/>
          <w:divBdr>
            <w:top w:val="none" w:sz="0" w:space="0" w:color="auto"/>
            <w:left w:val="none" w:sz="0" w:space="0" w:color="auto"/>
            <w:bottom w:val="none" w:sz="0" w:space="0" w:color="auto"/>
            <w:right w:val="none" w:sz="0" w:space="0" w:color="auto"/>
          </w:divBdr>
        </w:div>
        <w:div w:id="1557736195">
          <w:marLeft w:val="480"/>
          <w:marRight w:val="0"/>
          <w:marTop w:val="0"/>
          <w:marBottom w:val="0"/>
          <w:divBdr>
            <w:top w:val="none" w:sz="0" w:space="0" w:color="auto"/>
            <w:left w:val="none" w:sz="0" w:space="0" w:color="auto"/>
            <w:bottom w:val="none" w:sz="0" w:space="0" w:color="auto"/>
            <w:right w:val="none" w:sz="0" w:space="0" w:color="auto"/>
          </w:divBdr>
        </w:div>
        <w:div w:id="1560243230">
          <w:marLeft w:val="480"/>
          <w:marRight w:val="0"/>
          <w:marTop w:val="0"/>
          <w:marBottom w:val="0"/>
          <w:divBdr>
            <w:top w:val="none" w:sz="0" w:space="0" w:color="auto"/>
            <w:left w:val="none" w:sz="0" w:space="0" w:color="auto"/>
            <w:bottom w:val="none" w:sz="0" w:space="0" w:color="auto"/>
            <w:right w:val="none" w:sz="0" w:space="0" w:color="auto"/>
          </w:divBdr>
        </w:div>
        <w:div w:id="1577935241">
          <w:marLeft w:val="480"/>
          <w:marRight w:val="0"/>
          <w:marTop w:val="0"/>
          <w:marBottom w:val="0"/>
          <w:divBdr>
            <w:top w:val="none" w:sz="0" w:space="0" w:color="auto"/>
            <w:left w:val="none" w:sz="0" w:space="0" w:color="auto"/>
            <w:bottom w:val="none" w:sz="0" w:space="0" w:color="auto"/>
            <w:right w:val="none" w:sz="0" w:space="0" w:color="auto"/>
          </w:divBdr>
        </w:div>
        <w:div w:id="1637252987">
          <w:marLeft w:val="480"/>
          <w:marRight w:val="0"/>
          <w:marTop w:val="0"/>
          <w:marBottom w:val="0"/>
          <w:divBdr>
            <w:top w:val="none" w:sz="0" w:space="0" w:color="auto"/>
            <w:left w:val="none" w:sz="0" w:space="0" w:color="auto"/>
            <w:bottom w:val="none" w:sz="0" w:space="0" w:color="auto"/>
            <w:right w:val="none" w:sz="0" w:space="0" w:color="auto"/>
          </w:divBdr>
        </w:div>
        <w:div w:id="1646398862">
          <w:marLeft w:val="480"/>
          <w:marRight w:val="0"/>
          <w:marTop w:val="0"/>
          <w:marBottom w:val="0"/>
          <w:divBdr>
            <w:top w:val="none" w:sz="0" w:space="0" w:color="auto"/>
            <w:left w:val="none" w:sz="0" w:space="0" w:color="auto"/>
            <w:bottom w:val="none" w:sz="0" w:space="0" w:color="auto"/>
            <w:right w:val="none" w:sz="0" w:space="0" w:color="auto"/>
          </w:divBdr>
        </w:div>
        <w:div w:id="1665472024">
          <w:marLeft w:val="480"/>
          <w:marRight w:val="0"/>
          <w:marTop w:val="0"/>
          <w:marBottom w:val="0"/>
          <w:divBdr>
            <w:top w:val="none" w:sz="0" w:space="0" w:color="auto"/>
            <w:left w:val="none" w:sz="0" w:space="0" w:color="auto"/>
            <w:bottom w:val="none" w:sz="0" w:space="0" w:color="auto"/>
            <w:right w:val="none" w:sz="0" w:space="0" w:color="auto"/>
          </w:divBdr>
        </w:div>
        <w:div w:id="1678386971">
          <w:marLeft w:val="480"/>
          <w:marRight w:val="0"/>
          <w:marTop w:val="0"/>
          <w:marBottom w:val="0"/>
          <w:divBdr>
            <w:top w:val="none" w:sz="0" w:space="0" w:color="auto"/>
            <w:left w:val="none" w:sz="0" w:space="0" w:color="auto"/>
            <w:bottom w:val="none" w:sz="0" w:space="0" w:color="auto"/>
            <w:right w:val="none" w:sz="0" w:space="0" w:color="auto"/>
          </w:divBdr>
        </w:div>
        <w:div w:id="1679386731">
          <w:marLeft w:val="480"/>
          <w:marRight w:val="0"/>
          <w:marTop w:val="0"/>
          <w:marBottom w:val="0"/>
          <w:divBdr>
            <w:top w:val="none" w:sz="0" w:space="0" w:color="auto"/>
            <w:left w:val="none" w:sz="0" w:space="0" w:color="auto"/>
            <w:bottom w:val="none" w:sz="0" w:space="0" w:color="auto"/>
            <w:right w:val="none" w:sz="0" w:space="0" w:color="auto"/>
          </w:divBdr>
        </w:div>
        <w:div w:id="1887449943">
          <w:marLeft w:val="480"/>
          <w:marRight w:val="0"/>
          <w:marTop w:val="0"/>
          <w:marBottom w:val="0"/>
          <w:divBdr>
            <w:top w:val="none" w:sz="0" w:space="0" w:color="auto"/>
            <w:left w:val="none" w:sz="0" w:space="0" w:color="auto"/>
            <w:bottom w:val="none" w:sz="0" w:space="0" w:color="auto"/>
            <w:right w:val="none" w:sz="0" w:space="0" w:color="auto"/>
          </w:divBdr>
        </w:div>
        <w:div w:id="1894732090">
          <w:marLeft w:val="480"/>
          <w:marRight w:val="0"/>
          <w:marTop w:val="0"/>
          <w:marBottom w:val="0"/>
          <w:divBdr>
            <w:top w:val="none" w:sz="0" w:space="0" w:color="auto"/>
            <w:left w:val="none" w:sz="0" w:space="0" w:color="auto"/>
            <w:bottom w:val="none" w:sz="0" w:space="0" w:color="auto"/>
            <w:right w:val="none" w:sz="0" w:space="0" w:color="auto"/>
          </w:divBdr>
        </w:div>
        <w:div w:id="1927613383">
          <w:marLeft w:val="480"/>
          <w:marRight w:val="0"/>
          <w:marTop w:val="0"/>
          <w:marBottom w:val="0"/>
          <w:divBdr>
            <w:top w:val="none" w:sz="0" w:space="0" w:color="auto"/>
            <w:left w:val="none" w:sz="0" w:space="0" w:color="auto"/>
            <w:bottom w:val="none" w:sz="0" w:space="0" w:color="auto"/>
            <w:right w:val="none" w:sz="0" w:space="0" w:color="auto"/>
          </w:divBdr>
        </w:div>
        <w:div w:id="1974632032">
          <w:marLeft w:val="480"/>
          <w:marRight w:val="0"/>
          <w:marTop w:val="0"/>
          <w:marBottom w:val="0"/>
          <w:divBdr>
            <w:top w:val="none" w:sz="0" w:space="0" w:color="auto"/>
            <w:left w:val="none" w:sz="0" w:space="0" w:color="auto"/>
            <w:bottom w:val="none" w:sz="0" w:space="0" w:color="auto"/>
            <w:right w:val="none" w:sz="0" w:space="0" w:color="auto"/>
          </w:divBdr>
        </w:div>
        <w:div w:id="1981032451">
          <w:marLeft w:val="480"/>
          <w:marRight w:val="0"/>
          <w:marTop w:val="0"/>
          <w:marBottom w:val="0"/>
          <w:divBdr>
            <w:top w:val="none" w:sz="0" w:space="0" w:color="auto"/>
            <w:left w:val="none" w:sz="0" w:space="0" w:color="auto"/>
            <w:bottom w:val="none" w:sz="0" w:space="0" w:color="auto"/>
            <w:right w:val="none" w:sz="0" w:space="0" w:color="auto"/>
          </w:divBdr>
        </w:div>
        <w:div w:id="1981957504">
          <w:marLeft w:val="480"/>
          <w:marRight w:val="0"/>
          <w:marTop w:val="0"/>
          <w:marBottom w:val="0"/>
          <w:divBdr>
            <w:top w:val="none" w:sz="0" w:space="0" w:color="auto"/>
            <w:left w:val="none" w:sz="0" w:space="0" w:color="auto"/>
            <w:bottom w:val="none" w:sz="0" w:space="0" w:color="auto"/>
            <w:right w:val="none" w:sz="0" w:space="0" w:color="auto"/>
          </w:divBdr>
        </w:div>
      </w:divsChild>
    </w:div>
    <w:div w:id="778990808">
      <w:bodyDiv w:val="1"/>
      <w:marLeft w:val="0"/>
      <w:marRight w:val="0"/>
      <w:marTop w:val="0"/>
      <w:marBottom w:val="0"/>
      <w:divBdr>
        <w:top w:val="none" w:sz="0" w:space="0" w:color="auto"/>
        <w:left w:val="none" w:sz="0" w:space="0" w:color="auto"/>
        <w:bottom w:val="none" w:sz="0" w:space="0" w:color="auto"/>
        <w:right w:val="none" w:sz="0" w:space="0" w:color="auto"/>
      </w:divBdr>
    </w:div>
    <w:div w:id="779569408">
      <w:bodyDiv w:val="1"/>
      <w:marLeft w:val="0"/>
      <w:marRight w:val="0"/>
      <w:marTop w:val="0"/>
      <w:marBottom w:val="0"/>
      <w:divBdr>
        <w:top w:val="none" w:sz="0" w:space="0" w:color="auto"/>
        <w:left w:val="none" w:sz="0" w:space="0" w:color="auto"/>
        <w:bottom w:val="none" w:sz="0" w:space="0" w:color="auto"/>
        <w:right w:val="none" w:sz="0" w:space="0" w:color="auto"/>
      </w:divBdr>
    </w:div>
    <w:div w:id="783575296">
      <w:bodyDiv w:val="1"/>
      <w:marLeft w:val="0"/>
      <w:marRight w:val="0"/>
      <w:marTop w:val="0"/>
      <w:marBottom w:val="0"/>
      <w:divBdr>
        <w:top w:val="none" w:sz="0" w:space="0" w:color="auto"/>
        <w:left w:val="none" w:sz="0" w:space="0" w:color="auto"/>
        <w:bottom w:val="none" w:sz="0" w:space="0" w:color="auto"/>
        <w:right w:val="none" w:sz="0" w:space="0" w:color="auto"/>
      </w:divBdr>
    </w:div>
    <w:div w:id="787092681">
      <w:bodyDiv w:val="1"/>
      <w:marLeft w:val="0"/>
      <w:marRight w:val="0"/>
      <w:marTop w:val="0"/>
      <w:marBottom w:val="0"/>
      <w:divBdr>
        <w:top w:val="none" w:sz="0" w:space="0" w:color="auto"/>
        <w:left w:val="none" w:sz="0" w:space="0" w:color="auto"/>
        <w:bottom w:val="none" w:sz="0" w:space="0" w:color="auto"/>
        <w:right w:val="none" w:sz="0" w:space="0" w:color="auto"/>
      </w:divBdr>
    </w:div>
    <w:div w:id="792093710">
      <w:bodyDiv w:val="1"/>
      <w:marLeft w:val="0"/>
      <w:marRight w:val="0"/>
      <w:marTop w:val="0"/>
      <w:marBottom w:val="0"/>
      <w:divBdr>
        <w:top w:val="none" w:sz="0" w:space="0" w:color="auto"/>
        <w:left w:val="none" w:sz="0" w:space="0" w:color="auto"/>
        <w:bottom w:val="none" w:sz="0" w:space="0" w:color="auto"/>
        <w:right w:val="none" w:sz="0" w:space="0" w:color="auto"/>
      </w:divBdr>
    </w:div>
    <w:div w:id="792358535">
      <w:bodyDiv w:val="1"/>
      <w:marLeft w:val="0"/>
      <w:marRight w:val="0"/>
      <w:marTop w:val="0"/>
      <w:marBottom w:val="0"/>
      <w:divBdr>
        <w:top w:val="none" w:sz="0" w:space="0" w:color="auto"/>
        <w:left w:val="none" w:sz="0" w:space="0" w:color="auto"/>
        <w:bottom w:val="none" w:sz="0" w:space="0" w:color="auto"/>
        <w:right w:val="none" w:sz="0" w:space="0" w:color="auto"/>
      </w:divBdr>
    </w:div>
    <w:div w:id="793714489">
      <w:bodyDiv w:val="1"/>
      <w:marLeft w:val="0"/>
      <w:marRight w:val="0"/>
      <w:marTop w:val="0"/>
      <w:marBottom w:val="0"/>
      <w:divBdr>
        <w:top w:val="none" w:sz="0" w:space="0" w:color="auto"/>
        <w:left w:val="none" w:sz="0" w:space="0" w:color="auto"/>
        <w:bottom w:val="none" w:sz="0" w:space="0" w:color="auto"/>
        <w:right w:val="none" w:sz="0" w:space="0" w:color="auto"/>
      </w:divBdr>
      <w:divsChild>
        <w:div w:id="13385651">
          <w:marLeft w:val="480"/>
          <w:marRight w:val="0"/>
          <w:marTop w:val="0"/>
          <w:marBottom w:val="0"/>
          <w:divBdr>
            <w:top w:val="none" w:sz="0" w:space="0" w:color="auto"/>
            <w:left w:val="none" w:sz="0" w:space="0" w:color="auto"/>
            <w:bottom w:val="none" w:sz="0" w:space="0" w:color="auto"/>
            <w:right w:val="none" w:sz="0" w:space="0" w:color="auto"/>
          </w:divBdr>
        </w:div>
        <w:div w:id="75176465">
          <w:marLeft w:val="480"/>
          <w:marRight w:val="0"/>
          <w:marTop w:val="0"/>
          <w:marBottom w:val="0"/>
          <w:divBdr>
            <w:top w:val="none" w:sz="0" w:space="0" w:color="auto"/>
            <w:left w:val="none" w:sz="0" w:space="0" w:color="auto"/>
            <w:bottom w:val="none" w:sz="0" w:space="0" w:color="auto"/>
            <w:right w:val="none" w:sz="0" w:space="0" w:color="auto"/>
          </w:divBdr>
        </w:div>
        <w:div w:id="170221940">
          <w:marLeft w:val="480"/>
          <w:marRight w:val="0"/>
          <w:marTop w:val="0"/>
          <w:marBottom w:val="0"/>
          <w:divBdr>
            <w:top w:val="none" w:sz="0" w:space="0" w:color="auto"/>
            <w:left w:val="none" w:sz="0" w:space="0" w:color="auto"/>
            <w:bottom w:val="none" w:sz="0" w:space="0" w:color="auto"/>
            <w:right w:val="none" w:sz="0" w:space="0" w:color="auto"/>
          </w:divBdr>
        </w:div>
        <w:div w:id="295720413">
          <w:marLeft w:val="480"/>
          <w:marRight w:val="0"/>
          <w:marTop w:val="0"/>
          <w:marBottom w:val="0"/>
          <w:divBdr>
            <w:top w:val="none" w:sz="0" w:space="0" w:color="auto"/>
            <w:left w:val="none" w:sz="0" w:space="0" w:color="auto"/>
            <w:bottom w:val="none" w:sz="0" w:space="0" w:color="auto"/>
            <w:right w:val="none" w:sz="0" w:space="0" w:color="auto"/>
          </w:divBdr>
        </w:div>
        <w:div w:id="315302521">
          <w:marLeft w:val="480"/>
          <w:marRight w:val="0"/>
          <w:marTop w:val="0"/>
          <w:marBottom w:val="0"/>
          <w:divBdr>
            <w:top w:val="none" w:sz="0" w:space="0" w:color="auto"/>
            <w:left w:val="none" w:sz="0" w:space="0" w:color="auto"/>
            <w:bottom w:val="none" w:sz="0" w:space="0" w:color="auto"/>
            <w:right w:val="none" w:sz="0" w:space="0" w:color="auto"/>
          </w:divBdr>
        </w:div>
        <w:div w:id="356199517">
          <w:marLeft w:val="480"/>
          <w:marRight w:val="0"/>
          <w:marTop w:val="0"/>
          <w:marBottom w:val="0"/>
          <w:divBdr>
            <w:top w:val="none" w:sz="0" w:space="0" w:color="auto"/>
            <w:left w:val="none" w:sz="0" w:space="0" w:color="auto"/>
            <w:bottom w:val="none" w:sz="0" w:space="0" w:color="auto"/>
            <w:right w:val="none" w:sz="0" w:space="0" w:color="auto"/>
          </w:divBdr>
        </w:div>
        <w:div w:id="362369603">
          <w:marLeft w:val="480"/>
          <w:marRight w:val="0"/>
          <w:marTop w:val="0"/>
          <w:marBottom w:val="0"/>
          <w:divBdr>
            <w:top w:val="none" w:sz="0" w:space="0" w:color="auto"/>
            <w:left w:val="none" w:sz="0" w:space="0" w:color="auto"/>
            <w:bottom w:val="none" w:sz="0" w:space="0" w:color="auto"/>
            <w:right w:val="none" w:sz="0" w:space="0" w:color="auto"/>
          </w:divBdr>
        </w:div>
        <w:div w:id="525993025">
          <w:marLeft w:val="480"/>
          <w:marRight w:val="0"/>
          <w:marTop w:val="0"/>
          <w:marBottom w:val="0"/>
          <w:divBdr>
            <w:top w:val="none" w:sz="0" w:space="0" w:color="auto"/>
            <w:left w:val="none" w:sz="0" w:space="0" w:color="auto"/>
            <w:bottom w:val="none" w:sz="0" w:space="0" w:color="auto"/>
            <w:right w:val="none" w:sz="0" w:space="0" w:color="auto"/>
          </w:divBdr>
        </w:div>
        <w:div w:id="852840903">
          <w:marLeft w:val="480"/>
          <w:marRight w:val="0"/>
          <w:marTop w:val="0"/>
          <w:marBottom w:val="0"/>
          <w:divBdr>
            <w:top w:val="none" w:sz="0" w:space="0" w:color="auto"/>
            <w:left w:val="none" w:sz="0" w:space="0" w:color="auto"/>
            <w:bottom w:val="none" w:sz="0" w:space="0" w:color="auto"/>
            <w:right w:val="none" w:sz="0" w:space="0" w:color="auto"/>
          </w:divBdr>
        </w:div>
        <w:div w:id="910043968">
          <w:marLeft w:val="480"/>
          <w:marRight w:val="0"/>
          <w:marTop w:val="0"/>
          <w:marBottom w:val="0"/>
          <w:divBdr>
            <w:top w:val="none" w:sz="0" w:space="0" w:color="auto"/>
            <w:left w:val="none" w:sz="0" w:space="0" w:color="auto"/>
            <w:bottom w:val="none" w:sz="0" w:space="0" w:color="auto"/>
            <w:right w:val="none" w:sz="0" w:space="0" w:color="auto"/>
          </w:divBdr>
        </w:div>
        <w:div w:id="928272648">
          <w:marLeft w:val="480"/>
          <w:marRight w:val="0"/>
          <w:marTop w:val="0"/>
          <w:marBottom w:val="0"/>
          <w:divBdr>
            <w:top w:val="none" w:sz="0" w:space="0" w:color="auto"/>
            <w:left w:val="none" w:sz="0" w:space="0" w:color="auto"/>
            <w:bottom w:val="none" w:sz="0" w:space="0" w:color="auto"/>
            <w:right w:val="none" w:sz="0" w:space="0" w:color="auto"/>
          </w:divBdr>
        </w:div>
        <w:div w:id="1140659852">
          <w:marLeft w:val="480"/>
          <w:marRight w:val="0"/>
          <w:marTop w:val="0"/>
          <w:marBottom w:val="0"/>
          <w:divBdr>
            <w:top w:val="none" w:sz="0" w:space="0" w:color="auto"/>
            <w:left w:val="none" w:sz="0" w:space="0" w:color="auto"/>
            <w:bottom w:val="none" w:sz="0" w:space="0" w:color="auto"/>
            <w:right w:val="none" w:sz="0" w:space="0" w:color="auto"/>
          </w:divBdr>
        </w:div>
        <w:div w:id="1152678067">
          <w:marLeft w:val="480"/>
          <w:marRight w:val="0"/>
          <w:marTop w:val="0"/>
          <w:marBottom w:val="0"/>
          <w:divBdr>
            <w:top w:val="none" w:sz="0" w:space="0" w:color="auto"/>
            <w:left w:val="none" w:sz="0" w:space="0" w:color="auto"/>
            <w:bottom w:val="none" w:sz="0" w:space="0" w:color="auto"/>
            <w:right w:val="none" w:sz="0" w:space="0" w:color="auto"/>
          </w:divBdr>
        </w:div>
        <w:div w:id="1168135688">
          <w:marLeft w:val="480"/>
          <w:marRight w:val="0"/>
          <w:marTop w:val="0"/>
          <w:marBottom w:val="0"/>
          <w:divBdr>
            <w:top w:val="none" w:sz="0" w:space="0" w:color="auto"/>
            <w:left w:val="none" w:sz="0" w:space="0" w:color="auto"/>
            <w:bottom w:val="none" w:sz="0" w:space="0" w:color="auto"/>
            <w:right w:val="none" w:sz="0" w:space="0" w:color="auto"/>
          </w:divBdr>
        </w:div>
        <w:div w:id="1169058418">
          <w:marLeft w:val="480"/>
          <w:marRight w:val="0"/>
          <w:marTop w:val="0"/>
          <w:marBottom w:val="0"/>
          <w:divBdr>
            <w:top w:val="none" w:sz="0" w:space="0" w:color="auto"/>
            <w:left w:val="none" w:sz="0" w:space="0" w:color="auto"/>
            <w:bottom w:val="none" w:sz="0" w:space="0" w:color="auto"/>
            <w:right w:val="none" w:sz="0" w:space="0" w:color="auto"/>
          </w:divBdr>
        </w:div>
        <w:div w:id="1196045510">
          <w:marLeft w:val="480"/>
          <w:marRight w:val="0"/>
          <w:marTop w:val="0"/>
          <w:marBottom w:val="0"/>
          <w:divBdr>
            <w:top w:val="none" w:sz="0" w:space="0" w:color="auto"/>
            <w:left w:val="none" w:sz="0" w:space="0" w:color="auto"/>
            <w:bottom w:val="none" w:sz="0" w:space="0" w:color="auto"/>
            <w:right w:val="none" w:sz="0" w:space="0" w:color="auto"/>
          </w:divBdr>
        </w:div>
        <w:div w:id="1363438628">
          <w:marLeft w:val="480"/>
          <w:marRight w:val="0"/>
          <w:marTop w:val="0"/>
          <w:marBottom w:val="0"/>
          <w:divBdr>
            <w:top w:val="none" w:sz="0" w:space="0" w:color="auto"/>
            <w:left w:val="none" w:sz="0" w:space="0" w:color="auto"/>
            <w:bottom w:val="none" w:sz="0" w:space="0" w:color="auto"/>
            <w:right w:val="none" w:sz="0" w:space="0" w:color="auto"/>
          </w:divBdr>
        </w:div>
        <w:div w:id="1448696168">
          <w:marLeft w:val="480"/>
          <w:marRight w:val="0"/>
          <w:marTop w:val="0"/>
          <w:marBottom w:val="0"/>
          <w:divBdr>
            <w:top w:val="none" w:sz="0" w:space="0" w:color="auto"/>
            <w:left w:val="none" w:sz="0" w:space="0" w:color="auto"/>
            <w:bottom w:val="none" w:sz="0" w:space="0" w:color="auto"/>
            <w:right w:val="none" w:sz="0" w:space="0" w:color="auto"/>
          </w:divBdr>
        </w:div>
        <w:div w:id="1626079762">
          <w:marLeft w:val="480"/>
          <w:marRight w:val="0"/>
          <w:marTop w:val="0"/>
          <w:marBottom w:val="0"/>
          <w:divBdr>
            <w:top w:val="none" w:sz="0" w:space="0" w:color="auto"/>
            <w:left w:val="none" w:sz="0" w:space="0" w:color="auto"/>
            <w:bottom w:val="none" w:sz="0" w:space="0" w:color="auto"/>
            <w:right w:val="none" w:sz="0" w:space="0" w:color="auto"/>
          </w:divBdr>
        </w:div>
        <w:div w:id="1727147226">
          <w:marLeft w:val="480"/>
          <w:marRight w:val="0"/>
          <w:marTop w:val="0"/>
          <w:marBottom w:val="0"/>
          <w:divBdr>
            <w:top w:val="none" w:sz="0" w:space="0" w:color="auto"/>
            <w:left w:val="none" w:sz="0" w:space="0" w:color="auto"/>
            <w:bottom w:val="none" w:sz="0" w:space="0" w:color="auto"/>
            <w:right w:val="none" w:sz="0" w:space="0" w:color="auto"/>
          </w:divBdr>
        </w:div>
        <w:div w:id="1977567699">
          <w:marLeft w:val="480"/>
          <w:marRight w:val="0"/>
          <w:marTop w:val="0"/>
          <w:marBottom w:val="0"/>
          <w:divBdr>
            <w:top w:val="none" w:sz="0" w:space="0" w:color="auto"/>
            <w:left w:val="none" w:sz="0" w:space="0" w:color="auto"/>
            <w:bottom w:val="none" w:sz="0" w:space="0" w:color="auto"/>
            <w:right w:val="none" w:sz="0" w:space="0" w:color="auto"/>
          </w:divBdr>
        </w:div>
      </w:divsChild>
    </w:div>
    <w:div w:id="797528004">
      <w:bodyDiv w:val="1"/>
      <w:marLeft w:val="0"/>
      <w:marRight w:val="0"/>
      <w:marTop w:val="0"/>
      <w:marBottom w:val="0"/>
      <w:divBdr>
        <w:top w:val="none" w:sz="0" w:space="0" w:color="auto"/>
        <w:left w:val="none" w:sz="0" w:space="0" w:color="auto"/>
        <w:bottom w:val="none" w:sz="0" w:space="0" w:color="auto"/>
        <w:right w:val="none" w:sz="0" w:space="0" w:color="auto"/>
      </w:divBdr>
    </w:div>
    <w:div w:id="801196266">
      <w:bodyDiv w:val="1"/>
      <w:marLeft w:val="0"/>
      <w:marRight w:val="0"/>
      <w:marTop w:val="0"/>
      <w:marBottom w:val="0"/>
      <w:divBdr>
        <w:top w:val="none" w:sz="0" w:space="0" w:color="auto"/>
        <w:left w:val="none" w:sz="0" w:space="0" w:color="auto"/>
        <w:bottom w:val="none" w:sz="0" w:space="0" w:color="auto"/>
        <w:right w:val="none" w:sz="0" w:space="0" w:color="auto"/>
      </w:divBdr>
      <w:divsChild>
        <w:div w:id="202771">
          <w:marLeft w:val="480"/>
          <w:marRight w:val="0"/>
          <w:marTop w:val="0"/>
          <w:marBottom w:val="0"/>
          <w:divBdr>
            <w:top w:val="none" w:sz="0" w:space="0" w:color="auto"/>
            <w:left w:val="none" w:sz="0" w:space="0" w:color="auto"/>
            <w:bottom w:val="none" w:sz="0" w:space="0" w:color="auto"/>
            <w:right w:val="none" w:sz="0" w:space="0" w:color="auto"/>
          </w:divBdr>
        </w:div>
        <w:div w:id="27028421">
          <w:marLeft w:val="480"/>
          <w:marRight w:val="0"/>
          <w:marTop w:val="0"/>
          <w:marBottom w:val="0"/>
          <w:divBdr>
            <w:top w:val="none" w:sz="0" w:space="0" w:color="auto"/>
            <w:left w:val="none" w:sz="0" w:space="0" w:color="auto"/>
            <w:bottom w:val="none" w:sz="0" w:space="0" w:color="auto"/>
            <w:right w:val="none" w:sz="0" w:space="0" w:color="auto"/>
          </w:divBdr>
        </w:div>
        <w:div w:id="34696033">
          <w:marLeft w:val="480"/>
          <w:marRight w:val="0"/>
          <w:marTop w:val="0"/>
          <w:marBottom w:val="0"/>
          <w:divBdr>
            <w:top w:val="none" w:sz="0" w:space="0" w:color="auto"/>
            <w:left w:val="none" w:sz="0" w:space="0" w:color="auto"/>
            <w:bottom w:val="none" w:sz="0" w:space="0" w:color="auto"/>
            <w:right w:val="none" w:sz="0" w:space="0" w:color="auto"/>
          </w:divBdr>
        </w:div>
        <w:div w:id="164059303">
          <w:marLeft w:val="480"/>
          <w:marRight w:val="0"/>
          <w:marTop w:val="0"/>
          <w:marBottom w:val="0"/>
          <w:divBdr>
            <w:top w:val="none" w:sz="0" w:space="0" w:color="auto"/>
            <w:left w:val="none" w:sz="0" w:space="0" w:color="auto"/>
            <w:bottom w:val="none" w:sz="0" w:space="0" w:color="auto"/>
            <w:right w:val="none" w:sz="0" w:space="0" w:color="auto"/>
          </w:divBdr>
        </w:div>
        <w:div w:id="177236244">
          <w:marLeft w:val="480"/>
          <w:marRight w:val="0"/>
          <w:marTop w:val="0"/>
          <w:marBottom w:val="0"/>
          <w:divBdr>
            <w:top w:val="none" w:sz="0" w:space="0" w:color="auto"/>
            <w:left w:val="none" w:sz="0" w:space="0" w:color="auto"/>
            <w:bottom w:val="none" w:sz="0" w:space="0" w:color="auto"/>
            <w:right w:val="none" w:sz="0" w:space="0" w:color="auto"/>
          </w:divBdr>
        </w:div>
        <w:div w:id="265112957">
          <w:marLeft w:val="480"/>
          <w:marRight w:val="0"/>
          <w:marTop w:val="0"/>
          <w:marBottom w:val="0"/>
          <w:divBdr>
            <w:top w:val="none" w:sz="0" w:space="0" w:color="auto"/>
            <w:left w:val="none" w:sz="0" w:space="0" w:color="auto"/>
            <w:bottom w:val="none" w:sz="0" w:space="0" w:color="auto"/>
            <w:right w:val="none" w:sz="0" w:space="0" w:color="auto"/>
          </w:divBdr>
        </w:div>
        <w:div w:id="305549426">
          <w:marLeft w:val="480"/>
          <w:marRight w:val="0"/>
          <w:marTop w:val="0"/>
          <w:marBottom w:val="0"/>
          <w:divBdr>
            <w:top w:val="none" w:sz="0" w:space="0" w:color="auto"/>
            <w:left w:val="none" w:sz="0" w:space="0" w:color="auto"/>
            <w:bottom w:val="none" w:sz="0" w:space="0" w:color="auto"/>
            <w:right w:val="none" w:sz="0" w:space="0" w:color="auto"/>
          </w:divBdr>
        </w:div>
        <w:div w:id="331026947">
          <w:marLeft w:val="480"/>
          <w:marRight w:val="0"/>
          <w:marTop w:val="0"/>
          <w:marBottom w:val="0"/>
          <w:divBdr>
            <w:top w:val="none" w:sz="0" w:space="0" w:color="auto"/>
            <w:left w:val="none" w:sz="0" w:space="0" w:color="auto"/>
            <w:bottom w:val="none" w:sz="0" w:space="0" w:color="auto"/>
            <w:right w:val="none" w:sz="0" w:space="0" w:color="auto"/>
          </w:divBdr>
        </w:div>
        <w:div w:id="379742101">
          <w:marLeft w:val="480"/>
          <w:marRight w:val="0"/>
          <w:marTop w:val="0"/>
          <w:marBottom w:val="0"/>
          <w:divBdr>
            <w:top w:val="none" w:sz="0" w:space="0" w:color="auto"/>
            <w:left w:val="none" w:sz="0" w:space="0" w:color="auto"/>
            <w:bottom w:val="none" w:sz="0" w:space="0" w:color="auto"/>
            <w:right w:val="none" w:sz="0" w:space="0" w:color="auto"/>
          </w:divBdr>
        </w:div>
        <w:div w:id="526022273">
          <w:marLeft w:val="480"/>
          <w:marRight w:val="0"/>
          <w:marTop w:val="0"/>
          <w:marBottom w:val="0"/>
          <w:divBdr>
            <w:top w:val="none" w:sz="0" w:space="0" w:color="auto"/>
            <w:left w:val="none" w:sz="0" w:space="0" w:color="auto"/>
            <w:bottom w:val="none" w:sz="0" w:space="0" w:color="auto"/>
            <w:right w:val="none" w:sz="0" w:space="0" w:color="auto"/>
          </w:divBdr>
        </w:div>
        <w:div w:id="559558469">
          <w:marLeft w:val="480"/>
          <w:marRight w:val="0"/>
          <w:marTop w:val="0"/>
          <w:marBottom w:val="0"/>
          <w:divBdr>
            <w:top w:val="none" w:sz="0" w:space="0" w:color="auto"/>
            <w:left w:val="none" w:sz="0" w:space="0" w:color="auto"/>
            <w:bottom w:val="none" w:sz="0" w:space="0" w:color="auto"/>
            <w:right w:val="none" w:sz="0" w:space="0" w:color="auto"/>
          </w:divBdr>
        </w:div>
        <w:div w:id="576093639">
          <w:marLeft w:val="480"/>
          <w:marRight w:val="0"/>
          <w:marTop w:val="0"/>
          <w:marBottom w:val="0"/>
          <w:divBdr>
            <w:top w:val="none" w:sz="0" w:space="0" w:color="auto"/>
            <w:left w:val="none" w:sz="0" w:space="0" w:color="auto"/>
            <w:bottom w:val="none" w:sz="0" w:space="0" w:color="auto"/>
            <w:right w:val="none" w:sz="0" w:space="0" w:color="auto"/>
          </w:divBdr>
        </w:div>
        <w:div w:id="685836124">
          <w:marLeft w:val="480"/>
          <w:marRight w:val="0"/>
          <w:marTop w:val="0"/>
          <w:marBottom w:val="0"/>
          <w:divBdr>
            <w:top w:val="none" w:sz="0" w:space="0" w:color="auto"/>
            <w:left w:val="none" w:sz="0" w:space="0" w:color="auto"/>
            <w:bottom w:val="none" w:sz="0" w:space="0" w:color="auto"/>
            <w:right w:val="none" w:sz="0" w:space="0" w:color="auto"/>
          </w:divBdr>
        </w:div>
        <w:div w:id="782189865">
          <w:marLeft w:val="480"/>
          <w:marRight w:val="0"/>
          <w:marTop w:val="0"/>
          <w:marBottom w:val="0"/>
          <w:divBdr>
            <w:top w:val="none" w:sz="0" w:space="0" w:color="auto"/>
            <w:left w:val="none" w:sz="0" w:space="0" w:color="auto"/>
            <w:bottom w:val="none" w:sz="0" w:space="0" w:color="auto"/>
            <w:right w:val="none" w:sz="0" w:space="0" w:color="auto"/>
          </w:divBdr>
        </w:div>
        <w:div w:id="797650796">
          <w:marLeft w:val="480"/>
          <w:marRight w:val="0"/>
          <w:marTop w:val="0"/>
          <w:marBottom w:val="0"/>
          <w:divBdr>
            <w:top w:val="none" w:sz="0" w:space="0" w:color="auto"/>
            <w:left w:val="none" w:sz="0" w:space="0" w:color="auto"/>
            <w:bottom w:val="none" w:sz="0" w:space="0" w:color="auto"/>
            <w:right w:val="none" w:sz="0" w:space="0" w:color="auto"/>
          </w:divBdr>
        </w:div>
        <w:div w:id="803471631">
          <w:marLeft w:val="480"/>
          <w:marRight w:val="0"/>
          <w:marTop w:val="0"/>
          <w:marBottom w:val="0"/>
          <w:divBdr>
            <w:top w:val="none" w:sz="0" w:space="0" w:color="auto"/>
            <w:left w:val="none" w:sz="0" w:space="0" w:color="auto"/>
            <w:bottom w:val="none" w:sz="0" w:space="0" w:color="auto"/>
            <w:right w:val="none" w:sz="0" w:space="0" w:color="auto"/>
          </w:divBdr>
        </w:div>
        <w:div w:id="825978902">
          <w:marLeft w:val="480"/>
          <w:marRight w:val="0"/>
          <w:marTop w:val="0"/>
          <w:marBottom w:val="0"/>
          <w:divBdr>
            <w:top w:val="none" w:sz="0" w:space="0" w:color="auto"/>
            <w:left w:val="none" w:sz="0" w:space="0" w:color="auto"/>
            <w:bottom w:val="none" w:sz="0" w:space="0" w:color="auto"/>
            <w:right w:val="none" w:sz="0" w:space="0" w:color="auto"/>
          </w:divBdr>
        </w:div>
        <w:div w:id="846942615">
          <w:marLeft w:val="480"/>
          <w:marRight w:val="0"/>
          <w:marTop w:val="0"/>
          <w:marBottom w:val="0"/>
          <w:divBdr>
            <w:top w:val="none" w:sz="0" w:space="0" w:color="auto"/>
            <w:left w:val="none" w:sz="0" w:space="0" w:color="auto"/>
            <w:bottom w:val="none" w:sz="0" w:space="0" w:color="auto"/>
            <w:right w:val="none" w:sz="0" w:space="0" w:color="auto"/>
          </w:divBdr>
        </w:div>
        <w:div w:id="960380907">
          <w:marLeft w:val="480"/>
          <w:marRight w:val="0"/>
          <w:marTop w:val="0"/>
          <w:marBottom w:val="0"/>
          <w:divBdr>
            <w:top w:val="none" w:sz="0" w:space="0" w:color="auto"/>
            <w:left w:val="none" w:sz="0" w:space="0" w:color="auto"/>
            <w:bottom w:val="none" w:sz="0" w:space="0" w:color="auto"/>
            <w:right w:val="none" w:sz="0" w:space="0" w:color="auto"/>
          </w:divBdr>
        </w:div>
        <w:div w:id="970790238">
          <w:marLeft w:val="480"/>
          <w:marRight w:val="0"/>
          <w:marTop w:val="0"/>
          <w:marBottom w:val="0"/>
          <w:divBdr>
            <w:top w:val="none" w:sz="0" w:space="0" w:color="auto"/>
            <w:left w:val="none" w:sz="0" w:space="0" w:color="auto"/>
            <w:bottom w:val="none" w:sz="0" w:space="0" w:color="auto"/>
            <w:right w:val="none" w:sz="0" w:space="0" w:color="auto"/>
          </w:divBdr>
        </w:div>
        <w:div w:id="1029718820">
          <w:marLeft w:val="480"/>
          <w:marRight w:val="0"/>
          <w:marTop w:val="0"/>
          <w:marBottom w:val="0"/>
          <w:divBdr>
            <w:top w:val="none" w:sz="0" w:space="0" w:color="auto"/>
            <w:left w:val="none" w:sz="0" w:space="0" w:color="auto"/>
            <w:bottom w:val="none" w:sz="0" w:space="0" w:color="auto"/>
            <w:right w:val="none" w:sz="0" w:space="0" w:color="auto"/>
          </w:divBdr>
        </w:div>
        <w:div w:id="1060902815">
          <w:marLeft w:val="480"/>
          <w:marRight w:val="0"/>
          <w:marTop w:val="0"/>
          <w:marBottom w:val="0"/>
          <w:divBdr>
            <w:top w:val="none" w:sz="0" w:space="0" w:color="auto"/>
            <w:left w:val="none" w:sz="0" w:space="0" w:color="auto"/>
            <w:bottom w:val="none" w:sz="0" w:space="0" w:color="auto"/>
            <w:right w:val="none" w:sz="0" w:space="0" w:color="auto"/>
          </w:divBdr>
        </w:div>
        <w:div w:id="1066419370">
          <w:marLeft w:val="480"/>
          <w:marRight w:val="0"/>
          <w:marTop w:val="0"/>
          <w:marBottom w:val="0"/>
          <w:divBdr>
            <w:top w:val="none" w:sz="0" w:space="0" w:color="auto"/>
            <w:left w:val="none" w:sz="0" w:space="0" w:color="auto"/>
            <w:bottom w:val="none" w:sz="0" w:space="0" w:color="auto"/>
            <w:right w:val="none" w:sz="0" w:space="0" w:color="auto"/>
          </w:divBdr>
        </w:div>
        <w:div w:id="1081756577">
          <w:marLeft w:val="480"/>
          <w:marRight w:val="0"/>
          <w:marTop w:val="0"/>
          <w:marBottom w:val="0"/>
          <w:divBdr>
            <w:top w:val="none" w:sz="0" w:space="0" w:color="auto"/>
            <w:left w:val="none" w:sz="0" w:space="0" w:color="auto"/>
            <w:bottom w:val="none" w:sz="0" w:space="0" w:color="auto"/>
            <w:right w:val="none" w:sz="0" w:space="0" w:color="auto"/>
          </w:divBdr>
        </w:div>
        <w:div w:id="1103912578">
          <w:marLeft w:val="480"/>
          <w:marRight w:val="0"/>
          <w:marTop w:val="0"/>
          <w:marBottom w:val="0"/>
          <w:divBdr>
            <w:top w:val="none" w:sz="0" w:space="0" w:color="auto"/>
            <w:left w:val="none" w:sz="0" w:space="0" w:color="auto"/>
            <w:bottom w:val="none" w:sz="0" w:space="0" w:color="auto"/>
            <w:right w:val="none" w:sz="0" w:space="0" w:color="auto"/>
          </w:divBdr>
        </w:div>
        <w:div w:id="1289631716">
          <w:marLeft w:val="480"/>
          <w:marRight w:val="0"/>
          <w:marTop w:val="0"/>
          <w:marBottom w:val="0"/>
          <w:divBdr>
            <w:top w:val="none" w:sz="0" w:space="0" w:color="auto"/>
            <w:left w:val="none" w:sz="0" w:space="0" w:color="auto"/>
            <w:bottom w:val="none" w:sz="0" w:space="0" w:color="auto"/>
            <w:right w:val="none" w:sz="0" w:space="0" w:color="auto"/>
          </w:divBdr>
        </w:div>
        <w:div w:id="1317611293">
          <w:marLeft w:val="480"/>
          <w:marRight w:val="0"/>
          <w:marTop w:val="0"/>
          <w:marBottom w:val="0"/>
          <w:divBdr>
            <w:top w:val="none" w:sz="0" w:space="0" w:color="auto"/>
            <w:left w:val="none" w:sz="0" w:space="0" w:color="auto"/>
            <w:bottom w:val="none" w:sz="0" w:space="0" w:color="auto"/>
            <w:right w:val="none" w:sz="0" w:space="0" w:color="auto"/>
          </w:divBdr>
        </w:div>
        <w:div w:id="1322613025">
          <w:marLeft w:val="480"/>
          <w:marRight w:val="0"/>
          <w:marTop w:val="0"/>
          <w:marBottom w:val="0"/>
          <w:divBdr>
            <w:top w:val="none" w:sz="0" w:space="0" w:color="auto"/>
            <w:left w:val="none" w:sz="0" w:space="0" w:color="auto"/>
            <w:bottom w:val="none" w:sz="0" w:space="0" w:color="auto"/>
            <w:right w:val="none" w:sz="0" w:space="0" w:color="auto"/>
          </w:divBdr>
        </w:div>
        <w:div w:id="1329406000">
          <w:marLeft w:val="480"/>
          <w:marRight w:val="0"/>
          <w:marTop w:val="0"/>
          <w:marBottom w:val="0"/>
          <w:divBdr>
            <w:top w:val="none" w:sz="0" w:space="0" w:color="auto"/>
            <w:left w:val="none" w:sz="0" w:space="0" w:color="auto"/>
            <w:bottom w:val="none" w:sz="0" w:space="0" w:color="auto"/>
            <w:right w:val="none" w:sz="0" w:space="0" w:color="auto"/>
          </w:divBdr>
        </w:div>
        <w:div w:id="1386178250">
          <w:marLeft w:val="480"/>
          <w:marRight w:val="0"/>
          <w:marTop w:val="0"/>
          <w:marBottom w:val="0"/>
          <w:divBdr>
            <w:top w:val="none" w:sz="0" w:space="0" w:color="auto"/>
            <w:left w:val="none" w:sz="0" w:space="0" w:color="auto"/>
            <w:bottom w:val="none" w:sz="0" w:space="0" w:color="auto"/>
            <w:right w:val="none" w:sz="0" w:space="0" w:color="auto"/>
          </w:divBdr>
        </w:div>
        <w:div w:id="1400202342">
          <w:marLeft w:val="480"/>
          <w:marRight w:val="0"/>
          <w:marTop w:val="0"/>
          <w:marBottom w:val="0"/>
          <w:divBdr>
            <w:top w:val="none" w:sz="0" w:space="0" w:color="auto"/>
            <w:left w:val="none" w:sz="0" w:space="0" w:color="auto"/>
            <w:bottom w:val="none" w:sz="0" w:space="0" w:color="auto"/>
            <w:right w:val="none" w:sz="0" w:space="0" w:color="auto"/>
          </w:divBdr>
        </w:div>
        <w:div w:id="1444761347">
          <w:marLeft w:val="480"/>
          <w:marRight w:val="0"/>
          <w:marTop w:val="0"/>
          <w:marBottom w:val="0"/>
          <w:divBdr>
            <w:top w:val="none" w:sz="0" w:space="0" w:color="auto"/>
            <w:left w:val="none" w:sz="0" w:space="0" w:color="auto"/>
            <w:bottom w:val="none" w:sz="0" w:space="0" w:color="auto"/>
            <w:right w:val="none" w:sz="0" w:space="0" w:color="auto"/>
          </w:divBdr>
        </w:div>
        <w:div w:id="1456218017">
          <w:marLeft w:val="480"/>
          <w:marRight w:val="0"/>
          <w:marTop w:val="0"/>
          <w:marBottom w:val="0"/>
          <w:divBdr>
            <w:top w:val="none" w:sz="0" w:space="0" w:color="auto"/>
            <w:left w:val="none" w:sz="0" w:space="0" w:color="auto"/>
            <w:bottom w:val="none" w:sz="0" w:space="0" w:color="auto"/>
            <w:right w:val="none" w:sz="0" w:space="0" w:color="auto"/>
          </w:divBdr>
        </w:div>
        <w:div w:id="1493372331">
          <w:marLeft w:val="480"/>
          <w:marRight w:val="0"/>
          <w:marTop w:val="0"/>
          <w:marBottom w:val="0"/>
          <w:divBdr>
            <w:top w:val="none" w:sz="0" w:space="0" w:color="auto"/>
            <w:left w:val="none" w:sz="0" w:space="0" w:color="auto"/>
            <w:bottom w:val="none" w:sz="0" w:space="0" w:color="auto"/>
            <w:right w:val="none" w:sz="0" w:space="0" w:color="auto"/>
          </w:divBdr>
        </w:div>
        <w:div w:id="1502089619">
          <w:marLeft w:val="480"/>
          <w:marRight w:val="0"/>
          <w:marTop w:val="0"/>
          <w:marBottom w:val="0"/>
          <w:divBdr>
            <w:top w:val="none" w:sz="0" w:space="0" w:color="auto"/>
            <w:left w:val="none" w:sz="0" w:space="0" w:color="auto"/>
            <w:bottom w:val="none" w:sz="0" w:space="0" w:color="auto"/>
            <w:right w:val="none" w:sz="0" w:space="0" w:color="auto"/>
          </w:divBdr>
        </w:div>
        <w:div w:id="1538010367">
          <w:marLeft w:val="480"/>
          <w:marRight w:val="0"/>
          <w:marTop w:val="0"/>
          <w:marBottom w:val="0"/>
          <w:divBdr>
            <w:top w:val="none" w:sz="0" w:space="0" w:color="auto"/>
            <w:left w:val="none" w:sz="0" w:space="0" w:color="auto"/>
            <w:bottom w:val="none" w:sz="0" w:space="0" w:color="auto"/>
            <w:right w:val="none" w:sz="0" w:space="0" w:color="auto"/>
          </w:divBdr>
        </w:div>
        <w:div w:id="1551108830">
          <w:marLeft w:val="480"/>
          <w:marRight w:val="0"/>
          <w:marTop w:val="0"/>
          <w:marBottom w:val="0"/>
          <w:divBdr>
            <w:top w:val="none" w:sz="0" w:space="0" w:color="auto"/>
            <w:left w:val="none" w:sz="0" w:space="0" w:color="auto"/>
            <w:bottom w:val="none" w:sz="0" w:space="0" w:color="auto"/>
            <w:right w:val="none" w:sz="0" w:space="0" w:color="auto"/>
          </w:divBdr>
        </w:div>
        <w:div w:id="1594780808">
          <w:marLeft w:val="480"/>
          <w:marRight w:val="0"/>
          <w:marTop w:val="0"/>
          <w:marBottom w:val="0"/>
          <w:divBdr>
            <w:top w:val="none" w:sz="0" w:space="0" w:color="auto"/>
            <w:left w:val="none" w:sz="0" w:space="0" w:color="auto"/>
            <w:bottom w:val="none" w:sz="0" w:space="0" w:color="auto"/>
            <w:right w:val="none" w:sz="0" w:space="0" w:color="auto"/>
          </w:divBdr>
        </w:div>
        <w:div w:id="1603995107">
          <w:marLeft w:val="480"/>
          <w:marRight w:val="0"/>
          <w:marTop w:val="0"/>
          <w:marBottom w:val="0"/>
          <w:divBdr>
            <w:top w:val="none" w:sz="0" w:space="0" w:color="auto"/>
            <w:left w:val="none" w:sz="0" w:space="0" w:color="auto"/>
            <w:bottom w:val="none" w:sz="0" w:space="0" w:color="auto"/>
            <w:right w:val="none" w:sz="0" w:space="0" w:color="auto"/>
          </w:divBdr>
        </w:div>
        <w:div w:id="1737312422">
          <w:marLeft w:val="480"/>
          <w:marRight w:val="0"/>
          <w:marTop w:val="0"/>
          <w:marBottom w:val="0"/>
          <w:divBdr>
            <w:top w:val="none" w:sz="0" w:space="0" w:color="auto"/>
            <w:left w:val="none" w:sz="0" w:space="0" w:color="auto"/>
            <w:bottom w:val="none" w:sz="0" w:space="0" w:color="auto"/>
            <w:right w:val="none" w:sz="0" w:space="0" w:color="auto"/>
          </w:divBdr>
        </w:div>
        <w:div w:id="1808086578">
          <w:marLeft w:val="480"/>
          <w:marRight w:val="0"/>
          <w:marTop w:val="0"/>
          <w:marBottom w:val="0"/>
          <w:divBdr>
            <w:top w:val="none" w:sz="0" w:space="0" w:color="auto"/>
            <w:left w:val="none" w:sz="0" w:space="0" w:color="auto"/>
            <w:bottom w:val="none" w:sz="0" w:space="0" w:color="auto"/>
            <w:right w:val="none" w:sz="0" w:space="0" w:color="auto"/>
          </w:divBdr>
        </w:div>
        <w:div w:id="1856648981">
          <w:marLeft w:val="480"/>
          <w:marRight w:val="0"/>
          <w:marTop w:val="0"/>
          <w:marBottom w:val="0"/>
          <w:divBdr>
            <w:top w:val="none" w:sz="0" w:space="0" w:color="auto"/>
            <w:left w:val="none" w:sz="0" w:space="0" w:color="auto"/>
            <w:bottom w:val="none" w:sz="0" w:space="0" w:color="auto"/>
            <w:right w:val="none" w:sz="0" w:space="0" w:color="auto"/>
          </w:divBdr>
        </w:div>
        <w:div w:id="1908568172">
          <w:marLeft w:val="480"/>
          <w:marRight w:val="0"/>
          <w:marTop w:val="0"/>
          <w:marBottom w:val="0"/>
          <w:divBdr>
            <w:top w:val="none" w:sz="0" w:space="0" w:color="auto"/>
            <w:left w:val="none" w:sz="0" w:space="0" w:color="auto"/>
            <w:bottom w:val="none" w:sz="0" w:space="0" w:color="auto"/>
            <w:right w:val="none" w:sz="0" w:space="0" w:color="auto"/>
          </w:divBdr>
        </w:div>
        <w:div w:id="1976762711">
          <w:marLeft w:val="480"/>
          <w:marRight w:val="0"/>
          <w:marTop w:val="0"/>
          <w:marBottom w:val="0"/>
          <w:divBdr>
            <w:top w:val="none" w:sz="0" w:space="0" w:color="auto"/>
            <w:left w:val="none" w:sz="0" w:space="0" w:color="auto"/>
            <w:bottom w:val="none" w:sz="0" w:space="0" w:color="auto"/>
            <w:right w:val="none" w:sz="0" w:space="0" w:color="auto"/>
          </w:divBdr>
        </w:div>
        <w:div w:id="2008097634">
          <w:marLeft w:val="480"/>
          <w:marRight w:val="0"/>
          <w:marTop w:val="0"/>
          <w:marBottom w:val="0"/>
          <w:divBdr>
            <w:top w:val="none" w:sz="0" w:space="0" w:color="auto"/>
            <w:left w:val="none" w:sz="0" w:space="0" w:color="auto"/>
            <w:bottom w:val="none" w:sz="0" w:space="0" w:color="auto"/>
            <w:right w:val="none" w:sz="0" w:space="0" w:color="auto"/>
          </w:divBdr>
        </w:div>
      </w:divsChild>
    </w:div>
    <w:div w:id="806051610">
      <w:bodyDiv w:val="1"/>
      <w:marLeft w:val="0"/>
      <w:marRight w:val="0"/>
      <w:marTop w:val="0"/>
      <w:marBottom w:val="0"/>
      <w:divBdr>
        <w:top w:val="none" w:sz="0" w:space="0" w:color="auto"/>
        <w:left w:val="none" w:sz="0" w:space="0" w:color="auto"/>
        <w:bottom w:val="none" w:sz="0" w:space="0" w:color="auto"/>
        <w:right w:val="none" w:sz="0" w:space="0" w:color="auto"/>
      </w:divBdr>
      <w:divsChild>
        <w:div w:id="46733153">
          <w:marLeft w:val="480"/>
          <w:marRight w:val="0"/>
          <w:marTop w:val="0"/>
          <w:marBottom w:val="0"/>
          <w:divBdr>
            <w:top w:val="none" w:sz="0" w:space="0" w:color="auto"/>
            <w:left w:val="none" w:sz="0" w:space="0" w:color="auto"/>
            <w:bottom w:val="none" w:sz="0" w:space="0" w:color="auto"/>
            <w:right w:val="none" w:sz="0" w:space="0" w:color="auto"/>
          </w:divBdr>
        </w:div>
        <w:div w:id="104621557">
          <w:marLeft w:val="480"/>
          <w:marRight w:val="0"/>
          <w:marTop w:val="0"/>
          <w:marBottom w:val="0"/>
          <w:divBdr>
            <w:top w:val="none" w:sz="0" w:space="0" w:color="auto"/>
            <w:left w:val="none" w:sz="0" w:space="0" w:color="auto"/>
            <w:bottom w:val="none" w:sz="0" w:space="0" w:color="auto"/>
            <w:right w:val="none" w:sz="0" w:space="0" w:color="auto"/>
          </w:divBdr>
        </w:div>
        <w:div w:id="147863069">
          <w:marLeft w:val="480"/>
          <w:marRight w:val="0"/>
          <w:marTop w:val="0"/>
          <w:marBottom w:val="0"/>
          <w:divBdr>
            <w:top w:val="none" w:sz="0" w:space="0" w:color="auto"/>
            <w:left w:val="none" w:sz="0" w:space="0" w:color="auto"/>
            <w:bottom w:val="none" w:sz="0" w:space="0" w:color="auto"/>
            <w:right w:val="none" w:sz="0" w:space="0" w:color="auto"/>
          </w:divBdr>
        </w:div>
        <w:div w:id="163084579">
          <w:marLeft w:val="480"/>
          <w:marRight w:val="0"/>
          <w:marTop w:val="0"/>
          <w:marBottom w:val="0"/>
          <w:divBdr>
            <w:top w:val="none" w:sz="0" w:space="0" w:color="auto"/>
            <w:left w:val="none" w:sz="0" w:space="0" w:color="auto"/>
            <w:bottom w:val="none" w:sz="0" w:space="0" w:color="auto"/>
            <w:right w:val="none" w:sz="0" w:space="0" w:color="auto"/>
          </w:divBdr>
        </w:div>
        <w:div w:id="259029206">
          <w:marLeft w:val="480"/>
          <w:marRight w:val="0"/>
          <w:marTop w:val="0"/>
          <w:marBottom w:val="0"/>
          <w:divBdr>
            <w:top w:val="none" w:sz="0" w:space="0" w:color="auto"/>
            <w:left w:val="none" w:sz="0" w:space="0" w:color="auto"/>
            <w:bottom w:val="none" w:sz="0" w:space="0" w:color="auto"/>
            <w:right w:val="none" w:sz="0" w:space="0" w:color="auto"/>
          </w:divBdr>
        </w:div>
        <w:div w:id="287593904">
          <w:marLeft w:val="480"/>
          <w:marRight w:val="0"/>
          <w:marTop w:val="0"/>
          <w:marBottom w:val="0"/>
          <w:divBdr>
            <w:top w:val="none" w:sz="0" w:space="0" w:color="auto"/>
            <w:left w:val="none" w:sz="0" w:space="0" w:color="auto"/>
            <w:bottom w:val="none" w:sz="0" w:space="0" w:color="auto"/>
            <w:right w:val="none" w:sz="0" w:space="0" w:color="auto"/>
          </w:divBdr>
        </w:div>
        <w:div w:id="358316159">
          <w:marLeft w:val="480"/>
          <w:marRight w:val="0"/>
          <w:marTop w:val="0"/>
          <w:marBottom w:val="0"/>
          <w:divBdr>
            <w:top w:val="none" w:sz="0" w:space="0" w:color="auto"/>
            <w:left w:val="none" w:sz="0" w:space="0" w:color="auto"/>
            <w:bottom w:val="none" w:sz="0" w:space="0" w:color="auto"/>
            <w:right w:val="none" w:sz="0" w:space="0" w:color="auto"/>
          </w:divBdr>
        </w:div>
        <w:div w:id="542791028">
          <w:marLeft w:val="480"/>
          <w:marRight w:val="0"/>
          <w:marTop w:val="0"/>
          <w:marBottom w:val="0"/>
          <w:divBdr>
            <w:top w:val="none" w:sz="0" w:space="0" w:color="auto"/>
            <w:left w:val="none" w:sz="0" w:space="0" w:color="auto"/>
            <w:bottom w:val="none" w:sz="0" w:space="0" w:color="auto"/>
            <w:right w:val="none" w:sz="0" w:space="0" w:color="auto"/>
          </w:divBdr>
        </w:div>
        <w:div w:id="735128429">
          <w:marLeft w:val="480"/>
          <w:marRight w:val="0"/>
          <w:marTop w:val="0"/>
          <w:marBottom w:val="0"/>
          <w:divBdr>
            <w:top w:val="none" w:sz="0" w:space="0" w:color="auto"/>
            <w:left w:val="none" w:sz="0" w:space="0" w:color="auto"/>
            <w:bottom w:val="none" w:sz="0" w:space="0" w:color="auto"/>
            <w:right w:val="none" w:sz="0" w:space="0" w:color="auto"/>
          </w:divBdr>
        </w:div>
        <w:div w:id="1067000877">
          <w:marLeft w:val="480"/>
          <w:marRight w:val="0"/>
          <w:marTop w:val="0"/>
          <w:marBottom w:val="0"/>
          <w:divBdr>
            <w:top w:val="none" w:sz="0" w:space="0" w:color="auto"/>
            <w:left w:val="none" w:sz="0" w:space="0" w:color="auto"/>
            <w:bottom w:val="none" w:sz="0" w:space="0" w:color="auto"/>
            <w:right w:val="none" w:sz="0" w:space="0" w:color="auto"/>
          </w:divBdr>
        </w:div>
        <w:div w:id="1232083151">
          <w:marLeft w:val="480"/>
          <w:marRight w:val="0"/>
          <w:marTop w:val="0"/>
          <w:marBottom w:val="0"/>
          <w:divBdr>
            <w:top w:val="none" w:sz="0" w:space="0" w:color="auto"/>
            <w:left w:val="none" w:sz="0" w:space="0" w:color="auto"/>
            <w:bottom w:val="none" w:sz="0" w:space="0" w:color="auto"/>
            <w:right w:val="none" w:sz="0" w:space="0" w:color="auto"/>
          </w:divBdr>
        </w:div>
        <w:div w:id="1271202343">
          <w:marLeft w:val="480"/>
          <w:marRight w:val="0"/>
          <w:marTop w:val="0"/>
          <w:marBottom w:val="0"/>
          <w:divBdr>
            <w:top w:val="none" w:sz="0" w:space="0" w:color="auto"/>
            <w:left w:val="none" w:sz="0" w:space="0" w:color="auto"/>
            <w:bottom w:val="none" w:sz="0" w:space="0" w:color="auto"/>
            <w:right w:val="none" w:sz="0" w:space="0" w:color="auto"/>
          </w:divBdr>
        </w:div>
        <w:div w:id="1271889884">
          <w:marLeft w:val="480"/>
          <w:marRight w:val="0"/>
          <w:marTop w:val="0"/>
          <w:marBottom w:val="0"/>
          <w:divBdr>
            <w:top w:val="none" w:sz="0" w:space="0" w:color="auto"/>
            <w:left w:val="none" w:sz="0" w:space="0" w:color="auto"/>
            <w:bottom w:val="none" w:sz="0" w:space="0" w:color="auto"/>
            <w:right w:val="none" w:sz="0" w:space="0" w:color="auto"/>
          </w:divBdr>
        </w:div>
        <w:div w:id="1285234802">
          <w:marLeft w:val="480"/>
          <w:marRight w:val="0"/>
          <w:marTop w:val="0"/>
          <w:marBottom w:val="0"/>
          <w:divBdr>
            <w:top w:val="none" w:sz="0" w:space="0" w:color="auto"/>
            <w:left w:val="none" w:sz="0" w:space="0" w:color="auto"/>
            <w:bottom w:val="none" w:sz="0" w:space="0" w:color="auto"/>
            <w:right w:val="none" w:sz="0" w:space="0" w:color="auto"/>
          </w:divBdr>
        </w:div>
        <w:div w:id="1299644696">
          <w:marLeft w:val="480"/>
          <w:marRight w:val="0"/>
          <w:marTop w:val="0"/>
          <w:marBottom w:val="0"/>
          <w:divBdr>
            <w:top w:val="none" w:sz="0" w:space="0" w:color="auto"/>
            <w:left w:val="none" w:sz="0" w:space="0" w:color="auto"/>
            <w:bottom w:val="none" w:sz="0" w:space="0" w:color="auto"/>
            <w:right w:val="none" w:sz="0" w:space="0" w:color="auto"/>
          </w:divBdr>
        </w:div>
        <w:div w:id="1338777168">
          <w:marLeft w:val="480"/>
          <w:marRight w:val="0"/>
          <w:marTop w:val="0"/>
          <w:marBottom w:val="0"/>
          <w:divBdr>
            <w:top w:val="none" w:sz="0" w:space="0" w:color="auto"/>
            <w:left w:val="none" w:sz="0" w:space="0" w:color="auto"/>
            <w:bottom w:val="none" w:sz="0" w:space="0" w:color="auto"/>
            <w:right w:val="none" w:sz="0" w:space="0" w:color="auto"/>
          </w:divBdr>
        </w:div>
        <w:div w:id="1444113272">
          <w:marLeft w:val="480"/>
          <w:marRight w:val="0"/>
          <w:marTop w:val="0"/>
          <w:marBottom w:val="0"/>
          <w:divBdr>
            <w:top w:val="none" w:sz="0" w:space="0" w:color="auto"/>
            <w:left w:val="none" w:sz="0" w:space="0" w:color="auto"/>
            <w:bottom w:val="none" w:sz="0" w:space="0" w:color="auto"/>
            <w:right w:val="none" w:sz="0" w:space="0" w:color="auto"/>
          </w:divBdr>
        </w:div>
        <w:div w:id="1480028209">
          <w:marLeft w:val="480"/>
          <w:marRight w:val="0"/>
          <w:marTop w:val="0"/>
          <w:marBottom w:val="0"/>
          <w:divBdr>
            <w:top w:val="none" w:sz="0" w:space="0" w:color="auto"/>
            <w:left w:val="none" w:sz="0" w:space="0" w:color="auto"/>
            <w:bottom w:val="none" w:sz="0" w:space="0" w:color="auto"/>
            <w:right w:val="none" w:sz="0" w:space="0" w:color="auto"/>
          </w:divBdr>
        </w:div>
        <w:div w:id="1522892485">
          <w:marLeft w:val="480"/>
          <w:marRight w:val="0"/>
          <w:marTop w:val="0"/>
          <w:marBottom w:val="0"/>
          <w:divBdr>
            <w:top w:val="none" w:sz="0" w:space="0" w:color="auto"/>
            <w:left w:val="none" w:sz="0" w:space="0" w:color="auto"/>
            <w:bottom w:val="none" w:sz="0" w:space="0" w:color="auto"/>
            <w:right w:val="none" w:sz="0" w:space="0" w:color="auto"/>
          </w:divBdr>
        </w:div>
        <w:div w:id="1617717564">
          <w:marLeft w:val="480"/>
          <w:marRight w:val="0"/>
          <w:marTop w:val="0"/>
          <w:marBottom w:val="0"/>
          <w:divBdr>
            <w:top w:val="none" w:sz="0" w:space="0" w:color="auto"/>
            <w:left w:val="none" w:sz="0" w:space="0" w:color="auto"/>
            <w:bottom w:val="none" w:sz="0" w:space="0" w:color="auto"/>
            <w:right w:val="none" w:sz="0" w:space="0" w:color="auto"/>
          </w:divBdr>
        </w:div>
        <w:div w:id="1618221284">
          <w:marLeft w:val="480"/>
          <w:marRight w:val="0"/>
          <w:marTop w:val="0"/>
          <w:marBottom w:val="0"/>
          <w:divBdr>
            <w:top w:val="none" w:sz="0" w:space="0" w:color="auto"/>
            <w:left w:val="none" w:sz="0" w:space="0" w:color="auto"/>
            <w:bottom w:val="none" w:sz="0" w:space="0" w:color="auto"/>
            <w:right w:val="none" w:sz="0" w:space="0" w:color="auto"/>
          </w:divBdr>
        </w:div>
        <w:div w:id="1694072015">
          <w:marLeft w:val="480"/>
          <w:marRight w:val="0"/>
          <w:marTop w:val="0"/>
          <w:marBottom w:val="0"/>
          <w:divBdr>
            <w:top w:val="none" w:sz="0" w:space="0" w:color="auto"/>
            <w:left w:val="none" w:sz="0" w:space="0" w:color="auto"/>
            <w:bottom w:val="none" w:sz="0" w:space="0" w:color="auto"/>
            <w:right w:val="none" w:sz="0" w:space="0" w:color="auto"/>
          </w:divBdr>
        </w:div>
        <w:div w:id="1708218823">
          <w:marLeft w:val="480"/>
          <w:marRight w:val="0"/>
          <w:marTop w:val="0"/>
          <w:marBottom w:val="0"/>
          <w:divBdr>
            <w:top w:val="none" w:sz="0" w:space="0" w:color="auto"/>
            <w:left w:val="none" w:sz="0" w:space="0" w:color="auto"/>
            <w:bottom w:val="none" w:sz="0" w:space="0" w:color="auto"/>
            <w:right w:val="none" w:sz="0" w:space="0" w:color="auto"/>
          </w:divBdr>
        </w:div>
        <w:div w:id="1750731985">
          <w:marLeft w:val="480"/>
          <w:marRight w:val="0"/>
          <w:marTop w:val="0"/>
          <w:marBottom w:val="0"/>
          <w:divBdr>
            <w:top w:val="none" w:sz="0" w:space="0" w:color="auto"/>
            <w:left w:val="none" w:sz="0" w:space="0" w:color="auto"/>
            <w:bottom w:val="none" w:sz="0" w:space="0" w:color="auto"/>
            <w:right w:val="none" w:sz="0" w:space="0" w:color="auto"/>
          </w:divBdr>
        </w:div>
        <w:div w:id="1761172386">
          <w:marLeft w:val="480"/>
          <w:marRight w:val="0"/>
          <w:marTop w:val="0"/>
          <w:marBottom w:val="0"/>
          <w:divBdr>
            <w:top w:val="none" w:sz="0" w:space="0" w:color="auto"/>
            <w:left w:val="none" w:sz="0" w:space="0" w:color="auto"/>
            <w:bottom w:val="none" w:sz="0" w:space="0" w:color="auto"/>
            <w:right w:val="none" w:sz="0" w:space="0" w:color="auto"/>
          </w:divBdr>
        </w:div>
        <w:div w:id="1879510960">
          <w:marLeft w:val="480"/>
          <w:marRight w:val="0"/>
          <w:marTop w:val="0"/>
          <w:marBottom w:val="0"/>
          <w:divBdr>
            <w:top w:val="none" w:sz="0" w:space="0" w:color="auto"/>
            <w:left w:val="none" w:sz="0" w:space="0" w:color="auto"/>
            <w:bottom w:val="none" w:sz="0" w:space="0" w:color="auto"/>
            <w:right w:val="none" w:sz="0" w:space="0" w:color="auto"/>
          </w:divBdr>
        </w:div>
        <w:div w:id="1884832144">
          <w:marLeft w:val="480"/>
          <w:marRight w:val="0"/>
          <w:marTop w:val="0"/>
          <w:marBottom w:val="0"/>
          <w:divBdr>
            <w:top w:val="none" w:sz="0" w:space="0" w:color="auto"/>
            <w:left w:val="none" w:sz="0" w:space="0" w:color="auto"/>
            <w:bottom w:val="none" w:sz="0" w:space="0" w:color="auto"/>
            <w:right w:val="none" w:sz="0" w:space="0" w:color="auto"/>
          </w:divBdr>
        </w:div>
        <w:div w:id="1918326153">
          <w:marLeft w:val="480"/>
          <w:marRight w:val="0"/>
          <w:marTop w:val="0"/>
          <w:marBottom w:val="0"/>
          <w:divBdr>
            <w:top w:val="none" w:sz="0" w:space="0" w:color="auto"/>
            <w:left w:val="none" w:sz="0" w:space="0" w:color="auto"/>
            <w:bottom w:val="none" w:sz="0" w:space="0" w:color="auto"/>
            <w:right w:val="none" w:sz="0" w:space="0" w:color="auto"/>
          </w:divBdr>
        </w:div>
        <w:div w:id="1954047128">
          <w:marLeft w:val="480"/>
          <w:marRight w:val="0"/>
          <w:marTop w:val="0"/>
          <w:marBottom w:val="0"/>
          <w:divBdr>
            <w:top w:val="none" w:sz="0" w:space="0" w:color="auto"/>
            <w:left w:val="none" w:sz="0" w:space="0" w:color="auto"/>
            <w:bottom w:val="none" w:sz="0" w:space="0" w:color="auto"/>
            <w:right w:val="none" w:sz="0" w:space="0" w:color="auto"/>
          </w:divBdr>
        </w:div>
        <w:div w:id="1993556670">
          <w:marLeft w:val="480"/>
          <w:marRight w:val="0"/>
          <w:marTop w:val="0"/>
          <w:marBottom w:val="0"/>
          <w:divBdr>
            <w:top w:val="none" w:sz="0" w:space="0" w:color="auto"/>
            <w:left w:val="none" w:sz="0" w:space="0" w:color="auto"/>
            <w:bottom w:val="none" w:sz="0" w:space="0" w:color="auto"/>
            <w:right w:val="none" w:sz="0" w:space="0" w:color="auto"/>
          </w:divBdr>
        </w:div>
        <w:div w:id="2083403890">
          <w:marLeft w:val="480"/>
          <w:marRight w:val="0"/>
          <w:marTop w:val="0"/>
          <w:marBottom w:val="0"/>
          <w:divBdr>
            <w:top w:val="none" w:sz="0" w:space="0" w:color="auto"/>
            <w:left w:val="none" w:sz="0" w:space="0" w:color="auto"/>
            <w:bottom w:val="none" w:sz="0" w:space="0" w:color="auto"/>
            <w:right w:val="none" w:sz="0" w:space="0" w:color="auto"/>
          </w:divBdr>
        </w:div>
        <w:div w:id="2114323979">
          <w:marLeft w:val="480"/>
          <w:marRight w:val="0"/>
          <w:marTop w:val="0"/>
          <w:marBottom w:val="0"/>
          <w:divBdr>
            <w:top w:val="none" w:sz="0" w:space="0" w:color="auto"/>
            <w:left w:val="none" w:sz="0" w:space="0" w:color="auto"/>
            <w:bottom w:val="none" w:sz="0" w:space="0" w:color="auto"/>
            <w:right w:val="none" w:sz="0" w:space="0" w:color="auto"/>
          </w:divBdr>
        </w:div>
        <w:div w:id="2134011858">
          <w:marLeft w:val="480"/>
          <w:marRight w:val="0"/>
          <w:marTop w:val="0"/>
          <w:marBottom w:val="0"/>
          <w:divBdr>
            <w:top w:val="none" w:sz="0" w:space="0" w:color="auto"/>
            <w:left w:val="none" w:sz="0" w:space="0" w:color="auto"/>
            <w:bottom w:val="none" w:sz="0" w:space="0" w:color="auto"/>
            <w:right w:val="none" w:sz="0" w:space="0" w:color="auto"/>
          </w:divBdr>
        </w:div>
      </w:divsChild>
    </w:div>
    <w:div w:id="808479510">
      <w:bodyDiv w:val="1"/>
      <w:marLeft w:val="0"/>
      <w:marRight w:val="0"/>
      <w:marTop w:val="0"/>
      <w:marBottom w:val="0"/>
      <w:divBdr>
        <w:top w:val="none" w:sz="0" w:space="0" w:color="auto"/>
        <w:left w:val="none" w:sz="0" w:space="0" w:color="auto"/>
        <w:bottom w:val="none" w:sz="0" w:space="0" w:color="auto"/>
        <w:right w:val="none" w:sz="0" w:space="0" w:color="auto"/>
      </w:divBdr>
    </w:div>
    <w:div w:id="808549394">
      <w:bodyDiv w:val="1"/>
      <w:marLeft w:val="0"/>
      <w:marRight w:val="0"/>
      <w:marTop w:val="0"/>
      <w:marBottom w:val="0"/>
      <w:divBdr>
        <w:top w:val="none" w:sz="0" w:space="0" w:color="auto"/>
        <w:left w:val="none" w:sz="0" w:space="0" w:color="auto"/>
        <w:bottom w:val="none" w:sz="0" w:space="0" w:color="auto"/>
        <w:right w:val="none" w:sz="0" w:space="0" w:color="auto"/>
      </w:divBdr>
    </w:div>
    <w:div w:id="809054276">
      <w:bodyDiv w:val="1"/>
      <w:marLeft w:val="0"/>
      <w:marRight w:val="0"/>
      <w:marTop w:val="0"/>
      <w:marBottom w:val="0"/>
      <w:divBdr>
        <w:top w:val="none" w:sz="0" w:space="0" w:color="auto"/>
        <w:left w:val="none" w:sz="0" w:space="0" w:color="auto"/>
        <w:bottom w:val="none" w:sz="0" w:space="0" w:color="auto"/>
        <w:right w:val="none" w:sz="0" w:space="0" w:color="auto"/>
      </w:divBdr>
    </w:div>
    <w:div w:id="809058817">
      <w:bodyDiv w:val="1"/>
      <w:marLeft w:val="0"/>
      <w:marRight w:val="0"/>
      <w:marTop w:val="0"/>
      <w:marBottom w:val="0"/>
      <w:divBdr>
        <w:top w:val="none" w:sz="0" w:space="0" w:color="auto"/>
        <w:left w:val="none" w:sz="0" w:space="0" w:color="auto"/>
        <w:bottom w:val="none" w:sz="0" w:space="0" w:color="auto"/>
        <w:right w:val="none" w:sz="0" w:space="0" w:color="auto"/>
      </w:divBdr>
    </w:div>
    <w:div w:id="809177126">
      <w:bodyDiv w:val="1"/>
      <w:marLeft w:val="0"/>
      <w:marRight w:val="0"/>
      <w:marTop w:val="0"/>
      <w:marBottom w:val="0"/>
      <w:divBdr>
        <w:top w:val="none" w:sz="0" w:space="0" w:color="auto"/>
        <w:left w:val="none" w:sz="0" w:space="0" w:color="auto"/>
        <w:bottom w:val="none" w:sz="0" w:space="0" w:color="auto"/>
        <w:right w:val="none" w:sz="0" w:space="0" w:color="auto"/>
      </w:divBdr>
    </w:div>
    <w:div w:id="809636899">
      <w:bodyDiv w:val="1"/>
      <w:marLeft w:val="0"/>
      <w:marRight w:val="0"/>
      <w:marTop w:val="0"/>
      <w:marBottom w:val="0"/>
      <w:divBdr>
        <w:top w:val="none" w:sz="0" w:space="0" w:color="auto"/>
        <w:left w:val="none" w:sz="0" w:space="0" w:color="auto"/>
        <w:bottom w:val="none" w:sz="0" w:space="0" w:color="auto"/>
        <w:right w:val="none" w:sz="0" w:space="0" w:color="auto"/>
      </w:divBdr>
    </w:div>
    <w:div w:id="810293635">
      <w:bodyDiv w:val="1"/>
      <w:marLeft w:val="0"/>
      <w:marRight w:val="0"/>
      <w:marTop w:val="0"/>
      <w:marBottom w:val="0"/>
      <w:divBdr>
        <w:top w:val="none" w:sz="0" w:space="0" w:color="auto"/>
        <w:left w:val="none" w:sz="0" w:space="0" w:color="auto"/>
        <w:bottom w:val="none" w:sz="0" w:space="0" w:color="auto"/>
        <w:right w:val="none" w:sz="0" w:space="0" w:color="auto"/>
      </w:divBdr>
    </w:div>
    <w:div w:id="814104052">
      <w:bodyDiv w:val="1"/>
      <w:marLeft w:val="0"/>
      <w:marRight w:val="0"/>
      <w:marTop w:val="0"/>
      <w:marBottom w:val="0"/>
      <w:divBdr>
        <w:top w:val="none" w:sz="0" w:space="0" w:color="auto"/>
        <w:left w:val="none" w:sz="0" w:space="0" w:color="auto"/>
        <w:bottom w:val="none" w:sz="0" w:space="0" w:color="auto"/>
        <w:right w:val="none" w:sz="0" w:space="0" w:color="auto"/>
      </w:divBdr>
    </w:div>
    <w:div w:id="814221838">
      <w:bodyDiv w:val="1"/>
      <w:marLeft w:val="0"/>
      <w:marRight w:val="0"/>
      <w:marTop w:val="0"/>
      <w:marBottom w:val="0"/>
      <w:divBdr>
        <w:top w:val="none" w:sz="0" w:space="0" w:color="auto"/>
        <w:left w:val="none" w:sz="0" w:space="0" w:color="auto"/>
        <w:bottom w:val="none" w:sz="0" w:space="0" w:color="auto"/>
        <w:right w:val="none" w:sz="0" w:space="0" w:color="auto"/>
      </w:divBdr>
    </w:div>
    <w:div w:id="817385488">
      <w:bodyDiv w:val="1"/>
      <w:marLeft w:val="0"/>
      <w:marRight w:val="0"/>
      <w:marTop w:val="0"/>
      <w:marBottom w:val="0"/>
      <w:divBdr>
        <w:top w:val="none" w:sz="0" w:space="0" w:color="auto"/>
        <w:left w:val="none" w:sz="0" w:space="0" w:color="auto"/>
        <w:bottom w:val="none" w:sz="0" w:space="0" w:color="auto"/>
        <w:right w:val="none" w:sz="0" w:space="0" w:color="auto"/>
      </w:divBdr>
    </w:div>
    <w:div w:id="817574101">
      <w:bodyDiv w:val="1"/>
      <w:marLeft w:val="0"/>
      <w:marRight w:val="0"/>
      <w:marTop w:val="0"/>
      <w:marBottom w:val="0"/>
      <w:divBdr>
        <w:top w:val="none" w:sz="0" w:space="0" w:color="auto"/>
        <w:left w:val="none" w:sz="0" w:space="0" w:color="auto"/>
        <w:bottom w:val="none" w:sz="0" w:space="0" w:color="auto"/>
        <w:right w:val="none" w:sz="0" w:space="0" w:color="auto"/>
      </w:divBdr>
    </w:div>
    <w:div w:id="818038077">
      <w:bodyDiv w:val="1"/>
      <w:marLeft w:val="0"/>
      <w:marRight w:val="0"/>
      <w:marTop w:val="0"/>
      <w:marBottom w:val="0"/>
      <w:divBdr>
        <w:top w:val="none" w:sz="0" w:space="0" w:color="auto"/>
        <w:left w:val="none" w:sz="0" w:space="0" w:color="auto"/>
        <w:bottom w:val="none" w:sz="0" w:space="0" w:color="auto"/>
        <w:right w:val="none" w:sz="0" w:space="0" w:color="auto"/>
      </w:divBdr>
    </w:div>
    <w:div w:id="821505011">
      <w:bodyDiv w:val="1"/>
      <w:marLeft w:val="0"/>
      <w:marRight w:val="0"/>
      <w:marTop w:val="0"/>
      <w:marBottom w:val="0"/>
      <w:divBdr>
        <w:top w:val="none" w:sz="0" w:space="0" w:color="auto"/>
        <w:left w:val="none" w:sz="0" w:space="0" w:color="auto"/>
        <w:bottom w:val="none" w:sz="0" w:space="0" w:color="auto"/>
        <w:right w:val="none" w:sz="0" w:space="0" w:color="auto"/>
      </w:divBdr>
    </w:div>
    <w:div w:id="821653639">
      <w:bodyDiv w:val="1"/>
      <w:marLeft w:val="0"/>
      <w:marRight w:val="0"/>
      <w:marTop w:val="0"/>
      <w:marBottom w:val="0"/>
      <w:divBdr>
        <w:top w:val="none" w:sz="0" w:space="0" w:color="auto"/>
        <w:left w:val="none" w:sz="0" w:space="0" w:color="auto"/>
        <w:bottom w:val="none" w:sz="0" w:space="0" w:color="auto"/>
        <w:right w:val="none" w:sz="0" w:space="0" w:color="auto"/>
      </w:divBdr>
    </w:div>
    <w:div w:id="823744489">
      <w:bodyDiv w:val="1"/>
      <w:marLeft w:val="0"/>
      <w:marRight w:val="0"/>
      <w:marTop w:val="0"/>
      <w:marBottom w:val="0"/>
      <w:divBdr>
        <w:top w:val="none" w:sz="0" w:space="0" w:color="auto"/>
        <w:left w:val="none" w:sz="0" w:space="0" w:color="auto"/>
        <w:bottom w:val="none" w:sz="0" w:space="0" w:color="auto"/>
        <w:right w:val="none" w:sz="0" w:space="0" w:color="auto"/>
      </w:divBdr>
    </w:div>
    <w:div w:id="824320671">
      <w:bodyDiv w:val="1"/>
      <w:marLeft w:val="0"/>
      <w:marRight w:val="0"/>
      <w:marTop w:val="0"/>
      <w:marBottom w:val="0"/>
      <w:divBdr>
        <w:top w:val="none" w:sz="0" w:space="0" w:color="auto"/>
        <w:left w:val="none" w:sz="0" w:space="0" w:color="auto"/>
        <w:bottom w:val="none" w:sz="0" w:space="0" w:color="auto"/>
        <w:right w:val="none" w:sz="0" w:space="0" w:color="auto"/>
      </w:divBdr>
    </w:div>
    <w:div w:id="824591243">
      <w:bodyDiv w:val="1"/>
      <w:marLeft w:val="0"/>
      <w:marRight w:val="0"/>
      <w:marTop w:val="0"/>
      <w:marBottom w:val="0"/>
      <w:divBdr>
        <w:top w:val="none" w:sz="0" w:space="0" w:color="auto"/>
        <w:left w:val="none" w:sz="0" w:space="0" w:color="auto"/>
        <w:bottom w:val="none" w:sz="0" w:space="0" w:color="auto"/>
        <w:right w:val="none" w:sz="0" w:space="0" w:color="auto"/>
      </w:divBdr>
      <w:divsChild>
        <w:div w:id="7030148">
          <w:marLeft w:val="480"/>
          <w:marRight w:val="0"/>
          <w:marTop w:val="0"/>
          <w:marBottom w:val="0"/>
          <w:divBdr>
            <w:top w:val="none" w:sz="0" w:space="0" w:color="auto"/>
            <w:left w:val="none" w:sz="0" w:space="0" w:color="auto"/>
            <w:bottom w:val="none" w:sz="0" w:space="0" w:color="auto"/>
            <w:right w:val="none" w:sz="0" w:space="0" w:color="auto"/>
          </w:divBdr>
        </w:div>
        <w:div w:id="77143615">
          <w:marLeft w:val="480"/>
          <w:marRight w:val="0"/>
          <w:marTop w:val="0"/>
          <w:marBottom w:val="0"/>
          <w:divBdr>
            <w:top w:val="none" w:sz="0" w:space="0" w:color="auto"/>
            <w:left w:val="none" w:sz="0" w:space="0" w:color="auto"/>
            <w:bottom w:val="none" w:sz="0" w:space="0" w:color="auto"/>
            <w:right w:val="none" w:sz="0" w:space="0" w:color="auto"/>
          </w:divBdr>
        </w:div>
        <w:div w:id="262419923">
          <w:marLeft w:val="480"/>
          <w:marRight w:val="0"/>
          <w:marTop w:val="0"/>
          <w:marBottom w:val="0"/>
          <w:divBdr>
            <w:top w:val="none" w:sz="0" w:space="0" w:color="auto"/>
            <w:left w:val="none" w:sz="0" w:space="0" w:color="auto"/>
            <w:bottom w:val="none" w:sz="0" w:space="0" w:color="auto"/>
            <w:right w:val="none" w:sz="0" w:space="0" w:color="auto"/>
          </w:divBdr>
        </w:div>
        <w:div w:id="426997606">
          <w:marLeft w:val="480"/>
          <w:marRight w:val="0"/>
          <w:marTop w:val="0"/>
          <w:marBottom w:val="0"/>
          <w:divBdr>
            <w:top w:val="none" w:sz="0" w:space="0" w:color="auto"/>
            <w:left w:val="none" w:sz="0" w:space="0" w:color="auto"/>
            <w:bottom w:val="none" w:sz="0" w:space="0" w:color="auto"/>
            <w:right w:val="none" w:sz="0" w:space="0" w:color="auto"/>
          </w:divBdr>
        </w:div>
        <w:div w:id="474490127">
          <w:marLeft w:val="480"/>
          <w:marRight w:val="0"/>
          <w:marTop w:val="0"/>
          <w:marBottom w:val="0"/>
          <w:divBdr>
            <w:top w:val="none" w:sz="0" w:space="0" w:color="auto"/>
            <w:left w:val="none" w:sz="0" w:space="0" w:color="auto"/>
            <w:bottom w:val="none" w:sz="0" w:space="0" w:color="auto"/>
            <w:right w:val="none" w:sz="0" w:space="0" w:color="auto"/>
          </w:divBdr>
        </w:div>
        <w:div w:id="554781632">
          <w:marLeft w:val="480"/>
          <w:marRight w:val="0"/>
          <w:marTop w:val="0"/>
          <w:marBottom w:val="0"/>
          <w:divBdr>
            <w:top w:val="none" w:sz="0" w:space="0" w:color="auto"/>
            <w:left w:val="none" w:sz="0" w:space="0" w:color="auto"/>
            <w:bottom w:val="none" w:sz="0" w:space="0" w:color="auto"/>
            <w:right w:val="none" w:sz="0" w:space="0" w:color="auto"/>
          </w:divBdr>
        </w:div>
        <w:div w:id="594632352">
          <w:marLeft w:val="480"/>
          <w:marRight w:val="0"/>
          <w:marTop w:val="0"/>
          <w:marBottom w:val="0"/>
          <w:divBdr>
            <w:top w:val="none" w:sz="0" w:space="0" w:color="auto"/>
            <w:left w:val="none" w:sz="0" w:space="0" w:color="auto"/>
            <w:bottom w:val="none" w:sz="0" w:space="0" w:color="auto"/>
            <w:right w:val="none" w:sz="0" w:space="0" w:color="auto"/>
          </w:divBdr>
        </w:div>
        <w:div w:id="641351252">
          <w:marLeft w:val="480"/>
          <w:marRight w:val="0"/>
          <w:marTop w:val="0"/>
          <w:marBottom w:val="0"/>
          <w:divBdr>
            <w:top w:val="none" w:sz="0" w:space="0" w:color="auto"/>
            <w:left w:val="none" w:sz="0" w:space="0" w:color="auto"/>
            <w:bottom w:val="none" w:sz="0" w:space="0" w:color="auto"/>
            <w:right w:val="none" w:sz="0" w:space="0" w:color="auto"/>
          </w:divBdr>
        </w:div>
        <w:div w:id="728504485">
          <w:marLeft w:val="480"/>
          <w:marRight w:val="0"/>
          <w:marTop w:val="0"/>
          <w:marBottom w:val="0"/>
          <w:divBdr>
            <w:top w:val="none" w:sz="0" w:space="0" w:color="auto"/>
            <w:left w:val="none" w:sz="0" w:space="0" w:color="auto"/>
            <w:bottom w:val="none" w:sz="0" w:space="0" w:color="auto"/>
            <w:right w:val="none" w:sz="0" w:space="0" w:color="auto"/>
          </w:divBdr>
        </w:div>
        <w:div w:id="745810541">
          <w:marLeft w:val="480"/>
          <w:marRight w:val="0"/>
          <w:marTop w:val="0"/>
          <w:marBottom w:val="0"/>
          <w:divBdr>
            <w:top w:val="none" w:sz="0" w:space="0" w:color="auto"/>
            <w:left w:val="none" w:sz="0" w:space="0" w:color="auto"/>
            <w:bottom w:val="none" w:sz="0" w:space="0" w:color="auto"/>
            <w:right w:val="none" w:sz="0" w:space="0" w:color="auto"/>
          </w:divBdr>
        </w:div>
        <w:div w:id="795563323">
          <w:marLeft w:val="480"/>
          <w:marRight w:val="0"/>
          <w:marTop w:val="0"/>
          <w:marBottom w:val="0"/>
          <w:divBdr>
            <w:top w:val="none" w:sz="0" w:space="0" w:color="auto"/>
            <w:left w:val="none" w:sz="0" w:space="0" w:color="auto"/>
            <w:bottom w:val="none" w:sz="0" w:space="0" w:color="auto"/>
            <w:right w:val="none" w:sz="0" w:space="0" w:color="auto"/>
          </w:divBdr>
        </w:div>
        <w:div w:id="810175564">
          <w:marLeft w:val="480"/>
          <w:marRight w:val="0"/>
          <w:marTop w:val="0"/>
          <w:marBottom w:val="0"/>
          <w:divBdr>
            <w:top w:val="none" w:sz="0" w:space="0" w:color="auto"/>
            <w:left w:val="none" w:sz="0" w:space="0" w:color="auto"/>
            <w:bottom w:val="none" w:sz="0" w:space="0" w:color="auto"/>
            <w:right w:val="none" w:sz="0" w:space="0" w:color="auto"/>
          </w:divBdr>
        </w:div>
        <w:div w:id="867111029">
          <w:marLeft w:val="480"/>
          <w:marRight w:val="0"/>
          <w:marTop w:val="0"/>
          <w:marBottom w:val="0"/>
          <w:divBdr>
            <w:top w:val="none" w:sz="0" w:space="0" w:color="auto"/>
            <w:left w:val="none" w:sz="0" w:space="0" w:color="auto"/>
            <w:bottom w:val="none" w:sz="0" w:space="0" w:color="auto"/>
            <w:right w:val="none" w:sz="0" w:space="0" w:color="auto"/>
          </w:divBdr>
        </w:div>
        <w:div w:id="884949545">
          <w:marLeft w:val="480"/>
          <w:marRight w:val="0"/>
          <w:marTop w:val="0"/>
          <w:marBottom w:val="0"/>
          <w:divBdr>
            <w:top w:val="none" w:sz="0" w:space="0" w:color="auto"/>
            <w:left w:val="none" w:sz="0" w:space="0" w:color="auto"/>
            <w:bottom w:val="none" w:sz="0" w:space="0" w:color="auto"/>
            <w:right w:val="none" w:sz="0" w:space="0" w:color="auto"/>
          </w:divBdr>
        </w:div>
        <w:div w:id="913047859">
          <w:marLeft w:val="480"/>
          <w:marRight w:val="0"/>
          <w:marTop w:val="0"/>
          <w:marBottom w:val="0"/>
          <w:divBdr>
            <w:top w:val="none" w:sz="0" w:space="0" w:color="auto"/>
            <w:left w:val="none" w:sz="0" w:space="0" w:color="auto"/>
            <w:bottom w:val="none" w:sz="0" w:space="0" w:color="auto"/>
            <w:right w:val="none" w:sz="0" w:space="0" w:color="auto"/>
          </w:divBdr>
        </w:div>
        <w:div w:id="982931147">
          <w:marLeft w:val="480"/>
          <w:marRight w:val="0"/>
          <w:marTop w:val="0"/>
          <w:marBottom w:val="0"/>
          <w:divBdr>
            <w:top w:val="none" w:sz="0" w:space="0" w:color="auto"/>
            <w:left w:val="none" w:sz="0" w:space="0" w:color="auto"/>
            <w:bottom w:val="none" w:sz="0" w:space="0" w:color="auto"/>
            <w:right w:val="none" w:sz="0" w:space="0" w:color="auto"/>
          </w:divBdr>
        </w:div>
        <w:div w:id="1128474265">
          <w:marLeft w:val="480"/>
          <w:marRight w:val="0"/>
          <w:marTop w:val="0"/>
          <w:marBottom w:val="0"/>
          <w:divBdr>
            <w:top w:val="none" w:sz="0" w:space="0" w:color="auto"/>
            <w:left w:val="none" w:sz="0" w:space="0" w:color="auto"/>
            <w:bottom w:val="none" w:sz="0" w:space="0" w:color="auto"/>
            <w:right w:val="none" w:sz="0" w:space="0" w:color="auto"/>
          </w:divBdr>
        </w:div>
        <w:div w:id="1149595250">
          <w:marLeft w:val="480"/>
          <w:marRight w:val="0"/>
          <w:marTop w:val="0"/>
          <w:marBottom w:val="0"/>
          <w:divBdr>
            <w:top w:val="none" w:sz="0" w:space="0" w:color="auto"/>
            <w:left w:val="none" w:sz="0" w:space="0" w:color="auto"/>
            <w:bottom w:val="none" w:sz="0" w:space="0" w:color="auto"/>
            <w:right w:val="none" w:sz="0" w:space="0" w:color="auto"/>
          </w:divBdr>
        </w:div>
        <w:div w:id="1188298927">
          <w:marLeft w:val="480"/>
          <w:marRight w:val="0"/>
          <w:marTop w:val="0"/>
          <w:marBottom w:val="0"/>
          <w:divBdr>
            <w:top w:val="none" w:sz="0" w:space="0" w:color="auto"/>
            <w:left w:val="none" w:sz="0" w:space="0" w:color="auto"/>
            <w:bottom w:val="none" w:sz="0" w:space="0" w:color="auto"/>
            <w:right w:val="none" w:sz="0" w:space="0" w:color="auto"/>
          </w:divBdr>
        </w:div>
        <w:div w:id="1288971250">
          <w:marLeft w:val="480"/>
          <w:marRight w:val="0"/>
          <w:marTop w:val="0"/>
          <w:marBottom w:val="0"/>
          <w:divBdr>
            <w:top w:val="none" w:sz="0" w:space="0" w:color="auto"/>
            <w:left w:val="none" w:sz="0" w:space="0" w:color="auto"/>
            <w:bottom w:val="none" w:sz="0" w:space="0" w:color="auto"/>
            <w:right w:val="none" w:sz="0" w:space="0" w:color="auto"/>
          </w:divBdr>
        </w:div>
        <w:div w:id="1318800954">
          <w:marLeft w:val="480"/>
          <w:marRight w:val="0"/>
          <w:marTop w:val="0"/>
          <w:marBottom w:val="0"/>
          <w:divBdr>
            <w:top w:val="none" w:sz="0" w:space="0" w:color="auto"/>
            <w:left w:val="none" w:sz="0" w:space="0" w:color="auto"/>
            <w:bottom w:val="none" w:sz="0" w:space="0" w:color="auto"/>
            <w:right w:val="none" w:sz="0" w:space="0" w:color="auto"/>
          </w:divBdr>
        </w:div>
        <w:div w:id="1426919434">
          <w:marLeft w:val="480"/>
          <w:marRight w:val="0"/>
          <w:marTop w:val="0"/>
          <w:marBottom w:val="0"/>
          <w:divBdr>
            <w:top w:val="none" w:sz="0" w:space="0" w:color="auto"/>
            <w:left w:val="none" w:sz="0" w:space="0" w:color="auto"/>
            <w:bottom w:val="none" w:sz="0" w:space="0" w:color="auto"/>
            <w:right w:val="none" w:sz="0" w:space="0" w:color="auto"/>
          </w:divBdr>
        </w:div>
        <w:div w:id="1433820122">
          <w:marLeft w:val="480"/>
          <w:marRight w:val="0"/>
          <w:marTop w:val="0"/>
          <w:marBottom w:val="0"/>
          <w:divBdr>
            <w:top w:val="none" w:sz="0" w:space="0" w:color="auto"/>
            <w:left w:val="none" w:sz="0" w:space="0" w:color="auto"/>
            <w:bottom w:val="none" w:sz="0" w:space="0" w:color="auto"/>
            <w:right w:val="none" w:sz="0" w:space="0" w:color="auto"/>
          </w:divBdr>
        </w:div>
        <w:div w:id="1487893936">
          <w:marLeft w:val="480"/>
          <w:marRight w:val="0"/>
          <w:marTop w:val="0"/>
          <w:marBottom w:val="0"/>
          <w:divBdr>
            <w:top w:val="none" w:sz="0" w:space="0" w:color="auto"/>
            <w:left w:val="none" w:sz="0" w:space="0" w:color="auto"/>
            <w:bottom w:val="none" w:sz="0" w:space="0" w:color="auto"/>
            <w:right w:val="none" w:sz="0" w:space="0" w:color="auto"/>
          </w:divBdr>
        </w:div>
        <w:div w:id="1666201558">
          <w:marLeft w:val="480"/>
          <w:marRight w:val="0"/>
          <w:marTop w:val="0"/>
          <w:marBottom w:val="0"/>
          <w:divBdr>
            <w:top w:val="none" w:sz="0" w:space="0" w:color="auto"/>
            <w:left w:val="none" w:sz="0" w:space="0" w:color="auto"/>
            <w:bottom w:val="none" w:sz="0" w:space="0" w:color="auto"/>
            <w:right w:val="none" w:sz="0" w:space="0" w:color="auto"/>
          </w:divBdr>
        </w:div>
        <w:div w:id="1789621081">
          <w:marLeft w:val="480"/>
          <w:marRight w:val="0"/>
          <w:marTop w:val="0"/>
          <w:marBottom w:val="0"/>
          <w:divBdr>
            <w:top w:val="none" w:sz="0" w:space="0" w:color="auto"/>
            <w:left w:val="none" w:sz="0" w:space="0" w:color="auto"/>
            <w:bottom w:val="none" w:sz="0" w:space="0" w:color="auto"/>
            <w:right w:val="none" w:sz="0" w:space="0" w:color="auto"/>
          </w:divBdr>
        </w:div>
        <w:div w:id="1792935865">
          <w:marLeft w:val="480"/>
          <w:marRight w:val="0"/>
          <w:marTop w:val="0"/>
          <w:marBottom w:val="0"/>
          <w:divBdr>
            <w:top w:val="none" w:sz="0" w:space="0" w:color="auto"/>
            <w:left w:val="none" w:sz="0" w:space="0" w:color="auto"/>
            <w:bottom w:val="none" w:sz="0" w:space="0" w:color="auto"/>
            <w:right w:val="none" w:sz="0" w:space="0" w:color="auto"/>
          </w:divBdr>
        </w:div>
        <w:div w:id="1822767793">
          <w:marLeft w:val="480"/>
          <w:marRight w:val="0"/>
          <w:marTop w:val="0"/>
          <w:marBottom w:val="0"/>
          <w:divBdr>
            <w:top w:val="none" w:sz="0" w:space="0" w:color="auto"/>
            <w:left w:val="none" w:sz="0" w:space="0" w:color="auto"/>
            <w:bottom w:val="none" w:sz="0" w:space="0" w:color="auto"/>
            <w:right w:val="none" w:sz="0" w:space="0" w:color="auto"/>
          </w:divBdr>
        </w:div>
        <w:div w:id="1993175516">
          <w:marLeft w:val="480"/>
          <w:marRight w:val="0"/>
          <w:marTop w:val="0"/>
          <w:marBottom w:val="0"/>
          <w:divBdr>
            <w:top w:val="none" w:sz="0" w:space="0" w:color="auto"/>
            <w:left w:val="none" w:sz="0" w:space="0" w:color="auto"/>
            <w:bottom w:val="none" w:sz="0" w:space="0" w:color="auto"/>
            <w:right w:val="none" w:sz="0" w:space="0" w:color="auto"/>
          </w:divBdr>
        </w:div>
        <w:div w:id="2041009947">
          <w:marLeft w:val="480"/>
          <w:marRight w:val="0"/>
          <w:marTop w:val="0"/>
          <w:marBottom w:val="0"/>
          <w:divBdr>
            <w:top w:val="none" w:sz="0" w:space="0" w:color="auto"/>
            <w:left w:val="none" w:sz="0" w:space="0" w:color="auto"/>
            <w:bottom w:val="none" w:sz="0" w:space="0" w:color="auto"/>
            <w:right w:val="none" w:sz="0" w:space="0" w:color="auto"/>
          </w:divBdr>
        </w:div>
        <w:div w:id="2072000203">
          <w:marLeft w:val="480"/>
          <w:marRight w:val="0"/>
          <w:marTop w:val="0"/>
          <w:marBottom w:val="0"/>
          <w:divBdr>
            <w:top w:val="none" w:sz="0" w:space="0" w:color="auto"/>
            <w:left w:val="none" w:sz="0" w:space="0" w:color="auto"/>
            <w:bottom w:val="none" w:sz="0" w:space="0" w:color="auto"/>
            <w:right w:val="none" w:sz="0" w:space="0" w:color="auto"/>
          </w:divBdr>
        </w:div>
        <w:div w:id="2106341600">
          <w:marLeft w:val="480"/>
          <w:marRight w:val="0"/>
          <w:marTop w:val="0"/>
          <w:marBottom w:val="0"/>
          <w:divBdr>
            <w:top w:val="none" w:sz="0" w:space="0" w:color="auto"/>
            <w:left w:val="none" w:sz="0" w:space="0" w:color="auto"/>
            <w:bottom w:val="none" w:sz="0" w:space="0" w:color="auto"/>
            <w:right w:val="none" w:sz="0" w:space="0" w:color="auto"/>
          </w:divBdr>
        </w:div>
        <w:div w:id="2125733630">
          <w:marLeft w:val="480"/>
          <w:marRight w:val="0"/>
          <w:marTop w:val="0"/>
          <w:marBottom w:val="0"/>
          <w:divBdr>
            <w:top w:val="none" w:sz="0" w:space="0" w:color="auto"/>
            <w:left w:val="none" w:sz="0" w:space="0" w:color="auto"/>
            <w:bottom w:val="none" w:sz="0" w:space="0" w:color="auto"/>
            <w:right w:val="none" w:sz="0" w:space="0" w:color="auto"/>
          </w:divBdr>
        </w:div>
      </w:divsChild>
    </w:div>
    <w:div w:id="826749694">
      <w:bodyDiv w:val="1"/>
      <w:marLeft w:val="0"/>
      <w:marRight w:val="0"/>
      <w:marTop w:val="0"/>
      <w:marBottom w:val="0"/>
      <w:divBdr>
        <w:top w:val="none" w:sz="0" w:space="0" w:color="auto"/>
        <w:left w:val="none" w:sz="0" w:space="0" w:color="auto"/>
        <w:bottom w:val="none" w:sz="0" w:space="0" w:color="auto"/>
        <w:right w:val="none" w:sz="0" w:space="0" w:color="auto"/>
      </w:divBdr>
    </w:div>
    <w:div w:id="827867740">
      <w:bodyDiv w:val="1"/>
      <w:marLeft w:val="0"/>
      <w:marRight w:val="0"/>
      <w:marTop w:val="0"/>
      <w:marBottom w:val="0"/>
      <w:divBdr>
        <w:top w:val="none" w:sz="0" w:space="0" w:color="auto"/>
        <w:left w:val="none" w:sz="0" w:space="0" w:color="auto"/>
        <w:bottom w:val="none" w:sz="0" w:space="0" w:color="auto"/>
        <w:right w:val="none" w:sz="0" w:space="0" w:color="auto"/>
      </w:divBdr>
      <w:divsChild>
        <w:div w:id="14695449">
          <w:marLeft w:val="480"/>
          <w:marRight w:val="0"/>
          <w:marTop w:val="0"/>
          <w:marBottom w:val="0"/>
          <w:divBdr>
            <w:top w:val="none" w:sz="0" w:space="0" w:color="auto"/>
            <w:left w:val="none" w:sz="0" w:space="0" w:color="auto"/>
            <w:bottom w:val="none" w:sz="0" w:space="0" w:color="auto"/>
            <w:right w:val="none" w:sz="0" w:space="0" w:color="auto"/>
          </w:divBdr>
        </w:div>
        <w:div w:id="26757379">
          <w:marLeft w:val="480"/>
          <w:marRight w:val="0"/>
          <w:marTop w:val="0"/>
          <w:marBottom w:val="0"/>
          <w:divBdr>
            <w:top w:val="none" w:sz="0" w:space="0" w:color="auto"/>
            <w:left w:val="none" w:sz="0" w:space="0" w:color="auto"/>
            <w:bottom w:val="none" w:sz="0" w:space="0" w:color="auto"/>
            <w:right w:val="none" w:sz="0" w:space="0" w:color="auto"/>
          </w:divBdr>
        </w:div>
        <w:div w:id="74713563">
          <w:marLeft w:val="480"/>
          <w:marRight w:val="0"/>
          <w:marTop w:val="0"/>
          <w:marBottom w:val="0"/>
          <w:divBdr>
            <w:top w:val="none" w:sz="0" w:space="0" w:color="auto"/>
            <w:left w:val="none" w:sz="0" w:space="0" w:color="auto"/>
            <w:bottom w:val="none" w:sz="0" w:space="0" w:color="auto"/>
            <w:right w:val="none" w:sz="0" w:space="0" w:color="auto"/>
          </w:divBdr>
        </w:div>
        <w:div w:id="140002611">
          <w:marLeft w:val="480"/>
          <w:marRight w:val="0"/>
          <w:marTop w:val="0"/>
          <w:marBottom w:val="0"/>
          <w:divBdr>
            <w:top w:val="none" w:sz="0" w:space="0" w:color="auto"/>
            <w:left w:val="none" w:sz="0" w:space="0" w:color="auto"/>
            <w:bottom w:val="none" w:sz="0" w:space="0" w:color="auto"/>
            <w:right w:val="none" w:sz="0" w:space="0" w:color="auto"/>
          </w:divBdr>
        </w:div>
        <w:div w:id="224608202">
          <w:marLeft w:val="480"/>
          <w:marRight w:val="0"/>
          <w:marTop w:val="0"/>
          <w:marBottom w:val="0"/>
          <w:divBdr>
            <w:top w:val="none" w:sz="0" w:space="0" w:color="auto"/>
            <w:left w:val="none" w:sz="0" w:space="0" w:color="auto"/>
            <w:bottom w:val="none" w:sz="0" w:space="0" w:color="auto"/>
            <w:right w:val="none" w:sz="0" w:space="0" w:color="auto"/>
          </w:divBdr>
        </w:div>
        <w:div w:id="257713879">
          <w:marLeft w:val="480"/>
          <w:marRight w:val="0"/>
          <w:marTop w:val="0"/>
          <w:marBottom w:val="0"/>
          <w:divBdr>
            <w:top w:val="none" w:sz="0" w:space="0" w:color="auto"/>
            <w:left w:val="none" w:sz="0" w:space="0" w:color="auto"/>
            <w:bottom w:val="none" w:sz="0" w:space="0" w:color="auto"/>
            <w:right w:val="none" w:sz="0" w:space="0" w:color="auto"/>
          </w:divBdr>
        </w:div>
        <w:div w:id="315188007">
          <w:marLeft w:val="480"/>
          <w:marRight w:val="0"/>
          <w:marTop w:val="0"/>
          <w:marBottom w:val="0"/>
          <w:divBdr>
            <w:top w:val="none" w:sz="0" w:space="0" w:color="auto"/>
            <w:left w:val="none" w:sz="0" w:space="0" w:color="auto"/>
            <w:bottom w:val="none" w:sz="0" w:space="0" w:color="auto"/>
            <w:right w:val="none" w:sz="0" w:space="0" w:color="auto"/>
          </w:divBdr>
        </w:div>
        <w:div w:id="347753495">
          <w:marLeft w:val="480"/>
          <w:marRight w:val="0"/>
          <w:marTop w:val="0"/>
          <w:marBottom w:val="0"/>
          <w:divBdr>
            <w:top w:val="none" w:sz="0" w:space="0" w:color="auto"/>
            <w:left w:val="none" w:sz="0" w:space="0" w:color="auto"/>
            <w:bottom w:val="none" w:sz="0" w:space="0" w:color="auto"/>
            <w:right w:val="none" w:sz="0" w:space="0" w:color="auto"/>
          </w:divBdr>
        </w:div>
        <w:div w:id="381515050">
          <w:marLeft w:val="480"/>
          <w:marRight w:val="0"/>
          <w:marTop w:val="0"/>
          <w:marBottom w:val="0"/>
          <w:divBdr>
            <w:top w:val="none" w:sz="0" w:space="0" w:color="auto"/>
            <w:left w:val="none" w:sz="0" w:space="0" w:color="auto"/>
            <w:bottom w:val="none" w:sz="0" w:space="0" w:color="auto"/>
            <w:right w:val="none" w:sz="0" w:space="0" w:color="auto"/>
          </w:divBdr>
        </w:div>
        <w:div w:id="392460704">
          <w:marLeft w:val="480"/>
          <w:marRight w:val="0"/>
          <w:marTop w:val="0"/>
          <w:marBottom w:val="0"/>
          <w:divBdr>
            <w:top w:val="none" w:sz="0" w:space="0" w:color="auto"/>
            <w:left w:val="none" w:sz="0" w:space="0" w:color="auto"/>
            <w:bottom w:val="none" w:sz="0" w:space="0" w:color="auto"/>
            <w:right w:val="none" w:sz="0" w:space="0" w:color="auto"/>
          </w:divBdr>
        </w:div>
        <w:div w:id="435173684">
          <w:marLeft w:val="480"/>
          <w:marRight w:val="0"/>
          <w:marTop w:val="0"/>
          <w:marBottom w:val="0"/>
          <w:divBdr>
            <w:top w:val="none" w:sz="0" w:space="0" w:color="auto"/>
            <w:left w:val="none" w:sz="0" w:space="0" w:color="auto"/>
            <w:bottom w:val="none" w:sz="0" w:space="0" w:color="auto"/>
            <w:right w:val="none" w:sz="0" w:space="0" w:color="auto"/>
          </w:divBdr>
        </w:div>
        <w:div w:id="472479904">
          <w:marLeft w:val="480"/>
          <w:marRight w:val="0"/>
          <w:marTop w:val="0"/>
          <w:marBottom w:val="0"/>
          <w:divBdr>
            <w:top w:val="none" w:sz="0" w:space="0" w:color="auto"/>
            <w:left w:val="none" w:sz="0" w:space="0" w:color="auto"/>
            <w:bottom w:val="none" w:sz="0" w:space="0" w:color="auto"/>
            <w:right w:val="none" w:sz="0" w:space="0" w:color="auto"/>
          </w:divBdr>
        </w:div>
        <w:div w:id="497772909">
          <w:marLeft w:val="480"/>
          <w:marRight w:val="0"/>
          <w:marTop w:val="0"/>
          <w:marBottom w:val="0"/>
          <w:divBdr>
            <w:top w:val="none" w:sz="0" w:space="0" w:color="auto"/>
            <w:left w:val="none" w:sz="0" w:space="0" w:color="auto"/>
            <w:bottom w:val="none" w:sz="0" w:space="0" w:color="auto"/>
            <w:right w:val="none" w:sz="0" w:space="0" w:color="auto"/>
          </w:divBdr>
        </w:div>
        <w:div w:id="510795922">
          <w:marLeft w:val="480"/>
          <w:marRight w:val="0"/>
          <w:marTop w:val="0"/>
          <w:marBottom w:val="0"/>
          <w:divBdr>
            <w:top w:val="none" w:sz="0" w:space="0" w:color="auto"/>
            <w:left w:val="none" w:sz="0" w:space="0" w:color="auto"/>
            <w:bottom w:val="none" w:sz="0" w:space="0" w:color="auto"/>
            <w:right w:val="none" w:sz="0" w:space="0" w:color="auto"/>
          </w:divBdr>
        </w:div>
        <w:div w:id="575746907">
          <w:marLeft w:val="480"/>
          <w:marRight w:val="0"/>
          <w:marTop w:val="0"/>
          <w:marBottom w:val="0"/>
          <w:divBdr>
            <w:top w:val="none" w:sz="0" w:space="0" w:color="auto"/>
            <w:left w:val="none" w:sz="0" w:space="0" w:color="auto"/>
            <w:bottom w:val="none" w:sz="0" w:space="0" w:color="auto"/>
            <w:right w:val="none" w:sz="0" w:space="0" w:color="auto"/>
          </w:divBdr>
        </w:div>
        <w:div w:id="594873025">
          <w:marLeft w:val="480"/>
          <w:marRight w:val="0"/>
          <w:marTop w:val="0"/>
          <w:marBottom w:val="0"/>
          <w:divBdr>
            <w:top w:val="none" w:sz="0" w:space="0" w:color="auto"/>
            <w:left w:val="none" w:sz="0" w:space="0" w:color="auto"/>
            <w:bottom w:val="none" w:sz="0" w:space="0" w:color="auto"/>
            <w:right w:val="none" w:sz="0" w:space="0" w:color="auto"/>
          </w:divBdr>
        </w:div>
        <w:div w:id="656693048">
          <w:marLeft w:val="480"/>
          <w:marRight w:val="0"/>
          <w:marTop w:val="0"/>
          <w:marBottom w:val="0"/>
          <w:divBdr>
            <w:top w:val="none" w:sz="0" w:space="0" w:color="auto"/>
            <w:left w:val="none" w:sz="0" w:space="0" w:color="auto"/>
            <w:bottom w:val="none" w:sz="0" w:space="0" w:color="auto"/>
            <w:right w:val="none" w:sz="0" w:space="0" w:color="auto"/>
          </w:divBdr>
        </w:div>
        <w:div w:id="902760127">
          <w:marLeft w:val="480"/>
          <w:marRight w:val="0"/>
          <w:marTop w:val="0"/>
          <w:marBottom w:val="0"/>
          <w:divBdr>
            <w:top w:val="none" w:sz="0" w:space="0" w:color="auto"/>
            <w:left w:val="none" w:sz="0" w:space="0" w:color="auto"/>
            <w:bottom w:val="none" w:sz="0" w:space="0" w:color="auto"/>
            <w:right w:val="none" w:sz="0" w:space="0" w:color="auto"/>
          </w:divBdr>
        </w:div>
        <w:div w:id="939293930">
          <w:marLeft w:val="480"/>
          <w:marRight w:val="0"/>
          <w:marTop w:val="0"/>
          <w:marBottom w:val="0"/>
          <w:divBdr>
            <w:top w:val="none" w:sz="0" w:space="0" w:color="auto"/>
            <w:left w:val="none" w:sz="0" w:space="0" w:color="auto"/>
            <w:bottom w:val="none" w:sz="0" w:space="0" w:color="auto"/>
            <w:right w:val="none" w:sz="0" w:space="0" w:color="auto"/>
          </w:divBdr>
        </w:div>
        <w:div w:id="961307950">
          <w:marLeft w:val="480"/>
          <w:marRight w:val="0"/>
          <w:marTop w:val="0"/>
          <w:marBottom w:val="0"/>
          <w:divBdr>
            <w:top w:val="none" w:sz="0" w:space="0" w:color="auto"/>
            <w:left w:val="none" w:sz="0" w:space="0" w:color="auto"/>
            <w:bottom w:val="none" w:sz="0" w:space="0" w:color="auto"/>
            <w:right w:val="none" w:sz="0" w:space="0" w:color="auto"/>
          </w:divBdr>
        </w:div>
        <w:div w:id="997078350">
          <w:marLeft w:val="480"/>
          <w:marRight w:val="0"/>
          <w:marTop w:val="0"/>
          <w:marBottom w:val="0"/>
          <w:divBdr>
            <w:top w:val="none" w:sz="0" w:space="0" w:color="auto"/>
            <w:left w:val="none" w:sz="0" w:space="0" w:color="auto"/>
            <w:bottom w:val="none" w:sz="0" w:space="0" w:color="auto"/>
            <w:right w:val="none" w:sz="0" w:space="0" w:color="auto"/>
          </w:divBdr>
        </w:div>
        <w:div w:id="1058167388">
          <w:marLeft w:val="480"/>
          <w:marRight w:val="0"/>
          <w:marTop w:val="0"/>
          <w:marBottom w:val="0"/>
          <w:divBdr>
            <w:top w:val="none" w:sz="0" w:space="0" w:color="auto"/>
            <w:left w:val="none" w:sz="0" w:space="0" w:color="auto"/>
            <w:bottom w:val="none" w:sz="0" w:space="0" w:color="auto"/>
            <w:right w:val="none" w:sz="0" w:space="0" w:color="auto"/>
          </w:divBdr>
        </w:div>
        <w:div w:id="1099329813">
          <w:marLeft w:val="480"/>
          <w:marRight w:val="0"/>
          <w:marTop w:val="0"/>
          <w:marBottom w:val="0"/>
          <w:divBdr>
            <w:top w:val="none" w:sz="0" w:space="0" w:color="auto"/>
            <w:left w:val="none" w:sz="0" w:space="0" w:color="auto"/>
            <w:bottom w:val="none" w:sz="0" w:space="0" w:color="auto"/>
            <w:right w:val="none" w:sz="0" w:space="0" w:color="auto"/>
          </w:divBdr>
        </w:div>
        <w:div w:id="1099446157">
          <w:marLeft w:val="480"/>
          <w:marRight w:val="0"/>
          <w:marTop w:val="0"/>
          <w:marBottom w:val="0"/>
          <w:divBdr>
            <w:top w:val="none" w:sz="0" w:space="0" w:color="auto"/>
            <w:left w:val="none" w:sz="0" w:space="0" w:color="auto"/>
            <w:bottom w:val="none" w:sz="0" w:space="0" w:color="auto"/>
            <w:right w:val="none" w:sz="0" w:space="0" w:color="auto"/>
          </w:divBdr>
        </w:div>
        <w:div w:id="1323852528">
          <w:marLeft w:val="480"/>
          <w:marRight w:val="0"/>
          <w:marTop w:val="0"/>
          <w:marBottom w:val="0"/>
          <w:divBdr>
            <w:top w:val="none" w:sz="0" w:space="0" w:color="auto"/>
            <w:left w:val="none" w:sz="0" w:space="0" w:color="auto"/>
            <w:bottom w:val="none" w:sz="0" w:space="0" w:color="auto"/>
            <w:right w:val="none" w:sz="0" w:space="0" w:color="auto"/>
          </w:divBdr>
        </w:div>
        <w:div w:id="1387870389">
          <w:marLeft w:val="480"/>
          <w:marRight w:val="0"/>
          <w:marTop w:val="0"/>
          <w:marBottom w:val="0"/>
          <w:divBdr>
            <w:top w:val="none" w:sz="0" w:space="0" w:color="auto"/>
            <w:left w:val="none" w:sz="0" w:space="0" w:color="auto"/>
            <w:bottom w:val="none" w:sz="0" w:space="0" w:color="auto"/>
            <w:right w:val="none" w:sz="0" w:space="0" w:color="auto"/>
          </w:divBdr>
        </w:div>
        <w:div w:id="1446122691">
          <w:marLeft w:val="480"/>
          <w:marRight w:val="0"/>
          <w:marTop w:val="0"/>
          <w:marBottom w:val="0"/>
          <w:divBdr>
            <w:top w:val="none" w:sz="0" w:space="0" w:color="auto"/>
            <w:left w:val="none" w:sz="0" w:space="0" w:color="auto"/>
            <w:bottom w:val="none" w:sz="0" w:space="0" w:color="auto"/>
            <w:right w:val="none" w:sz="0" w:space="0" w:color="auto"/>
          </w:divBdr>
        </w:div>
        <w:div w:id="1553422739">
          <w:marLeft w:val="480"/>
          <w:marRight w:val="0"/>
          <w:marTop w:val="0"/>
          <w:marBottom w:val="0"/>
          <w:divBdr>
            <w:top w:val="none" w:sz="0" w:space="0" w:color="auto"/>
            <w:left w:val="none" w:sz="0" w:space="0" w:color="auto"/>
            <w:bottom w:val="none" w:sz="0" w:space="0" w:color="auto"/>
            <w:right w:val="none" w:sz="0" w:space="0" w:color="auto"/>
          </w:divBdr>
        </w:div>
        <w:div w:id="1578049825">
          <w:marLeft w:val="480"/>
          <w:marRight w:val="0"/>
          <w:marTop w:val="0"/>
          <w:marBottom w:val="0"/>
          <w:divBdr>
            <w:top w:val="none" w:sz="0" w:space="0" w:color="auto"/>
            <w:left w:val="none" w:sz="0" w:space="0" w:color="auto"/>
            <w:bottom w:val="none" w:sz="0" w:space="0" w:color="auto"/>
            <w:right w:val="none" w:sz="0" w:space="0" w:color="auto"/>
          </w:divBdr>
        </w:div>
        <w:div w:id="1617175120">
          <w:marLeft w:val="480"/>
          <w:marRight w:val="0"/>
          <w:marTop w:val="0"/>
          <w:marBottom w:val="0"/>
          <w:divBdr>
            <w:top w:val="none" w:sz="0" w:space="0" w:color="auto"/>
            <w:left w:val="none" w:sz="0" w:space="0" w:color="auto"/>
            <w:bottom w:val="none" w:sz="0" w:space="0" w:color="auto"/>
            <w:right w:val="none" w:sz="0" w:space="0" w:color="auto"/>
          </w:divBdr>
        </w:div>
        <w:div w:id="1772236028">
          <w:marLeft w:val="480"/>
          <w:marRight w:val="0"/>
          <w:marTop w:val="0"/>
          <w:marBottom w:val="0"/>
          <w:divBdr>
            <w:top w:val="none" w:sz="0" w:space="0" w:color="auto"/>
            <w:left w:val="none" w:sz="0" w:space="0" w:color="auto"/>
            <w:bottom w:val="none" w:sz="0" w:space="0" w:color="auto"/>
            <w:right w:val="none" w:sz="0" w:space="0" w:color="auto"/>
          </w:divBdr>
        </w:div>
        <w:div w:id="1774351490">
          <w:marLeft w:val="480"/>
          <w:marRight w:val="0"/>
          <w:marTop w:val="0"/>
          <w:marBottom w:val="0"/>
          <w:divBdr>
            <w:top w:val="none" w:sz="0" w:space="0" w:color="auto"/>
            <w:left w:val="none" w:sz="0" w:space="0" w:color="auto"/>
            <w:bottom w:val="none" w:sz="0" w:space="0" w:color="auto"/>
            <w:right w:val="none" w:sz="0" w:space="0" w:color="auto"/>
          </w:divBdr>
        </w:div>
        <w:div w:id="2019114566">
          <w:marLeft w:val="480"/>
          <w:marRight w:val="0"/>
          <w:marTop w:val="0"/>
          <w:marBottom w:val="0"/>
          <w:divBdr>
            <w:top w:val="none" w:sz="0" w:space="0" w:color="auto"/>
            <w:left w:val="none" w:sz="0" w:space="0" w:color="auto"/>
            <w:bottom w:val="none" w:sz="0" w:space="0" w:color="auto"/>
            <w:right w:val="none" w:sz="0" w:space="0" w:color="auto"/>
          </w:divBdr>
        </w:div>
        <w:div w:id="2070878082">
          <w:marLeft w:val="480"/>
          <w:marRight w:val="0"/>
          <w:marTop w:val="0"/>
          <w:marBottom w:val="0"/>
          <w:divBdr>
            <w:top w:val="none" w:sz="0" w:space="0" w:color="auto"/>
            <w:left w:val="none" w:sz="0" w:space="0" w:color="auto"/>
            <w:bottom w:val="none" w:sz="0" w:space="0" w:color="auto"/>
            <w:right w:val="none" w:sz="0" w:space="0" w:color="auto"/>
          </w:divBdr>
        </w:div>
        <w:div w:id="2081442024">
          <w:marLeft w:val="480"/>
          <w:marRight w:val="0"/>
          <w:marTop w:val="0"/>
          <w:marBottom w:val="0"/>
          <w:divBdr>
            <w:top w:val="none" w:sz="0" w:space="0" w:color="auto"/>
            <w:left w:val="none" w:sz="0" w:space="0" w:color="auto"/>
            <w:bottom w:val="none" w:sz="0" w:space="0" w:color="auto"/>
            <w:right w:val="none" w:sz="0" w:space="0" w:color="auto"/>
          </w:divBdr>
        </w:div>
      </w:divsChild>
    </w:div>
    <w:div w:id="828639741">
      <w:bodyDiv w:val="1"/>
      <w:marLeft w:val="0"/>
      <w:marRight w:val="0"/>
      <w:marTop w:val="0"/>
      <w:marBottom w:val="0"/>
      <w:divBdr>
        <w:top w:val="none" w:sz="0" w:space="0" w:color="auto"/>
        <w:left w:val="none" w:sz="0" w:space="0" w:color="auto"/>
        <w:bottom w:val="none" w:sz="0" w:space="0" w:color="auto"/>
        <w:right w:val="none" w:sz="0" w:space="0" w:color="auto"/>
      </w:divBdr>
    </w:div>
    <w:div w:id="834882504">
      <w:bodyDiv w:val="1"/>
      <w:marLeft w:val="0"/>
      <w:marRight w:val="0"/>
      <w:marTop w:val="0"/>
      <w:marBottom w:val="0"/>
      <w:divBdr>
        <w:top w:val="none" w:sz="0" w:space="0" w:color="auto"/>
        <w:left w:val="none" w:sz="0" w:space="0" w:color="auto"/>
        <w:bottom w:val="none" w:sz="0" w:space="0" w:color="auto"/>
        <w:right w:val="none" w:sz="0" w:space="0" w:color="auto"/>
      </w:divBdr>
    </w:div>
    <w:div w:id="839976356">
      <w:bodyDiv w:val="1"/>
      <w:marLeft w:val="0"/>
      <w:marRight w:val="0"/>
      <w:marTop w:val="0"/>
      <w:marBottom w:val="0"/>
      <w:divBdr>
        <w:top w:val="none" w:sz="0" w:space="0" w:color="auto"/>
        <w:left w:val="none" w:sz="0" w:space="0" w:color="auto"/>
        <w:bottom w:val="none" w:sz="0" w:space="0" w:color="auto"/>
        <w:right w:val="none" w:sz="0" w:space="0" w:color="auto"/>
      </w:divBdr>
    </w:div>
    <w:div w:id="840007048">
      <w:bodyDiv w:val="1"/>
      <w:marLeft w:val="0"/>
      <w:marRight w:val="0"/>
      <w:marTop w:val="0"/>
      <w:marBottom w:val="0"/>
      <w:divBdr>
        <w:top w:val="none" w:sz="0" w:space="0" w:color="auto"/>
        <w:left w:val="none" w:sz="0" w:space="0" w:color="auto"/>
        <w:bottom w:val="none" w:sz="0" w:space="0" w:color="auto"/>
        <w:right w:val="none" w:sz="0" w:space="0" w:color="auto"/>
      </w:divBdr>
    </w:div>
    <w:div w:id="840050758">
      <w:bodyDiv w:val="1"/>
      <w:marLeft w:val="0"/>
      <w:marRight w:val="0"/>
      <w:marTop w:val="0"/>
      <w:marBottom w:val="0"/>
      <w:divBdr>
        <w:top w:val="none" w:sz="0" w:space="0" w:color="auto"/>
        <w:left w:val="none" w:sz="0" w:space="0" w:color="auto"/>
        <w:bottom w:val="none" w:sz="0" w:space="0" w:color="auto"/>
        <w:right w:val="none" w:sz="0" w:space="0" w:color="auto"/>
      </w:divBdr>
    </w:div>
    <w:div w:id="842087511">
      <w:bodyDiv w:val="1"/>
      <w:marLeft w:val="0"/>
      <w:marRight w:val="0"/>
      <w:marTop w:val="0"/>
      <w:marBottom w:val="0"/>
      <w:divBdr>
        <w:top w:val="none" w:sz="0" w:space="0" w:color="auto"/>
        <w:left w:val="none" w:sz="0" w:space="0" w:color="auto"/>
        <w:bottom w:val="none" w:sz="0" w:space="0" w:color="auto"/>
        <w:right w:val="none" w:sz="0" w:space="0" w:color="auto"/>
      </w:divBdr>
    </w:div>
    <w:div w:id="845167598">
      <w:bodyDiv w:val="1"/>
      <w:marLeft w:val="0"/>
      <w:marRight w:val="0"/>
      <w:marTop w:val="0"/>
      <w:marBottom w:val="0"/>
      <w:divBdr>
        <w:top w:val="none" w:sz="0" w:space="0" w:color="auto"/>
        <w:left w:val="none" w:sz="0" w:space="0" w:color="auto"/>
        <w:bottom w:val="none" w:sz="0" w:space="0" w:color="auto"/>
        <w:right w:val="none" w:sz="0" w:space="0" w:color="auto"/>
      </w:divBdr>
    </w:div>
    <w:div w:id="845750562">
      <w:bodyDiv w:val="1"/>
      <w:marLeft w:val="0"/>
      <w:marRight w:val="0"/>
      <w:marTop w:val="0"/>
      <w:marBottom w:val="0"/>
      <w:divBdr>
        <w:top w:val="none" w:sz="0" w:space="0" w:color="auto"/>
        <w:left w:val="none" w:sz="0" w:space="0" w:color="auto"/>
        <w:bottom w:val="none" w:sz="0" w:space="0" w:color="auto"/>
        <w:right w:val="none" w:sz="0" w:space="0" w:color="auto"/>
      </w:divBdr>
      <w:divsChild>
        <w:div w:id="9531394">
          <w:marLeft w:val="480"/>
          <w:marRight w:val="0"/>
          <w:marTop w:val="0"/>
          <w:marBottom w:val="0"/>
          <w:divBdr>
            <w:top w:val="none" w:sz="0" w:space="0" w:color="auto"/>
            <w:left w:val="none" w:sz="0" w:space="0" w:color="auto"/>
            <w:bottom w:val="none" w:sz="0" w:space="0" w:color="auto"/>
            <w:right w:val="none" w:sz="0" w:space="0" w:color="auto"/>
          </w:divBdr>
        </w:div>
        <w:div w:id="17123262">
          <w:marLeft w:val="480"/>
          <w:marRight w:val="0"/>
          <w:marTop w:val="0"/>
          <w:marBottom w:val="0"/>
          <w:divBdr>
            <w:top w:val="none" w:sz="0" w:space="0" w:color="auto"/>
            <w:left w:val="none" w:sz="0" w:space="0" w:color="auto"/>
            <w:bottom w:val="none" w:sz="0" w:space="0" w:color="auto"/>
            <w:right w:val="none" w:sz="0" w:space="0" w:color="auto"/>
          </w:divBdr>
        </w:div>
        <w:div w:id="23143222">
          <w:marLeft w:val="480"/>
          <w:marRight w:val="0"/>
          <w:marTop w:val="0"/>
          <w:marBottom w:val="0"/>
          <w:divBdr>
            <w:top w:val="none" w:sz="0" w:space="0" w:color="auto"/>
            <w:left w:val="none" w:sz="0" w:space="0" w:color="auto"/>
            <w:bottom w:val="none" w:sz="0" w:space="0" w:color="auto"/>
            <w:right w:val="none" w:sz="0" w:space="0" w:color="auto"/>
          </w:divBdr>
        </w:div>
        <w:div w:id="108664700">
          <w:marLeft w:val="480"/>
          <w:marRight w:val="0"/>
          <w:marTop w:val="0"/>
          <w:marBottom w:val="0"/>
          <w:divBdr>
            <w:top w:val="none" w:sz="0" w:space="0" w:color="auto"/>
            <w:left w:val="none" w:sz="0" w:space="0" w:color="auto"/>
            <w:bottom w:val="none" w:sz="0" w:space="0" w:color="auto"/>
            <w:right w:val="none" w:sz="0" w:space="0" w:color="auto"/>
          </w:divBdr>
        </w:div>
        <w:div w:id="118956788">
          <w:marLeft w:val="480"/>
          <w:marRight w:val="0"/>
          <w:marTop w:val="0"/>
          <w:marBottom w:val="0"/>
          <w:divBdr>
            <w:top w:val="none" w:sz="0" w:space="0" w:color="auto"/>
            <w:left w:val="none" w:sz="0" w:space="0" w:color="auto"/>
            <w:bottom w:val="none" w:sz="0" w:space="0" w:color="auto"/>
            <w:right w:val="none" w:sz="0" w:space="0" w:color="auto"/>
          </w:divBdr>
        </w:div>
        <w:div w:id="160126052">
          <w:marLeft w:val="480"/>
          <w:marRight w:val="0"/>
          <w:marTop w:val="0"/>
          <w:marBottom w:val="0"/>
          <w:divBdr>
            <w:top w:val="none" w:sz="0" w:space="0" w:color="auto"/>
            <w:left w:val="none" w:sz="0" w:space="0" w:color="auto"/>
            <w:bottom w:val="none" w:sz="0" w:space="0" w:color="auto"/>
            <w:right w:val="none" w:sz="0" w:space="0" w:color="auto"/>
          </w:divBdr>
        </w:div>
        <w:div w:id="316230719">
          <w:marLeft w:val="480"/>
          <w:marRight w:val="0"/>
          <w:marTop w:val="0"/>
          <w:marBottom w:val="0"/>
          <w:divBdr>
            <w:top w:val="none" w:sz="0" w:space="0" w:color="auto"/>
            <w:left w:val="none" w:sz="0" w:space="0" w:color="auto"/>
            <w:bottom w:val="none" w:sz="0" w:space="0" w:color="auto"/>
            <w:right w:val="none" w:sz="0" w:space="0" w:color="auto"/>
          </w:divBdr>
        </w:div>
        <w:div w:id="371882481">
          <w:marLeft w:val="480"/>
          <w:marRight w:val="0"/>
          <w:marTop w:val="0"/>
          <w:marBottom w:val="0"/>
          <w:divBdr>
            <w:top w:val="none" w:sz="0" w:space="0" w:color="auto"/>
            <w:left w:val="none" w:sz="0" w:space="0" w:color="auto"/>
            <w:bottom w:val="none" w:sz="0" w:space="0" w:color="auto"/>
            <w:right w:val="none" w:sz="0" w:space="0" w:color="auto"/>
          </w:divBdr>
        </w:div>
        <w:div w:id="462970586">
          <w:marLeft w:val="480"/>
          <w:marRight w:val="0"/>
          <w:marTop w:val="0"/>
          <w:marBottom w:val="0"/>
          <w:divBdr>
            <w:top w:val="none" w:sz="0" w:space="0" w:color="auto"/>
            <w:left w:val="none" w:sz="0" w:space="0" w:color="auto"/>
            <w:bottom w:val="none" w:sz="0" w:space="0" w:color="auto"/>
            <w:right w:val="none" w:sz="0" w:space="0" w:color="auto"/>
          </w:divBdr>
        </w:div>
        <w:div w:id="471748930">
          <w:marLeft w:val="480"/>
          <w:marRight w:val="0"/>
          <w:marTop w:val="0"/>
          <w:marBottom w:val="0"/>
          <w:divBdr>
            <w:top w:val="none" w:sz="0" w:space="0" w:color="auto"/>
            <w:left w:val="none" w:sz="0" w:space="0" w:color="auto"/>
            <w:bottom w:val="none" w:sz="0" w:space="0" w:color="auto"/>
            <w:right w:val="none" w:sz="0" w:space="0" w:color="auto"/>
          </w:divBdr>
        </w:div>
        <w:div w:id="493882530">
          <w:marLeft w:val="480"/>
          <w:marRight w:val="0"/>
          <w:marTop w:val="0"/>
          <w:marBottom w:val="0"/>
          <w:divBdr>
            <w:top w:val="none" w:sz="0" w:space="0" w:color="auto"/>
            <w:left w:val="none" w:sz="0" w:space="0" w:color="auto"/>
            <w:bottom w:val="none" w:sz="0" w:space="0" w:color="auto"/>
            <w:right w:val="none" w:sz="0" w:space="0" w:color="auto"/>
          </w:divBdr>
        </w:div>
        <w:div w:id="606348106">
          <w:marLeft w:val="480"/>
          <w:marRight w:val="0"/>
          <w:marTop w:val="0"/>
          <w:marBottom w:val="0"/>
          <w:divBdr>
            <w:top w:val="none" w:sz="0" w:space="0" w:color="auto"/>
            <w:left w:val="none" w:sz="0" w:space="0" w:color="auto"/>
            <w:bottom w:val="none" w:sz="0" w:space="0" w:color="auto"/>
            <w:right w:val="none" w:sz="0" w:space="0" w:color="auto"/>
          </w:divBdr>
        </w:div>
        <w:div w:id="696927802">
          <w:marLeft w:val="480"/>
          <w:marRight w:val="0"/>
          <w:marTop w:val="0"/>
          <w:marBottom w:val="0"/>
          <w:divBdr>
            <w:top w:val="none" w:sz="0" w:space="0" w:color="auto"/>
            <w:left w:val="none" w:sz="0" w:space="0" w:color="auto"/>
            <w:bottom w:val="none" w:sz="0" w:space="0" w:color="auto"/>
            <w:right w:val="none" w:sz="0" w:space="0" w:color="auto"/>
          </w:divBdr>
        </w:div>
        <w:div w:id="750272337">
          <w:marLeft w:val="480"/>
          <w:marRight w:val="0"/>
          <w:marTop w:val="0"/>
          <w:marBottom w:val="0"/>
          <w:divBdr>
            <w:top w:val="none" w:sz="0" w:space="0" w:color="auto"/>
            <w:left w:val="none" w:sz="0" w:space="0" w:color="auto"/>
            <w:bottom w:val="none" w:sz="0" w:space="0" w:color="auto"/>
            <w:right w:val="none" w:sz="0" w:space="0" w:color="auto"/>
          </w:divBdr>
        </w:div>
        <w:div w:id="758524679">
          <w:marLeft w:val="480"/>
          <w:marRight w:val="0"/>
          <w:marTop w:val="0"/>
          <w:marBottom w:val="0"/>
          <w:divBdr>
            <w:top w:val="none" w:sz="0" w:space="0" w:color="auto"/>
            <w:left w:val="none" w:sz="0" w:space="0" w:color="auto"/>
            <w:bottom w:val="none" w:sz="0" w:space="0" w:color="auto"/>
            <w:right w:val="none" w:sz="0" w:space="0" w:color="auto"/>
          </w:divBdr>
        </w:div>
        <w:div w:id="778568746">
          <w:marLeft w:val="480"/>
          <w:marRight w:val="0"/>
          <w:marTop w:val="0"/>
          <w:marBottom w:val="0"/>
          <w:divBdr>
            <w:top w:val="none" w:sz="0" w:space="0" w:color="auto"/>
            <w:left w:val="none" w:sz="0" w:space="0" w:color="auto"/>
            <w:bottom w:val="none" w:sz="0" w:space="0" w:color="auto"/>
            <w:right w:val="none" w:sz="0" w:space="0" w:color="auto"/>
          </w:divBdr>
        </w:div>
        <w:div w:id="848834755">
          <w:marLeft w:val="480"/>
          <w:marRight w:val="0"/>
          <w:marTop w:val="0"/>
          <w:marBottom w:val="0"/>
          <w:divBdr>
            <w:top w:val="none" w:sz="0" w:space="0" w:color="auto"/>
            <w:left w:val="none" w:sz="0" w:space="0" w:color="auto"/>
            <w:bottom w:val="none" w:sz="0" w:space="0" w:color="auto"/>
            <w:right w:val="none" w:sz="0" w:space="0" w:color="auto"/>
          </w:divBdr>
        </w:div>
        <w:div w:id="944387543">
          <w:marLeft w:val="480"/>
          <w:marRight w:val="0"/>
          <w:marTop w:val="0"/>
          <w:marBottom w:val="0"/>
          <w:divBdr>
            <w:top w:val="none" w:sz="0" w:space="0" w:color="auto"/>
            <w:left w:val="none" w:sz="0" w:space="0" w:color="auto"/>
            <w:bottom w:val="none" w:sz="0" w:space="0" w:color="auto"/>
            <w:right w:val="none" w:sz="0" w:space="0" w:color="auto"/>
          </w:divBdr>
        </w:div>
        <w:div w:id="946502037">
          <w:marLeft w:val="480"/>
          <w:marRight w:val="0"/>
          <w:marTop w:val="0"/>
          <w:marBottom w:val="0"/>
          <w:divBdr>
            <w:top w:val="none" w:sz="0" w:space="0" w:color="auto"/>
            <w:left w:val="none" w:sz="0" w:space="0" w:color="auto"/>
            <w:bottom w:val="none" w:sz="0" w:space="0" w:color="auto"/>
            <w:right w:val="none" w:sz="0" w:space="0" w:color="auto"/>
          </w:divBdr>
        </w:div>
        <w:div w:id="962148398">
          <w:marLeft w:val="480"/>
          <w:marRight w:val="0"/>
          <w:marTop w:val="0"/>
          <w:marBottom w:val="0"/>
          <w:divBdr>
            <w:top w:val="none" w:sz="0" w:space="0" w:color="auto"/>
            <w:left w:val="none" w:sz="0" w:space="0" w:color="auto"/>
            <w:bottom w:val="none" w:sz="0" w:space="0" w:color="auto"/>
            <w:right w:val="none" w:sz="0" w:space="0" w:color="auto"/>
          </w:divBdr>
        </w:div>
        <w:div w:id="1017077829">
          <w:marLeft w:val="480"/>
          <w:marRight w:val="0"/>
          <w:marTop w:val="0"/>
          <w:marBottom w:val="0"/>
          <w:divBdr>
            <w:top w:val="none" w:sz="0" w:space="0" w:color="auto"/>
            <w:left w:val="none" w:sz="0" w:space="0" w:color="auto"/>
            <w:bottom w:val="none" w:sz="0" w:space="0" w:color="auto"/>
            <w:right w:val="none" w:sz="0" w:space="0" w:color="auto"/>
          </w:divBdr>
        </w:div>
        <w:div w:id="1057319932">
          <w:marLeft w:val="480"/>
          <w:marRight w:val="0"/>
          <w:marTop w:val="0"/>
          <w:marBottom w:val="0"/>
          <w:divBdr>
            <w:top w:val="none" w:sz="0" w:space="0" w:color="auto"/>
            <w:left w:val="none" w:sz="0" w:space="0" w:color="auto"/>
            <w:bottom w:val="none" w:sz="0" w:space="0" w:color="auto"/>
            <w:right w:val="none" w:sz="0" w:space="0" w:color="auto"/>
          </w:divBdr>
        </w:div>
        <w:div w:id="1098410603">
          <w:marLeft w:val="480"/>
          <w:marRight w:val="0"/>
          <w:marTop w:val="0"/>
          <w:marBottom w:val="0"/>
          <w:divBdr>
            <w:top w:val="none" w:sz="0" w:space="0" w:color="auto"/>
            <w:left w:val="none" w:sz="0" w:space="0" w:color="auto"/>
            <w:bottom w:val="none" w:sz="0" w:space="0" w:color="auto"/>
            <w:right w:val="none" w:sz="0" w:space="0" w:color="auto"/>
          </w:divBdr>
        </w:div>
        <w:div w:id="1135441666">
          <w:marLeft w:val="480"/>
          <w:marRight w:val="0"/>
          <w:marTop w:val="0"/>
          <w:marBottom w:val="0"/>
          <w:divBdr>
            <w:top w:val="none" w:sz="0" w:space="0" w:color="auto"/>
            <w:left w:val="none" w:sz="0" w:space="0" w:color="auto"/>
            <w:bottom w:val="none" w:sz="0" w:space="0" w:color="auto"/>
            <w:right w:val="none" w:sz="0" w:space="0" w:color="auto"/>
          </w:divBdr>
        </w:div>
        <w:div w:id="1155029037">
          <w:marLeft w:val="480"/>
          <w:marRight w:val="0"/>
          <w:marTop w:val="0"/>
          <w:marBottom w:val="0"/>
          <w:divBdr>
            <w:top w:val="none" w:sz="0" w:space="0" w:color="auto"/>
            <w:left w:val="none" w:sz="0" w:space="0" w:color="auto"/>
            <w:bottom w:val="none" w:sz="0" w:space="0" w:color="auto"/>
            <w:right w:val="none" w:sz="0" w:space="0" w:color="auto"/>
          </w:divBdr>
        </w:div>
        <w:div w:id="1237667245">
          <w:marLeft w:val="480"/>
          <w:marRight w:val="0"/>
          <w:marTop w:val="0"/>
          <w:marBottom w:val="0"/>
          <w:divBdr>
            <w:top w:val="none" w:sz="0" w:space="0" w:color="auto"/>
            <w:left w:val="none" w:sz="0" w:space="0" w:color="auto"/>
            <w:bottom w:val="none" w:sz="0" w:space="0" w:color="auto"/>
            <w:right w:val="none" w:sz="0" w:space="0" w:color="auto"/>
          </w:divBdr>
        </w:div>
        <w:div w:id="1315378940">
          <w:marLeft w:val="480"/>
          <w:marRight w:val="0"/>
          <w:marTop w:val="0"/>
          <w:marBottom w:val="0"/>
          <w:divBdr>
            <w:top w:val="none" w:sz="0" w:space="0" w:color="auto"/>
            <w:left w:val="none" w:sz="0" w:space="0" w:color="auto"/>
            <w:bottom w:val="none" w:sz="0" w:space="0" w:color="auto"/>
            <w:right w:val="none" w:sz="0" w:space="0" w:color="auto"/>
          </w:divBdr>
        </w:div>
        <w:div w:id="1354961757">
          <w:marLeft w:val="480"/>
          <w:marRight w:val="0"/>
          <w:marTop w:val="0"/>
          <w:marBottom w:val="0"/>
          <w:divBdr>
            <w:top w:val="none" w:sz="0" w:space="0" w:color="auto"/>
            <w:left w:val="none" w:sz="0" w:space="0" w:color="auto"/>
            <w:bottom w:val="none" w:sz="0" w:space="0" w:color="auto"/>
            <w:right w:val="none" w:sz="0" w:space="0" w:color="auto"/>
          </w:divBdr>
        </w:div>
        <w:div w:id="1386024324">
          <w:marLeft w:val="480"/>
          <w:marRight w:val="0"/>
          <w:marTop w:val="0"/>
          <w:marBottom w:val="0"/>
          <w:divBdr>
            <w:top w:val="none" w:sz="0" w:space="0" w:color="auto"/>
            <w:left w:val="none" w:sz="0" w:space="0" w:color="auto"/>
            <w:bottom w:val="none" w:sz="0" w:space="0" w:color="auto"/>
            <w:right w:val="none" w:sz="0" w:space="0" w:color="auto"/>
          </w:divBdr>
        </w:div>
        <w:div w:id="1487476941">
          <w:marLeft w:val="480"/>
          <w:marRight w:val="0"/>
          <w:marTop w:val="0"/>
          <w:marBottom w:val="0"/>
          <w:divBdr>
            <w:top w:val="none" w:sz="0" w:space="0" w:color="auto"/>
            <w:left w:val="none" w:sz="0" w:space="0" w:color="auto"/>
            <w:bottom w:val="none" w:sz="0" w:space="0" w:color="auto"/>
            <w:right w:val="none" w:sz="0" w:space="0" w:color="auto"/>
          </w:divBdr>
        </w:div>
        <w:div w:id="1490707396">
          <w:marLeft w:val="480"/>
          <w:marRight w:val="0"/>
          <w:marTop w:val="0"/>
          <w:marBottom w:val="0"/>
          <w:divBdr>
            <w:top w:val="none" w:sz="0" w:space="0" w:color="auto"/>
            <w:left w:val="none" w:sz="0" w:space="0" w:color="auto"/>
            <w:bottom w:val="none" w:sz="0" w:space="0" w:color="auto"/>
            <w:right w:val="none" w:sz="0" w:space="0" w:color="auto"/>
          </w:divBdr>
        </w:div>
        <w:div w:id="1527676683">
          <w:marLeft w:val="480"/>
          <w:marRight w:val="0"/>
          <w:marTop w:val="0"/>
          <w:marBottom w:val="0"/>
          <w:divBdr>
            <w:top w:val="none" w:sz="0" w:space="0" w:color="auto"/>
            <w:left w:val="none" w:sz="0" w:space="0" w:color="auto"/>
            <w:bottom w:val="none" w:sz="0" w:space="0" w:color="auto"/>
            <w:right w:val="none" w:sz="0" w:space="0" w:color="auto"/>
          </w:divBdr>
        </w:div>
        <w:div w:id="1551526904">
          <w:marLeft w:val="480"/>
          <w:marRight w:val="0"/>
          <w:marTop w:val="0"/>
          <w:marBottom w:val="0"/>
          <w:divBdr>
            <w:top w:val="none" w:sz="0" w:space="0" w:color="auto"/>
            <w:left w:val="none" w:sz="0" w:space="0" w:color="auto"/>
            <w:bottom w:val="none" w:sz="0" w:space="0" w:color="auto"/>
            <w:right w:val="none" w:sz="0" w:space="0" w:color="auto"/>
          </w:divBdr>
        </w:div>
        <w:div w:id="1645544219">
          <w:marLeft w:val="480"/>
          <w:marRight w:val="0"/>
          <w:marTop w:val="0"/>
          <w:marBottom w:val="0"/>
          <w:divBdr>
            <w:top w:val="none" w:sz="0" w:space="0" w:color="auto"/>
            <w:left w:val="none" w:sz="0" w:space="0" w:color="auto"/>
            <w:bottom w:val="none" w:sz="0" w:space="0" w:color="auto"/>
            <w:right w:val="none" w:sz="0" w:space="0" w:color="auto"/>
          </w:divBdr>
        </w:div>
        <w:div w:id="1751999473">
          <w:marLeft w:val="480"/>
          <w:marRight w:val="0"/>
          <w:marTop w:val="0"/>
          <w:marBottom w:val="0"/>
          <w:divBdr>
            <w:top w:val="none" w:sz="0" w:space="0" w:color="auto"/>
            <w:left w:val="none" w:sz="0" w:space="0" w:color="auto"/>
            <w:bottom w:val="none" w:sz="0" w:space="0" w:color="auto"/>
            <w:right w:val="none" w:sz="0" w:space="0" w:color="auto"/>
          </w:divBdr>
        </w:div>
        <w:div w:id="1758019037">
          <w:marLeft w:val="480"/>
          <w:marRight w:val="0"/>
          <w:marTop w:val="0"/>
          <w:marBottom w:val="0"/>
          <w:divBdr>
            <w:top w:val="none" w:sz="0" w:space="0" w:color="auto"/>
            <w:left w:val="none" w:sz="0" w:space="0" w:color="auto"/>
            <w:bottom w:val="none" w:sz="0" w:space="0" w:color="auto"/>
            <w:right w:val="none" w:sz="0" w:space="0" w:color="auto"/>
          </w:divBdr>
        </w:div>
        <w:div w:id="1814247121">
          <w:marLeft w:val="480"/>
          <w:marRight w:val="0"/>
          <w:marTop w:val="0"/>
          <w:marBottom w:val="0"/>
          <w:divBdr>
            <w:top w:val="none" w:sz="0" w:space="0" w:color="auto"/>
            <w:left w:val="none" w:sz="0" w:space="0" w:color="auto"/>
            <w:bottom w:val="none" w:sz="0" w:space="0" w:color="auto"/>
            <w:right w:val="none" w:sz="0" w:space="0" w:color="auto"/>
          </w:divBdr>
        </w:div>
        <w:div w:id="1828981484">
          <w:marLeft w:val="480"/>
          <w:marRight w:val="0"/>
          <w:marTop w:val="0"/>
          <w:marBottom w:val="0"/>
          <w:divBdr>
            <w:top w:val="none" w:sz="0" w:space="0" w:color="auto"/>
            <w:left w:val="none" w:sz="0" w:space="0" w:color="auto"/>
            <w:bottom w:val="none" w:sz="0" w:space="0" w:color="auto"/>
            <w:right w:val="none" w:sz="0" w:space="0" w:color="auto"/>
          </w:divBdr>
        </w:div>
        <w:div w:id="1852140612">
          <w:marLeft w:val="480"/>
          <w:marRight w:val="0"/>
          <w:marTop w:val="0"/>
          <w:marBottom w:val="0"/>
          <w:divBdr>
            <w:top w:val="none" w:sz="0" w:space="0" w:color="auto"/>
            <w:left w:val="none" w:sz="0" w:space="0" w:color="auto"/>
            <w:bottom w:val="none" w:sz="0" w:space="0" w:color="auto"/>
            <w:right w:val="none" w:sz="0" w:space="0" w:color="auto"/>
          </w:divBdr>
        </w:div>
        <w:div w:id="1952545657">
          <w:marLeft w:val="480"/>
          <w:marRight w:val="0"/>
          <w:marTop w:val="0"/>
          <w:marBottom w:val="0"/>
          <w:divBdr>
            <w:top w:val="none" w:sz="0" w:space="0" w:color="auto"/>
            <w:left w:val="none" w:sz="0" w:space="0" w:color="auto"/>
            <w:bottom w:val="none" w:sz="0" w:space="0" w:color="auto"/>
            <w:right w:val="none" w:sz="0" w:space="0" w:color="auto"/>
          </w:divBdr>
        </w:div>
        <w:div w:id="2059351133">
          <w:marLeft w:val="480"/>
          <w:marRight w:val="0"/>
          <w:marTop w:val="0"/>
          <w:marBottom w:val="0"/>
          <w:divBdr>
            <w:top w:val="none" w:sz="0" w:space="0" w:color="auto"/>
            <w:left w:val="none" w:sz="0" w:space="0" w:color="auto"/>
            <w:bottom w:val="none" w:sz="0" w:space="0" w:color="auto"/>
            <w:right w:val="none" w:sz="0" w:space="0" w:color="auto"/>
          </w:divBdr>
        </w:div>
        <w:div w:id="2109235775">
          <w:marLeft w:val="480"/>
          <w:marRight w:val="0"/>
          <w:marTop w:val="0"/>
          <w:marBottom w:val="0"/>
          <w:divBdr>
            <w:top w:val="none" w:sz="0" w:space="0" w:color="auto"/>
            <w:left w:val="none" w:sz="0" w:space="0" w:color="auto"/>
            <w:bottom w:val="none" w:sz="0" w:space="0" w:color="auto"/>
            <w:right w:val="none" w:sz="0" w:space="0" w:color="auto"/>
          </w:divBdr>
        </w:div>
        <w:div w:id="2116630628">
          <w:marLeft w:val="480"/>
          <w:marRight w:val="0"/>
          <w:marTop w:val="0"/>
          <w:marBottom w:val="0"/>
          <w:divBdr>
            <w:top w:val="none" w:sz="0" w:space="0" w:color="auto"/>
            <w:left w:val="none" w:sz="0" w:space="0" w:color="auto"/>
            <w:bottom w:val="none" w:sz="0" w:space="0" w:color="auto"/>
            <w:right w:val="none" w:sz="0" w:space="0" w:color="auto"/>
          </w:divBdr>
        </w:div>
        <w:div w:id="2120682604">
          <w:marLeft w:val="480"/>
          <w:marRight w:val="0"/>
          <w:marTop w:val="0"/>
          <w:marBottom w:val="0"/>
          <w:divBdr>
            <w:top w:val="none" w:sz="0" w:space="0" w:color="auto"/>
            <w:left w:val="none" w:sz="0" w:space="0" w:color="auto"/>
            <w:bottom w:val="none" w:sz="0" w:space="0" w:color="auto"/>
            <w:right w:val="none" w:sz="0" w:space="0" w:color="auto"/>
          </w:divBdr>
        </w:div>
        <w:div w:id="2135325037">
          <w:marLeft w:val="480"/>
          <w:marRight w:val="0"/>
          <w:marTop w:val="0"/>
          <w:marBottom w:val="0"/>
          <w:divBdr>
            <w:top w:val="none" w:sz="0" w:space="0" w:color="auto"/>
            <w:left w:val="none" w:sz="0" w:space="0" w:color="auto"/>
            <w:bottom w:val="none" w:sz="0" w:space="0" w:color="auto"/>
            <w:right w:val="none" w:sz="0" w:space="0" w:color="auto"/>
          </w:divBdr>
        </w:div>
      </w:divsChild>
    </w:div>
    <w:div w:id="849371614">
      <w:bodyDiv w:val="1"/>
      <w:marLeft w:val="0"/>
      <w:marRight w:val="0"/>
      <w:marTop w:val="0"/>
      <w:marBottom w:val="0"/>
      <w:divBdr>
        <w:top w:val="none" w:sz="0" w:space="0" w:color="auto"/>
        <w:left w:val="none" w:sz="0" w:space="0" w:color="auto"/>
        <w:bottom w:val="none" w:sz="0" w:space="0" w:color="auto"/>
        <w:right w:val="none" w:sz="0" w:space="0" w:color="auto"/>
      </w:divBdr>
      <w:divsChild>
        <w:div w:id="104085110">
          <w:marLeft w:val="480"/>
          <w:marRight w:val="0"/>
          <w:marTop w:val="0"/>
          <w:marBottom w:val="0"/>
          <w:divBdr>
            <w:top w:val="none" w:sz="0" w:space="0" w:color="auto"/>
            <w:left w:val="none" w:sz="0" w:space="0" w:color="auto"/>
            <w:bottom w:val="none" w:sz="0" w:space="0" w:color="auto"/>
            <w:right w:val="none" w:sz="0" w:space="0" w:color="auto"/>
          </w:divBdr>
        </w:div>
        <w:div w:id="160201375">
          <w:marLeft w:val="480"/>
          <w:marRight w:val="0"/>
          <w:marTop w:val="0"/>
          <w:marBottom w:val="0"/>
          <w:divBdr>
            <w:top w:val="none" w:sz="0" w:space="0" w:color="auto"/>
            <w:left w:val="none" w:sz="0" w:space="0" w:color="auto"/>
            <w:bottom w:val="none" w:sz="0" w:space="0" w:color="auto"/>
            <w:right w:val="none" w:sz="0" w:space="0" w:color="auto"/>
          </w:divBdr>
        </w:div>
        <w:div w:id="240991427">
          <w:marLeft w:val="480"/>
          <w:marRight w:val="0"/>
          <w:marTop w:val="0"/>
          <w:marBottom w:val="0"/>
          <w:divBdr>
            <w:top w:val="none" w:sz="0" w:space="0" w:color="auto"/>
            <w:left w:val="none" w:sz="0" w:space="0" w:color="auto"/>
            <w:bottom w:val="none" w:sz="0" w:space="0" w:color="auto"/>
            <w:right w:val="none" w:sz="0" w:space="0" w:color="auto"/>
          </w:divBdr>
        </w:div>
        <w:div w:id="282461423">
          <w:marLeft w:val="480"/>
          <w:marRight w:val="0"/>
          <w:marTop w:val="0"/>
          <w:marBottom w:val="0"/>
          <w:divBdr>
            <w:top w:val="none" w:sz="0" w:space="0" w:color="auto"/>
            <w:left w:val="none" w:sz="0" w:space="0" w:color="auto"/>
            <w:bottom w:val="none" w:sz="0" w:space="0" w:color="auto"/>
            <w:right w:val="none" w:sz="0" w:space="0" w:color="auto"/>
          </w:divBdr>
        </w:div>
        <w:div w:id="330529258">
          <w:marLeft w:val="480"/>
          <w:marRight w:val="0"/>
          <w:marTop w:val="0"/>
          <w:marBottom w:val="0"/>
          <w:divBdr>
            <w:top w:val="none" w:sz="0" w:space="0" w:color="auto"/>
            <w:left w:val="none" w:sz="0" w:space="0" w:color="auto"/>
            <w:bottom w:val="none" w:sz="0" w:space="0" w:color="auto"/>
            <w:right w:val="none" w:sz="0" w:space="0" w:color="auto"/>
          </w:divBdr>
        </w:div>
        <w:div w:id="365061895">
          <w:marLeft w:val="480"/>
          <w:marRight w:val="0"/>
          <w:marTop w:val="0"/>
          <w:marBottom w:val="0"/>
          <w:divBdr>
            <w:top w:val="none" w:sz="0" w:space="0" w:color="auto"/>
            <w:left w:val="none" w:sz="0" w:space="0" w:color="auto"/>
            <w:bottom w:val="none" w:sz="0" w:space="0" w:color="auto"/>
            <w:right w:val="none" w:sz="0" w:space="0" w:color="auto"/>
          </w:divBdr>
        </w:div>
        <w:div w:id="428159460">
          <w:marLeft w:val="480"/>
          <w:marRight w:val="0"/>
          <w:marTop w:val="0"/>
          <w:marBottom w:val="0"/>
          <w:divBdr>
            <w:top w:val="none" w:sz="0" w:space="0" w:color="auto"/>
            <w:left w:val="none" w:sz="0" w:space="0" w:color="auto"/>
            <w:bottom w:val="none" w:sz="0" w:space="0" w:color="auto"/>
            <w:right w:val="none" w:sz="0" w:space="0" w:color="auto"/>
          </w:divBdr>
        </w:div>
        <w:div w:id="450511118">
          <w:marLeft w:val="480"/>
          <w:marRight w:val="0"/>
          <w:marTop w:val="0"/>
          <w:marBottom w:val="0"/>
          <w:divBdr>
            <w:top w:val="none" w:sz="0" w:space="0" w:color="auto"/>
            <w:left w:val="none" w:sz="0" w:space="0" w:color="auto"/>
            <w:bottom w:val="none" w:sz="0" w:space="0" w:color="auto"/>
            <w:right w:val="none" w:sz="0" w:space="0" w:color="auto"/>
          </w:divBdr>
        </w:div>
        <w:div w:id="457770865">
          <w:marLeft w:val="480"/>
          <w:marRight w:val="0"/>
          <w:marTop w:val="0"/>
          <w:marBottom w:val="0"/>
          <w:divBdr>
            <w:top w:val="none" w:sz="0" w:space="0" w:color="auto"/>
            <w:left w:val="none" w:sz="0" w:space="0" w:color="auto"/>
            <w:bottom w:val="none" w:sz="0" w:space="0" w:color="auto"/>
            <w:right w:val="none" w:sz="0" w:space="0" w:color="auto"/>
          </w:divBdr>
        </w:div>
        <w:div w:id="474180719">
          <w:marLeft w:val="480"/>
          <w:marRight w:val="0"/>
          <w:marTop w:val="0"/>
          <w:marBottom w:val="0"/>
          <w:divBdr>
            <w:top w:val="none" w:sz="0" w:space="0" w:color="auto"/>
            <w:left w:val="none" w:sz="0" w:space="0" w:color="auto"/>
            <w:bottom w:val="none" w:sz="0" w:space="0" w:color="auto"/>
            <w:right w:val="none" w:sz="0" w:space="0" w:color="auto"/>
          </w:divBdr>
        </w:div>
        <w:div w:id="553540586">
          <w:marLeft w:val="480"/>
          <w:marRight w:val="0"/>
          <w:marTop w:val="0"/>
          <w:marBottom w:val="0"/>
          <w:divBdr>
            <w:top w:val="none" w:sz="0" w:space="0" w:color="auto"/>
            <w:left w:val="none" w:sz="0" w:space="0" w:color="auto"/>
            <w:bottom w:val="none" w:sz="0" w:space="0" w:color="auto"/>
            <w:right w:val="none" w:sz="0" w:space="0" w:color="auto"/>
          </w:divBdr>
        </w:div>
        <w:div w:id="632439972">
          <w:marLeft w:val="480"/>
          <w:marRight w:val="0"/>
          <w:marTop w:val="0"/>
          <w:marBottom w:val="0"/>
          <w:divBdr>
            <w:top w:val="none" w:sz="0" w:space="0" w:color="auto"/>
            <w:left w:val="none" w:sz="0" w:space="0" w:color="auto"/>
            <w:bottom w:val="none" w:sz="0" w:space="0" w:color="auto"/>
            <w:right w:val="none" w:sz="0" w:space="0" w:color="auto"/>
          </w:divBdr>
        </w:div>
        <w:div w:id="638649553">
          <w:marLeft w:val="480"/>
          <w:marRight w:val="0"/>
          <w:marTop w:val="0"/>
          <w:marBottom w:val="0"/>
          <w:divBdr>
            <w:top w:val="none" w:sz="0" w:space="0" w:color="auto"/>
            <w:left w:val="none" w:sz="0" w:space="0" w:color="auto"/>
            <w:bottom w:val="none" w:sz="0" w:space="0" w:color="auto"/>
            <w:right w:val="none" w:sz="0" w:space="0" w:color="auto"/>
          </w:divBdr>
        </w:div>
        <w:div w:id="659967367">
          <w:marLeft w:val="480"/>
          <w:marRight w:val="0"/>
          <w:marTop w:val="0"/>
          <w:marBottom w:val="0"/>
          <w:divBdr>
            <w:top w:val="none" w:sz="0" w:space="0" w:color="auto"/>
            <w:left w:val="none" w:sz="0" w:space="0" w:color="auto"/>
            <w:bottom w:val="none" w:sz="0" w:space="0" w:color="auto"/>
            <w:right w:val="none" w:sz="0" w:space="0" w:color="auto"/>
          </w:divBdr>
        </w:div>
        <w:div w:id="835417267">
          <w:marLeft w:val="480"/>
          <w:marRight w:val="0"/>
          <w:marTop w:val="0"/>
          <w:marBottom w:val="0"/>
          <w:divBdr>
            <w:top w:val="none" w:sz="0" w:space="0" w:color="auto"/>
            <w:left w:val="none" w:sz="0" w:space="0" w:color="auto"/>
            <w:bottom w:val="none" w:sz="0" w:space="0" w:color="auto"/>
            <w:right w:val="none" w:sz="0" w:space="0" w:color="auto"/>
          </w:divBdr>
        </w:div>
        <w:div w:id="857548367">
          <w:marLeft w:val="480"/>
          <w:marRight w:val="0"/>
          <w:marTop w:val="0"/>
          <w:marBottom w:val="0"/>
          <w:divBdr>
            <w:top w:val="none" w:sz="0" w:space="0" w:color="auto"/>
            <w:left w:val="none" w:sz="0" w:space="0" w:color="auto"/>
            <w:bottom w:val="none" w:sz="0" w:space="0" w:color="auto"/>
            <w:right w:val="none" w:sz="0" w:space="0" w:color="auto"/>
          </w:divBdr>
        </w:div>
        <w:div w:id="857740202">
          <w:marLeft w:val="480"/>
          <w:marRight w:val="0"/>
          <w:marTop w:val="0"/>
          <w:marBottom w:val="0"/>
          <w:divBdr>
            <w:top w:val="none" w:sz="0" w:space="0" w:color="auto"/>
            <w:left w:val="none" w:sz="0" w:space="0" w:color="auto"/>
            <w:bottom w:val="none" w:sz="0" w:space="0" w:color="auto"/>
            <w:right w:val="none" w:sz="0" w:space="0" w:color="auto"/>
          </w:divBdr>
        </w:div>
        <w:div w:id="933321543">
          <w:marLeft w:val="480"/>
          <w:marRight w:val="0"/>
          <w:marTop w:val="0"/>
          <w:marBottom w:val="0"/>
          <w:divBdr>
            <w:top w:val="none" w:sz="0" w:space="0" w:color="auto"/>
            <w:left w:val="none" w:sz="0" w:space="0" w:color="auto"/>
            <w:bottom w:val="none" w:sz="0" w:space="0" w:color="auto"/>
            <w:right w:val="none" w:sz="0" w:space="0" w:color="auto"/>
          </w:divBdr>
        </w:div>
        <w:div w:id="1067605616">
          <w:marLeft w:val="480"/>
          <w:marRight w:val="0"/>
          <w:marTop w:val="0"/>
          <w:marBottom w:val="0"/>
          <w:divBdr>
            <w:top w:val="none" w:sz="0" w:space="0" w:color="auto"/>
            <w:left w:val="none" w:sz="0" w:space="0" w:color="auto"/>
            <w:bottom w:val="none" w:sz="0" w:space="0" w:color="auto"/>
            <w:right w:val="none" w:sz="0" w:space="0" w:color="auto"/>
          </w:divBdr>
        </w:div>
        <w:div w:id="1094210657">
          <w:marLeft w:val="480"/>
          <w:marRight w:val="0"/>
          <w:marTop w:val="0"/>
          <w:marBottom w:val="0"/>
          <w:divBdr>
            <w:top w:val="none" w:sz="0" w:space="0" w:color="auto"/>
            <w:left w:val="none" w:sz="0" w:space="0" w:color="auto"/>
            <w:bottom w:val="none" w:sz="0" w:space="0" w:color="auto"/>
            <w:right w:val="none" w:sz="0" w:space="0" w:color="auto"/>
          </w:divBdr>
        </w:div>
        <w:div w:id="1123041062">
          <w:marLeft w:val="480"/>
          <w:marRight w:val="0"/>
          <w:marTop w:val="0"/>
          <w:marBottom w:val="0"/>
          <w:divBdr>
            <w:top w:val="none" w:sz="0" w:space="0" w:color="auto"/>
            <w:left w:val="none" w:sz="0" w:space="0" w:color="auto"/>
            <w:bottom w:val="none" w:sz="0" w:space="0" w:color="auto"/>
            <w:right w:val="none" w:sz="0" w:space="0" w:color="auto"/>
          </w:divBdr>
        </w:div>
        <w:div w:id="1189106913">
          <w:marLeft w:val="480"/>
          <w:marRight w:val="0"/>
          <w:marTop w:val="0"/>
          <w:marBottom w:val="0"/>
          <w:divBdr>
            <w:top w:val="none" w:sz="0" w:space="0" w:color="auto"/>
            <w:left w:val="none" w:sz="0" w:space="0" w:color="auto"/>
            <w:bottom w:val="none" w:sz="0" w:space="0" w:color="auto"/>
            <w:right w:val="none" w:sz="0" w:space="0" w:color="auto"/>
          </w:divBdr>
        </w:div>
        <w:div w:id="1236162894">
          <w:marLeft w:val="480"/>
          <w:marRight w:val="0"/>
          <w:marTop w:val="0"/>
          <w:marBottom w:val="0"/>
          <w:divBdr>
            <w:top w:val="none" w:sz="0" w:space="0" w:color="auto"/>
            <w:left w:val="none" w:sz="0" w:space="0" w:color="auto"/>
            <w:bottom w:val="none" w:sz="0" w:space="0" w:color="auto"/>
            <w:right w:val="none" w:sz="0" w:space="0" w:color="auto"/>
          </w:divBdr>
        </w:div>
        <w:div w:id="1244946453">
          <w:marLeft w:val="480"/>
          <w:marRight w:val="0"/>
          <w:marTop w:val="0"/>
          <w:marBottom w:val="0"/>
          <w:divBdr>
            <w:top w:val="none" w:sz="0" w:space="0" w:color="auto"/>
            <w:left w:val="none" w:sz="0" w:space="0" w:color="auto"/>
            <w:bottom w:val="none" w:sz="0" w:space="0" w:color="auto"/>
            <w:right w:val="none" w:sz="0" w:space="0" w:color="auto"/>
          </w:divBdr>
        </w:div>
        <w:div w:id="1269196948">
          <w:marLeft w:val="480"/>
          <w:marRight w:val="0"/>
          <w:marTop w:val="0"/>
          <w:marBottom w:val="0"/>
          <w:divBdr>
            <w:top w:val="none" w:sz="0" w:space="0" w:color="auto"/>
            <w:left w:val="none" w:sz="0" w:space="0" w:color="auto"/>
            <w:bottom w:val="none" w:sz="0" w:space="0" w:color="auto"/>
            <w:right w:val="none" w:sz="0" w:space="0" w:color="auto"/>
          </w:divBdr>
        </w:div>
        <w:div w:id="1279066731">
          <w:marLeft w:val="480"/>
          <w:marRight w:val="0"/>
          <w:marTop w:val="0"/>
          <w:marBottom w:val="0"/>
          <w:divBdr>
            <w:top w:val="none" w:sz="0" w:space="0" w:color="auto"/>
            <w:left w:val="none" w:sz="0" w:space="0" w:color="auto"/>
            <w:bottom w:val="none" w:sz="0" w:space="0" w:color="auto"/>
            <w:right w:val="none" w:sz="0" w:space="0" w:color="auto"/>
          </w:divBdr>
        </w:div>
        <w:div w:id="1287658566">
          <w:marLeft w:val="480"/>
          <w:marRight w:val="0"/>
          <w:marTop w:val="0"/>
          <w:marBottom w:val="0"/>
          <w:divBdr>
            <w:top w:val="none" w:sz="0" w:space="0" w:color="auto"/>
            <w:left w:val="none" w:sz="0" w:space="0" w:color="auto"/>
            <w:bottom w:val="none" w:sz="0" w:space="0" w:color="auto"/>
            <w:right w:val="none" w:sz="0" w:space="0" w:color="auto"/>
          </w:divBdr>
        </w:div>
        <w:div w:id="1320770659">
          <w:marLeft w:val="480"/>
          <w:marRight w:val="0"/>
          <w:marTop w:val="0"/>
          <w:marBottom w:val="0"/>
          <w:divBdr>
            <w:top w:val="none" w:sz="0" w:space="0" w:color="auto"/>
            <w:left w:val="none" w:sz="0" w:space="0" w:color="auto"/>
            <w:bottom w:val="none" w:sz="0" w:space="0" w:color="auto"/>
            <w:right w:val="none" w:sz="0" w:space="0" w:color="auto"/>
          </w:divBdr>
        </w:div>
        <w:div w:id="1387073516">
          <w:marLeft w:val="480"/>
          <w:marRight w:val="0"/>
          <w:marTop w:val="0"/>
          <w:marBottom w:val="0"/>
          <w:divBdr>
            <w:top w:val="none" w:sz="0" w:space="0" w:color="auto"/>
            <w:left w:val="none" w:sz="0" w:space="0" w:color="auto"/>
            <w:bottom w:val="none" w:sz="0" w:space="0" w:color="auto"/>
            <w:right w:val="none" w:sz="0" w:space="0" w:color="auto"/>
          </w:divBdr>
        </w:div>
        <w:div w:id="1423989958">
          <w:marLeft w:val="480"/>
          <w:marRight w:val="0"/>
          <w:marTop w:val="0"/>
          <w:marBottom w:val="0"/>
          <w:divBdr>
            <w:top w:val="none" w:sz="0" w:space="0" w:color="auto"/>
            <w:left w:val="none" w:sz="0" w:space="0" w:color="auto"/>
            <w:bottom w:val="none" w:sz="0" w:space="0" w:color="auto"/>
            <w:right w:val="none" w:sz="0" w:space="0" w:color="auto"/>
          </w:divBdr>
        </w:div>
        <w:div w:id="1481580657">
          <w:marLeft w:val="480"/>
          <w:marRight w:val="0"/>
          <w:marTop w:val="0"/>
          <w:marBottom w:val="0"/>
          <w:divBdr>
            <w:top w:val="none" w:sz="0" w:space="0" w:color="auto"/>
            <w:left w:val="none" w:sz="0" w:space="0" w:color="auto"/>
            <w:bottom w:val="none" w:sz="0" w:space="0" w:color="auto"/>
            <w:right w:val="none" w:sz="0" w:space="0" w:color="auto"/>
          </w:divBdr>
        </w:div>
        <w:div w:id="1639915997">
          <w:marLeft w:val="480"/>
          <w:marRight w:val="0"/>
          <w:marTop w:val="0"/>
          <w:marBottom w:val="0"/>
          <w:divBdr>
            <w:top w:val="none" w:sz="0" w:space="0" w:color="auto"/>
            <w:left w:val="none" w:sz="0" w:space="0" w:color="auto"/>
            <w:bottom w:val="none" w:sz="0" w:space="0" w:color="auto"/>
            <w:right w:val="none" w:sz="0" w:space="0" w:color="auto"/>
          </w:divBdr>
        </w:div>
        <w:div w:id="1692952244">
          <w:marLeft w:val="480"/>
          <w:marRight w:val="0"/>
          <w:marTop w:val="0"/>
          <w:marBottom w:val="0"/>
          <w:divBdr>
            <w:top w:val="none" w:sz="0" w:space="0" w:color="auto"/>
            <w:left w:val="none" w:sz="0" w:space="0" w:color="auto"/>
            <w:bottom w:val="none" w:sz="0" w:space="0" w:color="auto"/>
            <w:right w:val="none" w:sz="0" w:space="0" w:color="auto"/>
          </w:divBdr>
        </w:div>
        <w:div w:id="1908106412">
          <w:marLeft w:val="480"/>
          <w:marRight w:val="0"/>
          <w:marTop w:val="0"/>
          <w:marBottom w:val="0"/>
          <w:divBdr>
            <w:top w:val="none" w:sz="0" w:space="0" w:color="auto"/>
            <w:left w:val="none" w:sz="0" w:space="0" w:color="auto"/>
            <w:bottom w:val="none" w:sz="0" w:space="0" w:color="auto"/>
            <w:right w:val="none" w:sz="0" w:space="0" w:color="auto"/>
          </w:divBdr>
        </w:div>
      </w:divsChild>
    </w:div>
    <w:div w:id="849954151">
      <w:bodyDiv w:val="1"/>
      <w:marLeft w:val="0"/>
      <w:marRight w:val="0"/>
      <w:marTop w:val="0"/>
      <w:marBottom w:val="0"/>
      <w:divBdr>
        <w:top w:val="none" w:sz="0" w:space="0" w:color="auto"/>
        <w:left w:val="none" w:sz="0" w:space="0" w:color="auto"/>
        <w:bottom w:val="none" w:sz="0" w:space="0" w:color="auto"/>
        <w:right w:val="none" w:sz="0" w:space="0" w:color="auto"/>
      </w:divBdr>
    </w:div>
    <w:div w:id="851459909">
      <w:bodyDiv w:val="1"/>
      <w:marLeft w:val="0"/>
      <w:marRight w:val="0"/>
      <w:marTop w:val="0"/>
      <w:marBottom w:val="0"/>
      <w:divBdr>
        <w:top w:val="none" w:sz="0" w:space="0" w:color="auto"/>
        <w:left w:val="none" w:sz="0" w:space="0" w:color="auto"/>
        <w:bottom w:val="none" w:sz="0" w:space="0" w:color="auto"/>
        <w:right w:val="none" w:sz="0" w:space="0" w:color="auto"/>
      </w:divBdr>
    </w:div>
    <w:div w:id="856508790">
      <w:bodyDiv w:val="1"/>
      <w:marLeft w:val="0"/>
      <w:marRight w:val="0"/>
      <w:marTop w:val="0"/>
      <w:marBottom w:val="0"/>
      <w:divBdr>
        <w:top w:val="none" w:sz="0" w:space="0" w:color="auto"/>
        <w:left w:val="none" w:sz="0" w:space="0" w:color="auto"/>
        <w:bottom w:val="none" w:sz="0" w:space="0" w:color="auto"/>
        <w:right w:val="none" w:sz="0" w:space="0" w:color="auto"/>
      </w:divBdr>
    </w:div>
    <w:div w:id="857739629">
      <w:bodyDiv w:val="1"/>
      <w:marLeft w:val="0"/>
      <w:marRight w:val="0"/>
      <w:marTop w:val="0"/>
      <w:marBottom w:val="0"/>
      <w:divBdr>
        <w:top w:val="none" w:sz="0" w:space="0" w:color="auto"/>
        <w:left w:val="none" w:sz="0" w:space="0" w:color="auto"/>
        <w:bottom w:val="none" w:sz="0" w:space="0" w:color="auto"/>
        <w:right w:val="none" w:sz="0" w:space="0" w:color="auto"/>
      </w:divBdr>
    </w:div>
    <w:div w:id="859439908">
      <w:bodyDiv w:val="1"/>
      <w:marLeft w:val="0"/>
      <w:marRight w:val="0"/>
      <w:marTop w:val="0"/>
      <w:marBottom w:val="0"/>
      <w:divBdr>
        <w:top w:val="none" w:sz="0" w:space="0" w:color="auto"/>
        <w:left w:val="none" w:sz="0" w:space="0" w:color="auto"/>
        <w:bottom w:val="none" w:sz="0" w:space="0" w:color="auto"/>
        <w:right w:val="none" w:sz="0" w:space="0" w:color="auto"/>
      </w:divBdr>
    </w:div>
    <w:div w:id="860052825">
      <w:bodyDiv w:val="1"/>
      <w:marLeft w:val="0"/>
      <w:marRight w:val="0"/>
      <w:marTop w:val="0"/>
      <w:marBottom w:val="0"/>
      <w:divBdr>
        <w:top w:val="none" w:sz="0" w:space="0" w:color="auto"/>
        <w:left w:val="none" w:sz="0" w:space="0" w:color="auto"/>
        <w:bottom w:val="none" w:sz="0" w:space="0" w:color="auto"/>
        <w:right w:val="none" w:sz="0" w:space="0" w:color="auto"/>
      </w:divBdr>
    </w:div>
    <w:div w:id="862137667">
      <w:bodyDiv w:val="1"/>
      <w:marLeft w:val="0"/>
      <w:marRight w:val="0"/>
      <w:marTop w:val="0"/>
      <w:marBottom w:val="0"/>
      <w:divBdr>
        <w:top w:val="none" w:sz="0" w:space="0" w:color="auto"/>
        <w:left w:val="none" w:sz="0" w:space="0" w:color="auto"/>
        <w:bottom w:val="none" w:sz="0" w:space="0" w:color="auto"/>
        <w:right w:val="none" w:sz="0" w:space="0" w:color="auto"/>
      </w:divBdr>
    </w:div>
    <w:div w:id="869875688">
      <w:bodyDiv w:val="1"/>
      <w:marLeft w:val="0"/>
      <w:marRight w:val="0"/>
      <w:marTop w:val="0"/>
      <w:marBottom w:val="0"/>
      <w:divBdr>
        <w:top w:val="none" w:sz="0" w:space="0" w:color="auto"/>
        <w:left w:val="none" w:sz="0" w:space="0" w:color="auto"/>
        <w:bottom w:val="none" w:sz="0" w:space="0" w:color="auto"/>
        <w:right w:val="none" w:sz="0" w:space="0" w:color="auto"/>
      </w:divBdr>
    </w:div>
    <w:div w:id="871528941">
      <w:bodyDiv w:val="1"/>
      <w:marLeft w:val="0"/>
      <w:marRight w:val="0"/>
      <w:marTop w:val="0"/>
      <w:marBottom w:val="0"/>
      <w:divBdr>
        <w:top w:val="none" w:sz="0" w:space="0" w:color="auto"/>
        <w:left w:val="none" w:sz="0" w:space="0" w:color="auto"/>
        <w:bottom w:val="none" w:sz="0" w:space="0" w:color="auto"/>
        <w:right w:val="none" w:sz="0" w:space="0" w:color="auto"/>
      </w:divBdr>
    </w:div>
    <w:div w:id="875000086">
      <w:bodyDiv w:val="1"/>
      <w:marLeft w:val="0"/>
      <w:marRight w:val="0"/>
      <w:marTop w:val="0"/>
      <w:marBottom w:val="0"/>
      <w:divBdr>
        <w:top w:val="none" w:sz="0" w:space="0" w:color="auto"/>
        <w:left w:val="none" w:sz="0" w:space="0" w:color="auto"/>
        <w:bottom w:val="none" w:sz="0" w:space="0" w:color="auto"/>
        <w:right w:val="none" w:sz="0" w:space="0" w:color="auto"/>
      </w:divBdr>
    </w:div>
    <w:div w:id="875579849">
      <w:bodyDiv w:val="1"/>
      <w:marLeft w:val="0"/>
      <w:marRight w:val="0"/>
      <w:marTop w:val="0"/>
      <w:marBottom w:val="0"/>
      <w:divBdr>
        <w:top w:val="none" w:sz="0" w:space="0" w:color="auto"/>
        <w:left w:val="none" w:sz="0" w:space="0" w:color="auto"/>
        <w:bottom w:val="none" w:sz="0" w:space="0" w:color="auto"/>
        <w:right w:val="none" w:sz="0" w:space="0" w:color="auto"/>
      </w:divBdr>
    </w:div>
    <w:div w:id="876968557">
      <w:bodyDiv w:val="1"/>
      <w:marLeft w:val="0"/>
      <w:marRight w:val="0"/>
      <w:marTop w:val="0"/>
      <w:marBottom w:val="0"/>
      <w:divBdr>
        <w:top w:val="none" w:sz="0" w:space="0" w:color="auto"/>
        <w:left w:val="none" w:sz="0" w:space="0" w:color="auto"/>
        <w:bottom w:val="none" w:sz="0" w:space="0" w:color="auto"/>
        <w:right w:val="none" w:sz="0" w:space="0" w:color="auto"/>
      </w:divBdr>
    </w:div>
    <w:div w:id="879633727">
      <w:bodyDiv w:val="1"/>
      <w:marLeft w:val="0"/>
      <w:marRight w:val="0"/>
      <w:marTop w:val="0"/>
      <w:marBottom w:val="0"/>
      <w:divBdr>
        <w:top w:val="none" w:sz="0" w:space="0" w:color="auto"/>
        <w:left w:val="none" w:sz="0" w:space="0" w:color="auto"/>
        <w:bottom w:val="none" w:sz="0" w:space="0" w:color="auto"/>
        <w:right w:val="none" w:sz="0" w:space="0" w:color="auto"/>
      </w:divBdr>
    </w:div>
    <w:div w:id="881482090">
      <w:bodyDiv w:val="1"/>
      <w:marLeft w:val="0"/>
      <w:marRight w:val="0"/>
      <w:marTop w:val="0"/>
      <w:marBottom w:val="0"/>
      <w:divBdr>
        <w:top w:val="none" w:sz="0" w:space="0" w:color="auto"/>
        <w:left w:val="none" w:sz="0" w:space="0" w:color="auto"/>
        <w:bottom w:val="none" w:sz="0" w:space="0" w:color="auto"/>
        <w:right w:val="none" w:sz="0" w:space="0" w:color="auto"/>
      </w:divBdr>
    </w:div>
    <w:div w:id="881943740">
      <w:bodyDiv w:val="1"/>
      <w:marLeft w:val="0"/>
      <w:marRight w:val="0"/>
      <w:marTop w:val="0"/>
      <w:marBottom w:val="0"/>
      <w:divBdr>
        <w:top w:val="none" w:sz="0" w:space="0" w:color="auto"/>
        <w:left w:val="none" w:sz="0" w:space="0" w:color="auto"/>
        <w:bottom w:val="none" w:sz="0" w:space="0" w:color="auto"/>
        <w:right w:val="none" w:sz="0" w:space="0" w:color="auto"/>
      </w:divBdr>
    </w:div>
    <w:div w:id="882984515">
      <w:bodyDiv w:val="1"/>
      <w:marLeft w:val="0"/>
      <w:marRight w:val="0"/>
      <w:marTop w:val="0"/>
      <w:marBottom w:val="0"/>
      <w:divBdr>
        <w:top w:val="none" w:sz="0" w:space="0" w:color="auto"/>
        <w:left w:val="none" w:sz="0" w:space="0" w:color="auto"/>
        <w:bottom w:val="none" w:sz="0" w:space="0" w:color="auto"/>
        <w:right w:val="none" w:sz="0" w:space="0" w:color="auto"/>
      </w:divBdr>
      <w:divsChild>
        <w:div w:id="225577276">
          <w:marLeft w:val="480"/>
          <w:marRight w:val="0"/>
          <w:marTop w:val="0"/>
          <w:marBottom w:val="0"/>
          <w:divBdr>
            <w:top w:val="none" w:sz="0" w:space="0" w:color="auto"/>
            <w:left w:val="none" w:sz="0" w:space="0" w:color="auto"/>
            <w:bottom w:val="none" w:sz="0" w:space="0" w:color="auto"/>
            <w:right w:val="none" w:sz="0" w:space="0" w:color="auto"/>
          </w:divBdr>
        </w:div>
        <w:div w:id="522671145">
          <w:marLeft w:val="480"/>
          <w:marRight w:val="0"/>
          <w:marTop w:val="0"/>
          <w:marBottom w:val="0"/>
          <w:divBdr>
            <w:top w:val="none" w:sz="0" w:space="0" w:color="auto"/>
            <w:left w:val="none" w:sz="0" w:space="0" w:color="auto"/>
            <w:bottom w:val="none" w:sz="0" w:space="0" w:color="auto"/>
            <w:right w:val="none" w:sz="0" w:space="0" w:color="auto"/>
          </w:divBdr>
        </w:div>
        <w:div w:id="801340759">
          <w:marLeft w:val="480"/>
          <w:marRight w:val="0"/>
          <w:marTop w:val="0"/>
          <w:marBottom w:val="0"/>
          <w:divBdr>
            <w:top w:val="none" w:sz="0" w:space="0" w:color="auto"/>
            <w:left w:val="none" w:sz="0" w:space="0" w:color="auto"/>
            <w:bottom w:val="none" w:sz="0" w:space="0" w:color="auto"/>
            <w:right w:val="none" w:sz="0" w:space="0" w:color="auto"/>
          </w:divBdr>
        </w:div>
        <w:div w:id="1082485216">
          <w:marLeft w:val="480"/>
          <w:marRight w:val="0"/>
          <w:marTop w:val="0"/>
          <w:marBottom w:val="0"/>
          <w:divBdr>
            <w:top w:val="none" w:sz="0" w:space="0" w:color="auto"/>
            <w:left w:val="none" w:sz="0" w:space="0" w:color="auto"/>
            <w:bottom w:val="none" w:sz="0" w:space="0" w:color="auto"/>
            <w:right w:val="none" w:sz="0" w:space="0" w:color="auto"/>
          </w:divBdr>
        </w:div>
        <w:div w:id="1101146683">
          <w:marLeft w:val="480"/>
          <w:marRight w:val="0"/>
          <w:marTop w:val="0"/>
          <w:marBottom w:val="0"/>
          <w:divBdr>
            <w:top w:val="none" w:sz="0" w:space="0" w:color="auto"/>
            <w:left w:val="none" w:sz="0" w:space="0" w:color="auto"/>
            <w:bottom w:val="none" w:sz="0" w:space="0" w:color="auto"/>
            <w:right w:val="none" w:sz="0" w:space="0" w:color="auto"/>
          </w:divBdr>
        </w:div>
        <w:div w:id="1402290814">
          <w:marLeft w:val="480"/>
          <w:marRight w:val="0"/>
          <w:marTop w:val="0"/>
          <w:marBottom w:val="0"/>
          <w:divBdr>
            <w:top w:val="none" w:sz="0" w:space="0" w:color="auto"/>
            <w:left w:val="none" w:sz="0" w:space="0" w:color="auto"/>
            <w:bottom w:val="none" w:sz="0" w:space="0" w:color="auto"/>
            <w:right w:val="none" w:sz="0" w:space="0" w:color="auto"/>
          </w:divBdr>
        </w:div>
        <w:div w:id="1511141384">
          <w:marLeft w:val="480"/>
          <w:marRight w:val="0"/>
          <w:marTop w:val="0"/>
          <w:marBottom w:val="0"/>
          <w:divBdr>
            <w:top w:val="none" w:sz="0" w:space="0" w:color="auto"/>
            <w:left w:val="none" w:sz="0" w:space="0" w:color="auto"/>
            <w:bottom w:val="none" w:sz="0" w:space="0" w:color="auto"/>
            <w:right w:val="none" w:sz="0" w:space="0" w:color="auto"/>
          </w:divBdr>
        </w:div>
        <w:div w:id="1731034865">
          <w:marLeft w:val="480"/>
          <w:marRight w:val="0"/>
          <w:marTop w:val="0"/>
          <w:marBottom w:val="0"/>
          <w:divBdr>
            <w:top w:val="none" w:sz="0" w:space="0" w:color="auto"/>
            <w:left w:val="none" w:sz="0" w:space="0" w:color="auto"/>
            <w:bottom w:val="none" w:sz="0" w:space="0" w:color="auto"/>
            <w:right w:val="none" w:sz="0" w:space="0" w:color="auto"/>
          </w:divBdr>
        </w:div>
        <w:div w:id="1803233446">
          <w:marLeft w:val="480"/>
          <w:marRight w:val="0"/>
          <w:marTop w:val="0"/>
          <w:marBottom w:val="0"/>
          <w:divBdr>
            <w:top w:val="none" w:sz="0" w:space="0" w:color="auto"/>
            <w:left w:val="none" w:sz="0" w:space="0" w:color="auto"/>
            <w:bottom w:val="none" w:sz="0" w:space="0" w:color="auto"/>
            <w:right w:val="none" w:sz="0" w:space="0" w:color="auto"/>
          </w:divBdr>
        </w:div>
        <w:div w:id="1971395614">
          <w:marLeft w:val="480"/>
          <w:marRight w:val="0"/>
          <w:marTop w:val="0"/>
          <w:marBottom w:val="0"/>
          <w:divBdr>
            <w:top w:val="none" w:sz="0" w:space="0" w:color="auto"/>
            <w:left w:val="none" w:sz="0" w:space="0" w:color="auto"/>
            <w:bottom w:val="none" w:sz="0" w:space="0" w:color="auto"/>
            <w:right w:val="none" w:sz="0" w:space="0" w:color="auto"/>
          </w:divBdr>
        </w:div>
        <w:div w:id="2048141014">
          <w:marLeft w:val="480"/>
          <w:marRight w:val="0"/>
          <w:marTop w:val="0"/>
          <w:marBottom w:val="0"/>
          <w:divBdr>
            <w:top w:val="none" w:sz="0" w:space="0" w:color="auto"/>
            <w:left w:val="none" w:sz="0" w:space="0" w:color="auto"/>
            <w:bottom w:val="none" w:sz="0" w:space="0" w:color="auto"/>
            <w:right w:val="none" w:sz="0" w:space="0" w:color="auto"/>
          </w:divBdr>
        </w:div>
      </w:divsChild>
    </w:div>
    <w:div w:id="888154878">
      <w:bodyDiv w:val="1"/>
      <w:marLeft w:val="0"/>
      <w:marRight w:val="0"/>
      <w:marTop w:val="0"/>
      <w:marBottom w:val="0"/>
      <w:divBdr>
        <w:top w:val="none" w:sz="0" w:space="0" w:color="auto"/>
        <w:left w:val="none" w:sz="0" w:space="0" w:color="auto"/>
        <w:bottom w:val="none" w:sz="0" w:space="0" w:color="auto"/>
        <w:right w:val="none" w:sz="0" w:space="0" w:color="auto"/>
      </w:divBdr>
    </w:div>
    <w:div w:id="890456845">
      <w:bodyDiv w:val="1"/>
      <w:marLeft w:val="0"/>
      <w:marRight w:val="0"/>
      <w:marTop w:val="0"/>
      <w:marBottom w:val="0"/>
      <w:divBdr>
        <w:top w:val="none" w:sz="0" w:space="0" w:color="auto"/>
        <w:left w:val="none" w:sz="0" w:space="0" w:color="auto"/>
        <w:bottom w:val="none" w:sz="0" w:space="0" w:color="auto"/>
        <w:right w:val="none" w:sz="0" w:space="0" w:color="auto"/>
      </w:divBdr>
    </w:div>
    <w:div w:id="891303869">
      <w:bodyDiv w:val="1"/>
      <w:marLeft w:val="0"/>
      <w:marRight w:val="0"/>
      <w:marTop w:val="0"/>
      <w:marBottom w:val="0"/>
      <w:divBdr>
        <w:top w:val="none" w:sz="0" w:space="0" w:color="auto"/>
        <w:left w:val="none" w:sz="0" w:space="0" w:color="auto"/>
        <w:bottom w:val="none" w:sz="0" w:space="0" w:color="auto"/>
        <w:right w:val="none" w:sz="0" w:space="0" w:color="auto"/>
      </w:divBdr>
    </w:div>
    <w:div w:id="891648111">
      <w:bodyDiv w:val="1"/>
      <w:marLeft w:val="0"/>
      <w:marRight w:val="0"/>
      <w:marTop w:val="0"/>
      <w:marBottom w:val="0"/>
      <w:divBdr>
        <w:top w:val="none" w:sz="0" w:space="0" w:color="auto"/>
        <w:left w:val="none" w:sz="0" w:space="0" w:color="auto"/>
        <w:bottom w:val="none" w:sz="0" w:space="0" w:color="auto"/>
        <w:right w:val="none" w:sz="0" w:space="0" w:color="auto"/>
      </w:divBdr>
    </w:div>
    <w:div w:id="897478756">
      <w:bodyDiv w:val="1"/>
      <w:marLeft w:val="0"/>
      <w:marRight w:val="0"/>
      <w:marTop w:val="0"/>
      <w:marBottom w:val="0"/>
      <w:divBdr>
        <w:top w:val="none" w:sz="0" w:space="0" w:color="auto"/>
        <w:left w:val="none" w:sz="0" w:space="0" w:color="auto"/>
        <w:bottom w:val="none" w:sz="0" w:space="0" w:color="auto"/>
        <w:right w:val="none" w:sz="0" w:space="0" w:color="auto"/>
      </w:divBdr>
    </w:div>
    <w:div w:id="900939787">
      <w:bodyDiv w:val="1"/>
      <w:marLeft w:val="0"/>
      <w:marRight w:val="0"/>
      <w:marTop w:val="0"/>
      <w:marBottom w:val="0"/>
      <w:divBdr>
        <w:top w:val="none" w:sz="0" w:space="0" w:color="auto"/>
        <w:left w:val="none" w:sz="0" w:space="0" w:color="auto"/>
        <w:bottom w:val="none" w:sz="0" w:space="0" w:color="auto"/>
        <w:right w:val="none" w:sz="0" w:space="0" w:color="auto"/>
      </w:divBdr>
    </w:div>
    <w:div w:id="904530919">
      <w:bodyDiv w:val="1"/>
      <w:marLeft w:val="0"/>
      <w:marRight w:val="0"/>
      <w:marTop w:val="0"/>
      <w:marBottom w:val="0"/>
      <w:divBdr>
        <w:top w:val="none" w:sz="0" w:space="0" w:color="auto"/>
        <w:left w:val="none" w:sz="0" w:space="0" w:color="auto"/>
        <w:bottom w:val="none" w:sz="0" w:space="0" w:color="auto"/>
        <w:right w:val="none" w:sz="0" w:space="0" w:color="auto"/>
      </w:divBdr>
      <w:divsChild>
        <w:div w:id="114174986">
          <w:marLeft w:val="480"/>
          <w:marRight w:val="0"/>
          <w:marTop w:val="0"/>
          <w:marBottom w:val="0"/>
          <w:divBdr>
            <w:top w:val="none" w:sz="0" w:space="0" w:color="auto"/>
            <w:left w:val="none" w:sz="0" w:space="0" w:color="auto"/>
            <w:bottom w:val="none" w:sz="0" w:space="0" w:color="auto"/>
            <w:right w:val="none" w:sz="0" w:space="0" w:color="auto"/>
          </w:divBdr>
        </w:div>
        <w:div w:id="149911938">
          <w:marLeft w:val="480"/>
          <w:marRight w:val="0"/>
          <w:marTop w:val="0"/>
          <w:marBottom w:val="0"/>
          <w:divBdr>
            <w:top w:val="none" w:sz="0" w:space="0" w:color="auto"/>
            <w:left w:val="none" w:sz="0" w:space="0" w:color="auto"/>
            <w:bottom w:val="none" w:sz="0" w:space="0" w:color="auto"/>
            <w:right w:val="none" w:sz="0" w:space="0" w:color="auto"/>
          </w:divBdr>
        </w:div>
        <w:div w:id="247423870">
          <w:marLeft w:val="480"/>
          <w:marRight w:val="0"/>
          <w:marTop w:val="0"/>
          <w:marBottom w:val="0"/>
          <w:divBdr>
            <w:top w:val="none" w:sz="0" w:space="0" w:color="auto"/>
            <w:left w:val="none" w:sz="0" w:space="0" w:color="auto"/>
            <w:bottom w:val="none" w:sz="0" w:space="0" w:color="auto"/>
            <w:right w:val="none" w:sz="0" w:space="0" w:color="auto"/>
          </w:divBdr>
        </w:div>
        <w:div w:id="261845857">
          <w:marLeft w:val="480"/>
          <w:marRight w:val="0"/>
          <w:marTop w:val="0"/>
          <w:marBottom w:val="0"/>
          <w:divBdr>
            <w:top w:val="none" w:sz="0" w:space="0" w:color="auto"/>
            <w:left w:val="none" w:sz="0" w:space="0" w:color="auto"/>
            <w:bottom w:val="none" w:sz="0" w:space="0" w:color="auto"/>
            <w:right w:val="none" w:sz="0" w:space="0" w:color="auto"/>
          </w:divBdr>
        </w:div>
        <w:div w:id="263735587">
          <w:marLeft w:val="480"/>
          <w:marRight w:val="0"/>
          <w:marTop w:val="0"/>
          <w:marBottom w:val="0"/>
          <w:divBdr>
            <w:top w:val="none" w:sz="0" w:space="0" w:color="auto"/>
            <w:left w:val="none" w:sz="0" w:space="0" w:color="auto"/>
            <w:bottom w:val="none" w:sz="0" w:space="0" w:color="auto"/>
            <w:right w:val="none" w:sz="0" w:space="0" w:color="auto"/>
          </w:divBdr>
        </w:div>
        <w:div w:id="384378126">
          <w:marLeft w:val="480"/>
          <w:marRight w:val="0"/>
          <w:marTop w:val="0"/>
          <w:marBottom w:val="0"/>
          <w:divBdr>
            <w:top w:val="none" w:sz="0" w:space="0" w:color="auto"/>
            <w:left w:val="none" w:sz="0" w:space="0" w:color="auto"/>
            <w:bottom w:val="none" w:sz="0" w:space="0" w:color="auto"/>
            <w:right w:val="none" w:sz="0" w:space="0" w:color="auto"/>
          </w:divBdr>
        </w:div>
        <w:div w:id="384454789">
          <w:marLeft w:val="480"/>
          <w:marRight w:val="0"/>
          <w:marTop w:val="0"/>
          <w:marBottom w:val="0"/>
          <w:divBdr>
            <w:top w:val="none" w:sz="0" w:space="0" w:color="auto"/>
            <w:left w:val="none" w:sz="0" w:space="0" w:color="auto"/>
            <w:bottom w:val="none" w:sz="0" w:space="0" w:color="auto"/>
            <w:right w:val="none" w:sz="0" w:space="0" w:color="auto"/>
          </w:divBdr>
        </w:div>
        <w:div w:id="603727317">
          <w:marLeft w:val="480"/>
          <w:marRight w:val="0"/>
          <w:marTop w:val="0"/>
          <w:marBottom w:val="0"/>
          <w:divBdr>
            <w:top w:val="none" w:sz="0" w:space="0" w:color="auto"/>
            <w:left w:val="none" w:sz="0" w:space="0" w:color="auto"/>
            <w:bottom w:val="none" w:sz="0" w:space="0" w:color="auto"/>
            <w:right w:val="none" w:sz="0" w:space="0" w:color="auto"/>
          </w:divBdr>
        </w:div>
        <w:div w:id="604536009">
          <w:marLeft w:val="480"/>
          <w:marRight w:val="0"/>
          <w:marTop w:val="0"/>
          <w:marBottom w:val="0"/>
          <w:divBdr>
            <w:top w:val="none" w:sz="0" w:space="0" w:color="auto"/>
            <w:left w:val="none" w:sz="0" w:space="0" w:color="auto"/>
            <w:bottom w:val="none" w:sz="0" w:space="0" w:color="auto"/>
            <w:right w:val="none" w:sz="0" w:space="0" w:color="auto"/>
          </w:divBdr>
        </w:div>
        <w:div w:id="815802454">
          <w:marLeft w:val="480"/>
          <w:marRight w:val="0"/>
          <w:marTop w:val="0"/>
          <w:marBottom w:val="0"/>
          <w:divBdr>
            <w:top w:val="none" w:sz="0" w:space="0" w:color="auto"/>
            <w:left w:val="none" w:sz="0" w:space="0" w:color="auto"/>
            <w:bottom w:val="none" w:sz="0" w:space="0" w:color="auto"/>
            <w:right w:val="none" w:sz="0" w:space="0" w:color="auto"/>
          </w:divBdr>
        </w:div>
        <w:div w:id="1011832368">
          <w:marLeft w:val="480"/>
          <w:marRight w:val="0"/>
          <w:marTop w:val="0"/>
          <w:marBottom w:val="0"/>
          <w:divBdr>
            <w:top w:val="none" w:sz="0" w:space="0" w:color="auto"/>
            <w:left w:val="none" w:sz="0" w:space="0" w:color="auto"/>
            <w:bottom w:val="none" w:sz="0" w:space="0" w:color="auto"/>
            <w:right w:val="none" w:sz="0" w:space="0" w:color="auto"/>
          </w:divBdr>
        </w:div>
        <w:div w:id="1032917305">
          <w:marLeft w:val="480"/>
          <w:marRight w:val="0"/>
          <w:marTop w:val="0"/>
          <w:marBottom w:val="0"/>
          <w:divBdr>
            <w:top w:val="none" w:sz="0" w:space="0" w:color="auto"/>
            <w:left w:val="none" w:sz="0" w:space="0" w:color="auto"/>
            <w:bottom w:val="none" w:sz="0" w:space="0" w:color="auto"/>
            <w:right w:val="none" w:sz="0" w:space="0" w:color="auto"/>
          </w:divBdr>
        </w:div>
        <w:div w:id="1162701561">
          <w:marLeft w:val="480"/>
          <w:marRight w:val="0"/>
          <w:marTop w:val="0"/>
          <w:marBottom w:val="0"/>
          <w:divBdr>
            <w:top w:val="none" w:sz="0" w:space="0" w:color="auto"/>
            <w:left w:val="none" w:sz="0" w:space="0" w:color="auto"/>
            <w:bottom w:val="none" w:sz="0" w:space="0" w:color="auto"/>
            <w:right w:val="none" w:sz="0" w:space="0" w:color="auto"/>
          </w:divBdr>
        </w:div>
        <w:div w:id="1512448831">
          <w:marLeft w:val="480"/>
          <w:marRight w:val="0"/>
          <w:marTop w:val="0"/>
          <w:marBottom w:val="0"/>
          <w:divBdr>
            <w:top w:val="none" w:sz="0" w:space="0" w:color="auto"/>
            <w:left w:val="none" w:sz="0" w:space="0" w:color="auto"/>
            <w:bottom w:val="none" w:sz="0" w:space="0" w:color="auto"/>
            <w:right w:val="none" w:sz="0" w:space="0" w:color="auto"/>
          </w:divBdr>
        </w:div>
        <w:div w:id="1527601346">
          <w:marLeft w:val="480"/>
          <w:marRight w:val="0"/>
          <w:marTop w:val="0"/>
          <w:marBottom w:val="0"/>
          <w:divBdr>
            <w:top w:val="none" w:sz="0" w:space="0" w:color="auto"/>
            <w:left w:val="none" w:sz="0" w:space="0" w:color="auto"/>
            <w:bottom w:val="none" w:sz="0" w:space="0" w:color="auto"/>
            <w:right w:val="none" w:sz="0" w:space="0" w:color="auto"/>
          </w:divBdr>
        </w:div>
        <w:div w:id="1538590217">
          <w:marLeft w:val="480"/>
          <w:marRight w:val="0"/>
          <w:marTop w:val="0"/>
          <w:marBottom w:val="0"/>
          <w:divBdr>
            <w:top w:val="none" w:sz="0" w:space="0" w:color="auto"/>
            <w:left w:val="none" w:sz="0" w:space="0" w:color="auto"/>
            <w:bottom w:val="none" w:sz="0" w:space="0" w:color="auto"/>
            <w:right w:val="none" w:sz="0" w:space="0" w:color="auto"/>
          </w:divBdr>
        </w:div>
        <w:div w:id="1812479051">
          <w:marLeft w:val="480"/>
          <w:marRight w:val="0"/>
          <w:marTop w:val="0"/>
          <w:marBottom w:val="0"/>
          <w:divBdr>
            <w:top w:val="none" w:sz="0" w:space="0" w:color="auto"/>
            <w:left w:val="none" w:sz="0" w:space="0" w:color="auto"/>
            <w:bottom w:val="none" w:sz="0" w:space="0" w:color="auto"/>
            <w:right w:val="none" w:sz="0" w:space="0" w:color="auto"/>
          </w:divBdr>
        </w:div>
        <w:div w:id="1834177551">
          <w:marLeft w:val="480"/>
          <w:marRight w:val="0"/>
          <w:marTop w:val="0"/>
          <w:marBottom w:val="0"/>
          <w:divBdr>
            <w:top w:val="none" w:sz="0" w:space="0" w:color="auto"/>
            <w:left w:val="none" w:sz="0" w:space="0" w:color="auto"/>
            <w:bottom w:val="none" w:sz="0" w:space="0" w:color="auto"/>
            <w:right w:val="none" w:sz="0" w:space="0" w:color="auto"/>
          </w:divBdr>
        </w:div>
        <w:div w:id="1838764413">
          <w:marLeft w:val="480"/>
          <w:marRight w:val="0"/>
          <w:marTop w:val="0"/>
          <w:marBottom w:val="0"/>
          <w:divBdr>
            <w:top w:val="none" w:sz="0" w:space="0" w:color="auto"/>
            <w:left w:val="none" w:sz="0" w:space="0" w:color="auto"/>
            <w:bottom w:val="none" w:sz="0" w:space="0" w:color="auto"/>
            <w:right w:val="none" w:sz="0" w:space="0" w:color="auto"/>
          </w:divBdr>
        </w:div>
        <w:div w:id="1922637384">
          <w:marLeft w:val="480"/>
          <w:marRight w:val="0"/>
          <w:marTop w:val="0"/>
          <w:marBottom w:val="0"/>
          <w:divBdr>
            <w:top w:val="none" w:sz="0" w:space="0" w:color="auto"/>
            <w:left w:val="none" w:sz="0" w:space="0" w:color="auto"/>
            <w:bottom w:val="none" w:sz="0" w:space="0" w:color="auto"/>
            <w:right w:val="none" w:sz="0" w:space="0" w:color="auto"/>
          </w:divBdr>
        </w:div>
        <w:div w:id="1939677100">
          <w:marLeft w:val="480"/>
          <w:marRight w:val="0"/>
          <w:marTop w:val="0"/>
          <w:marBottom w:val="0"/>
          <w:divBdr>
            <w:top w:val="none" w:sz="0" w:space="0" w:color="auto"/>
            <w:left w:val="none" w:sz="0" w:space="0" w:color="auto"/>
            <w:bottom w:val="none" w:sz="0" w:space="0" w:color="auto"/>
            <w:right w:val="none" w:sz="0" w:space="0" w:color="auto"/>
          </w:divBdr>
        </w:div>
        <w:div w:id="1982618132">
          <w:marLeft w:val="480"/>
          <w:marRight w:val="0"/>
          <w:marTop w:val="0"/>
          <w:marBottom w:val="0"/>
          <w:divBdr>
            <w:top w:val="none" w:sz="0" w:space="0" w:color="auto"/>
            <w:left w:val="none" w:sz="0" w:space="0" w:color="auto"/>
            <w:bottom w:val="none" w:sz="0" w:space="0" w:color="auto"/>
            <w:right w:val="none" w:sz="0" w:space="0" w:color="auto"/>
          </w:divBdr>
        </w:div>
      </w:divsChild>
    </w:div>
    <w:div w:id="906498197">
      <w:bodyDiv w:val="1"/>
      <w:marLeft w:val="0"/>
      <w:marRight w:val="0"/>
      <w:marTop w:val="0"/>
      <w:marBottom w:val="0"/>
      <w:divBdr>
        <w:top w:val="none" w:sz="0" w:space="0" w:color="auto"/>
        <w:left w:val="none" w:sz="0" w:space="0" w:color="auto"/>
        <w:bottom w:val="none" w:sz="0" w:space="0" w:color="auto"/>
        <w:right w:val="none" w:sz="0" w:space="0" w:color="auto"/>
      </w:divBdr>
    </w:div>
    <w:div w:id="910699198">
      <w:bodyDiv w:val="1"/>
      <w:marLeft w:val="0"/>
      <w:marRight w:val="0"/>
      <w:marTop w:val="0"/>
      <w:marBottom w:val="0"/>
      <w:divBdr>
        <w:top w:val="none" w:sz="0" w:space="0" w:color="auto"/>
        <w:left w:val="none" w:sz="0" w:space="0" w:color="auto"/>
        <w:bottom w:val="none" w:sz="0" w:space="0" w:color="auto"/>
        <w:right w:val="none" w:sz="0" w:space="0" w:color="auto"/>
      </w:divBdr>
    </w:div>
    <w:div w:id="912737028">
      <w:bodyDiv w:val="1"/>
      <w:marLeft w:val="0"/>
      <w:marRight w:val="0"/>
      <w:marTop w:val="0"/>
      <w:marBottom w:val="0"/>
      <w:divBdr>
        <w:top w:val="none" w:sz="0" w:space="0" w:color="auto"/>
        <w:left w:val="none" w:sz="0" w:space="0" w:color="auto"/>
        <w:bottom w:val="none" w:sz="0" w:space="0" w:color="auto"/>
        <w:right w:val="none" w:sz="0" w:space="0" w:color="auto"/>
      </w:divBdr>
    </w:div>
    <w:div w:id="922032498">
      <w:bodyDiv w:val="1"/>
      <w:marLeft w:val="0"/>
      <w:marRight w:val="0"/>
      <w:marTop w:val="0"/>
      <w:marBottom w:val="0"/>
      <w:divBdr>
        <w:top w:val="none" w:sz="0" w:space="0" w:color="auto"/>
        <w:left w:val="none" w:sz="0" w:space="0" w:color="auto"/>
        <w:bottom w:val="none" w:sz="0" w:space="0" w:color="auto"/>
        <w:right w:val="none" w:sz="0" w:space="0" w:color="auto"/>
      </w:divBdr>
    </w:div>
    <w:div w:id="923298789">
      <w:bodyDiv w:val="1"/>
      <w:marLeft w:val="0"/>
      <w:marRight w:val="0"/>
      <w:marTop w:val="0"/>
      <w:marBottom w:val="0"/>
      <w:divBdr>
        <w:top w:val="none" w:sz="0" w:space="0" w:color="auto"/>
        <w:left w:val="none" w:sz="0" w:space="0" w:color="auto"/>
        <w:bottom w:val="none" w:sz="0" w:space="0" w:color="auto"/>
        <w:right w:val="none" w:sz="0" w:space="0" w:color="auto"/>
      </w:divBdr>
      <w:divsChild>
        <w:div w:id="10910646">
          <w:marLeft w:val="480"/>
          <w:marRight w:val="0"/>
          <w:marTop w:val="0"/>
          <w:marBottom w:val="0"/>
          <w:divBdr>
            <w:top w:val="none" w:sz="0" w:space="0" w:color="auto"/>
            <w:left w:val="none" w:sz="0" w:space="0" w:color="auto"/>
            <w:bottom w:val="none" w:sz="0" w:space="0" w:color="auto"/>
            <w:right w:val="none" w:sz="0" w:space="0" w:color="auto"/>
          </w:divBdr>
        </w:div>
        <w:div w:id="15081858">
          <w:marLeft w:val="480"/>
          <w:marRight w:val="0"/>
          <w:marTop w:val="0"/>
          <w:marBottom w:val="0"/>
          <w:divBdr>
            <w:top w:val="none" w:sz="0" w:space="0" w:color="auto"/>
            <w:left w:val="none" w:sz="0" w:space="0" w:color="auto"/>
            <w:bottom w:val="none" w:sz="0" w:space="0" w:color="auto"/>
            <w:right w:val="none" w:sz="0" w:space="0" w:color="auto"/>
          </w:divBdr>
        </w:div>
        <w:div w:id="50883436">
          <w:marLeft w:val="480"/>
          <w:marRight w:val="0"/>
          <w:marTop w:val="0"/>
          <w:marBottom w:val="0"/>
          <w:divBdr>
            <w:top w:val="none" w:sz="0" w:space="0" w:color="auto"/>
            <w:left w:val="none" w:sz="0" w:space="0" w:color="auto"/>
            <w:bottom w:val="none" w:sz="0" w:space="0" w:color="auto"/>
            <w:right w:val="none" w:sz="0" w:space="0" w:color="auto"/>
          </w:divBdr>
        </w:div>
        <w:div w:id="93326888">
          <w:marLeft w:val="480"/>
          <w:marRight w:val="0"/>
          <w:marTop w:val="0"/>
          <w:marBottom w:val="0"/>
          <w:divBdr>
            <w:top w:val="none" w:sz="0" w:space="0" w:color="auto"/>
            <w:left w:val="none" w:sz="0" w:space="0" w:color="auto"/>
            <w:bottom w:val="none" w:sz="0" w:space="0" w:color="auto"/>
            <w:right w:val="none" w:sz="0" w:space="0" w:color="auto"/>
          </w:divBdr>
        </w:div>
        <w:div w:id="204567860">
          <w:marLeft w:val="480"/>
          <w:marRight w:val="0"/>
          <w:marTop w:val="0"/>
          <w:marBottom w:val="0"/>
          <w:divBdr>
            <w:top w:val="none" w:sz="0" w:space="0" w:color="auto"/>
            <w:left w:val="none" w:sz="0" w:space="0" w:color="auto"/>
            <w:bottom w:val="none" w:sz="0" w:space="0" w:color="auto"/>
            <w:right w:val="none" w:sz="0" w:space="0" w:color="auto"/>
          </w:divBdr>
        </w:div>
        <w:div w:id="212887484">
          <w:marLeft w:val="480"/>
          <w:marRight w:val="0"/>
          <w:marTop w:val="0"/>
          <w:marBottom w:val="0"/>
          <w:divBdr>
            <w:top w:val="none" w:sz="0" w:space="0" w:color="auto"/>
            <w:left w:val="none" w:sz="0" w:space="0" w:color="auto"/>
            <w:bottom w:val="none" w:sz="0" w:space="0" w:color="auto"/>
            <w:right w:val="none" w:sz="0" w:space="0" w:color="auto"/>
          </w:divBdr>
        </w:div>
        <w:div w:id="225190961">
          <w:marLeft w:val="480"/>
          <w:marRight w:val="0"/>
          <w:marTop w:val="0"/>
          <w:marBottom w:val="0"/>
          <w:divBdr>
            <w:top w:val="none" w:sz="0" w:space="0" w:color="auto"/>
            <w:left w:val="none" w:sz="0" w:space="0" w:color="auto"/>
            <w:bottom w:val="none" w:sz="0" w:space="0" w:color="auto"/>
            <w:right w:val="none" w:sz="0" w:space="0" w:color="auto"/>
          </w:divBdr>
        </w:div>
        <w:div w:id="226572659">
          <w:marLeft w:val="480"/>
          <w:marRight w:val="0"/>
          <w:marTop w:val="0"/>
          <w:marBottom w:val="0"/>
          <w:divBdr>
            <w:top w:val="none" w:sz="0" w:space="0" w:color="auto"/>
            <w:left w:val="none" w:sz="0" w:space="0" w:color="auto"/>
            <w:bottom w:val="none" w:sz="0" w:space="0" w:color="auto"/>
            <w:right w:val="none" w:sz="0" w:space="0" w:color="auto"/>
          </w:divBdr>
        </w:div>
        <w:div w:id="274487944">
          <w:marLeft w:val="480"/>
          <w:marRight w:val="0"/>
          <w:marTop w:val="0"/>
          <w:marBottom w:val="0"/>
          <w:divBdr>
            <w:top w:val="none" w:sz="0" w:space="0" w:color="auto"/>
            <w:left w:val="none" w:sz="0" w:space="0" w:color="auto"/>
            <w:bottom w:val="none" w:sz="0" w:space="0" w:color="auto"/>
            <w:right w:val="none" w:sz="0" w:space="0" w:color="auto"/>
          </w:divBdr>
        </w:div>
        <w:div w:id="307129253">
          <w:marLeft w:val="480"/>
          <w:marRight w:val="0"/>
          <w:marTop w:val="0"/>
          <w:marBottom w:val="0"/>
          <w:divBdr>
            <w:top w:val="none" w:sz="0" w:space="0" w:color="auto"/>
            <w:left w:val="none" w:sz="0" w:space="0" w:color="auto"/>
            <w:bottom w:val="none" w:sz="0" w:space="0" w:color="auto"/>
            <w:right w:val="none" w:sz="0" w:space="0" w:color="auto"/>
          </w:divBdr>
        </w:div>
        <w:div w:id="311952167">
          <w:marLeft w:val="480"/>
          <w:marRight w:val="0"/>
          <w:marTop w:val="0"/>
          <w:marBottom w:val="0"/>
          <w:divBdr>
            <w:top w:val="none" w:sz="0" w:space="0" w:color="auto"/>
            <w:left w:val="none" w:sz="0" w:space="0" w:color="auto"/>
            <w:bottom w:val="none" w:sz="0" w:space="0" w:color="auto"/>
            <w:right w:val="none" w:sz="0" w:space="0" w:color="auto"/>
          </w:divBdr>
        </w:div>
        <w:div w:id="342242589">
          <w:marLeft w:val="480"/>
          <w:marRight w:val="0"/>
          <w:marTop w:val="0"/>
          <w:marBottom w:val="0"/>
          <w:divBdr>
            <w:top w:val="none" w:sz="0" w:space="0" w:color="auto"/>
            <w:left w:val="none" w:sz="0" w:space="0" w:color="auto"/>
            <w:bottom w:val="none" w:sz="0" w:space="0" w:color="auto"/>
            <w:right w:val="none" w:sz="0" w:space="0" w:color="auto"/>
          </w:divBdr>
        </w:div>
        <w:div w:id="478426380">
          <w:marLeft w:val="480"/>
          <w:marRight w:val="0"/>
          <w:marTop w:val="0"/>
          <w:marBottom w:val="0"/>
          <w:divBdr>
            <w:top w:val="none" w:sz="0" w:space="0" w:color="auto"/>
            <w:left w:val="none" w:sz="0" w:space="0" w:color="auto"/>
            <w:bottom w:val="none" w:sz="0" w:space="0" w:color="auto"/>
            <w:right w:val="none" w:sz="0" w:space="0" w:color="auto"/>
          </w:divBdr>
        </w:div>
        <w:div w:id="484980353">
          <w:marLeft w:val="480"/>
          <w:marRight w:val="0"/>
          <w:marTop w:val="0"/>
          <w:marBottom w:val="0"/>
          <w:divBdr>
            <w:top w:val="none" w:sz="0" w:space="0" w:color="auto"/>
            <w:left w:val="none" w:sz="0" w:space="0" w:color="auto"/>
            <w:bottom w:val="none" w:sz="0" w:space="0" w:color="auto"/>
            <w:right w:val="none" w:sz="0" w:space="0" w:color="auto"/>
          </w:divBdr>
        </w:div>
        <w:div w:id="484980712">
          <w:marLeft w:val="480"/>
          <w:marRight w:val="0"/>
          <w:marTop w:val="0"/>
          <w:marBottom w:val="0"/>
          <w:divBdr>
            <w:top w:val="none" w:sz="0" w:space="0" w:color="auto"/>
            <w:left w:val="none" w:sz="0" w:space="0" w:color="auto"/>
            <w:bottom w:val="none" w:sz="0" w:space="0" w:color="auto"/>
            <w:right w:val="none" w:sz="0" w:space="0" w:color="auto"/>
          </w:divBdr>
        </w:div>
        <w:div w:id="518471913">
          <w:marLeft w:val="480"/>
          <w:marRight w:val="0"/>
          <w:marTop w:val="0"/>
          <w:marBottom w:val="0"/>
          <w:divBdr>
            <w:top w:val="none" w:sz="0" w:space="0" w:color="auto"/>
            <w:left w:val="none" w:sz="0" w:space="0" w:color="auto"/>
            <w:bottom w:val="none" w:sz="0" w:space="0" w:color="auto"/>
            <w:right w:val="none" w:sz="0" w:space="0" w:color="auto"/>
          </w:divBdr>
        </w:div>
        <w:div w:id="529874549">
          <w:marLeft w:val="480"/>
          <w:marRight w:val="0"/>
          <w:marTop w:val="0"/>
          <w:marBottom w:val="0"/>
          <w:divBdr>
            <w:top w:val="none" w:sz="0" w:space="0" w:color="auto"/>
            <w:left w:val="none" w:sz="0" w:space="0" w:color="auto"/>
            <w:bottom w:val="none" w:sz="0" w:space="0" w:color="auto"/>
            <w:right w:val="none" w:sz="0" w:space="0" w:color="auto"/>
          </w:divBdr>
        </w:div>
        <w:div w:id="690910740">
          <w:marLeft w:val="480"/>
          <w:marRight w:val="0"/>
          <w:marTop w:val="0"/>
          <w:marBottom w:val="0"/>
          <w:divBdr>
            <w:top w:val="none" w:sz="0" w:space="0" w:color="auto"/>
            <w:left w:val="none" w:sz="0" w:space="0" w:color="auto"/>
            <w:bottom w:val="none" w:sz="0" w:space="0" w:color="auto"/>
            <w:right w:val="none" w:sz="0" w:space="0" w:color="auto"/>
          </w:divBdr>
        </w:div>
        <w:div w:id="745492973">
          <w:marLeft w:val="480"/>
          <w:marRight w:val="0"/>
          <w:marTop w:val="0"/>
          <w:marBottom w:val="0"/>
          <w:divBdr>
            <w:top w:val="none" w:sz="0" w:space="0" w:color="auto"/>
            <w:left w:val="none" w:sz="0" w:space="0" w:color="auto"/>
            <w:bottom w:val="none" w:sz="0" w:space="0" w:color="auto"/>
            <w:right w:val="none" w:sz="0" w:space="0" w:color="auto"/>
          </w:divBdr>
        </w:div>
        <w:div w:id="783693480">
          <w:marLeft w:val="480"/>
          <w:marRight w:val="0"/>
          <w:marTop w:val="0"/>
          <w:marBottom w:val="0"/>
          <w:divBdr>
            <w:top w:val="none" w:sz="0" w:space="0" w:color="auto"/>
            <w:left w:val="none" w:sz="0" w:space="0" w:color="auto"/>
            <w:bottom w:val="none" w:sz="0" w:space="0" w:color="auto"/>
            <w:right w:val="none" w:sz="0" w:space="0" w:color="auto"/>
          </w:divBdr>
        </w:div>
        <w:div w:id="870145790">
          <w:marLeft w:val="480"/>
          <w:marRight w:val="0"/>
          <w:marTop w:val="0"/>
          <w:marBottom w:val="0"/>
          <w:divBdr>
            <w:top w:val="none" w:sz="0" w:space="0" w:color="auto"/>
            <w:left w:val="none" w:sz="0" w:space="0" w:color="auto"/>
            <w:bottom w:val="none" w:sz="0" w:space="0" w:color="auto"/>
            <w:right w:val="none" w:sz="0" w:space="0" w:color="auto"/>
          </w:divBdr>
        </w:div>
        <w:div w:id="884440354">
          <w:marLeft w:val="480"/>
          <w:marRight w:val="0"/>
          <w:marTop w:val="0"/>
          <w:marBottom w:val="0"/>
          <w:divBdr>
            <w:top w:val="none" w:sz="0" w:space="0" w:color="auto"/>
            <w:left w:val="none" w:sz="0" w:space="0" w:color="auto"/>
            <w:bottom w:val="none" w:sz="0" w:space="0" w:color="auto"/>
            <w:right w:val="none" w:sz="0" w:space="0" w:color="auto"/>
          </w:divBdr>
        </w:div>
        <w:div w:id="926575304">
          <w:marLeft w:val="480"/>
          <w:marRight w:val="0"/>
          <w:marTop w:val="0"/>
          <w:marBottom w:val="0"/>
          <w:divBdr>
            <w:top w:val="none" w:sz="0" w:space="0" w:color="auto"/>
            <w:left w:val="none" w:sz="0" w:space="0" w:color="auto"/>
            <w:bottom w:val="none" w:sz="0" w:space="0" w:color="auto"/>
            <w:right w:val="none" w:sz="0" w:space="0" w:color="auto"/>
          </w:divBdr>
        </w:div>
        <w:div w:id="961040075">
          <w:marLeft w:val="480"/>
          <w:marRight w:val="0"/>
          <w:marTop w:val="0"/>
          <w:marBottom w:val="0"/>
          <w:divBdr>
            <w:top w:val="none" w:sz="0" w:space="0" w:color="auto"/>
            <w:left w:val="none" w:sz="0" w:space="0" w:color="auto"/>
            <w:bottom w:val="none" w:sz="0" w:space="0" w:color="auto"/>
            <w:right w:val="none" w:sz="0" w:space="0" w:color="auto"/>
          </w:divBdr>
        </w:div>
        <w:div w:id="1005399927">
          <w:marLeft w:val="480"/>
          <w:marRight w:val="0"/>
          <w:marTop w:val="0"/>
          <w:marBottom w:val="0"/>
          <w:divBdr>
            <w:top w:val="none" w:sz="0" w:space="0" w:color="auto"/>
            <w:left w:val="none" w:sz="0" w:space="0" w:color="auto"/>
            <w:bottom w:val="none" w:sz="0" w:space="0" w:color="auto"/>
            <w:right w:val="none" w:sz="0" w:space="0" w:color="auto"/>
          </w:divBdr>
        </w:div>
        <w:div w:id="1056587052">
          <w:marLeft w:val="480"/>
          <w:marRight w:val="0"/>
          <w:marTop w:val="0"/>
          <w:marBottom w:val="0"/>
          <w:divBdr>
            <w:top w:val="none" w:sz="0" w:space="0" w:color="auto"/>
            <w:left w:val="none" w:sz="0" w:space="0" w:color="auto"/>
            <w:bottom w:val="none" w:sz="0" w:space="0" w:color="auto"/>
            <w:right w:val="none" w:sz="0" w:space="0" w:color="auto"/>
          </w:divBdr>
        </w:div>
        <w:div w:id="1106655467">
          <w:marLeft w:val="480"/>
          <w:marRight w:val="0"/>
          <w:marTop w:val="0"/>
          <w:marBottom w:val="0"/>
          <w:divBdr>
            <w:top w:val="none" w:sz="0" w:space="0" w:color="auto"/>
            <w:left w:val="none" w:sz="0" w:space="0" w:color="auto"/>
            <w:bottom w:val="none" w:sz="0" w:space="0" w:color="auto"/>
            <w:right w:val="none" w:sz="0" w:space="0" w:color="auto"/>
          </w:divBdr>
        </w:div>
        <w:div w:id="1280527825">
          <w:marLeft w:val="480"/>
          <w:marRight w:val="0"/>
          <w:marTop w:val="0"/>
          <w:marBottom w:val="0"/>
          <w:divBdr>
            <w:top w:val="none" w:sz="0" w:space="0" w:color="auto"/>
            <w:left w:val="none" w:sz="0" w:space="0" w:color="auto"/>
            <w:bottom w:val="none" w:sz="0" w:space="0" w:color="auto"/>
            <w:right w:val="none" w:sz="0" w:space="0" w:color="auto"/>
          </w:divBdr>
        </w:div>
        <w:div w:id="1287585927">
          <w:marLeft w:val="480"/>
          <w:marRight w:val="0"/>
          <w:marTop w:val="0"/>
          <w:marBottom w:val="0"/>
          <w:divBdr>
            <w:top w:val="none" w:sz="0" w:space="0" w:color="auto"/>
            <w:left w:val="none" w:sz="0" w:space="0" w:color="auto"/>
            <w:bottom w:val="none" w:sz="0" w:space="0" w:color="auto"/>
            <w:right w:val="none" w:sz="0" w:space="0" w:color="auto"/>
          </w:divBdr>
        </w:div>
        <w:div w:id="1318076833">
          <w:marLeft w:val="480"/>
          <w:marRight w:val="0"/>
          <w:marTop w:val="0"/>
          <w:marBottom w:val="0"/>
          <w:divBdr>
            <w:top w:val="none" w:sz="0" w:space="0" w:color="auto"/>
            <w:left w:val="none" w:sz="0" w:space="0" w:color="auto"/>
            <w:bottom w:val="none" w:sz="0" w:space="0" w:color="auto"/>
            <w:right w:val="none" w:sz="0" w:space="0" w:color="auto"/>
          </w:divBdr>
        </w:div>
        <w:div w:id="1348751215">
          <w:marLeft w:val="480"/>
          <w:marRight w:val="0"/>
          <w:marTop w:val="0"/>
          <w:marBottom w:val="0"/>
          <w:divBdr>
            <w:top w:val="none" w:sz="0" w:space="0" w:color="auto"/>
            <w:left w:val="none" w:sz="0" w:space="0" w:color="auto"/>
            <w:bottom w:val="none" w:sz="0" w:space="0" w:color="auto"/>
            <w:right w:val="none" w:sz="0" w:space="0" w:color="auto"/>
          </w:divBdr>
        </w:div>
        <w:div w:id="1379471896">
          <w:marLeft w:val="480"/>
          <w:marRight w:val="0"/>
          <w:marTop w:val="0"/>
          <w:marBottom w:val="0"/>
          <w:divBdr>
            <w:top w:val="none" w:sz="0" w:space="0" w:color="auto"/>
            <w:left w:val="none" w:sz="0" w:space="0" w:color="auto"/>
            <w:bottom w:val="none" w:sz="0" w:space="0" w:color="auto"/>
            <w:right w:val="none" w:sz="0" w:space="0" w:color="auto"/>
          </w:divBdr>
        </w:div>
        <w:div w:id="1487278965">
          <w:marLeft w:val="480"/>
          <w:marRight w:val="0"/>
          <w:marTop w:val="0"/>
          <w:marBottom w:val="0"/>
          <w:divBdr>
            <w:top w:val="none" w:sz="0" w:space="0" w:color="auto"/>
            <w:left w:val="none" w:sz="0" w:space="0" w:color="auto"/>
            <w:bottom w:val="none" w:sz="0" w:space="0" w:color="auto"/>
            <w:right w:val="none" w:sz="0" w:space="0" w:color="auto"/>
          </w:divBdr>
        </w:div>
        <w:div w:id="1560241560">
          <w:marLeft w:val="480"/>
          <w:marRight w:val="0"/>
          <w:marTop w:val="0"/>
          <w:marBottom w:val="0"/>
          <w:divBdr>
            <w:top w:val="none" w:sz="0" w:space="0" w:color="auto"/>
            <w:left w:val="none" w:sz="0" w:space="0" w:color="auto"/>
            <w:bottom w:val="none" w:sz="0" w:space="0" w:color="auto"/>
            <w:right w:val="none" w:sz="0" w:space="0" w:color="auto"/>
          </w:divBdr>
        </w:div>
        <w:div w:id="1564102259">
          <w:marLeft w:val="480"/>
          <w:marRight w:val="0"/>
          <w:marTop w:val="0"/>
          <w:marBottom w:val="0"/>
          <w:divBdr>
            <w:top w:val="none" w:sz="0" w:space="0" w:color="auto"/>
            <w:left w:val="none" w:sz="0" w:space="0" w:color="auto"/>
            <w:bottom w:val="none" w:sz="0" w:space="0" w:color="auto"/>
            <w:right w:val="none" w:sz="0" w:space="0" w:color="auto"/>
          </w:divBdr>
        </w:div>
        <w:div w:id="1642732290">
          <w:marLeft w:val="480"/>
          <w:marRight w:val="0"/>
          <w:marTop w:val="0"/>
          <w:marBottom w:val="0"/>
          <w:divBdr>
            <w:top w:val="none" w:sz="0" w:space="0" w:color="auto"/>
            <w:left w:val="none" w:sz="0" w:space="0" w:color="auto"/>
            <w:bottom w:val="none" w:sz="0" w:space="0" w:color="auto"/>
            <w:right w:val="none" w:sz="0" w:space="0" w:color="auto"/>
          </w:divBdr>
        </w:div>
        <w:div w:id="1759209257">
          <w:marLeft w:val="480"/>
          <w:marRight w:val="0"/>
          <w:marTop w:val="0"/>
          <w:marBottom w:val="0"/>
          <w:divBdr>
            <w:top w:val="none" w:sz="0" w:space="0" w:color="auto"/>
            <w:left w:val="none" w:sz="0" w:space="0" w:color="auto"/>
            <w:bottom w:val="none" w:sz="0" w:space="0" w:color="auto"/>
            <w:right w:val="none" w:sz="0" w:space="0" w:color="auto"/>
          </w:divBdr>
        </w:div>
        <w:div w:id="1826316816">
          <w:marLeft w:val="480"/>
          <w:marRight w:val="0"/>
          <w:marTop w:val="0"/>
          <w:marBottom w:val="0"/>
          <w:divBdr>
            <w:top w:val="none" w:sz="0" w:space="0" w:color="auto"/>
            <w:left w:val="none" w:sz="0" w:space="0" w:color="auto"/>
            <w:bottom w:val="none" w:sz="0" w:space="0" w:color="auto"/>
            <w:right w:val="none" w:sz="0" w:space="0" w:color="auto"/>
          </w:divBdr>
        </w:div>
        <w:div w:id="1831823451">
          <w:marLeft w:val="480"/>
          <w:marRight w:val="0"/>
          <w:marTop w:val="0"/>
          <w:marBottom w:val="0"/>
          <w:divBdr>
            <w:top w:val="none" w:sz="0" w:space="0" w:color="auto"/>
            <w:left w:val="none" w:sz="0" w:space="0" w:color="auto"/>
            <w:bottom w:val="none" w:sz="0" w:space="0" w:color="auto"/>
            <w:right w:val="none" w:sz="0" w:space="0" w:color="auto"/>
          </w:divBdr>
        </w:div>
        <w:div w:id="1856458110">
          <w:marLeft w:val="480"/>
          <w:marRight w:val="0"/>
          <w:marTop w:val="0"/>
          <w:marBottom w:val="0"/>
          <w:divBdr>
            <w:top w:val="none" w:sz="0" w:space="0" w:color="auto"/>
            <w:left w:val="none" w:sz="0" w:space="0" w:color="auto"/>
            <w:bottom w:val="none" w:sz="0" w:space="0" w:color="auto"/>
            <w:right w:val="none" w:sz="0" w:space="0" w:color="auto"/>
          </w:divBdr>
        </w:div>
        <w:div w:id="1944024935">
          <w:marLeft w:val="480"/>
          <w:marRight w:val="0"/>
          <w:marTop w:val="0"/>
          <w:marBottom w:val="0"/>
          <w:divBdr>
            <w:top w:val="none" w:sz="0" w:space="0" w:color="auto"/>
            <w:left w:val="none" w:sz="0" w:space="0" w:color="auto"/>
            <w:bottom w:val="none" w:sz="0" w:space="0" w:color="auto"/>
            <w:right w:val="none" w:sz="0" w:space="0" w:color="auto"/>
          </w:divBdr>
        </w:div>
        <w:div w:id="1950429868">
          <w:marLeft w:val="480"/>
          <w:marRight w:val="0"/>
          <w:marTop w:val="0"/>
          <w:marBottom w:val="0"/>
          <w:divBdr>
            <w:top w:val="none" w:sz="0" w:space="0" w:color="auto"/>
            <w:left w:val="none" w:sz="0" w:space="0" w:color="auto"/>
            <w:bottom w:val="none" w:sz="0" w:space="0" w:color="auto"/>
            <w:right w:val="none" w:sz="0" w:space="0" w:color="auto"/>
          </w:divBdr>
        </w:div>
        <w:div w:id="2011980453">
          <w:marLeft w:val="480"/>
          <w:marRight w:val="0"/>
          <w:marTop w:val="0"/>
          <w:marBottom w:val="0"/>
          <w:divBdr>
            <w:top w:val="none" w:sz="0" w:space="0" w:color="auto"/>
            <w:left w:val="none" w:sz="0" w:space="0" w:color="auto"/>
            <w:bottom w:val="none" w:sz="0" w:space="0" w:color="auto"/>
            <w:right w:val="none" w:sz="0" w:space="0" w:color="auto"/>
          </w:divBdr>
        </w:div>
        <w:div w:id="2089157646">
          <w:marLeft w:val="480"/>
          <w:marRight w:val="0"/>
          <w:marTop w:val="0"/>
          <w:marBottom w:val="0"/>
          <w:divBdr>
            <w:top w:val="none" w:sz="0" w:space="0" w:color="auto"/>
            <w:left w:val="none" w:sz="0" w:space="0" w:color="auto"/>
            <w:bottom w:val="none" w:sz="0" w:space="0" w:color="auto"/>
            <w:right w:val="none" w:sz="0" w:space="0" w:color="auto"/>
          </w:divBdr>
        </w:div>
      </w:divsChild>
    </w:div>
    <w:div w:id="925456817">
      <w:bodyDiv w:val="1"/>
      <w:marLeft w:val="0"/>
      <w:marRight w:val="0"/>
      <w:marTop w:val="0"/>
      <w:marBottom w:val="0"/>
      <w:divBdr>
        <w:top w:val="none" w:sz="0" w:space="0" w:color="auto"/>
        <w:left w:val="none" w:sz="0" w:space="0" w:color="auto"/>
        <w:bottom w:val="none" w:sz="0" w:space="0" w:color="auto"/>
        <w:right w:val="none" w:sz="0" w:space="0" w:color="auto"/>
      </w:divBdr>
    </w:div>
    <w:div w:id="926692385">
      <w:bodyDiv w:val="1"/>
      <w:marLeft w:val="0"/>
      <w:marRight w:val="0"/>
      <w:marTop w:val="0"/>
      <w:marBottom w:val="0"/>
      <w:divBdr>
        <w:top w:val="none" w:sz="0" w:space="0" w:color="auto"/>
        <w:left w:val="none" w:sz="0" w:space="0" w:color="auto"/>
        <w:bottom w:val="none" w:sz="0" w:space="0" w:color="auto"/>
        <w:right w:val="none" w:sz="0" w:space="0" w:color="auto"/>
      </w:divBdr>
    </w:div>
    <w:div w:id="927663545">
      <w:bodyDiv w:val="1"/>
      <w:marLeft w:val="0"/>
      <w:marRight w:val="0"/>
      <w:marTop w:val="0"/>
      <w:marBottom w:val="0"/>
      <w:divBdr>
        <w:top w:val="none" w:sz="0" w:space="0" w:color="auto"/>
        <w:left w:val="none" w:sz="0" w:space="0" w:color="auto"/>
        <w:bottom w:val="none" w:sz="0" w:space="0" w:color="auto"/>
        <w:right w:val="none" w:sz="0" w:space="0" w:color="auto"/>
      </w:divBdr>
    </w:div>
    <w:div w:id="927888237">
      <w:bodyDiv w:val="1"/>
      <w:marLeft w:val="0"/>
      <w:marRight w:val="0"/>
      <w:marTop w:val="0"/>
      <w:marBottom w:val="0"/>
      <w:divBdr>
        <w:top w:val="none" w:sz="0" w:space="0" w:color="auto"/>
        <w:left w:val="none" w:sz="0" w:space="0" w:color="auto"/>
        <w:bottom w:val="none" w:sz="0" w:space="0" w:color="auto"/>
        <w:right w:val="none" w:sz="0" w:space="0" w:color="auto"/>
      </w:divBdr>
      <w:divsChild>
        <w:div w:id="24796030">
          <w:marLeft w:val="480"/>
          <w:marRight w:val="0"/>
          <w:marTop w:val="0"/>
          <w:marBottom w:val="0"/>
          <w:divBdr>
            <w:top w:val="none" w:sz="0" w:space="0" w:color="auto"/>
            <w:left w:val="none" w:sz="0" w:space="0" w:color="auto"/>
            <w:bottom w:val="none" w:sz="0" w:space="0" w:color="auto"/>
            <w:right w:val="none" w:sz="0" w:space="0" w:color="auto"/>
          </w:divBdr>
        </w:div>
        <w:div w:id="97213337">
          <w:marLeft w:val="480"/>
          <w:marRight w:val="0"/>
          <w:marTop w:val="0"/>
          <w:marBottom w:val="0"/>
          <w:divBdr>
            <w:top w:val="none" w:sz="0" w:space="0" w:color="auto"/>
            <w:left w:val="none" w:sz="0" w:space="0" w:color="auto"/>
            <w:bottom w:val="none" w:sz="0" w:space="0" w:color="auto"/>
            <w:right w:val="none" w:sz="0" w:space="0" w:color="auto"/>
          </w:divBdr>
        </w:div>
        <w:div w:id="151143145">
          <w:marLeft w:val="480"/>
          <w:marRight w:val="0"/>
          <w:marTop w:val="0"/>
          <w:marBottom w:val="0"/>
          <w:divBdr>
            <w:top w:val="none" w:sz="0" w:space="0" w:color="auto"/>
            <w:left w:val="none" w:sz="0" w:space="0" w:color="auto"/>
            <w:bottom w:val="none" w:sz="0" w:space="0" w:color="auto"/>
            <w:right w:val="none" w:sz="0" w:space="0" w:color="auto"/>
          </w:divBdr>
        </w:div>
        <w:div w:id="171378439">
          <w:marLeft w:val="480"/>
          <w:marRight w:val="0"/>
          <w:marTop w:val="0"/>
          <w:marBottom w:val="0"/>
          <w:divBdr>
            <w:top w:val="none" w:sz="0" w:space="0" w:color="auto"/>
            <w:left w:val="none" w:sz="0" w:space="0" w:color="auto"/>
            <w:bottom w:val="none" w:sz="0" w:space="0" w:color="auto"/>
            <w:right w:val="none" w:sz="0" w:space="0" w:color="auto"/>
          </w:divBdr>
        </w:div>
        <w:div w:id="223025976">
          <w:marLeft w:val="480"/>
          <w:marRight w:val="0"/>
          <w:marTop w:val="0"/>
          <w:marBottom w:val="0"/>
          <w:divBdr>
            <w:top w:val="none" w:sz="0" w:space="0" w:color="auto"/>
            <w:left w:val="none" w:sz="0" w:space="0" w:color="auto"/>
            <w:bottom w:val="none" w:sz="0" w:space="0" w:color="auto"/>
            <w:right w:val="none" w:sz="0" w:space="0" w:color="auto"/>
          </w:divBdr>
        </w:div>
        <w:div w:id="263348069">
          <w:marLeft w:val="480"/>
          <w:marRight w:val="0"/>
          <w:marTop w:val="0"/>
          <w:marBottom w:val="0"/>
          <w:divBdr>
            <w:top w:val="none" w:sz="0" w:space="0" w:color="auto"/>
            <w:left w:val="none" w:sz="0" w:space="0" w:color="auto"/>
            <w:bottom w:val="none" w:sz="0" w:space="0" w:color="auto"/>
            <w:right w:val="none" w:sz="0" w:space="0" w:color="auto"/>
          </w:divBdr>
        </w:div>
        <w:div w:id="330181571">
          <w:marLeft w:val="480"/>
          <w:marRight w:val="0"/>
          <w:marTop w:val="0"/>
          <w:marBottom w:val="0"/>
          <w:divBdr>
            <w:top w:val="none" w:sz="0" w:space="0" w:color="auto"/>
            <w:left w:val="none" w:sz="0" w:space="0" w:color="auto"/>
            <w:bottom w:val="none" w:sz="0" w:space="0" w:color="auto"/>
            <w:right w:val="none" w:sz="0" w:space="0" w:color="auto"/>
          </w:divBdr>
        </w:div>
        <w:div w:id="337075033">
          <w:marLeft w:val="480"/>
          <w:marRight w:val="0"/>
          <w:marTop w:val="0"/>
          <w:marBottom w:val="0"/>
          <w:divBdr>
            <w:top w:val="none" w:sz="0" w:space="0" w:color="auto"/>
            <w:left w:val="none" w:sz="0" w:space="0" w:color="auto"/>
            <w:bottom w:val="none" w:sz="0" w:space="0" w:color="auto"/>
            <w:right w:val="none" w:sz="0" w:space="0" w:color="auto"/>
          </w:divBdr>
        </w:div>
        <w:div w:id="347800018">
          <w:marLeft w:val="480"/>
          <w:marRight w:val="0"/>
          <w:marTop w:val="0"/>
          <w:marBottom w:val="0"/>
          <w:divBdr>
            <w:top w:val="none" w:sz="0" w:space="0" w:color="auto"/>
            <w:left w:val="none" w:sz="0" w:space="0" w:color="auto"/>
            <w:bottom w:val="none" w:sz="0" w:space="0" w:color="auto"/>
            <w:right w:val="none" w:sz="0" w:space="0" w:color="auto"/>
          </w:divBdr>
        </w:div>
        <w:div w:id="366687329">
          <w:marLeft w:val="480"/>
          <w:marRight w:val="0"/>
          <w:marTop w:val="0"/>
          <w:marBottom w:val="0"/>
          <w:divBdr>
            <w:top w:val="none" w:sz="0" w:space="0" w:color="auto"/>
            <w:left w:val="none" w:sz="0" w:space="0" w:color="auto"/>
            <w:bottom w:val="none" w:sz="0" w:space="0" w:color="auto"/>
            <w:right w:val="none" w:sz="0" w:space="0" w:color="auto"/>
          </w:divBdr>
        </w:div>
        <w:div w:id="421033221">
          <w:marLeft w:val="480"/>
          <w:marRight w:val="0"/>
          <w:marTop w:val="0"/>
          <w:marBottom w:val="0"/>
          <w:divBdr>
            <w:top w:val="none" w:sz="0" w:space="0" w:color="auto"/>
            <w:left w:val="none" w:sz="0" w:space="0" w:color="auto"/>
            <w:bottom w:val="none" w:sz="0" w:space="0" w:color="auto"/>
            <w:right w:val="none" w:sz="0" w:space="0" w:color="auto"/>
          </w:divBdr>
        </w:div>
        <w:div w:id="600260891">
          <w:marLeft w:val="480"/>
          <w:marRight w:val="0"/>
          <w:marTop w:val="0"/>
          <w:marBottom w:val="0"/>
          <w:divBdr>
            <w:top w:val="none" w:sz="0" w:space="0" w:color="auto"/>
            <w:left w:val="none" w:sz="0" w:space="0" w:color="auto"/>
            <w:bottom w:val="none" w:sz="0" w:space="0" w:color="auto"/>
            <w:right w:val="none" w:sz="0" w:space="0" w:color="auto"/>
          </w:divBdr>
        </w:div>
        <w:div w:id="653339911">
          <w:marLeft w:val="480"/>
          <w:marRight w:val="0"/>
          <w:marTop w:val="0"/>
          <w:marBottom w:val="0"/>
          <w:divBdr>
            <w:top w:val="none" w:sz="0" w:space="0" w:color="auto"/>
            <w:left w:val="none" w:sz="0" w:space="0" w:color="auto"/>
            <w:bottom w:val="none" w:sz="0" w:space="0" w:color="auto"/>
            <w:right w:val="none" w:sz="0" w:space="0" w:color="auto"/>
          </w:divBdr>
        </w:div>
        <w:div w:id="764300382">
          <w:marLeft w:val="480"/>
          <w:marRight w:val="0"/>
          <w:marTop w:val="0"/>
          <w:marBottom w:val="0"/>
          <w:divBdr>
            <w:top w:val="none" w:sz="0" w:space="0" w:color="auto"/>
            <w:left w:val="none" w:sz="0" w:space="0" w:color="auto"/>
            <w:bottom w:val="none" w:sz="0" w:space="0" w:color="auto"/>
            <w:right w:val="none" w:sz="0" w:space="0" w:color="auto"/>
          </w:divBdr>
        </w:div>
        <w:div w:id="765535493">
          <w:marLeft w:val="480"/>
          <w:marRight w:val="0"/>
          <w:marTop w:val="0"/>
          <w:marBottom w:val="0"/>
          <w:divBdr>
            <w:top w:val="none" w:sz="0" w:space="0" w:color="auto"/>
            <w:left w:val="none" w:sz="0" w:space="0" w:color="auto"/>
            <w:bottom w:val="none" w:sz="0" w:space="0" w:color="auto"/>
            <w:right w:val="none" w:sz="0" w:space="0" w:color="auto"/>
          </w:divBdr>
        </w:div>
        <w:div w:id="782307195">
          <w:marLeft w:val="480"/>
          <w:marRight w:val="0"/>
          <w:marTop w:val="0"/>
          <w:marBottom w:val="0"/>
          <w:divBdr>
            <w:top w:val="none" w:sz="0" w:space="0" w:color="auto"/>
            <w:left w:val="none" w:sz="0" w:space="0" w:color="auto"/>
            <w:bottom w:val="none" w:sz="0" w:space="0" w:color="auto"/>
            <w:right w:val="none" w:sz="0" w:space="0" w:color="auto"/>
          </w:divBdr>
        </w:div>
        <w:div w:id="875462627">
          <w:marLeft w:val="480"/>
          <w:marRight w:val="0"/>
          <w:marTop w:val="0"/>
          <w:marBottom w:val="0"/>
          <w:divBdr>
            <w:top w:val="none" w:sz="0" w:space="0" w:color="auto"/>
            <w:left w:val="none" w:sz="0" w:space="0" w:color="auto"/>
            <w:bottom w:val="none" w:sz="0" w:space="0" w:color="auto"/>
            <w:right w:val="none" w:sz="0" w:space="0" w:color="auto"/>
          </w:divBdr>
        </w:div>
        <w:div w:id="896741541">
          <w:marLeft w:val="480"/>
          <w:marRight w:val="0"/>
          <w:marTop w:val="0"/>
          <w:marBottom w:val="0"/>
          <w:divBdr>
            <w:top w:val="none" w:sz="0" w:space="0" w:color="auto"/>
            <w:left w:val="none" w:sz="0" w:space="0" w:color="auto"/>
            <w:bottom w:val="none" w:sz="0" w:space="0" w:color="auto"/>
            <w:right w:val="none" w:sz="0" w:space="0" w:color="auto"/>
          </w:divBdr>
        </w:div>
        <w:div w:id="1057121450">
          <w:marLeft w:val="480"/>
          <w:marRight w:val="0"/>
          <w:marTop w:val="0"/>
          <w:marBottom w:val="0"/>
          <w:divBdr>
            <w:top w:val="none" w:sz="0" w:space="0" w:color="auto"/>
            <w:left w:val="none" w:sz="0" w:space="0" w:color="auto"/>
            <w:bottom w:val="none" w:sz="0" w:space="0" w:color="auto"/>
            <w:right w:val="none" w:sz="0" w:space="0" w:color="auto"/>
          </w:divBdr>
        </w:div>
        <w:div w:id="1144351350">
          <w:marLeft w:val="480"/>
          <w:marRight w:val="0"/>
          <w:marTop w:val="0"/>
          <w:marBottom w:val="0"/>
          <w:divBdr>
            <w:top w:val="none" w:sz="0" w:space="0" w:color="auto"/>
            <w:left w:val="none" w:sz="0" w:space="0" w:color="auto"/>
            <w:bottom w:val="none" w:sz="0" w:space="0" w:color="auto"/>
            <w:right w:val="none" w:sz="0" w:space="0" w:color="auto"/>
          </w:divBdr>
        </w:div>
        <w:div w:id="1183663910">
          <w:marLeft w:val="480"/>
          <w:marRight w:val="0"/>
          <w:marTop w:val="0"/>
          <w:marBottom w:val="0"/>
          <w:divBdr>
            <w:top w:val="none" w:sz="0" w:space="0" w:color="auto"/>
            <w:left w:val="none" w:sz="0" w:space="0" w:color="auto"/>
            <w:bottom w:val="none" w:sz="0" w:space="0" w:color="auto"/>
            <w:right w:val="none" w:sz="0" w:space="0" w:color="auto"/>
          </w:divBdr>
        </w:div>
        <w:div w:id="1215310963">
          <w:marLeft w:val="480"/>
          <w:marRight w:val="0"/>
          <w:marTop w:val="0"/>
          <w:marBottom w:val="0"/>
          <w:divBdr>
            <w:top w:val="none" w:sz="0" w:space="0" w:color="auto"/>
            <w:left w:val="none" w:sz="0" w:space="0" w:color="auto"/>
            <w:bottom w:val="none" w:sz="0" w:space="0" w:color="auto"/>
            <w:right w:val="none" w:sz="0" w:space="0" w:color="auto"/>
          </w:divBdr>
        </w:div>
        <w:div w:id="1235774206">
          <w:marLeft w:val="480"/>
          <w:marRight w:val="0"/>
          <w:marTop w:val="0"/>
          <w:marBottom w:val="0"/>
          <w:divBdr>
            <w:top w:val="none" w:sz="0" w:space="0" w:color="auto"/>
            <w:left w:val="none" w:sz="0" w:space="0" w:color="auto"/>
            <w:bottom w:val="none" w:sz="0" w:space="0" w:color="auto"/>
            <w:right w:val="none" w:sz="0" w:space="0" w:color="auto"/>
          </w:divBdr>
        </w:div>
        <w:div w:id="1254124495">
          <w:marLeft w:val="480"/>
          <w:marRight w:val="0"/>
          <w:marTop w:val="0"/>
          <w:marBottom w:val="0"/>
          <w:divBdr>
            <w:top w:val="none" w:sz="0" w:space="0" w:color="auto"/>
            <w:left w:val="none" w:sz="0" w:space="0" w:color="auto"/>
            <w:bottom w:val="none" w:sz="0" w:space="0" w:color="auto"/>
            <w:right w:val="none" w:sz="0" w:space="0" w:color="auto"/>
          </w:divBdr>
        </w:div>
        <w:div w:id="1270549822">
          <w:marLeft w:val="480"/>
          <w:marRight w:val="0"/>
          <w:marTop w:val="0"/>
          <w:marBottom w:val="0"/>
          <w:divBdr>
            <w:top w:val="none" w:sz="0" w:space="0" w:color="auto"/>
            <w:left w:val="none" w:sz="0" w:space="0" w:color="auto"/>
            <w:bottom w:val="none" w:sz="0" w:space="0" w:color="auto"/>
            <w:right w:val="none" w:sz="0" w:space="0" w:color="auto"/>
          </w:divBdr>
        </w:div>
        <w:div w:id="1294143368">
          <w:marLeft w:val="480"/>
          <w:marRight w:val="0"/>
          <w:marTop w:val="0"/>
          <w:marBottom w:val="0"/>
          <w:divBdr>
            <w:top w:val="none" w:sz="0" w:space="0" w:color="auto"/>
            <w:left w:val="none" w:sz="0" w:space="0" w:color="auto"/>
            <w:bottom w:val="none" w:sz="0" w:space="0" w:color="auto"/>
            <w:right w:val="none" w:sz="0" w:space="0" w:color="auto"/>
          </w:divBdr>
        </w:div>
        <w:div w:id="1331058944">
          <w:marLeft w:val="480"/>
          <w:marRight w:val="0"/>
          <w:marTop w:val="0"/>
          <w:marBottom w:val="0"/>
          <w:divBdr>
            <w:top w:val="none" w:sz="0" w:space="0" w:color="auto"/>
            <w:left w:val="none" w:sz="0" w:space="0" w:color="auto"/>
            <w:bottom w:val="none" w:sz="0" w:space="0" w:color="auto"/>
            <w:right w:val="none" w:sz="0" w:space="0" w:color="auto"/>
          </w:divBdr>
        </w:div>
        <w:div w:id="1417752086">
          <w:marLeft w:val="480"/>
          <w:marRight w:val="0"/>
          <w:marTop w:val="0"/>
          <w:marBottom w:val="0"/>
          <w:divBdr>
            <w:top w:val="none" w:sz="0" w:space="0" w:color="auto"/>
            <w:left w:val="none" w:sz="0" w:space="0" w:color="auto"/>
            <w:bottom w:val="none" w:sz="0" w:space="0" w:color="auto"/>
            <w:right w:val="none" w:sz="0" w:space="0" w:color="auto"/>
          </w:divBdr>
        </w:div>
        <w:div w:id="1460609956">
          <w:marLeft w:val="480"/>
          <w:marRight w:val="0"/>
          <w:marTop w:val="0"/>
          <w:marBottom w:val="0"/>
          <w:divBdr>
            <w:top w:val="none" w:sz="0" w:space="0" w:color="auto"/>
            <w:left w:val="none" w:sz="0" w:space="0" w:color="auto"/>
            <w:bottom w:val="none" w:sz="0" w:space="0" w:color="auto"/>
            <w:right w:val="none" w:sz="0" w:space="0" w:color="auto"/>
          </w:divBdr>
        </w:div>
        <w:div w:id="1583102020">
          <w:marLeft w:val="480"/>
          <w:marRight w:val="0"/>
          <w:marTop w:val="0"/>
          <w:marBottom w:val="0"/>
          <w:divBdr>
            <w:top w:val="none" w:sz="0" w:space="0" w:color="auto"/>
            <w:left w:val="none" w:sz="0" w:space="0" w:color="auto"/>
            <w:bottom w:val="none" w:sz="0" w:space="0" w:color="auto"/>
            <w:right w:val="none" w:sz="0" w:space="0" w:color="auto"/>
          </w:divBdr>
        </w:div>
        <w:div w:id="1590581173">
          <w:marLeft w:val="480"/>
          <w:marRight w:val="0"/>
          <w:marTop w:val="0"/>
          <w:marBottom w:val="0"/>
          <w:divBdr>
            <w:top w:val="none" w:sz="0" w:space="0" w:color="auto"/>
            <w:left w:val="none" w:sz="0" w:space="0" w:color="auto"/>
            <w:bottom w:val="none" w:sz="0" w:space="0" w:color="auto"/>
            <w:right w:val="none" w:sz="0" w:space="0" w:color="auto"/>
          </w:divBdr>
        </w:div>
        <w:div w:id="1599409936">
          <w:marLeft w:val="480"/>
          <w:marRight w:val="0"/>
          <w:marTop w:val="0"/>
          <w:marBottom w:val="0"/>
          <w:divBdr>
            <w:top w:val="none" w:sz="0" w:space="0" w:color="auto"/>
            <w:left w:val="none" w:sz="0" w:space="0" w:color="auto"/>
            <w:bottom w:val="none" w:sz="0" w:space="0" w:color="auto"/>
            <w:right w:val="none" w:sz="0" w:space="0" w:color="auto"/>
          </w:divBdr>
        </w:div>
        <w:div w:id="1768230074">
          <w:marLeft w:val="480"/>
          <w:marRight w:val="0"/>
          <w:marTop w:val="0"/>
          <w:marBottom w:val="0"/>
          <w:divBdr>
            <w:top w:val="none" w:sz="0" w:space="0" w:color="auto"/>
            <w:left w:val="none" w:sz="0" w:space="0" w:color="auto"/>
            <w:bottom w:val="none" w:sz="0" w:space="0" w:color="auto"/>
            <w:right w:val="none" w:sz="0" w:space="0" w:color="auto"/>
          </w:divBdr>
        </w:div>
        <w:div w:id="1795096882">
          <w:marLeft w:val="480"/>
          <w:marRight w:val="0"/>
          <w:marTop w:val="0"/>
          <w:marBottom w:val="0"/>
          <w:divBdr>
            <w:top w:val="none" w:sz="0" w:space="0" w:color="auto"/>
            <w:left w:val="none" w:sz="0" w:space="0" w:color="auto"/>
            <w:bottom w:val="none" w:sz="0" w:space="0" w:color="auto"/>
            <w:right w:val="none" w:sz="0" w:space="0" w:color="auto"/>
          </w:divBdr>
        </w:div>
        <w:div w:id="1829324866">
          <w:marLeft w:val="480"/>
          <w:marRight w:val="0"/>
          <w:marTop w:val="0"/>
          <w:marBottom w:val="0"/>
          <w:divBdr>
            <w:top w:val="none" w:sz="0" w:space="0" w:color="auto"/>
            <w:left w:val="none" w:sz="0" w:space="0" w:color="auto"/>
            <w:bottom w:val="none" w:sz="0" w:space="0" w:color="auto"/>
            <w:right w:val="none" w:sz="0" w:space="0" w:color="auto"/>
          </w:divBdr>
        </w:div>
        <w:div w:id="1871608655">
          <w:marLeft w:val="480"/>
          <w:marRight w:val="0"/>
          <w:marTop w:val="0"/>
          <w:marBottom w:val="0"/>
          <w:divBdr>
            <w:top w:val="none" w:sz="0" w:space="0" w:color="auto"/>
            <w:left w:val="none" w:sz="0" w:space="0" w:color="auto"/>
            <w:bottom w:val="none" w:sz="0" w:space="0" w:color="auto"/>
            <w:right w:val="none" w:sz="0" w:space="0" w:color="auto"/>
          </w:divBdr>
        </w:div>
        <w:div w:id="1899393669">
          <w:marLeft w:val="480"/>
          <w:marRight w:val="0"/>
          <w:marTop w:val="0"/>
          <w:marBottom w:val="0"/>
          <w:divBdr>
            <w:top w:val="none" w:sz="0" w:space="0" w:color="auto"/>
            <w:left w:val="none" w:sz="0" w:space="0" w:color="auto"/>
            <w:bottom w:val="none" w:sz="0" w:space="0" w:color="auto"/>
            <w:right w:val="none" w:sz="0" w:space="0" w:color="auto"/>
          </w:divBdr>
        </w:div>
        <w:div w:id="1997950144">
          <w:marLeft w:val="480"/>
          <w:marRight w:val="0"/>
          <w:marTop w:val="0"/>
          <w:marBottom w:val="0"/>
          <w:divBdr>
            <w:top w:val="none" w:sz="0" w:space="0" w:color="auto"/>
            <w:left w:val="none" w:sz="0" w:space="0" w:color="auto"/>
            <w:bottom w:val="none" w:sz="0" w:space="0" w:color="auto"/>
            <w:right w:val="none" w:sz="0" w:space="0" w:color="auto"/>
          </w:divBdr>
        </w:div>
        <w:div w:id="2007660441">
          <w:marLeft w:val="480"/>
          <w:marRight w:val="0"/>
          <w:marTop w:val="0"/>
          <w:marBottom w:val="0"/>
          <w:divBdr>
            <w:top w:val="none" w:sz="0" w:space="0" w:color="auto"/>
            <w:left w:val="none" w:sz="0" w:space="0" w:color="auto"/>
            <w:bottom w:val="none" w:sz="0" w:space="0" w:color="auto"/>
            <w:right w:val="none" w:sz="0" w:space="0" w:color="auto"/>
          </w:divBdr>
        </w:div>
        <w:div w:id="2035105441">
          <w:marLeft w:val="480"/>
          <w:marRight w:val="0"/>
          <w:marTop w:val="0"/>
          <w:marBottom w:val="0"/>
          <w:divBdr>
            <w:top w:val="none" w:sz="0" w:space="0" w:color="auto"/>
            <w:left w:val="none" w:sz="0" w:space="0" w:color="auto"/>
            <w:bottom w:val="none" w:sz="0" w:space="0" w:color="auto"/>
            <w:right w:val="none" w:sz="0" w:space="0" w:color="auto"/>
          </w:divBdr>
        </w:div>
        <w:div w:id="2054501573">
          <w:marLeft w:val="480"/>
          <w:marRight w:val="0"/>
          <w:marTop w:val="0"/>
          <w:marBottom w:val="0"/>
          <w:divBdr>
            <w:top w:val="none" w:sz="0" w:space="0" w:color="auto"/>
            <w:left w:val="none" w:sz="0" w:space="0" w:color="auto"/>
            <w:bottom w:val="none" w:sz="0" w:space="0" w:color="auto"/>
            <w:right w:val="none" w:sz="0" w:space="0" w:color="auto"/>
          </w:divBdr>
        </w:div>
        <w:div w:id="2097970929">
          <w:marLeft w:val="480"/>
          <w:marRight w:val="0"/>
          <w:marTop w:val="0"/>
          <w:marBottom w:val="0"/>
          <w:divBdr>
            <w:top w:val="none" w:sz="0" w:space="0" w:color="auto"/>
            <w:left w:val="none" w:sz="0" w:space="0" w:color="auto"/>
            <w:bottom w:val="none" w:sz="0" w:space="0" w:color="auto"/>
            <w:right w:val="none" w:sz="0" w:space="0" w:color="auto"/>
          </w:divBdr>
        </w:div>
        <w:div w:id="2100979342">
          <w:marLeft w:val="480"/>
          <w:marRight w:val="0"/>
          <w:marTop w:val="0"/>
          <w:marBottom w:val="0"/>
          <w:divBdr>
            <w:top w:val="none" w:sz="0" w:space="0" w:color="auto"/>
            <w:left w:val="none" w:sz="0" w:space="0" w:color="auto"/>
            <w:bottom w:val="none" w:sz="0" w:space="0" w:color="auto"/>
            <w:right w:val="none" w:sz="0" w:space="0" w:color="auto"/>
          </w:divBdr>
        </w:div>
        <w:div w:id="2126151139">
          <w:marLeft w:val="480"/>
          <w:marRight w:val="0"/>
          <w:marTop w:val="0"/>
          <w:marBottom w:val="0"/>
          <w:divBdr>
            <w:top w:val="none" w:sz="0" w:space="0" w:color="auto"/>
            <w:left w:val="none" w:sz="0" w:space="0" w:color="auto"/>
            <w:bottom w:val="none" w:sz="0" w:space="0" w:color="auto"/>
            <w:right w:val="none" w:sz="0" w:space="0" w:color="auto"/>
          </w:divBdr>
        </w:div>
      </w:divsChild>
    </w:div>
    <w:div w:id="932975030">
      <w:bodyDiv w:val="1"/>
      <w:marLeft w:val="0"/>
      <w:marRight w:val="0"/>
      <w:marTop w:val="0"/>
      <w:marBottom w:val="0"/>
      <w:divBdr>
        <w:top w:val="none" w:sz="0" w:space="0" w:color="auto"/>
        <w:left w:val="none" w:sz="0" w:space="0" w:color="auto"/>
        <w:bottom w:val="none" w:sz="0" w:space="0" w:color="auto"/>
        <w:right w:val="none" w:sz="0" w:space="0" w:color="auto"/>
      </w:divBdr>
    </w:div>
    <w:div w:id="934478825">
      <w:bodyDiv w:val="1"/>
      <w:marLeft w:val="0"/>
      <w:marRight w:val="0"/>
      <w:marTop w:val="0"/>
      <w:marBottom w:val="0"/>
      <w:divBdr>
        <w:top w:val="none" w:sz="0" w:space="0" w:color="auto"/>
        <w:left w:val="none" w:sz="0" w:space="0" w:color="auto"/>
        <w:bottom w:val="none" w:sz="0" w:space="0" w:color="auto"/>
        <w:right w:val="none" w:sz="0" w:space="0" w:color="auto"/>
      </w:divBdr>
      <w:divsChild>
        <w:div w:id="30301391">
          <w:marLeft w:val="480"/>
          <w:marRight w:val="0"/>
          <w:marTop w:val="0"/>
          <w:marBottom w:val="0"/>
          <w:divBdr>
            <w:top w:val="none" w:sz="0" w:space="0" w:color="auto"/>
            <w:left w:val="none" w:sz="0" w:space="0" w:color="auto"/>
            <w:bottom w:val="none" w:sz="0" w:space="0" w:color="auto"/>
            <w:right w:val="none" w:sz="0" w:space="0" w:color="auto"/>
          </w:divBdr>
        </w:div>
        <w:div w:id="82259590">
          <w:marLeft w:val="480"/>
          <w:marRight w:val="0"/>
          <w:marTop w:val="0"/>
          <w:marBottom w:val="0"/>
          <w:divBdr>
            <w:top w:val="none" w:sz="0" w:space="0" w:color="auto"/>
            <w:left w:val="none" w:sz="0" w:space="0" w:color="auto"/>
            <w:bottom w:val="none" w:sz="0" w:space="0" w:color="auto"/>
            <w:right w:val="none" w:sz="0" w:space="0" w:color="auto"/>
          </w:divBdr>
        </w:div>
        <w:div w:id="105807559">
          <w:marLeft w:val="480"/>
          <w:marRight w:val="0"/>
          <w:marTop w:val="0"/>
          <w:marBottom w:val="0"/>
          <w:divBdr>
            <w:top w:val="none" w:sz="0" w:space="0" w:color="auto"/>
            <w:left w:val="none" w:sz="0" w:space="0" w:color="auto"/>
            <w:bottom w:val="none" w:sz="0" w:space="0" w:color="auto"/>
            <w:right w:val="none" w:sz="0" w:space="0" w:color="auto"/>
          </w:divBdr>
        </w:div>
        <w:div w:id="226306866">
          <w:marLeft w:val="480"/>
          <w:marRight w:val="0"/>
          <w:marTop w:val="0"/>
          <w:marBottom w:val="0"/>
          <w:divBdr>
            <w:top w:val="none" w:sz="0" w:space="0" w:color="auto"/>
            <w:left w:val="none" w:sz="0" w:space="0" w:color="auto"/>
            <w:bottom w:val="none" w:sz="0" w:space="0" w:color="auto"/>
            <w:right w:val="none" w:sz="0" w:space="0" w:color="auto"/>
          </w:divBdr>
        </w:div>
        <w:div w:id="287669561">
          <w:marLeft w:val="480"/>
          <w:marRight w:val="0"/>
          <w:marTop w:val="0"/>
          <w:marBottom w:val="0"/>
          <w:divBdr>
            <w:top w:val="none" w:sz="0" w:space="0" w:color="auto"/>
            <w:left w:val="none" w:sz="0" w:space="0" w:color="auto"/>
            <w:bottom w:val="none" w:sz="0" w:space="0" w:color="auto"/>
            <w:right w:val="none" w:sz="0" w:space="0" w:color="auto"/>
          </w:divBdr>
        </w:div>
        <w:div w:id="423378419">
          <w:marLeft w:val="480"/>
          <w:marRight w:val="0"/>
          <w:marTop w:val="0"/>
          <w:marBottom w:val="0"/>
          <w:divBdr>
            <w:top w:val="none" w:sz="0" w:space="0" w:color="auto"/>
            <w:left w:val="none" w:sz="0" w:space="0" w:color="auto"/>
            <w:bottom w:val="none" w:sz="0" w:space="0" w:color="auto"/>
            <w:right w:val="none" w:sz="0" w:space="0" w:color="auto"/>
          </w:divBdr>
        </w:div>
        <w:div w:id="425616881">
          <w:marLeft w:val="480"/>
          <w:marRight w:val="0"/>
          <w:marTop w:val="0"/>
          <w:marBottom w:val="0"/>
          <w:divBdr>
            <w:top w:val="none" w:sz="0" w:space="0" w:color="auto"/>
            <w:left w:val="none" w:sz="0" w:space="0" w:color="auto"/>
            <w:bottom w:val="none" w:sz="0" w:space="0" w:color="auto"/>
            <w:right w:val="none" w:sz="0" w:space="0" w:color="auto"/>
          </w:divBdr>
        </w:div>
        <w:div w:id="433983945">
          <w:marLeft w:val="480"/>
          <w:marRight w:val="0"/>
          <w:marTop w:val="0"/>
          <w:marBottom w:val="0"/>
          <w:divBdr>
            <w:top w:val="none" w:sz="0" w:space="0" w:color="auto"/>
            <w:left w:val="none" w:sz="0" w:space="0" w:color="auto"/>
            <w:bottom w:val="none" w:sz="0" w:space="0" w:color="auto"/>
            <w:right w:val="none" w:sz="0" w:space="0" w:color="auto"/>
          </w:divBdr>
        </w:div>
        <w:div w:id="444081291">
          <w:marLeft w:val="480"/>
          <w:marRight w:val="0"/>
          <w:marTop w:val="0"/>
          <w:marBottom w:val="0"/>
          <w:divBdr>
            <w:top w:val="none" w:sz="0" w:space="0" w:color="auto"/>
            <w:left w:val="none" w:sz="0" w:space="0" w:color="auto"/>
            <w:bottom w:val="none" w:sz="0" w:space="0" w:color="auto"/>
            <w:right w:val="none" w:sz="0" w:space="0" w:color="auto"/>
          </w:divBdr>
        </w:div>
        <w:div w:id="494758014">
          <w:marLeft w:val="480"/>
          <w:marRight w:val="0"/>
          <w:marTop w:val="0"/>
          <w:marBottom w:val="0"/>
          <w:divBdr>
            <w:top w:val="none" w:sz="0" w:space="0" w:color="auto"/>
            <w:left w:val="none" w:sz="0" w:space="0" w:color="auto"/>
            <w:bottom w:val="none" w:sz="0" w:space="0" w:color="auto"/>
            <w:right w:val="none" w:sz="0" w:space="0" w:color="auto"/>
          </w:divBdr>
        </w:div>
        <w:div w:id="580334589">
          <w:marLeft w:val="480"/>
          <w:marRight w:val="0"/>
          <w:marTop w:val="0"/>
          <w:marBottom w:val="0"/>
          <w:divBdr>
            <w:top w:val="none" w:sz="0" w:space="0" w:color="auto"/>
            <w:left w:val="none" w:sz="0" w:space="0" w:color="auto"/>
            <w:bottom w:val="none" w:sz="0" w:space="0" w:color="auto"/>
            <w:right w:val="none" w:sz="0" w:space="0" w:color="auto"/>
          </w:divBdr>
        </w:div>
        <w:div w:id="590436514">
          <w:marLeft w:val="480"/>
          <w:marRight w:val="0"/>
          <w:marTop w:val="0"/>
          <w:marBottom w:val="0"/>
          <w:divBdr>
            <w:top w:val="none" w:sz="0" w:space="0" w:color="auto"/>
            <w:left w:val="none" w:sz="0" w:space="0" w:color="auto"/>
            <w:bottom w:val="none" w:sz="0" w:space="0" w:color="auto"/>
            <w:right w:val="none" w:sz="0" w:space="0" w:color="auto"/>
          </w:divBdr>
        </w:div>
        <w:div w:id="603998570">
          <w:marLeft w:val="480"/>
          <w:marRight w:val="0"/>
          <w:marTop w:val="0"/>
          <w:marBottom w:val="0"/>
          <w:divBdr>
            <w:top w:val="none" w:sz="0" w:space="0" w:color="auto"/>
            <w:left w:val="none" w:sz="0" w:space="0" w:color="auto"/>
            <w:bottom w:val="none" w:sz="0" w:space="0" w:color="auto"/>
            <w:right w:val="none" w:sz="0" w:space="0" w:color="auto"/>
          </w:divBdr>
        </w:div>
        <w:div w:id="636225358">
          <w:marLeft w:val="480"/>
          <w:marRight w:val="0"/>
          <w:marTop w:val="0"/>
          <w:marBottom w:val="0"/>
          <w:divBdr>
            <w:top w:val="none" w:sz="0" w:space="0" w:color="auto"/>
            <w:left w:val="none" w:sz="0" w:space="0" w:color="auto"/>
            <w:bottom w:val="none" w:sz="0" w:space="0" w:color="auto"/>
            <w:right w:val="none" w:sz="0" w:space="0" w:color="auto"/>
          </w:divBdr>
        </w:div>
        <w:div w:id="695665910">
          <w:marLeft w:val="480"/>
          <w:marRight w:val="0"/>
          <w:marTop w:val="0"/>
          <w:marBottom w:val="0"/>
          <w:divBdr>
            <w:top w:val="none" w:sz="0" w:space="0" w:color="auto"/>
            <w:left w:val="none" w:sz="0" w:space="0" w:color="auto"/>
            <w:bottom w:val="none" w:sz="0" w:space="0" w:color="auto"/>
            <w:right w:val="none" w:sz="0" w:space="0" w:color="auto"/>
          </w:divBdr>
        </w:div>
        <w:div w:id="717556141">
          <w:marLeft w:val="480"/>
          <w:marRight w:val="0"/>
          <w:marTop w:val="0"/>
          <w:marBottom w:val="0"/>
          <w:divBdr>
            <w:top w:val="none" w:sz="0" w:space="0" w:color="auto"/>
            <w:left w:val="none" w:sz="0" w:space="0" w:color="auto"/>
            <w:bottom w:val="none" w:sz="0" w:space="0" w:color="auto"/>
            <w:right w:val="none" w:sz="0" w:space="0" w:color="auto"/>
          </w:divBdr>
        </w:div>
        <w:div w:id="780685133">
          <w:marLeft w:val="480"/>
          <w:marRight w:val="0"/>
          <w:marTop w:val="0"/>
          <w:marBottom w:val="0"/>
          <w:divBdr>
            <w:top w:val="none" w:sz="0" w:space="0" w:color="auto"/>
            <w:left w:val="none" w:sz="0" w:space="0" w:color="auto"/>
            <w:bottom w:val="none" w:sz="0" w:space="0" w:color="auto"/>
            <w:right w:val="none" w:sz="0" w:space="0" w:color="auto"/>
          </w:divBdr>
        </w:div>
        <w:div w:id="817307526">
          <w:marLeft w:val="480"/>
          <w:marRight w:val="0"/>
          <w:marTop w:val="0"/>
          <w:marBottom w:val="0"/>
          <w:divBdr>
            <w:top w:val="none" w:sz="0" w:space="0" w:color="auto"/>
            <w:left w:val="none" w:sz="0" w:space="0" w:color="auto"/>
            <w:bottom w:val="none" w:sz="0" w:space="0" w:color="auto"/>
            <w:right w:val="none" w:sz="0" w:space="0" w:color="auto"/>
          </w:divBdr>
        </w:div>
        <w:div w:id="938173724">
          <w:marLeft w:val="480"/>
          <w:marRight w:val="0"/>
          <w:marTop w:val="0"/>
          <w:marBottom w:val="0"/>
          <w:divBdr>
            <w:top w:val="none" w:sz="0" w:space="0" w:color="auto"/>
            <w:left w:val="none" w:sz="0" w:space="0" w:color="auto"/>
            <w:bottom w:val="none" w:sz="0" w:space="0" w:color="auto"/>
            <w:right w:val="none" w:sz="0" w:space="0" w:color="auto"/>
          </w:divBdr>
        </w:div>
        <w:div w:id="978878347">
          <w:marLeft w:val="480"/>
          <w:marRight w:val="0"/>
          <w:marTop w:val="0"/>
          <w:marBottom w:val="0"/>
          <w:divBdr>
            <w:top w:val="none" w:sz="0" w:space="0" w:color="auto"/>
            <w:left w:val="none" w:sz="0" w:space="0" w:color="auto"/>
            <w:bottom w:val="none" w:sz="0" w:space="0" w:color="auto"/>
            <w:right w:val="none" w:sz="0" w:space="0" w:color="auto"/>
          </w:divBdr>
        </w:div>
        <w:div w:id="1031340781">
          <w:marLeft w:val="480"/>
          <w:marRight w:val="0"/>
          <w:marTop w:val="0"/>
          <w:marBottom w:val="0"/>
          <w:divBdr>
            <w:top w:val="none" w:sz="0" w:space="0" w:color="auto"/>
            <w:left w:val="none" w:sz="0" w:space="0" w:color="auto"/>
            <w:bottom w:val="none" w:sz="0" w:space="0" w:color="auto"/>
            <w:right w:val="none" w:sz="0" w:space="0" w:color="auto"/>
          </w:divBdr>
        </w:div>
        <w:div w:id="1051072918">
          <w:marLeft w:val="480"/>
          <w:marRight w:val="0"/>
          <w:marTop w:val="0"/>
          <w:marBottom w:val="0"/>
          <w:divBdr>
            <w:top w:val="none" w:sz="0" w:space="0" w:color="auto"/>
            <w:left w:val="none" w:sz="0" w:space="0" w:color="auto"/>
            <w:bottom w:val="none" w:sz="0" w:space="0" w:color="auto"/>
            <w:right w:val="none" w:sz="0" w:space="0" w:color="auto"/>
          </w:divBdr>
        </w:div>
        <w:div w:id="1160460307">
          <w:marLeft w:val="480"/>
          <w:marRight w:val="0"/>
          <w:marTop w:val="0"/>
          <w:marBottom w:val="0"/>
          <w:divBdr>
            <w:top w:val="none" w:sz="0" w:space="0" w:color="auto"/>
            <w:left w:val="none" w:sz="0" w:space="0" w:color="auto"/>
            <w:bottom w:val="none" w:sz="0" w:space="0" w:color="auto"/>
            <w:right w:val="none" w:sz="0" w:space="0" w:color="auto"/>
          </w:divBdr>
        </w:div>
        <w:div w:id="1194658364">
          <w:marLeft w:val="480"/>
          <w:marRight w:val="0"/>
          <w:marTop w:val="0"/>
          <w:marBottom w:val="0"/>
          <w:divBdr>
            <w:top w:val="none" w:sz="0" w:space="0" w:color="auto"/>
            <w:left w:val="none" w:sz="0" w:space="0" w:color="auto"/>
            <w:bottom w:val="none" w:sz="0" w:space="0" w:color="auto"/>
            <w:right w:val="none" w:sz="0" w:space="0" w:color="auto"/>
          </w:divBdr>
        </w:div>
        <w:div w:id="1282879795">
          <w:marLeft w:val="480"/>
          <w:marRight w:val="0"/>
          <w:marTop w:val="0"/>
          <w:marBottom w:val="0"/>
          <w:divBdr>
            <w:top w:val="none" w:sz="0" w:space="0" w:color="auto"/>
            <w:left w:val="none" w:sz="0" w:space="0" w:color="auto"/>
            <w:bottom w:val="none" w:sz="0" w:space="0" w:color="auto"/>
            <w:right w:val="none" w:sz="0" w:space="0" w:color="auto"/>
          </w:divBdr>
        </w:div>
        <w:div w:id="1306203145">
          <w:marLeft w:val="480"/>
          <w:marRight w:val="0"/>
          <w:marTop w:val="0"/>
          <w:marBottom w:val="0"/>
          <w:divBdr>
            <w:top w:val="none" w:sz="0" w:space="0" w:color="auto"/>
            <w:left w:val="none" w:sz="0" w:space="0" w:color="auto"/>
            <w:bottom w:val="none" w:sz="0" w:space="0" w:color="auto"/>
            <w:right w:val="none" w:sz="0" w:space="0" w:color="auto"/>
          </w:divBdr>
        </w:div>
        <w:div w:id="1347437165">
          <w:marLeft w:val="480"/>
          <w:marRight w:val="0"/>
          <w:marTop w:val="0"/>
          <w:marBottom w:val="0"/>
          <w:divBdr>
            <w:top w:val="none" w:sz="0" w:space="0" w:color="auto"/>
            <w:left w:val="none" w:sz="0" w:space="0" w:color="auto"/>
            <w:bottom w:val="none" w:sz="0" w:space="0" w:color="auto"/>
            <w:right w:val="none" w:sz="0" w:space="0" w:color="auto"/>
          </w:divBdr>
        </w:div>
        <w:div w:id="1351645692">
          <w:marLeft w:val="480"/>
          <w:marRight w:val="0"/>
          <w:marTop w:val="0"/>
          <w:marBottom w:val="0"/>
          <w:divBdr>
            <w:top w:val="none" w:sz="0" w:space="0" w:color="auto"/>
            <w:left w:val="none" w:sz="0" w:space="0" w:color="auto"/>
            <w:bottom w:val="none" w:sz="0" w:space="0" w:color="auto"/>
            <w:right w:val="none" w:sz="0" w:space="0" w:color="auto"/>
          </w:divBdr>
        </w:div>
        <w:div w:id="1358384424">
          <w:marLeft w:val="480"/>
          <w:marRight w:val="0"/>
          <w:marTop w:val="0"/>
          <w:marBottom w:val="0"/>
          <w:divBdr>
            <w:top w:val="none" w:sz="0" w:space="0" w:color="auto"/>
            <w:left w:val="none" w:sz="0" w:space="0" w:color="auto"/>
            <w:bottom w:val="none" w:sz="0" w:space="0" w:color="auto"/>
            <w:right w:val="none" w:sz="0" w:space="0" w:color="auto"/>
          </w:divBdr>
        </w:div>
        <w:div w:id="1365904767">
          <w:marLeft w:val="480"/>
          <w:marRight w:val="0"/>
          <w:marTop w:val="0"/>
          <w:marBottom w:val="0"/>
          <w:divBdr>
            <w:top w:val="none" w:sz="0" w:space="0" w:color="auto"/>
            <w:left w:val="none" w:sz="0" w:space="0" w:color="auto"/>
            <w:bottom w:val="none" w:sz="0" w:space="0" w:color="auto"/>
            <w:right w:val="none" w:sz="0" w:space="0" w:color="auto"/>
          </w:divBdr>
        </w:div>
        <w:div w:id="1417941848">
          <w:marLeft w:val="480"/>
          <w:marRight w:val="0"/>
          <w:marTop w:val="0"/>
          <w:marBottom w:val="0"/>
          <w:divBdr>
            <w:top w:val="none" w:sz="0" w:space="0" w:color="auto"/>
            <w:left w:val="none" w:sz="0" w:space="0" w:color="auto"/>
            <w:bottom w:val="none" w:sz="0" w:space="0" w:color="auto"/>
            <w:right w:val="none" w:sz="0" w:space="0" w:color="auto"/>
          </w:divBdr>
        </w:div>
        <w:div w:id="1440759123">
          <w:marLeft w:val="480"/>
          <w:marRight w:val="0"/>
          <w:marTop w:val="0"/>
          <w:marBottom w:val="0"/>
          <w:divBdr>
            <w:top w:val="none" w:sz="0" w:space="0" w:color="auto"/>
            <w:left w:val="none" w:sz="0" w:space="0" w:color="auto"/>
            <w:bottom w:val="none" w:sz="0" w:space="0" w:color="auto"/>
            <w:right w:val="none" w:sz="0" w:space="0" w:color="auto"/>
          </w:divBdr>
        </w:div>
        <w:div w:id="1547835792">
          <w:marLeft w:val="480"/>
          <w:marRight w:val="0"/>
          <w:marTop w:val="0"/>
          <w:marBottom w:val="0"/>
          <w:divBdr>
            <w:top w:val="none" w:sz="0" w:space="0" w:color="auto"/>
            <w:left w:val="none" w:sz="0" w:space="0" w:color="auto"/>
            <w:bottom w:val="none" w:sz="0" w:space="0" w:color="auto"/>
            <w:right w:val="none" w:sz="0" w:space="0" w:color="auto"/>
          </w:divBdr>
        </w:div>
        <w:div w:id="1564834279">
          <w:marLeft w:val="480"/>
          <w:marRight w:val="0"/>
          <w:marTop w:val="0"/>
          <w:marBottom w:val="0"/>
          <w:divBdr>
            <w:top w:val="none" w:sz="0" w:space="0" w:color="auto"/>
            <w:left w:val="none" w:sz="0" w:space="0" w:color="auto"/>
            <w:bottom w:val="none" w:sz="0" w:space="0" w:color="auto"/>
            <w:right w:val="none" w:sz="0" w:space="0" w:color="auto"/>
          </w:divBdr>
        </w:div>
        <w:div w:id="1591692444">
          <w:marLeft w:val="480"/>
          <w:marRight w:val="0"/>
          <w:marTop w:val="0"/>
          <w:marBottom w:val="0"/>
          <w:divBdr>
            <w:top w:val="none" w:sz="0" w:space="0" w:color="auto"/>
            <w:left w:val="none" w:sz="0" w:space="0" w:color="auto"/>
            <w:bottom w:val="none" w:sz="0" w:space="0" w:color="auto"/>
            <w:right w:val="none" w:sz="0" w:space="0" w:color="auto"/>
          </w:divBdr>
        </w:div>
        <w:div w:id="1636179838">
          <w:marLeft w:val="480"/>
          <w:marRight w:val="0"/>
          <w:marTop w:val="0"/>
          <w:marBottom w:val="0"/>
          <w:divBdr>
            <w:top w:val="none" w:sz="0" w:space="0" w:color="auto"/>
            <w:left w:val="none" w:sz="0" w:space="0" w:color="auto"/>
            <w:bottom w:val="none" w:sz="0" w:space="0" w:color="auto"/>
            <w:right w:val="none" w:sz="0" w:space="0" w:color="auto"/>
          </w:divBdr>
        </w:div>
        <w:div w:id="1733385493">
          <w:marLeft w:val="480"/>
          <w:marRight w:val="0"/>
          <w:marTop w:val="0"/>
          <w:marBottom w:val="0"/>
          <w:divBdr>
            <w:top w:val="none" w:sz="0" w:space="0" w:color="auto"/>
            <w:left w:val="none" w:sz="0" w:space="0" w:color="auto"/>
            <w:bottom w:val="none" w:sz="0" w:space="0" w:color="auto"/>
            <w:right w:val="none" w:sz="0" w:space="0" w:color="auto"/>
          </w:divBdr>
        </w:div>
        <w:div w:id="1880968800">
          <w:marLeft w:val="480"/>
          <w:marRight w:val="0"/>
          <w:marTop w:val="0"/>
          <w:marBottom w:val="0"/>
          <w:divBdr>
            <w:top w:val="none" w:sz="0" w:space="0" w:color="auto"/>
            <w:left w:val="none" w:sz="0" w:space="0" w:color="auto"/>
            <w:bottom w:val="none" w:sz="0" w:space="0" w:color="auto"/>
            <w:right w:val="none" w:sz="0" w:space="0" w:color="auto"/>
          </w:divBdr>
        </w:div>
        <w:div w:id="1882325353">
          <w:marLeft w:val="480"/>
          <w:marRight w:val="0"/>
          <w:marTop w:val="0"/>
          <w:marBottom w:val="0"/>
          <w:divBdr>
            <w:top w:val="none" w:sz="0" w:space="0" w:color="auto"/>
            <w:left w:val="none" w:sz="0" w:space="0" w:color="auto"/>
            <w:bottom w:val="none" w:sz="0" w:space="0" w:color="auto"/>
            <w:right w:val="none" w:sz="0" w:space="0" w:color="auto"/>
          </w:divBdr>
        </w:div>
        <w:div w:id="1996914539">
          <w:marLeft w:val="480"/>
          <w:marRight w:val="0"/>
          <w:marTop w:val="0"/>
          <w:marBottom w:val="0"/>
          <w:divBdr>
            <w:top w:val="none" w:sz="0" w:space="0" w:color="auto"/>
            <w:left w:val="none" w:sz="0" w:space="0" w:color="auto"/>
            <w:bottom w:val="none" w:sz="0" w:space="0" w:color="auto"/>
            <w:right w:val="none" w:sz="0" w:space="0" w:color="auto"/>
          </w:divBdr>
        </w:div>
        <w:div w:id="2020693229">
          <w:marLeft w:val="480"/>
          <w:marRight w:val="0"/>
          <w:marTop w:val="0"/>
          <w:marBottom w:val="0"/>
          <w:divBdr>
            <w:top w:val="none" w:sz="0" w:space="0" w:color="auto"/>
            <w:left w:val="none" w:sz="0" w:space="0" w:color="auto"/>
            <w:bottom w:val="none" w:sz="0" w:space="0" w:color="auto"/>
            <w:right w:val="none" w:sz="0" w:space="0" w:color="auto"/>
          </w:divBdr>
        </w:div>
        <w:div w:id="2054308129">
          <w:marLeft w:val="480"/>
          <w:marRight w:val="0"/>
          <w:marTop w:val="0"/>
          <w:marBottom w:val="0"/>
          <w:divBdr>
            <w:top w:val="none" w:sz="0" w:space="0" w:color="auto"/>
            <w:left w:val="none" w:sz="0" w:space="0" w:color="auto"/>
            <w:bottom w:val="none" w:sz="0" w:space="0" w:color="auto"/>
            <w:right w:val="none" w:sz="0" w:space="0" w:color="auto"/>
          </w:divBdr>
        </w:div>
        <w:div w:id="2077314377">
          <w:marLeft w:val="480"/>
          <w:marRight w:val="0"/>
          <w:marTop w:val="0"/>
          <w:marBottom w:val="0"/>
          <w:divBdr>
            <w:top w:val="none" w:sz="0" w:space="0" w:color="auto"/>
            <w:left w:val="none" w:sz="0" w:space="0" w:color="auto"/>
            <w:bottom w:val="none" w:sz="0" w:space="0" w:color="auto"/>
            <w:right w:val="none" w:sz="0" w:space="0" w:color="auto"/>
          </w:divBdr>
        </w:div>
        <w:div w:id="2097939015">
          <w:marLeft w:val="480"/>
          <w:marRight w:val="0"/>
          <w:marTop w:val="0"/>
          <w:marBottom w:val="0"/>
          <w:divBdr>
            <w:top w:val="none" w:sz="0" w:space="0" w:color="auto"/>
            <w:left w:val="none" w:sz="0" w:space="0" w:color="auto"/>
            <w:bottom w:val="none" w:sz="0" w:space="0" w:color="auto"/>
            <w:right w:val="none" w:sz="0" w:space="0" w:color="auto"/>
          </w:divBdr>
        </w:div>
      </w:divsChild>
    </w:div>
    <w:div w:id="935360452">
      <w:bodyDiv w:val="1"/>
      <w:marLeft w:val="0"/>
      <w:marRight w:val="0"/>
      <w:marTop w:val="0"/>
      <w:marBottom w:val="0"/>
      <w:divBdr>
        <w:top w:val="none" w:sz="0" w:space="0" w:color="auto"/>
        <w:left w:val="none" w:sz="0" w:space="0" w:color="auto"/>
        <w:bottom w:val="none" w:sz="0" w:space="0" w:color="auto"/>
        <w:right w:val="none" w:sz="0" w:space="0" w:color="auto"/>
      </w:divBdr>
    </w:div>
    <w:div w:id="943075812">
      <w:bodyDiv w:val="1"/>
      <w:marLeft w:val="0"/>
      <w:marRight w:val="0"/>
      <w:marTop w:val="0"/>
      <w:marBottom w:val="0"/>
      <w:divBdr>
        <w:top w:val="none" w:sz="0" w:space="0" w:color="auto"/>
        <w:left w:val="none" w:sz="0" w:space="0" w:color="auto"/>
        <w:bottom w:val="none" w:sz="0" w:space="0" w:color="auto"/>
        <w:right w:val="none" w:sz="0" w:space="0" w:color="auto"/>
      </w:divBdr>
    </w:div>
    <w:div w:id="944649781">
      <w:bodyDiv w:val="1"/>
      <w:marLeft w:val="0"/>
      <w:marRight w:val="0"/>
      <w:marTop w:val="0"/>
      <w:marBottom w:val="0"/>
      <w:divBdr>
        <w:top w:val="none" w:sz="0" w:space="0" w:color="auto"/>
        <w:left w:val="none" w:sz="0" w:space="0" w:color="auto"/>
        <w:bottom w:val="none" w:sz="0" w:space="0" w:color="auto"/>
        <w:right w:val="none" w:sz="0" w:space="0" w:color="auto"/>
      </w:divBdr>
      <w:divsChild>
        <w:div w:id="1393426467">
          <w:marLeft w:val="480"/>
          <w:marRight w:val="0"/>
          <w:marTop w:val="0"/>
          <w:marBottom w:val="0"/>
          <w:divBdr>
            <w:top w:val="none" w:sz="0" w:space="0" w:color="auto"/>
            <w:left w:val="none" w:sz="0" w:space="0" w:color="auto"/>
            <w:bottom w:val="none" w:sz="0" w:space="0" w:color="auto"/>
            <w:right w:val="none" w:sz="0" w:space="0" w:color="auto"/>
          </w:divBdr>
        </w:div>
      </w:divsChild>
    </w:div>
    <w:div w:id="950090826">
      <w:bodyDiv w:val="1"/>
      <w:marLeft w:val="0"/>
      <w:marRight w:val="0"/>
      <w:marTop w:val="0"/>
      <w:marBottom w:val="0"/>
      <w:divBdr>
        <w:top w:val="none" w:sz="0" w:space="0" w:color="auto"/>
        <w:left w:val="none" w:sz="0" w:space="0" w:color="auto"/>
        <w:bottom w:val="none" w:sz="0" w:space="0" w:color="auto"/>
        <w:right w:val="none" w:sz="0" w:space="0" w:color="auto"/>
      </w:divBdr>
    </w:div>
    <w:div w:id="950554800">
      <w:bodyDiv w:val="1"/>
      <w:marLeft w:val="0"/>
      <w:marRight w:val="0"/>
      <w:marTop w:val="0"/>
      <w:marBottom w:val="0"/>
      <w:divBdr>
        <w:top w:val="none" w:sz="0" w:space="0" w:color="auto"/>
        <w:left w:val="none" w:sz="0" w:space="0" w:color="auto"/>
        <w:bottom w:val="none" w:sz="0" w:space="0" w:color="auto"/>
        <w:right w:val="none" w:sz="0" w:space="0" w:color="auto"/>
      </w:divBdr>
    </w:div>
    <w:div w:id="954679586">
      <w:bodyDiv w:val="1"/>
      <w:marLeft w:val="0"/>
      <w:marRight w:val="0"/>
      <w:marTop w:val="0"/>
      <w:marBottom w:val="0"/>
      <w:divBdr>
        <w:top w:val="none" w:sz="0" w:space="0" w:color="auto"/>
        <w:left w:val="none" w:sz="0" w:space="0" w:color="auto"/>
        <w:bottom w:val="none" w:sz="0" w:space="0" w:color="auto"/>
        <w:right w:val="none" w:sz="0" w:space="0" w:color="auto"/>
      </w:divBdr>
    </w:div>
    <w:div w:id="957563509">
      <w:bodyDiv w:val="1"/>
      <w:marLeft w:val="0"/>
      <w:marRight w:val="0"/>
      <w:marTop w:val="0"/>
      <w:marBottom w:val="0"/>
      <w:divBdr>
        <w:top w:val="none" w:sz="0" w:space="0" w:color="auto"/>
        <w:left w:val="none" w:sz="0" w:space="0" w:color="auto"/>
        <w:bottom w:val="none" w:sz="0" w:space="0" w:color="auto"/>
        <w:right w:val="none" w:sz="0" w:space="0" w:color="auto"/>
      </w:divBdr>
    </w:div>
    <w:div w:id="958997917">
      <w:bodyDiv w:val="1"/>
      <w:marLeft w:val="0"/>
      <w:marRight w:val="0"/>
      <w:marTop w:val="0"/>
      <w:marBottom w:val="0"/>
      <w:divBdr>
        <w:top w:val="none" w:sz="0" w:space="0" w:color="auto"/>
        <w:left w:val="none" w:sz="0" w:space="0" w:color="auto"/>
        <w:bottom w:val="none" w:sz="0" w:space="0" w:color="auto"/>
        <w:right w:val="none" w:sz="0" w:space="0" w:color="auto"/>
      </w:divBdr>
    </w:div>
    <w:div w:id="961375592">
      <w:bodyDiv w:val="1"/>
      <w:marLeft w:val="0"/>
      <w:marRight w:val="0"/>
      <w:marTop w:val="0"/>
      <w:marBottom w:val="0"/>
      <w:divBdr>
        <w:top w:val="none" w:sz="0" w:space="0" w:color="auto"/>
        <w:left w:val="none" w:sz="0" w:space="0" w:color="auto"/>
        <w:bottom w:val="none" w:sz="0" w:space="0" w:color="auto"/>
        <w:right w:val="none" w:sz="0" w:space="0" w:color="auto"/>
      </w:divBdr>
    </w:div>
    <w:div w:id="966593731">
      <w:bodyDiv w:val="1"/>
      <w:marLeft w:val="0"/>
      <w:marRight w:val="0"/>
      <w:marTop w:val="0"/>
      <w:marBottom w:val="0"/>
      <w:divBdr>
        <w:top w:val="none" w:sz="0" w:space="0" w:color="auto"/>
        <w:left w:val="none" w:sz="0" w:space="0" w:color="auto"/>
        <w:bottom w:val="none" w:sz="0" w:space="0" w:color="auto"/>
        <w:right w:val="none" w:sz="0" w:space="0" w:color="auto"/>
      </w:divBdr>
    </w:div>
    <w:div w:id="972909445">
      <w:bodyDiv w:val="1"/>
      <w:marLeft w:val="0"/>
      <w:marRight w:val="0"/>
      <w:marTop w:val="0"/>
      <w:marBottom w:val="0"/>
      <w:divBdr>
        <w:top w:val="none" w:sz="0" w:space="0" w:color="auto"/>
        <w:left w:val="none" w:sz="0" w:space="0" w:color="auto"/>
        <w:bottom w:val="none" w:sz="0" w:space="0" w:color="auto"/>
        <w:right w:val="none" w:sz="0" w:space="0" w:color="auto"/>
      </w:divBdr>
    </w:div>
    <w:div w:id="973170494">
      <w:bodyDiv w:val="1"/>
      <w:marLeft w:val="0"/>
      <w:marRight w:val="0"/>
      <w:marTop w:val="0"/>
      <w:marBottom w:val="0"/>
      <w:divBdr>
        <w:top w:val="none" w:sz="0" w:space="0" w:color="auto"/>
        <w:left w:val="none" w:sz="0" w:space="0" w:color="auto"/>
        <w:bottom w:val="none" w:sz="0" w:space="0" w:color="auto"/>
        <w:right w:val="none" w:sz="0" w:space="0" w:color="auto"/>
      </w:divBdr>
    </w:div>
    <w:div w:id="983042880">
      <w:bodyDiv w:val="1"/>
      <w:marLeft w:val="0"/>
      <w:marRight w:val="0"/>
      <w:marTop w:val="0"/>
      <w:marBottom w:val="0"/>
      <w:divBdr>
        <w:top w:val="none" w:sz="0" w:space="0" w:color="auto"/>
        <w:left w:val="none" w:sz="0" w:space="0" w:color="auto"/>
        <w:bottom w:val="none" w:sz="0" w:space="0" w:color="auto"/>
        <w:right w:val="none" w:sz="0" w:space="0" w:color="auto"/>
      </w:divBdr>
    </w:div>
    <w:div w:id="984898650">
      <w:bodyDiv w:val="1"/>
      <w:marLeft w:val="0"/>
      <w:marRight w:val="0"/>
      <w:marTop w:val="0"/>
      <w:marBottom w:val="0"/>
      <w:divBdr>
        <w:top w:val="none" w:sz="0" w:space="0" w:color="auto"/>
        <w:left w:val="none" w:sz="0" w:space="0" w:color="auto"/>
        <w:bottom w:val="none" w:sz="0" w:space="0" w:color="auto"/>
        <w:right w:val="none" w:sz="0" w:space="0" w:color="auto"/>
      </w:divBdr>
    </w:div>
    <w:div w:id="985744887">
      <w:bodyDiv w:val="1"/>
      <w:marLeft w:val="0"/>
      <w:marRight w:val="0"/>
      <w:marTop w:val="0"/>
      <w:marBottom w:val="0"/>
      <w:divBdr>
        <w:top w:val="none" w:sz="0" w:space="0" w:color="auto"/>
        <w:left w:val="none" w:sz="0" w:space="0" w:color="auto"/>
        <w:bottom w:val="none" w:sz="0" w:space="0" w:color="auto"/>
        <w:right w:val="none" w:sz="0" w:space="0" w:color="auto"/>
      </w:divBdr>
    </w:div>
    <w:div w:id="986861404">
      <w:bodyDiv w:val="1"/>
      <w:marLeft w:val="0"/>
      <w:marRight w:val="0"/>
      <w:marTop w:val="0"/>
      <w:marBottom w:val="0"/>
      <w:divBdr>
        <w:top w:val="none" w:sz="0" w:space="0" w:color="auto"/>
        <w:left w:val="none" w:sz="0" w:space="0" w:color="auto"/>
        <w:bottom w:val="none" w:sz="0" w:space="0" w:color="auto"/>
        <w:right w:val="none" w:sz="0" w:space="0" w:color="auto"/>
      </w:divBdr>
    </w:div>
    <w:div w:id="988510129">
      <w:bodyDiv w:val="1"/>
      <w:marLeft w:val="0"/>
      <w:marRight w:val="0"/>
      <w:marTop w:val="0"/>
      <w:marBottom w:val="0"/>
      <w:divBdr>
        <w:top w:val="none" w:sz="0" w:space="0" w:color="auto"/>
        <w:left w:val="none" w:sz="0" w:space="0" w:color="auto"/>
        <w:bottom w:val="none" w:sz="0" w:space="0" w:color="auto"/>
        <w:right w:val="none" w:sz="0" w:space="0" w:color="auto"/>
      </w:divBdr>
    </w:div>
    <w:div w:id="990257610">
      <w:bodyDiv w:val="1"/>
      <w:marLeft w:val="0"/>
      <w:marRight w:val="0"/>
      <w:marTop w:val="0"/>
      <w:marBottom w:val="0"/>
      <w:divBdr>
        <w:top w:val="none" w:sz="0" w:space="0" w:color="auto"/>
        <w:left w:val="none" w:sz="0" w:space="0" w:color="auto"/>
        <w:bottom w:val="none" w:sz="0" w:space="0" w:color="auto"/>
        <w:right w:val="none" w:sz="0" w:space="0" w:color="auto"/>
      </w:divBdr>
    </w:div>
    <w:div w:id="990475674">
      <w:bodyDiv w:val="1"/>
      <w:marLeft w:val="0"/>
      <w:marRight w:val="0"/>
      <w:marTop w:val="0"/>
      <w:marBottom w:val="0"/>
      <w:divBdr>
        <w:top w:val="none" w:sz="0" w:space="0" w:color="auto"/>
        <w:left w:val="none" w:sz="0" w:space="0" w:color="auto"/>
        <w:bottom w:val="none" w:sz="0" w:space="0" w:color="auto"/>
        <w:right w:val="none" w:sz="0" w:space="0" w:color="auto"/>
      </w:divBdr>
    </w:div>
    <w:div w:id="992370487">
      <w:bodyDiv w:val="1"/>
      <w:marLeft w:val="0"/>
      <w:marRight w:val="0"/>
      <w:marTop w:val="0"/>
      <w:marBottom w:val="0"/>
      <w:divBdr>
        <w:top w:val="none" w:sz="0" w:space="0" w:color="auto"/>
        <w:left w:val="none" w:sz="0" w:space="0" w:color="auto"/>
        <w:bottom w:val="none" w:sz="0" w:space="0" w:color="auto"/>
        <w:right w:val="none" w:sz="0" w:space="0" w:color="auto"/>
      </w:divBdr>
    </w:div>
    <w:div w:id="995378604">
      <w:bodyDiv w:val="1"/>
      <w:marLeft w:val="0"/>
      <w:marRight w:val="0"/>
      <w:marTop w:val="0"/>
      <w:marBottom w:val="0"/>
      <w:divBdr>
        <w:top w:val="none" w:sz="0" w:space="0" w:color="auto"/>
        <w:left w:val="none" w:sz="0" w:space="0" w:color="auto"/>
        <w:bottom w:val="none" w:sz="0" w:space="0" w:color="auto"/>
        <w:right w:val="none" w:sz="0" w:space="0" w:color="auto"/>
      </w:divBdr>
    </w:div>
    <w:div w:id="1000960216">
      <w:bodyDiv w:val="1"/>
      <w:marLeft w:val="0"/>
      <w:marRight w:val="0"/>
      <w:marTop w:val="0"/>
      <w:marBottom w:val="0"/>
      <w:divBdr>
        <w:top w:val="none" w:sz="0" w:space="0" w:color="auto"/>
        <w:left w:val="none" w:sz="0" w:space="0" w:color="auto"/>
        <w:bottom w:val="none" w:sz="0" w:space="0" w:color="auto"/>
        <w:right w:val="none" w:sz="0" w:space="0" w:color="auto"/>
      </w:divBdr>
      <w:divsChild>
        <w:div w:id="98725601">
          <w:marLeft w:val="480"/>
          <w:marRight w:val="0"/>
          <w:marTop w:val="0"/>
          <w:marBottom w:val="0"/>
          <w:divBdr>
            <w:top w:val="none" w:sz="0" w:space="0" w:color="auto"/>
            <w:left w:val="none" w:sz="0" w:space="0" w:color="auto"/>
            <w:bottom w:val="none" w:sz="0" w:space="0" w:color="auto"/>
            <w:right w:val="none" w:sz="0" w:space="0" w:color="auto"/>
          </w:divBdr>
        </w:div>
        <w:div w:id="178467904">
          <w:marLeft w:val="480"/>
          <w:marRight w:val="0"/>
          <w:marTop w:val="0"/>
          <w:marBottom w:val="0"/>
          <w:divBdr>
            <w:top w:val="none" w:sz="0" w:space="0" w:color="auto"/>
            <w:left w:val="none" w:sz="0" w:space="0" w:color="auto"/>
            <w:bottom w:val="none" w:sz="0" w:space="0" w:color="auto"/>
            <w:right w:val="none" w:sz="0" w:space="0" w:color="auto"/>
          </w:divBdr>
        </w:div>
        <w:div w:id="200091806">
          <w:marLeft w:val="480"/>
          <w:marRight w:val="0"/>
          <w:marTop w:val="0"/>
          <w:marBottom w:val="0"/>
          <w:divBdr>
            <w:top w:val="none" w:sz="0" w:space="0" w:color="auto"/>
            <w:left w:val="none" w:sz="0" w:space="0" w:color="auto"/>
            <w:bottom w:val="none" w:sz="0" w:space="0" w:color="auto"/>
            <w:right w:val="none" w:sz="0" w:space="0" w:color="auto"/>
          </w:divBdr>
        </w:div>
        <w:div w:id="341325709">
          <w:marLeft w:val="480"/>
          <w:marRight w:val="0"/>
          <w:marTop w:val="0"/>
          <w:marBottom w:val="0"/>
          <w:divBdr>
            <w:top w:val="none" w:sz="0" w:space="0" w:color="auto"/>
            <w:left w:val="none" w:sz="0" w:space="0" w:color="auto"/>
            <w:bottom w:val="none" w:sz="0" w:space="0" w:color="auto"/>
            <w:right w:val="none" w:sz="0" w:space="0" w:color="auto"/>
          </w:divBdr>
        </w:div>
        <w:div w:id="372580596">
          <w:marLeft w:val="480"/>
          <w:marRight w:val="0"/>
          <w:marTop w:val="0"/>
          <w:marBottom w:val="0"/>
          <w:divBdr>
            <w:top w:val="none" w:sz="0" w:space="0" w:color="auto"/>
            <w:left w:val="none" w:sz="0" w:space="0" w:color="auto"/>
            <w:bottom w:val="none" w:sz="0" w:space="0" w:color="auto"/>
            <w:right w:val="none" w:sz="0" w:space="0" w:color="auto"/>
          </w:divBdr>
        </w:div>
        <w:div w:id="502015359">
          <w:marLeft w:val="480"/>
          <w:marRight w:val="0"/>
          <w:marTop w:val="0"/>
          <w:marBottom w:val="0"/>
          <w:divBdr>
            <w:top w:val="none" w:sz="0" w:space="0" w:color="auto"/>
            <w:left w:val="none" w:sz="0" w:space="0" w:color="auto"/>
            <w:bottom w:val="none" w:sz="0" w:space="0" w:color="auto"/>
            <w:right w:val="none" w:sz="0" w:space="0" w:color="auto"/>
          </w:divBdr>
        </w:div>
        <w:div w:id="797454335">
          <w:marLeft w:val="480"/>
          <w:marRight w:val="0"/>
          <w:marTop w:val="0"/>
          <w:marBottom w:val="0"/>
          <w:divBdr>
            <w:top w:val="none" w:sz="0" w:space="0" w:color="auto"/>
            <w:left w:val="none" w:sz="0" w:space="0" w:color="auto"/>
            <w:bottom w:val="none" w:sz="0" w:space="0" w:color="auto"/>
            <w:right w:val="none" w:sz="0" w:space="0" w:color="auto"/>
          </w:divBdr>
        </w:div>
        <w:div w:id="846559679">
          <w:marLeft w:val="480"/>
          <w:marRight w:val="0"/>
          <w:marTop w:val="0"/>
          <w:marBottom w:val="0"/>
          <w:divBdr>
            <w:top w:val="none" w:sz="0" w:space="0" w:color="auto"/>
            <w:left w:val="none" w:sz="0" w:space="0" w:color="auto"/>
            <w:bottom w:val="none" w:sz="0" w:space="0" w:color="auto"/>
            <w:right w:val="none" w:sz="0" w:space="0" w:color="auto"/>
          </w:divBdr>
        </w:div>
        <w:div w:id="1048647648">
          <w:marLeft w:val="480"/>
          <w:marRight w:val="0"/>
          <w:marTop w:val="0"/>
          <w:marBottom w:val="0"/>
          <w:divBdr>
            <w:top w:val="none" w:sz="0" w:space="0" w:color="auto"/>
            <w:left w:val="none" w:sz="0" w:space="0" w:color="auto"/>
            <w:bottom w:val="none" w:sz="0" w:space="0" w:color="auto"/>
            <w:right w:val="none" w:sz="0" w:space="0" w:color="auto"/>
          </w:divBdr>
        </w:div>
        <w:div w:id="1063915755">
          <w:marLeft w:val="480"/>
          <w:marRight w:val="0"/>
          <w:marTop w:val="0"/>
          <w:marBottom w:val="0"/>
          <w:divBdr>
            <w:top w:val="none" w:sz="0" w:space="0" w:color="auto"/>
            <w:left w:val="none" w:sz="0" w:space="0" w:color="auto"/>
            <w:bottom w:val="none" w:sz="0" w:space="0" w:color="auto"/>
            <w:right w:val="none" w:sz="0" w:space="0" w:color="auto"/>
          </w:divBdr>
        </w:div>
        <w:div w:id="1120957513">
          <w:marLeft w:val="480"/>
          <w:marRight w:val="0"/>
          <w:marTop w:val="0"/>
          <w:marBottom w:val="0"/>
          <w:divBdr>
            <w:top w:val="none" w:sz="0" w:space="0" w:color="auto"/>
            <w:left w:val="none" w:sz="0" w:space="0" w:color="auto"/>
            <w:bottom w:val="none" w:sz="0" w:space="0" w:color="auto"/>
            <w:right w:val="none" w:sz="0" w:space="0" w:color="auto"/>
          </w:divBdr>
        </w:div>
        <w:div w:id="1215315385">
          <w:marLeft w:val="480"/>
          <w:marRight w:val="0"/>
          <w:marTop w:val="0"/>
          <w:marBottom w:val="0"/>
          <w:divBdr>
            <w:top w:val="none" w:sz="0" w:space="0" w:color="auto"/>
            <w:left w:val="none" w:sz="0" w:space="0" w:color="auto"/>
            <w:bottom w:val="none" w:sz="0" w:space="0" w:color="auto"/>
            <w:right w:val="none" w:sz="0" w:space="0" w:color="auto"/>
          </w:divBdr>
        </w:div>
        <w:div w:id="1298803474">
          <w:marLeft w:val="480"/>
          <w:marRight w:val="0"/>
          <w:marTop w:val="0"/>
          <w:marBottom w:val="0"/>
          <w:divBdr>
            <w:top w:val="none" w:sz="0" w:space="0" w:color="auto"/>
            <w:left w:val="none" w:sz="0" w:space="0" w:color="auto"/>
            <w:bottom w:val="none" w:sz="0" w:space="0" w:color="auto"/>
            <w:right w:val="none" w:sz="0" w:space="0" w:color="auto"/>
          </w:divBdr>
        </w:div>
        <w:div w:id="1318416484">
          <w:marLeft w:val="480"/>
          <w:marRight w:val="0"/>
          <w:marTop w:val="0"/>
          <w:marBottom w:val="0"/>
          <w:divBdr>
            <w:top w:val="none" w:sz="0" w:space="0" w:color="auto"/>
            <w:left w:val="none" w:sz="0" w:space="0" w:color="auto"/>
            <w:bottom w:val="none" w:sz="0" w:space="0" w:color="auto"/>
            <w:right w:val="none" w:sz="0" w:space="0" w:color="auto"/>
          </w:divBdr>
        </w:div>
        <w:div w:id="1345865678">
          <w:marLeft w:val="480"/>
          <w:marRight w:val="0"/>
          <w:marTop w:val="0"/>
          <w:marBottom w:val="0"/>
          <w:divBdr>
            <w:top w:val="none" w:sz="0" w:space="0" w:color="auto"/>
            <w:left w:val="none" w:sz="0" w:space="0" w:color="auto"/>
            <w:bottom w:val="none" w:sz="0" w:space="0" w:color="auto"/>
            <w:right w:val="none" w:sz="0" w:space="0" w:color="auto"/>
          </w:divBdr>
        </w:div>
        <w:div w:id="1514295255">
          <w:marLeft w:val="480"/>
          <w:marRight w:val="0"/>
          <w:marTop w:val="0"/>
          <w:marBottom w:val="0"/>
          <w:divBdr>
            <w:top w:val="none" w:sz="0" w:space="0" w:color="auto"/>
            <w:left w:val="none" w:sz="0" w:space="0" w:color="auto"/>
            <w:bottom w:val="none" w:sz="0" w:space="0" w:color="auto"/>
            <w:right w:val="none" w:sz="0" w:space="0" w:color="auto"/>
          </w:divBdr>
        </w:div>
        <w:div w:id="1567908488">
          <w:marLeft w:val="480"/>
          <w:marRight w:val="0"/>
          <w:marTop w:val="0"/>
          <w:marBottom w:val="0"/>
          <w:divBdr>
            <w:top w:val="none" w:sz="0" w:space="0" w:color="auto"/>
            <w:left w:val="none" w:sz="0" w:space="0" w:color="auto"/>
            <w:bottom w:val="none" w:sz="0" w:space="0" w:color="auto"/>
            <w:right w:val="none" w:sz="0" w:space="0" w:color="auto"/>
          </w:divBdr>
        </w:div>
        <w:div w:id="1856646813">
          <w:marLeft w:val="480"/>
          <w:marRight w:val="0"/>
          <w:marTop w:val="0"/>
          <w:marBottom w:val="0"/>
          <w:divBdr>
            <w:top w:val="none" w:sz="0" w:space="0" w:color="auto"/>
            <w:left w:val="none" w:sz="0" w:space="0" w:color="auto"/>
            <w:bottom w:val="none" w:sz="0" w:space="0" w:color="auto"/>
            <w:right w:val="none" w:sz="0" w:space="0" w:color="auto"/>
          </w:divBdr>
        </w:div>
        <w:div w:id="2059738605">
          <w:marLeft w:val="480"/>
          <w:marRight w:val="0"/>
          <w:marTop w:val="0"/>
          <w:marBottom w:val="0"/>
          <w:divBdr>
            <w:top w:val="none" w:sz="0" w:space="0" w:color="auto"/>
            <w:left w:val="none" w:sz="0" w:space="0" w:color="auto"/>
            <w:bottom w:val="none" w:sz="0" w:space="0" w:color="auto"/>
            <w:right w:val="none" w:sz="0" w:space="0" w:color="auto"/>
          </w:divBdr>
        </w:div>
      </w:divsChild>
    </w:div>
    <w:div w:id="1004674273">
      <w:bodyDiv w:val="1"/>
      <w:marLeft w:val="0"/>
      <w:marRight w:val="0"/>
      <w:marTop w:val="0"/>
      <w:marBottom w:val="0"/>
      <w:divBdr>
        <w:top w:val="none" w:sz="0" w:space="0" w:color="auto"/>
        <w:left w:val="none" w:sz="0" w:space="0" w:color="auto"/>
        <w:bottom w:val="none" w:sz="0" w:space="0" w:color="auto"/>
        <w:right w:val="none" w:sz="0" w:space="0" w:color="auto"/>
      </w:divBdr>
    </w:div>
    <w:div w:id="1007093980">
      <w:bodyDiv w:val="1"/>
      <w:marLeft w:val="0"/>
      <w:marRight w:val="0"/>
      <w:marTop w:val="0"/>
      <w:marBottom w:val="0"/>
      <w:divBdr>
        <w:top w:val="none" w:sz="0" w:space="0" w:color="auto"/>
        <w:left w:val="none" w:sz="0" w:space="0" w:color="auto"/>
        <w:bottom w:val="none" w:sz="0" w:space="0" w:color="auto"/>
        <w:right w:val="none" w:sz="0" w:space="0" w:color="auto"/>
      </w:divBdr>
    </w:div>
    <w:div w:id="1010596833">
      <w:bodyDiv w:val="1"/>
      <w:marLeft w:val="0"/>
      <w:marRight w:val="0"/>
      <w:marTop w:val="0"/>
      <w:marBottom w:val="0"/>
      <w:divBdr>
        <w:top w:val="none" w:sz="0" w:space="0" w:color="auto"/>
        <w:left w:val="none" w:sz="0" w:space="0" w:color="auto"/>
        <w:bottom w:val="none" w:sz="0" w:space="0" w:color="auto"/>
        <w:right w:val="none" w:sz="0" w:space="0" w:color="auto"/>
      </w:divBdr>
    </w:div>
    <w:div w:id="1011418053">
      <w:bodyDiv w:val="1"/>
      <w:marLeft w:val="0"/>
      <w:marRight w:val="0"/>
      <w:marTop w:val="0"/>
      <w:marBottom w:val="0"/>
      <w:divBdr>
        <w:top w:val="none" w:sz="0" w:space="0" w:color="auto"/>
        <w:left w:val="none" w:sz="0" w:space="0" w:color="auto"/>
        <w:bottom w:val="none" w:sz="0" w:space="0" w:color="auto"/>
        <w:right w:val="none" w:sz="0" w:space="0" w:color="auto"/>
      </w:divBdr>
      <w:divsChild>
        <w:div w:id="54134585">
          <w:marLeft w:val="480"/>
          <w:marRight w:val="0"/>
          <w:marTop w:val="0"/>
          <w:marBottom w:val="0"/>
          <w:divBdr>
            <w:top w:val="none" w:sz="0" w:space="0" w:color="auto"/>
            <w:left w:val="none" w:sz="0" w:space="0" w:color="auto"/>
            <w:bottom w:val="none" w:sz="0" w:space="0" w:color="auto"/>
            <w:right w:val="none" w:sz="0" w:space="0" w:color="auto"/>
          </w:divBdr>
        </w:div>
        <w:div w:id="71515472">
          <w:marLeft w:val="480"/>
          <w:marRight w:val="0"/>
          <w:marTop w:val="0"/>
          <w:marBottom w:val="0"/>
          <w:divBdr>
            <w:top w:val="none" w:sz="0" w:space="0" w:color="auto"/>
            <w:left w:val="none" w:sz="0" w:space="0" w:color="auto"/>
            <w:bottom w:val="none" w:sz="0" w:space="0" w:color="auto"/>
            <w:right w:val="none" w:sz="0" w:space="0" w:color="auto"/>
          </w:divBdr>
        </w:div>
        <w:div w:id="90591348">
          <w:marLeft w:val="480"/>
          <w:marRight w:val="0"/>
          <w:marTop w:val="0"/>
          <w:marBottom w:val="0"/>
          <w:divBdr>
            <w:top w:val="none" w:sz="0" w:space="0" w:color="auto"/>
            <w:left w:val="none" w:sz="0" w:space="0" w:color="auto"/>
            <w:bottom w:val="none" w:sz="0" w:space="0" w:color="auto"/>
            <w:right w:val="none" w:sz="0" w:space="0" w:color="auto"/>
          </w:divBdr>
        </w:div>
        <w:div w:id="123695275">
          <w:marLeft w:val="480"/>
          <w:marRight w:val="0"/>
          <w:marTop w:val="0"/>
          <w:marBottom w:val="0"/>
          <w:divBdr>
            <w:top w:val="none" w:sz="0" w:space="0" w:color="auto"/>
            <w:left w:val="none" w:sz="0" w:space="0" w:color="auto"/>
            <w:bottom w:val="none" w:sz="0" w:space="0" w:color="auto"/>
            <w:right w:val="none" w:sz="0" w:space="0" w:color="auto"/>
          </w:divBdr>
        </w:div>
        <w:div w:id="161284373">
          <w:marLeft w:val="480"/>
          <w:marRight w:val="0"/>
          <w:marTop w:val="0"/>
          <w:marBottom w:val="0"/>
          <w:divBdr>
            <w:top w:val="none" w:sz="0" w:space="0" w:color="auto"/>
            <w:left w:val="none" w:sz="0" w:space="0" w:color="auto"/>
            <w:bottom w:val="none" w:sz="0" w:space="0" w:color="auto"/>
            <w:right w:val="none" w:sz="0" w:space="0" w:color="auto"/>
          </w:divBdr>
        </w:div>
        <w:div w:id="191043176">
          <w:marLeft w:val="480"/>
          <w:marRight w:val="0"/>
          <w:marTop w:val="0"/>
          <w:marBottom w:val="0"/>
          <w:divBdr>
            <w:top w:val="none" w:sz="0" w:space="0" w:color="auto"/>
            <w:left w:val="none" w:sz="0" w:space="0" w:color="auto"/>
            <w:bottom w:val="none" w:sz="0" w:space="0" w:color="auto"/>
            <w:right w:val="none" w:sz="0" w:space="0" w:color="auto"/>
          </w:divBdr>
        </w:div>
        <w:div w:id="264506425">
          <w:marLeft w:val="480"/>
          <w:marRight w:val="0"/>
          <w:marTop w:val="0"/>
          <w:marBottom w:val="0"/>
          <w:divBdr>
            <w:top w:val="none" w:sz="0" w:space="0" w:color="auto"/>
            <w:left w:val="none" w:sz="0" w:space="0" w:color="auto"/>
            <w:bottom w:val="none" w:sz="0" w:space="0" w:color="auto"/>
            <w:right w:val="none" w:sz="0" w:space="0" w:color="auto"/>
          </w:divBdr>
        </w:div>
        <w:div w:id="312224394">
          <w:marLeft w:val="480"/>
          <w:marRight w:val="0"/>
          <w:marTop w:val="0"/>
          <w:marBottom w:val="0"/>
          <w:divBdr>
            <w:top w:val="none" w:sz="0" w:space="0" w:color="auto"/>
            <w:left w:val="none" w:sz="0" w:space="0" w:color="auto"/>
            <w:bottom w:val="none" w:sz="0" w:space="0" w:color="auto"/>
            <w:right w:val="none" w:sz="0" w:space="0" w:color="auto"/>
          </w:divBdr>
        </w:div>
        <w:div w:id="364985707">
          <w:marLeft w:val="480"/>
          <w:marRight w:val="0"/>
          <w:marTop w:val="0"/>
          <w:marBottom w:val="0"/>
          <w:divBdr>
            <w:top w:val="none" w:sz="0" w:space="0" w:color="auto"/>
            <w:left w:val="none" w:sz="0" w:space="0" w:color="auto"/>
            <w:bottom w:val="none" w:sz="0" w:space="0" w:color="auto"/>
            <w:right w:val="none" w:sz="0" w:space="0" w:color="auto"/>
          </w:divBdr>
        </w:div>
        <w:div w:id="491532615">
          <w:marLeft w:val="480"/>
          <w:marRight w:val="0"/>
          <w:marTop w:val="0"/>
          <w:marBottom w:val="0"/>
          <w:divBdr>
            <w:top w:val="none" w:sz="0" w:space="0" w:color="auto"/>
            <w:left w:val="none" w:sz="0" w:space="0" w:color="auto"/>
            <w:bottom w:val="none" w:sz="0" w:space="0" w:color="auto"/>
            <w:right w:val="none" w:sz="0" w:space="0" w:color="auto"/>
          </w:divBdr>
        </w:div>
        <w:div w:id="530535833">
          <w:marLeft w:val="480"/>
          <w:marRight w:val="0"/>
          <w:marTop w:val="0"/>
          <w:marBottom w:val="0"/>
          <w:divBdr>
            <w:top w:val="none" w:sz="0" w:space="0" w:color="auto"/>
            <w:left w:val="none" w:sz="0" w:space="0" w:color="auto"/>
            <w:bottom w:val="none" w:sz="0" w:space="0" w:color="auto"/>
            <w:right w:val="none" w:sz="0" w:space="0" w:color="auto"/>
          </w:divBdr>
        </w:div>
        <w:div w:id="540827740">
          <w:marLeft w:val="480"/>
          <w:marRight w:val="0"/>
          <w:marTop w:val="0"/>
          <w:marBottom w:val="0"/>
          <w:divBdr>
            <w:top w:val="none" w:sz="0" w:space="0" w:color="auto"/>
            <w:left w:val="none" w:sz="0" w:space="0" w:color="auto"/>
            <w:bottom w:val="none" w:sz="0" w:space="0" w:color="auto"/>
            <w:right w:val="none" w:sz="0" w:space="0" w:color="auto"/>
          </w:divBdr>
        </w:div>
        <w:div w:id="550965596">
          <w:marLeft w:val="480"/>
          <w:marRight w:val="0"/>
          <w:marTop w:val="0"/>
          <w:marBottom w:val="0"/>
          <w:divBdr>
            <w:top w:val="none" w:sz="0" w:space="0" w:color="auto"/>
            <w:left w:val="none" w:sz="0" w:space="0" w:color="auto"/>
            <w:bottom w:val="none" w:sz="0" w:space="0" w:color="auto"/>
            <w:right w:val="none" w:sz="0" w:space="0" w:color="auto"/>
          </w:divBdr>
        </w:div>
        <w:div w:id="734544575">
          <w:marLeft w:val="480"/>
          <w:marRight w:val="0"/>
          <w:marTop w:val="0"/>
          <w:marBottom w:val="0"/>
          <w:divBdr>
            <w:top w:val="none" w:sz="0" w:space="0" w:color="auto"/>
            <w:left w:val="none" w:sz="0" w:space="0" w:color="auto"/>
            <w:bottom w:val="none" w:sz="0" w:space="0" w:color="auto"/>
            <w:right w:val="none" w:sz="0" w:space="0" w:color="auto"/>
          </w:divBdr>
        </w:div>
        <w:div w:id="760685142">
          <w:marLeft w:val="480"/>
          <w:marRight w:val="0"/>
          <w:marTop w:val="0"/>
          <w:marBottom w:val="0"/>
          <w:divBdr>
            <w:top w:val="none" w:sz="0" w:space="0" w:color="auto"/>
            <w:left w:val="none" w:sz="0" w:space="0" w:color="auto"/>
            <w:bottom w:val="none" w:sz="0" w:space="0" w:color="auto"/>
            <w:right w:val="none" w:sz="0" w:space="0" w:color="auto"/>
          </w:divBdr>
        </w:div>
        <w:div w:id="811098360">
          <w:marLeft w:val="480"/>
          <w:marRight w:val="0"/>
          <w:marTop w:val="0"/>
          <w:marBottom w:val="0"/>
          <w:divBdr>
            <w:top w:val="none" w:sz="0" w:space="0" w:color="auto"/>
            <w:left w:val="none" w:sz="0" w:space="0" w:color="auto"/>
            <w:bottom w:val="none" w:sz="0" w:space="0" w:color="auto"/>
            <w:right w:val="none" w:sz="0" w:space="0" w:color="auto"/>
          </w:divBdr>
        </w:div>
        <w:div w:id="817646458">
          <w:marLeft w:val="480"/>
          <w:marRight w:val="0"/>
          <w:marTop w:val="0"/>
          <w:marBottom w:val="0"/>
          <w:divBdr>
            <w:top w:val="none" w:sz="0" w:space="0" w:color="auto"/>
            <w:left w:val="none" w:sz="0" w:space="0" w:color="auto"/>
            <w:bottom w:val="none" w:sz="0" w:space="0" w:color="auto"/>
            <w:right w:val="none" w:sz="0" w:space="0" w:color="auto"/>
          </w:divBdr>
        </w:div>
        <w:div w:id="1052577548">
          <w:marLeft w:val="480"/>
          <w:marRight w:val="0"/>
          <w:marTop w:val="0"/>
          <w:marBottom w:val="0"/>
          <w:divBdr>
            <w:top w:val="none" w:sz="0" w:space="0" w:color="auto"/>
            <w:left w:val="none" w:sz="0" w:space="0" w:color="auto"/>
            <w:bottom w:val="none" w:sz="0" w:space="0" w:color="auto"/>
            <w:right w:val="none" w:sz="0" w:space="0" w:color="auto"/>
          </w:divBdr>
        </w:div>
        <w:div w:id="1324041749">
          <w:marLeft w:val="480"/>
          <w:marRight w:val="0"/>
          <w:marTop w:val="0"/>
          <w:marBottom w:val="0"/>
          <w:divBdr>
            <w:top w:val="none" w:sz="0" w:space="0" w:color="auto"/>
            <w:left w:val="none" w:sz="0" w:space="0" w:color="auto"/>
            <w:bottom w:val="none" w:sz="0" w:space="0" w:color="auto"/>
            <w:right w:val="none" w:sz="0" w:space="0" w:color="auto"/>
          </w:divBdr>
        </w:div>
        <w:div w:id="1383096810">
          <w:marLeft w:val="480"/>
          <w:marRight w:val="0"/>
          <w:marTop w:val="0"/>
          <w:marBottom w:val="0"/>
          <w:divBdr>
            <w:top w:val="none" w:sz="0" w:space="0" w:color="auto"/>
            <w:left w:val="none" w:sz="0" w:space="0" w:color="auto"/>
            <w:bottom w:val="none" w:sz="0" w:space="0" w:color="auto"/>
            <w:right w:val="none" w:sz="0" w:space="0" w:color="auto"/>
          </w:divBdr>
        </w:div>
        <w:div w:id="1441299017">
          <w:marLeft w:val="480"/>
          <w:marRight w:val="0"/>
          <w:marTop w:val="0"/>
          <w:marBottom w:val="0"/>
          <w:divBdr>
            <w:top w:val="none" w:sz="0" w:space="0" w:color="auto"/>
            <w:left w:val="none" w:sz="0" w:space="0" w:color="auto"/>
            <w:bottom w:val="none" w:sz="0" w:space="0" w:color="auto"/>
            <w:right w:val="none" w:sz="0" w:space="0" w:color="auto"/>
          </w:divBdr>
        </w:div>
        <w:div w:id="1554346196">
          <w:marLeft w:val="480"/>
          <w:marRight w:val="0"/>
          <w:marTop w:val="0"/>
          <w:marBottom w:val="0"/>
          <w:divBdr>
            <w:top w:val="none" w:sz="0" w:space="0" w:color="auto"/>
            <w:left w:val="none" w:sz="0" w:space="0" w:color="auto"/>
            <w:bottom w:val="none" w:sz="0" w:space="0" w:color="auto"/>
            <w:right w:val="none" w:sz="0" w:space="0" w:color="auto"/>
          </w:divBdr>
        </w:div>
        <w:div w:id="1594043871">
          <w:marLeft w:val="480"/>
          <w:marRight w:val="0"/>
          <w:marTop w:val="0"/>
          <w:marBottom w:val="0"/>
          <w:divBdr>
            <w:top w:val="none" w:sz="0" w:space="0" w:color="auto"/>
            <w:left w:val="none" w:sz="0" w:space="0" w:color="auto"/>
            <w:bottom w:val="none" w:sz="0" w:space="0" w:color="auto"/>
            <w:right w:val="none" w:sz="0" w:space="0" w:color="auto"/>
          </w:divBdr>
        </w:div>
        <w:div w:id="1631983652">
          <w:marLeft w:val="480"/>
          <w:marRight w:val="0"/>
          <w:marTop w:val="0"/>
          <w:marBottom w:val="0"/>
          <w:divBdr>
            <w:top w:val="none" w:sz="0" w:space="0" w:color="auto"/>
            <w:left w:val="none" w:sz="0" w:space="0" w:color="auto"/>
            <w:bottom w:val="none" w:sz="0" w:space="0" w:color="auto"/>
            <w:right w:val="none" w:sz="0" w:space="0" w:color="auto"/>
          </w:divBdr>
        </w:div>
        <w:div w:id="1658878838">
          <w:marLeft w:val="480"/>
          <w:marRight w:val="0"/>
          <w:marTop w:val="0"/>
          <w:marBottom w:val="0"/>
          <w:divBdr>
            <w:top w:val="none" w:sz="0" w:space="0" w:color="auto"/>
            <w:left w:val="none" w:sz="0" w:space="0" w:color="auto"/>
            <w:bottom w:val="none" w:sz="0" w:space="0" w:color="auto"/>
            <w:right w:val="none" w:sz="0" w:space="0" w:color="auto"/>
          </w:divBdr>
        </w:div>
        <w:div w:id="1749502022">
          <w:marLeft w:val="480"/>
          <w:marRight w:val="0"/>
          <w:marTop w:val="0"/>
          <w:marBottom w:val="0"/>
          <w:divBdr>
            <w:top w:val="none" w:sz="0" w:space="0" w:color="auto"/>
            <w:left w:val="none" w:sz="0" w:space="0" w:color="auto"/>
            <w:bottom w:val="none" w:sz="0" w:space="0" w:color="auto"/>
            <w:right w:val="none" w:sz="0" w:space="0" w:color="auto"/>
          </w:divBdr>
        </w:div>
        <w:div w:id="1806041932">
          <w:marLeft w:val="480"/>
          <w:marRight w:val="0"/>
          <w:marTop w:val="0"/>
          <w:marBottom w:val="0"/>
          <w:divBdr>
            <w:top w:val="none" w:sz="0" w:space="0" w:color="auto"/>
            <w:left w:val="none" w:sz="0" w:space="0" w:color="auto"/>
            <w:bottom w:val="none" w:sz="0" w:space="0" w:color="auto"/>
            <w:right w:val="none" w:sz="0" w:space="0" w:color="auto"/>
          </w:divBdr>
        </w:div>
        <w:div w:id="1900362276">
          <w:marLeft w:val="480"/>
          <w:marRight w:val="0"/>
          <w:marTop w:val="0"/>
          <w:marBottom w:val="0"/>
          <w:divBdr>
            <w:top w:val="none" w:sz="0" w:space="0" w:color="auto"/>
            <w:left w:val="none" w:sz="0" w:space="0" w:color="auto"/>
            <w:bottom w:val="none" w:sz="0" w:space="0" w:color="auto"/>
            <w:right w:val="none" w:sz="0" w:space="0" w:color="auto"/>
          </w:divBdr>
        </w:div>
        <w:div w:id="1955551963">
          <w:marLeft w:val="480"/>
          <w:marRight w:val="0"/>
          <w:marTop w:val="0"/>
          <w:marBottom w:val="0"/>
          <w:divBdr>
            <w:top w:val="none" w:sz="0" w:space="0" w:color="auto"/>
            <w:left w:val="none" w:sz="0" w:space="0" w:color="auto"/>
            <w:bottom w:val="none" w:sz="0" w:space="0" w:color="auto"/>
            <w:right w:val="none" w:sz="0" w:space="0" w:color="auto"/>
          </w:divBdr>
        </w:div>
      </w:divsChild>
    </w:div>
    <w:div w:id="1015159052">
      <w:bodyDiv w:val="1"/>
      <w:marLeft w:val="0"/>
      <w:marRight w:val="0"/>
      <w:marTop w:val="0"/>
      <w:marBottom w:val="0"/>
      <w:divBdr>
        <w:top w:val="none" w:sz="0" w:space="0" w:color="auto"/>
        <w:left w:val="none" w:sz="0" w:space="0" w:color="auto"/>
        <w:bottom w:val="none" w:sz="0" w:space="0" w:color="auto"/>
        <w:right w:val="none" w:sz="0" w:space="0" w:color="auto"/>
      </w:divBdr>
    </w:div>
    <w:div w:id="1016732983">
      <w:bodyDiv w:val="1"/>
      <w:marLeft w:val="0"/>
      <w:marRight w:val="0"/>
      <w:marTop w:val="0"/>
      <w:marBottom w:val="0"/>
      <w:divBdr>
        <w:top w:val="none" w:sz="0" w:space="0" w:color="auto"/>
        <w:left w:val="none" w:sz="0" w:space="0" w:color="auto"/>
        <w:bottom w:val="none" w:sz="0" w:space="0" w:color="auto"/>
        <w:right w:val="none" w:sz="0" w:space="0" w:color="auto"/>
      </w:divBdr>
    </w:div>
    <w:div w:id="1016929956">
      <w:bodyDiv w:val="1"/>
      <w:marLeft w:val="0"/>
      <w:marRight w:val="0"/>
      <w:marTop w:val="0"/>
      <w:marBottom w:val="0"/>
      <w:divBdr>
        <w:top w:val="none" w:sz="0" w:space="0" w:color="auto"/>
        <w:left w:val="none" w:sz="0" w:space="0" w:color="auto"/>
        <w:bottom w:val="none" w:sz="0" w:space="0" w:color="auto"/>
        <w:right w:val="none" w:sz="0" w:space="0" w:color="auto"/>
      </w:divBdr>
    </w:div>
    <w:div w:id="1021320129">
      <w:bodyDiv w:val="1"/>
      <w:marLeft w:val="0"/>
      <w:marRight w:val="0"/>
      <w:marTop w:val="0"/>
      <w:marBottom w:val="0"/>
      <w:divBdr>
        <w:top w:val="none" w:sz="0" w:space="0" w:color="auto"/>
        <w:left w:val="none" w:sz="0" w:space="0" w:color="auto"/>
        <w:bottom w:val="none" w:sz="0" w:space="0" w:color="auto"/>
        <w:right w:val="none" w:sz="0" w:space="0" w:color="auto"/>
      </w:divBdr>
    </w:div>
    <w:div w:id="1027563083">
      <w:bodyDiv w:val="1"/>
      <w:marLeft w:val="0"/>
      <w:marRight w:val="0"/>
      <w:marTop w:val="0"/>
      <w:marBottom w:val="0"/>
      <w:divBdr>
        <w:top w:val="none" w:sz="0" w:space="0" w:color="auto"/>
        <w:left w:val="none" w:sz="0" w:space="0" w:color="auto"/>
        <w:bottom w:val="none" w:sz="0" w:space="0" w:color="auto"/>
        <w:right w:val="none" w:sz="0" w:space="0" w:color="auto"/>
      </w:divBdr>
    </w:div>
    <w:div w:id="1028415108">
      <w:bodyDiv w:val="1"/>
      <w:marLeft w:val="0"/>
      <w:marRight w:val="0"/>
      <w:marTop w:val="0"/>
      <w:marBottom w:val="0"/>
      <w:divBdr>
        <w:top w:val="none" w:sz="0" w:space="0" w:color="auto"/>
        <w:left w:val="none" w:sz="0" w:space="0" w:color="auto"/>
        <w:bottom w:val="none" w:sz="0" w:space="0" w:color="auto"/>
        <w:right w:val="none" w:sz="0" w:space="0" w:color="auto"/>
      </w:divBdr>
    </w:div>
    <w:div w:id="1035884655">
      <w:bodyDiv w:val="1"/>
      <w:marLeft w:val="0"/>
      <w:marRight w:val="0"/>
      <w:marTop w:val="0"/>
      <w:marBottom w:val="0"/>
      <w:divBdr>
        <w:top w:val="none" w:sz="0" w:space="0" w:color="auto"/>
        <w:left w:val="none" w:sz="0" w:space="0" w:color="auto"/>
        <w:bottom w:val="none" w:sz="0" w:space="0" w:color="auto"/>
        <w:right w:val="none" w:sz="0" w:space="0" w:color="auto"/>
      </w:divBdr>
    </w:div>
    <w:div w:id="1036081321">
      <w:bodyDiv w:val="1"/>
      <w:marLeft w:val="0"/>
      <w:marRight w:val="0"/>
      <w:marTop w:val="0"/>
      <w:marBottom w:val="0"/>
      <w:divBdr>
        <w:top w:val="none" w:sz="0" w:space="0" w:color="auto"/>
        <w:left w:val="none" w:sz="0" w:space="0" w:color="auto"/>
        <w:bottom w:val="none" w:sz="0" w:space="0" w:color="auto"/>
        <w:right w:val="none" w:sz="0" w:space="0" w:color="auto"/>
      </w:divBdr>
    </w:div>
    <w:div w:id="1036585855">
      <w:bodyDiv w:val="1"/>
      <w:marLeft w:val="0"/>
      <w:marRight w:val="0"/>
      <w:marTop w:val="0"/>
      <w:marBottom w:val="0"/>
      <w:divBdr>
        <w:top w:val="none" w:sz="0" w:space="0" w:color="auto"/>
        <w:left w:val="none" w:sz="0" w:space="0" w:color="auto"/>
        <w:bottom w:val="none" w:sz="0" w:space="0" w:color="auto"/>
        <w:right w:val="none" w:sz="0" w:space="0" w:color="auto"/>
      </w:divBdr>
    </w:div>
    <w:div w:id="1040127916">
      <w:bodyDiv w:val="1"/>
      <w:marLeft w:val="0"/>
      <w:marRight w:val="0"/>
      <w:marTop w:val="0"/>
      <w:marBottom w:val="0"/>
      <w:divBdr>
        <w:top w:val="none" w:sz="0" w:space="0" w:color="auto"/>
        <w:left w:val="none" w:sz="0" w:space="0" w:color="auto"/>
        <w:bottom w:val="none" w:sz="0" w:space="0" w:color="auto"/>
        <w:right w:val="none" w:sz="0" w:space="0" w:color="auto"/>
      </w:divBdr>
    </w:div>
    <w:div w:id="1041369177">
      <w:bodyDiv w:val="1"/>
      <w:marLeft w:val="0"/>
      <w:marRight w:val="0"/>
      <w:marTop w:val="0"/>
      <w:marBottom w:val="0"/>
      <w:divBdr>
        <w:top w:val="none" w:sz="0" w:space="0" w:color="auto"/>
        <w:left w:val="none" w:sz="0" w:space="0" w:color="auto"/>
        <w:bottom w:val="none" w:sz="0" w:space="0" w:color="auto"/>
        <w:right w:val="none" w:sz="0" w:space="0" w:color="auto"/>
      </w:divBdr>
    </w:div>
    <w:div w:id="1046445440">
      <w:bodyDiv w:val="1"/>
      <w:marLeft w:val="0"/>
      <w:marRight w:val="0"/>
      <w:marTop w:val="0"/>
      <w:marBottom w:val="0"/>
      <w:divBdr>
        <w:top w:val="none" w:sz="0" w:space="0" w:color="auto"/>
        <w:left w:val="none" w:sz="0" w:space="0" w:color="auto"/>
        <w:bottom w:val="none" w:sz="0" w:space="0" w:color="auto"/>
        <w:right w:val="none" w:sz="0" w:space="0" w:color="auto"/>
      </w:divBdr>
    </w:div>
    <w:div w:id="1046955459">
      <w:bodyDiv w:val="1"/>
      <w:marLeft w:val="0"/>
      <w:marRight w:val="0"/>
      <w:marTop w:val="0"/>
      <w:marBottom w:val="0"/>
      <w:divBdr>
        <w:top w:val="none" w:sz="0" w:space="0" w:color="auto"/>
        <w:left w:val="none" w:sz="0" w:space="0" w:color="auto"/>
        <w:bottom w:val="none" w:sz="0" w:space="0" w:color="auto"/>
        <w:right w:val="none" w:sz="0" w:space="0" w:color="auto"/>
      </w:divBdr>
      <w:divsChild>
        <w:div w:id="121771167">
          <w:marLeft w:val="480"/>
          <w:marRight w:val="0"/>
          <w:marTop w:val="0"/>
          <w:marBottom w:val="0"/>
          <w:divBdr>
            <w:top w:val="none" w:sz="0" w:space="0" w:color="auto"/>
            <w:left w:val="none" w:sz="0" w:space="0" w:color="auto"/>
            <w:bottom w:val="none" w:sz="0" w:space="0" w:color="auto"/>
            <w:right w:val="none" w:sz="0" w:space="0" w:color="auto"/>
          </w:divBdr>
        </w:div>
        <w:div w:id="191767496">
          <w:marLeft w:val="480"/>
          <w:marRight w:val="0"/>
          <w:marTop w:val="0"/>
          <w:marBottom w:val="0"/>
          <w:divBdr>
            <w:top w:val="none" w:sz="0" w:space="0" w:color="auto"/>
            <w:left w:val="none" w:sz="0" w:space="0" w:color="auto"/>
            <w:bottom w:val="none" w:sz="0" w:space="0" w:color="auto"/>
            <w:right w:val="none" w:sz="0" w:space="0" w:color="auto"/>
          </w:divBdr>
        </w:div>
        <w:div w:id="212422701">
          <w:marLeft w:val="480"/>
          <w:marRight w:val="0"/>
          <w:marTop w:val="0"/>
          <w:marBottom w:val="0"/>
          <w:divBdr>
            <w:top w:val="none" w:sz="0" w:space="0" w:color="auto"/>
            <w:left w:val="none" w:sz="0" w:space="0" w:color="auto"/>
            <w:bottom w:val="none" w:sz="0" w:space="0" w:color="auto"/>
            <w:right w:val="none" w:sz="0" w:space="0" w:color="auto"/>
          </w:divBdr>
        </w:div>
        <w:div w:id="339166035">
          <w:marLeft w:val="480"/>
          <w:marRight w:val="0"/>
          <w:marTop w:val="0"/>
          <w:marBottom w:val="0"/>
          <w:divBdr>
            <w:top w:val="none" w:sz="0" w:space="0" w:color="auto"/>
            <w:left w:val="none" w:sz="0" w:space="0" w:color="auto"/>
            <w:bottom w:val="none" w:sz="0" w:space="0" w:color="auto"/>
            <w:right w:val="none" w:sz="0" w:space="0" w:color="auto"/>
          </w:divBdr>
        </w:div>
        <w:div w:id="344553210">
          <w:marLeft w:val="480"/>
          <w:marRight w:val="0"/>
          <w:marTop w:val="0"/>
          <w:marBottom w:val="0"/>
          <w:divBdr>
            <w:top w:val="none" w:sz="0" w:space="0" w:color="auto"/>
            <w:left w:val="none" w:sz="0" w:space="0" w:color="auto"/>
            <w:bottom w:val="none" w:sz="0" w:space="0" w:color="auto"/>
            <w:right w:val="none" w:sz="0" w:space="0" w:color="auto"/>
          </w:divBdr>
        </w:div>
        <w:div w:id="545603513">
          <w:marLeft w:val="480"/>
          <w:marRight w:val="0"/>
          <w:marTop w:val="0"/>
          <w:marBottom w:val="0"/>
          <w:divBdr>
            <w:top w:val="none" w:sz="0" w:space="0" w:color="auto"/>
            <w:left w:val="none" w:sz="0" w:space="0" w:color="auto"/>
            <w:bottom w:val="none" w:sz="0" w:space="0" w:color="auto"/>
            <w:right w:val="none" w:sz="0" w:space="0" w:color="auto"/>
          </w:divBdr>
        </w:div>
        <w:div w:id="641545393">
          <w:marLeft w:val="480"/>
          <w:marRight w:val="0"/>
          <w:marTop w:val="0"/>
          <w:marBottom w:val="0"/>
          <w:divBdr>
            <w:top w:val="none" w:sz="0" w:space="0" w:color="auto"/>
            <w:left w:val="none" w:sz="0" w:space="0" w:color="auto"/>
            <w:bottom w:val="none" w:sz="0" w:space="0" w:color="auto"/>
            <w:right w:val="none" w:sz="0" w:space="0" w:color="auto"/>
          </w:divBdr>
        </w:div>
        <w:div w:id="680206082">
          <w:marLeft w:val="480"/>
          <w:marRight w:val="0"/>
          <w:marTop w:val="0"/>
          <w:marBottom w:val="0"/>
          <w:divBdr>
            <w:top w:val="none" w:sz="0" w:space="0" w:color="auto"/>
            <w:left w:val="none" w:sz="0" w:space="0" w:color="auto"/>
            <w:bottom w:val="none" w:sz="0" w:space="0" w:color="auto"/>
            <w:right w:val="none" w:sz="0" w:space="0" w:color="auto"/>
          </w:divBdr>
        </w:div>
        <w:div w:id="846943465">
          <w:marLeft w:val="480"/>
          <w:marRight w:val="0"/>
          <w:marTop w:val="0"/>
          <w:marBottom w:val="0"/>
          <w:divBdr>
            <w:top w:val="none" w:sz="0" w:space="0" w:color="auto"/>
            <w:left w:val="none" w:sz="0" w:space="0" w:color="auto"/>
            <w:bottom w:val="none" w:sz="0" w:space="0" w:color="auto"/>
            <w:right w:val="none" w:sz="0" w:space="0" w:color="auto"/>
          </w:divBdr>
        </w:div>
        <w:div w:id="981227650">
          <w:marLeft w:val="480"/>
          <w:marRight w:val="0"/>
          <w:marTop w:val="0"/>
          <w:marBottom w:val="0"/>
          <w:divBdr>
            <w:top w:val="none" w:sz="0" w:space="0" w:color="auto"/>
            <w:left w:val="none" w:sz="0" w:space="0" w:color="auto"/>
            <w:bottom w:val="none" w:sz="0" w:space="0" w:color="auto"/>
            <w:right w:val="none" w:sz="0" w:space="0" w:color="auto"/>
          </w:divBdr>
        </w:div>
        <w:div w:id="1024208588">
          <w:marLeft w:val="480"/>
          <w:marRight w:val="0"/>
          <w:marTop w:val="0"/>
          <w:marBottom w:val="0"/>
          <w:divBdr>
            <w:top w:val="none" w:sz="0" w:space="0" w:color="auto"/>
            <w:left w:val="none" w:sz="0" w:space="0" w:color="auto"/>
            <w:bottom w:val="none" w:sz="0" w:space="0" w:color="auto"/>
            <w:right w:val="none" w:sz="0" w:space="0" w:color="auto"/>
          </w:divBdr>
        </w:div>
        <w:div w:id="1063715125">
          <w:marLeft w:val="480"/>
          <w:marRight w:val="0"/>
          <w:marTop w:val="0"/>
          <w:marBottom w:val="0"/>
          <w:divBdr>
            <w:top w:val="none" w:sz="0" w:space="0" w:color="auto"/>
            <w:left w:val="none" w:sz="0" w:space="0" w:color="auto"/>
            <w:bottom w:val="none" w:sz="0" w:space="0" w:color="auto"/>
            <w:right w:val="none" w:sz="0" w:space="0" w:color="auto"/>
          </w:divBdr>
        </w:div>
        <w:div w:id="1153840544">
          <w:marLeft w:val="480"/>
          <w:marRight w:val="0"/>
          <w:marTop w:val="0"/>
          <w:marBottom w:val="0"/>
          <w:divBdr>
            <w:top w:val="none" w:sz="0" w:space="0" w:color="auto"/>
            <w:left w:val="none" w:sz="0" w:space="0" w:color="auto"/>
            <w:bottom w:val="none" w:sz="0" w:space="0" w:color="auto"/>
            <w:right w:val="none" w:sz="0" w:space="0" w:color="auto"/>
          </w:divBdr>
        </w:div>
        <w:div w:id="1179352024">
          <w:marLeft w:val="480"/>
          <w:marRight w:val="0"/>
          <w:marTop w:val="0"/>
          <w:marBottom w:val="0"/>
          <w:divBdr>
            <w:top w:val="none" w:sz="0" w:space="0" w:color="auto"/>
            <w:left w:val="none" w:sz="0" w:space="0" w:color="auto"/>
            <w:bottom w:val="none" w:sz="0" w:space="0" w:color="auto"/>
            <w:right w:val="none" w:sz="0" w:space="0" w:color="auto"/>
          </w:divBdr>
        </w:div>
        <w:div w:id="1404643312">
          <w:marLeft w:val="480"/>
          <w:marRight w:val="0"/>
          <w:marTop w:val="0"/>
          <w:marBottom w:val="0"/>
          <w:divBdr>
            <w:top w:val="none" w:sz="0" w:space="0" w:color="auto"/>
            <w:left w:val="none" w:sz="0" w:space="0" w:color="auto"/>
            <w:bottom w:val="none" w:sz="0" w:space="0" w:color="auto"/>
            <w:right w:val="none" w:sz="0" w:space="0" w:color="auto"/>
          </w:divBdr>
        </w:div>
        <w:div w:id="1474450100">
          <w:marLeft w:val="480"/>
          <w:marRight w:val="0"/>
          <w:marTop w:val="0"/>
          <w:marBottom w:val="0"/>
          <w:divBdr>
            <w:top w:val="none" w:sz="0" w:space="0" w:color="auto"/>
            <w:left w:val="none" w:sz="0" w:space="0" w:color="auto"/>
            <w:bottom w:val="none" w:sz="0" w:space="0" w:color="auto"/>
            <w:right w:val="none" w:sz="0" w:space="0" w:color="auto"/>
          </w:divBdr>
        </w:div>
        <w:div w:id="1479570606">
          <w:marLeft w:val="480"/>
          <w:marRight w:val="0"/>
          <w:marTop w:val="0"/>
          <w:marBottom w:val="0"/>
          <w:divBdr>
            <w:top w:val="none" w:sz="0" w:space="0" w:color="auto"/>
            <w:left w:val="none" w:sz="0" w:space="0" w:color="auto"/>
            <w:bottom w:val="none" w:sz="0" w:space="0" w:color="auto"/>
            <w:right w:val="none" w:sz="0" w:space="0" w:color="auto"/>
          </w:divBdr>
        </w:div>
        <w:div w:id="1502697386">
          <w:marLeft w:val="480"/>
          <w:marRight w:val="0"/>
          <w:marTop w:val="0"/>
          <w:marBottom w:val="0"/>
          <w:divBdr>
            <w:top w:val="none" w:sz="0" w:space="0" w:color="auto"/>
            <w:left w:val="none" w:sz="0" w:space="0" w:color="auto"/>
            <w:bottom w:val="none" w:sz="0" w:space="0" w:color="auto"/>
            <w:right w:val="none" w:sz="0" w:space="0" w:color="auto"/>
          </w:divBdr>
        </w:div>
        <w:div w:id="1527983887">
          <w:marLeft w:val="480"/>
          <w:marRight w:val="0"/>
          <w:marTop w:val="0"/>
          <w:marBottom w:val="0"/>
          <w:divBdr>
            <w:top w:val="none" w:sz="0" w:space="0" w:color="auto"/>
            <w:left w:val="none" w:sz="0" w:space="0" w:color="auto"/>
            <w:bottom w:val="none" w:sz="0" w:space="0" w:color="auto"/>
            <w:right w:val="none" w:sz="0" w:space="0" w:color="auto"/>
          </w:divBdr>
        </w:div>
        <w:div w:id="1578902574">
          <w:marLeft w:val="480"/>
          <w:marRight w:val="0"/>
          <w:marTop w:val="0"/>
          <w:marBottom w:val="0"/>
          <w:divBdr>
            <w:top w:val="none" w:sz="0" w:space="0" w:color="auto"/>
            <w:left w:val="none" w:sz="0" w:space="0" w:color="auto"/>
            <w:bottom w:val="none" w:sz="0" w:space="0" w:color="auto"/>
            <w:right w:val="none" w:sz="0" w:space="0" w:color="auto"/>
          </w:divBdr>
        </w:div>
        <w:div w:id="1643390401">
          <w:marLeft w:val="480"/>
          <w:marRight w:val="0"/>
          <w:marTop w:val="0"/>
          <w:marBottom w:val="0"/>
          <w:divBdr>
            <w:top w:val="none" w:sz="0" w:space="0" w:color="auto"/>
            <w:left w:val="none" w:sz="0" w:space="0" w:color="auto"/>
            <w:bottom w:val="none" w:sz="0" w:space="0" w:color="auto"/>
            <w:right w:val="none" w:sz="0" w:space="0" w:color="auto"/>
          </w:divBdr>
        </w:div>
        <w:div w:id="1666662198">
          <w:marLeft w:val="480"/>
          <w:marRight w:val="0"/>
          <w:marTop w:val="0"/>
          <w:marBottom w:val="0"/>
          <w:divBdr>
            <w:top w:val="none" w:sz="0" w:space="0" w:color="auto"/>
            <w:left w:val="none" w:sz="0" w:space="0" w:color="auto"/>
            <w:bottom w:val="none" w:sz="0" w:space="0" w:color="auto"/>
            <w:right w:val="none" w:sz="0" w:space="0" w:color="auto"/>
          </w:divBdr>
        </w:div>
        <w:div w:id="1860122810">
          <w:marLeft w:val="480"/>
          <w:marRight w:val="0"/>
          <w:marTop w:val="0"/>
          <w:marBottom w:val="0"/>
          <w:divBdr>
            <w:top w:val="none" w:sz="0" w:space="0" w:color="auto"/>
            <w:left w:val="none" w:sz="0" w:space="0" w:color="auto"/>
            <w:bottom w:val="none" w:sz="0" w:space="0" w:color="auto"/>
            <w:right w:val="none" w:sz="0" w:space="0" w:color="auto"/>
          </w:divBdr>
        </w:div>
        <w:div w:id="1935672018">
          <w:marLeft w:val="480"/>
          <w:marRight w:val="0"/>
          <w:marTop w:val="0"/>
          <w:marBottom w:val="0"/>
          <w:divBdr>
            <w:top w:val="none" w:sz="0" w:space="0" w:color="auto"/>
            <w:left w:val="none" w:sz="0" w:space="0" w:color="auto"/>
            <w:bottom w:val="none" w:sz="0" w:space="0" w:color="auto"/>
            <w:right w:val="none" w:sz="0" w:space="0" w:color="auto"/>
          </w:divBdr>
        </w:div>
      </w:divsChild>
    </w:div>
    <w:div w:id="1047409969">
      <w:bodyDiv w:val="1"/>
      <w:marLeft w:val="0"/>
      <w:marRight w:val="0"/>
      <w:marTop w:val="0"/>
      <w:marBottom w:val="0"/>
      <w:divBdr>
        <w:top w:val="none" w:sz="0" w:space="0" w:color="auto"/>
        <w:left w:val="none" w:sz="0" w:space="0" w:color="auto"/>
        <w:bottom w:val="none" w:sz="0" w:space="0" w:color="auto"/>
        <w:right w:val="none" w:sz="0" w:space="0" w:color="auto"/>
      </w:divBdr>
    </w:div>
    <w:div w:id="1047796079">
      <w:bodyDiv w:val="1"/>
      <w:marLeft w:val="0"/>
      <w:marRight w:val="0"/>
      <w:marTop w:val="0"/>
      <w:marBottom w:val="0"/>
      <w:divBdr>
        <w:top w:val="none" w:sz="0" w:space="0" w:color="auto"/>
        <w:left w:val="none" w:sz="0" w:space="0" w:color="auto"/>
        <w:bottom w:val="none" w:sz="0" w:space="0" w:color="auto"/>
        <w:right w:val="none" w:sz="0" w:space="0" w:color="auto"/>
      </w:divBdr>
    </w:div>
    <w:div w:id="1048257243">
      <w:bodyDiv w:val="1"/>
      <w:marLeft w:val="0"/>
      <w:marRight w:val="0"/>
      <w:marTop w:val="0"/>
      <w:marBottom w:val="0"/>
      <w:divBdr>
        <w:top w:val="none" w:sz="0" w:space="0" w:color="auto"/>
        <w:left w:val="none" w:sz="0" w:space="0" w:color="auto"/>
        <w:bottom w:val="none" w:sz="0" w:space="0" w:color="auto"/>
        <w:right w:val="none" w:sz="0" w:space="0" w:color="auto"/>
      </w:divBdr>
    </w:div>
    <w:div w:id="1048341166">
      <w:bodyDiv w:val="1"/>
      <w:marLeft w:val="0"/>
      <w:marRight w:val="0"/>
      <w:marTop w:val="0"/>
      <w:marBottom w:val="0"/>
      <w:divBdr>
        <w:top w:val="none" w:sz="0" w:space="0" w:color="auto"/>
        <w:left w:val="none" w:sz="0" w:space="0" w:color="auto"/>
        <w:bottom w:val="none" w:sz="0" w:space="0" w:color="auto"/>
        <w:right w:val="none" w:sz="0" w:space="0" w:color="auto"/>
      </w:divBdr>
    </w:div>
    <w:div w:id="1048798750">
      <w:bodyDiv w:val="1"/>
      <w:marLeft w:val="0"/>
      <w:marRight w:val="0"/>
      <w:marTop w:val="0"/>
      <w:marBottom w:val="0"/>
      <w:divBdr>
        <w:top w:val="none" w:sz="0" w:space="0" w:color="auto"/>
        <w:left w:val="none" w:sz="0" w:space="0" w:color="auto"/>
        <w:bottom w:val="none" w:sz="0" w:space="0" w:color="auto"/>
        <w:right w:val="none" w:sz="0" w:space="0" w:color="auto"/>
      </w:divBdr>
    </w:div>
    <w:div w:id="1049576198">
      <w:bodyDiv w:val="1"/>
      <w:marLeft w:val="0"/>
      <w:marRight w:val="0"/>
      <w:marTop w:val="0"/>
      <w:marBottom w:val="0"/>
      <w:divBdr>
        <w:top w:val="none" w:sz="0" w:space="0" w:color="auto"/>
        <w:left w:val="none" w:sz="0" w:space="0" w:color="auto"/>
        <w:bottom w:val="none" w:sz="0" w:space="0" w:color="auto"/>
        <w:right w:val="none" w:sz="0" w:space="0" w:color="auto"/>
      </w:divBdr>
    </w:div>
    <w:div w:id="1050614813">
      <w:bodyDiv w:val="1"/>
      <w:marLeft w:val="0"/>
      <w:marRight w:val="0"/>
      <w:marTop w:val="0"/>
      <w:marBottom w:val="0"/>
      <w:divBdr>
        <w:top w:val="none" w:sz="0" w:space="0" w:color="auto"/>
        <w:left w:val="none" w:sz="0" w:space="0" w:color="auto"/>
        <w:bottom w:val="none" w:sz="0" w:space="0" w:color="auto"/>
        <w:right w:val="none" w:sz="0" w:space="0" w:color="auto"/>
      </w:divBdr>
    </w:div>
    <w:div w:id="1052340199">
      <w:bodyDiv w:val="1"/>
      <w:marLeft w:val="0"/>
      <w:marRight w:val="0"/>
      <w:marTop w:val="0"/>
      <w:marBottom w:val="0"/>
      <w:divBdr>
        <w:top w:val="none" w:sz="0" w:space="0" w:color="auto"/>
        <w:left w:val="none" w:sz="0" w:space="0" w:color="auto"/>
        <w:bottom w:val="none" w:sz="0" w:space="0" w:color="auto"/>
        <w:right w:val="none" w:sz="0" w:space="0" w:color="auto"/>
      </w:divBdr>
    </w:div>
    <w:div w:id="1054506769">
      <w:bodyDiv w:val="1"/>
      <w:marLeft w:val="0"/>
      <w:marRight w:val="0"/>
      <w:marTop w:val="0"/>
      <w:marBottom w:val="0"/>
      <w:divBdr>
        <w:top w:val="none" w:sz="0" w:space="0" w:color="auto"/>
        <w:left w:val="none" w:sz="0" w:space="0" w:color="auto"/>
        <w:bottom w:val="none" w:sz="0" w:space="0" w:color="auto"/>
        <w:right w:val="none" w:sz="0" w:space="0" w:color="auto"/>
      </w:divBdr>
    </w:div>
    <w:div w:id="1060640608">
      <w:bodyDiv w:val="1"/>
      <w:marLeft w:val="0"/>
      <w:marRight w:val="0"/>
      <w:marTop w:val="0"/>
      <w:marBottom w:val="0"/>
      <w:divBdr>
        <w:top w:val="none" w:sz="0" w:space="0" w:color="auto"/>
        <w:left w:val="none" w:sz="0" w:space="0" w:color="auto"/>
        <w:bottom w:val="none" w:sz="0" w:space="0" w:color="auto"/>
        <w:right w:val="none" w:sz="0" w:space="0" w:color="auto"/>
      </w:divBdr>
    </w:div>
    <w:div w:id="1060858588">
      <w:bodyDiv w:val="1"/>
      <w:marLeft w:val="0"/>
      <w:marRight w:val="0"/>
      <w:marTop w:val="0"/>
      <w:marBottom w:val="0"/>
      <w:divBdr>
        <w:top w:val="none" w:sz="0" w:space="0" w:color="auto"/>
        <w:left w:val="none" w:sz="0" w:space="0" w:color="auto"/>
        <w:bottom w:val="none" w:sz="0" w:space="0" w:color="auto"/>
        <w:right w:val="none" w:sz="0" w:space="0" w:color="auto"/>
      </w:divBdr>
    </w:div>
    <w:div w:id="1062093307">
      <w:bodyDiv w:val="1"/>
      <w:marLeft w:val="0"/>
      <w:marRight w:val="0"/>
      <w:marTop w:val="0"/>
      <w:marBottom w:val="0"/>
      <w:divBdr>
        <w:top w:val="none" w:sz="0" w:space="0" w:color="auto"/>
        <w:left w:val="none" w:sz="0" w:space="0" w:color="auto"/>
        <w:bottom w:val="none" w:sz="0" w:space="0" w:color="auto"/>
        <w:right w:val="none" w:sz="0" w:space="0" w:color="auto"/>
      </w:divBdr>
    </w:div>
    <w:div w:id="1062603655">
      <w:bodyDiv w:val="1"/>
      <w:marLeft w:val="0"/>
      <w:marRight w:val="0"/>
      <w:marTop w:val="0"/>
      <w:marBottom w:val="0"/>
      <w:divBdr>
        <w:top w:val="none" w:sz="0" w:space="0" w:color="auto"/>
        <w:left w:val="none" w:sz="0" w:space="0" w:color="auto"/>
        <w:bottom w:val="none" w:sz="0" w:space="0" w:color="auto"/>
        <w:right w:val="none" w:sz="0" w:space="0" w:color="auto"/>
      </w:divBdr>
    </w:div>
    <w:div w:id="1064185433">
      <w:bodyDiv w:val="1"/>
      <w:marLeft w:val="0"/>
      <w:marRight w:val="0"/>
      <w:marTop w:val="0"/>
      <w:marBottom w:val="0"/>
      <w:divBdr>
        <w:top w:val="none" w:sz="0" w:space="0" w:color="auto"/>
        <w:left w:val="none" w:sz="0" w:space="0" w:color="auto"/>
        <w:bottom w:val="none" w:sz="0" w:space="0" w:color="auto"/>
        <w:right w:val="none" w:sz="0" w:space="0" w:color="auto"/>
      </w:divBdr>
    </w:div>
    <w:div w:id="1067872698">
      <w:bodyDiv w:val="1"/>
      <w:marLeft w:val="0"/>
      <w:marRight w:val="0"/>
      <w:marTop w:val="0"/>
      <w:marBottom w:val="0"/>
      <w:divBdr>
        <w:top w:val="none" w:sz="0" w:space="0" w:color="auto"/>
        <w:left w:val="none" w:sz="0" w:space="0" w:color="auto"/>
        <w:bottom w:val="none" w:sz="0" w:space="0" w:color="auto"/>
        <w:right w:val="none" w:sz="0" w:space="0" w:color="auto"/>
      </w:divBdr>
    </w:div>
    <w:div w:id="1068578191">
      <w:bodyDiv w:val="1"/>
      <w:marLeft w:val="0"/>
      <w:marRight w:val="0"/>
      <w:marTop w:val="0"/>
      <w:marBottom w:val="0"/>
      <w:divBdr>
        <w:top w:val="none" w:sz="0" w:space="0" w:color="auto"/>
        <w:left w:val="none" w:sz="0" w:space="0" w:color="auto"/>
        <w:bottom w:val="none" w:sz="0" w:space="0" w:color="auto"/>
        <w:right w:val="none" w:sz="0" w:space="0" w:color="auto"/>
      </w:divBdr>
      <w:divsChild>
        <w:div w:id="58596229">
          <w:marLeft w:val="480"/>
          <w:marRight w:val="0"/>
          <w:marTop w:val="0"/>
          <w:marBottom w:val="0"/>
          <w:divBdr>
            <w:top w:val="none" w:sz="0" w:space="0" w:color="auto"/>
            <w:left w:val="none" w:sz="0" w:space="0" w:color="auto"/>
            <w:bottom w:val="none" w:sz="0" w:space="0" w:color="auto"/>
            <w:right w:val="none" w:sz="0" w:space="0" w:color="auto"/>
          </w:divBdr>
        </w:div>
        <w:div w:id="126093499">
          <w:marLeft w:val="480"/>
          <w:marRight w:val="0"/>
          <w:marTop w:val="0"/>
          <w:marBottom w:val="0"/>
          <w:divBdr>
            <w:top w:val="none" w:sz="0" w:space="0" w:color="auto"/>
            <w:left w:val="none" w:sz="0" w:space="0" w:color="auto"/>
            <w:bottom w:val="none" w:sz="0" w:space="0" w:color="auto"/>
            <w:right w:val="none" w:sz="0" w:space="0" w:color="auto"/>
          </w:divBdr>
        </w:div>
        <w:div w:id="133764692">
          <w:marLeft w:val="480"/>
          <w:marRight w:val="0"/>
          <w:marTop w:val="0"/>
          <w:marBottom w:val="0"/>
          <w:divBdr>
            <w:top w:val="none" w:sz="0" w:space="0" w:color="auto"/>
            <w:left w:val="none" w:sz="0" w:space="0" w:color="auto"/>
            <w:bottom w:val="none" w:sz="0" w:space="0" w:color="auto"/>
            <w:right w:val="none" w:sz="0" w:space="0" w:color="auto"/>
          </w:divBdr>
        </w:div>
        <w:div w:id="210580712">
          <w:marLeft w:val="480"/>
          <w:marRight w:val="0"/>
          <w:marTop w:val="0"/>
          <w:marBottom w:val="0"/>
          <w:divBdr>
            <w:top w:val="none" w:sz="0" w:space="0" w:color="auto"/>
            <w:left w:val="none" w:sz="0" w:space="0" w:color="auto"/>
            <w:bottom w:val="none" w:sz="0" w:space="0" w:color="auto"/>
            <w:right w:val="none" w:sz="0" w:space="0" w:color="auto"/>
          </w:divBdr>
        </w:div>
        <w:div w:id="247427924">
          <w:marLeft w:val="480"/>
          <w:marRight w:val="0"/>
          <w:marTop w:val="0"/>
          <w:marBottom w:val="0"/>
          <w:divBdr>
            <w:top w:val="none" w:sz="0" w:space="0" w:color="auto"/>
            <w:left w:val="none" w:sz="0" w:space="0" w:color="auto"/>
            <w:bottom w:val="none" w:sz="0" w:space="0" w:color="auto"/>
            <w:right w:val="none" w:sz="0" w:space="0" w:color="auto"/>
          </w:divBdr>
        </w:div>
        <w:div w:id="262690391">
          <w:marLeft w:val="480"/>
          <w:marRight w:val="0"/>
          <w:marTop w:val="0"/>
          <w:marBottom w:val="0"/>
          <w:divBdr>
            <w:top w:val="none" w:sz="0" w:space="0" w:color="auto"/>
            <w:left w:val="none" w:sz="0" w:space="0" w:color="auto"/>
            <w:bottom w:val="none" w:sz="0" w:space="0" w:color="auto"/>
            <w:right w:val="none" w:sz="0" w:space="0" w:color="auto"/>
          </w:divBdr>
        </w:div>
        <w:div w:id="265697853">
          <w:marLeft w:val="480"/>
          <w:marRight w:val="0"/>
          <w:marTop w:val="0"/>
          <w:marBottom w:val="0"/>
          <w:divBdr>
            <w:top w:val="none" w:sz="0" w:space="0" w:color="auto"/>
            <w:left w:val="none" w:sz="0" w:space="0" w:color="auto"/>
            <w:bottom w:val="none" w:sz="0" w:space="0" w:color="auto"/>
            <w:right w:val="none" w:sz="0" w:space="0" w:color="auto"/>
          </w:divBdr>
        </w:div>
        <w:div w:id="301009330">
          <w:marLeft w:val="480"/>
          <w:marRight w:val="0"/>
          <w:marTop w:val="0"/>
          <w:marBottom w:val="0"/>
          <w:divBdr>
            <w:top w:val="none" w:sz="0" w:space="0" w:color="auto"/>
            <w:left w:val="none" w:sz="0" w:space="0" w:color="auto"/>
            <w:bottom w:val="none" w:sz="0" w:space="0" w:color="auto"/>
            <w:right w:val="none" w:sz="0" w:space="0" w:color="auto"/>
          </w:divBdr>
        </w:div>
        <w:div w:id="305355530">
          <w:marLeft w:val="480"/>
          <w:marRight w:val="0"/>
          <w:marTop w:val="0"/>
          <w:marBottom w:val="0"/>
          <w:divBdr>
            <w:top w:val="none" w:sz="0" w:space="0" w:color="auto"/>
            <w:left w:val="none" w:sz="0" w:space="0" w:color="auto"/>
            <w:bottom w:val="none" w:sz="0" w:space="0" w:color="auto"/>
            <w:right w:val="none" w:sz="0" w:space="0" w:color="auto"/>
          </w:divBdr>
        </w:div>
        <w:div w:id="538592717">
          <w:marLeft w:val="480"/>
          <w:marRight w:val="0"/>
          <w:marTop w:val="0"/>
          <w:marBottom w:val="0"/>
          <w:divBdr>
            <w:top w:val="none" w:sz="0" w:space="0" w:color="auto"/>
            <w:left w:val="none" w:sz="0" w:space="0" w:color="auto"/>
            <w:bottom w:val="none" w:sz="0" w:space="0" w:color="auto"/>
            <w:right w:val="none" w:sz="0" w:space="0" w:color="auto"/>
          </w:divBdr>
        </w:div>
        <w:div w:id="786001983">
          <w:marLeft w:val="480"/>
          <w:marRight w:val="0"/>
          <w:marTop w:val="0"/>
          <w:marBottom w:val="0"/>
          <w:divBdr>
            <w:top w:val="none" w:sz="0" w:space="0" w:color="auto"/>
            <w:left w:val="none" w:sz="0" w:space="0" w:color="auto"/>
            <w:bottom w:val="none" w:sz="0" w:space="0" w:color="auto"/>
            <w:right w:val="none" w:sz="0" w:space="0" w:color="auto"/>
          </w:divBdr>
        </w:div>
        <w:div w:id="889341037">
          <w:marLeft w:val="480"/>
          <w:marRight w:val="0"/>
          <w:marTop w:val="0"/>
          <w:marBottom w:val="0"/>
          <w:divBdr>
            <w:top w:val="none" w:sz="0" w:space="0" w:color="auto"/>
            <w:left w:val="none" w:sz="0" w:space="0" w:color="auto"/>
            <w:bottom w:val="none" w:sz="0" w:space="0" w:color="auto"/>
            <w:right w:val="none" w:sz="0" w:space="0" w:color="auto"/>
          </w:divBdr>
        </w:div>
        <w:div w:id="944386188">
          <w:marLeft w:val="480"/>
          <w:marRight w:val="0"/>
          <w:marTop w:val="0"/>
          <w:marBottom w:val="0"/>
          <w:divBdr>
            <w:top w:val="none" w:sz="0" w:space="0" w:color="auto"/>
            <w:left w:val="none" w:sz="0" w:space="0" w:color="auto"/>
            <w:bottom w:val="none" w:sz="0" w:space="0" w:color="auto"/>
            <w:right w:val="none" w:sz="0" w:space="0" w:color="auto"/>
          </w:divBdr>
        </w:div>
        <w:div w:id="1096364114">
          <w:marLeft w:val="480"/>
          <w:marRight w:val="0"/>
          <w:marTop w:val="0"/>
          <w:marBottom w:val="0"/>
          <w:divBdr>
            <w:top w:val="none" w:sz="0" w:space="0" w:color="auto"/>
            <w:left w:val="none" w:sz="0" w:space="0" w:color="auto"/>
            <w:bottom w:val="none" w:sz="0" w:space="0" w:color="auto"/>
            <w:right w:val="none" w:sz="0" w:space="0" w:color="auto"/>
          </w:divBdr>
        </w:div>
        <w:div w:id="1164659668">
          <w:marLeft w:val="480"/>
          <w:marRight w:val="0"/>
          <w:marTop w:val="0"/>
          <w:marBottom w:val="0"/>
          <w:divBdr>
            <w:top w:val="none" w:sz="0" w:space="0" w:color="auto"/>
            <w:left w:val="none" w:sz="0" w:space="0" w:color="auto"/>
            <w:bottom w:val="none" w:sz="0" w:space="0" w:color="auto"/>
            <w:right w:val="none" w:sz="0" w:space="0" w:color="auto"/>
          </w:divBdr>
        </w:div>
        <w:div w:id="1189180207">
          <w:marLeft w:val="480"/>
          <w:marRight w:val="0"/>
          <w:marTop w:val="0"/>
          <w:marBottom w:val="0"/>
          <w:divBdr>
            <w:top w:val="none" w:sz="0" w:space="0" w:color="auto"/>
            <w:left w:val="none" w:sz="0" w:space="0" w:color="auto"/>
            <w:bottom w:val="none" w:sz="0" w:space="0" w:color="auto"/>
            <w:right w:val="none" w:sz="0" w:space="0" w:color="auto"/>
          </w:divBdr>
        </w:div>
        <w:div w:id="1251082342">
          <w:marLeft w:val="480"/>
          <w:marRight w:val="0"/>
          <w:marTop w:val="0"/>
          <w:marBottom w:val="0"/>
          <w:divBdr>
            <w:top w:val="none" w:sz="0" w:space="0" w:color="auto"/>
            <w:left w:val="none" w:sz="0" w:space="0" w:color="auto"/>
            <w:bottom w:val="none" w:sz="0" w:space="0" w:color="auto"/>
            <w:right w:val="none" w:sz="0" w:space="0" w:color="auto"/>
          </w:divBdr>
        </w:div>
        <w:div w:id="1309628478">
          <w:marLeft w:val="480"/>
          <w:marRight w:val="0"/>
          <w:marTop w:val="0"/>
          <w:marBottom w:val="0"/>
          <w:divBdr>
            <w:top w:val="none" w:sz="0" w:space="0" w:color="auto"/>
            <w:left w:val="none" w:sz="0" w:space="0" w:color="auto"/>
            <w:bottom w:val="none" w:sz="0" w:space="0" w:color="auto"/>
            <w:right w:val="none" w:sz="0" w:space="0" w:color="auto"/>
          </w:divBdr>
        </w:div>
        <w:div w:id="1392387276">
          <w:marLeft w:val="480"/>
          <w:marRight w:val="0"/>
          <w:marTop w:val="0"/>
          <w:marBottom w:val="0"/>
          <w:divBdr>
            <w:top w:val="none" w:sz="0" w:space="0" w:color="auto"/>
            <w:left w:val="none" w:sz="0" w:space="0" w:color="auto"/>
            <w:bottom w:val="none" w:sz="0" w:space="0" w:color="auto"/>
            <w:right w:val="none" w:sz="0" w:space="0" w:color="auto"/>
          </w:divBdr>
        </w:div>
        <w:div w:id="1413044583">
          <w:marLeft w:val="480"/>
          <w:marRight w:val="0"/>
          <w:marTop w:val="0"/>
          <w:marBottom w:val="0"/>
          <w:divBdr>
            <w:top w:val="none" w:sz="0" w:space="0" w:color="auto"/>
            <w:left w:val="none" w:sz="0" w:space="0" w:color="auto"/>
            <w:bottom w:val="none" w:sz="0" w:space="0" w:color="auto"/>
            <w:right w:val="none" w:sz="0" w:space="0" w:color="auto"/>
          </w:divBdr>
        </w:div>
        <w:div w:id="1414089233">
          <w:marLeft w:val="480"/>
          <w:marRight w:val="0"/>
          <w:marTop w:val="0"/>
          <w:marBottom w:val="0"/>
          <w:divBdr>
            <w:top w:val="none" w:sz="0" w:space="0" w:color="auto"/>
            <w:left w:val="none" w:sz="0" w:space="0" w:color="auto"/>
            <w:bottom w:val="none" w:sz="0" w:space="0" w:color="auto"/>
            <w:right w:val="none" w:sz="0" w:space="0" w:color="auto"/>
          </w:divBdr>
        </w:div>
        <w:div w:id="1428840968">
          <w:marLeft w:val="480"/>
          <w:marRight w:val="0"/>
          <w:marTop w:val="0"/>
          <w:marBottom w:val="0"/>
          <w:divBdr>
            <w:top w:val="none" w:sz="0" w:space="0" w:color="auto"/>
            <w:left w:val="none" w:sz="0" w:space="0" w:color="auto"/>
            <w:bottom w:val="none" w:sz="0" w:space="0" w:color="auto"/>
            <w:right w:val="none" w:sz="0" w:space="0" w:color="auto"/>
          </w:divBdr>
        </w:div>
        <w:div w:id="1452280030">
          <w:marLeft w:val="480"/>
          <w:marRight w:val="0"/>
          <w:marTop w:val="0"/>
          <w:marBottom w:val="0"/>
          <w:divBdr>
            <w:top w:val="none" w:sz="0" w:space="0" w:color="auto"/>
            <w:left w:val="none" w:sz="0" w:space="0" w:color="auto"/>
            <w:bottom w:val="none" w:sz="0" w:space="0" w:color="auto"/>
            <w:right w:val="none" w:sz="0" w:space="0" w:color="auto"/>
          </w:divBdr>
        </w:div>
        <w:div w:id="1464884737">
          <w:marLeft w:val="480"/>
          <w:marRight w:val="0"/>
          <w:marTop w:val="0"/>
          <w:marBottom w:val="0"/>
          <w:divBdr>
            <w:top w:val="none" w:sz="0" w:space="0" w:color="auto"/>
            <w:left w:val="none" w:sz="0" w:space="0" w:color="auto"/>
            <w:bottom w:val="none" w:sz="0" w:space="0" w:color="auto"/>
            <w:right w:val="none" w:sz="0" w:space="0" w:color="auto"/>
          </w:divBdr>
        </w:div>
        <w:div w:id="1579250543">
          <w:marLeft w:val="480"/>
          <w:marRight w:val="0"/>
          <w:marTop w:val="0"/>
          <w:marBottom w:val="0"/>
          <w:divBdr>
            <w:top w:val="none" w:sz="0" w:space="0" w:color="auto"/>
            <w:left w:val="none" w:sz="0" w:space="0" w:color="auto"/>
            <w:bottom w:val="none" w:sz="0" w:space="0" w:color="auto"/>
            <w:right w:val="none" w:sz="0" w:space="0" w:color="auto"/>
          </w:divBdr>
        </w:div>
        <w:div w:id="1610159329">
          <w:marLeft w:val="480"/>
          <w:marRight w:val="0"/>
          <w:marTop w:val="0"/>
          <w:marBottom w:val="0"/>
          <w:divBdr>
            <w:top w:val="none" w:sz="0" w:space="0" w:color="auto"/>
            <w:left w:val="none" w:sz="0" w:space="0" w:color="auto"/>
            <w:bottom w:val="none" w:sz="0" w:space="0" w:color="auto"/>
            <w:right w:val="none" w:sz="0" w:space="0" w:color="auto"/>
          </w:divBdr>
        </w:div>
        <w:div w:id="1923293482">
          <w:marLeft w:val="480"/>
          <w:marRight w:val="0"/>
          <w:marTop w:val="0"/>
          <w:marBottom w:val="0"/>
          <w:divBdr>
            <w:top w:val="none" w:sz="0" w:space="0" w:color="auto"/>
            <w:left w:val="none" w:sz="0" w:space="0" w:color="auto"/>
            <w:bottom w:val="none" w:sz="0" w:space="0" w:color="auto"/>
            <w:right w:val="none" w:sz="0" w:space="0" w:color="auto"/>
          </w:divBdr>
        </w:div>
        <w:div w:id="1986472071">
          <w:marLeft w:val="480"/>
          <w:marRight w:val="0"/>
          <w:marTop w:val="0"/>
          <w:marBottom w:val="0"/>
          <w:divBdr>
            <w:top w:val="none" w:sz="0" w:space="0" w:color="auto"/>
            <w:left w:val="none" w:sz="0" w:space="0" w:color="auto"/>
            <w:bottom w:val="none" w:sz="0" w:space="0" w:color="auto"/>
            <w:right w:val="none" w:sz="0" w:space="0" w:color="auto"/>
          </w:divBdr>
        </w:div>
        <w:div w:id="2058894854">
          <w:marLeft w:val="480"/>
          <w:marRight w:val="0"/>
          <w:marTop w:val="0"/>
          <w:marBottom w:val="0"/>
          <w:divBdr>
            <w:top w:val="none" w:sz="0" w:space="0" w:color="auto"/>
            <w:left w:val="none" w:sz="0" w:space="0" w:color="auto"/>
            <w:bottom w:val="none" w:sz="0" w:space="0" w:color="auto"/>
            <w:right w:val="none" w:sz="0" w:space="0" w:color="auto"/>
          </w:divBdr>
        </w:div>
        <w:div w:id="2075466083">
          <w:marLeft w:val="480"/>
          <w:marRight w:val="0"/>
          <w:marTop w:val="0"/>
          <w:marBottom w:val="0"/>
          <w:divBdr>
            <w:top w:val="none" w:sz="0" w:space="0" w:color="auto"/>
            <w:left w:val="none" w:sz="0" w:space="0" w:color="auto"/>
            <w:bottom w:val="none" w:sz="0" w:space="0" w:color="auto"/>
            <w:right w:val="none" w:sz="0" w:space="0" w:color="auto"/>
          </w:divBdr>
        </w:div>
        <w:div w:id="2107340143">
          <w:marLeft w:val="480"/>
          <w:marRight w:val="0"/>
          <w:marTop w:val="0"/>
          <w:marBottom w:val="0"/>
          <w:divBdr>
            <w:top w:val="none" w:sz="0" w:space="0" w:color="auto"/>
            <w:left w:val="none" w:sz="0" w:space="0" w:color="auto"/>
            <w:bottom w:val="none" w:sz="0" w:space="0" w:color="auto"/>
            <w:right w:val="none" w:sz="0" w:space="0" w:color="auto"/>
          </w:divBdr>
        </w:div>
        <w:div w:id="2114549957">
          <w:marLeft w:val="480"/>
          <w:marRight w:val="0"/>
          <w:marTop w:val="0"/>
          <w:marBottom w:val="0"/>
          <w:divBdr>
            <w:top w:val="none" w:sz="0" w:space="0" w:color="auto"/>
            <w:left w:val="none" w:sz="0" w:space="0" w:color="auto"/>
            <w:bottom w:val="none" w:sz="0" w:space="0" w:color="auto"/>
            <w:right w:val="none" w:sz="0" w:space="0" w:color="auto"/>
          </w:divBdr>
        </w:div>
        <w:div w:id="2116241723">
          <w:marLeft w:val="480"/>
          <w:marRight w:val="0"/>
          <w:marTop w:val="0"/>
          <w:marBottom w:val="0"/>
          <w:divBdr>
            <w:top w:val="none" w:sz="0" w:space="0" w:color="auto"/>
            <w:left w:val="none" w:sz="0" w:space="0" w:color="auto"/>
            <w:bottom w:val="none" w:sz="0" w:space="0" w:color="auto"/>
            <w:right w:val="none" w:sz="0" w:space="0" w:color="auto"/>
          </w:divBdr>
        </w:div>
      </w:divsChild>
    </w:div>
    <w:div w:id="1072387706">
      <w:bodyDiv w:val="1"/>
      <w:marLeft w:val="0"/>
      <w:marRight w:val="0"/>
      <w:marTop w:val="0"/>
      <w:marBottom w:val="0"/>
      <w:divBdr>
        <w:top w:val="none" w:sz="0" w:space="0" w:color="auto"/>
        <w:left w:val="none" w:sz="0" w:space="0" w:color="auto"/>
        <w:bottom w:val="none" w:sz="0" w:space="0" w:color="auto"/>
        <w:right w:val="none" w:sz="0" w:space="0" w:color="auto"/>
      </w:divBdr>
    </w:div>
    <w:div w:id="1078669135">
      <w:bodyDiv w:val="1"/>
      <w:marLeft w:val="0"/>
      <w:marRight w:val="0"/>
      <w:marTop w:val="0"/>
      <w:marBottom w:val="0"/>
      <w:divBdr>
        <w:top w:val="none" w:sz="0" w:space="0" w:color="auto"/>
        <w:left w:val="none" w:sz="0" w:space="0" w:color="auto"/>
        <w:bottom w:val="none" w:sz="0" w:space="0" w:color="auto"/>
        <w:right w:val="none" w:sz="0" w:space="0" w:color="auto"/>
      </w:divBdr>
    </w:div>
    <w:div w:id="1078790461">
      <w:bodyDiv w:val="1"/>
      <w:marLeft w:val="0"/>
      <w:marRight w:val="0"/>
      <w:marTop w:val="0"/>
      <w:marBottom w:val="0"/>
      <w:divBdr>
        <w:top w:val="none" w:sz="0" w:space="0" w:color="auto"/>
        <w:left w:val="none" w:sz="0" w:space="0" w:color="auto"/>
        <w:bottom w:val="none" w:sz="0" w:space="0" w:color="auto"/>
        <w:right w:val="none" w:sz="0" w:space="0" w:color="auto"/>
      </w:divBdr>
    </w:div>
    <w:div w:id="1079787345">
      <w:bodyDiv w:val="1"/>
      <w:marLeft w:val="0"/>
      <w:marRight w:val="0"/>
      <w:marTop w:val="0"/>
      <w:marBottom w:val="0"/>
      <w:divBdr>
        <w:top w:val="none" w:sz="0" w:space="0" w:color="auto"/>
        <w:left w:val="none" w:sz="0" w:space="0" w:color="auto"/>
        <w:bottom w:val="none" w:sz="0" w:space="0" w:color="auto"/>
        <w:right w:val="none" w:sz="0" w:space="0" w:color="auto"/>
      </w:divBdr>
      <w:divsChild>
        <w:div w:id="79254129">
          <w:marLeft w:val="480"/>
          <w:marRight w:val="0"/>
          <w:marTop w:val="0"/>
          <w:marBottom w:val="0"/>
          <w:divBdr>
            <w:top w:val="none" w:sz="0" w:space="0" w:color="auto"/>
            <w:left w:val="none" w:sz="0" w:space="0" w:color="auto"/>
            <w:bottom w:val="none" w:sz="0" w:space="0" w:color="auto"/>
            <w:right w:val="none" w:sz="0" w:space="0" w:color="auto"/>
          </w:divBdr>
        </w:div>
        <w:div w:id="199512602">
          <w:marLeft w:val="480"/>
          <w:marRight w:val="0"/>
          <w:marTop w:val="0"/>
          <w:marBottom w:val="0"/>
          <w:divBdr>
            <w:top w:val="none" w:sz="0" w:space="0" w:color="auto"/>
            <w:left w:val="none" w:sz="0" w:space="0" w:color="auto"/>
            <w:bottom w:val="none" w:sz="0" w:space="0" w:color="auto"/>
            <w:right w:val="none" w:sz="0" w:space="0" w:color="auto"/>
          </w:divBdr>
        </w:div>
        <w:div w:id="208148170">
          <w:marLeft w:val="480"/>
          <w:marRight w:val="0"/>
          <w:marTop w:val="0"/>
          <w:marBottom w:val="0"/>
          <w:divBdr>
            <w:top w:val="none" w:sz="0" w:space="0" w:color="auto"/>
            <w:left w:val="none" w:sz="0" w:space="0" w:color="auto"/>
            <w:bottom w:val="none" w:sz="0" w:space="0" w:color="auto"/>
            <w:right w:val="none" w:sz="0" w:space="0" w:color="auto"/>
          </w:divBdr>
        </w:div>
        <w:div w:id="367146578">
          <w:marLeft w:val="480"/>
          <w:marRight w:val="0"/>
          <w:marTop w:val="0"/>
          <w:marBottom w:val="0"/>
          <w:divBdr>
            <w:top w:val="none" w:sz="0" w:space="0" w:color="auto"/>
            <w:left w:val="none" w:sz="0" w:space="0" w:color="auto"/>
            <w:bottom w:val="none" w:sz="0" w:space="0" w:color="auto"/>
            <w:right w:val="none" w:sz="0" w:space="0" w:color="auto"/>
          </w:divBdr>
        </w:div>
        <w:div w:id="486164628">
          <w:marLeft w:val="480"/>
          <w:marRight w:val="0"/>
          <w:marTop w:val="0"/>
          <w:marBottom w:val="0"/>
          <w:divBdr>
            <w:top w:val="none" w:sz="0" w:space="0" w:color="auto"/>
            <w:left w:val="none" w:sz="0" w:space="0" w:color="auto"/>
            <w:bottom w:val="none" w:sz="0" w:space="0" w:color="auto"/>
            <w:right w:val="none" w:sz="0" w:space="0" w:color="auto"/>
          </w:divBdr>
        </w:div>
        <w:div w:id="490562035">
          <w:marLeft w:val="480"/>
          <w:marRight w:val="0"/>
          <w:marTop w:val="0"/>
          <w:marBottom w:val="0"/>
          <w:divBdr>
            <w:top w:val="none" w:sz="0" w:space="0" w:color="auto"/>
            <w:left w:val="none" w:sz="0" w:space="0" w:color="auto"/>
            <w:bottom w:val="none" w:sz="0" w:space="0" w:color="auto"/>
            <w:right w:val="none" w:sz="0" w:space="0" w:color="auto"/>
          </w:divBdr>
        </w:div>
        <w:div w:id="506946322">
          <w:marLeft w:val="480"/>
          <w:marRight w:val="0"/>
          <w:marTop w:val="0"/>
          <w:marBottom w:val="0"/>
          <w:divBdr>
            <w:top w:val="none" w:sz="0" w:space="0" w:color="auto"/>
            <w:left w:val="none" w:sz="0" w:space="0" w:color="auto"/>
            <w:bottom w:val="none" w:sz="0" w:space="0" w:color="auto"/>
            <w:right w:val="none" w:sz="0" w:space="0" w:color="auto"/>
          </w:divBdr>
        </w:div>
        <w:div w:id="653073024">
          <w:marLeft w:val="480"/>
          <w:marRight w:val="0"/>
          <w:marTop w:val="0"/>
          <w:marBottom w:val="0"/>
          <w:divBdr>
            <w:top w:val="none" w:sz="0" w:space="0" w:color="auto"/>
            <w:left w:val="none" w:sz="0" w:space="0" w:color="auto"/>
            <w:bottom w:val="none" w:sz="0" w:space="0" w:color="auto"/>
            <w:right w:val="none" w:sz="0" w:space="0" w:color="auto"/>
          </w:divBdr>
        </w:div>
        <w:div w:id="715357335">
          <w:marLeft w:val="480"/>
          <w:marRight w:val="0"/>
          <w:marTop w:val="0"/>
          <w:marBottom w:val="0"/>
          <w:divBdr>
            <w:top w:val="none" w:sz="0" w:space="0" w:color="auto"/>
            <w:left w:val="none" w:sz="0" w:space="0" w:color="auto"/>
            <w:bottom w:val="none" w:sz="0" w:space="0" w:color="auto"/>
            <w:right w:val="none" w:sz="0" w:space="0" w:color="auto"/>
          </w:divBdr>
        </w:div>
        <w:div w:id="770013456">
          <w:marLeft w:val="480"/>
          <w:marRight w:val="0"/>
          <w:marTop w:val="0"/>
          <w:marBottom w:val="0"/>
          <w:divBdr>
            <w:top w:val="none" w:sz="0" w:space="0" w:color="auto"/>
            <w:left w:val="none" w:sz="0" w:space="0" w:color="auto"/>
            <w:bottom w:val="none" w:sz="0" w:space="0" w:color="auto"/>
            <w:right w:val="none" w:sz="0" w:space="0" w:color="auto"/>
          </w:divBdr>
        </w:div>
        <w:div w:id="853232549">
          <w:marLeft w:val="480"/>
          <w:marRight w:val="0"/>
          <w:marTop w:val="0"/>
          <w:marBottom w:val="0"/>
          <w:divBdr>
            <w:top w:val="none" w:sz="0" w:space="0" w:color="auto"/>
            <w:left w:val="none" w:sz="0" w:space="0" w:color="auto"/>
            <w:bottom w:val="none" w:sz="0" w:space="0" w:color="auto"/>
            <w:right w:val="none" w:sz="0" w:space="0" w:color="auto"/>
          </w:divBdr>
        </w:div>
        <w:div w:id="1029530865">
          <w:marLeft w:val="480"/>
          <w:marRight w:val="0"/>
          <w:marTop w:val="0"/>
          <w:marBottom w:val="0"/>
          <w:divBdr>
            <w:top w:val="none" w:sz="0" w:space="0" w:color="auto"/>
            <w:left w:val="none" w:sz="0" w:space="0" w:color="auto"/>
            <w:bottom w:val="none" w:sz="0" w:space="0" w:color="auto"/>
            <w:right w:val="none" w:sz="0" w:space="0" w:color="auto"/>
          </w:divBdr>
        </w:div>
        <w:div w:id="1293756702">
          <w:marLeft w:val="480"/>
          <w:marRight w:val="0"/>
          <w:marTop w:val="0"/>
          <w:marBottom w:val="0"/>
          <w:divBdr>
            <w:top w:val="none" w:sz="0" w:space="0" w:color="auto"/>
            <w:left w:val="none" w:sz="0" w:space="0" w:color="auto"/>
            <w:bottom w:val="none" w:sz="0" w:space="0" w:color="auto"/>
            <w:right w:val="none" w:sz="0" w:space="0" w:color="auto"/>
          </w:divBdr>
        </w:div>
        <w:div w:id="1308121893">
          <w:marLeft w:val="480"/>
          <w:marRight w:val="0"/>
          <w:marTop w:val="0"/>
          <w:marBottom w:val="0"/>
          <w:divBdr>
            <w:top w:val="none" w:sz="0" w:space="0" w:color="auto"/>
            <w:left w:val="none" w:sz="0" w:space="0" w:color="auto"/>
            <w:bottom w:val="none" w:sz="0" w:space="0" w:color="auto"/>
            <w:right w:val="none" w:sz="0" w:space="0" w:color="auto"/>
          </w:divBdr>
        </w:div>
        <w:div w:id="1390881079">
          <w:marLeft w:val="480"/>
          <w:marRight w:val="0"/>
          <w:marTop w:val="0"/>
          <w:marBottom w:val="0"/>
          <w:divBdr>
            <w:top w:val="none" w:sz="0" w:space="0" w:color="auto"/>
            <w:left w:val="none" w:sz="0" w:space="0" w:color="auto"/>
            <w:bottom w:val="none" w:sz="0" w:space="0" w:color="auto"/>
            <w:right w:val="none" w:sz="0" w:space="0" w:color="auto"/>
          </w:divBdr>
        </w:div>
        <w:div w:id="1400638850">
          <w:marLeft w:val="480"/>
          <w:marRight w:val="0"/>
          <w:marTop w:val="0"/>
          <w:marBottom w:val="0"/>
          <w:divBdr>
            <w:top w:val="none" w:sz="0" w:space="0" w:color="auto"/>
            <w:left w:val="none" w:sz="0" w:space="0" w:color="auto"/>
            <w:bottom w:val="none" w:sz="0" w:space="0" w:color="auto"/>
            <w:right w:val="none" w:sz="0" w:space="0" w:color="auto"/>
          </w:divBdr>
        </w:div>
        <w:div w:id="1537547431">
          <w:marLeft w:val="480"/>
          <w:marRight w:val="0"/>
          <w:marTop w:val="0"/>
          <w:marBottom w:val="0"/>
          <w:divBdr>
            <w:top w:val="none" w:sz="0" w:space="0" w:color="auto"/>
            <w:left w:val="none" w:sz="0" w:space="0" w:color="auto"/>
            <w:bottom w:val="none" w:sz="0" w:space="0" w:color="auto"/>
            <w:right w:val="none" w:sz="0" w:space="0" w:color="auto"/>
          </w:divBdr>
        </w:div>
        <w:div w:id="1625961068">
          <w:marLeft w:val="480"/>
          <w:marRight w:val="0"/>
          <w:marTop w:val="0"/>
          <w:marBottom w:val="0"/>
          <w:divBdr>
            <w:top w:val="none" w:sz="0" w:space="0" w:color="auto"/>
            <w:left w:val="none" w:sz="0" w:space="0" w:color="auto"/>
            <w:bottom w:val="none" w:sz="0" w:space="0" w:color="auto"/>
            <w:right w:val="none" w:sz="0" w:space="0" w:color="auto"/>
          </w:divBdr>
        </w:div>
        <w:div w:id="1646082008">
          <w:marLeft w:val="480"/>
          <w:marRight w:val="0"/>
          <w:marTop w:val="0"/>
          <w:marBottom w:val="0"/>
          <w:divBdr>
            <w:top w:val="none" w:sz="0" w:space="0" w:color="auto"/>
            <w:left w:val="none" w:sz="0" w:space="0" w:color="auto"/>
            <w:bottom w:val="none" w:sz="0" w:space="0" w:color="auto"/>
            <w:right w:val="none" w:sz="0" w:space="0" w:color="auto"/>
          </w:divBdr>
        </w:div>
        <w:div w:id="1766998138">
          <w:marLeft w:val="480"/>
          <w:marRight w:val="0"/>
          <w:marTop w:val="0"/>
          <w:marBottom w:val="0"/>
          <w:divBdr>
            <w:top w:val="none" w:sz="0" w:space="0" w:color="auto"/>
            <w:left w:val="none" w:sz="0" w:space="0" w:color="auto"/>
            <w:bottom w:val="none" w:sz="0" w:space="0" w:color="auto"/>
            <w:right w:val="none" w:sz="0" w:space="0" w:color="auto"/>
          </w:divBdr>
        </w:div>
        <w:div w:id="1836189663">
          <w:marLeft w:val="480"/>
          <w:marRight w:val="0"/>
          <w:marTop w:val="0"/>
          <w:marBottom w:val="0"/>
          <w:divBdr>
            <w:top w:val="none" w:sz="0" w:space="0" w:color="auto"/>
            <w:left w:val="none" w:sz="0" w:space="0" w:color="auto"/>
            <w:bottom w:val="none" w:sz="0" w:space="0" w:color="auto"/>
            <w:right w:val="none" w:sz="0" w:space="0" w:color="auto"/>
          </w:divBdr>
        </w:div>
        <w:div w:id="2042969020">
          <w:marLeft w:val="480"/>
          <w:marRight w:val="0"/>
          <w:marTop w:val="0"/>
          <w:marBottom w:val="0"/>
          <w:divBdr>
            <w:top w:val="none" w:sz="0" w:space="0" w:color="auto"/>
            <w:left w:val="none" w:sz="0" w:space="0" w:color="auto"/>
            <w:bottom w:val="none" w:sz="0" w:space="0" w:color="auto"/>
            <w:right w:val="none" w:sz="0" w:space="0" w:color="auto"/>
          </w:divBdr>
        </w:div>
        <w:div w:id="2052533008">
          <w:marLeft w:val="480"/>
          <w:marRight w:val="0"/>
          <w:marTop w:val="0"/>
          <w:marBottom w:val="0"/>
          <w:divBdr>
            <w:top w:val="none" w:sz="0" w:space="0" w:color="auto"/>
            <w:left w:val="none" w:sz="0" w:space="0" w:color="auto"/>
            <w:bottom w:val="none" w:sz="0" w:space="0" w:color="auto"/>
            <w:right w:val="none" w:sz="0" w:space="0" w:color="auto"/>
          </w:divBdr>
        </w:div>
        <w:div w:id="2056274631">
          <w:marLeft w:val="480"/>
          <w:marRight w:val="0"/>
          <w:marTop w:val="0"/>
          <w:marBottom w:val="0"/>
          <w:divBdr>
            <w:top w:val="none" w:sz="0" w:space="0" w:color="auto"/>
            <w:left w:val="none" w:sz="0" w:space="0" w:color="auto"/>
            <w:bottom w:val="none" w:sz="0" w:space="0" w:color="auto"/>
            <w:right w:val="none" w:sz="0" w:space="0" w:color="auto"/>
          </w:divBdr>
        </w:div>
      </w:divsChild>
    </w:div>
    <w:div w:id="1087731506">
      <w:bodyDiv w:val="1"/>
      <w:marLeft w:val="0"/>
      <w:marRight w:val="0"/>
      <w:marTop w:val="0"/>
      <w:marBottom w:val="0"/>
      <w:divBdr>
        <w:top w:val="none" w:sz="0" w:space="0" w:color="auto"/>
        <w:left w:val="none" w:sz="0" w:space="0" w:color="auto"/>
        <w:bottom w:val="none" w:sz="0" w:space="0" w:color="auto"/>
        <w:right w:val="none" w:sz="0" w:space="0" w:color="auto"/>
      </w:divBdr>
      <w:divsChild>
        <w:div w:id="143666631">
          <w:marLeft w:val="480"/>
          <w:marRight w:val="0"/>
          <w:marTop w:val="0"/>
          <w:marBottom w:val="0"/>
          <w:divBdr>
            <w:top w:val="none" w:sz="0" w:space="0" w:color="auto"/>
            <w:left w:val="none" w:sz="0" w:space="0" w:color="auto"/>
            <w:bottom w:val="none" w:sz="0" w:space="0" w:color="auto"/>
            <w:right w:val="none" w:sz="0" w:space="0" w:color="auto"/>
          </w:divBdr>
        </w:div>
        <w:div w:id="164246370">
          <w:marLeft w:val="480"/>
          <w:marRight w:val="0"/>
          <w:marTop w:val="0"/>
          <w:marBottom w:val="0"/>
          <w:divBdr>
            <w:top w:val="none" w:sz="0" w:space="0" w:color="auto"/>
            <w:left w:val="none" w:sz="0" w:space="0" w:color="auto"/>
            <w:bottom w:val="none" w:sz="0" w:space="0" w:color="auto"/>
            <w:right w:val="none" w:sz="0" w:space="0" w:color="auto"/>
          </w:divBdr>
        </w:div>
        <w:div w:id="435948397">
          <w:marLeft w:val="480"/>
          <w:marRight w:val="0"/>
          <w:marTop w:val="0"/>
          <w:marBottom w:val="0"/>
          <w:divBdr>
            <w:top w:val="none" w:sz="0" w:space="0" w:color="auto"/>
            <w:left w:val="none" w:sz="0" w:space="0" w:color="auto"/>
            <w:bottom w:val="none" w:sz="0" w:space="0" w:color="auto"/>
            <w:right w:val="none" w:sz="0" w:space="0" w:color="auto"/>
          </w:divBdr>
        </w:div>
        <w:div w:id="630139508">
          <w:marLeft w:val="480"/>
          <w:marRight w:val="0"/>
          <w:marTop w:val="0"/>
          <w:marBottom w:val="0"/>
          <w:divBdr>
            <w:top w:val="none" w:sz="0" w:space="0" w:color="auto"/>
            <w:left w:val="none" w:sz="0" w:space="0" w:color="auto"/>
            <w:bottom w:val="none" w:sz="0" w:space="0" w:color="auto"/>
            <w:right w:val="none" w:sz="0" w:space="0" w:color="auto"/>
          </w:divBdr>
        </w:div>
        <w:div w:id="657344176">
          <w:marLeft w:val="480"/>
          <w:marRight w:val="0"/>
          <w:marTop w:val="0"/>
          <w:marBottom w:val="0"/>
          <w:divBdr>
            <w:top w:val="none" w:sz="0" w:space="0" w:color="auto"/>
            <w:left w:val="none" w:sz="0" w:space="0" w:color="auto"/>
            <w:bottom w:val="none" w:sz="0" w:space="0" w:color="auto"/>
            <w:right w:val="none" w:sz="0" w:space="0" w:color="auto"/>
          </w:divBdr>
        </w:div>
        <w:div w:id="705759102">
          <w:marLeft w:val="480"/>
          <w:marRight w:val="0"/>
          <w:marTop w:val="0"/>
          <w:marBottom w:val="0"/>
          <w:divBdr>
            <w:top w:val="none" w:sz="0" w:space="0" w:color="auto"/>
            <w:left w:val="none" w:sz="0" w:space="0" w:color="auto"/>
            <w:bottom w:val="none" w:sz="0" w:space="0" w:color="auto"/>
            <w:right w:val="none" w:sz="0" w:space="0" w:color="auto"/>
          </w:divBdr>
        </w:div>
        <w:div w:id="767703463">
          <w:marLeft w:val="480"/>
          <w:marRight w:val="0"/>
          <w:marTop w:val="0"/>
          <w:marBottom w:val="0"/>
          <w:divBdr>
            <w:top w:val="none" w:sz="0" w:space="0" w:color="auto"/>
            <w:left w:val="none" w:sz="0" w:space="0" w:color="auto"/>
            <w:bottom w:val="none" w:sz="0" w:space="0" w:color="auto"/>
            <w:right w:val="none" w:sz="0" w:space="0" w:color="auto"/>
          </w:divBdr>
        </w:div>
        <w:div w:id="863902439">
          <w:marLeft w:val="480"/>
          <w:marRight w:val="0"/>
          <w:marTop w:val="0"/>
          <w:marBottom w:val="0"/>
          <w:divBdr>
            <w:top w:val="none" w:sz="0" w:space="0" w:color="auto"/>
            <w:left w:val="none" w:sz="0" w:space="0" w:color="auto"/>
            <w:bottom w:val="none" w:sz="0" w:space="0" w:color="auto"/>
            <w:right w:val="none" w:sz="0" w:space="0" w:color="auto"/>
          </w:divBdr>
        </w:div>
        <w:div w:id="916131702">
          <w:marLeft w:val="480"/>
          <w:marRight w:val="0"/>
          <w:marTop w:val="0"/>
          <w:marBottom w:val="0"/>
          <w:divBdr>
            <w:top w:val="none" w:sz="0" w:space="0" w:color="auto"/>
            <w:left w:val="none" w:sz="0" w:space="0" w:color="auto"/>
            <w:bottom w:val="none" w:sz="0" w:space="0" w:color="auto"/>
            <w:right w:val="none" w:sz="0" w:space="0" w:color="auto"/>
          </w:divBdr>
        </w:div>
        <w:div w:id="929966256">
          <w:marLeft w:val="480"/>
          <w:marRight w:val="0"/>
          <w:marTop w:val="0"/>
          <w:marBottom w:val="0"/>
          <w:divBdr>
            <w:top w:val="none" w:sz="0" w:space="0" w:color="auto"/>
            <w:left w:val="none" w:sz="0" w:space="0" w:color="auto"/>
            <w:bottom w:val="none" w:sz="0" w:space="0" w:color="auto"/>
            <w:right w:val="none" w:sz="0" w:space="0" w:color="auto"/>
          </w:divBdr>
        </w:div>
        <w:div w:id="1026566319">
          <w:marLeft w:val="480"/>
          <w:marRight w:val="0"/>
          <w:marTop w:val="0"/>
          <w:marBottom w:val="0"/>
          <w:divBdr>
            <w:top w:val="none" w:sz="0" w:space="0" w:color="auto"/>
            <w:left w:val="none" w:sz="0" w:space="0" w:color="auto"/>
            <w:bottom w:val="none" w:sz="0" w:space="0" w:color="auto"/>
            <w:right w:val="none" w:sz="0" w:space="0" w:color="auto"/>
          </w:divBdr>
        </w:div>
        <w:div w:id="1054739596">
          <w:marLeft w:val="480"/>
          <w:marRight w:val="0"/>
          <w:marTop w:val="0"/>
          <w:marBottom w:val="0"/>
          <w:divBdr>
            <w:top w:val="none" w:sz="0" w:space="0" w:color="auto"/>
            <w:left w:val="none" w:sz="0" w:space="0" w:color="auto"/>
            <w:bottom w:val="none" w:sz="0" w:space="0" w:color="auto"/>
            <w:right w:val="none" w:sz="0" w:space="0" w:color="auto"/>
          </w:divBdr>
        </w:div>
        <w:div w:id="1164777811">
          <w:marLeft w:val="480"/>
          <w:marRight w:val="0"/>
          <w:marTop w:val="0"/>
          <w:marBottom w:val="0"/>
          <w:divBdr>
            <w:top w:val="none" w:sz="0" w:space="0" w:color="auto"/>
            <w:left w:val="none" w:sz="0" w:space="0" w:color="auto"/>
            <w:bottom w:val="none" w:sz="0" w:space="0" w:color="auto"/>
            <w:right w:val="none" w:sz="0" w:space="0" w:color="auto"/>
          </w:divBdr>
        </w:div>
        <w:div w:id="1216892141">
          <w:marLeft w:val="480"/>
          <w:marRight w:val="0"/>
          <w:marTop w:val="0"/>
          <w:marBottom w:val="0"/>
          <w:divBdr>
            <w:top w:val="none" w:sz="0" w:space="0" w:color="auto"/>
            <w:left w:val="none" w:sz="0" w:space="0" w:color="auto"/>
            <w:bottom w:val="none" w:sz="0" w:space="0" w:color="auto"/>
            <w:right w:val="none" w:sz="0" w:space="0" w:color="auto"/>
          </w:divBdr>
        </w:div>
        <w:div w:id="1290091045">
          <w:marLeft w:val="480"/>
          <w:marRight w:val="0"/>
          <w:marTop w:val="0"/>
          <w:marBottom w:val="0"/>
          <w:divBdr>
            <w:top w:val="none" w:sz="0" w:space="0" w:color="auto"/>
            <w:left w:val="none" w:sz="0" w:space="0" w:color="auto"/>
            <w:bottom w:val="none" w:sz="0" w:space="0" w:color="auto"/>
            <w:right w:val="none" w:sz="0" w:space="0" w:color="auto"/>
          </w:divBdr>
        </w:div>
        <w:div w:id="1362394280">
          <w:marLeft w:val="480"/>
          <w:marRight w:val="0"/>
          <w:marTop w:val="0"/>
          <w:marBottom w:val="0"/>
          <w:divBdr>
            <w:top w:val="none" w:sz="0" w:space="0" w:color="auto"/>
            <w:left w:val="none" w:sz="0" w:space="0" w:color="auto"/>
            <w:bottom w:val="none" w:sz="0" w:space="0" w:color="auto"/>
            <w:right w:val="none" w:sz="0" w:space="0" w:color="auto"/>
          </w:divBdr>
        </w:div>
        <w:div w:id="1508062627">
          <w:marLeft w:val="480"/>
          <w:marRight w:val="0"/>
          <w:marTop w:val="0"/>
          <w:marBottom w:val="0"/>
          <w:divBdr>
            <w:top w:val="none" w:sz="0" w:space="0" w:color="auto"/>
            <w:left w:val="none" w:sz="0" w:space="0" w:color="auto"/>
            <w:bottom w:val="none" w:sz="0" w:space="0" w:color="auto"/>
            <w:right w:val="none" w:sz="0" w:space="0" w:color="auto"/>
          </w:divBdr>
        </w:div>
        <w:div w:id="1601066057">
          <w:marLeft w:val="480"/>
          <w:marRight w:val="0"/>
          <w:marTop w:val="0"/>
          <w:marBottom w:val="0"/>
          <w:divBdr>
            <w:top w:val="none" w:sz="0" w:space="0" w:color="auto"/>
            <w:left w:val="none" w:sz="0" w:space="0" w:color="auto"/>
            <w:bottom w:val="none" w:sz="0" w:space="0" w:color="auto"/>
            <w:right w:val="none" w:sz="0" w:space="0" w:color="auto"/>
          </w:divBdr>
        </w:div>
        <w:div w:id="1608850687">
          <w:marLeft w:val="480"/>
          <w:marRight w:val="0"/>
          <w:marTop w:val="0"/>
          <w:marBottom w:val="0"/>
          <w:divBdr>
            <w:top w:val="none" w:sz="0" w:space="0" w:color="auto"/>
            <w:left w:val="none" w:sz="0" w:space="0" w:color="auto"/>
            <w:bottom w:val="none" w:sz="0" w:space="0" w:color="auto"/>
            <w:right w:val="none" w:sz="0" w:space="0" w:color="auto"/>
          </w:divBdr>
        </w:div>
        <w:div w:id="1646742706">
          <w:marLeft w:val="480"/>
          <w:marRight w:val="0"/>
          <w:marTop w:val="0"/>
          <w:marBottom w:val="0"/>
          <w:divBdr>
            <w:top w:val="none" w:sz="0" w:space="0" w:color="auto"/>
            <w:left w:val="none" w:sz="0" w:space="0" w:color="auto"/>
            <w:bottom w:val="none" w:sz="0" w:space="0" w:color="auto"/>
            <w:right w:val="none" w:sz="0" w:space="0" w:color="auto"/>
          </w:divBdr>
        </w:div>
        <w:div w:id="1698702900">
          <w:marLeft w:val="480"/>
          <w:marRight w:val="0"/>
          <w:marTop w:val="0"/>
          <w:marBottom w:val="0"/>
          <w:divBdr>
            <w:top w:val="none" w:sz="0" w:space="0" w:color="auto"/>
            <w:left w:val="none" w:sz="0" w:space="0" w:color="auto"/>
            <w:bottom w:val="none" w:sz="0" w:space="0" w:color="auto"/>
            <w:right w:val="none" w:sz="0" w:space="0" w:color="auto"/>
          </w:divBdr>
        </w:div>
        <w:div w:id="1763840320">
          <w:marLeft w:val="480"/>
          <w:marRight w:val="0"/>
          <w:marTop w:val="0"/>
          <w:marBottom w:val="0"/>
          <w:divBdr>
            <w:top w:val="none" w:sz="0" w:space="0" w:color="auto"/>
            <w:left w:val="none" w:sz="0" w:space="0" w:color="auto"/>
            <w:bottom w:val="none" w:sz="0" w:space="0" w:color="auto"/>
            <w:right w:val="none" w:sz="0" w:space="0" w:color="auto"/>
          </w:divBdr>
        </w:div>
        <w:div w:id="1788037769">
          <w:marLeft w:val="480"/>
          <w:marRight w:val="0"/>
          <w:marTop w:val="0"/>
          <w:marBottom w:val="0"/>
          <w:divBdr>
            <w:top w:val="none" w:sz="0" w:space="0" w:color="auto"/>
            <w:left w:val="none" w:sz="0" w:space="0" w:color="auto"/>
            <w:bottom w:val="none" w:sz="0" w:space="0" w:color="auto"/>
            <w:right w:val="none" w:sz="0" w:space="0" w:color="auto"/>
          </w:divBdr>
        </w:div>
        <w:div w:id="1832986312">
          <w:marLeft w:val="480"/>
          <w:marRight w:val="0"/>
          <w:marTop w:val="0"/>
          <w:marBottom w:val="0"/>
          <w:divBdr>
            <w:top w:val="none" w:sz="0" w:space="0" w:color="auto"/>
            <w:left w:val="none" w:sz="0" w:space="0" w:color="auto"/>
            <w:bottom w:val="none" w:sz="0" w:space="0" w:color="auto"/>
            <w:right w:val="none" w:sz="0" w:space="0" w:color="auto"/>
          </w:divBdr>
        </w:div>
        <w:div w:id="1897086570">
          <w:marLeft w:val="480"/>
          <w:marRight w:val="0"/>
          <w:marTop w:val="0"/>
          <w:marBottom w:val="0"/>
          <w:divBdr>
            <w:top w:val="none" w:sz="0" w:space="0" w:color="auto"/>
            <w:left w:val="none" w:sz="0" w:space="0" w:color="auto"/>
            <w:bottom w:val="none" w:sz="0" w:space="0" w:color="auto"/>
            <w:right w:val="none" w:sz="0" w:space="0" w:color="auto"/>
          </w:divBdr>
        </w:div>
        <w:div w:id="1955751711">
          <w:marLeft w:val="480"/>
          <w:marRight w:val="0"/>
          <w:marTop w:val="0"/>
          <w:marBottom w:val="0"/>
          <w:divBdr>
            <w:top w:val="none" w:sz="0" w:space="0" w:color="auto"/>
            <w:left w:val="none" w:sz="0" w:space="0" w:color="auto"/>
            <w:bottom w:val="none" w:sz="0" w:space="0" w:color="auto"/>
            <w:right w:val="none" w:sz="0" w:space="0" w:color="auto"/>
          </w:divBdr>
        </w:div>
        <w:div w:id="1968732536">
          <w:marLeft w:val="480"/>
          <w:marRight w:val="0"/>
          <w:marTop w:val="0"/>
          <w:marBottom w:val="0"/>
          <w:divBdr>
            <w:top w:val="none" w:sz="0" w:space="0" w:color="auto"/>
            <w:left w:val="none" w:sz="0" w:space="0" w:color="auto"/>
            <w:bottom w:val="none" w:sz="0" w:space="0" w:color="auto"/>
            <w:right w:val="none" w:sz="0" w:space="0" w:color="auto"/>
          </w:divBdr>
        </w:div>
        <w:div w:id="2032879567">
          <w:marLeft w:val="480"/>
          <w:marRight w:val="0"/>
          <w:marTop w:val="0"/>
          <w:marBottom w:val="0"/>
          <w:divBdr>
            <w:top w:val="none" w:sz="0" w:space="0" w:color="auto"/>
            <w:left w:val="none" w:sz="0" w:space="0" w:color="auto"/>
            <w:bottom w:val="none" w:sz="0" w:space="0" w:color="auto"/>
            <w:right w:val="none" w:sz="0" w:space="0" w:color="auto"/>
          </w:divBdr>
        </w:div>
        <w:div w:id="2076704941">
          <w:marLeft w:val="480"/>
          <w:marRight w:val="0"/>
          <w:marTop w:val="0"/>
          <w:marBottom w:val="0"/>
          <w:divBdr>
            <w:top w:val="none" w:sz="0" w:space="0" w:color="auto"/>
            <w:left w:val="none" w:sz="0" w:space="0" w:color="auto"/>
            <w:bottom w:val="none" w:sz="0" w:space="0" w:color="auto"/>
            <w:right w:val="none" w:sz="0" w:space="0" w:color="auto"/>
          </w:divBdr>
        </w:div>
        <w:div w:id="2105875063">
          <w:marLeft w:val="480"/>
          <w:marRight w:val="0"/>
          <w:marTop w:val="0"/>
          <w:marBottom w:val="0"/>
          <w:divBdr>
            <w:top w:val="none" w:sz="0" w:space="0" w:color="auto"/>
            <w:left w:val="none" w:sz="0" w:space="0" w:color="auto"/>
            <w:bottom w:val="none" w:sz="0" w:space="0" w:color="auto"/>
            <w:right w:val="none" w:sz="0" w:space="0" w:color="auto"/>
          </w:divBdr>
        </w:div>
      </w:divsChild>
    </w:div>
    <w:div w:id="1091001014">
      <w:bodyDiv w:val="1"/>
      <w:marLeft w:val="0"/>
      <w:marRight w:val="0"/>
      <w:marTop w:val="0"/>
      <w:marBottom w:val="0"/>
      <w:divBdr>
        <w:top w:val="none" w:sz="0" w:space="0" w:color="auto"/>
        <w:left w:val="none" w:sz="0" w:space="0" w:color="auto"/>
        <w:bottom w:val="none" w:sz="0" w:space="0" w:color="auto"/>
        <w:right w:val="none" w:sz="0" w:space="0" w:color="auto"/>
      </w:divBdr>
    </w:div>
    <w:div w:id="1091660942">
      <w:bodyDiv w:val="1"/>
      <w:marLeft w:val="0"/>
      <w:marRight w:val="0"/>
      <w:marTop w:val="0"/>
      <w:marBottom w:val="0"/>
      <w:divBdr>
        <w:top w:val="none" w:sz="0" w:space="0" w:color="auto"/>
        <w:left w:val="none" w:sz="0" w:space="0" w:color="auto"/>
        <w:bottom w:val="none" w:sz="0" w:space="0" w:color="auto"/>
        <w:right w:val="none" w:sz="0" w:space="0" w:color="auto"/>
      </w:divBdr>
    </w:div>
    <w:div w:id="1091974905">
      <w:bodyDiv w:val="1"/>
      <w:marLeft w:val="0"/>
      <w:marRight w:val="0"/>
      <w:marTop w:val="0"/>
      <w:marBottom w:val="0"/>
      <w:divBdr>
        <w:top w:val="none" w:sz="0" w:space="0" w:color="auto"/>
        <w:left w:val="none" w:sz="0" w:space="0" w:color="auto"/>
        <w:bottom w:val="none" w:sz="0" w:space="0" w:color="auto"/>
        <w:right w:val="none" w:sz="0" w:space="0" w:color="auto"/>
      </w:divBdr>
    </w:div>
    <w:div w:id="1098675783">
      <w:bodyDiv w:val="1"/>
      <w:marLeft w:val="0"/>
      <w:marRight w:val="0"/>
      <w:marTop w:val="0"/>
      <w:marBottom w:val="0"/>
      <w:divBdr>
        <w:top w:val="none" w:sz="0" w:space="0" w:color="auto"/>
        <w:left w:val="none" w:sz="0" w:space="0" w:color="auto"/>
        <w:bottom w:val="none" w:sz="0" w:space="0" w:color="auto"/>
        <w:right w:val="none" w:sz="0" w:space="0" w:color="auto"/>
      </w:divBdr>
      <w:divsChild>
        <w:div w:id="9332095">
          <w:marLeft w:val="480"/>
          <w:marRight w:val="0"/>
          <w:marTop w:val="0"/>
          <w:marBottom w:val="0"/>
          <w:divBdr>
            <w:top w:val="none" w:sz="0" w:space="0" w:color="auto"/>
            <w:left w:val="none" w:sz="0" w:space="0" w:color="auto"/>
            <w:bottom w:val="none" w:sz="0" w:space="0" w:color="auto"/>
            <w:right w:val="none" w:sz="0" w:space="0" w:color="auto"/>
          </w:divBdr>
        </w:div>
        <w:div w:id="20982765">
          <w:marLeft w:val="480"/>
          <w:marRight w:val="0"/>
          <w:marTop w:val="0"/>
          <w:marBottom w:val="0"/>
          <w:divBdr>
            <w:top w:val="none" w:sz="0" w:space="0" w:color="auto"/>
            <w:left w:val="none" w:sz="0" w:space="0" w:color="auto"/>
            <w:bottom w:val="none" w:sz="0" w:space="0" w:color="auto"/>
            <w:right w:val="none" w:sz="0" w:space="0" w:color="auto"/>
          </w:divBdr>
        </w:div>
        <w:div w:id="69079233">
          <w:marLeft w:val="480"/>
          <w:marRight w:val="0"/>
          <w:marTop w:val="0"/>
          <w:marBottom w:val="0"/>
          <w:divBdr>
            <w:top w:val="none" w:sz="0" w:space="0" w:color="auto"/>
            <w:left w:val="none" w:sz="0" w:space="0" w:color="auto"/>
            <w:bottom w:val="none" w:sz="0" w:space="0" w:color="auto"/>
            <w:right w:val="none" w:sz="0" w:space="0" w:color="auto"/>
          </w:divBdr>
        </w:div>
        <w:div w:id="91978824">
          <w:marLeft w:val="480"/>
          <w:marRight w:val="0"/>
          <w:marTop w:val="0"/>
          <w:marBottom w:val="0"/>
          <w:divBdr>
            <w:top w:val="none" w:sz="0" w:space="0" w:color="auto"/>
            <w:left w:val="none" w:sz="0" w:space="0" w:color="auto"/>
            <w:bottom w:val="none" w:sz="0" w:space="0" w:color="auto"/>
            <w:right w:val="none" w:sz="0" w:space="0" w:color="auto"/>
          </w:divBdr>
        </w:div>
        <w:div w:id="179979398">
          <w:marLeft w:val="480"/>
          <w:marRight w:val="0"/>
          <w:marTop w:val="0"/>
          <w:marBottom w:val="0"/>
          <w:divBdr>
            <w:top w:val="none" w:sz="0" w:space="0" w:color="auto"/>
            <w:left w:val="none" w:sz="0" w:space="0" w:color="auto"/>
            <w:bottom w:val="none" w:sz="0" w:space="0" w:color="auto"/>
            <w:right w:val="none" w:sz="0" w:space="0" w:color="auto"/>
          </w:divBdr>
        </w:div>
        <w:div w:id="224949902">
          <w:marLeft w:val="480"/>
          <w:marRight w:val="0"/>
          <w:marTop w:val="0"/>
          <w:marBottom w:val="0"/>
          <w:divBdr>
            <w:top w:val="none" w:sz="0" w:space="0" w:color="auto"/>
            <w:left w:val="none" w:sz="0" w:space="0" w:color="auto"/>
            <w:bottom w:val="none" w:sz="0" w:space="0" w:color="auto"/>
            <w:right w:val="none" w:sz="0" w:space="0" w:color="auto"/>
          </w:divBdr>
        </w:div>
        <w:div w:id="226690497">
          <w:marLeft w:val="480"/>
          <w:marRight w:val="0"/>
          <w:marTop w:val="0"/>
          <w:marBottom w:val="0"/>
          <w:divBdr>
            <w:top w:val="none" w:sz="0" w:space="0" w:color="auto"/>
            <w:left w:val="none" w:sz="0" w:space="0" w:color="auto"/>
            <w:bottom w:val="none" w:sz="0" w:space="0" w:color="auto"/>
            <w:right w:val="none" w:sz="0" w:space="0" w:color="auto"/>
          </w:divBdr>
        </w:div>
        <w:div w:id="275717426">
          <w:marLeft w:val="480"/>
          <w:marRight w:val="0"/>
          <w:marTop w:val="0"/>
          <w:marBottom w:val="0"/>
          <w:divBdr>
            <w:top w:val="none" w:sz="0" w:space="0" w:color="auto"/>
            <w:left w:val="none" w:sz="0" w:space="0" w:color="auto"/>
            <w:bottom w:val="none" w:sz="0" w:space="0" w:color="auto"/>
            <w:right w:val="none" w:sz="0" w:space="0" w:color="auto"/>
          </w:divBdr>
        </w:div>
        <w:div w:id="336808194">
          <w:marLeft w:val="480"/>
          <w:marRight w:val="0"/>
          <w:marTop w:val="0"/>
          <w:marBottom w:val="0"/>
          <w:divBdr>
            <w:top w:val="none" w:sz="0" w:space="0" w:color="auto"/>
            <w:left w:val="none" w:sz="0" w:space="0" w:color="auto"/>
            <w:bottom w:val="none" w:sz="0" w:space="0" w:color="auto"/>
            <w:right w:val="none" w:sz="0" w:space="0" w:color="auto"/>
          </w:divBdr>
        </w:div>
        <w:div w:id="370767694">
          <w:marLeft w:val="480"/>
          <w:marRight w:val="0"/>
          <w:marTop w:val="0"/>
          <w:marBottom w:val="0"/>
          <w:divBdr>
            <w:top w:val="none" w:sz="0" w:space="0" w:color="auto"/>
            <w:left w:val="none" w:sz="0" w:space="0" w:color="auto"/>
            <w:bottom w:val="none" w:sz="0" w:space="0" w:color="auto"/>
            <w:right w:val="none" w:sz="0" w:space="0" w:color="auto"/>
          </w:divBdr>
        </w:div>
        <w:div w:id="371924164">
          <w:marLeft w:val="480"/>
          <w:marRight w:val="0"/>
          <w:marTop w:val="0"/>
          <w:marBottom w:val="0"/>
          <w:divBdr>
            <w:top w:val="none" w:sz="0" w:space="0" w:color="auto"/>
            <w:left w:val="none" w:sz="0" w:space="0" w:color="auto"/>
            <w:bottom w:val="none" w:sz="0" w:space="0" w:color="auto"/>
            <w:right w:val="none" w:sz="0" w:space="0" w:color="auto"/>
          </w:divBdr>
        </w:div>
        <w:div w:id="380716968">
          <w:marLeft w:val="480"/>
          <w:marRight w:val="0"/>
          <w:marTop w:val="0"/>
          <w:marBottom w:val="0"/>
          <w:divBdr>
            <w:top w:val="none" w:sz="0" w:space="0" w:color="auto"/>
            <w:left w:val="none" w:sz="0" w:space="0" w:color="auto"/>
            <w:bottom w:val="none" w:sz="0" w:space="0" w:color="auto"/>
            <w:right w:val="none" w:sz="0" w:space="0" w:color="auto"/>
          </w:divBdr>
        </w:div>
        <w:div w:id="462386189">
          <w:marLeft w:val="480"/>
          <w:marRight w:val="0"/>
          <w:marTop w:val="0"/>
          <w:marBottom w:val="0"/>
          <w:divBdr>
            <w:top w:val="none" w:sz="0" w:space="0" w:color="auto"/>
            <w:left w:val="none" w:sz="0" w:space="0" w:color="auto"/>
            <w:bottom w:val="none" w:sz="0" w:space="0" w:color="auto"/>
            <w:right w:val="none" w:sz="0" w:space="0" w:color="auto"/>
          </w:divBdr>
        </w:div>
        <w:div w:id="478229492">
          <w:marLeft w:val="480"/>
          <w:marRight w:val="0"/>
          <w:marTop w:val="0"/>
          <w:marBottom w:val="0"/>
          <w:divBdr>
            <w:top w:val="none" w:sz="0" w:space="0" w:color="auto"/>
            <w:left w:val="none" w:sz="0" w:space="0" w:color="auto"/>
            <w:bottom w:val="none" w:sz="0" w:space="0" w:color="auto"/>
            <w:right w:val="none" w:sz="0" w:space="0" w:color="auto"/>
          </w:divBdr>
        </w:div>
        <w:div w:id="613100532">
          <w:marLeft w:val="480"/>
          <w:marRight w:val="0"/>
          <w:marTop w:val="0"/>
          <w:marBottom w:val="0"/>
          <w:divBdr>
            <w:top w:val="none" w:sz="0" w:space="0" w:color="auto"/>
            <w:left w:val="none" w:sz="0" w:space="0" w:color="auto"/>
            <w:bottom w:val="none" w:sz="0" w:space="0" w:color="auto"/>
            <w:right w:val="none" w:sz="0" w:space="0" w:color="auto"/>
          </w:divBdr>
        </w:div>
        <w:div w:id="617639875">
          <w:marLeft w:val="480"/>
          <w:marRight w:val="0"/>
          <w:marTop w:val="0"/>
          <w:marBottom w:val="0"/>
          <w:divBdr>
            <w:top w:val="none" w:sz="0" w:space="0" w:color="auto"/>
            <w:left w:val="none" w:sz="0" w:space="0" w:color="auto"/>
            <w:bottom w:val="none" w:sz="0" w:space="0" w:color="auto"/>
            <w:right w:val="none" w:sz="0" w:space="0" w:color="auto"/>
          </w:divBdr>
        </w:div>
        <w:div w:id="629214950">
          <w:marLeft w:val="480"/>
          <w:marRight w:val="0"/>
          <w:marTop w:val="0"/>
          <w:marBottom w:val="0"/>
          <w:divBdr>
            <w:top w:val="none" w:sz="0" w:space="0" w:color="auto"/>
            <w:left w:val="none" w:sz="0" w:space="0" w:color="auto"/>
            <w:bottom w:val="none" w:sz="0" w:space="0" w:color="auto"/>
            <w:right w:val="none" w:sz="0" w:space="0" w:color="auto"/>
          </w:divBdr>
        </w:div>
        <w:div w:id="661935269">
          <w:marLeft w:val="480"/>
          <w:marRight w:val="0"/>
          <w:marTop w:val="0"/>
          <w:marBottom w:val="0"/>
          <w:divBdr>
            <w:top w:val="none" w:sz="0" w:space="0" w:color="auto"/>
            <w:left w:val="none" w:sz="0" w:space="0" w:color="auto"/>
            <w:bottom w:val="none" w:sz="0" w:space="0" w:color="auto"/>
            <w:right w:val="none" w:sz="0" w:space="0" w:color="auto"/>
          </w:divBdr>
        </w:div>
        <w:div w:id="665474032">
          <w:marLeft w:val="480"/>
          <w:marRight w:val="0"/>
          <w:marTop w:val="0"/>
          <w:marBottom w:val="0"/>
          <w:divBdr>
            <w:top w:val="none" w:sz="0" w:space="0" w:color="auto"/>
            <w:left w:val="none" w:sz="0" w:space="0" w:color="auto"/>
            <w:bottom w:val="none" w:sz="0" w:space="0" w:color="auto"/>
            <w:right w:val="none" w:sz="0" w:space="0" w:color="auto"/>
          </w:divBdr>
        </w:div>
        <w:div w:id="760444617">
          <w:marLeft w:val="480"/>
          <w:marRight w:val="0"/>
          <w:marTop w:val="0"/>
          <w:marBottom w:val="0"/>
          <w:divBdr>
            <w:top w:val="none" w:sz="0" w:space="0" w:color="auto"/>
            <w:left w:val="none" w:sz="0" w:space="0" w:color="auto"/>
            <w:bottom w:val="none" w:sz="0" w:space="0" w:color="auto"/>
            <w:right w:val="none" w:sz="0" w:space="0" w:color="auto"/>
          </w:divBdr>
        </w:div>
        <w:div w:id="809398515">
          <w:marLeft w:val="480"/>
          <w:marRight w:val="0"/>
          <w:marTop w:val="0"/>
          <w:marBottom w:val="0"/>
          <w:divBdr>
            <w:top w:val="none" w:sz="0" w:space="0" w:color="auto"/>
            <w:left w:val="none" w:sz="0" w:space="0" w:color="auto"/>
            <w:bottom w:val="none" w:sz="0" w:space="0" w:color="auto"/>
            <w:right w:val="none" w:sz="0" w:space="0" w:color="auto"/>
          </w:divBdr>
        </w:div>
        <w:div w:id="819005499">
          <w:marLeft w:val="480"/>
          <w:marRight w:val="0"/>
          <w:marTop w:val="0"/>
          <w:marBottom w:val="0"/>
          <w:divBdr>
            <w:top w:val="none" w:sz="0" w:space="0" w:color="auto"/>
            <w:left w:val="none" w:sz="0" w:space="0" w:color="auto"/>
            <w:bottom w:val="none" w:sz="0" w:space="0" w:color="auto"/>
            <w:right w:val="none" w:sz="0" w:space="0" w:color="auto"/>
          </w:divBdr>
        </w:div>
        <w:div w:id="887297085">
          <w:marLeft w:val="480"/>
          <w:marRight w:val="0"/>
          <w:marTop w:val="0"/>
          <w:marBottom w:val="0"/>
          <w:divBdr>
            <w:top w:val="none" w:sz="0" w:space="0" w:color="auto"/>
            <w:left w:val="none" w:sz="0" w:space="0" w:color="auto"/>
            <w:bottom w:val="none" w:sz="0" w:space="0" w:color="auto"/>
            <w:right w:val="none" w:sz="0" w:space="0" w:color="auto"/>
          </w:divBdr>
        </w:div>
        <w:div w:id="939338274">
          <w:marLeft w:val="480"/>
          <w:marRight w:val="0"/>
          <w:marTop w:val="0"/>
          <w:marBottom w:val="0"/>
          <w:divBdr>
            <w:top w:val="none" w:sz="0" w:space="0" w:color="auto"/>
            <w:left w:val="none" w:sz="0" w:space="0" w:color="auto"/>
            <w:bottom w:val="none" w:sz="0" w:space="0" w:color="auto"/>
            <w:right w:val="none" w:sz="0" w:space="0" w:color="auto"/>
          </w:divBdr>
        </w:div>
        <w:div w:id="980957911">
          <w:marLeft w:val="480"/>
          <w:marRight w:val="0"/>
          <w:marTop w:val="0"/>
          <w:marBottom w:val="0"/>
          <w:divBdr>
            <w:top w:val="none" w:sz="0" w:space="0" w:color="auto"/>
            <w:left w:val="none" w:sz="0" w:space="0" w:color="auto"/>
            <w:bottom w:val="none" w:sz="0" w:space="0" w:color="auto"/>
            <w:right w:val="none" w:sz="0" w:space="0" w:color="auto"/>
          </w:divBdr>
        </w:div>
        <w:div w:id="1048720916">
          <w:marLeft w:val="480"/>
          <w:marRight w:val="0"/>
          <w:marTop w:val="0"/>
          <w:marBottom w:val="0"/>
          <w:divBdr>
            <w:top w:val="none" w:sz="0" w:space="0" w:color="auto"/>
            <w:left w:val="none" w:sz="0" w:space="0" w:color="auto"/>
            <w:bottom w:val="none" w:sz="0" w:space="0" w:color="auto"/>
            <w:right w:val="none" w:sz="0" w:space="0" w:color="auto"/>
          </w:divBdr>
        </w:div>
        <w:div w:id="1184979077">
          <w:marLeft w:val="480"/>
          <w:marRight w:val="0"/>
          <w:marTop w:val="0"/>
          <w:marBottom w:val="0"/>
          <w:divBdr>
            <w:top w:val="none" w:sz="0" w:space="0" w:color="auto"/>
            <w:left w:val="none" w:sz="0" w:space="0" w:color="auto"/>
            <w:bottom w:val="none" w:sz="0" w:space="0" w:color="auto"/>
            <w:right w:val="none" w:sz="0" w:space="0" w:color="auto"/>
          </w:divBdr>
        </w:div>
        <w:div w:id="1229919260">
          <w:marLeft w:val="480"/>
          <w:marRight w:val="0"/>
          <w:marTop w:val="0"/>
          <w:marBottom w:val="0"/>
          <w:divBdr>
            <w:top w:val="none" w:sz="0" w:space="0" w:color="auto"/>
            <w:left w:val="none" w:sz="0" w:space="0" w:color="auto"/>
            <w:bottom w:val="none" w:sz="0" w:space="0" w:color="auto"/>
            <w:right w:val="none" w:sz="0" w:space="0" w:color="auto"/>
          </w:divBdr>
        </w:div>
        <w:div w:id="1242367622">
          <w:marLeft w:val="480"/>
          <w:marRight w:val="0"/>
          <w:marTop w:val="0"/>
          <w:marBottom w:val="0"/>
          <w:divBdr>
            <w:top w:val="none" w:sz="0" w:space="0" w:color="auto"/>
            <w:left w:val="none" w:sz="0" w:space="0" w:color="auto"/>
            <w:bottom w:val="none" w:sz="0" w:space="0" w:color="auto"/>
            <w:right w:val="none" w:sz="0" w:space="0" w:color="auto"/>
          </w:divBdr>
        </w:div>
        <w:div w:id="1354918252">
          <w:marLeft w:val="480"/>
          <w:marRight w:val="0"/>
          <w:marTop w:val="0"/>
          <w:marBottom w:val="0"/>
          <w:divBdr>
            <w:top w:val="none" w:sz="0" w:space="0" w:color="auto"/>
            <w:left w:val="none" w:sz="0" w:space="0" w:color="auto"/>
            <w:bottom w:val="none" w:sz="0" w:space="0" w:color="auto"/>
            <w:right w:val="none" w:sz="0" w:space="0" w:color="auto"/>
          </w:divBdr>
        </w:div>
        <w:div w:id="1360202430">
          <w:marLeft w:val="480"/>
          <w:marRight w:val="0"/>
          <w:marTop w:val="0"/>
          <w:marBottom w:val="0"/>
          <w:divBdr>
            <w:top w:val="none" w:sz="0" w:space="0" w:color="auto"/>
            <w:left w:val="none" w:sz="0" w:space="0" w:color="auto"/>
            <w:bottom w:val="none" w:sz="0" w:space="0" w:color="auto"/>
            <w:right w:val="none" w:sz="0" w:space="0" w:color="auto"/>
          </w:divBdr>
        </w:div>
        <w:div w:id="1361781490">
          <w:marLeft w:val="480"/>
          <w:marRight w:val="0"/>
          <w:marTop w:val="0"/>
          <w:marBottom w:val="0"/>
          <w:divBdr>
            <w:top w:val="none" w:sz="0" w:space="0" w:color="auto"/>
            <w:left w:val="none" w:sz="0" w:space="0" w:color="auto"/>
            <w:bottom w:val="none" w:sz="0" w:space="0" w:color="auto"/>
            <w:right w:val="none" w:sz="0" w:space="0" w:color="auto"/>
          </w:divBdr>
        </w:div>
        <w:div w:id="1369642318">
          <w:marLeft w:val="480"/>
          <w:marRight w:val="0"/>
          <w:marTop w:val="0"/>
          <w:marBottom w:val="0"/>
          <w:divBdr>
            <w:top w:val="none" w:sz="0" w:space="0" w:color="auto"/>
            <w:left w:val="none" w:sz="0" w:space="0" w:color="auto"/>
            <w:bottom w:val="none" w:sz="0" w:space="0" w:color="auto"/>
            <w:right w:val="none" w:sz="0" w:space="0" w:color="auto"/>
          </w:divBdr>
        </w:div>
        <w:div w:id="1485776051">
          <w:marLeft w:val="480"/>
          <w:marRight w:val="0"/>
          <w:marTop w:val="0"/>
          <w:marBottom w:val="0"/>
          <w:divBdr>
            <w:top w:val="none" w:sz="0" w:space="0" w:color="auto"/>
            <w:left w:val="none" w:sz="0" w:space="0" w:color="auto"/>
            <w:bottom w:val="none" w:sz="0" w:space="0" w:color="auto"/>
            <w:right w:val="none" w:sz="0" w:space="0" w:color="auto"/>
          </w:divBdr>
        </w:div>
        <w:div w:id="1542672827">
          <w:marLeft w:val="480"/>
          <w:marRight w:val="0"/>
          <w:marTop w:val="0"/>
          <w:marBottom w:val="0"/>
          <w:divBdr>
            <w:top w:val="none" w:sz="0" w:space="0" w:color="auto"/>
            <w:left w:val="none" w:sz="0" w:space="0" w:color="auto"/>
            <w:bottom w:val="none" w:sz="0" w:space="0" w:color="auto"/>
            <w:right w:val="none" w:sz="0" w:space="0" w:color="auto"/>
          </w:divBdr>
        </w:div>
        <w:div w:id="1577665361">
          <w:marLeft w:val="480"/>
          <w:marRight w:val="0"/>
          <w:marTop w:val="0"/>
          <w:marBottom w:val="0"/>
          <w:divBdr>
            <w:top w:val="none" w:sz="0" w:space="0" w:color="auto"/>
            <w:left w:val="none" w:sz="0" w:space="0" w:color="auto"/>
            <w:bottom w:val="none" w:sz="0" w:space="0" w:color="auto"/>
            <w:right w:val="none" w:sz="0" w:space="0" w:color="auto"/>
          </w:divBdr>
        </w:div>
        <w:div w:id="1662193968">
          <w:marLeft w:val="480"/>
          <w:marRight w:val="0"/>
          <w:marTop w:val="0"/>
          <w:marBottom w:val="0"/>
          <w:divBdr>
            <w:top w:val="none" w:sz="0" w:space="0" w:color="auto"/>
            <w:left w:val="none" w:sz="0" w:space="0" w:color="auto"/>
            <w:bottom w:val="none" w:sz="0" w:space="0" w:color="auto"/>
            <w:right w:val="none" w:sz="0" w:space="0" w:color="auto"/>
          </w:divBdr>
        </w:div>
        <w:div w:id="1723745219">
          <w:marLeft w:val="480"/>
          <w:marRight w:val="0"/>
          <w:marTop w:val="0"/>
          <w:marBottom w:val="0"/>
          <w:divBdr>
            <w:top w:val="none" w:sz="0" w:space="0" w:color="auto"/>
            <w:left w:val="none" w:sz="0" w:space="0" w:color="auto"/>
            <w:bottom w:val="none" w:sz="0" w:space="0" w:color="auto"/>
            <w:right w:val="none" w:sz="0" w:space="0" w:color="auto"/>
          </w:divBdr>
        </w:div>
        <w:div w:id="1725106228">
          <w:marLeft w:val="480"/>
          <w:marRight w:val="0"/>
          <w:marTop w:val="0"/>
          <w:marBottom w:val="0"/>
          <w:divBdr>
            <w:top w:val="none" w:sz="0" w:space="0" w:color="auto"/>
            <w:left w:val="none" w:sz="0" w:space="0" w:color="auto"/>
            <w:bottom w:val="none" w:sz="0" w:space="0" w:color="auto"/>
            <w:right w:val="none" w:sz="0" w:space="0" w:color="auto"/>
          </w:divBdr>
        </w:div>
        <w:div w:id="1792896158">
          <w:marLeft w:val="480"/>
          <w:marRight w:val="0"/>
          <w:marTop w:val="0"/>
          <w:marBottom w:val="0"/>
          <w:divBdr>
            <w:top w:val="none" w:sz="0" w:space="0" w:color="auto"/>
            <w:left w:val="none" w:sz="0" w:space="0" w:color="auto"/>
            <w:bottom w:val="none" w:sz="0" w:space="0" w:color="auto"/>
            <w:right w:val="none" w:sz="0" w:space="0" w:color="auto"/>
          </w:divBdr>
        </w:div>
        <w:div w:id="1808814875">
          <w:marLeft w:val="480"/>
          <w:marRight w:val="0"/>
          <w:marTop w:val="0"/>
          <w:marBottom w:val="0"/>
          <w:divBdr>
            <w:top w:val="none" w:sz="0" w:space="0" w:color="auto"/>
            <w:left w:val="none" w:sz="0" w:space="0" w:color="auto"/>
            <w:bottom w:val="none" w:sz="0" w:space="0" w:color="auto"/>
            <w:right w:val="none" w:sz="0" w:space="0" w:color="auto"/>
          </w:divBdr>
        </w:div>
        <w:div w:id="1846243683">
          <w:marLeft w:val="480"/>
          <w:marRight w:val="0"/>
          <w:marTop w:val="0"/>
          <w:marBottom w:val="0"/>
          <w:divBdr>
            <w:top w:val="none" w:sz="0" w:space="0" w:color="auto"/>
            <w:left w:val="none" w:sz="0" w:space="0" w:color="auto"/>
            <w:bottom w:val="none" w:sz="0" w:space="0" w:color="auto"/>
            <w:right w:val="none" w:sz="0" w:space="0" w:color="auto"/>
          </w:divBdr>
        </w:div>
        <w:div w:id="2032877900">
          <w:marLeft w:val="480"/>
          <w:marRight w:val="0"/>
          <w:marTop w:val="0"/>
          <w:marBottom w:val="0"/>
          <w:divBdr>
            <w:top w:val="none" w:sz="0" w:space="0" w:color="auto"/>
            <w:left w:val="none" w:sz="0" w:space="0" w:color="auto"/>
            <w:bottom w:val="none" w:sz="0" w:space="0" w:color="auto"/>
            <w:right w:val="none" w:sz="0" w:space="0" w:color="auto"/>
          </w:divBdr>
        </w:div>
        <w:div w:id="2055078549">
          <w:marLeft w:val="480"/>
          <w:marRight w:val="0"/>
          <w:marTop w:val="0"/>
          <w:marBottom w:val="0"/>
          <w:divBdr>
            <w:top w:val="none" w:sz="0" w:space="0" w:color="auto"/>
            <w:left w:val="none" w:sz="0" w:space="0" w:color="auto"/>
            <w:bottom w:val="none" w:sz="0" w:space="0" w:color="auto"/>
            <w:right w:val="none" w:sz="0" w:space="0" w:color="auto"/>
          </w:divBdr>
        </w:div>
        <w:div w:id="2080714582">
          <w:marLeft w:val="480"/>
          <w:marRight w:val="0"/>
          <w:marTop w:val="0"/>
          <w:marBottom w:val="0"/>
          <w:divBdr>
            <w:top w:val="none" w:sz="0" w:space="0" w:color="auto"/>
            <w:left w:val="none" w:sz="0" w:space="0" w:color="auto"/>
            <w:bottom w:val="none" w:sz="0" w:space="0" w:color="auto"/>
            <w:right w:val="none" w:sz="0" w:space="0" w:color="auto"/>
          </w:divBdr>
        </w:div>
      </w:divsChild>
    </w:div>
    <w:div w:id="1098872489">
      <w:bodyDiv w:val="1"/>
      <w:marLeft w:val="0"/>
      <w:marRight w:val="0"/>
      <w:marTop w:val="0"/>
      <w:marBottom w:val="0"/>
      <w:divBdr>
        <w:top w:val="none" w:sz="0" w:space="0" w:color="auto"/>
        <w:left w:val="none" w:sz="0" w:space="0" w:color="auto"/>
        <w:bottom w:val="none" w:sz="0" w:space="0" w:color="auto"/>
        <w:right w:val="none" w:sz="0" w:space="0" w:color="auto"/>
      </w:divBdr>
    </w:div>
    <w:div w:id="1103495493">
      <w:bodyDiv w:val="1"/>
      <w:marLeft w:val="0"/>
      <w:marRight w:val="0"/>
      <w:marTop w:val="0"/>
      <w:marBottom w:val="0"/>
      <w:divBdr>
        <w:top w:val="none" w:sz="0" w:space="0" w:color="auto"/>
        <w:left w:val="none" w:sz="0" w:space="0" w:color="auto"/>
        <w:bottom w:val="none" w:sz="0" w:space="0" w:color="auto"/>
        <w:right w:val="none" w:sz="0" w:space="0" w:color="auto"/>
      </w:divBdr>
    </w:div>
    <w:div w:id="1103918456">
      <w:bodyDiv w:val="1"/>
      <w:marLeft w:val="0"/>
      <w:marRight w:val="0"/>
      <w:marTop w:val="0"/>
      <w:marBottom w:val="0"/>
      <w:divBdr>
        <w:top w:val="none" w:sz="0" w:space="0" w:color="auto"/>
        <w:left w:val="none" w:sz="0" w:space="0" w:color="auto"/>
        <w:bottom w:val="none" w:sz="0" w:space="0" w:color="auto"/>
        <w:right w:val="none" w:sz="0" w:space="0" w:color="auto"/>
      </w:divBdr>
      <w:divsChild>
        <w:div w:id="105078045">
          <w:marLeft w:val="480"/>
          <w:marRight w:val="0"/>
          <w:marTop w:val="0"/>
          <w:marBottom w:val="0"/>
          <w:divBdr>
            <w:top w:val="none" w:sz="0" w:space="0" w:color="auto"/>
            <w:left w:val="none" w:sz="0" w:space="0" w:color="auto"/>
            <w:bottom w:val="none" w:sz="0" w:space="0" w:color="auto"/>
            <w:right w:val="none" w:sz="0" w:space="0" w:color="auto"/>
          </w:divBdr>
        </w:div>
        <w:div w:id="213738106">
          <w:marLeft w:val="480"/>
          <w:marRight w:val="0"/>
          <w:marTop w:val="0"/>
          <w:marBottom w:val="0"/>
          <w:divBdr>
            <w:top w:val="none" w:sz="0" w:space="0" w:color="auto"/>
            <w:left w:val="none" w:sz="0" w:space="0" w:color="auto"/>
            <w:bottom w:val="none" w:sz="0" w:space="0" w:color="auto"/>
            <w:right w:val="none" w:sz="0" w:space="0" w:color="auto"/>
          </w:divBdr>
        </w:div>
        <w:div w:id="217860865">
          <w:marLeft w:val="480"/>
          <w:marRight w:val="0"/>
          <w:marTop w:val="0"/>
          <w:marBottom w:val="0"/>
          <w:divBdr>
            <w:top w:val="none" w:sz="0" w:space="0" w:color="auto"/>
            <w:left w:val="none" w:sz="0" w:space="0" w:color="auto"/>
            <w:bottom w:val="none" w:sz="0" w:space="0" w:color="auto"/>
            <w:right w:val="none" w:sz="0" w:space="0" w:color="auto"/>
          </w:divBdr>
        </w:div>
        <w:div w:id="302854238">
          <w:marLeft w:val="480"/>
          <w:marRight w:val="0"/>
          <w:marTop w:val="0"/>
          <w:marBottom w:val="0"/>
          <w:divBdr>
            <w:top w:val="none" w:sz="0" w:space="0" w:color="auto"/>
            <w:left w:val="none" w:sz="0" w:space="0" w:color="auto"/>
            <w:bottom w:val="none" w:sz="0" w:space="0" w:color="auto"/>
            <w:right w:val="none" w:sz="0" w:space="0" w:color="auto"/>
          </w:divBdr>
        </w:div>
        <w:div w:id="501745900">
          <w:marLeft w:val="480"/>
          <w:marRight w:val="0"/>
          <w:marTop w:val="0"/>
          <w:marBottom w:val="0"/>
          <w:divBdr>
            <w:top w:val="none" w:sz="0" w:space="0" w:color="auto"/>
            <w:left w:val="none" w:sz="0" w:space="0" w:color="auto"/>
            <w:bottom w:val="none" w:sz="0" w:space="0" w:color="auto"/>
            <w:right w:val="none" w:sz="0" w:space="0" w:color="auto"/>
          </w:divBdr>
        </w:div>
        <w:div w:id="504787057">
          <w:marLeft w:val="480"/>
          <w:marRight w:val="0"/>
          <w:marTop w:val="0"/>
          <w:marBottom w:val="0"/>
          <w:divBdr>
            <w:top w:val="none" w:sz="0" w:space="0" w:color="auto"/>
            <w:left w:val="none" w:sz="0" w:space="0" w:color="auto"/>
            <w:bottom w:val="none" w:sz="0" w:space="0" w:color="auto"/>
            <w:right w:val="none" w:sz="0" w:space="0" w:color="auto"/>
          </w:divBdr>
        </w:div>
        <w:div w:id="536042886">
          <w:marLeft w:val="480"/>
          <w:marRight w:val="0"/>
          <w:marTop w:val="0"/>
          <w:marBottom w:val="0"/>
          <w:divBdr>
            <w:top w:val="none" w:sz="0" w:space="0" w:color="auto"/>
            <w:left w:val="none" w:sz="0" w:space="0" w:color="auto"/>
            <w:bottom w:val="none" w:sz="0" w:space="0" w:color="auto"/>
            <w:right w:val="none" w:sz="0" w:space="0" w:color="auto"/>
          </w:divBdr>
        </w:div>
        <w:div w:id="572661111">
          <w:marLeft w:val="480"/>
          <w:marRight w:val="0"/>
          <w:marTop w:val="0"/>
          <w:marBottom w:val="0"/>
          <w:divBdr>
            <w:top w:val="none" w:sz="0" w:space="0" w:color="auto"/>
            <w:left w:val="none" w:sz="0" w:space="0" w:color="auto"/>
            <w:bottom w:val="none" w:sz="0" w:space="0" w:color="auto"/>
            <w:right w:val="none" w:sz="0" w:space="0" w:color="auto"/>
          </w:divBdr>
        </w:div>
        <w:div w:id="587882883">
          <w:marLeft w:val="480"/>
          <w:marRight w:val="0"/>
          <w:marTop w:val="0"/>
          <w:marBottom w:val="0"/>
          <w:divBdr>
            <w:top w:val="none" w:sz="0" w:space="0" w:color="auto"/>
            <w:left w:val="none" w:sz="0" w:space="0" w:color="auto"/>
            <w:bottom w:val="none" w:sz="0" w:space="0" w:color="auto"/>
            <w:right w:val="none" w:sz="0" w:space="0" w:color="auto"/>
          </w:divBdr>
        </w:div>
        <w:div w:id="588394925">
          <w:marLeft w:val="480"/>
          <w:marRight w:val="0"/>
          <w:marTop w:val="0"/>
          <w:marBottom w:val="0"/>
          <w:divBdr>
            <w:top w:val="none" w:sz="0" w:space="0" w:color="auto"/>
            <w:left w:val="none" w:sz="0" w:space="0" w:color="auto"/>
            <w:bottom w:val="none" w:sz="0" w:space="0" w:color="auto"/>
            <w:right w:val="none" w:sz="0" w:space="0" w:color="auto"/>
          </w:divBdr>
        </w:div>
        <w:div w:id="729426923">
          <w:marLeft w:val="480"/>
          <w:marRight w:val="0"/>
          <w:marTop w:val="0"/>
          <w:marBottom w:val="0"/>
          <w:divBdr>
            <w:top w:val="none" w:sz="0" w:space="0" w:color="auto"/>
            <w:left w:val="none" w:sz="0" w:space="0" w:color="auto"/>
            <w:bottom w:val="none" w:sz="0" w:space="0" w:color="auto"/>
            <w:right w:val="none" w:sz="0" w:space="0" w:color="auto"/>
          </w:divBdr>
        </w:div>
        <w:div w:id="730268545">
          <w:marLeft w:val="480"/>
          <w:marRight w:val="0"/>
          <w:marTop w:val="0"/>
          <w:marBottom w:val="0"/>
          <w:divBdr>
            <w:top w:val="none" w:sz="0" w:space="0" w:color="auto"/>
            <w:left w:val="none" w:sz="0" w:space="0" w:color="auto"/>
            <w:bottom w:val="none" w:sz="0" w:space="0" w:color="auto"/>
            <w:right w:val="none" w:sz="0" w:space="0" w:color="auto"/>
          </w:divBdr>
        </w:div>
        <w:div w:id="1037125101">
          <w:marLeft w:val="480"/>
          <w:marRight w:val="0"/>
          <w:marTop w:val="0"/>
          <w:marBottom w:val="0"/>
          <w:divBdr>
            <w:top w:val="none" w:sz="0" w:space="0" w:color="auto"/>
            <w:left w:val="none" w:sz="0" w:space="0" w:color="auto"/>
            <w:bottom w:val="none" w:sz="0" w:space="0" w:color="auto"/>
            <w:right w:val="none" w:sz="0" w:space="0" w:color="auto"/>
          </w:divBdr>
        </w:div>
        <w:div w:id="1067874434">
          <w:marLeft w:val="480"/>
          <w:marRight w:val="0"/>
          <w:marTop w:val="0"/>
          <w:marBottom w:val="0"/>
          <w:divBdr>
            <w:top w:val="none" w:sz="0" w:space="0" w:color="auto"/>
            <w:left w:val="none" w:sz="0" w:space="0" w:color="auto"/>
            <w:bottom w:val="none" w:sz="0" w:space="0" w:color="auto"/>
            <w:right w:val="none" w:sz="0" w:space="0" w:color="auto"/>
          </w:divBdr>
        </w:div>
        <w:div w:id="1068772487">
          <w:marLeft w:val="480"/>
          <w:marRight w:val="0"/>
          <w:marTop w:val="0"/>
          <w:marBottom w:val="0"/>
          <w:divBdr>
            <w:top w:val="none" w:sz="0" w:space="0" w:color="auto"/>
            <w:left w:val="none" w:sz="0" w:space="0" w:color="auto"/>
            <w:bottom w:val="none" w:sz="0" w:space="0" w:color="auto"/>
            <w:right w:val="none" w:sz="0" w:space="0" w:color="auto"/>
          </w:divBdr>
        </w:div>
        <w:div w:id="1076047500">
          <w:marLeft w:val="480"/>
          <w:marRight w:val="0"/>
          <w:marTop w:val="0"/>
          <w:marBottom w:val="0"/>
          <w:divBdr>
            <w:top w:val="none" w:sz="0" w:space="0" w:color="auto"/>
            <w:left w:val="none" w:sz="0" w:space="0" w:color="auto"/>
            <w:bottom w:val="none" w:sz="0" w:space="0" w:color="auto"/>
            <w:right w:val="none" w:sz="0" w:space="0" w:color="auto"/>
          </w:divBdr>
        </w:div>
        <w:div w:id="1095127615">
          <w:marLeft w:val="480"/>
          <w:marRight w:val="0"/>
          <w:marTop w:val="0"/>
          <w:marBottom w:val="0"/>
          <w:divBdr>
            <w:top w:val="none" w:sz="0" w:space="0" w:color="auto"/>
            <w:left w:val="none" w:sz="0" w:space="0" w:color="auto"/>
            <w:bottom w:val="none" w:sz="0" w:space="0" w:color="auto"/>
            <w:right w:val="none" w:sz="0" w:space="0" w:color="auto"/>
          </w:divBdr>
        </w:div>
        <w:div w:id="1104156118">
          <w:marLeft w:val="480"/>
          <w:marRight w:val="0"/>
          <w:marTop w:val="0"/>
          <w:marBottom w:val="0"/>
          <w:divBdr>
            <w:top w:val="none" w:sz="0" w:space="0" w:color="auto"/>
            <w:left w:val="none" w:sz="0" w:space="0" w:color="auto"/>
            <w:bottom w:val="none" w:sz="0" w:space="0" w:color="auto"/>
            <w:right w:val="none" w:sz="0" w:space="0" w:color="auto"/>
          </w:divBdr>
        </w:div>
        <w:div w:id="1156188068">
          <w:marLeft w:val="480"/>
          <w:marRight w:val="0"/>
          <w:marTop w:val="0"/>
          <w:marBottom w:val="0"/>
          <w:divBdr>
            <w:top w:val="none" w:sz="0" w:space="0" w:color="auto"/>
            <w:left w:val="none" w:sz="0" w:space="0" w:color="auto"/>
            <w:bottom w:val="none" w:sz="0" w:space="0" w:color="auto"/>
            <w:right w:val="none" w:sz="0" w:space="0" w:color="auto"/>
          </w:divBdr>
        </w:div>
        <w:div w:id="1175654527">
          <w:marLeft w:val="480"/>
          <w:marRight w:val="0"/>
          <w:marTop w:val="0"/>
          <w:marBottom w:val="0"/>
          <w:divBdr>
            <w:top w:val="none" w:sz="0" w:space="0" w:color="auto"/>
            <w:left w:val="none" w:sz="0" w:space="0" w:color="auto"/>
            <w:bottom w:val="none" w:sz="0" w:space="0" w:color="auto"/>
            <w:right w:val="none" w:sz="0" w:space="0" w:color="auto"/>
          </w:divBdr>
        </w:div>
        <w:div w:id="1235971491">
          <w:marLeft w:val="480"/>
          <w:marRight w:val="0"/>
          <w:marTop w:val="0"/>
          <w:marBottom w:val="0"/>
          <w:divBdr>
            <w:top w:val="none" w:sz="0" w:space="0" w:color="auto"/>
            <w:left w:val="none" w:sz="0" w:space="0" w:color="auto"/>
            <w:bottom w:val="none" w:sz="0" w:space="0" w:color="auto"/>
            <w:right w:val="none" w:sz="0" w:space="0" w:color="auto"/>
          </w:divBdr>
        </w:div>
        <w:div w:id="1258098590">
          <w:marLeft w:val="480"/>
          <w:marRight w:val="0"/>
          <w:marTop w:val="0"/>
          <w:marBottom w:val="0"/>
          <w:divBdr>
            <w:top w:val="none" w:sz="0" w:space="0" w:color="auto"/>
            <w:left w:val="none" w:sz="0" w:space="0" w:color="auto"/>
            <w:bottom w:val="none" w:sz="0" w:space="0" w:color="auto"/>
            <w:right w:val="none" w:sz="0" w:space="0" w:color="auto"/>
          </w:divBdr>
        </w:div>
        <w:div w:id="1307705696">
          <w:marLeft w:val="480"/>
          <w:marRight w:val="0"/>
          <w:marTop w:val="0"/>
          <w:marBottom w:val="0"/>
          <w:divBdr>
            <w:top w:val="none" w:sz="0" w:space="0" w:color="auto"/>
            <w:left w:val="none" w:sz="0" w:space="0" w:color="auto"/>
            <w:bottom w:val="none" w:sz="0" w:space="0" w:color="auto"/>
            <w:right w:val="none" w:sz="0" w:space="0" w:color="auto"/>
          </w:divBdr>
        </w:div>
        <w:div w:id="1309435003">
          <w:marLeft w:val="480"/>
          <w:marRight w:val="0"/>
          <w:marTop w:val="0"/>
          <w:marBottom w:val="0"/>
          <w:divBdr>
            <w:top w:val="none" w:sz="0" w:space="0" w:color="auto"/>
            <w:left w:val="none" w:sz="0" w:space="0" w:color="auto"/>
            <w:bottom w:val="none" w:sz="0" w:space="0" w:color="auto"/>
            <w:right w:val="none" w:sz="0" w:space="0" w:color="auto"/>
          </w:divBdr>
        </w:div>
        <w:div w:id="1388602137">
          <w:marLeft w:val="480"/>
          <w:marRight w:val="0"/>
          <w:marTop w:val="0"/>
          <w:marBottom w:val="0"/>
          <w:divBdr>
            <w:top w:val="none" w:sz="0" w:space="0" w:color="auto"/>
            <w:left w:val="none" w:sz="0" w:space="0" w:color="auto"/>
            <w:bottom w:val="none" w:sz="0" w:space="0" w:color="auto"/>
            <w:right w:val="none" w:sz="0" w:space="0" w:color="auto"/>
          </w:divBdr>
        </w:div>
        <w:div w:id="1405183631">
          <w:marLeft w:val="480"/>
          <w:marRight w:val="0"/>
          <w:marTop w:val="0"/>
          <w:marBottom w:val="0"/>
          <w:divBdr>
            <w:top w:val="none" w:sz="0" w:space="0" w:color="auto"/>
            <w:left w:val="none" w:sz="0" w:space="0" w:color="auto"/>
            <w:bottom w:val="none" w:sz="0" w:space="0" w:color="auto"/>
            <w:right w:val="none" w:sz="0" w:space="0" w:color="auto"/>
          </w:divBdr>
        </w:div>
        <w:div w:id="1484931565">
          <w:marLeft w:val="480"/>
          <w:marRight w:val="0"/>
          <w:marTop w:val="0"/>
          <w:marBottom w:val="0"/>
          <w:divBdr>
            <w:top w:val="none" w:sz="0" w:space="0" w:color="auto"/>
            <w:left w:val="none" w:sz="0" w:space="0" w:color="auto"/>
            <w:bottom w:val="none" w:sz="0" w:space="0" w:color="auto"/>
            <w:right w:val="none" w:sz="0" w:space="0" w:color="auto"/>
          </w:divBdr>
        </w:div>
        <w:div w:id="1532957354">
          <w:marLeft w:val="480"/>
          <w:marRight w:val="0"/>
          <w:marTop w:val="0"/>
          <w:marBottom w:val="0"/>
          <w:divBdr>
            <w:top w:val="none" w:sz="0" w:space="0" w:color="auto"/>
            <w:left w:val="none" w:sz="0" w:space="0" w:color="auto"/>
            <w:bottom w:val="none" w:sz="0" w:space="0" w:color="auto"/>
            <w:right w:val="none" w:sz="0" w:space="0" w:color="auto"/>
          </w:divBdr>
        </w:div>
        <w:div w:id="1588539664">
          <w:marLeft w:val="480"/>
          <w:marRight w:val="0"/>
          <w:marTop w:val="0"/>
          <w:marBottom w:val="0"/>
          <w:divBdr>
            <w:top w:val="none" w:sz="0" w:space="0" w:color="auto"/>
            <w:left w:val="none" w:sz="0" w:space="0" w:color="auto"/>
            <w:bottom w:val="none" w:sz="0" w:space="0" w:color="auto"/>
            <w:right w:val="none" w:sz="0" w:space="0" w:color="auto"/>
          </w:divBdr>
        </w:div>
        <w:div w:id="1598827307">
          <w:marLeft w:val="480"/>
          <w:marRight w:val="0"/>
          <w:marTop w:val="0"/>
          <w:marBottom w:val="0"/>
          <w:divBdr>
            <w:top w:val="none" w:sz="0" w:space="0" w:color="auto"/>
            <w:left w:val="none" w:sz="0" w:space="0" w:color="auto"/>
            <w:bottom w:val="none" w:sz="0" w:space="0" w:color="auto"/>
            <w:right w:val="none" w:sz="0" w:space="0" w:color="auto"/>
          </w:divBdr>
        </w:div>
        <w:div w:id="1644117823">
          <w:marLeft w:val="480"/>
          <w:marRight w:val="0"/>
          <w:marTop w:val="0"/>
          <w:marBottom w:val="0"/>
          <w:divBdr>
            <w:top w:val="none" w:sz="0" w:space="0" w:color="auto"/>
            <w:left w:val="none" w:sz="0" w:space="0" w:color="auto"/>
            <w:bottom w:val="none" w:sz="0" w:space="0" w:color="auto"/>
            <w:right w:val="none" w:sz="0" w:space="0" w:color="auto"/>
          </w:divBdr>
        </w:div>
        <w:div w:id="1665816496">
          <w:marLeft w:val="480"/>
          <w:marRight w:val="0"/>
          <w:marTop w:val="0"/>
          <w:marBottom w:val="0"/>
          <w:divBdr>
            <w:top w:val="none" w:sz="0" w:space="0" w:color="auto"/>
            <w:left w:val="none" w:sz="0" w:space="0" w:color="auto"/>
            <w:bottom w:val="none" w:sz="0" w:space="0" w:color="auto"/>
            <w:right w:val="none" w:sz="0" w:space="0" w:color="auto"/>
          </w:divBdr>
        </w:div>
        <w:div w:id="1717193406">
          <w:marLeft w:val="480"/>
          <w:marRight w:val="0"/>
          <w:marTop w:val="0"/>
          <w:marBottom w:val="0"/>
          <w:divBdr>
            <w:top w:val="none" w:sz="0" w:space="0" w:color="auto"/>
            <w:left w:val="none" w:sz="0" w:space="0" w:color="auto"/>
            <w:bottom w:val="none" w:sz="0" w:space="0" w:color="auto"/>
            <w:right w:val="none" w:sz="0" w:space="0" w:color="auto"/>
          </w:divBdr>
        </w:div>
        <w:div w:id="1766534516">
          <w:marLeft w:val="480"/>
          <w:marRight w:val="0"/>
          <w:marTop w:val="0"/>
          <w:marBottom w:val="0"/>
          <w:divBdr>
            <w:top w:val="none" w:sz="0" w:space="0" w:color="auto"/>
            <w:left w:val="none" w:sz="0" w:space="0" w:color="auto"/>
            <w:bottom w:val="none" w:sz="0" w:space="0" w:color="auto"/>
            <w:right w:val="none" w:sz="0" w:space="0" w:color="auto"/>
          </w:divBdr>
        </w:div>
        <w:div w:id="1828786764">
          <w:marLeft w:val="480"/>
          <w:marRight w:val="0"/>
          <w:marTop w:val="0"/>
          <w:marBottom w:val="0"/>
          <w:divBdr>
            <w:top w:val="none" w:sz="0" w:space="0" w:color="auto"/>
            <w:left w:val="none" w:sz="0" w:space="0" w:color="auto"/>
            <w:bottom w:val="none" w:sz="0" w:space="0" w:color="auto"/>
            <w:right w:val="none" w:sz="0" w:space="0" w:color="auto"/>
          </w:divBdr>
        </w:div>
        <w:div w:id="1930772565">
          <w:marLeft w:val="480"/>
          <w:marRight w:val="0"/>
          <w:marTop w:val="0"/>
          <w:marBottom w:val="0"/>
          <w:divBdr>
            <w:top w:val="none" w:sz="0" w:space="0" w:color="auto"/>
            <w:left w:val="none" w:sz="0" w:space="0" w:color="auto"/>
            <w:bottom w:val="none" w:sz="0" w:space="0" w:color="auto"/>
            <w:right w:val="none" w:sz="0" w:space="0" w:color="auto"/>
          </w:divBdr>
        </w:div>
        <w:div w:id="1956322660">
          <w:marLeft w:val="480"/>
          <w:marRight w:val="0"/>
          <w:marTop w:val="0"/>
          <w:marBottom w:val="0"/>
          <w:divBdr>
            <w:top w:val="none" w:sz="0" w:space="0" w:color="auto"/>
            <w:left w:val="none" w:sz="0" w:space="0" w:color="auto"/>
            <w:bottom w:val="none" w:sz="0" w:space="0" w:color="auto"/>
            <w:right w:val="none" w:sz="0" w:space="0" w:color="auto"/>
          </w:divBdr>
        </w:div>
        <w:div w:id="1960061950">
          <w:marLeft w:val="480"/>
          <w:marRight w:val="0"/>
          <w:marTop w:val="0"/>
          <w:marBottom w:val="0"/>
          <w:divBdr>
            <w:top w:val="none" w:sz="0" w:space="0" w:color="auto"/>
            <w:left w:val="none" w:sz="0" w:space="0" w:color="auto"/>
            <w:bottom w:val="none" w:sz="0" w:space="0" w:color="auto"/>
            <w:right w:val="none" w:sz="0" w:space="0" w:color="auto"/>
          </w:divBdr>
        </w:div>
        <w:div w:id="1965915947">
          <w:marLeft w:val="480"/>
          <w:marRight w:val="0"/>
          <w:marTop w:val="0"/>
          <w:marBottom w:val="0"/>
          <w:divBdr>
            <w:top w:val="none" w:sz="0" w:space="0" w:color="auto"/>
            <w:left w:val="none" w:sz="0" w:space="0" w:color="auto"/>
            <w:bottom w:val="none" w:sz="0" w:space="0" w:color="auto"/>
            <w:right w:val="none" w:sz="0" w:space="0" w:color="auto"/>
          </w:divBdr>
        </w:div>
        <w:div w:id="1971858027">
          <w:marLeft w:val="480"/>
          <w:marRight w:val="0"/>
          <w:marTop w:val="0"/>
          <w:marBottom w:val="0"/>
          <w:divBdr>
            <w:top w:val="none" w:sz="0" w:space="0" w:color="auto"/>
            <w:left w:val="none" w:sz="0" w:space="0" w:color="auto"/>
            <w:bottom w:val="none" w:sz="0" w:space="0" w:color="auto"/>
            <w:right w:val="none" w:sz="0" w:space="0" w:color="auto"/>
          </w:divBdr>
        </w:div>
        <w:div w:id="2011638419">
          <w:marLeft w:val="480"/>
          <w:marRight w:val="0"/>
          <w:marTop w:val="0"/>
          <w:marBottom w:val="0"/>
          <w:divBdr>
            <w:top w:val="none" w:sz="0" w:space="0" w:color="auto"/>
            <w:left w:val="none" w:sz="0" w:space="0" w:color="auto"/>
            <w:bottom w:val="none" w:sz="0" w:space="0" w:color="auto"/>
            <w:right w:val="none" w:sz="0" w:space="0" w:color="auto"/>
          </w:divBdr>
        </w:div>
        <w:div w:id="2017073100">
          <w:marLeft w:val="480"/>
          <w:marRight w:val="0"/>
          <w:marTop w:val="0"/>
          <w:marBottom w:val="0"/>
          <w:divBdr>
            <w:top w:val="none" w:sz="0" w:space="0" w:color="auto"/>
            <w:left w:val="none" w:sz="0" w:space="0" w:color="auto"/>
            <w:bottom w:val="none" w:sz="0" w:space="0" w:color="auto"/>
            <w:right w:val="none" w:sz="0" w:space="0" w:color="auto"/>
          </w:divBdr>
        </w:div>
        <w:div w:id="2051764014">
          <w:marLeft w:val="480"/>
          <w:marRight w:val="0"/>
          <w:marTop w:val="0"/>
          <w:marBottom w:val="0"/>
          <w:divBdr>
            <w:top w:val="none" w:sz="0" w:space="0" w:color="auto"/>
            <w:left w:val="none" w:sz="0" w:space="0" w:color="auto"/>
            <w:bottom w:val="none" w:sz="0" w:space="0" w:color="auto"/>
            <w:right w:val="none" w:sz="0" w:space="0" w:color="auto"/>
          </w:divBdr>
        </w:div>
        <w:div w:id="2054689873">
          <w:marLeft w:val="480"/>
          <w:marRight w:val="0"/>
          <w:marTop w:val="0"/>
          <w:marBottom w:val="0"/>
          <w:divBdr>
            <w:top w:val="none" w:sz="0" w:space="0" w:color="auto"/>
            <w:left w:val="none" w:sz="0" w:space="0" w:color="auto"/>
            <w:bottom w:val="none" w:sz="0" w:space="0" w:color="auto"/>
            <w:right w:val="none" w:sz="0" w:space="0" w:color="auto"/>
          </w:divBdr>
        </w:div>
        <w:div w:id="2092922851">
          <w:marLeft w:val="480"/>
          <w:marRight w:val="0"/>
          <w:marTop w:val="0"/>
          <w:marBottom w:val="0"/>
          <w:divBdr>
            <w:top w:val="none" w:sz="0" w:space="0" w:color="auto"/>
            <w:left w:val="none" w:sz="0" w:space="0" w:color="auto"/>
            <w:bottom w:val="none" w:sz="0" w:space="0" w:color="auto"/>
            <w:right w:val="none" w:sz="0" w:space="0" w:color="auto"/>
          </w:divBdr>
        </w:div>
      </w:divsChild>
    </w:div>
    <w:div w:id="1125193408">
      <w:bodyDiv w:val="1"/>
      <w:marLeft w:val="0"/>
      <w:marRight w:val="0"/>
      <w:marTop w:val="0"/>
      <w:marBottom w:val="0"/>
      <w:divBdr>
        <w:top w:val="none" w:sz="0" w:space="0" w:color="auto"/>
        <w:left w:val="none" w:sz="0" w:space="0" w:color="auto"/>
        <w:bottom w:val="none" w:sz="0" w:space="0" w:color="auto"/>
        <w:right w:val="none" w:sz="0" w:space="0" w:color="auto"/>
      </w:divBdr>
    </w:div>
    <w:div w:id="1134907726">
      <w:bodyDiv w:val="1"/>
      <w:marLeft w:val="0"/>
      <w:marRight w:val="0"/>
      <w:marTop w:val="0"/>
      <w:marBottom w:val="0"/>
      <w:divBdr>
        <w:top w:val="none" w:sz="0" w:space="0" w:color="auto"/>
        <w:left w:val="none" w:sz="0" w:space="0" w:color="auto"/>
        <w:bottom w:val="none" w:sz="0" w:space="0" w:color="auto"/>
        <w:right w:val="none" w:sz="0" w:space="0" w:color="auto"/>
      </w:divBdr>
      <w:divsChild>
        <w:div w:id="83116415">
          <w:marLeft w:val="480"/>
          <w:marRight w:val="0"/>
          <w:marTop w:val="0"/>
          <w:marBottom w:val="0"/>
          <w:divBdr>
            <w:top w:val="none" w:sz="0" w:space="0" w:color="auto"/>
            <w:left w:val="none" w:sz="0" w:space="0" w:color="auto"/>
            <w:bottom w:val="none" w:sz="0" w:space="0" w:color="auto"/>
            <w:right w:val="none" w:sz="0" w:space="0" w:color="auto"/>
          </w:divBdr>
        </w:div>
        <w:div w:id="184177743">
          <w:marLeft w:val="480"/>
          <w:marRight w:val="0"/>
          <w:marTop w:val="0"/>
          <w:marBottom w:val="0"/>
          <w:divBdr>
            <w:top w:val="none" w:sz="0" w:space="0" w:color="auto"/>
            <w:left w:val="none" w:sz="0" w:space="0" w:color="auto"/>
            <w:bottom w:val="none" w:sz="0" w:space="0" w:color="auto"/>
            <w:right w:val="none" w:sz="0" w:space="0" w:color="auto"/>
          </w:divBdr>
        </w:div>
        <w:div w:id="210505014">
          <w:marLeft w:val="480"/>
          <w:marRight w:val="0"/>
          <w:marTop w:val="0"/>
          <w:marBottom w:val="0"/>
          <w:divBdr>
            <w:top w:val="none" w:sz="0" w:space="0" w:color="auto"/>
            <w:left w:val="none" w:sz="0" w:space="0" w:color="auto"/>
            <w:bottom w:val="none" w:sz="0" w:space="0" w:color="auto"/>
            <w:right w:val="none" w:sz="0" w:space="0" w:color="auto"/>
          </w:divBdr>
        </w:div>
        <w:div w:id="282923344">
          <w:marLeft w:val="480"/>
          <w:marRight w:val="0"/>
          <w:marTop w:val="0"/>
          <w:marBottom w:val="0"/>
          <w:divBdr>
            <w:top w:val="none" w:sz="0" w:space="0" w:color="auto"/>
            <w:left w:val="none" w:sz="0" w:space="0" w:color="auto"/>
            <w:bottom w:val="none" w:sz="0" w:space="0" w:color="auto"/>
            <w:right w:val="none" w:sz="0" w:space="0" w:color="auto"/>
          </w:divBdr>
        </w:div>
        <w:div w:id="379018658">
          <w:marLeft w:val="480"/>
          <w:marRight w:val="0"/>
          <w:marTop w:val="0"/>
          <w:marBottom w:val="0"/>
          <w:divBdr>
            <w:top w:val="none" w:sz="0" w:space="0" w:color="auto"/>
            <w:left w:val="none" w:sz="0" w:space="0" w:color="auto"/>
            <w:bottom w:val="none" w:sz="0" w:space="0" w:color="auto"/>
            <w:right w:val="none" w:sz="0" w:space="0" w:color="auto"/>
          </w:divBdr>
        </w:div>
        <w:div w:id="444234872">
          <w:marLeft w:val="480"/>
          <w:marRight w:val="0"/>
          <w:marTop w:val="0"/>
          <w:marBottom w:val="0"/>
          <w:divBdr>
            <w:top w:val="none" w:sz="0" w:space="0" w:color="auto"/>
            <w:left w:val="none" w:sz="0" w:space="0" w:color="auto"/>
            <w:bottom w:val="none" w:sz="0" w:space="0" w:color="auto"/>
            <w:right w:val="none" w:sz="0" w:space="0" w:color="auto"/>
          </w:divBdr>
        </w:div>
        <w:div w:id="512108871">
          <w:marLeft w:val="480"/>
          <w:marRight w:val="0"/>
          <w:marTop w:val="0"/>
          <w:marBottom w:val="0"/>
          <w:divBdr>
            <w:top w:val="none" w:sz="0" w:space="0" w:color="auto"/>
            <w:left w:val="none" w:sz="0" w:space="0" w:color="auto"/>
            <w:bottom w:val="none" w:sz="0" w:space="0" w:color="auto"/>
            <w:right w:val="none" w:sz="0" w:space="0" w:color="auto"/>
          </w:divBdr>
        </w:div>
        <w:div w:id="550926249">
          <w:marLeft w:val="480"/>
          <w:marRight w:val="0"/>
          <w:marTop w:val="0"/>
          <w:marBottom w:val="0"/>
          <w:divBdr>
            <w:top w:val="none" w:sz="0" w:space="0" w:color="auto"/>
            <w:left w:val="none" w:sz="0" w:space="0" w:color="auto"/>
            <w:bottom w:val="none" w:sz="0" w:space="0" w:color="auto"/>
            <w:right w:val="none" w:sz="0" w:space="0" w:color="auto"/>
          </w:divBdr>
        </w:div>
        <w:div w:id="677386002">
          <w:marLeft w:val="480"/>
          <w:marRight w:val="0"/>
          <w:marTop w:val="0"/>
          <w:marBottom w:val="0"/>
          <w:divBdr>
            <w:top w:val="none" w:sz="0" w:space="0" w:color="auto"/>
            <w:left w:val="none" w:sz="0" w:space="0" w:color="auto"/>
            <w:bottom w:val="none" w:sz="0" w:space="0" w:color="auto"/>
            <w:right w:val="none" w:sz="0" w:space="0" w:color="auto"/>
          </w:divBdr>
        </w:div>
        <w:div w:id="694619482">
          <w:marLeft w:val="480"/>
          <w:marRight w:val="0"/>
          <w:marTop w:val="0"/>
          <w:marBottom w:val="0"/>
          <w:divBdr>
            <w:top w:val="none" w:sz="0" w:space="0" w:color="auto"/>
            <w:left w:val="none" w:sz="0" w:space="0" w:color="auto"/>
            <w:bottom w:val="none" w:sz="0" w:space="0" w:color="auto"/>
            <w:right w:val="none" w:sz="0" w:space="0" w:color="auto"/>
          </w:divBdr>
        </w:div>
        <w:div w:id="706174675">
          <w:marLeft w:val="480"/>
          <w:marRight w:val="0"/>
          <w:marTop w:val="0"/>
          <w:marBottom w:val="0"/>
          <w:divBdr>
            <w:top w:val="none" w:sz="0" w:space="0" w:color="auto"/>
            <w:left w:val="none" w:sz="0" w:space="0" w:color="auto"/>
            <w:bottom w:val="none" w:sz="0" w:space="0" w:color="auto"/>
            <w:right w:val="none" w:sz="0" w:space="0" w:color="auto"/>
          </w:divBdr>
        </w:div>
        <w:div w:id="714545980">
          <w:marLeft w:val="480"/>
          <w:marRight w:val="0"/>
          <w:marTop w:val="0"/>
          <w:marBottom w:val="0"/>
          <w:divBdr>
            <w:top w:val="none" w:sz="0" w:space="0" w:color="auto"/>
            <w:left w:val="none" w:sz="0" w:space="0" w:color="auto"/>
            <w:bottom w:val="none" w:sz="0" w:space="0" w:color="auto"/>
            <w:right w:val="none" w:sz="0" w:space="0" w:color="auto"/>
          </w:divBdr>
        </w:div>
        <w:div w:id="726222551">
          <w:marLeft w:val="480"/>
          <w:marRight w:val="0"/>
          <w:marTop w:val="0"/>
          <w:marBottom w:val="0"/>
          <w:divBdr>
            <w:top w:val="none" w:sz="0" w:space="0" w:color="auto"/>
            <w:left w:val="none" w:sz="0" w:space="0" w:color="auto"/>
            <w:bottom w:val="none" w:sz="0" w:space="0" w:color="auto"/>
            <w:right w:val="none" w:sz="0" w:space="0" w:color="auto"/>
          </w:divBdr>
        </w:div>
        <w:div w:id="873346083">
          <w:marLeft w:val="480"/>
          <w:marRight w:val="0"/>
          <w:marTop w:val="0"/>
          <w:marBottom w:val="0"/>
          <w:divBdr>
            <w:top w:val="none" w:sz="0" w:space="0" w:color="auto"/>
            <w:left w:val="none" w:sz="0" w:space="0" w:color="auto"/>
            <w:bottom w:val="none" w:sz="0" w:space="0" w:color="auto"/>
            <w:right w:val="none" w:sz="0" w:space="0" w:color="auto"/>
          </w:divBdr>
        </w:div>
        <w:div w:id="920796430">
          <w:marLeft w:val="480"/>
          <w:marRight w:val="0"/>
          <w:marTop w:val="0"/>
          <w:marBottom w:val="0"/>
          <w:divBdr>
            <w:top w:val="none" w:sz="0" w:space="0" w:color="auto"/>
            <w:left w:val="none" w:sz="0" w:space="0" w:color="auto"/>
            <w:bottom w:val="none" w:sz="0" w:space="0" w:color="auto"/>
            <w:right w:val="none" w:sz="0" w:space="0" w:color="auto"/>
          </w:divBdr>
        </w:div>
        <w:div w:id="990400835">
          <w:marLeft w:val="480"/>
          <w:marRight w:val="0"/>
          <w:marTop w:val="0"/>
          <w:marBottom w:val="0"/>
          <w:divBdr>
            <w:top w:val="none" w:sz="0" w:space="0" w:color="auto"/>
            <w:left w:val="none" w:sz="0" w:space="0" w:color="auto"/>
            <w:bottom w:val="none" w:sz="0" w:space="0" w:color="auto"/>
            <w:right w:val="none" w:sz="0" w:space="0" w:color="auto"/>
          </w:divBdr>
        </w:div>
        <w:div w:id="999692872">
          <w:marLeft w:val="480"/>
          <w:marRight w:val="0"/>
          <w:marTop w:val="0"/>
          <w:marBottom w:val="0"/>
          <w:divBdr>
            <w:top w:val="none" w:sz="0" w:space="0" w:color="auto"/>
            <w:left w:val="none" w:sz="0" w:space="0" w:color="auto"/>
            <w:bottom w:val="none" w:sz="0" w:space="0" w:color="auto"/>
            <w:right w:val="none" w:sz="0" w:space="0" w:color="auto"/>
          </w:divBdr>
        </w:div>
        <w:div w:id="1065756598">
          <w:marLeft w:val="480"/>
          <w:marRight w:val="0"/>
          <w:marTop w:val="0"/>
          <w:marBottom w:val="0"/>
          <w:divBdr>
            <w:top w:val="none" w:sz="0" w:space="0" w:color="auto"/>
            <w:left w:val="none" w:sz="0" w:space="0" w:color="auto"/>
            <w:bottom w:val="none" w:sz="0" w:space="0" w:color="auto"/>
            <w:right w:val="none" w:sz="0" w:space="0" w:color="auto"/>
          </w:divBdr>
        </w:div>
        <w:div w:id="1113522348">
          <w:marLeft w:val="480"/>
          <w:marRight w:val="0"/>
          <w:marTop w:val="0"/>
          <w:marBottom w:val="0"/>
          <w:divBdr>
            <w:top w:val="none" w:sz="0" w:space="0" w:color="auto"/>
            <w:left w:val="none" w:sz="0" w:space="0" w:color="auto"/>
            <w:bottom w:val="none" w:sz="0" w:space="0" w:color="auto"/>
            <w:right w:val="none" w:sz="0" w:space="0" w:color="auto"/>
          </w:divBdr>
        </w:div>
        <w:div w:id="1121533595">
          <w:marLeft w:val="480"/>
          <w:marRight w:val="0"/>
          <w:marTop w:val="0"/>
          <w:marBottom w:val="0"/>
          <w:divBdr>
            <w:top w:val="none" w:sz="0" w:space="0" w:color="auto"/>
            <w:left w:val="none" w:sz="0" w:space="0" w:color="auto"/>
            <w:bottom w:val="none" w:sz="0" w:space="0" w:color="auto"/>
            <w:right w:val="none" w:sz="0" w:space="0" w:color="auto"/>
          </w:divBdr>
        </w:div>
        <w:div w:id="1155104691">
          <w:marLeft w:val="480"/>
          <w:marRight w:val="0"/>
          <w:marTop w:val="0"/>
          <w:marBottom w:val="0"/>
          <w:divBdr>
            <w:top w:val="none" w:sz="0" w:space="0" w:color="auto"/>
            <w:left w:val="none" w:sz="0" w:space="0" w:color="auto"/>
            <w:bottom w:val="none" w:sz="0" w:space="0" w:color="auto"/>
            <w:right w:val="none" w:sz="0" w:space="0" w:color="auto"/>
          </w:divBdr>
        </w:div>
        <w:div w:id="1270509823">
          <w:marLeft w:val="480"/>
          <w:marRight w:val="0"/>
          <w:marTop w:val="0"/>
          <w:marBottom w:val="0"/>
          <w:divBdr>
            <w:top w:val="none" w:sz="0" w:space="0" w:color="auto"/>
            <w:left w:val="none" w:sz="0" w:space="0" w:color="auto"/>
            <w:bottom w:val="none" w:sz="0" w:space="0" w:color="auto"/>
            <w:right w:val="none" w:sz="0" w:space="0" w:color="auto"/>
          </w:divBdr>
        </w:div>
        <w:div w:id="1271358672">
          <w:marLeft w:val="480"/>
          <w:marRight w:val="0"/>
          <w:marTop w:val="0"/>
          <w:marBottom w:val="0"/>
          <w:divBdr>
            <w:top w:val="none" w:sz="0" w:space="0" w:color="auto"/>
            <w:left w:val="none" w:sz="0" w:space="0" w:color="auto"/>
            <w:bottom w:val="none" w:sz="0" w:space="0" w:color="auto"/>
            <w:right w:val="none" w:sz="0" w:space="0" w:color="auto"/>
          </w:divBdr>
        </w:div>
        <w:div w:id="1339115354">
          <w:marLeft w:val="480"/>
          <w:marRight w:val="0"/>
          <w:marTop w:val="0"/>
          <w:marBottom w:val="0"/>
          <w:divBdr>
            <w:top w:val="none" w:sz="0" w:space="0" w:color="auto"/>
            <w:left w:val="none" w:sz="0" w:space="0" w:color="auto"/>
            <w:bottom w:val="none" w:sz="0" w:space="0" w:color="auto"/>
            <w:right w:val="none" w:sz="0" w:space="0" w:color="auto"/>
          </w:divBdr>
        </w:div>
        <w:div w:id="1340811168">
          <w:marLeft w:val="480"/>
          <w:marRight w:val="0"/>
          <w:marTop w:val="0"/>
          <w:marBottom w:val="0"/>
          <w:divBdr>
            <w:top w:val="none" w:sz="0" w:space="0" w:color="auto"/>
            <w:left w:val="none" w:sz="0" w:space="0" w:color="auto"/>
            <w:bottom w:val="none" w:sz="0" w:space="0" w:color="auto"/>
            <w:right w:val="none" w:sz="0" w:space="0" w:color="auto"/>
          </w:divBdr>
        </w:div>
        <w:div w:id="1392851673">
          <w:marLeft w:val="480"/>
          <w:marRight w:val="0"/>
          <w:marTop w:val="0"/>
          <w:marBottom w:val="0"/>
          <w:divBdr>
            <w:top w:val="none" w:sz="0" w:space="0" w:color="auto"/>
            <w:left w:val="none" w:sz="0" w:space="0" w:color="auto"/>
            <w:bottom w:val="none" w:sz="0" w:space="0" w:color="auto"/>
            <w:right w:val="none" w:sz="0" w:space="0" w:color="auto"/>
          </w:divBdr>
        </w:div>
        <w:div w:id="1498032501">
          <w:marLeft w:val="480"/>
          <w:marRight w:val="0"/>
          <w:marTop w:val="0"/>
          <w:marBottom w:val="0"/>
          <w:divBdr>
            <w:top w:val="none" w:sz="0" w:space="0" w:color="auto"/>
            <w:left w:val="none" w:sz="0" w:space="0" w:color="auto"/>
            <w:bottom w:val="none" w:sz="0" w:space="0" w:color="auto"/>
            <w:right w:val="none" w:sz="0" w:space="0" w:color="auto"/>
          </w:divBdr>
        </w:div>
        <w:div w:id="1555313224">
          <w:marLeft w:val="480"/>
          <w:marRight w:val="0"/>
          <w:marTop w:val="0"/>
          <w:marBottom w:val="0"/>
          <w:divBdr>
            <w:top w:val="none" w:sz="0" w:space="0" w:color="auto"/>
            <w:left w:val="none" w:sz="0" w:space="0" w:color="auto"/>
            <w:bottom w:val="none" w:sz="0" w:space="0" w:color="auto"/>
            <w:right w:val="none" w:sz="0" w:space="0" w:color="auto"/>
          </w:divBdr>
        </w:div>
        <w:div w:id="1603106702">
          <w:marLeft w:val="480"/>
          <w:marRight w:val="0"/>
          <w:marTop w:val="0"/>
          <w:marBottom w:val="0"/>
          <w:divBdr>
            <w:top w:val="none" w:sz="0" w:space="0" w:color="auto"/>
            <w:left w:val="none" w:sz="0" w:space="0" w:color="auto"/>
            <w:bottom w:val="none" w:sz="0" w:space="0" w:color="auto"/>
            <w:right w:val="none" w:sz="0" w:space="0" w:color="auto"/>
          </w:divBdr>
        </w:div>
        <w:div w:id="1613318581">
          <w:marLeft w:val="480"/>
          <w:marRight w:val="0"/>
          <w:marTop w:val="0"/>
          <w:marBottom w:val="0"/>
          <w:divBdr>
            <w:top w:val="none" w:sz="0" w:space="0" w:color="auto"/>
            <w:left w:val="none" w:sz="0" w:space="0" w:color="auto"/>
            <w:bottom w:val="none" w:sz="0" w:space="0" w:color="auto"/>
            <w:right w:val="none" w:sz="0" w:space="0" w:color="auto"/>
          </w:divBdr>
        </w:div>
        <w:div w:id="1673489386">
          <w:marLeft w:val="480"/>
          <w:marRight w:val="0"/>
          <w:marTop w:val="0"/>
          <w:marBottom w:val="0"/>
          <w:divBdr>
            <w:top w:val="none" w:sz="0" w:space="0" w:color="auto"/>
            <w:left w:val="none" w:sz="0" w:space="0" w:color="auto"/>
            <w:bottom w:val="none" w:sz="0" w:space="0" w:color="auto"/>
            <w:right w:val="none" w:sz="0" w:space="0" w:color="auto"/>
          </w:divBdr>
        </w:div>
        <w:div w:id="1786927519">
          <w:marLeft w:val="480"/>
          <w:marRight w:val="0"/>
          <w:marTop w:val="0"/>
          <w:marBottom w:val="0"/>
          <w:divBdr>
            <w:top w:val="none" w:sz="0" w:space="0" w:color="auto"/>
            <w:left w:val="none" w:sz="0" w:space="0" w:color="auto"/>
            <w:bottom w:val="none" w:sz="0" w:space="0" w:color="auto"/>
            <w:right w:val="none" w:sz="0" w:space="0" w:color="auto"/>
          </w:divBdr>
        </w:div>
        <w:div w:id="1889297301">
          <w:marLeft w:val="480"/>
          <w:marRight w:val="0"/>
          <w:marTop w:val="0"/>
          <w:marBottom w:val="0"/>
          <w:divBdr>
            <w:top w:val="none" w:sz="0" w:space="0" w:color="auto"/>
            <w:left w:val="none" w:sz="0" w:space="0" w:color="auto"/>
            <w:bottom w:val="none" w:sz="0" w:space="0" w:color="auto"/>
            <w:right w:val="none" w:sz="0" w:space="0" w:color="auto"/>
          </w:divBdr>
        </w:div>
        <w:div w:id="2056001547">
          <w:marLeft w:val="480"/>
          <w:marRight w:val="0"/>
          <w:marTop w:val="0"/>
          <w:marBottom w:val="0"/>
          <w:divBdr>
            <w:top w:val="none" w:sz="0" w:space="0" w:color="auto"/>
            <w:left w:val="none" w:sz="0" w:space="0" w:color="auto"/>
            <w:bottom w:val="none" w:sz="0" w:space="0" w:color="auto"/>
            <w:right w:val="none" w:sz="0" w:space="0" w:color="auto"/>
          </w:divBdr>
        </w:div>
        <w:div w:id="2143620997">
          <w:marLeft w:val="480"/>
          <w:marRight w:val="0"/>
          <w:marTop w:val="0"/>
          <w:marBottom w:val="0"/>
          <w:divBdr>
            <w:top w:val="none" w:sz="0" w:space="0" w:color="auto"/>
            <w:left w:val="none" w:sz="0" w:space="0" w:color="auto"/>
            <w:bottom w:val="none" w:sz="0" w:space="0" w:color="auto"/>
            <w:right w:val="none" w:sz="0" w:space="0" w:color="auto"/>
          </w:divBdr>
        </w:div>
      </w:divsChild>
    </w:div>
    <w:div w:id="1138841753">
      <w:bodyDiv w:val="1"/>
      <w:marLeft w:val="0"/>
      <w:marRight w:val="0"/>
      <w:marTop w:val="0"/>
      <w:marBottom w:val="0"/>
      <w:divBdr>
        <w:top w:val="none" w:sz="0" w:space="0" w:color="auto"/>
        <w:left w:val="none" w:sz="0" w:space="0" w:color="auto"/>
        <w:bottom w:val="none" w:sz="0" w:space="0" w:color="auto"/>
        <w:right w:val="none" w:sz="0" w:space="0" w:color="auto"/>
      </w:divBdr>
    </w:div>
    <w:div w:id="1143083485">
      <w:bodyDiv w:val="1"/>
      <w:marLeft w:val="0"/>
      <w:marRight w:val="0"/>
      <w:marTop w:val="0"/>
      <w:marBottom w:val="0"/>
      <w:divBdr>
        <w:top w:val="none" w:sz="0" w:space="0" w:color="auto"/>
        <w:left w:val="none" w:sz="0" w:space="0" w:color="auto"/>
        <w:bottom w:val="none" w:sz="0" w:space="0" w:color="auto"/>
        <w:right w:val="none" w:sz="0" w:space="0" w:color="auto"/>
      </w:divBdr>
    </w:div>
    <w:div w:id="1147208060">
      <w:bodyDiv w:val="1"/>
      <w:marLeft w:val="0"/>
      <w:marRight w:val="0"/>
      <w:marTop w:val="0"/>
      <w:marBottom w:val="0"/>
      <w:divBdr>
        <w:top w:val="none" w:sz="0" w:space="0" w:color="auto"/>
        <w:left w:val="none" w:sz="0" w:space="0" w:color="auto"/>
        <w:bottom w:val="none" w:sz="0" w:space="0" w:color="auto"/>
        <w:right w:val="none" w:sz="0" w:space="0" w:color="auto"/>
      </w:divBdr>
    </w:div>
    <w:div w:id="1147237326">
      <w:bodyDiv w:val="1"/>
      <w:marLeft w:val="0"/>
      <w:marRight w:val="0"/>
      <w:marTop w:val="0"/>
      <w:marBottom w:val="0"/>
      <w:divBdr>
        <w:top w:val="none" w:sz="0" w:space="0" w:color="auto"/>
        <w:left w:val="none" w:sz="0" w:space="0" w:color="auto"/>
        <w:bottom w:val="none" w:sz="0" w:space="0" w:color="auto"/>
        <w:right w:val="none" w:sz="0" w:space="0" w:color="auto"/>
      </w:divBdr>
    </w:div>
    <w:div w:id="1147285522">
      <w:bodyDiv w:val="1"/>
      <w:marLeft w:val="0"/>
      <w:marRight w:val="0"/>
      <w:marTop w:val="0"/>
      <w:marBottom w:val="0"/>
      <w:divBdr>
        <w:top w:val="none" w:sz="0" w:space="0" w:color="auto"/>
        <w:left w:val="none" w:sz="0" w:space="0" w:color="auto"/>
        <w:bottom w:val="none" w:sz="0" w:space="0" w:color="auto"/>
        <w:right w:val="none" w:sz="0" w:space="0" w:color="auto"/>
      </w:divBdr>
    </w:div>
    <w:div w:id="1150173589">
      <w:bodyDiv w:val="1"/>
      <w:marLeft w:val="0"/>
      <w:marRight w:val="0"/>
      <w:marTop w:val="0"/>
      <w:marBottom w:val="0"/>
      <w:divBdr>
        <w:top w:val="none" w:sz="0" w:space="0" w:color="auto"/>
        <w:left w:val="none" w:sz="0" w:space="0" w:color="auto"/>
        <w:bottom w:val="none" w:sz="0" w:space="0" w:color="auto"/>
        <w:right w:val="none" w:sz="0" w:space="0" w:color="auto"/>
      </w:divBdr>
    </w:div>
    <w:div w:id="1154761433">
      <w:bodyDiv w:val="1"/>
      <w:marLeft w:val="0"/>
      <w:marRight w:val="0"/>
      <w:marTop w:val="0"/>
      <w:marBottom w:val="0"/>
      <w:divBdr>
        <w:top w:val="none" w:sz="0" w:space="0" w:color="auto"/>
        <w:left w:val="none" w:sz="0" w:space="0" w:color="auto"/>
        <w:bottom w:val="none" w:sz="0" w:space="0" w:color="auto"/>
        <w:right w:val="none" w:sz="0" w:space="0" w:color="auto"/>
      </w:divBdr>
    </w:div>
    <w:div w:id="1158115442">
      <w:bodyDiv w:val="1"/>
      <w:marLeft w:val="0"/>
      <w:marRight w:val="0"/>
      <w:marTop w:val="0"/>
      <w:marBottom w:val="0"/>
      <w:divBdr>
        <w:top w:val="none" w:sz="0" w:space="0" w:color="auto"/>
        <w:left w:val="none" w:sz="0" w:space="0" w:color="auto"/>
        <w:bottom w:val="none" w:sz="0" w:space="0" w:color="auto"/>
        <w:right w:val="none" w:sz="0" w:space="0" w:color="auto"/>
      </w:divBdr>
    </w:div>
    <w:div w:id="1171067868">
      <w:bodyDiv w:val="1"/>
      <w:marLeft w:val="0"/>
      <w:marRight w:val="0"/>
      <w:marTop w:val="0"/>
      <w:marBottom w:val="0"/>
      <w:divBdr>
        <w:top w:val="none" w:sz="0" w:space="0" w:color="auto"/>
        <w:left w:val="none" w:sz="0" w:space="0" w:color="auto"/>
        <w:bottom w:val="none" w:sz="0" w:space="0" w:color="auto"/>
        <w:right w:val="none" w:sz="0" w:space="0" w:color="auto"/>
      </w:divBdr>
    </w:div>
    <w:div w:id="1173494738">
      <w:bodyDiv w:val="1"/>
      <w:marLeft w:val="0"/>
      <w:marRight w:val="0"/>
      <w:marTop w:val="0"/>
      <w:marBottom w:val="0"/>
      <w:divBdr>
        <w:top w:val="none" w:sz="0" w:space="0" w:color="auto"/>
        <w:left w:val="none" w:sz="0" w:space="0" w:color="auto"/>
        <w:bottom w:val="none" w:sz="0" w:space="0" w:color="auto"/>
        <w:right w:val="none" w:sz="0" w:space="0" w:color="auto"/>
      </w:divBdr>
    </w:div>
    <w:div w:id="1174954990">
      <w:bodyDiv w:val="1"/>
      <w:marLeft w:val="0"/>
      <w:marRight w:val="0"/>
      <w:marTop w:val="0"/>
      <w:marBottom w:val="0"/>
      <w:divBdr>
        <w:top w:val="none" w:sz="0" w:space="0" w:color="auto"/>
        <w:left w:val="none" w:sz="0" w:space="0" w:color="auto"/>
        <w:bottom w:val="none" w:sz="0" w:space="0" w:color="auto"/>
        <w:right w:val="none" w:sz="0" w:space="0" w:color="auto"/>
      </w:divBdr>
      <w:divsChild>
        <w:div w:id="9456503">
          <w:marLeft w:val="480"/>
          <w:marRight w:val="0"/>
          <w:marTop w:val="0"/>
          <w:marBottom w:val="0"/>
          <w:divBdr>
            <w:top w:val="none" w:sz="0" w:space="0" w:color="auto"/>
            <w:left w:val="none" w:sz="0" w:space="0" w:color="auto"/>
            <w:bottom w:val="none" w:sz="0" w:space="0" w:color="auto"/>
            <w:right w:val="none" w:sz="0" w:space="0" w:color="auto"/>
          </w:divBdr>
        </w:div>
        <w:div w:id="22564202">
          <w:marLeft w:val="480"/>
          <w:marRight w:val="0"/>
          <w:marTop w:val="0"/>
          <w:marBottom w:val="0"/>
          <w:divBdr>
            <w:top w:val="none" w:sz="0" w:space="0" w:color="auto"/>
            <w:left w:val="none" w:sz="0" w:space="0" w:color="auto"/>
            <w:bottom w:val="none" w:sz="0" w:space="0" w:color="auto"/>
            <w:right w:val="none" w:sz="0" w:space="0" w:color="auto"/>
          </w:divBdr>
        </w:div>
        <w:div w:id="110899435">
          <w:marLeft w:val="480"/>
          <w:marRight w:val="0"/>
          <w:marTop w:val="0"/>
          <w:marBottom w:val="0"/>
          <w:divBdr>
            <w:top w:val="none" w:sz="0" w:space="0" w:color="auto"/>
            <w:left w:val="none" w:sz="0" w:space="0" w:color="auto"/>
            <w:bottom w:val="none" w:sz="0" w:space="0" w:color="auto"/>
            <w:right w:val="none" w:sz="0" w:space="0" w:color="auto"/>
          </w:divBdr>
        </w:div>
        <w:div w:id="161049052">
          <w:marLeft w:val="480"/>
          <w:marRight w:val="0"/>
          <w:marTop w:val="0"/>
          <w:marBottom w:val="0"/>
          <w:divBdr>
            <w:top w:val="none" w:sz="0" w:space="0" w:color="auto"/>
            <w:left w:val="none" w:sz="0" w:space="0" w:color="auto"/>
            <w:bottom w:val="none" w:sz="0" w:space="0" w:color="auto"/>
            <w:right w:val="none" w:sz="0" w:space="0" w:color="auto"/>
          </w:divBdr>
        </w:div>
        <w:div w:id="263000549">
          <w:marLeft w:val="480"/>
          <w:marRight w:val="0"/>
          <w:marTop w:val="0"/>
          <w:marBottom w:val="0"/>
          <w:divBdr>
            <w:top w:val="none" w:sz="0" w:space="0" w:color="auto"/>
            <w:left w:val="none" w:sz="0" w:space="0" w:color="auto"/>
            <w:bottom w:val="none" w:sz="0" w:space="0" w:color="auto"/>
            <w:right w:val="none" w:sz="0" w:space="0" w:color="auto"/>
          </w:divBdr>
        </w:div>
        <w:div w:id="285310550">
          <w:marLeft w:val="480"/>
          <w:marRight w:val="0"/>
          <w:marTop w:val="0"/>
          <w:marBottom w:val="0"/>
          <w:divBdr>
            <w:top w:val="none" w:sz="0" w:space="0" w:color="auto"/>
            <w:left w:val="none" w:sz="0" w:space="0" w:color="auto"/>
            <w:bottom w:val="none" w:sz="0" w:space="0" w:color="auto"/>
            <w:right w:val="none" w:sz="0" w:space="0" w:color="auto"/>
          </w:divBdr>
        </w:div>
        <w:div w:id="319506118">
          <w:marLeft w:val="480"/>
          <w:marRight w:val="0"/>
          <w:marTop w:val="0"/>
          <w:marBottom w:val="0"/>
          <w:divBdr>
            <w:top w:val="none" w:sz="0" w:space="0" w:color="auto"/>
            <w:left w:val="none" w:sz="0" w:space="0" w:color="auto"/>
            <w:bottom w:val="none" w:sz="0" w:space="0" w:color="auto"/>
            <w:right w:val="none" w:sz="0" w:space="0" w:color="auto"/>
          </w:divBdr>
        </w:div>
        <w:div w:id="348340503">
          <w:marLeft w:val="480"/>
          <w:marRight w:val="0"/>
          <w:marTop w:val="0"/>
          <w:marBottom w:val="0"/>
          <w:divBdr>
            <w:top w:val="none" w:sz="0" w:space="0" w:color="auto"/>
            <w:left w:val="none" w:sz="0" w:space="0" w:color="auto"/>
            <w:bottom w:val="none" w:sz="0" w:space="0" w:color="auto"/>
            <w:right w:val="none" w:sz="0" w:space="0" w:color="auto"/>
          </w:divBdr>
        </w:div>
        <w:div w:id="469901169">
          <w:marLeft w:val="480"/>
          <w:marRight w:val="0"/>
          <w:marTop w:val="0"/>
          <w:marBottom w:val="0"/>
          <w:divBdr>
            <w:top w:val="none" w:sz="0" w:space="0" w:color="auto"/>
            <w:left w:val="none" w:sz="0" w:space="0" w:color="auto"/>
            <w:bottom w:val="none" w:sz="0" w:space="0" w:color="auto"/>
            <w:right w:val="none" w:sz="0" w:space="0" w:color="auto"/>
          </w:divBdr>
        </w:div>
        <w:div w:id="519003696">
          <w:marLeft w:val="480"/>
          <w:marRight w:val="0"/>
          <w:marTop w:val="0"/>
          <w:marBottom w:val="0"/>
          <w:divBdr>
            <w:top w:val="none" w:sz="0" w:space="0" w:color="auto"/>
            <w:left w:val="none" w:sz="0" w:space="0" w:color="auto"/>
            <w:bottom w:val="none" w:sz="0" w:space="0" w:color="auto"/>
            <w:right w:val="none" w:sz="0" w:space="0" w:color="auto"/>
          </w:divBdr>
        </w:div>
        <w:div w:id="553085114">
          <w:marLeft w:val="480"/>
          <w:marRight w:val="0"/>
          <w:marTop w:val="0"/>
          <w:marBottom w:val="0"/>
          <w:divBdr>
            <w:top w:val="none" w:sz="0" w:space="0" w:color="auto"/>
            <w:left w:val="none" w:sz="0" w:space="0" w:color="auto"/>
            <w:bottom w:val="none" w:sz="0" w:space="0" w:color="auto"/>
            <w:right w:val="none" w:sz="0" w:space="0" w:color="auto"/>
          </w:divBdr>
        </w:div>
        <w:div w:id="619996988">
          <w:marLeft w:val="480"/>
          <w:marRight w:val="0"/>
          <w:marTop w:val="0"/>
          <w:marBottom w:val="0"/>
          <w:divBdr>
            <w:top w:val="none" w:sz="0" w:space="0" w:color="auto"/>
            <w:left w:val="none" w:sz="0" w:space="0" w:color="auto"/>
            <w:bottom w:val="none" w:sz="0" w:space="0" w:color="auto"/>
            <w:right w:val="none" w:sz="0" w:space="0" w:color="auto"/>
          </w:divBdr>
        </w:div>
        <w:div w:id="651177648">
          <w:marLeft w:val="480"/>
          <w:marRight w:val="0"/>
          <w:marTop w:val="0"/>
          <w:marBottom w:val="0"/>
          <w:divBdr>
            <w:top w:val="none" w:sz="0" w:space="0" w:color="auto"/>
            <w:left w:val="none" w:sz="0" w:space="0" w:color="auto"/>
            <w:bottom w:val="none" w:sz="0" w:space="0" w:color="auto"/>
            <w:right w:val="none" w:sz="0" w:space="0" w:color="auto"/>
          </w:divBdr>
        </w:div>
        <w:div w:id="689722054">
          <w:marLeft w:val="480"/>
          <w:marRight w:val="0"/>
          <w:marTop w:val="0"/>
          <w:marBottom w:val="0"/>
          <w:divBdr>
            <w:top w:val="none" w:sz="0" w:space="0" w:color="auto"/>
            <w:left w:val="none" w:sz="0" w:space="0" w:color="auto"/>
            <w:bottom w:val="none" w:sz="0" w:space="0" w:color="auto"/>
            <w:right w:val="none" w:sz="0" w:space="0" w:color="auto"/>
          </w:divBdr>
        </w:div>
        <w:div w:id="729693075">
          <w:marLeft w:val="480"/>
          <w:marRight w:val="0"/>
          <w:marTop w:val="0"/>
          <w:marBottom w:val="0"/>
          <w:divBdr>
            <w:top w:val="none" w:sz="0" w:space="0" w:color="auto"/>
            <w:left w:val="none" w:sz="0" w:space="0" w:color="auto"/>
            <w:bottom w:val="none" w:sz="0" w:space="0" w:color="auto"/>
            <w:right w:val="none" w:sz="0" w:space="0" w:color="auto"/>
          </w:divBdr>
        </w:div>
        <w:div w:id="884607931">
          <w:marLeft w:val="480"/>
          <w:marRight w:val="0"/>
          <w:marTop w:val="0"/>
          <w:marBottom w:val="0"/>
          <w:divBdr>
            <w:top w:val="none" w:sz="0" w:space="0" w:color="auto"/>
            <w:left w:val="none" w:sz="0" w:space="0" w:color="auto"/>
            <w:bottom w:val="none" w:sz="0" w:space="0" w:color="auto"/>
            <w:right w:val="none" w:sz="0" w:space="0" w:color="auto"/>
          </w:divBdr>
        </w:div>
        <w:div w:id="944968248">
          <w:marLeft w:val="480"/>
          <w:marRight w:val="0"/>
          <w:marTop w:val="0"/>
          <w:marBottom w:val="0"/>
          <w:divBdr>
            <w:top w:val="none" w:sz="0" w:space="0" w:color="auto"/>
            <w:left w:val="none" w:sz="0" w:space="0" w:color="auto"/>
            <w:bottom w:val="none" w:sz="0" w:space="0" w:color="auto"/>
            <w:right w:val="none" w:sz="0" w:space="0" w:color="auto"/>
          </w:divBdr>
        </w:div>
        <w:div w:id="1037663865">
          <w:marLeft w:val="480"/>
          <w:marRight w:val="0"/>
          <w:marTop w:val="0"/>
          <w:marBottom w:val="0"/>
          <w:divBdr>
            <w:top w:val="none" w:sz="0" w:space="0" w:color="auto"/>
            <w:left w:val="none" w:sz="0" w:space="0" w:color="auto"/>
            <w:bottom w:val="none" w:sz="0" w:space="0" w:color="auto"/>
            <w:right w:val="none" w:sz="0" w:space="0" w:color="auto"/>
          </w:divBdr>
        </w:div>
        <w:div w:id="1178041231">
          <w:marLeft w:val="480"/>
          <w:marRight w:val="0"/>
          <w:marTop w:val="0"/>
          <w:marBottom w:val="0"/>
          <w:divBdr>
            <w:top w:val="none" w:sz="0" w:space="0" w:color="auto"/>
            <w:left w:val="none" w:sz="0" w:space="0" w:color="auto"/>
            <w:bottom w:val="none" w:sz="0" w:space="0" w:color="auto"/>
            <w:right w:val="none" w:sz="0" w:space="0" w:color="auto"/>
          </w:divBdr>
        </w:div>
        <w:div w:id="1229876709">
          <w:marLeft w:val="480"/>
          <w:marRight w:val="0"/>
          <w:marTop w:val="0"/>
          <w:marBottom w:val="0"/>
          <w:divBdr>
            <w:top w:val="none" w:sz="0" w:space="0" w:color="auto"/>
            <w:left w:val="none" w:sz="0" w:space="0" w:color="auto"/>
            <w:bottom w:val="none" w:sz="0" w:space="0" w:color="auto"/>
            <w:right w:val="none" w:sz="0" w:space="0" w:color="auto"/>
          </w:divBdr>
        </w:div>
        <w:div w:id="1247689035">
          <w:marLeft w:val="480"/>
          <w:marRight w:val="0"/>
          <w:marTop w:val="0"/>
          <w:marBottom w:val="0"/>
          <w:divBdr>
            <w:top w:val="none" w:sz="0" w:space="0" w:color="auto"/>
            <w:left w:val="none" w:sz="0" w:space="0" w:color="auto"/>
            <w:bottom w:val="none" w:sz="0" w:space="0" w:color="auto"/>
            <w:right w:val="none" w:sz="0" w:space="0" w:color="auto"/>
          </w:divBdr>
        </w:div>
        <w:div w:id="1297956145">
          <w:marLeft w:val="480"/>
          <w:marRight w:val="0"/>
          <w:marTop w:val="0"/>
          <w:marBottom w:val="0"/>
          <w:divBdr>
            <w:top w:val="none" w:sz="0" w:space="0" w:color="auto"/>
            <w:left w:val="none" w:sz="0" w:space="0" w:color="auto"/>
            <w:bottom w:val="none" w:sz="0" w:space="0" w:color="auto"/>
            <w:right w:val="none" w:sz="0" w:space="0" w:color="auto"/>
          </w:divBdr>
        </w:div>
        <w:div w:id="1377584222">
          <w:marLeft w:val="480"/>
          <w:marRight w:val="0"/>
          <w:marTop w:val="0"/>
          <w:marBottom w:val="0"/>
          <w:divBdr>
            <w:top w:val="none" w:sz="0" w:space="0" w:color="auto"/>
            <w:left w:val="none" w:sz="0" w:space="0" w:color="auto"/>
            <w:bottom w:val="none" w:sz="0" w:space="0" w:color="auto"/>
            <w:right w:val="none" w:sz="0" w:space="0" w:color="auto"/>
          </w:divBdr>
        </w:div>
        <w:div w:id="1380594780">
          <w:marLeft w:val="480"/>
          <w:marRight w:val="0"/>
          <w:marTop w:val="0"/>
          <w:marBottom w:val="0"/>
          <w:divBdr>
            <w:top w:val="none" w:sz="0" w:space="0" w:color="auto"/>
            <w:left w:val="none" w:sz="0" w:space="0" w:color="auto"/>
            <w:bottom w:val="none" w:sz="0" w:space="0" w:color="auto"/>
            <w:right w:val="none" w:sz="0" w:space="0" w:color="auto"/>
          </w:divBdr>
        </w:div>
        <w:div w:id="1454132851">
          <w:marLeft w:val="480"/>
          <w:marRight w:val="0"/>
          <w:marTop w:val="0"/>
          <w:marBottom w:val="0"/>
          <w:divBdr>
            <w:top w:val="none" w:sz="0" w:space="0" w:color="auto"/>
            <w:left w:val="none" w:sz="0" w:space="0" w:color="auto"/>
            <w:bottom w:val="none" w:sz="0" w:space="0" w:color="auto"/>
            <w:right w:val="none" w:sz="0" w:space="0" w:color="auto"/>
          </w:divBdr>
        </w:div>
        <w:div w:id="1647737009">
          <w:marLeft w:val="480"/>
          <w:marRight w:val="0"/>
          <w:marTop w:val="0"/>
          <w:marBottom w:val="0"/>
          <w:divBdr>
            <w:top w:val="none" w:sz="0" w:space="0" w:color="auto"/>
            <w:left w:val="none" w:sz="0" w:space="0" w:color="auto"/>
            <w:bottom w:val="none" w:sz="0" w:space="0" w:color="auto"/>
            <w:right w:val="none" w:sz="0" w:space="0" w:color="auto"/>
          </w:divBdr>
        </w:div>
        <w:div w:id="1784881207">
          <w:marLeft w:val="480"/>
          <w:marRight w:val="0"/>
          <w:marTop w:val="0"/>
          <w:marBottom w:val="0"/>
          <w:divBdr>
            <w:top w:val="none" w:sz="0" w:space="0" w:color="auto"/>
            <w:left w:val="none" w:sz="0" w:space="0" w:color="auto"/>
            <w:bottom w:val="none" w:sz="0" w:space="0" w:color="auto"/>
            <w:right w:val="none" w:sz="0" w:space="0" w:color="auto"/>
          </w:divBdr>
        </w:div>
        <w:div w:id="1811247987">
          <w:marLeft w:val="480"/>
          <w:marRight w:val="0"/>
          <w:marTop w:val="0"/>
          <w:marBottom w:val="0"/>
          <w:divBdr>
            <w:top w:val="none" w:sz="0" w:space="0" w:color="auto"/>
            <w:left w:val="none" w:sz="0" w:space="0" w:color="auto"/>
            <w:bottom w:val="none" w:sz="0" w:space="0" w:color="auto"/>
            <w:right w:val="none" w:sz="0" w:space="0" w:color="auto"/>
          </w:divBdr>
        </w:div>
      </w:divsChild>
    </w:div>
    <w:div w:id="1175654589">
      <w:bodyDiv w:val="1"/>
      <w:marLeft w:val="0"/>
      <w:marRight w:val="0"/>
      <w:marTop w:val="0"/>
      <w:marBottom w:val="0"/>
      <w:divBdr>
        <w:top w:val="none" w:sz="0" w:space="0" w:color="auto"/>
        <w:left w:val="none" w:sz="0" w:space="0" w:color="auto"/>
        <w:bottom w:val="none" w:sz="0" w:space="0" w:color="auto"/>
        <w:right w:val="none" w:sz="0" w:space="0" w:color="auto"/>
      </w:divBdr>
    </w:div>
    <w:div w:id="1178345812">
      <w:bodyDiv w:val="1"/>
      <w:marLeft w:val="0"/>
      <w:marRight w:val="0"/>
      <w:marTop w:val="0"/>
      <w:marBottom w:val="0"/>
      <w:divBdr>
        <w:top w:val="none" w:sz="0" w:space="0" w:color="auto"/>
        <w:left w:val="none" w:sz="0" w:space="0" w:color="auto"/>
        <w:bottom w:val="none" w:sz="0" w:space="0" w:color="auto"/>
        <w:right w:val="none" w:sz="0" w:space="0" w:color="auto"/>
      </w:divBdr>
    </w:div>
    <w:div w:id="1178543709">
      <w:bodyDiv w:val="1"/>
      <w:marLeft w:val="0"/>
      <w:marRight w:val="0"/>
      <w:marTop w:val="0"/>
      <w:marBottom w:val="0"/>
      <w:divBdr>
        <w:top w:val="none" w:sz="0" w:space="0" w:color="auto"/>
        <w:left w:val="none" w:sz="0" w:space="0" w:color="auto"/>
        <w:bottom w:val="none" w:sz="0" w:space="0" w:color="auto"/>
        <w:right w:val="none" w:sz="0" w:space="0" w:color="auto"/>
      </w:divBdr>
    </w:div>
    <w:div w:id="1181434651">
      <w:bodyDiv w:val="1"/>
      <w:marLeft w:val="0"/>
      <w:marRight w:val="0"/>
      <w:marTop w:val="0"/>
      <w:marBottom w:val="0"/>
      <w:divBdr>
        <w:top w:val="none" w:sz="0" w:space="0" w:color="auto"/>
        <w:left w:val="none" w:sz="0" w:space="0" w:color="auto"/>
        <w:bottom w:val="none" w:sz="0" w:space="0" w:color="auto"/>
        <w:right w:val="none" w:sz="0" w:space="0" w:color="auto"/>
      </w:divBdr>
    </w:div>
    <w:div w:id="1181705113">
      <w:bodyDiv w:val="1"/>
      <w:marLeft w:val="0"/>
      <w:marRight w:val="0"/>
      <w:marTop w:val="0"/>
      <w:marBottom w:val="0"/>
      <w:divBdr>
        <w:top w:val="none" w:sz="0" w:space="0" w:color="auto"/>
        <w:left w:val="none" w:sz="0" w:space="0" w:color="auto"/>
        <w:bottom w:val="none" w:sz="0" w:space="0" w:color="auto"/>
        <w:right w:val="none" w:sz="0" w:space="0" w:color="auto"/>
      </w:divBdr>
    </w:div>
    <w:div w:id="1182550980">
      <w:bodyDiv w:val="1"/>
      <w:marLeft w:val="0"/>
      <w:marRight w:val="0"/>
      <w:marTop w:val="0"/>
      <w:marBottom w:val="0"/>
      <w:divBdr>
        <w:top w:val="none" w:sz="0" w:space="0" w:color="auto"/>
        <w:left w:val="none" w:sz="0" w:space="0" w:color="auto"/>
        <w:bottom w:val="none" w:sz="0" w:space="0" w:color="auto"/>
        <w:right w:val="none" w:sz="0" w:space="0" w:color="auto"/>
      </w:divBdr>
    </w:div>
    <w:div w:id="1183861532">
      <w:bodyDiv w:val="1"/>
      <w:marLeft w:val="0"/>
      <w:marRight w:val="0"/>
      <w:marTop w:val="0"/>
      <w:marBottom w:val="0"/>
      <w:divBdr>
        <w:top w:val="none" w:sz="0" w:space="0" w:color="auto"/>
        <w:left w:val="none" w:sz="0" w:space="0" w:color="auto"/>
        <w:bottom w:val="none" w:sz="0" w:space="0" w:color="auto"/>
        <w:right w:val="none" w:sz="0" w:space="0" w:color="auto"/>
      </w:divBdr>
    </w:div>
    <w:div w:id="1185826159">
      <w:bodyDiv w:val="1"/>
      <w:marLeft w:val="0"/>
      <w:marRight w:val="0"/>
      <w:marTop w:val="0"/>
      <w:marBottom w:val="0"/>
      <w:divBdr>
        <w:top w:val="none" w:sz="0" w:space="0" w:color="auto"/>
        <w:left w:val="none" w:sz="0" w:space="0" w:color="auto"/>
        <w:bottom w:val="none" w:sz="0" w:space="0" w:color="auto"/>
        <w:right w:val="none" w:sz="0" w:space="0" w:color="auto"/>
      </w:divBdr>
      <w:divsChild>
        <w:div w:id="77681476">
          <w:marLeft w:val="480"/>
          <w:marRight w:val="0"/>
          <w:marTop w:val="0"/>
          <w:marBottom w:val="0"/>
          <w:divBdr>
            <w:top w:val="none" w:sz="0" w:space="0" w:color="auto"/>
            <w:left w:val="none" w:sz="0" w:space="0" w:color="auto"/>
            <w:bottom w:val="none" w:sz="0" w:space="0" w:color="auto"/>
            <w:right w:val="none" w:sz="0" w:space="0" w:color="auto"/>
          </w:divBdr>
        </w:div>
        <w:div w:id="127749760">
          <w:marLeft w:val="480"/>
          <w:marRight w:val="0"/>
          <w:marTop w:val="0"/>
          <w:marBottom w:val="0"/>
          <w:divBdr>
            <w:top w:val="none" w:sz="0" w:space="0" w:color="auto"/>
            <w:left w:val="none" w:sz="0" w:space="0" w:color="auto"/>
            <w:bottom w:val="none" w:sz="0" w:space="0" w:color="auto"/>
            <w:right w:val="none" w:sz="0" w:space="0" w:color="auto"/>
          </w:divBdr>
        </w:div>
        <w:div w:id="199979014">
          <w:marLeft w:val="480"/>
          <w:marRight w:val="0"/>
          <w:marTop w:val="0"/>
          <w:marBottom w:val="0"/>
          <w:divBdr>
            <w:top w:val="none" w:sz="0" w:space="0" w:color="auto"/>
            <w:left w:val="none" w:sz="0" w:space="0" w:color="auto"/>
            <w:bottom w:val="none" w:sz="0" w:space="0" w:color="auto"/>
            <w:right w:val="none" w:sz="0" w:space="0" w:color="auto"/>
          </w:divBdr>
        </w:div>
        <w:div w:id="312831070">
          <w:marLeft w:val="480"/>
          <w:marRight w:val="0"/>
          <w:marTop w:val="0"/>
          <w:marBottom w:val="0"/>
          <w:divBdr>
            <w:top w:val="none" w:sz="0" w:space="0" w:color="auto"/>
            <w:left w:val="none" w:sz="0" w:space="0" w:color="auto"/>
            <w:bottom w:val="none" w:sz="0" w:space="0" w:color="auto"/>
            <w:right w:val="none" w:sz="0" w:space="0" w:color="auto"/>
          </w:divBdr>
        </w:div>
        <w:div w:id="321158974">
          <w:marLeft w:val="480"/>
          <w:marRight w:val="0"/>
          <w:marTop w:val="0"/>
          <w:marBottom w:val="0"/>
          <w:divBdr>
            <w:top w:val="none" w:sz="0" w:space="0" w:color="auto"/>
            <w:left w:val="none" w:sz="0" w:space="0" w:color="auto"/>
            <w:bottom w:val="none" w:sz="0" w:space="0" w:color="auto"/>
            <w:right w:val="none" w:sz="0" w:space="0" w:color="auto"/>
          </w:divBdr>
        </w:div>
        <w:div w:id="354309338">
          <w:marLeft w:val="480"/>
          <w:marRight w:val="0"/>
          <w:marTop w:val="0"/>
          <w:marBottom w:val="0"/>
          <w:divBdr>
            <w:top w:val="none" w:sz="0" w:space="0" w:color="auto"/>
            <w:left w:val="none" w:sz="0" w:space="0" w:color="auto"/>
            <w:bottom w:val="none" w:sz="0" w:space="0" w:color="auto"/>
            <w:right w:val="none" w:sz="0" w:space="0" w:color="auto"/>
          </w:divBdr>
        </w:div>
        <w:div w:id="600572820">
          <w:marLeft w:val="480"/>
          <w:marRight w:val="0"/>
          <w:marTop w:val="0"/>
          <w:marBottom w:val="0"/>
          <w:divBdr>
            <w:top w:val="none" w:sz="0" w:space="0" w:color="auto"/>
            <w:left w:val="none" w:sz="0" w:space="0" w:color="auto"/>
            <w:bottom w:val="none" w:sz="0" w:space="0" w:color="auto"/>
            <w:right w:val="none" w:sz="0" w:space="0" w:color="auto"/>
          </w:divBdr>
        </w:div>
        <w:div w:id="766580728">
          <w:marLeft w:val="480"/>
          <w:marRight w:val="0"/>
          <w:marTop w:val="0"/>
          <w:marBottom w:val="0"/>
          <w:divBdr>
            <w:top w:val="none" w:sz="0" w:space="0" w:color="auto"/>
            <w:left w:val="none" w:sz="0" w:space="0" w:color="auto"/>
            <w:bottom w:val="none" w:sz="0" w:space="0" w:color="auto"/>
            <w:right w:val="none" w:sz="0" w:space="0" w:color="auto"/>
          </w:divBdr>
        </w:div>
        <w:div w:id="826821424">
          <w:marLeft w:val="480"/>
          <w:marRight w:val="0"/>
          <w:marTop w:val="0"/>
          <w:marBottom w:val="0"/>
          <w:divBdr>
            <w:top w:val="none" w:sz="0" w:space="0" w:color="auto"/>
            <w:left w:val="none" w:sz="0" w:space="0" w:color="auto"/>
            <w:bottom w:val="none" w:sz="0" w:space="0" w:color="auto"/>
            <w:right w:val="none" w:sz="0" w:space="0" w:color="auto"/>
          </w:divBdr>
        </w:div>
        <w:div w:id="1153569509">
          <w:marLeft w:val="480"/>
          <w:marRight w:val="0"/>
          <w:marTop w:val="0"/>
          <w:marBottom w:val="0"/>
          <w:divBdr>
            <w:top w:val="none" w:sz="0" w:space="0" w:color="auto"/>
            <w:left w:val="none" w:sz="0" w:space="0" w:color="auto"/>
            <w:bottom w:val="none" w:sz="0" w:space="0" w:color="auto"/>
            <w:right w:val="none" w:sz="0" w:space="0" w:color="auto"/>
          </w:divBdr>
        </w:div>
        <w:div w:id="1197964547">
          <w:marLeft w:val="480"/>
          <w:marRight w:val="0"/>
          <w:marTop w:val="0"/>
          <w:marBottom w:val="0"/>
          <w:divBdr>
            <w:top w:val="none" w:sz="0" w:space="0" w:color="auto"/>
            <w:left w:val="none" w:sz="0" w:space="0" w:color="auto"/>
            <w:bottom w:val="none" w:sz="0" w:space="0" w:color="auto"/>
            <w:right w:val="none" w:sz="0" w:space="0" w:color="auto"/>
          </w:divBdr>
        </w:div>
        <w:div w:id="1226800770">
          <w:marLeft w:val="480"/>
          <w:marRight w:val="0"/>
          <w:marTop w:val="0"/>
          <w:marBottom w:val="0"/>
          <w:divBdr>
            <w:top w:val="none" w:sz="0" w:space="0" w:color="auto"/>
            <w:left w:val="none" w:sz="0" w:space="0" w:color="auto"/>
            <w:bottom w:val="none" w:sz="0" w:space="0" w:color="auto"/>
            <w:right w:val="none" w:sz="0" w:space="0" w:color="auto"/>
          </w:divBdr>
        </w:div>
        <w:div w:id="1298343617">
          <w:marLeft w:val="480"/>
          <w:marRight w:val="0"/>
          <w:marTop w:val="0"/>
          <w:marBottom w:val="0"/>
          <w:divBdr>
            <w:top w:val="none" w:sz="0" w:space="0" w:color="auto"/>
            <w:left w:val="none" w:sz="0" w:space="0" w:color="auto"/>
            <w:bottom w:val="none" w:sz="0" w:space="0" w:color="auto"/>
            <w:right w:val="none" w:sz="0" w:space="0" w:color="auto"/>
          </w:divBdr>
        </w:div>
        <w:div w:id="1398749871">
          <w:marLeft w:val="480"/>
          <w:marRight w:val="0"/>
          <w:marTop w:val="0"/>
          <w:marBottom w:val="0"/>
          <w:divBdr>
            <w:top w:val="none" w:sz="0" w:space="0" w:color="auto"/>
            <w:left w:val="none" w:sz="0" w:space="0" w:color="auto"/>
            <w:bottom w:val="none" w:sz="0" w:space="0" w:color="auto"/>
            <w:right w:val="none" w:sz="0" w:space="0" w:color="auto"/>
          </w:divBdr>
        </w:div>
        <w:div w:id="1489907186">
          <w:marLeft w:val="480"/>
          <w:marRight w:val="0"/>
          <w:marTop w:val="0"/>
          <w:marBottom w:val="0"/>
          <w:divBdr>
            <w:top w:val="none" w:sz="0" w:space="0" w:color="auto"/>
            <w:left w:val="none" w:sz="0" w:space="0" w:color="auto"/>
            <w:bottom w:val="none" w:sz="0" w:space="0" w:color="auto"/>
            <w:right w:val="none" w:sz="0" w:space="0" w:color="auto"/>
          </w:divBdr>
        </w:div>
        <w:div w:id="1719236193">
          <w:marLeft w:val="480"/>
          <w:marRight w:val="0"/>
          <w:marTop w:val="0"/>
          <w:marBottom w:val="0"/>
          <w:divBdr>
            <w:top w:val="none" w:sz="0" w:space="0" w:color="auto"/>
            <w:left w:val="none" w:sz="0" w:space="0" w:color="auto"/>
            <w:bottom w:val="none" w:sz="0" w:space="0" w:color="auto"/>
            <w:right w:val="none" w:sz="0" w:space="0" w:color="auto"/>
          </w:divBdr>
        </w:div>
        <w:div w:id="1833641597">
          <w:marLeft w:val="480"/>
          <w:marRight w:val="0"/>
          <w:marTop w:val="0"/>
          <w:marBottom w:val="0"/>
          <w:divBdr>
            <w:top w:val="none" w:sz="0" w:space="0" w:color="auto"/>
            <w:left w:val="none" w:sz="0" w:space="0" w:color="auto"/>
            <w:bottom w:val="none" w:sz="0" w:space="0" w:color="auto"/>
            <w:right w:val="none" w:sz="0" w:space="0" w:color="auto"/>
          </w:divBdr>
        </w:div>
        <w:div w:id="2072076967">
          <w:marLeft w:val="480"/>
          <w:marRight w:val="0"/>
          <w:marTop w:val="0"/>
          <w:marBottom w:val="0"/>
          <w:divBdr>
            <w:top w:val="none" w:sz="0" w:space="0" w:color="auto"/>
            <w:left w:val="none" w:sz="0" w:space="0" w:color="auto"/>
            <w:bottom w:val="none" w:sz="0" w:space="0" w:color="auto"/>
            <w:right w:val="none" w:sz="0" w:space="0" w:color="auto"/>
          </w:divBdr>
        </w:div>
      </w:divsChild>
    </w:div>
    <w:div w:id="1185826312">
      <w:bodyDiv w:val="1"/>
      <w:marLeft w:val="0"/>
      <w:marRight w:val="0"/>
      <w:marTop w:val="0"/>
      <w:marBottom w:val="0"/>
      <w:divBdr>
        <w:top w:val="none" w:sz="0" w:space="0" w:color="auto"/>
        <w:left w:val="none" w:sz="0" w:space="0" w:color="auto"/>
        <w:bottom w:val="none" w:sz="0" w:space="0" w:color="auto"/>
        <w:right w:val="none" w:sz="0" w:space="0" w:color="auto"/>
      </w:divBdr>
    </w:div>
    <w:div w:id="1186670799">
      <w:bodyDiv w:val="1"/>
      <w:marLeft w:val="0"/>
      <w:marRight w:val="0"/>
      <w:marTop w:val="0"/>
      <w:marBottom w:val="0"/>
      <w:divBdr>
        <w:top w:val="none" w:sz="0" w:space="0" w:color="auto"/>
        <w:left w:val="none" w:sz="0" w:space="0" w:color="auto"/>
        <w:bottom w:val="none" w:sz="0" w:space="0" w:color="auto"/>
        <w:right w:val="none" w:sz="0" w:space="0" w:color="auto"/>
      </w:divBdr>
    </w:div>
    <w:div w:id="1190097825">
      <w:bodyDiv w:val="1"/>
      <w:marLeft w:val="0"/>
      <w:marRight w:val="0"/>
      <w:marTop w:val="0"/>
      <w:marBottom w:val="0"/>
      <w:divBdr>
        <w:top w:val="none" w:sz="0" w:space="0" w:color="auto"/>
        <w:left w:val="none" w:sz="0" w:space="0" w:color="auto"/>
        <w:bottom w:val="none" w:sz="0" w:space="0" w:color="auto"/>
        <w:right w:val="none" w:sz="0" w:space="0" w:color="auto"/>
      </w:divBdr>
    </w:div>
    <w:div w:id="1194919629">
      <w:bodyDiv w:val="1"/>
      <w:marLeft w:val="0"/>
      <w:marRight w:val="0"/>
      <w:marTop w:val="0"/>
      <w:marBottom w:val="0"/>
      <w:divBdr>
        <w:top w:val="none" w:sz="0" w:space="0" w:color="auto"/>
        <w:left w:val="none" w:sz="0" w:space="0" w:color="auto"/>
        <w:bottom w:val="none" w:sz="0" w:space="0" w:color="auto"/>
        <w:right w:val="none" w:sz="0" w:space="0" w:color="auto"/>
      </w:divBdr>
    </w:div>
    <w:div w:id="1195003319">
      <w:bodyDiv w:val="1"/>
      <w:marLeft w:val="0"/>
      <w:marRight w:val="0"/>
      <w:marTop w:val="0"/>
      <w:marBottom w:val="0"/>
      <w:divBdr>
        <w:top w:val="none" w:sz="0" w:space="0" w:color="auto"/>
        <w:left w:val="none" w:sz="0" w:space="0" w:color="auto"/>
        <w:bottom w:val="none" w:sz="0" w:space="0" w:color="auto"/>
        <w:right w:val="none" w:sz="0" w:space="0" w:color="auto"/>
      </w:divBdr>
      <w:divsChild>
        <w:div w:id="130948905">
          <w:marLeft w:val="480"/>
          <w:marRight w:val="0"/>
          <w:marTop w:val="0"/>
          <w:marBottom w:val="0"/>
          <w:divBdr>
            <w:top w:val="none" w:sz="0" w:space="0" w:color="auto"/>
            <w:left w:val="none" w:sz="0" w:space="0" w:color="auto"/>
            <w:bottom w:val="none" w:sz="0" w:space="0" w:color="auto"/>
            <w:right w:val="none" w:sz="0" w:space="0" w:color="auto"/>
          </w:divBdr>
        </w:div>
        <w:div w:id="208349365">
          <w:marLeft w:val="480"/>
          <w:marRight w:val="0"/>
          <w:marTop w:val="0"/>
          <w:marBottom w:val="0"/>
          <w:divBdr>
            <w:top w:val="none" w:sz="0" w:space="0" w:color="auto"/>
            <w:left w:val="none" w:sz="0" w:space="0" w:color="auto"/>
            <w:bottom w:val="none" w:sz="0" w:space="0" w:color="auto"/>
            <w:right w:val="none" w:sz="0" w:space="0" w:color="auto"/>
          </w:divBdr>
        </w:div>
        <w:div w:id="468984389">
          <w:marLeft w:val="480"/>
          <w:marRight w:val="0"/>
          <w:marTop w:val="0"/>
          <w:marBottom w:val="0"/>
          <w:divBdr>
            <w:top w:val="none" w:sz="0" w:space="0" w:color="auto"/>
            <w:left w:val="none" w:sz="0" w:space="0" w:color="auto"/>
            <w:bottom w:val="none" w:sz="0" w:space="0" w:color="auto"/>
            <w:right w:val="none" w:sz="0" w:space="0" w:color="auto"/>
          </w:divBdr>
        </w:div>
        <w:div w:id="634413297">
          <w:marLeft w:val="480"/>
          <w:marRight w:val="0"/>
          <w:marTop w:val="0"/>
          <w:marBottom w:val="0"/>
          <w:divBdr>
            <w:top w:val="none" w:sz="0" w:space="0" w:color="auto"/>
            <w:left w:val="none" w:sz="0" w:space="0" w:color="auto"/>
            <w:bottom w:val="none" w:sz="0" w:space="0" w:color="auto"/>
            <w:right w:val="none" w:sz="0" w:space="0" w:color="auto"/>
          </w:divBdr>
        </w:div>
        <w:div w:id="691882848">
          <w:marLeft w:val="480"/>
          <w:marRight w:val="0"/>
          <w:marTop w:val="0"/>
          <w:marBottom w:val="0"/>
          <w:divBdr>
            <w:top w:val="none" w:sz="0" w:space="0" w:color="auto"/>
            <w:left w:val="none" w:sz="0" w:space="0" w:color="auto"/>
            <w:bottom w:val="none" w:sz="0" w:space="0" w:color="auto"/>
            <w:right w:val="none" w:sz="0" w:space="0" w:color="auto"/>
          </w:divBdr>
        </w:div>
        <w:div w:id="694116575">
          <w:marLeft w:val="480"/>
          <w:marRight w:val="0"/>
          <w:marTop w:val="0"/>
          <w:marBottom w:val="0"/>
          <w:divBdr>
            <w:top w:val="none" w:sz="0" w:space="0" w:color="auto"/>
            <w:left w:val="none" w:sz="0" w:space="0" w:color="auto"/>
            <w:bottom w:val="none" w:sz="0" w:space="0" w:color="auto"/>
            <w:right w:val="none" w:sz="0" w:space="0" w:color="auto"/>
          </w:divBdr>
        </w:div>
        <w:div w:id="796801075">
          <w:marLeft w:val="480"/>
          <w:marRight w:val="0"/>
          <w:marTop w:val="0"/>
          <w:marBottom w:val="0"/>
          <w:divBdr>
            <w:top w:val="none" w:sz="0" w:space="0" w:color="auto"/>
            <w:left w:val="none" w:sz="0" w:space="0" w:color="auto"/>
            <w:bottom w:val="none" w:sz="0" w:space="0" w:color="auto"/>
            <w:right w:val="none" w:sz="0" w:space="0" w:color="auto"/>
          </w:divBdr>
        </w:div>
        <w:div w:id="899637476">
          <w:marLeft w:val="480"/>
          <w:marRight w:val="0"/>
          <w:marTop w:val="0"/>
          <w:marBottom w:val="0"/>
          <w:divBdr>
            <w:top w:val="none" w:sz="0" w:space="0" w:color="auto"/>
            <w:left w:val="none" w:sz="0" w:space="0" w:color="auto"/>
            <w:bottom w:val="none" w:sz="0" w:space="0" w:color="auto"/>
            <w:right w:val="none" w:sz="0" w:space="0" w:color="auto"/>
          </w:divBdr>
        </w:div>
        <w:div w:id="934286270">
          <w:marLeft w:val="480"/>
          <w:marRight w:val="0"/>
          <w:marTop w:val="0"/>
          <w:marBottom w:val="0"/>
          <w:divBdr>
            <w:top w:val="none" w:sz="0" w:space="0" w:color="auto"/>
            <w:left w:val="none" w:sz="0" w:space="0" w:color="auto"/>
            <w:bottom w:val="none" w:sz="0" w:space="0" w:color="auto"/>
            <w:right w:val="none" w:sz="0" w:space="0" w:color="auto"/>
          </w:divBdr>
        </w:div>
        <w:div w:id="1002006657">
          <w:marLeft w:val="480"/>
          <w:marRight w:val="0"/>
          <w:marTop w:val="0"/>
          <w:marBottom w:val="0"/>
          <w:divBdr>
            <w:top w:val="none" w:sz="0" w:space="0" w:color="auto"/>
            <w:left w:val="none" w:sz="0" w:space="0" w:color="auto"/>
            <w:bottom w:val="none" w:sz="0" w:space="0" w:color="auto"/>
            <w:right w:val="none" w:sz="0" w:space="0" w:color="auto"/>
          </w:divBdr>
        </w:div>
        <w:div w:id="1015809389">
          <w:marLeft w:val="480"/>
          <w:marRight w:val="0"/>
          <w:marTop w:val="0"/>
          <w:marBottom w:val="0"/>
          <w:divBdr>
            <w:top w:val="none" w:sz="0" w:space="0" w:color="auto"/>
            <w:left w:val="none" w:sz="0" w:space="0" w:color="auto"/>
            <w:bottom w:val="none" w:sz="0" w:space="0" w:color="auto"/>
            <w:right w:val="none" w:sz="0" w:space="0" w:color="auto"/>
          </w:divBdr>
        </w:div>
        <w:div w:id="1114514954">
          <w:marLeft w:val="480"/>
          <w:marRight w:val="0"/>
          <w:marTop w:val="0"/>
          <w:marBottom w:val="0"/>
          <w:divBdr>
            <w:top w:val="none" w:sz="0" w:space="0" w:color="auto"/>
            <w:left w:val="none" w:sz="0" w:space="0" w:color="auto"/>
            <w:bottom w:val="none" w:sz="0" w:space="0" w:color="auto"/>
            <w:right w:val="none" w:sz="0" w:space="0" w:color="auto"/>
          </w:divBdr>
        </w:div>
        <w:div w:id="1173377757">
          <w:marLeft w:val="480"/>
          <w:marRight w:val="0"/>
          <w:marTop w:val="0"/>
          <w:marBottom w:val="0"/>
          <w:divBdr>
            <w:top w:val="none" w:sz="0" w:space="0" w:color="auto"/>
            <w:left w:val="none" w:sz="0" w:space="0" w:color="auto"/>
            <w:bottom w:val="none" w:sz="0" w:space="0" w:color="auto"/>
            <w:right w:val="none" w:sz="0" w:space="0" w:color="auto"/>
          </w:divBdr>
        </w:div>
        <w:div w:id="1348602521">
          <w:marLeft w:val="480"/>
          <w:marRight w:val="0"/>
          <w:marTop w:val="0"/>
          <w:marBottom w:val="0"/>
          <w:divBdr>
            <w:top w:val="none" w:sz="0" w:space="0" w:color="auto"/>
            <w:left w:val="none" w:sz="0" w:space="0" w:color="auto"/>
            <w:bottom w:val="none" w:sz="0" w:space="0" w:color="auto"/>
            <w:right w:val="none" w:sz="0" w:space="0" w:color="auto"/>
          </w:divBdr>
        </w:div>
        <w:div w:id="1362053351">
          <w:marLeft w:val="480"/>
          <w:marRight w:val="0"/>
          <w:marTop w:val="0"/>
          <w:marBottom w:val="0"/>
          <w:divBdr>
            <w:top w:val="none" w:sz="0" w:space="0" w:color="auto"/>
            <w:left w:val="none" w:sz="0" w:space="0" w:color="auto"/>
            <w:bottom w:val="none" w:sz="0" w:space="0" w:color="auto"/>
            <w:right w:val="none" w:sz="0" w:space="0" w:color="auto"/>
          </w:divBdr>
        </w:div>
        <w:div w:id="1501695347">
          <w:marLeft w:val="480"/>
          <w:marRight w:val="0"/>
          <w:marTop w:val="0"/>
          <w:marBottom w:val="0"/>
          <w:divBdr>
            <w:top w:val="none" w:sz="0" w:space="0" w:color="auto"/>
            <w:left w:val="none" w:sz="0" w:space="0" w:color="auto"/>
            <w:bottom w:val="none" w:sz="0" w:space="0" w:color="auto"/>
            <w:right w:val="none" w:sz="0" w:space="0" w:color="auto"/>
          </w:divBdr>
        </w:div>
        <w:div w:id="1831561452">
          <w:marLeft w:val="480"/>
          <w:marRight w:val="0"/>
          <w:marTop w:val="0"/>
          <w:marBottom w:val="0"/>
          <w:divBdr>
            <w:top w:val="none" w:sz="0" w:space="0" w:color="auto"/>
            <w:left w:val="none" w:sz="0" w:space="0" w:color="auto"/>
            <w:bottom w:val="none" w:sz="0" w:space="0" w:color="auto"/>
            <w:right w:val="none" w:sz="0" w:space="0" w:color="auto"/>
          </w:divBdr>
        </w:div>
        <w:div w:id="1867869532">
          <w:marLeft w:val="480"/>
          <w:marRight w:val="0"/>
          <w:marTop w:val="0"/>
          <w:marBottom w:val="0"/>
          <w:divBdr>
            <w:top w:val="none" w:sz="0" w:space="0" w:color="auto"/>
            <w:left w:val="none" w:sz="0" w:space="0" w:color="auto"/>
            <w:bottom w:val="none" w:sz="0" w:space="0" w:color="auto"/>
            <w:right w:val="none" w:sz="0" w:space="0" w:color="auto"/>
          </w:divBdr>
        </w:div>
        <w:div w:id="1877309823">
          <w:marLeft w:val="480"/>
          <w:marRight w:val="0"/>
          <w:marTop w:val="0"/>
          <w:marBottom w:val="0"/>
          <w:divBdr>
            <w:top w:val="none" w:sz="0" w:space="0" w:color="auto"/>
            <w:left w:val="none" w:sz="0" w:space="0" w:color="auto"/>
            <w:bottom w:val="none" w:sz="0" w:space="0" w:color="auto"/>
            <w:right w:val="none" w:sz="0" w:space="0" w:color="auto"/>
          </w:divBdr>
        </w:div>
        <w:div w:id="1922178227">
          <w:marLeft w:val="480"/>
          <w:marRight w:val="0"/>
          <w:marTop w:val="0"/>
          <w:marBottom w:val="0"/>
          <w:divBdr>
            <w:top w:val="none" w:sz="0" w:space="0" w:color="auto"/>
            <w:left w:val="none" w:sz="0" w:space="0" w:color="auto"/>
            <w:bottom w:val="none" w:sz="0" w:space="0" w:color="auto"/>
            <w:right w:val="none" w:sz="0" w:space="0" w:color="auto"/>
          </w:divBdr>
        </w:div>
        <w:div w:id="1924296075">
          <w:marLeft w:val="480"/>
          <w:marRight w:val="0"/>
          <w:marTop w:val="0"/>
          <w:marBottom w:val="0"/>
          <w:divBdr>
            <w:top w:val="none" w:sz="0" w:space="0" w:color="auto"/>
            <w:left w:val="none" w:sz="0" w:space="0" w:color="auto"/>
            <w:bottom w:val="none" w:sz="0" w:space="0" w:color="auto"/>
            <w:right w:val="none" w:sz="0" w:space="0" w:color="auto"/>
          </w:divBdr>
        </w:div>
        <w:div w:id="1931041681">
          <w:marLeft w:val="480"/>
          <w:marRight w:val="0"/>
          <w:marTop w:val="0"/>
          <w:marBottom w:val="0"/>
          <w:divBdr>
            <w:top w:val="none" w:sz="0" w:space="0" w:color="auto"/>
            <w:left w:val="none" w:sz="0" w:space="0" w:color="auto"/>
            <w:bottom w:val="none" w:sz="0" w:space="0" w:color="auto"/>
            <w:right w:val="none" w:sz="0" w:space="0" w:color="auto"/>
          </w:divBdr>
        </w:div>
        <w:div w:id="1944147847">
          <w:marLeft w:val="480"/>
          <w:marRight w:val="0"/>
          <w:marTop w:val="0"/>
          <w:marBottom w:val="0"/>
          <w:divBdr>
            <w:top w:val="none" w:sz="0" w:space="0" w:color="auto"/>
            <w:left w:val="none" w:sz="0" w:space="0" w:color="auto"/>
            <w:bottom w:val="none" w:sz="0" w:space="0" w:color="auto"/>
            <w:right w:val="none" w:sz="0" w:space="0" w:color="auto"/>
          </w:divBdr>
        </w:div>
        <w:div w:id="1954165415">
          <w:marLeft w:val="480"/>
          <w:marRight w:val="0"/>
          <w:marTop w:val="0"/>
          <w:marBottom w:val="0"/>
          <w:divBdr>
            <w:top w:val="none" w:sz="0" w:space="0" w:color="auto"/>
            <w:left w:val="none" w:sz="0" w:space="0" w:color="auto"/>
            <w:bottom w:val="none" w:sz="0" w:space="0" w:color="auto"/>
            <w:right w:val="none" w:sz="0" w:space="0" w:color="auto"/>
          </w:divBdr>
        </w:div>
        <w:div w:id="1966228417">
          <w:marLeft w:val="480"/>
          <w:marRight w:val="0"/>
          <w:marTop w:val="0"/>
          <w:marBottom w:val="0"/>
          <w:divBdr>
            <w:top w:val="none" w:sz="0" w:space="0" w:color="auto"/>
            <w:left w:val="none" w:sz="0" w:space="0" w:color="auto"/>
            <w:bottom w:val="none" w:sz="0" w:space="0" w:color="auto"/>
            <w:right w:val="none" w:sz="0" w:space="0" w:color="auto"/>
          </w:divBdr>
        </w:div>
        <w:div w:id="2024430083">
          <w:marLeft w:val="480"/>
          <w:marRight w:val="0"/>
          <w:marTop w:val="0"/>
          <w:marBottom w:val="0"/>
          <w:divBdr>
            <w:top w:val="none" w:sz="0" w:space="0" w:color="auto"/>
            <w:left w:val="none" w:sz="0" w:space="0" w:color="auto"/>
            <w:bottom w:val="none" w:sz="0" w:space="0" w:color="auto"/>
            <w:right w:val="none" w:sz="0" w:space="0" w:color="auto"/>
          </w:divBdr>
        </w:div>
        <w:div w:id="2116291221">
          <w:marLeft w:val="480"/>
          <w:marRight w:val="0"/>
          <w:marTop w:val="0"/>
          <w:marBottom w:val="0"/>
          <w:divBdr>
            <w:top w:val="none" w:sz="0" w:space="0" w:color="auto"/>
            <w:left w:val="none" w:sz="0" w:space="0" w:color="auto"/>
            <w:bottom w:val="none" w:sz="0" w:space="0" w:color="auto"/>
            <w:right w:val="none" w:sz="0" w:space="0" w:color="auto"/>
          </w:divBdr>
        </w:div>
        <w:div w:id="2137066886">
          <w:marLeft w:val="480"/>
          <w:marRight w:val="0"/>
          <w:marTop w:val="0"/>
          <w:marBottom w:val="0"/>
          <w:divBdr>
            <w:top w:val="none" w:sz="0" w:space="0" w:color="auto"/>
            <w:left w:val="none" w:sz="0" w:space="0" w:color="auto"/>
            <w:bottom w:val="none" w:sz="0" w:space="0" w:color="auto"/>
            <w:right w:val="none" w:sz="0" w:space="0" w:color="auto"/>
          </w:divBdr>
        </w:div>
      </w:divsChild>
    </w:div>
    <w:div w:id="1197304992">
      <w:bodyDiv w:val="1"/>
      <w:marLeft w:val="0"/>
      <w:marRight w:val="0"/>
      <w:marTop w:val="0"/>
      <w:marBottom w:val="0"/>
      <w:divBdr>
        <w:top w:val="none" w:sz="0" w:space="0" w:color="auto"/>
        <w:left w:val="none" w:sz="0" w:space="0" w:color="auto"/>
        <w:bottom w:val="none" w:sz="0" w:space="0" w:color="auto"/>
        <w:right w:val="none" w:sz="0" w:space="0" w:color="auto"/>
      </w:divBdr>
    </w:div>
    <w:div w:id="1209533590">
      <w:bodyDiv w:val="1"/>
      <w:marLeft w:val="0"/>
      <w:marRight w:val="0"/>
      <w:marTop w:val="0"/>
      <w:marBottom w:val="0"/>
      <w:divBdr>
        <w:top w:val="none" w:sz="0" w:space="0" w:color="auto"/>
        <w:left w:val="none" w:sz="0" w:space="0" w:color="auto"/>
        <w:bottom w:val="none" w:sz="0" w:space="0" w:color="auto"/>
        <w:right w:val="none" w:sz="0" w:space="0" w:color="auto"/>
      </w:divBdr>
    </w:div>
    <w:div w:id="1210189779">
      <w:bodyDiv w:val="1"/>
      <w:marLeft w:val="0"/>
      <w:marRight w:val="0"/>
      <w:marTop w:val="0"/>
      <w:marBottom w:val="0"/>
      <w:divBdr>
        <w:top w:val="none" w:sz="0" w:space="0" w:color="auto"/>
        <w:left w:val="none" w:sz="0" w:space="0" w:color="auto"/>
        <w:bottom w:val="none" w:sz="0" w:space="0" w:color="auto"/>
        <w:right w:val="none" w:sz="0" w:space="0" w:color="auto"/>
      </w:divBdr>
    </w:div>
    <w:div w:id="1215463026">
      <w:bodyDiv w:val="1"/>
      <w:marLeft w:val="0"/>
      <w:marRight w:val="0"/>
      <w:marTop w:val="0"/>
      <w:marBottom w:val="0"/>
      <w:divBdr>
        <w:top w:val="none" w:sz="0" w:space="0" w:color="auto"/>
        <w:left w:val="none" w:sz="0" w:space="0" w:color="auto"/>
        <w:bottom w:val="none" w:sz="0" w:space="0" w:color="auto"/>
        <w:right w:val="none" w:sz="0" w:space="0" w:color="auto"/>
      </w:divBdr>
    </w:div>
    <w:div w:id="1216166005">
      <w:bodyDiv w:val="1"/>
      <w:marLeft w:val="0"/>
      <w:marRight w:val="0"/>
      <w:marTop w:val="0"/>
      <w:marBottom w:val="0"/>
      <w:divBdr>
        <w:top w:val="none" w:sz="0" w:space="0" w:color="auto"/>
        <w:left w:val="none" w:sz="0" w:space="0" w:color="auto"/>
        <w:bottom w:val="none" w:sz="0" w:space="0" w:color="auto"/>
        <w:right w:val="none" w:sz="0" w:space="0" w:color="auto"/>
      </w:divBdr>
    </w:div>
    <w:div w:id="1218127510">
      <w:bodyDiv w:val="1"/>
      <w:marLeft w:val="0"/>
      <w:marRight w:val="0"/>
      <w:marTop w:val="0"/>
      <w:marBottom w:val="0"/>
      <w:divBdr>
        <w:top w:val="none" w:sz="0" w:space="0" w:color="auto"/>
        <w:left w:val="none" w:sz="0" w:space="0" w:color="auto"/>
        <w:bottom w:val="none" w:sz="0" w:space="0" w:color="auto"/>
        <w:right w:val="none" w:sz="0" w:space="0" w:color="auto"/>
      </w:divBdr>
      <w:divsChild>
        <w:div w:id="74597962">
          <w:marLeft w:val="480"/>
          <w:marRight w:val="0"/>
          <w:marTop w:val="0"/>
          <w:marBottom w:val="0"/>
          <w:divBdr>
            <w:top w:val="none" w:sz="0" w:space="0" w:color="auto"/>
            <w:left w:val="none" w:sz="0" w:space="0" w:color="auto"/>
            <w:bottom w:val="none" w:sz="0" w:space="0" w:color="auto"/>
            <w:right w:val="none" w:sz="0" w:space="0" w:color="auto"/>
          </w:divBdr>
        </w:div>
        <w:div w:id="125005279">
          <w:marLeft w:val="480"/>
          <w:marRight w:val="0"/>
          <w:marTop w:val="0"/>
          <w:marBottom w:val="0"/>
          <w:divBdr>
            <w:top w:val="none" w:sz="0" w:space="0" w:color="auto"/>
            <w:left w:val="none" w:sz="0" w:space="0" w:color="auto"/>
            <w:bottom w:val="none" w:sz="0" w:space="0" w:color="auto"/>
            <w:right w:val="none" w:sz="0" w:space="0" w:color="auto"/>
          </w:divBdr>
        </w:div>
        <w:div w:id="153183021">
          <w:marLeft w:val="480"/>
          <w:marRight w:val="0"/>
          <w:marTop w:val="0"/>
          <w:marBottom w:val="0"/>
          <w:divBdr>
            <w:top w:val="none" w:sz="0" w:space="0" w:color="auto"/>
            <w:left w:val="none" w:sz="0" w:space="0" w:color="auto"/>
            <w:bottom w:val="none" w:sz="0" w:space="0" w:color="auto"/>
            <w:right w:val="none" w:sz="0" w:space="0" w:color="auto"/>
          </w:divBdr>
        </w:div>
        <w:div w:id="155075065">
          <w:marLeft w:val="480"/>
          <w:marRight w:val="0"/>
          <w:marTop w:val="0"/>
          <w:marBottom w:val="0"/>
          <w:divBdr>
            <w:top w:val="none" w:sz="0" w:space="0" w:color="auto"/>
            <w:left w:val="none" w:sz="0" w:space="0" w:color="auto"/>
            <w:bottom w:val="none" w:sz="0" w:space="0" w:color="auto"/>
            <w:right w:val="none" w:sz="0" w:space="0" w:color="auto"/>
          </w:divBdr>
        </w:div>
        <w:div w:id="304050437">
          <w:marLeft w:val="480"/>
          <w:marRight w:val="0"/>
          <w:marTop w:val="0"/>
          <w:marBottom w:val="0"/>
          <w:divBdr>
            <w:top w:val="none" w:sz="0" w:space="0" w:color="auto"/>
            <w:left w:val="none" w:sz="0" w:space="0" w:color="auto"/>
            <w:bottom w:val="none" w:sz="0" w:space="0" w:color="auto"/>
            <w:right w:val="none" w:sz="0" w:space="0" w:color="auto"/>
          </w:divBdr>
        </w:div>
        <w:div w:id="402988916">
          <w:marLeft w:val="480"/>
          <w:marRight w:val="0"/>
          <w:marTop w:val="0"/>
          <w:marBottom w:val="0"/>
          <w:divBdr>
            <w:top w:val="none" w:sz="0" w:space="0" w:color="auto"/>
            <w:left w:val="none" w:sz="0" w:space="0" w:color="auto"/>
            <w:bottom w:val="none" w:sz="0" w:space="0" w:color="auto"/>
            <w:right w:val="none" w:sz="0" w:space="0" w:color="auto"/>
          </w:divBdr>
        </w:div>
        <w:div w:id="407922230">
          <w:marLeft w:val="480"/>
          <w:marRight w:val="0"/>
          <w:marTop w:val="0"/>
          <w:marBottom w:val="0"/>
          <w:divBdr>
            <w:top w:val="none" w:sz="0" w:space="0" w:color="auto"/>
            <w:left w:val="none" w:sz="0" w:space="0" w:color="auto"/>
            <w:bottom w:val="none" w:sz="0" w:space="0" w:color="auto"/>
            <w:right w:val="none" w:sz="0" w:space="0" w:color="auto"/>
          </w:divBdr>
        </w:div>
        <w:div w:id="555506547">
          <w:marLeft w:val="480"/>
          <w:marRight w:val="0"/>
          <w:marTop w:val="0"/>
          <w:marBottom w:val="0"/>
          <w:divBdr>
            <w:top w:val="none" w:sz="0" w:space="0" w:color="auto"/>
            <w:left w:val="none" w:sz="0" w:space="0" w:color="auto"/>
            <w:bottom w:val="none" w:sz="0" w:space="0" w:color="auto"/>
            <w:right w:val="none" w:sz="0" w:space="0" w:color="auto"/>
          </w:divBdr>
        </w:div>
        <w:div w:id="628247430">
          <w:marLeft w:val="480"/>
          <w:marRight w:val="0"/>
          <w:marTop w:val="0"/>
          <w:marBottom w:val="0"/>
          <w:divBdr>
            <w:top w:val="none" w:sz="0" w:space="0" w:color="auto"/>
            <w:left w:val="none" w:sz="0" w:space="0" w:color="auto"/>
            <w:bottom w:val="none" w:sz="0" w:space="0" w:color="auto"/>
            <w:right w:val="none" w:sz="0" w:space="0" w:color="auto"/>
          </w:divBdr>
        </w:div>
        <w:div w:id="671026376">
          <w:marLeft w:val="480"/>
          <w:marRight w:val="0"/>
          <w:marTop w:val="0"/>
          <w:marBottom w:val="0"/>
          <w:divBdr>
            <w:top w:val="none" w:sz="0" w:space="0" w:color="auto"/>
            <w:left w:val="none" w:sz="0" w:space="0" w:color="auto"/>
            <w:bottom w:val="none" w:sz="0" w:space="0" w:color="auto"/>
            <w:right w:val="none" w:sz="0" w:space="0" w:color="auto"/>
          </w:divBdr>
        </w:div>
        <w:div w:id="714744614">
          <w:marLeft w:val="480"/>
          <w:marRight w:val="0"/>
          <w:marTop w:val="0"/>
          <w:marBottom w:val="0"/>
          <w:divBdr>
            <w:top w:val="none" w:sz="0" w:space="0" w:color="auto"/>
            <w:left w:val="none" w:sz="0" w:space="0" w:color="auto"/>
            <w:bottom w:val="none" w:sz="0" w:space="0" w:color="auto"/>
            <w:right w:val="none" w:sz="0" w:space="0" w:color="auto"/>
          </w:divBdr>
        </w:div>
        <w:div w:id="789974361">
          <w:marLeft w:val="480"/>
          <w:marRight w:val="0"/>
          <w:marTop w:val="0"/>
          <w:marBottom w:val="0"/>
          <w:divBdr>
            <w:top w:val="none" w:sz="0" w:space="0" w:color="auto"/>
            <w:left w:val="none" w:sz="0" w:space="0" w:color="auto"/>
            <w:bottom w:val="none" w:sz="0" w:space="0" w:color="auto"/>
            <w:right w:val="none" w:sz="0" w:space="0" w:color="auto"/>
          </w:divBdr>
        </w:div>
        <w:div w:id="804154555">
          <w:marLeft w:val="480"/>
          <w:marRight w:val="0"/>
          <w:marTop w:val="0"/>
          <w:marBottom w:val="0"/>
          <w:divBdr>
            <w:top w:val="none" w:sz="0" w:space="0" w:color="auto"/>
            <w:left w:val="none" w:sz="0" w:space="0" w:color="auto"/>
            <w:bottom w:val="none" w:sz="0" w:space="0" w:color="auto"/>
            <w:right w:val="none" w:sz="0" w:space="0" w:color="auto"/>
          </w:divBdr>
        </w:div>
        <w:div w:id="1012027856">
          <w:marLeft w:val="480"/>
          <w:marRight w:val="0"/>
          <w:marTop w:val="0"/>
          <w:marBottom w:val="0"/>
          <w:divBdr>
            <w:top w:val="none" w:sz="0" w:space="0" w:color="auto"/>
            <w:left w:val="none" w:sz="0" w:space="0" w:color="auto"/>
            <w:bottom w:val="none" w:sz="0" w:space="0" w:color="auto"/>
            <w:right w:val="none" w:sz="0" w:space="0" w:color="auto"/>
          </w:divBdr>
        </w:div>
        <w:div w:id="1043091416">
          <w:marLeft w:val="480"/>
          <w:marRight w:val="0"/>
          <w:marTop w:val="0"/>
          <w:marBottom w:val="0"/>
          <w:divBdr>
            <w:top w:val="none" w:sz="0" w:space="0" w:color="auto"/>
            <w:left w:val="none" w:sz="0" w:space="0" w:color="auto"/>
            <w:bottom w:val="none" w:sz="0" w:space="0" w:color="auto"/>
            <w:right w:val="none" w:sz="0" w:space="0" w:color="auto"/>
          </w:divBdr>
        </w:div>
        <w:div w:id="1075277763">
          <w:marLeft w:val="480"/>
          <w:marRight w:val="0"/>
          <w:marTop w:val="0"/>
          <w:marBottom w:val="0"/>
          <w:divBdr>
            <w:top w:val="none" w:sz="0" w:space="0" w:color="auto"/>
            <w:left w:val="none" w:sz="0" w:space="0" w:color="auto"/>
            <w:bottom w:val="none" w:sz="0" w:space="0" w:color="auto"/>
            <w:right w:val="none" w:sz="0" w:space="0" w:color="auto"/>
          </w:divBdr>
        </w:div>
        <w:div w:id="1106540869">
          <w:marLeft w:val="480"/>
          <w:marRight w:val="0"/>
          <w:marTop w:val="0"/>
          <w:marBottom w:val="0"/>
          <w:divBdr>
            <w:top w:val="none" w:sz="0" w:space="0" w:color="auto"/>
            <w:left w:val="none" w:sz="0" w:space="0" w:color="auto"/>
            <w:bottom w:val="none" w:sz="0" w:space="0" w:color="auto"/>
            <w:right w:val="none" w:sz="0" w:space="0" w:color="auto"/>
          </w:divBdr>
        </w:div>
        <w:div w:id="1161964207">
          <w:marLeft w:val="480"/>
          <w:marRight w:val="0"/>
          <w:marTop w:val="0"/>
          <w:marBottom w:val="0"/>
          <w:divBdr>
            <w:top w:val="none" w:sz="0" w:space="0" w:color="auto"/>
            <w:left w:val="none" w:sz="0" w:space="0" w:color="auto"/>
            <w:bottom w:val="none" w:sz="0" w:space="0" w:color="auto"/>
            <w:right w:val="none" w:sz="0" w:space="0" w:color="auto"/>
          </w:divBdr>
        </w:div>
        <w:div w:id="1194153464">
          <w:marLeft w:val="480"/>
          <w:marRight w:val="0"/>
          <w:marTop w:val="0"/>
          <w:marBottom w:val="0"/>
          <w:divBdr>
            <w:top w:val="none" w:sz="0" w:space="0" w:color="auto"/>
            <w:left w:val="none" w:sz="0" w:space="0" w:color="auto"/>
            <w:bottom w:val="none" w:sz="0" w:space="0" w:color="auto"/>
            <w:right w:val="none" w:sz="0" w:space="0" w:color="auto"/>
          </w:divBdr>
        </w:div>
        <w:div w:id="1340540613">
          <w:marLeft w:val="480"/>
          <w:marRight w:val="0"/>
          <w:marTop w:val="0"/>
          <w:marBottom w:val="0"/>
          <w:divBdr>
            <w:top w:val="none" w:sz="0" w:space="0" w:color="auto"/>
            <w:left w:val="none" w:sz="0" w:space="0" w:color="auto"/>
            <w:bottom w:val="none" w:sz="0" w:space="0" w:color="auto"/>
            <w:right w:val="none" w:sz="0" w:space="0" w:color="auto"/>
          </w:divBdr>
        </w:div>
        <w:div w:id="1347638950">
          <w:marLeft w:val="480"/>
          <w:marRight w:val="0"/>
          <w:marTop w:val="0"/>
          <w:marBottom w:val="0"/>
          <w:divBdr>
            <w:top w:val="none" w:sz="0" w:space="0" w:color="auto"/>
            <w:left w:val="none" w:sz="0" w:space="0" w:color="auto"/>
            <w:bottom w:val="none" w:sz="0" w:space="0" w:color="auto"/>
            <w:right w:val="none" w:sz="0" w:space="0" w:color="auto"/>
          </w:divBdr>
        </w:div>
        <w:div w:id="1572697950">
          <w:marLeft w:val="480"/>
          <w:marRight w:val="0"/>
          <w:marTop w:val="0"/>
          <w:marBottom w:val="0"/>
          <w:divBdr>
            <w:top w:val="none" w:sz="0" w:space="0" w:color="auto"/>
            <w:left w:val="none" w:sz="0" w:space="0" w:color="auto"/>
            <w:bottom w:val="none" w:sz="0" w:space="0" w:color="auto"/>
            <w:right w:val="none" w:sz="0" w:space="0" w:color="auto"/>
          </w:divBdr>
        </w:div>
        <w:div w:id="1592277984">
          <w:marLeft w:val="480"/>
          <w:marRight w:val="0"/>
          <w:marTop w:val="0"/>
          <w:marBottom w:val="0"/>
          <w:divBdr>
            <w:top w:val="none" w:sz="0" w:space="0" w:color="auto"/>
            <w:left w:val="none" w:sz="0" w:space="0" w:color="auto"/>
            <w:bottom w:val="none" w:sz="0" w:space="0" w:color="auto"/>
            <w:right w:val="none" w:sz="0" w:space="0" w:color="auto"/>
          </w:divBdr>
        </w:div>
        <w:div w:id="1594630191">
          <w:marLeft w:val="480"/>
          <w:marRight w:val="0"/>
          <w:marTop w:val="0"/>
          <w:marBottom w:val="0"/>
          <w:divBdr>
            <w:top w:val="none" w:sz="0" w:space="0" w:color="auto"/>
            <w:left w:val="none" w:sz="0" w:space="0" w:color="auto"/>
            <w:bottom w:val="none" w:sz="0" w:space="0" w:color="auto"/>
            <w:right w:val="none" w:sz="0" w:space="0" w:color="auto"/>
          </w:divBdr>
        </w:div>
        <w:div w:id="1683437540">
          <w:marLeft w:val="480"/>
          <w:marRight w:val="0"/>
          <w:marTop w:val="0"/>
          <w:marBottom w:val="0"/>
          <w:divBdr>
            <w:top w:val="none" w:sz="0" w:space="0" w:color="auto"/>
            <w:left w:val="none" w:sz="0" w:space="0" w:color="auto"/>
            <w:bottom w:val="none" w:sz="0" w:space="0" w:color="auto"/>
            <w:right w:val="none" w:sz="0" w:space="0" w:color="auto"/>
          </w:divBdr>
        </w:div>
        <w:div w:id="1763867760">
          <w:marLeft w:val="480"/>
          <w:marRight w:val="0"/>
          <w:marTop w:val="0"/>
          <w:marBottom w:val="0"/>
          <w:divBdr>
            <w:top w:val="none" w:sz="0" w:space="0" w:color="auto"/>
            <w:left w:val="none" w:sz="0" w:space="0" w:color="auto"/>
            <w:bottom w:val="none" w:sz="0" w:space="0" w:color="auto"/>
            <w:right w:val="none" w:sz="0" w:space="0" w:color="auto"/>
          </w:divBdr>
        </w:div>
        <w:div w:id="1888254593">
          <w:marLeft w:val="480"/>
          <w:marRight w:val="0"/>
          <w:marTop w:val="0"/>
          <w:marBottom w:val="0"/>
          <w:divBdr>
            <w:top w:val="none" w:sz="0" w:space="0" w:color="auto"/>
            <w:left w:val="none" w:sz="0" w:space="0" w:color="auto"/>
            <w:bottom w:val="none" w:sz="0" w:space="0" w:color="auto"/>
            <w:right w:val="none" w:sz="0" w:space="0" w:color="auto"/>
          </w:divBdr>
        </w:div>
        <w:div w:id="1959943785">
          <w:marLeft w:val="480"/>
          <w:marRight w:val="0"/>
          <w:marTop w:val="0"/>
          <w:marBottom w:val="0"/>
          <w:divBdr>
            <w:top w:val="none" w:sz="0" w:space="0" w:color="auto"/>
            <w:left w:val="none" w:sz="0" w:space="0" w:color="auto"/>
            <w:bottom w:val="none" w:sz="0" w:space="0" w:color="auto"/>
            <w:right w:val="none" w:sz="0" w:space="0" w:color="auto"/>
          </w:divBdr>
        </w:div>
        <w:div w:id="1960184879">
          <w:marLeft w:val="480"/>
          <w:marRight w:val="0"/>
          <w:marTop w:val="0"/>
          <w:marBottom w:val="0"/>
          <w:divBdr>
            <w:top w:val="none" w:sz="0" w:space="0" w:color="auto"/>
            <w:left w:val="none" w:sz="0" w:space="0" w:color="auto"/>
            <w:bottom w:val="none" w:sz="0" w:space="0" w:color="auto"/>
            <w:right w:val="none" w:sz="0" w:space="0" w:color="auto"/>
          </w:divBdr>
        </w:div>
        <w:div w:id="2087191020">
          <w:marLeft w:val="480"/>
          <w:marRight w:val="0"/>
          <w:marTop w:val="0"/>
          <w:marBottom w:val="0"/>
          <w:divBdr>
            <w:top w:val="none" w:sz="0" w:space="0" w:color="auto"/>
            <w:left w:val="none" w:sz="0" w:space="0" w:color="auto"/>
            <w:bottom w:val="none" w:sz="0" w:space="0" w:color="auto"/>
            <w:right w:val="none" w:sz="0" w:space="0" w:color="auto"/>
          </w:divBdr>
        </w:div>
        <w:div w:id="2098093460">
          <w:marLeft w:val="480"/>
          <w:marRight w:val="0"/>
          <w:marTop w:val="0"/>
          <w:marBottom w:val="0"/>
          <w:divBdr>
            <w:top w:val="none" w:sz="0" w:space="0" w:color="auto"/>
            <w:left w:val="none" w:sz="0" w:space="0" w:color="auto"/>
            <w:bottom w:val="none" w:sz="0" w:space="0" w:color="auto"/>
            <w:right w:val="none" w:sz="0" w:space="0" w:color="auto"/>
          </w:divBdr>
        </w:div>
      </w:divsChild>
    </w:div>
    <w:div w:id="1222058458">
      <w:bodyDiv w:val="1"/>
      <w:marLeft w:val="0"/>
      <w:marRight w:val="0"/>
      <w:marTop w:val="0"/>
      <w:marBottom w:val="0"/>
      <w:divBdr>
        <w:top w:val="none" w:sz="0" w:space="0" w:color="auto"/>
        <w:left w:val="none" w:sz="0" w:space="0" w:color="auto"/>
        <w:bottom w:val="none" w:sz="0" w:space="0" w:color="auto"/>
        <w:right w:val="none" w:sz="0" w:space="0" w:color="auto"/>
      </w:divBdr>
      <w:divsChild>
        <w:div w:id="67964797">
          <w:marLeft w:val="480"/>
          <w:marRight w:val="0"/>
          <w:marTop w:val="0"/>
          <w:marBottom w:val="0"/>
          <w:divBdr>
            <w:top w:val="none" w:sz="0" w:space="0" w:color="auto"/>
            <w:left w:val="none" w:sz="0" w:space="0" w:color="auto"/>
            <w:bottom w:val="none" w:sz="0" w:space="0" w:color="auto"/>
            <w:right w:val="none" w:sz="0" w:space="0" w:color="auto"/>
          </w:divBdr>
        </w:div>
        <w:div w:id="97868776">
          <w:marLeft w:val="480"/>
          <w:marRight w:val="0"/>
          <w:marTop w:val="0"/>
          <w:marBottom w:val="0"/>
          <w:divBdr>
            <w:top w:val="none" w:sz="0" w:space="0" w:color="auto"/>
            <w:left w:val="none" w:sz="0" w:space="0" w:color="auto"/>
            <w:bottom w:val="none" w:sz="0" w:space="0" w:color="auto"/>
            <w:right w:val="none" w:sz="0" w:space="0" w:color="auto"/>
          </w:divBdr>
        </w:div>
        <w:div w:id="108471307">
          <w:marLeft w:val="480"/>
          <w:marRight w:val="0"/>
          <w:marTop w:val="0"/>
          <w:marBottom w:val="0"/>
          <w:divBdr>
            <w:top w:val="none" w:sz="0" w:space="0" w:color="auto"/>
            <w:left w:val="none" w:sz="0" w:space="0" w:color="auto"/>
            <w:bottom w:val="none" w:sz="0" w:space="0" w:color="auto"/>
            <w:right w:val="none" w:sz="0" w:space="0" w:color="auto"/>
          </w:divBdr>
        </w:div>
        <w:div w:id="126433012">
          <w:marLeft w:val="480"/>
          <w:marRight w:val="0"/>
          <w:marTop w:val="0"/>
          <w:marBottom w:val="0"/>
          <w:divBdr>
            <w:top w:val="none" w:sz="0" w:space="0" w:color="auto"/>
            <w:left w:val="none" w:sz="0" w:space="0" w:color="auto"/>
            <w:bottom w:val="none" w:sz="0" w:space="0" w:color="auto"/>
            <w:right w:val="none" w:sz="0" w:space="0" w:color="auto"/>
          </w:divBdr>
        </w:div>
        <w:div w:id="187304346">
          <w:marLeft w:val="480"/>
          <w:marRight w:val="0"/>
          <w:marTop w:val="0"/>
          <w:marBottom w:val="0"/>
          <w:divBdr>
            <w:top w:val="none" w:sz="0" w:space="0" w:color="auto"/>
            <w:left w:val="none" w:sz="0" w:space="0" w:color="auto"/>
            <w:bottom w:val="none" w:sz="0" w:space="0" w:color="auto"/>
            <w:right w:val="none" w:sz="0" w:space="0" w:color="auto"/>
          </w:divBdr>
        </w:div>
        <w:div w:id="189925477">
          <w:marLeft w:val="480"/>
          <w:marRight w:val="0"/>
          <w:marTop w:val="0"/>
          <w:marBottom w:val="0"/>
          <w:divBdr>
            <w:top w:val="none" w:sz="0" w:space="0" w:color="auto"/>
            <w:left w:val="none" w:sz="0" w:space="0" w:color="auto"/>
            <w:bottom w:val="none" w:sz="0" w:space="0" w:color="auto"/>
            <w:right w:val="none" w:sz="0" w:space="0" w:color="auto"/>
          </w:divBdr>
        </w:div>
        <w:div w:id="280960231">
          <w:marLeft w:val="480"/>
          <w:marRight w:val="0"/>
          <w:marTop w:val="0"/>
          <w:marBottom w:val="0"/>
          <w:divBdr>
            <w:top w:val="none" w:sz="0" w:space="0" w:color="auto"/>
            <w:left w:val="none" w:sz="0" w:space="0" w:color="auto"/>
            <w:bottom w:val="none" w:sz="0" w:space="0" w:color="auto"/>
            <w:right w:val="none" w:sz="0" w:space="0" w:color="auto"/>
          </w:divBdr>
        </w:div>
        <w:div w:id="352651755">
          <w:marLeft w:val="480"/>
          <w:marRight w:val="0"/>
          <w:marTop w:val="0"/>
          <w:marBottom w:val="0"/>
          <w:divBdr>
            <w:top w:val="none" w:sz="0" w:space="0" w:color="auto"/>
            <w:left w:val="none" w:sz="0" w:space="0" w:color="auto"/>
            <w:bottom w:val="none" w:sz="0" w:space="0" w:color="auto"/>
            <w:right w:val="none" w:sz="0" w:space="0" w:color="auto"/>
          </w:divBdr>
        </w:div>
        <w:div w:id="363216934">
          <w:marLeft w:val="480"/>
          <w:marRight w:val="0"/>
          <w:marTop w:val="0"/>
          <w:marBottom w:val="0"/>
          <w:divBdr>
            <w:top w:val="none" w:sz="0" w:space="0" w:color="auto"/>
            <w:left w:val="none" w:sz="0" w:space="0" w:color="auto"/>
            <w:bottom w:val="none" w:sz="0" w:space="0" w:color="auto"/>
            <w:right w:val="none" w:sz="0" w:space="0" w:color="auto"/>
          </w:divBdr>
        </w:div>
        <w:div w:id="364411058">
          <w:marLeft w:val="480"/>
          <w:marRight w:val="0"/>
          <w:marTop w:val="0"/>
          <w:marBottom w:val="0"/>
          <w:divBdr>
            <w:top w:val="none" w:sz="0" w:space="0" w:color="auto"/>
            <w:left w:val="none" w:sz="0" w:space="0" w:color="auto"/>
            <w:bottom w:val="none" w:sz="0" w:space="0" w:color="auto"/>
            <w:right w:val="none" w:sz="0" w:space="0" w:color="auto"/>
          </w:divBdr>
        </w:div>
        <w:div w:id="384184494">
          <w:marLeft w:val="480"/>
          <w:marRight w:val="0"/>
          <w:marTop w:val="0"/>
          <w:marBottom w:val="0"/>
          <w:divBdr>
            <w:top w:val="none" w:sz="0" w:space="0" w:color="auto"/>
            <w:left w:val="none" w:sz="0" w:space="0" w:color="auto"/>
            <w:bottom w:val="none" w:sz="0" w:space="0" w:color="auto"/>
            <w:right w:val="none" w:sz="0" w:space="0" w:color="auto"/>
          </w:divBdr>
        </w:div>
        <w:div w:id="466320627">
          <w:marLeft w:val="480"/>
          <w:marRight w:val="0"/>
          <w:marTop w:val="0"/>
          <w:marBottom w:val="0"/>
          <w:divBdr>
            <w:top w:val="none" w:sz="0" w:space="0" w:color="auto"/>
            <w:left w:val="none" w:sz="0" w:space="0" w:color="auto"/>
            <w:bottom w:val="none" w:sz="0" w:space="0" w:color="auto"/>
            <w:right w:val="none" w:sz="0" w:space="0" w:color="auto"/>
          </w:divBdr>
        </w:div>
        <w:div w:id="486361646">
          <w:marLeft w:val="480"/>
          <w:marRight w:val="0"/>
          <w:marTop w:val="0"/>
          <w:marBottom w:val="0"/>
          <w:divBdr>
            <w:top w:val="none" w:sz="0" w:space="0" w:color="auto"/>
            <w:left w:val="none" w:sz="0" w:space="0" w:color="auto"/>
            <w:bottom w:val="none" w:sz="0" w:space="0" w:color="auto"/>
            <w:right w:val="none" w:sz="0" w:space="0" w:color="auto"/>
          </w:divBdr>
        </w:div>
        <w:div w:id="604731823">
          <w:marLeft w:val="480"/>
          <w:marRight w:val="0"/>
          <w:marTop w:val="0"/>
          <w:marBottom w:val="0"/>
          <w:divBdr>
            <w:top w:val="none" w:sz="0" w:space="0" w:color="auto"/>
            <w:left w:val="none" w:sz="0" w:space="0" w:color="auto"/>
            <w:bottom w:val="none" w:sz="0" w:space="0" w:color="auto"/>
            <w:right w:val="none" w:sz="0" w:space="0" w:color="auto"/>
          </w:divBdr>
        </w:div>
        <w:div w:id="613367962">
          <w:marLeft w:val="480"/>
          <w:marRight w:val="0"/>
          <w:marTop w:val="0"/>
          <w:marBottom w:val="0"/>
          <w:divBdr>
            <w:top w:val="none" w:sz="0" w:space="0" w:color="auto"/>
            <w:left w:val="none" w:sz="0" w:space="0" w:color="auto"/>
            <w:bottom w:val="none" w:sz="0" w:space="0" w:color="auto"/>
            <w:right w:val="none" w:sz="0" w:space="0" w:color="auto"/>
          </w:divBdr>
        </w:div>
        <w:div w:id="637804224">
          <w:marLeft w:val="480"/>
          <w:marRight w:val="0"/>
          <w:marTop w:val="0"/>
          <w:marBottom w:val="0"/>
          <w:divBdr>
            <w:top w:val="none" w:sz="0" w:space="0" w:color="auto"/>
            <w:left w:val="none" w:sz="0" w:space="0" w:color="auto"/>
            <w:bottom w:val="none" w:sz="0" w:space="0" w:color="auto"/>
            <w:right w:val="none" w:sz="0" w:space="0" w:color="auto"/>
          </w:divBdr>
        </w:div>
        <w:div w:id="679087744">
          <w:marLeft w:val="480"/>
          <w:marRight w:val="0"/>
          <w:marTop w:val="0"/>
          <w:marBottom w:val="0"/>
          <w:divBdr>
            <w:top w:val="none" w:sz="0" w:space="0" w:color="auto"/>
            <w:left w:val="none" w:sz="0" w:space="0" w:color="auto"/>
            <w:bottom w:val="none" w:sz="0" w:space="0" w:color="auto"/>
            <w:right w:val="none" w:sz="0" w:space="0" w:color="auto"/>
          </w:divBdr>
        </w:div>
        <w:div w:id="772015543">
          <w:marLeft w:val="480"/>
          <w:marRight w:val="0"/>
          <w:marTop w:val="0"/>
          <w:marBottom w:val="0"/>
          <w:divBdr>
            <w:top w:val="none" w:sz="0" w:space="0" w:color="auto"/>
            <w:left w:val="none" w:sz="0" w:space="0" w:color="auto"/>
            <w:bottom w:val="none" w:sz="0" w:space="0" w:color="auto"/>
            <w:right w:val="none" w:sz="0" w:space="0" w:color="auto"/>
          </w:divBdr>
        </w:div>
        <w:div w:id="858160434">
          <w:marLeft w:val="480"/>
          <w:marRight w:val="0"/>
          <w:marTop w:val="0"/>
          <w:marBottom w:val="0"/>
          <w:divBdr>
            <w:top w:val="none" w:sz="0" w:space="0" w:color="auto"/>
            <w:left w:val="none" w:sz="0" w:space="0" w:color="auto"/>
            <w:bottom w:val="none" w:sz="0" w:space="0" w:color="auto"/>
            <w:right w:val="none" w:sz="0" w:space="0" w:color="auto"/>
          </w:divBdr>
        </w:div>
        <w:div w:id="924192361">
          <w:marLeft w:val="480"/>
          <w:marRight w:val="0"/>
          <w:marTop w:val="0"/>
          <w:marBottom w:val="0"/>
          <w:divBdr>
            <w:top w:val="none" w:sz="0" w:space="0" w:color="auto"/>
            <w:left w:val="none" w:sz="0" w:space="0" w:color="auto"/>
            <w:bottom w:val="none" w:sz="0" w:space="0" w:color="auto"/>
            <w:right w:val="none" w:sz="0" w:space="0" w:color="auto"/>
          </w:divBdr>
        </w:div>
        <w:div w:id="1020857553">
          <w:marLeft w:val="480"/>
          <w:marRight w:val="0"/>
          <w:marTop w:val="0"/>
          <w:marBottom w:val="0"/>
          <w:divBdr>
            <w:top w:val="none" w:sz="0" w:space="0" w:color="auto"/>
            <w:left w:val="none" w:sz="0" w:space="0" w:color="auto"/>
            <w:bottom w:val="none" w:sz="0" w:space="0" w:color="auto"/>
            <w:right w:val="none" w:sz="0" w:space="0" w:color="auto"/>
          </w:divBdr>
        </w:div>
        <w:div w:id="1101997816">
          <w:marLeft w:val="480"/>
          <w:marRight w:val="0"/>
          <w:marTop w:val="0"/>
          <w:marBottom w:val="0"/>
          <w:divBdr>
            <w:top w:val="none" w:sz="0" w:space="0" w:color="auto"/>
            <w:left w:val="none" w:sz="0" w:space="0" w:color="auto"/>
            <w:bottom w:val="none" w:sz="0" w:space="0" w:color="auto"/>
            <w:right w:val="none" w:sz="0" w:space="0" w:color="auto"/>
          </w:divBdr>
        </w:div>
        <w:div w:id="1105272453">
          <w:marLeft w:val="480"/>
          <w:marRight w:val="0"/>
          <w:marTop w:val="0"/>
          <w:marBottom w:val="0"/>
          <w:divBdr>
            <w:top w:val="none" w:sz="0" w:space="0" w:color="auto"/>
            <w:left w:val="none" w:sz="0" w:space="0" w:color="auto"/>
            <w:bottom w:val="none" w:sz="0" w:space="0" w:color="auto"/>
            <w:right w:val="none" w:sz="0" w:space="0" w:color="auto"/>
          </w:divBdr>
        </w:div>
        <w:div w:id="1176264925">
          <w:marLeft w:val="480"/>
          <w:marRight w:val="0"/>
          <w:marTop w:val="0"/>
          <w:marBottom w:val="0"/>
          <w:divBdr>
            <w:top w:val="none" w:sz="0" w:space="0" w:color="auto"/>
            <w:left w:val="none" w:sz="0" w:space="0" w:color="auto"/>
            <w:bottom w:val="none" w:sz="0" w:space="0" w:color="auto"/>
            <w:right w:val="none" w:sz="0" w:space="0" w:color="auto"/>
          </w:divBdr>
        </w:div>
        <w:div w:id="1217090292">
          <w:marLeft w:val="480"/>
          <w:marRight w:val="0"/>
          <w:marTop w:val="0"/>
          <w:marBottom w:val="0"/>
          <w:divBdr>
            <w:top w:val="none" w:sz="0" w:space="0" w:color="auto"/>
            <w:left w:val="none" w:sz="0" w:space="0" w:color="auto"/>
            <w:bottom w:val="none" w:sz="0" w:space="0" w:color="auto"/>
            <w:right w:val="none" w:sz="0" w:space="0" w:color="auto"/>
          </w:divBdr>
        </w:div>
        <w:div w:id="1266690035">
          <w:marLeft w:val="480"/>
          <w:marRight w:val="0"/>
          <w:marTop w:val="0"/>
          <w:marBottom w:val="0"/>
          <w:divBdr>
            <w:top w:val="none" w:sz="0" w:space="0" w:color="auto"/>
            <w:left w:val="none" w:sz="0" w:space="0" w:color="auto"/>
            <w:bottom w:val="none" w:sz="0" w:space="0" w:color="auto"/>
            <w:right w:val="none" w:sz="0" w:space="0" w:color="auto"/>
          </w:divBdr>
        </w:div>
        <w:div w:id="1282615791">
          <w:marLeft w:val="480"/>
          <w:marRight w:val="0"/>
          <w:marTop w:val="0"/>
          <w:marBottom w:val="0"/>
          <w:divBdr>
            <w:top w:val="none" w:sz="0" w:space="0" w:color="auto"/>
            <w:left w:val="none" w:sz="0" w:space="0" w:color="auto"/>
            <w:bottom w:val="none" w:sz="0" w:space="0" w:color="auto"/>
            <w:right w:val="none" w:sz="0" w:space="0" w:color="auto"/>
          </w:divBdr>
        </w:div>
        <w:div w:id="1286622120">
          <w:marLeft w:val="480"/>
          <w:marRight w:val="0"/>
          <w:marTop w:val="0"/>
          <w:marBottom w:val="0"/>
          <w:divBdr>
            <w:top w:val="none" w:sz="0" w:space="0" w:color="auto"/>
            <w:left w:val="none" w:sz="0" w:space="0" w:color="auto"/>
            <w:bottom w:val="none" w:sz="0" w:space="0" w:color="auto"/>
            <w:right w:val="none" w:sz="0" w:space="0" w:color="auto"/>
          </w:divBdr>
        </w:div>
        <w:div w:id="1369406825">
          <w:marLeft w:val="480"/>
          <w:marRight w:val="0"/>
          <w:marTop w:val="0"/>
          <w:marBottom w:val="0"/>
          <w:divBdr>
            <w:top w:val="none" w:sz="0" w:space="0" w:color="auto"/>
            <w:left w:val="none" w:sz="0" w:space="0" w:color="auto"/>
            <w:bottom w:val="none" w:sz="0" w:space="0" w:color="auto"/>
            <w:right w:val="none" w:sz="0" w:space="0" w:color="auto"/>
          </w:divBdr>
        </w:div>
        <w:div w:id="1375502302">
          <w:marLeft w:val="480"/>
          <w:marRight w:val="0"/>
          <w:marTop w:val="0"/>
          <w:marBottom w:val="0"/>
          <w:divBdr>
            <w:top w:val="none" w:sz="0" w:space="0" w:color="auto"/>
            <w:left w:val="none" w:sz="0" w:space="0" w:color="auto"/>
            <w:bottom w:val="none" w:sz="0" w:space="0" w:color="auto"/>
            <w:right w:val="none" w:sz="0" w:space="0" w:color="auto"/>
          </w:divBdr>
        </w:div>
        <w:div w:id="1431971584">
          <w:marLeft w:val="480"/>
          <w:marRight w:val="0"/>
          <w:marTop w:val="0"/>
          <w:marBottom w:val="0"/>
          <w:divBdr>
            <w:top w:val="none" w:sz="0" w:space="0" w:color="auto"/>
            <w:left w:val="none" w:sz="0" w:space="0" w:color="auto"/>
            <w:bottom w:val="none" w:sz="0" w:space="0" w:color="auto"/>
            <w:right w:val="none" w:sz="0" w:space="0" w:color="auto"/>
          </w:divBdr>
        </w:div>
        <w:div w:id="1541358626">
          <w:marLeft w:val="480"/>
          <w:marRight w:val="0"/>
          <w:marTop w:val="0"/>
          <w:marBottom w:val="0"/>
          <w:divBdr>
            <w:top w:val="none" w:sz="0" w:space="0" w:color="auto"/>
            <w:left w:val="none" w:sz="0" w:space="0" w:color="auto"/>
            <w:bottom w:val="none" w:sz="0" w:space="0" w:color="auto"/>
            <w:right w:val="none" w:sz="0" w:space="0" w:color="auto"/>
          </w:divBdr>
        </w:div>
        <w:div w:id="1580403010">
          <w:marLeft w:val="480"/>
          <w:marRight w:val="0"/>
          <w:marTop w:val="0"/>
          <w:marBottom w:val="0"/>
          <w:divBdr>
            <w:top w:val="none" w:sz="0" w:space="0" w:color="auto"/>
            <w:left w:val="none" w:sz="0" w:space="0" w:color="auto"/>
            <w:bottom w:val="none" w:sz="0" w:space="0" w:color="auto"/>
            <w:right w:val="none" w:sz="0" w:space="0" w:color="auto"/>
          </w:divBdr>
        </w:div>
        <w:div w:id="1603562567">
          <w:marLeft w:val="480"/>
          <w:marRight w:val="0"/>
          <w:marTop w:val="0"/>
          <w:marBottom w:val="0"/>
          <w:divBdr>
            <w:top w:val="none" w:sz="0" w:space="0" w:color="auto"/>
            <w:left w:val="none" w:sz="0" w:space="0" w:color="auto"/>
            <w:bottom w:val="none" w:sz="0" w:space="0" w:color="auto"/>
            <w:right w:val="none" w:sz="0" w:space="0" w:color="auto"/>
          </w:divBdr>
        </w:div>
        <w:div w:id="1709910695">
          <w:marLeft w:val="480"/>
          <w:marRight w:val="0"/>
          <w:marTop w:val="0"/>
          <w:marBottom w:val="0"/>
          <w:divBdr>
            <w:top w:val="none" w:sz="0" w:space="0" w:color="auto"/>
            <w:left w:val="none" w:sz="0" w:space="0" w:color="auto"/>
            <w:bottom w:val="none" w:sz="0" w:space="0" w:color="auto"/>
            <w:right w:val="none" w:sz="0" w:space="0" w:color="auto"/>
          </w:divBdr>
        </w:div>
        <w:div w:id="1735081455">
          <w:marLeft w:val="480"/>
          <w:marRight w:val="0"/>
          <w:marTop w:val="0"/>
          <w:marBottom w:val="0"/>
          <w:divBdr>
            <w:top w:val="none" w:sz="0" w:space="0" w:color="auto"/>
            <w:left w:val="none" w:sz="0" w:space="0" w:color="auto"/>
            <w:bottom w:val="none" w:sz="0" w:space="0" w:color="auto"/>
            <w:right w:val="none" w:sz="0" w:space="0" w:color="auto"/>
          </w:divBdr>
        </w:div>
        <w:div w:id="1739740907">
          <w:marLeft w:val="480"/>
          <w:marRight w:val="0"/>
          <w:marTop w:val="0"/>
          <w:marBottom w:val="0"/>
          <w:divBdr>
            <w:top w:val="none" w:sz="0" w:space="0" w:color="auto"/>
            <w:left w:val="none" w:sz="0" w:space="0" w:color="auto"/>
            <w:bottom w:val="none" w:sz="0" w:space="0" w:color="auto"/>
            <w:right w:val="none" w:sz="0" w:space="0" w:color="auto"/>
          </w:divBdr>
        </w:div>
        <w:div w:id="1764953085">
          <w:marLeft w:val="480"/>
          <w:marRight w:val="0"/>
          <w:marTop w:val="0"/>
          <w:marBottom w:val="0"/>
          <w:divBdr>
            <w:top w:val="none" w:sz="0" w:space="0" w:color="auto"/>
            <w:left w:val="none" w:sz="0" w:space="0" w:color="auto"/>
            <w:bottom w:val="none" w:sz="0" w:space="0" w:color="auto"/>
            <w:right w:val="none" w:sz="0" w:space="0" w:color="auto"/>
          </w:divBdr>
        </w:div>
        <w:div w:id="1775438197">
          <w:marLeft w:val="480"/>
          <w:marRight w:val="0"/>
          <w:marTop w:val="0"/>
          <w:marBottom w:val="0"/>
          <w:divBdr>
            <w:top w:val="none" w:sz="0" w:space="0" w:color="auto"/>
            <w:left w:val="none" w:sz="0" w:space="0" w:color="auto"/>
            <w:bottom w:val="none" w:sz="0" w:space="0" w:color="auto"/>
            <w:right w:val="none" w:sz="0" w:space="0" w:color="auto"/>
          </w:divBdr>
        </w:div>
        <w:div w:id="1792747633">
          <w:marLeft w:val="480"/>
          <w:marRight w:val="0"/>
          <w:marTop w:val="0"/>
          <w:marBottom w:val="0"/>
          <w:divBdr>
            <w:top w:val="none" w:sz="0" w:space="0" w:color="auto"/>
            <w:left w:val="none" w:sz="0" w:space="0" w:color="auto"/>
            <w:bottom w:val="none" w:sz="0" w:space="0" w:color="auto"/>
            <w:right w:val="none" w:sz="0" w:space="0" w:color="auto"/>
          </w:divBdr>
        </w:div>
        <w:div w:id="1819570127">
          <w:marLeft w:val="480"/>
          <w:marRight w:val="0"/>
          <w:marTop w:val="0"/>
          <w:marBottom w:val="0"/>
          <w:divBdr>
            <w:top w:val="none" w:sz="0" w:space="0" w:color="auto"/>
            <w:left w:val="none" w:sz="0" w:space="0" w:color="auto"/>
            <w:bottom w:val="none" w:sz="0" w:space="0" w:color="auto"/>
            <w:right w:val="none" w:sz="0" w:space="0" w:color="auto"/>
          </w:divBdr>
        </w:div>
        <w:div w:id="1941142839">
          <w:marLeft w:val="480"/>
          <w:marRight w:val="0"/>
          <w:marTop w:val="0"/>
          <w:marBottom w:val="0"/>
          <w:divBdr>
            <w:top w:val="none" w:sz="0" w:space="0" w:color="auto"/>
            <w:left w:val="none" w:sz="0" w:space="0" w:color="auto"/>
            <w:bottom w:val="none" w:sz="0" w:space="0" w:color="auto"/>
            <w:right w:val="none" w:sz="0" w:space="0" w:color="auto"/>
          </w:divBdr>
        </w:div>
        <w:div w:id="1948661170">
          <w:marLeft w:val="480"/>
          <w:marRight w:val="0"/>
          <w:marTop w:val="0"/>
          <w:marBottom w:val="0"/>
          <w:divBdr>
            <w:top w:val="none" w:sz="0" w:space="0" w:color="auto"/>
            <w:left w:val="none" w:sz="0" w:space="0" w:color="auto"/>
            <w:bottom w:val="none" w:sz="0" w:space="0" w:color="auto"/>
            <w:right w:val="none" w:sz="0" w:space="0" w:color="auto"/>
          </w:divBdr>
        </w:div>
        <w:div w:id="1986010556">
          <w:marLeft w:val="480"/>
          <w:marRight w:val="0"/>
          <w:marTop w:val="0"/>
          <w:marBottom w:val="0"/>
          <w:divBdr>
            <w:top w:val="none" w:sz="0" w:space="0" w:color="auto"/>
            <w:left w:val="none" w:sz="0" w:space="0" w:color="auto"/>
            <w:bottom w:val="none" w:sz="0" w:space="0" w:color="auto"/>
            <w:right w:val="none" w:sz="0" w:space="0" w:color="auto"/>
          </w:divBdr>
        </w:div>
        <w:div w:id="2145924171">
          <w:marLeft w:val="480"/>
          <w:marRight w:val="0"/>
          <w:marTop w:val="0"/>
          <w:marBottom w:val="0"/>
          <w:divBdr>
            <w:top w:val="none" w:sz="0" w:space="0" w:color="auto"/>
            <w:left w:val="none" w:sz="0" w:space="0" w:color="auto"/>
            <w:bottom w:val="none" w:sz="0" w:space="0" w:color="auto"/>
            <w:right w:val="none" w:sz="0" w:space="0" w:color="auto"/>
          </w:divBdr>
        </w:div>
      </w:divsChild>
    </w:div>
    <w:div w:id="1222596669">
      <w:bodyDiv w:val="1"/>
      <w:marLeft w:val="0"/>
      <w:marRight w:val="0"/>
      <w:marTop w:val="0"/>
      <w:marBottom w:val="0"/>
      <w:divBdr>
        <w:top w:val="none" w:sz="0" w:space="0" w:color="auto"/>
        <w:left w:val="none" w:sz="0" w:space="0" w:color="auto"/>
        <w:bottom w:val="none" w:sz="0" w:space="0" w:color="auto"/>
        <w:right w:val="none" w:sz="0" w:space="0" w:color="auto"/>
      </w:divBdr>
      <w:divsChild>
        <w:div w:id="497505541">
          <w:marLeft w:val="480"/>
          <w:marRight w:val="0"/>
          <w:marTop w:val="0"/>
          <w:marBottom w:val="0"/>
          <w:divBdr>
            <w:top w:val="none" w:sz="0" w:space="0" w:color="auto"/>
            <w:left w:val="none" w:sz="0" w:space="0" w:color="auto"/>
            <w:bottom w:val="none" w:sz="0" w:space="0" w:color="auto"/>
            <w:right w:val="none" w:sz="0" w:space="0" w:color="auto"/>
          </w:divBdr>
        </w:div>
      </w:divsChild>
    </w:div>
    <w:div w:id="1226919495">
      <w:bodyDiv w:val="1"/>
      <w:marLeft w:val="0"/>
      <w:marRight w:val="0"/>
      <w:marTop w:val="0"/>
      <w:marBottom w:val="0"/>
      <w:divBdr>
        <w:top w:val="none" w:sz="0" w:space="0" w:color="auto"/>
        <w:left w:val="none" w:sz="0" w:space="0" w:color="auto"/>
        <w:bottom w:val="none" w:sz="0" w:space="0" w:color="auto"/>
        <w:right w:val="none" w:sz="0" w:space="0" w:color="auto"/>
      </w:divBdr>
    </w:div>
    <w:div w:id="1227302367">
      <w:bodyDiv w:val="1"/>
      <w:marLeft w:val="0"/>
      <w:marRight w:val="0"/>
      <w:marTop w:val="0"/>
      <w:marBottom w:val="0"/>
      <w:divBdr>
        <w:top w:val="none" w:sz="0" w:space="0" w:color="auto"/>
        <w:left w:val="none" w:sz="0" w:space="0" w:color="auto"/>
        <w:bottom w:val="none" w:sz="0" w:space="0" w:color="auto"/>
        <w:right w:val="none" w:sz="0" w:space="0" w:color="auto"/>
      </w:divBdr>
    </w:div>
    <w:div w:id="1229074432">
      <w:bodyDiv w:val="1"/>
      <w:marLeft w:val="0"/>
      <w:marRight w:val="0"/>
      <w:marTop w:val="0"/>
      <w:marBottom w:val="0"/>
      <w:divBdr>
        <w:top w:val="none" w:sz="0" w:space="0" w:color="auto"/>
        <w:left w:val="none" w:sz="0" w:space="0" w:color="auto"/>
        <w:bottom w:val="none" w:sz="0" w:space="0" w:color="auto"/>
        <w:right w:val="none" w:sz="0" w:space="0" w:color="auto"/>
      </w:divBdr>
    </w:div>
    <w:div w:id="1230657206">
      <w:bodyDiv w:val="1"/>
      <w:marLeft w:val="0"/>
      <w:marRight w:val="0"/>
      <w:marTop w:val="0"/>
      <w:marBottom w:val="0"/>
      <w:divBdr>
        <w:top w:val="none" w:sz="0" w:space="0" w:color="auto"/>
        <w:left w:val="none" w:sz="0" w:space="0" w:color="auto"/>
        <w:bottom w:val="none" w:sz="0" w:space="0" w:color="auto"/>
        <w:right w:val="none" w:sz="0" w:space="0" w:color="auto"/>
      </w:divBdr>
      <w:divsChild>
        <w:div w:id="3670067">
          <w:marLeft w:val="480"/>
          <w:marRight w:val="0"/>
          <w:marTop w:val="0"/>
          <w:marBottom w:val="0"/>
          <w:divBdr>
            <w:top w:val="none" w:sz="0" w:space="0" w:color="auto"/>
            <w:left w:val="none" w:sz="0" w:space="0" w:color="auto"/>
            <w:bottom w:val="none" w:sz="0" w:space="0" w:color="auto"/>
            <w:right w:val="none" w:sz="0" w:space="0" w:color="auto"/>
          </w:divBdr>
        </w:div>
        <w:div w:id="44110037">
          <w:marLeft w:val="480"/>
          <w:marRight w:val="0"/>
          <w:marTop w:val="0"/>
          <w:marBottom w:val="0"/>
          <w:divBdr>
            <w:top w:val="none" w:sz="0" w:space="0" w:color="auto"/>
            <w:left w:val="none" w:sz="0" w:space="0" w:color="auto"/>
            <w:bottom w:val="none" w:sz="0" w:space="0" w:color="auto"/>
            <w:right w:val="none" w:sz="0" w:space="0" w:color="auto"/>
          </w:divBdr>
        </w:div>
        <w:div w:id="148908414">
          <w:marLeft w:val="480"/>
          <w:marRight w:val="0"/>
          <w:marTop w:val="0"/>
          <w:marBottom w:val="0"/>
          <w:divBdr>
            <w:top w:val="none" w:sz="0" w:space="0" w:color="auto"/>
            <w:left w:val="none" w:sz="0" w:space="0" w:color="auto"/>
            <w:bottom w:val="none" w:sz="0" w:space="0" w:color="auto"/>
            <w:right w:val="none" w:sz="0" w:space="0" w:color="auto"/>
          </w:divBdr>
        </w:div>
        <w:div w:id="266812692">
          <w:marLeft w:val="480"/>
          <w:marRight w:val="0"/>
          <w:marTop w:val="0"/>
          <w:marBottom w:val="0"/>
          <w:divBdr>
            <w:top w:val="none" w:sz="0" w:space="0" w:color="auto"/>
            <w:left w:val="none" w:sz="0" w:space="0" w:color="auto"/>
            <w:bottom w:val="none" w:sz="0" w:space="0" w:color="auto"/>
            <w:right w:val="none" w:sz="0" w:space="0" w:color="auto"/>
          </w:divBdr>
        </w:div>
        <w:div w:id="318536032">
          <w:marLeft w:val="480"/>
          <w:marRight w:val="0"/>
          <w:marTop w:val="0"/>
          <w:marBottom w:val="0"/>
          <w:divBdr>
            <w:top w:val="none" w:sz="0" w:space="0" w:color="auto"/>
            <w:left w:val="none" w:sz="0" w:space="0" w:color="auto"/>
            <w:bottom w:val="none" w:sz="0" w:space="0" w:color="auto"/>
            <w:right w:val="none" w:sz="0" w:space="0" w:color="auto"/>
          </w:divBdr>
        </w:div>
        <w:div w:id="322973406">
          <w:marLeft w:val="480"/>
          <w:marRight w:val="0"/>
          <w:marTop w:val="0"/>
          <w:marBottom w:val="0"/>
          <w:divBdr>
            <w:top w:val="none" w:sz="0" w:space="0" w:color="auto"/>
            <w:left w:val="none" w:sz="0" w:space="0" w:color="auto"/>
            <w:bottom w:val="none" w:sz="0" w:space="0" w:color="auto"/>
            <w:right w:val="none" w:sz="0" w:space="0" w:color="auto"/>
          </w:divBdr>
        </w:div>
        <w:div w:id="409083135">
          <w:marLeft w:val="480"/>
          <w:marRight w:val="0"/>
          <w:marTop w:val="0"/>
          <w:marBottom w:val="0"/>
          <w:divBdr>
            <w:top w:val="none" w:sz="0" w:space="0" w:color="auto"/>
            <w:left w:val="none" w:sz="0" w:space="0" w:color="auto"/>
            <w:bottom w:val="none" w:sz="0" w:space="0" w:color="auto"/>
            <w:right w:val="none" w:sz="0" w:space="0" w:color="auto"/>
          </w:divBdr>
        </w:div>
        <w:div w:id="426467125">
          <w:marLeft w:val="480"/>
          <w:marRight w:val="0"/>
          <w:marTop w:val="0"/>
          <w:marBottom w:val="0"/>
          <w:divBdr>
            <w:top w:val="none" w:sz="0" w:space="0" w:color="auto"/>
            <w:left w:val="none" w:sz="0" w:space="0" w:color="auto"/>
            <w:bottom w:val="none" w:sz="0" w:space="0" w:color="auto"/>
            <w:right w:val="none" w:sz="0" w:space="0" w:color="auto"/>
          </w:divBdr>
        </w:div>
        <w:div w:id="463699365">
          <w:marLeft w:val="480"/>
          <w:marRight w:val="0"/>
          <w:marTop w:val="0"/>
          <w:marBottom w:val="0"/>
          <w:divBdr>
            <w:top w:val="none" w:sz="0" w:space="0" w:color="auto"/>
            <w:left w:val="none" w:sz="0" w:space="0" w:color="auto"/>
            <w:bottom w:val="none" w:sz="0" w:space="0" w:color="auto"/>
            <w:right w:val="none" w:sz="0" w:space="0" w:color="auto"/>
          </w:divBdr>
        </w:div>
        <w:div w:id="510800224">
          <w:marLeft w:val="480"/>
          <w:marRight w:val="0"/>
          <w:marTop w:val="0"/>
          <w:marBottom w:val="0"/>
          <w:divBdr>
            <w:top w:val="none" w:sz="0" w:space="0" w:color="auto"/>
            <w:left w:val="none" w:sz="0" w:space="0" w:color="auto"/>
            <w:bottom w:val="none" w:sz="0" w:space="0" w:color="auto"/>
            <w:right w:val="none" w:sz="0" w:space="0" w:color="auto"/>
          </w:divBdr>
        </w:div>
        <w:div w:id="523829893">
          <w:marLeft w:val="480"/>
          <w:marRight w:val="0"/>
          <w:marTop w:val="0"/>
          <w:marBottom w:val="0"/>
          <w:divBdr>
            <w:top w:val="none" w:sz="0" w:space="0" w:color="auto"/>
            <w:left w:val="none" w:sz="0" w:space="0" w:color="auto"/>
            <w:bottom w:val="none" w:sz="0" w:space="0" w:color="auto"/>
            <w:right w:val="none" w:sz="0" w:space="0" w:color="auto"/>
          </w:divBdr>
        </w:div>
        <w:div w:id="580025544">
          <w:marLeft w:val="480"/>
          <w:marRight w:val="0"/>
          <w:marTop w:val="0"/>
          <w:marBottom w:val="0"/>
          <w:divBdr>
            <w:top w:val="none" w:sz="0" w:space="0" w:color="auto"/>
            <w:left w:val="none" w:sz="0" w:space="0" w:color="auto"/>
            <w:bottom w:val="none" w:sz="0" w:space="0" w:color="auto"/>
            <w:right w:val="none" w:sz="0" w:space="0" w:color="auto"/>
          </w:divBdr>
        </w:div>
        <w:div w:id="598028953">
          <w:marLeft w:val="480"/>
          <w:marRight w:val="0"/>
          <w:marTop w:val="0"/>
          <w:marBottom w:val="0"/>
          <w:divBdr>
            <w:top w:val="none" w:sz="0" w:space="0" w:color="auto"/>
            <w:left w:val="none" w:sz="0" w:space="0" w:color="auto"/>
            <w:bottom w:val="none" w:sz="0" w:space="0" w:color="auto"/>
            <w:right w:val="none" w:sz="0" w:space="0" w:color="auto"/>
          </w:divBdr>
        </w:div>
        <w:div w:id="699745860">
          <w:marLeft w:val="480"/>
          <w:marRight w:val="0"/>
          <w:marTop w:val="0"/>
          <w:marBottom w:val="0"/>
          <w:divBdr>
            <w:top w:val="none" w:sz="0" w:space="0" w:color="auto"/>
            <w:left w:val="none" w:sz="0" w:space="0" w:color="auto"/>
            <w:bottom w:val="none" w:sz="0" w:space="0" w:color="auto"/>
            <w:right w:val="none" w:sz="0" w:space="0" w:color="auto"/>
          </w:divBdr>
        </w:div>
        <w:div w:id="808743601">
          <w:marLeft w:val="480"/>
          <w:marRight w:val="0"/>
          <w:marTop w:val="0"/>
          <w:marBottom w:val="0"/>
          <w:divBdr>
            <w:top w:val="none" w:sz="0" w:space="0" w:color="auto"/>
            <w:left w:val="none" w:sz="0" w:space="0" w:color="auto"/>
            <w:bottom w:val="none" w:sz="0" w:space="0" w:color="auto"/>
            <w:right w:val="none" w:sz="0" w:space="0" w:color="auto"/>
          </w:divBdr>
        </w:div>
        <w:div w:id="827289970">
          <w:marLeft w:val="480"/>
          <w:marRight w:val="0"/>
          <w:marTop w:val="0"/>
          <w:marBottom w:val="0"/>
          <w:divBdr>
            <w:top w:val="none" w:sz="0" w:space="0" w:color="auto"/>
            <w:left w:val="none" w:sz="0" w:space="0" w:color="auto"/>
            <w:bottom w:val="none" w:sz="0" w:space="0" w:color="auto"/>
            <w:right w:val="none" w:sz="0" w:space="0" w:color="auto"/>
          </w:divBdr>
        </w:div>
        <w:div w:id="866992202">
          <w:marLeft w:val="480"/>
          <w:marRight w:val="0"/>
          <w:marTop w:val="0"/>
          <w:marBottom w:val="0"/>
          <w:divBdr>
            <w:top w:val="none" w:sz="0" w:space="0" w:color="auto"/>
            <w:left w:val="none" w:sz="0" w:space="0" w:color="auto"/>
            <w:bottom w:val="none" w:sz="0" w:space="0" w:color="auto"/>
            <w:right w:val="none" w:sz="0" w:space="0" w:color="auto"/>
          </w:divBdr>
        </w:div>
        <w:div w:id="874659870">
          <w:marLeft w:val="480"/>
          <w:marRight w:val="0"/>
          <w:marTop w:val="0"/>
          <w:marBottom w:val="0"/>
          <w:divBdr>
            <w:top w:val="none" w:sz="0" w:space="0" w:color="auto"/>
            <w:left w:val="none" w:sz="0" w:space="0" w:color="auto"/>
            <w:bottom w:val="none" w:sz="0" w:space="0" w:color="auto"/>
            <w:right w:val="none" w:sz="0" w:space="0" w:color="auto"/>
          </w:divBdr>
        </w:div>
        <w:div w:id="891161955">
          <w:marLeft w:val="480"/>
          <w:marRight w:val="0"/>
          <w:marTop w:val="0"/>
          <w:marBottom w:val="0"/>
          <w:divBdr>
            <w:top w:val="none" w:sz="0" w:space="0" w:color="auto"/>
            <w:left w:val="none" w:sz="0" w:space="0" w:color="auto"/>
            <w:bottom w:val="none" w:sz="0" w:space="0" w:color="auto"/>
            <w:right w:val="none" w:sz="0" w:space="0" w:color="auto"/>
          </w:divBdr>
        </w:div>
        <w:div w:id="912201703">
          <w:marLeft w:val="480"/>
          <w:marRight w:val="0"/>
          <w:marTop w:val="0"/>
          <w:marBottom w:val="0"/>
          <w:divBdr>
            <w:top w:val="none" w:sz="0" w:space="0" w:color="auto"/>
            <w:left w:val="none" w:sz="0" w:space="0" w:color="auto"/>
            <w:bottom w:val="none" w:sz="0" w:space="0" w:color="auto"/>
            <w:right w:val="none" w:sz="0" w:space="0" w:color="auto"/>
          </w:divBdr>
        </w:div>
        <w:div w:id="930435219">
          <w:marLeft w:val="480"/>
          <w:marRight w:val="0"/>
          <w:marTop w:val="0"/>
          <w:marBottom w:val="0"/>
          <w:divBdr>
            <w:top w:val="none" w:sz="0" w:space="0" w:color="auto"/>
            <w:left w:val="none" w:sz="0" w:space="0" w:color="auto"/>
            <w:bottom w:val="none" w:sz="0" w:space="0" w:color="auto"/>
            <w:right w:val="none" w:sz="0" w:space="0" w:color="auto"/>
          </w:divBdr>
        </w:div>
        <w:div w:id="1059479560">
          <w:marLeft w:val="480"/>
          <w:marRight w:val="0"/>
          <w:marTop w:val="0"/>
          <w:marBottom w:val="0"/>
          <w:divBdr>
            <w:top w:val="none" w:sz="0" w:space="0" w:color="auto"/>
            <w:left w:val="none" w:sz="0" w:space="0" w:color="auto"/>
            <w:bottom w:val="none" w:sz="0" w:space="0" w:color="auto"/>
            <w:right w:val="none" w:sz="0" w:space="0" w:color="auto"/>
          </w:divBdr>
        </w:div>
        <w:div w:id="1066302552">
          <w:marLeft w:val="480"/>
          <w:marRight w:val="0"/>
          <w:marTop w:val="0"/>
          <w:marBottom w:val="0"/>
          <w:divBdr>
            <w:top w:val="none" w:sz="0" w:space="0" w:color="auto"/>
            <w:left w:val="none" w:sz="0" w:space="0" w:color="auto"/>
            <w:bottom w:val="none" w:sz="0" w:space="0" w:color="auto"/>
            <w:right w:val="none" w:sz="0" w:space="0" w:color="auto"/>
          </w:divBdr>
        </w:div>
        <w:div w:id="1081098681">
          <w:marLeft w:val="480"/>
          <w:marRight w:val="0"/>
          <w:marTop w:val="0"/>
          <w:marBottom w:val="0"/>
          <w:divBdr>
            <w:top w:val="none" w:sz="0" w:space="0" w:color="auto"/>
            <w:left w:val="none" w:sz="0" w:space="0" w:color="auto"/>
            <w:bottom w:val="none" w:sz="0" w:space="0" w:color="auto"/>
            <w:right w:val="none" w:sz="0" w:space="0" w:color="auto"/>
          </w:divBdr>
        </w:div>
        <w:div w:id="1111319965">
          <w:marLeft w:val="480"/>
          <w:marRight w:val="0"/>
          <w:marTop w:val="0"/>
          <w:marBottom w:val="0"/>
          <w:divBdr>
            <w:top w:val="none" w:sz="0" w:space="0" w:color="auto"/>
            <w:left w:val="none" w:sz="0" w:space="0" w:color="auto"/>
            <w:bottom w:val="none" w:sz="0" w:space="0" w:color="auto"/>
            <w:right w:val="none" w:sz="0" w:space="0" w:color="auto"/>
          </w:divBdr>
        </w:div>
        <w:div w:id="1232235708">
          <w:marLeft w:val="480"/>
          <w:marRight w:val="0"/>
          <w:marTop w:val="0"/>
          <w:marBottom w:val="0"/>
          <w:divBdr>
            <w:top w:val="none" w:sz="0" w:space="0" w:color="auto"/>
            <w:left w:val="none" w:sz="0" w:space="0" w:color="auto"/>
            <w:bottom w:val="none" w:sz="0" w:space="0" w:color="auto"/>
            <w:right w:val="none" w:sz="0" w:space="0" w:color="auto"/>
          </w:divBdr>
        </w:div>
        <w:div w:id="1232619701">
          <w:marLeft w:val="480"/>
          <w:marRight w:val="0"/>
          <w:marTop w:val="0"/>
          <w:marBottom w:val="0"/>
          <w:divBdr>
            <w:top w:val="none" w:sz="0" w:space="0" w:color="auto"/>
            <w:left w:val="none" w:sz="0" w:space="0" w:color="auto"/>
            <w:bottom w:val="none" w:sz="0" w:space="0" w:color="auto"/>
            <w:right w:val="none" w:sz="0" w:space="0" w:color="auto"/>
          </w:divBdr>
        </w:div>
        <w:div w:id="1261445786">
          <w:marLeft w:val="480"/>
          <w:marRight w:val="0"/>
          <w:marTop w:val="0"/>
          <w:marBottom w:val="0"/>
          <w:divBdr>
            <w:top w:val="none" w:sz="0" w:space="0" w:color="auto"/>
            <w:left w:val="none" w:sz="0" w:space="0" w:color="auto"/>
            <w:bottom w:val="none" w:sz="0" w:space="0" w:color="auto"/>
            <w:right w:val="none" w:sz="0" w:space="0" w:color="auto"/>
          </w:divBdr>
        </w:div>
        <w:div w:id="1279683898">
          <w:marLeft w:val="480"/>
          <w:marRight w:val="0"/>
          <w:marTop w:val="0"/>
          <w:marBottom w:val="0"/>
          <w:divBdr>
            <w:top w:val="none" w:sz="0" w:space="0" w:color="auto"/>
            <w:left w:val="none" w:sz="0" w:space="0" w:color="auto"/>
            <w:bottom w:val="none" w:sz="0" w:space="0" w:color="auto"/>
            <w:right w:val="none" w:sz="0" w:space="0" w:color="auto"/>
          </w:divBdr>
        </w:div>
        <w:div w:id="1280256054">
          <w:marLeft w:val="480"/>
          <w:marRight w:val="0"/>
          <w:marTop w:val="0"/>
          <w:marBottom w:val="0"/>
          <w:divBdr>
            <w:top w:val="none" w:sz="0" w:space="0" w:color="auto"/>
            <w:left w:val="none" w:sz="0" w:space="0" w:color="auto"/>
            <w:bottom w:val="none" w:sz="0" w:space="0" w:color="auto"/>
            <w:right w:val="none" w:sz="0" w:space="0" w:color="auto"/>
          </w:divBdr>
        </w:div>
        <w:div w:id="1431580922">
          <w:marLeft w:val="480"/>
          <w:marRight w:val="0"/>
          <w:marTop w:val="0"/>
          <w:marBottom w:val="0"/>
          <w:divBdr>
            <w:top w:val="none" w:sz="0" w:space="0" w:color="auto"/>
            <w:left w:val="none" w:sz="0" w:space="0" w:color="auto"/>
            <w:bottom w:val="none" w:sz="0" w:space="0" w:color="auto"/>
            <w:right w:val="none" w:sz="0" w:space="0" w:color="auto"/>
          </w:divBdr>
        </w:div>
        <w:div w:id="1462462496">
          <w:marLeft w:val="480"/>
          <w:marRight w:val="0"/>
          <w:marTop w:val="0"/>
          <w:marBottom w:val="0"/>
          <w:divBdr>
            <w:top w:val="none" w:sz="0" w:space="0" w:color="auto"/>
            <w:left w:val="none" w:sz="0" w:space="0" w:color="auto"/>
            <w:bottom w:val="none" w:sz="0" w:space="0" w:color="auto"/>
            <w:right w:val="none" w:sz="0" w:space="0" w:color="auto"/>
          </w:divBdr>
        </w:div>
        <w:div w:id="1656029787">
          <w:marLeft w:val="480"/>
          <w:marRight w:val="0"/>
          <w:marTop w:val="0"/>
          <w:marBottom w:val="0"/>
          <w:divBdr>
            <w:top w:val="none" w:sz="0" w:space="0" w:color="auto"/>
            <w:left w:val="none" w:sz="0" w:space="0" w:color="auto"/>
            <w:bottom w:val="none" w:sz="0" w:space="0" w:color="auto"/>
            <w:right w:val="none" w:sz="0" w:space="0" w:color="auto"/>
          </w:divBdr>
        </w:div>
        <w:div w:id="1671329567">
          <w:marLeft w:val="480"/>
          <w:marRight w:val="0"/>
          <w:marTop w:val="0"/>
          <w:marBottom w:val="0"/>
          <w:divBdr>
            <w:top w:val="none" w:sz="0" w:space="0" w:color="auto"/>
            <w:left w:val="none" w:sz="0" w:space="0" w:color="auto"/>
            <w:bottom w:val="none" w:sz="0" w:space="0" w:color="auto"/>
            <w:right w:val="none" w:sz="0" w:space="0" w:color="auto"/>
          </w:divBdr>
        </w:div>
        <w:div w:id="1701978242">
          <w:marLeft w:val="480"/>
          <w:marRight w:val="0"/>
          <w:marTop w:val="0"/>
          <w:marBottom w:val="0"/>
          <w:divBdr>
            <w:top w:val="none" w:sz="0" w:space="0" w:color="auto"/>
            <w:left w:val="none" w:sz="0" w:space="0" w:color="auto"/>
            <w:bottom w:val="none" w:sz="0" w:space="0" w:color="auto"/>
            <w:right w:val="none" w:sz="0" w:space="0" w:color="auto"/>
          </w:divBdr>
        </w:div>
        <w:div w:id="1773427120">
          <w:marLeft w:val="480"/>
          <w:marRight w:val="0"/>
          <w:marTop w:val="0"/>
          <w:marBottom w:val="0"/>
          <w:divBdr>
            <w:top w:val="none" w:sz="0" w:space="0" w:color="auto"/>
            <w:left w:val="none" w:sz="0" w:space="0" w:color="auto"/>
            <w:bottom w:val="none" w:sz="0" w:space="0" w:color="auto"/>
            <w:right w:val="none" w:sz="0" w:space="0" w:color="auto"/>
          </w:divBdr>
        </w:div>
        <w:div w:id="1791630649">
          <w:marLeft w:val="480"/>
          <w:marRight w:val="0"/>
          <w:marTop w:val="0"/>
          <w:marBottom w:val="0"/>
          <w:divBdr>
            <w:top w:val="none" w:sz="0" w:space="0" w:color="auto"/>
            <w:left w:val="none" w:sz="0" w:space="0" w:color="auto"/>
            <w:bottom w:val="none" w:sz="0" w:space="0" w:color="auto"/>
            <w:right w:val="none" w:sz="0" w:space="0" w:color="auto"/>
          </w:divBdr>
        </w:div>
        <w:div w:id="1814636258">
          <w:marLeft w:val="480"/>
          <w:marRight w:val="0"/>
          <w:marTop w:val="0"/>
          <w:marBottom w:val="0"/>
          <w:divBdr>
            <w:top w:val="none" w:sz="0" w:space="0" w:color="auto"/>
            <w:left w:val="none" w:sz="0" w:space="0" w:color="auto"/>
            <w:bottom w:val="none" w:sz="0" w:space="0" w:color="auto"/>
            <w:right w:val="none" w:sz="0" w:space="0" w:color="auto"/>
          </w:divBdr>
        </w:div>
        <w:div w:id="1835337851">
          <w:marLeft w:val="480"/>
          <w:marRight w:val="0"/>
          <w:marTop w:val="0"/>
          <w:marBottom w:val="0"/>
          <w:divBdr>
            <w:top w:val="none" w:sz="0" w:space="0" w:color="auto"/>
            <w:left w:val="none" w:sz="0" w:space="0" w:color="auto"/>
            <w:bottom w:val="none" w:sz="0" w:space="0" w:color="auto"/>
            <w:right w:val="none" w:sz="0" w:space="0" w:color="auto"/>
          </w:divBdr>
        </w:div>
        <w:div w:id="1921212788">
          <w:marLeft w:val="480"/>
          <w:marRight w:val="0"/>
          <w:marTop w:val="0"/>
          <w:marBottom w:val="0"/>
          <w:divBdr>
            <w:top w:val="none" w:sz="0" w:space="0" w:color="auto"/>
            <w:left w:val="none" w:sz="0" w:space="0" w:color="auto"/>
            <w:bottom w:val="none" w:sz="0" w:space="0" w:color="auto"/>
            <w:right w:val="none" w:sz="0" w:space="0" w:color="auto"/>
          </w:divBdr>
        </w:div>
        <w:div w:id="1995723158">
          <w:marLeft w:val="480"/>
          <w:marRight w:val="0"/>
          <w:marTop w:val="0"/>
          <w:marBottom w:val="0"/>
          <w:divBdr>
            <w:top w:val="none" w:sz="0" w:space="0" w:color="auto"/>
            <w:left w:val="none" w:sz="0" w:space="0" w:color="auto"/>
            <w:bottom w:val="none" w:sz="0" w:space="0" w:color="auto"/>
            <w:right w:val="none" w:sz="0" w:space="0" w:color="auto"/>
          </w:divBdr>
        </w:div>
        <w:div w:id="2020430416">
          <w:marLeft w:val="480"/>
          <w:marRight w:val="0"/>
          <w:marTop w:val="0"/>
          <w:marBottom w:val="0"/>
          <w:divBdr>
            <w:top w:val="none" w:sz="0" w:space="0" w:color="auto"/>
            <w:left w:val="none" w:sz="0" w:space="0" w:color="auto"/>
            <w:bottom w:val="none" w:sz="0" w:space="0" w:color="auto"/>
            <w:right w:val="none" w:sz="0" w:space="0" w:color="auto"/>
          </w:divBdr>
        </w:div>
        <w:div w:id="2036424466">
          <w:marLeft w:val="480"/>
          <w:marRight w:val="0"/>
          <w:marTop w:val="0"/>
          <w:marBottom w:val="0"/>
          <w:divBdr>
            <w:top w:val="none" w:sz="0" w:space="0" w:color="auto"/>
            <w:left w:val="none" w:sz="0" w:space="0" w:color="auto"/>
            <w:bottom w:val="none" w:sz="0" w:space="0" w:color="auto"/>
            <w:right w:val="none" w:sz="0" w:space="0" w:color="auto"/>
          </w:divBdr>
        </w:div>
        <w:div w:id="2077975890">
          <w:marLeft w:val="480"/>
          <w:marRight w:val="0"/>
          <w:marTop w:val="0"/>
          <w:marBottom w:val="0"/>
          <w:divBdr>
            <w:top w:val="none" w:sz="0" w:space="0" w:color="auto"/>
            <w:left w:val="none" w:sz="0" w:space="0" w:color="auto"/>
            <w:bottom w:val="none" w:sz="0" w:space="0" w:color="auto"/>
            <w:right w:val="none" w:sz="0" w:space="0" w:color="auto"/>
          </w:divBdr>
        </w:div>
        <w:div w:id="2138138519">
          <w:marLeft w:val="480"/>
          <w:marRight w:val="0"/>
          <w:marTop w:val="0"/>
          <w:marBottom w:val="0"/>
          <w:divBdr>
            <w:top w:val="none" w:sz="0" w:space="0" w:color="auto"/>
            <w:left w:val="none" w:sz="0" w:space="0" w:color="auto"/>
            <w:bottom w:val="none" w:sz="0" w:space="0" w:color="auto"/>
            <w:right w:val="none" w:sz="0" w:space="0" w:color="auto"/>
          </w:divBdr>
        </w:div>
        <w:div w:id="2144805223">
          <w:marLeft w:val="480"/>
          <w:marRight w:val="0"/>
          <w:marTop w:val="0"/>
          <w:marBottom w:val="0"/>
          <w:divBdr>
            <w:top w:val="none" w:sz="0" w:space="0" w:color="auto"/>
            <w:left w:val="none" w:sz="0" w:space="0" w:color="auto"/>
            <w:bottom w:val="none" w:sz="0" w:space="0" w:color="auto"/>
            <w:right w:val="none" w:sz="0" w:space="0" w:color="auto"/>
          </w:divBdr>
        </w:div>
      </w:divsChild>
    </w:div>
    <w:div w:id="1243489931">
      <w:bodyDiv w:val="1"/>
      <w:marLeft w:val="0"/>
      <w:marRight w:val="0"/>
      <w:marTop w:val="0"/>
      <w:marBottom w:val="0"/>
      <w:divBdr>
        <w:top w:val="none" w:sz="0" w:space="0" w:color="auto"/>
        <w:left w:val="none" w:sz="0" w:space="0" w:color="auto"/>
        <w:bottom w:val="none" w:sz="0" w:space="0" w:color="auto"/>
        <w:right w:val="none" w:sz="0" w:space="0" w:color="auto"/>
      </w:divBdr>
    </w:div>
    <w:div w:id="1245607975">
      <w:bodyDiv w:val="1"/>
      <w:marLeft w:val="0"/>
      <w:marRight w:val="0"/>
      <w:marTop w:val="0"/>
      <w:marBottom w:val="0"/>
      <w:divBdr>
        <w:top w:val="none" w:sz="0" w:space="0" w:color="auto"/>
        <w:left w:val="none" w:sz="0" w:space="0" w:color="auto"/>
        <w:bottom w:val="none" w:sz="0" w:space="0" w:color="auto"/>
        <w:right w:val="none" w:sz="0" w:space="0" w:color="auto"/>
      </w:divBdr>
      <w:divsChild>
        <w:div w:id="13580755">
          <w:marLeft w:val="480"/>
          <w:marRight w:val="0"/>
          <w:marTop w:val="0"/>
          <w:marBottom w:val="0"/>
          <w:divBdr>
            <w:top w:val="none" w:sz="0" w:space="0" w:color="auto"/>
            <w:left w:val="none" w:sz="0" w:space="0" w:color="auto"/>
            <w:bottom w:val="none" w:sz="0" w:space="0" w:color="auto"/>
            <w:right w:val="none" w:sz="0" w:space="0" w:color="auto"/>
          </w:divBdr>
        </w:div>
        <w:div w:id="48312580">
          <w:marLeft w:val="480"/>
          <w:marRight w:val="0"/>
          <w:marTop w:val="0"/>
          <w:marBottom w:val="0"/>
          <w:divBdr>
            <w:top w:val="none" w:sz="0" w:space="0" w:color="auto"/>
            <w:left w:val="none" w:sz="0" w:space="0" w:color="auto"/>
            <w:bottom w:val="none" w:sz="0" w:space="0" w:color="auto"/>
            <w:right w:val="none" w:sz="0" w:space="0" w:color="auto"/>
          </w:divBdr>
        </w:div>
        <w:div w:id="84426066">
          <w:marLeft w:val="480"/>
          <w:marRight w:val="0"/>
          <w:marTop w:val="0"/>
          <w:marBottom w:val="0"/>
          <w:divBdr>
            <w:top w:val="none" w:sz="0" w:space="0" w:color="auto"/>
            <w:left w:val="none" w:sz="0" w:space="0" w:color="auto"/>
            <w:bottom w:val="none" w:sz="0" w:space="0" w:color="auto"/>
            <w:right w:val="none" w:sz="0" w:space="0" w:color="auto"/>
          </w:divBdr>
        </w:div>
        <w:div w:id="100418910">
          <w:marLeft w:val="480"/>
          <w:marRight w:val="0"/>
          <w:marTop w:val="0"/>
          <w:marBottom w:val="0"/>
          <w:divBdr>
            <w:top w:val="none" w:sz="0" w:space="0" w:color="auto"/>
            <w:left w:val="none" w:sz="0" w:space="0" w:color="auto"/>
            <w:bottom w:val="none" w:sz="0" w:space="0" w:color="auto"/>
            <w:right w:val="none" w:sz="0" w:space="0" w:color="auto"/>
          </w:divBdr>
        </w:div>
        <w:div w:id="149102270">
          <w:marLeft w:val="480"/>
          <w:marRight w:val="0"/>
          <w:marTop w:val="0"/>
          <w:marBottom w:val="0"/>
          <w:divBdr>
            <w:top w:val="none" w:sz="0" w:space="0" w:color="auto"/>
            <w:left w:val="none" w:sz="0" w:space="0" w:color="auto"/>
            <w:bottom w:val="none" w:sz="0" w:space="0" w:color="auto"/>
            <w:right w:val="none" w:sz="0" w:space="0" w:color="auto"/>
          </w:divBdr>
        </w:div>
        <w:div w:id="164983581">
          <w:marLeft w:val="480"/>
          <w:marRight w:val="0"/>
          <w:marTop w:val="0"/>
          <w:marBottom w:val="0"/>
          <w:divBdr>
            <w:top w:val="none" w:sz="0" w:space="0" w:color="auto"/>
            <w:left w:val="none" w:sz="0" w:space="0" w:color="auto"/>
            <w:bottom w:val="none" w:sz="0" w:space="0" w:color="auto"/>
            <w:right w:val="none" w:sz="0" w:space="0" w:color="auto"/>
          </w:divBdr>
        </w:div>
        <w:div w:id="189270854">
          <w:marLeft w:val="480"/>
          <w:marRight w:val="0"/>
          <w:marTop w:val="0"/>
          <w:marBottom w:val="0"/>
          <w:divBdr>
            <w:top w:val="none" w:sz="0" w:space="0" w:color="auto"/>
            <w:left w:val="none" w:sz="0" w:space="0" w:color="auto"/>
            <w:bottom w:val="none" w:sz="0" w:space="0" w:color="auto"/>
            <w:right w:val="none" w:sz="0" w:space="0" w:color="auto"/>
          </w:divBdr>
        </w:div>
        <w:div w:id="217209550">
          <w:marLeft w:val="480"/>
          <w:marRight w:val="0"/>
          <w:marTop w:val="0"/>
          <w:marBottom w:val="0"/>
          <w:divBdr>
            <w:top w:val="none" w:sz="0" w:space="0" w:color="auto"/>
            <w:left w:val="none" w:sz="0" w:space="0" w:color="auto"/>
            <w:bottom w:val="none" w:sz="0" w:space="0" w:color="auto"/>
            <w:right w:val="none" w:sz="0" w:space="0" w:color="auto"/>
          </w:divBdr>
        </w:div>
        <w:div w:id="293829373">
          <w:marLeft w:val="480"/>
          <w:marRight w:val="0"/>
          <w:marTop w:val="0"/>
          <w:marBottom w:val="0"/>
          <w:divBdr>
            <w:top w:val="none" w:sz="0" w:space="0" w:color="auto"/>
            <w:left w:val="none" w:sz="0" w:space="0" w:color="auto"/>
            <w:bottom w:val="none" w:sz="0" w:space="0" w:color="auto"/>
            <w:right w:val="none" w:sz="0" w:space="0" w:color="auto"/>
          </w:divBdr>
        </w:div>
        <w:div w:id="471825029">
          <w:marLeft w:val="480"/>
          <w:marRight w:val="0"/>
          <w:marTop w:val="0"/>
          <w:marBottom w:val="0"/>
          <w:divBdr>
            <w:top w:val="none" w:sz="0" w:space="0" w:color="auto"/>
            <w:left w:val="none" w:sz="0" w:space="0" w:color="auto"/>
            <w:bottom w:val="none" w:sz="0" w:space="0" w:color="auto"/>
            <w:right w:val="none" w:sz="0" w:space="0" w:color="auto"/>
          </w:divBdr>
        </w:div>
        <w:div w:id="576984827">
          <w:marLeft w:val="480"/>
          <w:marRight w:val="0"/>
          <w:marTop w:val="0"/>
          <w:marBottom w:val="0"/>
          <w:divBdr>
            <w:top w:val="none" w:sz="0" w:space="0" w:color="auto"/>
            <w:left w:val="none" w:sz="0" w:space="0" w:color="auto"/>
            <w:bottom w:val="none" w:sz="0" w:space="0" w:color="auto"/>
            <w:right w:val="none" w:sz="0" w:space="0" w:color="auto"/>
          </w:divBdr>
        </w:div>
        <w:div w:id="582446125">
          <w:marLeft w:val="480"/>
          <w:marRight w:val="0"/>
          <w:marTop w:val="0"/>
          <w:marBottom w:val="0"/>
          <w:divBdr>
            <w:top w:val="none" w:sz="0" w:space="0" w:color="auto"/>
            <w:left w:val="none" w:sz="0" w:space="0" w:color="auto"/>
            <w:bottom w:val="none" w:sz="0" w:space="0" w:color="auto"/>
            <w:right w:val="none" w:sz="0" w:space="0" w:color="auto"/>
          </w:divBdr>
        </w:div>
        <w:div w:id="608779248">
          <w:marLeft w:val="480"/>
          <w:marRight w:val="0"/>
          <w:marTop w:val="0"/>
          <w:marBottom w:val="0"/>
          <w:divBdr>
            <w:top w:val="none" w:sz="0" w:space="0" w:color="auto"/>
            <w:left w:val="none" w:sz="0" w:space="0" w:color="auto"/>
            <w:bottom w:val="none" w:sz="0" w:space="0" w:color="auto"/>
            <w:right w:val="none" w:sz="0" w:space="0" w:color="auto"/>
          </w:divBdr>
        </w:div>
        <w:div w:id="623774529">
          <w:marLeft w:val="480"/>
          <w:marRight w:val="0"/>
          <w:marTop w:val="0"/>
          <w:marBottom w:val="0"/>
          <w:divBdr>
            <w:top w:val="none" w:sz="0" w:space="0" w:color="auto"/>
            <w:left w:val="none" w:sz="0" w:space="0" w:color="auto"/>
            <w:bottom w:val="none" w:sz="0" w:space="0" w:color="auto"/>
            <w:right w:val="none" w:sz="0" w:space="0" w:color="auto"/>
          </w:divBdr>
        </w:div>
        <w:div w:id="738288241">
          <w:marLeft w:val="480"/>
          <w:marRight w:val="0"/>
          <w:marTop w:val="0"/>
          <w:marBottom w:val="0"/>
          <w:divBdr>
            <w:top w:val="none" w:sz="0" w:space="0" w:color="auto"/>
            <w:left w:val="none" w:sz="0" w:space="0" w:color="auto"/>
            <w:bottom w:val="none" w:sz="0" w:space="0" w:color="auto"/>
            <w:right w:val="none" w:sz="0" w:space="0" w:color="auto"/>
          </w:divBdr>
        </w:div>
        <w:div w:id="786119587">
          <w:marLeft w:val="480"/>
          <w:marRight w:val="0"/>
          <w:marTop w:val="0"/>
          <w:marBottom w:val="0"/>
          <w:divBdr>
            <w:top w:val="none" w:sz="0" w:space="0" w:color="auto"/>
            <w:left w:val="none" w:sz="0" w:space="0" w:color="auto"/>
            <w:bottom w:val="none" w:sz="0" w:space="0" w:color="auto"/>
            <w:right w:val="none" w:sz="0" w:space="0" w:color="auto"/>
          </w:divBdr>
        </w:div>
        <w:div w:id="842934681">
          <w:marLeft w:val="480"/>
          <w:marRight w:val="0"/>
          <w:marTop w:val="0"/>
          <w:marBottom w:val="0"/>
          <w:divBdr>
            <w:top w:val="none" w:sz="0" w:space="0" w:color="auto"/>
            <w:left w:val="none" w:sz="0" w:space="0" w:color="auto"/>
            <w:bottom w:val="none" w:sz="0" w:space="0" w:color="auto"/>
            <w:right w:val="none" w:sz="0" w:space="0" w:color="auto"/>
          </w:divBdr>
        </w:div>
        <w:div w:id="886379850">
          <w:marLeft w:val="480"/>
          <w:marRight w:val="0"/>
          <w:marTop w:val="0"/>
          <w:marBottom w:val="0"/>
          <w:divBdr>
            <w:top w:val="none" w:sz="0" w:space="0" w:color="auto"/>
            <w:left w:val="none" w:sz="0" w:space="0" w:color="auto"/>
            <w:bottom w:val="none" w:sz="0" w:space="0" w:color="auto"/>
            <w:right w:val="none" w:sz="0" w:space="0" w:color="auto"/>
          </w:divBdr>
        </w:div>
        <w:div w:id="1070037817">
          <w:marLeft w:val="480"/>
          <w:marRight w:val="0"/>
          <w:marTop w:val="0"/>
          <w:marBottom w:val="0"/>
          <w:divBdr>
            <w:top w:val="none" w:sz="0" w:space="0" w:color="auto"/>
            <w:left w:val="none" w:sz="0" w:space="0" w:color="auto"/>
            <w:bottom w:val="none" w:sz="0" w:space="0" w:color="auto"/>
            <w:right w:val="none" w:sz="0" w:space="0" w:color="auto"/>
          </w:divBdr>
        </w:div>
        <w:div w:id="1156654852">
          <w:marLeft w:val="480"/>
          <w:marRight w:val="0"/>
          <w:marTop w:val="0"/>
          <w:marBottom w:val="0"/>
          <w:divBdr>
            <w:top w:val="none" w:sz="0" w:space="0" w:color="auto"/>
            <w:left w:val="none" w:sz="0" w:space="0" w:color="auto"/>
            <w:bottom w:val="none" w:sz="0" w:space="0" w:color="auto"/>
            <w:right w:val="none" w:sz="0" w:space="0" w:color="auto"/>
          </w:divBdr>
        </w:div>
        <w:div w:id="1204564560">
          <w:marLeft w:val="480"/>
          <w:marRight w:val="0"/>
          <w:marTop w:val="0"/>
          <w:marBottom w:val="0"/>
          <w:divBdr>
            <w:top w:val="none" w:sz="0" w:space="0" w:color="auto"/>
            <w:left w:val="none" w:sz="0" w:space="0" w:color="auto"/>
            <w:bottom w:val="none" w:sz="0" w:space="0" w:color="auto"/>
            <w:right w:val="none" w:sz="0" w:space="0" w:color="auto"/>
          </w:divBdr>
        </w:div>
        <w:div w:id="1410079279">
          <w:marLeft w:val="480"/>
          <w:marRight w:val="0"/>
          <w:marTop w:val="0"/>
          <w:marBottom w:val="0"/>
          <w:divBdr>
            <w:top w:val="none" w:sz="0" w:space="0" w:color="auto"/>
            <w:left w:val="none" w:sz="0" w:space="0" w:color="auto"/>
            <w:bottom w:val="none" w:sz="0" w:space="0" w:color="auto"/>
            <w:right w:val="none" w:sz="0" w:space="0" w:color="auto"/>
          </w:divBdr>
        </w:div>
        <w:div w:id="1417441140">
          <w:marLeft w:val="480"/>
          <w:marRight w:val="0"/>
          <w:marTop w:val="0"/>
          <w:marBottom w:val="0"/>
          <w:divBdr>
            <w:top w:val="none" w:sz="0" w:space="0" w:color="auto"/>
            <w:left w:val="none" w:sz="0" w:space="0" w:color="auto"/>
            <w:bottom w:val="none" w:sz="0" w:space="0" w:color="auto"/>
            <w:right w:val="none" w:sz="0" w:space="0" w:color="auto"/>
          </w:divBdr>
        </w:div>
        <w:div w:id="1477069086">
          <w:marLeft w:val="480"/>
          <w:marRight w:val="0"/>
          <w:marTop w:val="0"/>
          <w:marBottom w:val="0"/>
          <w:divBdr>
            <w:top w:val="none" w:sz="0" w:space="0" w:color="auto"/>
            <w:left w:val="none" w:sz="0" w:space="0" w:color="auto"/>
            <w:bottom w:val="none" w:sz="0" w:space="0" w:color="auto"/>
            <w:right w:val="none" w:sz="0" w:space="0" w:color="auto"/>
          </w:divBdr>
        </w:div>
        <w:div w:id="1477451219">
          <w:marLeft w:val="480"/>
          <w:marRight w:val="0"/>
          <w:marTop w:val="0"/>
          <w:marBottom w:val="0"/>
          <w:divBdr>
            <w:top w:val="none" w:sz="0" w:space="0" w:color="auto"/>
            <w:left w:val="none" w:sz="0" w:space="0" w:color="auto"/>
            <w:bottom w:val="none" w:sz="0" w:space="0" w:color="auto"/>
            <w:right w:val="none" w:sz="0" w:space="0" w:color="auto"/>
          </w:divBdr>
        </w:div>
        <w:div w:id="1521167843">
          <w:marLeft w:val="480"/>
          <w:marRight w:val="0"/>
          <w:marTop w:val="0"/>
          <w:marBottom w:val="0"/>
          <w:divBdr>
            <w:top w:val="none" w:sz="0" w:space="0" w:color="auto"/>
            <w:left w:val="none" w:sz="0" w:space="0" w:color="auto"/>
            <w:bottom w:val="none" w:sz="0" w:space="0" w:color="auto"/>
            <w:right w:val="none" w:sz="0" w:space="0" w:color="auto"/>
          </w:divBdr>
        </w:div>
        <w:div w:id="1647776469">
          <w:marLeft w:val="480"/>
          <w:marRight w:val="0"/>
          <w:marTop w:val="0"/>
          <w:marBottom w:val="0"/>
          <w:divBdr>
            <w:top w:val="none" w:sz="0" w:space="0" w:color="auto"/>
            <w:left w:val="none" w:sz="0" w:space="0" w:color="auto"/>
            <w:bottom w:val="none" w:sz="0" w:space="0" w:color="auto"/>
            <w:right w:val="none" w:sz="0" w:space="0" w:color="auto"/>
          </w:divBdr>
        </w:div>
        <w:div w:id="1649246014">
          <w:marLeft w:val="480"/>
          <w:marRight w:val="0"/>
          <w:marTop w:val="0"/>
          <w:marBottom w:val="0"/>
          <w:divBdr>
            <w:top w:val="none" w:sz="0" w:space="0" w:color="auto"/>
            <w:left w:val="none" w:sz="0" w:space="0" w:color="auto"/>
            <w:bottom w:val="none" w:sz="0" w:space="0" w:color="auto"/>
            <w:right w:val="none" w:sz="0" w:space="0" w:color="auto"/>
          </w:divBdr>
        </w:div>
        <w:div w:id="1670644313">
          <w:marLeft w:val="480"/>
          <w:marRight w:val="0"/>
          <w:marTop w:val="0"/>
          <w:marBottom w:val="0"/>
          <w:divBdr>
            <w:top w:val="none" w:sz="0" w:space="0" w:color="auto"/>
            <w:left w:val="none" w:sz="0" w:space="0" w:color="auto"/>
            <w:bottom w:val="none" w:sz="0" w:space="0" w:color="auto"/>
            <w:right w:val="none" w:sz="0" w:space="0" w:color="auto"/>
          </w:divBdr>
        </w:div>
        <w:div w:id="1877157689">
          <w:marLeft w:val="480"/>
          <w:marRight w:val="0"/>
          <w:marTop w:val="0"/>
          <w:marBottom w:val="0"/>
          <w:divBdr>
            <w:top w:val="none" w:sz="0" w:space="0" w:color="auto"/>
            <w:left w:val="none" w:sz="0" w:space="0" w:color="auto"/>
            <w:bottom w:val="none" w:sz="0" w:space="0" w:color="auto"/>
            <w:right w:val="none" w:sz="0" w:space="0" w:color="auto"/>
          </w:divBdr>
        </w:div>
        <w:div w:id="1919244016">
          <w:marLeft w:val="480"/>
          <w:marRight w:val="0"/>
          <w:marTop w:val="0"/>
          <w:marBottom w:val="0"/>
          <w:divBdr>
            <w:top w:val="none" w:sz="0" w:space="0" w:color="auto"/>
            <w:left w:val="none" w:sz="0" w:space="0" w:color="auto"/>
            <w:bottom w:val="none" w:sz="0" w:space="0" w:color="auto"/>
            <w:right w:val="none" w:sz="0" w:space="0" w:color="auto"/>
          </w:divBdr>
        </w:div>
        <w:div w:id="1949464469">
          <w:marLeft w:val="480"/>
          <w:marRight w:val="0"/>
          <w:marTop w:val="0"/>
          <w:marBottom w:val="0"/>
          <w:divBdr>
            <w:top w:val="none" w:sz="0" w:space="0" w:color="auto"/>
            <w:left w:val="none" w:sz="0" w:space="0" w:color="auto"/>
            <w:bottom w:val="none" w:sz="0" w:space="0" w:color="auto"/>
            <w:right w:val="none" w:sz="0" w:space="0" w:color="auto"/>
          </w:divBdr>
        </w:div>
        <w:div w:id="1995332167">
          <w:marLeft w:val="480"/>
          <w:marRight w:val="0"/>
          <w:marTop w:val="0"/>
          <w:marBottom w:val="0"/>
          <w:divBdr>
            <w:top w:val="none" w:sz="0" w:space="0" w:color="auto"/>
            <w:left w:val="none" w:sz="0" w:space="0" w:color="auto"/>
            <w:bottom w:val="none" w:sz="0" w:space="0" w:color="auto"/>
            <w:right w:val="none" w:sz="0" w:space="0" w:color="auto"/>
          </w:divBdr>
        </w:div>
        <w:div w:id="2012298486">
          <w:marLeft w:val="480"/>
          <w:marRight w:val="0"/>
          <w:marTop w:val="0"/>
          <w:marBottom w:val="0"/>
          <w:divBdr>
            <w:top w:val="none" w:sz="0" w:space="0" w:color="auto"/>
            <w:left w:val="none" w:sz="0" w:space="0" w:color="auto"/>
            <w:bottom w:val="none" w:sz="0" w:space="0" w:color="auto"/>
            <w:right w:val="none" w:sz="0" w:space="0" w:color="auto"/>
          </w:divBdr>
        </w:div>
      </w:divsChild>
    </w:div>
    <w:div w:id="1248077047">
      <w:bodyDiv w:val="1"/>
      <w:marLeft w:val="0"/>
      <w:marRight w:val="0"/>
      <w:marTop w:val="0"/>
      <w:marBottom w:val="0"/>
      <w:divBdr>
        <w:top w:val="none" w:sz="0" w:space="0" w:color="auto"/>
        <w:left w:val="none" w:sz="0" w:space="0" w:color="auto"/>
        <w:bottom w:val="none" w:sz="0" w:space="0" w:color="auto"/>
        <w:right w:val="none" w:sz="0" w:space="0" w:color="auto"/>
      </w:divBdr>
    </w:div>
    <w:div w:id="1253466264">
      <w:bodyDiv w:val="1"/>
      <w:marLeft w:val="0"/>
      <w:marRight w:val="0"/>
      <w:marTop w:val="0"/>
      <w:marBottom w:val="0"/>
      <w:divBdr>
        <w:top w:val="none" w:sz="0" w:space="0" w:color="auto"/>
        <w:left w:val="none" w:sz="0" w:space="0" w:color="auto"/>
        <w:bottom w:val="none" w:sz="0" w:space="0" w:color="auto"/>
        <w:right w:val="none" w:sz="0" w:space="0" w:color="auto"/>
      </w:divBdr>
    </w:div>
    <w:div w:id="1256086384">
      <w:bodyDiv w:val="1"/>
      <w:marLeft w:val="0"/>
      <w:marRight w:val="0"/>
      <w:marTop w:val="0"/>
      <w:marBottom w:val="0"/>
      <w:divBdr>
        <w:top w:val="none" w:sz="0" w:space="0" w:color="auto"/>
        <w:left w:val="none" w:sz="0" w:space="0" w:color="auto"/>
        <w:bottom w:val="none" w:sz="0" w:space="0" w:color="auto"/>
        <w:right w:val="none" w:sz="0" w:space="0" w:color="auto"/>
      </w:divBdr>
    </w:div>
    <w:div w:id="1258757162">
      <w:bodyDiv w:val="1"/>
      <w:marLeft w:val="0"/>
      <w:marRight w:val="0"/>
      <w:marTop w:val="0"/>
      <w:marBottom w:val="0"/>
      <w:divBdr>
        <w:top w:val="none" w:sz="0" w:space="0" w:color="auto"/>
        <w:left w:val="none" w:sz="0" w:space="0" w:color="auto"/>
        <w:bottom w:val="none" w:sz="0" w:space="0" w:color="auto"/>
        <w:right w:val="none" w:sz="0" w:space="0" w:color="auto"/>
      </w:divBdr>
    </w:div>
    <w:div w:id="1259211297">
      <w:bodyDiv w:val="1"/>
      <w:marLeft w:val="0"/>
      <w:marRight w:val="0"/>
      <w:marTop w:val="0"/>
      <w:marBottom w:val="0"/>
      <w:divBdr>
        <w:top w:val="none" w:sz="0" w:space="0" w:color="auto"/>
        <w:left w:val="none" w:sz="0" w:space="0" w:color="auto"/>
        <w:bottom w:val="none" w:sz="0" w:space="0" w:color="auto"/>
        <w:right w:val="none" w:sz="0" w:space="0" w:color="auto"/>
      </w:divBdr>
    </w:div>
    <w:div w:id="1260988311">
      <w:bodyDiv w:val="1"/>
      <w:marLeft w:val="0"/>
      <w:marRight w:val="0"/>
      <w:marTop w:val="0"/>
      <w:marBottom w:val="0"/>
      <w:divBdr>
        <w:top w:val="none" w:sz="0" w:space="0" w:color="auto"/>
        <w:left w:val="none" w:sz="0" w:space="0" w:color="auto"/>
        <w:bottom w:val="none" w:sz="0" w:space="0" w:color="auto"/>
        <w:right w:val="none" w:sz="0" w:space="0" w:color="auto"/>
      </w:divBdr>
    </w:div>
    <w:div w:id="1262494752">
      <w:bodyDiv w:val="1"/>
      <w:marLeft w:val="0"/>
      <w:marRight w:val="0"/>
      <w:marTop w:val="0"/>
      <w:marBottom w:val="0"/>
      <w:divBdr>
        <w:top w:val="none" w:sz="0" w:space="0" w:color="auto"/>
        <w:left w:val="none" w:sz="0" w:space="0" w:color="auto"/>
        <w:bottom w:val="none" w:sz="0" w:space="0" w:color="auto"/>
        <w:right w:val="none" w:sz="0" w:space="0" w:color="auto"/>
      </w:divBdr>
    </w:div>
    <w:div w:id="1262644679">
      <w:bodyDiv w:val="1"/>
      <w:marLeft w:val="0"/>
      <w:marRight w:val="0"/>
      <w:marTop w:val="0"/>
      <w:marBottom w:val="0"/>
      <w:divBdr>
        <w:top w:val="none" w:sz="0" w:space="0" w:color="auto"/>
        <w:left w:val="none" w:sz="0" w:space="0" w:color="auto"/>
        <w:bottom w:val="none" w:sz="0" w:space="0" w:color="auto"/>
        <w:right w:val="none" w:sz="0" w:space="0" w:color="auto"/>
      </w:divBdr>
    </w:div>
    <w:div w:id="1271662069">
      <w:bodyDiv w:val="1"/>
      <w:marLeft w:val="0"/>
      <w:marRight w:val="0"/>
      <w:marTop w:val="0"/>
      <w:marBottom w:val="0"/>
      <w:divBdr>
        <w:top w:val="none" w:sz="0" w:space="0" w:color="auto"/>
        <w:left w:val="none" w:sz="0" w:space="0" w:color="auto"/>
        <w:bottom w:val="none" w:sz="0" w:space="0" w:color="auto"/>
        <w:right w:val="none" w:sz="0" w:space="0" w:color="auto"/>
      </w:divBdr>
    </w:div>
    <w:div w:id="1283608332">
      <w:bodyDiv w:val="1"/>
      <w:marLeft w:val="0"/>
      <w:marRight w:val="0"/>
      <w:marTop w:val="0"/>
      <w:marBottom w:val="0"/>
      <w:divBdr>
        <w:top w:val="none" w:sz="0" w:space="0" w:color="auto"/>
        <w:left w:val="none" w:sz="0" w:space="0" w:color="auto"/>
        <w:bottom w:val="none" w:sz="0" w:space="0" w:color="auto"/>
        <w:right w:val="none" w:sz="0" w:space="0" w:color="auto"/>
      </w:divBdr>
      <w:divsChild>
        <w:div w:id="99494106">
          <w:marLeft w:val="480"/>
          <w:marRight w:val="0"/>
          <w:marTop w:val="0"/>
          <w:marBottom w:val="0"/>
          <w:divBdr>
            <w:top w:val="none" w:sz="0" w:space="0" w:color="auto"/>
            <w:left w:val="none" w:sz="0" w:space="0" w:color="auto"/>
            <w:bottom w:val="none" w:sz="0" w:space="0" w:color="auto"/>
            <w:right w:val="none" w:sz="0" w:space="0" w:color="auto"/>
          </w:divBdr>
        </w:div>
        <w:div w:id="123816720">
          <w:marLeft w:val="480"/>
          <w:marRight w:val="0"/>
          <w:marTop w:val="0"/>
          <w:marBottom w:val="0"/>
          <w:divBdr>
            <w:top w:val="none" w:sz="0" w:space="0" w:color="auto"/>
            <w:left w:val="none" w:sz="0" w:space="0" w:color="auto"/>
            <w:bottom w:val="none" w:sz="0" w:space="0" w:color="auto"/>
            <w:right w:val="none" w:sz="0" w:space="0" w:color="auto"/>
          </w:divBdr>
        </w:div>
        <w:div w:id="166796323">
          <w:marLeft w:val="480"/>
          <w:marRight w:val="0"/>
          <w:marTop w:val="0"/>
          <w:marBottom w:val="0"/>
          <w:divBdr>
            <w:top w:val="none" w:sz="0" w:space="0" w:color="auto"/>
            <w:left w:val="none" w:sz="0" w:space="0" w:color="auto"/>
            <w:bottom w:val="none" w:sz="0" w:space="0" w:color="auto"/>
            <w:right w:val="none" w:sz="0" w:space="0" w:color="auto"/>
          </w:divBdr>
        </w:div>
        <w:div w:id="182985295">
          <w:marLeft w:val="480"/>
          <w:marRight w:val="0"/>
          <w:marTop w:val="0"/>
          <w:marBottom w:val="0"/>
          <w:divBdr>
            <w:top w:val="none" w:sz="0" w:space="0" w:color="auto"/>
            <w:left w:val="none" w:sz="0" w:space="0" w:color="auto"/>
            <w:bottom w:val="none" w:sz="0" w:space="0" w:color="auto"/>
            <w:right w:val="none" w:sz="0" w:space="0" w:color="auto"/>
          </w:divBdr>
        </w:div>
        <w:div w:id="313532910">
          <w:marLeft w:val="480"/>
          <w:marRight w:val="0"/>
          <w:marTop w:val="0"/>
          <w:marBottom w:val="0"/>
          <w:divBdr>
            <w:top w:val="none" w:sz="0" w:space="0" w:color="auto"/>
            <w:left w:val="none" w:sz="0" w:space="0" w:color="auto"/>
            <w:bottom w:val="none" w:sz="0" w:space="0" w:color="auto"/>
            <w:right w:val="none" w:sz="0" w:space="0" w:color="auto"/>
          </w:divBdr>
        </w:div>
        <w:div w:id="327440388">
          <w:marLeft w:val="480"/>
          <w:marRight w:val="0"/>
          <w:marTop w:val="0"/>
          <w:marBottom w:val="0"/>
          <w:divBdr>
            <w:top w:val="none" w:sz="0" w:space="0" w:color="auto"/>
            <w:left w:val="none" w:sz="0" w:space="0" w:color="auto"/>
            <w:bottom w:val="none" w:sz="0" w:space="0" w:color="auto"/>
            <w:right w:val="none" w:sz="0" w:space="0" w:color="auto"/>
          </w:divBdr>
        </w:div>
        <w:div w:id="780684270">
          <w:marLeft w:val="480"/>
          <w:marRight w:val="0"/>
          <w:marTop w:val="0"/>
          <w:marBottom w:val="0"/>
          <w:divBdr>
            <w:top w:val="none" w:sz="0" w:space="0" w:color="auto"/>
            <w:left w:val="none" w:sz="0" w:space="0" w:color="auto"/>
            <w:bottom w:val="none" w:sz="0" w:space="0" w:color="auto"/>
            <w:right w:val="none" w:sz="0" w:space="0" w:color="auto"/>
          </w:divBdr>
        </w:div>
        <w:div w:id="911038131">
          <w:marLeft w:val="480"/>
          <w:marRight w:val="0"/>
          <w:marTop w:val="0"/>
          <w:marBottom w:val="0"/>
          <w:divBdr>
            <w:top w:val="none" w:sz="0" w:space="0" w:color="auto"/>
            <w:left w:val="none" w:sz="0" w:space="0" w:color="auto"/>
            <w:bottom w:val="none" w:sz="0" w:space="0" w:color="auto"/>
            <w:right w:val="none" w:sz="0" w:space="0" w:color="auto"/>
          </w:divBdr>
        </w:div>
        <w:div w:id="930359386">
          <w:marLeft w:val="480"/>
          <w:marRight w:val="0"/>
          <w:marTop w:val="0"/>
          <w:marBottom w:val="0"/>
          <w:divBdr>
            <w:top w:val="none" w:sz="0" w:space="0" w:color="auto"/>
            <w:left w:val="none" w:sz="0" w:space="0" w:color="auto"/>
            <w:bottom w:val="none" w:sz="0" w:space="0" w:color="auto"/>
            <w:right w:val="none" w:sz="0" w:space="0" w:color="auto"/>
          </w:divBdr>
        </w:div>
        <w:div w:id="1066688502">
          <w:marLeft w:val="480"/>
          <w:marRight w:val="0"/>
          <w:marTop w:val="0"/>
          <w:marBottom w:val="0"/>
          <w:divBdr>
            <w:top w:val="none" w:sz="0" w:space="0" w:color="auto"/>
            <w:left w:val="none" w:sz="0" w:space="0" w:color="auto"/>
            <w:bottom w:val="none" w:sz="0" w:space="0" w:color="auto"/>
            <w:right w:val="none" w:sz="0" w:space="0" w:color="auto"/>
          </w:divBdr>
        </w:div>
        <w:div w:id="1206674650">
          <w:marLeft w:val="480"/>
          <w:marRight w:val="0"/>
          <w:marTop w:val="0"/>
          <w:marBottom w:val="0"/>
          <w:divBdr>
            <w:top w:val="none" w:sz="0" w:space="0" w:color="auto"/>
            <w:left w:val="none" w:sz="0" w:space="0" w:color="auto"/>
            <w:bottom w:val="none" w:sz="0" w:space="0" w:color="auto"/>
            <w:right w:val="none" w:sz="0" w:space="0" w:color="auto"/>
          </w:divBdr>
        </w:div>
        <w:div w:id="1220365543">
          <w:marLeft w:val="480"/>
          <w:marRight w:val="0"/>
          <w:marTop w:val="0"/>
          <w:marBottom w:val="0"/>
          <w:divBdr>
            <w:top w:val="none" w:sz="0" w:space="0" w:color="auto"/>
            <w:left w:val="none" w:sz="0" w:space="0" w:color="auto"/>
            <w:bottom w:val="none" w:sz="0" w:space="0" w:color="auto"/>
            <w:right w:val="none" w:sz="0" w:space="0" w:color="auto"/>
          </w:divBdr>
        </w:div>
        <w:div w:id="1302926463">
          <w:marLeft w:val="480"/>
          <w:marRight w:val="0"/>
          <w:marTop w:val="0"/>
          <w:marBottom w:val="0"/>
          <w:divBdr>
            <w:top w:val="none" w:sz="0" w:space="0" w:color="auto"/>
            <w:left w:val="none" w:sz="0" w:space="0" w:color="auto"/>
            <w:bottom w:val="none" w:sz="0" w:space="0" w:color="auto"/>
            <w:right w:val="none" w:sz="0" w:space="0" w:color="auto"/>
          </w:divBdr>
        </w:div>
        <w:div w:id="1322854216">
          <w:marLeft w:val="480"/>
          <w:marRight w:val="0"/>
          <w:marTop w:val="0"/>
          <w:marBottom w:val="0"/>
          <w:divBdr>
            <w:top w:val="none" w:sz="0" w:space="0" w:color="auto"/>
            <w:left w:val="none" w:sz="0" w:space="0" w:color="auto"/>
            <w:bottom w:val="none" w:sz="0" w:space="0" w:color="auto"/>
            <w:right w:val="none" w:sz="0" w:space="0" w:color="auto"/>
          </w:divBdr>
        </w:div>
        <w:div w:id="1375498454">
          <w:marLeft w:val="480"/>
          <w:marRight w:val="0"/>
          <w:marTop w:val="0"/>
          <w:marBottom w:val="0"/>
          <w:divBdr>
            <w:top w:val="none" w:sz="0" w:space="0" w:color="auto"/>
            <w:left w:val="none" w:sz="0" w:space="0" w:color="auto"/>
            <w:bottom w:val="none" w:sz="0" w:space="0" w:color="auto"/>
            <w:right w:val="none" w:sz="0" w:space="0" w:color="auto"/>
          </w:divBdr>
        </w:div>
        <w:div w:id="1386415460">
          <w:marLeft w:val="480"/>
          <w:marRight w:val="0"/>
          <w:marTop w:val="0"/>
          <w:marBottom w:val="0"/>
          <w:divBdr>
            <w:top w:val="none" w:sz="0" w:space="0" w:color="auto"/>
            <w:left w:val="none" w:sz="0" w:space="0" w:color="auto"/>
            <w:bottom w:val="none" w:sz="0" w:space="0" w:color="auto"/>
            <w:right w:val="none" w:sz="0" w:space="0" w:color="auto"/>
          </w:divBdr>
        </w:div>
        <w:div w:id="1537622797">
          <w:marLeft w:val="480"/>
          <w:marRight w:val="0"/>
          <w:marTop w:val="0"/>
          <w:marBottom w:val="0"/>
          <w:divBdr>
            <w:top w:val="none" w:sz="0" w:space="0" w:color="auto"/>
            <w:left w:val="none" w:sz="0" w:space="0" w:color="auto"/>
            <w:bottom w:val="none" w:sz="0" w:space="0" w:color="auto"/>
            <w:right w:val="none" w:sz="0" w:space="0" w:color="auto"/>
          </w:divBdr>
        </w:div>
        <w:div w:id="1579974455">
          <w:marLeft w:val="480"/>
          <w:marRight w:val="0"/>
          <w:marTop w:val="0"/>
          <w:marBottom w:val="0"/>
          <w:divBdr>
            <w:top w:val="none" w:sz="0" w:space="0" w:color="auto"/>
            <w:left w:val="none" w:sz="0" w:space="0" w:color="auto"/>
            <w:bottom w:val="none" w:sz="0" w:space="0" w:color="auto"/>
            <w:right w:val="none" w:sz="0" w:space="0" w:color="auto"/>
          </w:divBdr>
        </w:div>
        <w:div w:id="1961719928">
          <w:marLeft w:val="480"/>
          <w:marRight w:val="0"/>
          <w:marTop w:val="0"/>
          <w:marBottom w:val="0"/>
          <w:divBdr>
            <w:top w:val="none" w:sz="0" w:space="0" w:color="auto"/>
            <w:left w:val="none" w:sz="0" w:space="0" w:color="auto"/>
            <w:bottom w:val="none" w:sz="0" w:space="0" w:color="auto"/>
            <w:right w:val="none" w:sz="0" w:space="0" w:color="auto"/>
          </w:divBdr>
        </w:div>
        <w:div w:id="1988047562">
          <w:marLeft w:val="480"/>
          <w:marRight w:val="0"/>
          <w:marTop w:val="0"/>
          <w:marBottom w:val="0"/>
          <w:divBdr>
            <w:top w:val="none" w:sz="0" w:space="0" w:color="auto"/>
            <w:left w:val="none" w:sz="0" w:space="0" w:color="auto"/>
            <w:bottom w:val="none" w:sz="0" w:space="0" w:color="auto"/>
            <w:right w:val="none" w:sz="0" w:space="0" w:color="auto"/>
          </w:divBdr>
        </w:div>
        <w:div w:id="2073192611">
          <w:marLeft w:val="480"/>
          <w:marRight w:val="0"/>
          <w:marTop w:val="0"/>
          <w:marBottom w:val="0"/>
          <w:divBdr>
            <w:top w:val="none" w:sz="0" w:space="0" w:color="auto"/>
            <w:left w:val="none" w:sz="0" w:space="0" w:color="auto"/>
            <w:bottom w:val="none" w:sz="0" w:space="0" w:color="auto"/>
            <w:right w:val="none" w:sz="0" w:space="0" w:color="auto"/>
          </w:divBdr>
        </w:div>
        <w:div w:id="2133942245">
          <w:marLeft w:val="480"/>
          <w:marRight w:val="0"/>
          <w:marTop w:val="0"/>
          <w:marBottom w:val="0"/>
          <w:divBdr>
            <w:top w:val="none" w:sz="0" w:space="0" w:color="auto"/>
            <w:left w:val="none" w:sz="0" w:space="0" w:color="auto"/>
            <w:bottom w:val="none" w:sz="0" w:space="0" w:color="auto"/>
            <w:right w:val="none" w:sz="0" w:space="0" w:color="auto"/>
          </w:divBdr>
        </w:div>
      </w:divsChild>
    </w:div>
    <w:div w:id="1284338102">
      <w:bodyDiv w:val="1"/>
      <w:marLeft w:val="0"/>
      <w:marRight w:val="0"/>
      <w:marTop w:val="0"/>
      <w:marBottom w:val="0"/>
      <w:divBdr>
        <w:top w:val="none" w:sz="0" w:space="0" w:color="auto"/>
        <w:left w:val="none" w:sz="0" w:space="0" w:color="auto"/>
        <w:bottom w:val="none" w:sz="0" w:space="0" w:color="auto"/>
        <w:right w:val="none" w:sz="0" w:space="0" w:color="auto"/>
      </w:divBdr>
    </w:div>
    <w:div w:id="1285766588">
      <w:bodyDiv w:val="1"/>
      <w:marLeft w:val="0"/>
      <w:marRight w:val="0"/>
      <w:marTop w:val="0"/>
      <w:marBottom w:val="0"/>
      <w:divBdr>
        <w:top w:val="none" w:sz="0" w:space="0" w:color="auto"/>
        <w:left w:val="none" w:sz="0" w:space="0" w:color="auto"/>
        <w:bottom w:val="none" w:sz="0" w:space="0" w:color="auto"/>
        <w:right w:val="none" w:sz="0" w:space="0" w:color="auto"/>
      </w:divBdr>
    </w:div>
    <w:div w:id="1286037562">
      <w:bodyDiv w:val="1"/>
      <w:marLeft w:val="0"/>
      <w:marRight w:val="0"/>
      <w:marTop w:val="0"/>
      <w:marBottom w:val="0"/>
      <w:divBdr>
        <w:top w:val="none" w:sz="0" w:space="0" w:color="auto"/>
        <w:left w:val="none" w:sz="0" w:space="0" w:color="auto"/>
        <w:bottom w:val="none" w:sz="0" w:space="0" w:color="auto"/>
        <w:right w:val="none" w:sz="0" w:space="0" w:color="auto"/>
      </w:divBdr>
    </w:div>
    <w:div w:id="1291206044">
      <w:bodyDiv w:val="1"/>
      <w:marLeft w:val="0"/>
      <w:marRight w:val="0"/>
      <w:marTop w:val="0"/>
      <w:marBottom w:val="0"/>
      <w:divBdr>
        <w:top w:val="none" w:sz="0" w:space="0" w:color="auto"/>
        <w:left w:val="none" w:sz="0" w:space="0" w:color="auto"/>
        <w:bottom w:val="none" w:sz="0" w:space="0" w:color="auto"/>
        <w:right w:val="none" w:sz="0" w:space="0" w:color="auto"/>
      </w:divBdr>
    </w:div>
    <w:div w:id="1294408334">
      <w:bodyDiv w:val="1"/>
      <w:marLeft w:val="0"/>
      <w:marRight w:val="0"/>
      <w:marTop w:val="0"/>
      <w:marBottom w:val="0"/>
      <w:divBdr>
        <w:top w:val="none" w:sz="0" w:space="0" w:color="auto"/>
        <w:left w:val="none" w:sz="0" w:space="0" w:color="auto"/>
        <w:bottom w:val="none" w:sz="0" w:space="0" w:color="auto"/>
        <w:right w:val="none" w:sz="0" w:space="0" w:color="auto"/>
      </w:divBdr>
      <w:divsChild>
        <w:div w:id="221793645">
          <w:marLeft w:val="480"/>
          <w:marRight w:val="0"/>
          <w:marTop w:val="0"/>
          <w:marBottom w:val="0"/>
          <w:divBdr>
            <w:top w:val="none" w:sz="0" w:space="0" w:color="auto"/>
            <w:left w:val="none" w:sz="0" w:space="0" w:color="auto"/>
            <w:bottom w:val="none" w:sz="0" w:space="0" w:color="auto"/>
            <w:right w:val="none" w:sz="0" w:space="0" w:color="auto"/>
          </w:divBdr>
        </w:div>
        <w:div w:id="742528207">
          <w:marLeft w:val="480"/>
          <w:marRight w:val="0"/>
          <w:marTop w:val="0"/>
          <w:marBottom w:val="0"/>
          <w:divBdr>
            <w:top w:val="none" w:sz="0" w:space="0" w:color="auto"/>
            <w:left w:val="none" w:sz="0" w:space="0" w:color="auto"/>
            <w:bottom w:val="none" w:sz="0" w:space="0" w:color="auto"/>
            <w:right w:val="none" w:sz="0" w:space="0" w:color="auto"/>
          </w:divBdr>
        </w:div>
        <w:div w:id="1030060955">
          <w:marLeft w:val="480"/>
          <w:marRight w:val="0"/>
          <w:marTop w:val="0"/>
          <w:marBottom w:val="0"/>
          <w:divBdr>
            <w:top w:val="none" w:sz="0" w:space="0" w:color="auto"/>
            <w:left w:val="none" w:sz="0" w:space="0" w:color="auto"/>
            <w:bottom w:val="none" w:sz="0" w:space="0" w:color="auto"/>
            <w:right w:val="none" w:sz="0" w:space="0" w:color="auto"/>
          </w:divBdr>
        </w:div>
        <w:div w:id="1581674230">
          <w:marLeft w:val="480"/>
          <w:marRight w:val="0"/>
          <w:marTop w:val="0"/>
          <w:marBottom w:val="0"/>
          <w:divBdr>
            <w:top w:val="none" w:sz="0" w:space="0" w:color="auto"/>
            <w:left w:val="none" w:sz="0" w:space="0" w:color="auto"/>
            <w:bottom w:val="none" w:sz="0" w:space="0" w:color="auto"/>
            <w:right w:val="none" w:sz="0" w:space="0" w:color="auto"/>
          </w:divBdr>
        </w:div>
        <w:div w:id="1842963859">
          <w:marLeft w:val="480"/>
          <w:marRight w:val="0"/>
          <w:marTop w:val="0"/>
          <w:marBottom w:val="0"/>
          <w:divBdr>
            <w:top w:val="none" w:sz="0" w:space="0" w:color="auto"/>
            <w:left w:val="none" w:sz="0" w:space="0" w:color="auto"/>
            <w:bottom w:val="none" w:sz="0" w:space="0" w:color="auto"/>
            <w:right w:val="none" w:sz="0" w:space="0" w:color="auto"/>
          </w:divBdr>
        </w:div>
        <w:div w:id="1964845237">
          <w:marLeft w:val="480"/>
          <w:marRight w:val="0"/>
          <w:marTop w:val="0"/>
          <w:marBottom w:val="0"/>
          <w:divBdr>
            <w:top w:val="none" w:sz="0" w:space="0" w:color="auto"/>
            <w:left w:val="none" w:sz="0" w:space="0" w:color="auto"/>
            <w:bottom w:val="none" w:sz="0" w:space="0" w:color="auto"/>
            <w:right w:val="none" w:sz="0" w:space="0" w:color="auto"/>
          </w:divBdr>
        </w:div>
      </w:divsChild>
    </w:div>
    <w:div w:id="1299841984">
      <w:bodyDiv w:val="1"/>
      <w:marLeft w:val="0"/>
      <w:marRight w:val="0"/>
      <w:marTop w:val="0"/>
      <w:marBottom w:val="0"/>
      <w:divBdr>
        <w:top w:val="none" w:sz="0" w:space="0" w:color="auto"/>
        <w:left w:val="none" w:sz="0" w:space="0" w:color="auto"/>
        <w:bottom w:val="none" w:sz="0" w:space="0" w:color="auto"/>
        <w:right w:val="none" w:sz="0" w:space="0" w:color="auto"/>
      </w:divBdr>
    </w:div>
    <w:div w:id="1303191202">
      <w:bodyDiv w:val="1"/>
      <w:marLeft w:val="0"/>
      <w:marRight w:val="0"/>
      <w:marTop w:val="0"/>
      <w:marBottom w:val="0"/>
      <w:divBdr>
        <w:top w:val="none" w:sz="0" w:space="0" w:color="auto"/>
        <w:left w:val="none" w:sz="0" w:space="0" w:color="auto"/>
        <w:bottom w:val="none" w:sz="0" w:space="0" w:color="auto"/>
        <w:right w:val="none" w:sz="0" w:space="0" w:color="auto"/>
      </w:divBdr>
    </w:div>
    <w:div w:id="1304390546">
      <w:bodyDiv w:val="1"/>
      <w:marLeft w:val="0"/>
      <w:marRight w:val="0"/>
      <w:marTop w:val="0"/>
      <w:marBottom w:val="0"/>
      <w:divBdr>
        <w:top w:val="none" w:sz="0" w:space="0" w:color="auto"/>
        <w:left w:val="none" w:sz="0" w:space="0" w:color="auto"/>
        <w:bottom w:val="none" w:sz="0" w:space="0" w:color="auto"/>
        <w:right w:val="none" w:sz="0" w:space="0" w:color="auto"/>
      </w:divBdr>
    </w:div>
    <w:div w:id="1306618026">
      <w:bodyDiv w:val="1"/>
      <w:marLeft w:val="0"/>
      <w:marRight w:val="0"/>
      <w:marTop w:val="0"/>
      <w:marBottom w:val="0"/>
      <w:divBdr>
        <w:top w:val="none" w:sz="0" w:space="0" w:color="auto"/>
        <w:left w:val="none" w:sz="0" w:space="0" w:color="auto"/>
        <w:bottom w:val="none" w:sz="0" w:space="0" w:color="auto"/>
        <w:right w:val="none" w:sz="0" w:space="0" w:color="auto"/>
      </w:divBdr>
    </w:div>
    <w:div w:id="1307591102">
      <w:bodyDiv w:val="1"/>
      <w:marLeft w:val="0"/>
      <w:marRight w:val="0"/>
      <w:marTop w:val="0"/>
      <w:marBottom w:val="0"/>
      <w:divBdr>
        <w:top w:val="none" w:sz="0" w:space="0" w:color="auto"/>
        <w:left w:val="none" w:sz="0" w:space="0" w:color="auto"/>
        <w:bottom w:val="none" w:sz="0" w:space="0" w:color="auto"/>
        <w:right w:val="none" w:sz="0" w:space="0" w:color="auto"/>
      </w:divBdr>
    </w:div>
    <w:div w:id="1308047300">
      <w:bodyDiv w:val="1"/>
      <w:marLeft w:val="0"/>
      <w:marRight w:val="0"/>
      <w:marTop w:val="0"/>
      <w:marBottom w:val="0"/>
      <w:divBdr>
        <w:top w:val="none" w:sz="0" w:space="0" w:color="auto"/>
        <w:left w:val="none" w:sz="0" w:space="0" w:color="auto"/>
        <w:bottom w:val="none" w:sz="0" w:space="0" w:color="auto"/>
        <w:right w:val="none" w:sz="0" w:space="0" w:color="auto"/>
      </w:divBdr>
    </w:div>
    <w:div w:id="1312951630">
      <w:bodyDiv w:val="1"/>
      <w:marLeft w:val="0"/>
      <w:marRight w:val="0"/>
      <w:marTop w:val="0"/>
      <w:marBottom w:val="0"/>
      <w:divBdr>
        <w:top w:val="none" w:sz="0" w:space="0" w:color="auto"/>
        <w:left w:val="none" w:sz="0" w:space="0" w:color="auto"/>
        <w:bottom w:val="none" w:sz="0" w:space="0" w:color="auto"/>
        <w:right w:val="none" w:sz="0" w:space="0" w:color="auto"/>
      </w:divBdr>
    </w:div>
    <w:div w:id="1317345687">
      <w:bodyDiv w:val="1"/>
      <w:marLeft w:val="0"/>
      <w:marRight w:val="0"/>
      <w:marTop w:val="0"/>
      <w:marBottom w:val="0"/>
      <w:divBdr>
        <w:top w:val="none" w:sz="0" w:space="0" w:color="auto"/>
        <w:left w:val="none" w:sz="0" w:space="0" w:color="auto"/>
        <w:bottom w:val="none" w:sz="0" w:space="0" w:color="auto"/>
        <w:right w:val="none" w:sz="0" w:space="0" w:color="auto"/>
      </w:divBdr>
    </w:div>
    <w:div w:id="1317689425">
      <w:bodyDiv w:val="1"/>
      <w:marLeft w:val="0"/>
      <w:marRight w:val="0"/>
      <w:marTop w:val="0"/>
      <w:marBottom w:val="0"/>
      <w:divBdr>
        <w:top w:val="none" w:sz="0" w:space="0" w:color="auto"/>
        <w:left w:val="none" w:sz="0" w:space="0" w:color="auto"/>
        <w:bottom w:val="none" w:sz="0" w:space="0" w:color="auto"/>
        <w:right w:val="none" w:sz="0" w:space="0" w:color="auto"/>
      </w:divBdr>
    </w:div>
    <w:div w:id="1318920110">
      <w:bodyDiv w:val="1"/>
      <w:marLeft w:val="0"/>
      <w:marRight w:val="0"/>
      <w:marTop w:val="0"/>
      <w:marBottom w:val="0"/>
      <w:divBdr>
        <w:top w:val="none" w:sz="0" w:space="0" w:color="auto"/>
        <w:left w:val="none" w:sz="0" w:space="0" w:color="auto"/>
        <w:bottom w:val="none" w:sz="0" w:space="0" w:color="auto"/>
        <w:right w:val="none" w:sz="0" w:space="0" w:color="auto"/>
      </w:divBdr>
    </w:div>
    <w:div w:id="1321352127">
      <w:bodyDiv w:val="1"/>
      <w:marLeft w:val="0"/>
      <w:marRight w:val="0"/>
      <w:marTop w:val="0"/>
      <w:marBottom w:val="0"/>
      <w:divBdr>
        <w:top w:val="none" w:sz="0" w:space="0" w:color="auto"/>
        <w:left w:val="none" w:sz="0" w:space="0" w:color="auto"/>
        <w:bottom w:val="none" w:sz="0" w:space="0" w:color="auto"/>
        <w:right w:val="none" w:sz="0" w:space="0" w:color="auto"/>
      </w:divBdr>
    </w:div>
    <w:div w:id="1322737814">
      <w:bodyDiv w:val="1"/>
      <w:marLeft w:val="0"/>
      <w:marRight w:val="0"/>
      <w:marTop w:val="0"/>
      <w:marBottom w:val="0"/>
      <w:divBdr>
        <w:top w:val="none" w:sz="0" w:space="0" w:color="auto"/>
        <w:left w:val="none" w:sz="0" w:space="0" w:color="auto"/>
        <w:bottom w:val="none" w:sz="0" w:space="0" w:color="auto"/>
        <w:right w:val="none" w:sz="0" w:space="0" w:color="auto"/>
      </w:divBdr>
    </w:div>
    <w:div w:id="1323201009">
      <w:bodyDiv w:val="1"/>
      <w:marLeft w:val="0"/>
      <w:marRight w:val="0"/>
      <w:marTop w:val="0"/>
      <w:marBottom w:val="0"/>
      <w:divBdr>
        <w:top w:val="none" w:sz="0" w:space="0" w:color="auto"/>
        <w:left w:val="none" w:sz="0" w:space="0" w:color="auto"/>
        <w:bottom w:val="none" w:sz="0" w:space="0" w:color="auto"/>
        <w:right w:val="none" w:sz="0" w:space="0" w:color="auto"/>
      </w:divBdr>
      <w:divsChild>
        <w:div w:id="277688546">
          <w:marLeft w:val="480"/>
          <w:marRight w:val="0"/>
          <w:marTop w:val="0"/>
          <w:marBottom w:val="0"/>
          <w:divBdr>
            <w:top w:val="none" w:sz="0" w:space="0" w:color="auto"/>
            <w:left w:val="none" w:sz="0" w:space="0" w:color="auto"/>
            <w:bottom w:val="none" w:sz="0" w:space="0" w:color="auto"/>
            <w:right w:val="none" w:sz="0" w:space="0" w:color="auto"/>
          </w:divBdr>
        </w:div>
        <w:div w:id="525221051">
          <w:marLeft w:val="480"/>
          <w:marRight w:val="0"/>
          <w:marTop w:val="0"/>
          <w:marBottom w:val="0"/>
          <w:divBdr>
            <w:top w:val="none" w:sz="0" w:space="0" w:color="auto"/>
            <w:left w:val="none" w:sz="0" w:space="0" w:color="auto"/>
            <w:bottom w:val="none" w:sz="0" w:space="0" w:color="auto"/>
            <w:right w:val="none" w:sz="0" w:space="0" w:color="auto"/>
          </w:divBdr>
        </w:div>
        <w:div w:id="531844993">
          <w:marLeft w:val="480"/>
          <w:marRight w:val="0"/>
          <w:marTop w:val="0"/>
          <w:marBottom w:val="0"/>
          <w:divBdr>
            <w:top w:val="none" w:sz="0" w:space="0" w:color="auto"/>
            <w:left w:val="none" w:sz="0" w:space="0" w:color="auto"/>
            <w:bottom w:val="none" w:sz="0" w:space="0" w:color="auto"/>
            <w:right w:val="none" w:sz="0" w:space="0" w:color="auto"/>
          </w:divBdr>
        </w:div>
        <w:div w:id="585844116">
          <w:marLeft w:val="480"/>
          <w:marRight w:val="0"/>
          <w:marTop w:val="0"/>
          <w:marBottom w:val="0"/>
          <w:divBdr>
            <w:top w:val="none" w:sz="0" w:space="0" w:color="auto"/>
            <w:left w:val="none" w:sz="0" w:space="0" w:color="auto"/>
            <w:bottom w:val="none" w:sz="0" w:space="0" w:color="auto"/>
            <w:right w:val="none" w:sz="0" w:space="0" w:color="auto"/>
          </w:divBdr>
        </w:div>
        <w:div w:id="605041389">
          <w:marLeft w:val="480"/>
          <w:marRight w:val="0"/>
          <w:marTop w:val="0"/>
          <w:marBottom w:val="0"/>
          <w:divBdr>
            <w:top w:val="none" w:sz="0" w:space="0" w:color="auto"/>
            <w:left w:val="none" w:sz="0" w:space="0" w:color="auto"/>
            <w:bottom w:val="none" w:sz="0" w:space="0" w:color="auto"/>
            <w:right w:val="none" w:sz="0" w:space="0" w:color="auto"/>
          </w:divBdr>
        </w:div>
        <w:div w:id="635187881">
          <w:marLeft w:val="480"/>
          <w:marRight w:val="0"/>
          <w:marTop w:val="0"/>
          <w:marBottom w:val="0"/>
          <w:divBdr>
            <w:top w:val="none" w:sz="0" w:space="0" w:color="auto"/>
            <w:left w:val="none" w:sz="0" w:space="0" w:color="auto"/>
            <w:bottom w:val="none" w:sz="0" w:space="0" w:color="auto"/>
            <w:right w:val="none" w:sz="0" w:space="0" w:color="auto"/>
          </w:divBdr>
        </w:div>
        <w:div w:id="684868770">
          <w:marLeft w:val="480"/>
          <w:marRight w:val="0"/>
          <w:marTop w:val="0"/>
          <w:marBottom w:val="0"/>
          <w:divBdr>
            <w:top w:val="none" w:sz="0" w:space="0" w:color="auto"/>
            <w:left w:val="none" w:sz="0" w:space="0" w:color="auto"/>
            <w:bottom w:val="none" w:sz="0" w:space="0" w:color="auto"/>
            <w:right w:val="none" w:sz="0" w:space="0" w:color="auto"/>
          </w:divBdr>
        </w:div>
        <w:div w:id="868569205">
          <w:marLeft w:val="480"/>
          <w:marRight w:val="0"/>
          <w:marTop w:val="0"/>
          <w:marBottom w:val="0"/>
          <w:divBdr>
            <w:top w:val="none" w:sz="0" w:space="0" w:color="auto"/>
            <w:left w:val="none" w:sz="0" w:space="0" w:color="auto"/>
            <w:bottom w:val="none" w:sz="0" w:space="0" w:color="auto"/>
            <w:right w:val="none" w:sz="0" w:space="0" w:color="auto"/>
          </w:divBdr>
        </w:div>
        <w:div w:id="1201357830">
          <w:marLeft w:val="480"/>
          <w:marRight w:val="0"/>
          <w:marTop w:val="0"/>
          <w:marBottom w:val="0"/>
          <w:divBdr>
            <w:top w:val="none" w:sz="0" w:space="0" w:color="auto"/>
            <w:left w:val="none" w:sz="0" w:space="0" w:color="auto"/>
            <w:bottom w:val="none" w:sz="0" w:space="0" w:color="auto"/>
            <w:right w:val="none" w:sz="0" w:space="0" w:color="auto"/>
          </w:divBdr>
        </w:div>
        <w:div w:id="1368336067">
          <w:marLeft w:val="480"/>
          <w:marRight w:val="0"/>
          <w:marTop w:val="0"/>
          <w:marBottom w:val="0"/>
          <w:divBdr>
            <w:top w:val="none" w:sz="0" w:space="0" w:color="auto"/>
            <w:left w:val="none" w:sz="0" w:space="0" w:color="auto"/>
            <w:bottom w:val="none" w:sz="0" w:space="0" w:color="auto"/>
            <w:right w:val="none" w:sz="0" w:space="0" w:color="auto"/>
          </w:divBdr>
        </w:div>
        <w:div w:id="2024670392">
          <w:marLeft w:val="480"/>
          <w:marRight w:val="0"/>
          <w:marTop w:val="0"/>
          <w:marBottom w:val="0"/>
          <w:divBdr>
            <w:top w:val="none" w:sz="0" w:space="0" w:color="auto"/>
            <w:left w:val="none" w:sz="0" w:space="0" w:color="auto"/>
            <w:bottom w:val="none" w:sz="0" w:space="0" w:color="auto"/>
            <w:right w:val="none" w:sz="0" w:space="0" w:color="auto"/>
          </w:divBdr>
        </w:div>
      </w:divsChild>
    </w:div>
    <w:div w:id="1329946556">
      <w:bodyDiv w:val="1"/>
      <w:marLeft w:val="0"/>
      <w:marRight w:val="0"/>
      <w:marTop w:val="0"/>
      <w:marBottom w:val="0"/>
      <w:divBdr>
        <w:top w:val="none" w:sz="0" w:space="0" w:color="auto"/>
        <w:left w:val="none" w:sz="0" w:space="0" w:color="auto"/>
        <w:bottom w:val="none" w:sz="0" w:space="0" w:color="auto"/>
        <w:right w:val="none" w:sz="0" w:space="0" w:color="auto"/>
      </w:divBdr>
    </w:div>
    <w:div w:id="1330210936">
      <w:bodyDiv w:val="1"/>
      <w:marLeft w:val="0"/>
      <w:marRight w:val="0"/>
      <w:marTop w:val="0"/>
      <w:marBottom w:val="0"/>
      <w:divBdr>
        <w:top w:val="none" w:sz="0" w:space="0" w:color="auto"/>
        <w:left w:val="none" w:sz="0" w:space="0" w:color="auto"/>
        <w:bottom w:val="none" w:sz="0" w:space="0" w:color="auto"/>
        <w:right w:val="none" w:sz="0" w:space="0" w:color="auto"/>
      </w:divBdr>
    </w:div>
    <w:div w:id="1334261333">
      <w:bodyDiv w:val="1"/>
      <w:marLeft w:val="0"/>
      <w:marRight w:val="0"/>
      <w:marTop w:val="0"/>
      <w:marBottom w:val="0"/>
      <w:divBdr>
        <w:top w:val="none" w:sz="0" w:space="0" w:color="auto"/>
        <w:left w:val="none" w:sz="0" w:space="0" w:color="auto"/>
        <w:bottom w:val="none" w:sz="0" w:space="0" w:color="auto"/>
        <w:right w:val="none" w:sz="0" w:space="0" w:color="auto"/>
      </w:divBdr>
    </w:div>
    <w:div w:id="1334531215">
      <w:bodyDiv w:val="1"/>
      <w:marLeft w:val="0"/>
      <w:marRight w:val="0"/>
      <w:marTop w:val="0"/>
      <w:marBottom w:val="0"/>
      <w:divBdr>
        <w:top w:val="none" w:sz="0" w:space="0" w:color="auto"/>
        <w:left w:val="none" w:sz="0" w:space="0" w:color="auto"/>
        <w:bottom w:val="none" w:sz="0" w:space="0" w:color="auto"/>
        <w:right w:val="none" w:sz="0" w:space="0" w:color="auto"/>
      </w:divBdr>
    </w:div>
    <w:div w:id="1335451246">
      <w:bodyDiv w:val="1"/>
      <w:marLeft w:val="0"/>
      <w:marRight w:val="0"/>
      <w:marTop w:val="0"/>
      <w:marBottom w:val="0"/>
      <w:divBdr>
        <w:top w:val="none" w:sz="0" w:space="0" w:color="auto"/>
        <w:left w:val="none" w:sz="0" w:space="0" w:color="auto"/>
        <w:bottom w:val="none" w:sz="0" w:space="0" w:color="auto"/>
        <w:right w:val="none" w:sz="0" w:space="0" w:color="auto"/>
      </w:divBdr>
    </w:div>
    <w:div w:id="1336610941">
      <w:bodyDiv w:val="1"/>
      <w:marLeft w:val="0"/>
      <w:marRight w:val="0"/>
      <w:marTop w:val="0"/>
      <w:marBottom w:val="0"/>
      <w:divBdr>
        <w:top w:val="none" w:sz="0" w:space="0" w:color="auto"/>
        <w:left w:val="none" w:sz="0" w:space="0" w:color="auto"/>
        <w:bottom w:val="none" w:sz="0" w:space="0" w:color="auto"/>
        <w:right w:val="none" w:sz="0" w:space="0" w:color="auto"/>
      </w:divBdr>
    </w:div>
    <w:div w:id="1336878677">
      <w:bodyDiv w:val="1"/>
      <w:marLeft w:val="0"/>
      <w:marRight w:val="0"/>
      <w:marTop w:val="0"/>
      <w:marBottom w:val="0"/>
      <w:divBdr>
        <w:top w:val="none" w:sz="0" w:space="0" w:color="auto"/>
        <w:left w:val="none" w:sz="0" w:space="0" w:color="auto"/>
        <w:bottom w:val="none" w:sz="0" w:space="0" w:color="auto"/>
        <w:right w:val="none" w:sz="0" w:space="0" w:color="auto"/>
      </w:divBdr>
    </w:div>
    <w:div w:id="1336957637">
      <w:bodyDiv w:val="1"/>
      <w:marLeft w:val="0"/>
      <w:marRight w:val="0"/>
      <w:marTop w:val="0"/>
      <w:marBottom w:val="0"/>
      <w:divBdr>
        <w:top w:val="none" w:sz="0" w:space="0" w:color="auto"/>
        <w:left w:val="none" w:sz="0" w:space="0" w:color="auto"/>
        <w:bottom w:val="none" w:sz="0" w:space="0" w:color="auto"/>
        <w:right w:val="none" w:sz="0" w:space="0" w:color="auto"/>
      </w:divBdr>
    </w:div>
    <w:div w:id="1337996067">
      <w:bodyDiv w:val="1"/>
      <w:marLeft w:val="0"/>
      <w:marRight w:val="0"/>
      <w:marTop w:val="0"/>
      <w:marBottom w:val="0"/>
      <w:divBdr>
        <w:top w:val="none" w:sz="0" w:space="0" w:color="auto"/>
        <w:left w:val="none" w:sz="0" w:space="0" w:color="auto"/>
        <w:bottom w:val="none" w:sz="0" w:space="0" w:color="auto"/>
        <w:right w:val="none" w:sz="0" w:space="0" w:color="auto"/>
      </w:divBdr>
    </w:div>
    <w:div w:id="1343126917">
      <w:bodyDiv w:val="1"/>
      <w:marLeft w:val="0"/>
      <w:marRight w:val="0"/>
      <w:marTop w:val="0"/>
      <w:marBottom w:val="0"/>
      <w:divBdr>
        <w:top w:val="none" w:sz="0" w:space="0" w:color="auto"/>
        <w:left w:val="none" w:sz="0" w:space="0" w:color="auto"/>
        <w:bottom w:val="none" w:sz="0" w:space="0" w:color="auto"/>
        <w:right w:val="none" w:sz="0" w:space="0" w:color="auto"/>
      </w:divBdr>
    </w:div>
    <w:div w:id="1345940211">
      <w:bodyDiv w:val="1"/>
      <w:marLeft w:val="0"/>
      <w:marRight w:val="0"/>
      <w:marTop w:val="0"/>
      <w:marBottom w:val="0"/>
      <w:divBdr>
        <w:top w:val="none" w:sz="0" w:space="0" w:color="auto"/>
        <w:left w:val="none" w:sz="0" w:space="0" w:color="auto"/>
        <w:bottom w:val="none" w:sz="0" w:space="0" w:color="auto"/>
        <w:right w:val="none" w:sz="0" w:space="0" w:color="auto"/>
      </w:divBdr>
      <w:divsChild>
        <w:div w:id="35784124">
          <w:marLeft w:val="480"/>
          <w:marRight w:val="0"/>
          <w:marTop w:val="0"/>
          <w:marBottom w:val="0"/>
          <w:divBdr>
            <w:top w:val="none" w:sz="0" w:space="0" w:color="auto"/>
            <w:left w:val="none" w:sz="0" w:space="0" w:color="auto"/>
            <w:bottom w:val="none" w:sz="0" w:space="0" w:color="auto"/>
            <w:right w:val="none" w:sz="0" w:space="0" w:color="auto"/>
          </w:divBdr>
        </w:div>
        <w:div w:id="98531739">
          <w:marLeft w:val="480"/>
          <w:marRight w:val="0"/>
          <w:marTop w:val="0"/>
          <w:marBottom w:val="0"/>
          <w:divBdr>
            <w:top w:val="none" w:sz="0" w:space="0" w:color="auto"/>
            <w:left w:val="none" w:sz="0" w:space="0" w:color="auto"/>
            <w:bottom w:val="none" w:sz="0" w:space="0" w:color="auto"/>
            <w:right w:val="none" w:sz="0" w:space="0" w:color="auto"/>
          </w:divBdr>
        </w:div>
        <w:div w:id="109327872">
          <w:marLeft w:val="480"/>
          <w:marRight w:val="0"/>
          <w:marTop w:val="0"/>
          <w:marBottom w:val="0"/>
          <w:divBdr>
            <w:top w:val="none" w:sz="0" w:space="0" w:color="auto"/>
            <w:left w:val="none" w:sz="0" w:space="0" w:color="auto"/>
            <w:bottom w:val="none" w:sz="0" w:space="0" w:color="auto"/>
            <w:right w:val="none" w:sz="0" w:space="0" w:color="auto"/>
          </w:divBdr>
        </w:div>
        <w:div w:id="118570575">
          <w:marLeft w:val="480"/>
          <w:marRight w:val="0"/>
          <w:marTop w:val="0"/>
          <w:marBottom w:val="0"/>
          <w:divBdr>
            <w:top w:val="none" w:sz="0" w:space="0" w:color="auto"/>
            <w:left w:val="none" w:sz="0" w:space="0" w:color="auto"/>
            <w:bottom w:val="none" w:sz="0" w:space="0" w:color="auto"/>
            <w:right w:val="none" w:sz="0" w:space="0" w:color="auto"/>
          </w:divBdr>
        </w:div>
        <w:div w:id="154153425">
          <w:marLeft w:val="480"/>
          <w:marRight w:val="0"/>
          <w:marTop w:val="0"/>
          <w:marBottom w:val="0"/>
          <w:divBdr>
            <w:top w:val="none" w:sz="0" w:space="0" w:color="auto"/>
            <w:left w:val="none" w:sz="0" w:space="0" w:color="auto"/>
            <w:bottom w:val="none" w:sz="0" w:space="0" w:color="auto"/>
            <w:right w:val="none" w:sz="0" w:space="0" w:color="auto"/>
          </w:divBdr>
        </w:div>
        <w:div w:id="182207598">
          <w:marLeft w:val="480"/>
          <w:marRight w:val="0"/>
          <w:marTop w:val="0"/>
          <w:marBottom w:val="0"/>
          <w:divBdr>
            <w:top w:val="none" w:sz="0" w:space="0" w:color="auto"/>
            <w:left w:val="none" w:sz="0" w:space="0" w:color="auto"/>
            <w:bottom w:val="none" w:sz="0" w:space="0" w:color="auto"/>
            <w:right w:val="none" w:sz="0" w:space="0" w:color="auto"/>
          </w:divBdr>
        </w:div>
        <w:div w:id="253324028">
          <w:marLeft w:val="480"/>
          <w:marRight w:val="0"/>
          <w:marTop w:val="0"/>
          <w:marBottom w:val="0"/>
          <w:divBdr>
            <w:top w:val="none" w:sz="0" w:space="0" w:color="auto"/>
            <w:left w:val="none" w:sz="0" w:space="0" w:color="auto"/>
            <w:bottom w:val="none" w:sz="0" w:space="0" w:color="auto"/>
            <w:right w:val="none" w:sz="0" w:space="0" w:color="auto"/>
          </w:divBdr>
        </w:div>
        <w:div w:id="283275461">
          <w:marLeft w:val="480"/>
          <w:marRight w:val="0"/>
          <w:marTop w:val="0"/>
          <w:marBottom w:val="0"/>
          <w:divBdr>
            <w:top w:val="none" w:sz="0" w:space="0" w:color="auto"/>
            <w:left w:val="none" w:sz="0" w:space="0" w:color="auto"/>
            <w:bottom w:val="none" w:sz="0" w:space="0" w:color="auto"/>
            <w:right w:val="none" w:sz="0" w:space="0" w:color="auto"/>
          </w:divBdr>
        </w:div>
        <w:div w:id="352997558">
          <w:marLeft w:val="480"/>
          <w:marRight w:val="0"/>
          <w:marTop w:val="0"/>
          <w:marBottom w:val="0"/>
          <w:divBdr>
            <w:top w:val="none" w:sz="0" w:space="0" w:color="auto"/>
            <w:left w:val="none" w:sz="0" w:space="0" w:color="auto"/>
            <w:bottom w:val="none" w:sz="0" w:space="0" w:color="auto"/>
            <w:right w:val="none" w:sz="0" w:space="0" w:color="auto"/>
          </w:divBdr>
        </w:div>
        <w:div w:id="428432545">
          <w:marLeft w:val="480"/>
          <w:marRight w:val="0"/>
          <w:marTop w:val="0"/>
          <w:marBottom w:val="0"/>
          <w:divBdr>
            <w:top w:val="none" w:sz="0" w:space="0" w:color="auto"/>
            <w:left w:val="none" w:sz="0" w:space="0" w:color="auto"/>
            <w:bottom w:val="none" w:sz="0" w:space="0" w:color="auto"/>
            <w:right w:val="none" w:sz="0" w:space="0" w:color="auto"/>
          </w:divBdr>
        </w:div>
        <w:div w:id="430518537">
          <w:marLeft w:val="480"/>
          <w:marRight w:val="0"/>
          <w:marTop w:val="0"/>
          <w:marBottom w:val="0"/>
          <w:divBdr>
            <w:top w:val="none" w:sz="0" w:space="0" w:color="auto"/>
            <w:left w:val="none" w:sz="0" w:space="0" w:color="auto"/>
            <w:bottom w:val="none" w:sz="0" w:space="0" w:color="auto"/>
            <w:right w:val="none" w:sz="0" w:space="0" w:color="auto"/>
          </w:divBdr>
        </w:div>
        <w:div w:id="454518570">
          <w:marLeft w:val="480"/>
          <w:marRight w:val="0"/>
          <w:marTop w:val="0"/>
          <w:marBottom w:val="0"/>
          <w:divBdr>
            <w:top w:val="none" w:sz="0" w:space="0" w:color="auto"/>
            <w:left w:val="none" w:sz="0" w:space="0" w:color="auto"/>
            <w:bottom w:val="none" w:sz="0" w:space="0" w:color="auto"/>
            <w:right w:val="none" w:sz="0" w:space="0" w:color="auto"/>
          </w:divBdr>
        </w:div>
        <w:div w:id="483662689">
          <w:marLeft w:val="480"/>
          <w:marRight w:val="0"/>
          <w:marTop w:val="0"/>
          <w:marBottom w:val="0"/>
          <w:divBdr>
            <w:top w:val="none" w:sz="0" w:space="0" w:color="auto"/>
            <w:left w:val="none" w:sz="0" w:space="0" w:color="auto"/>
            <w:bottom w:val="none" w:sz="0" w:space="0" w:color="auto"/>
            <w:right w:val="none" w:sz="0" w:space="0" w:color="auto"/>
          </w:divBdr>
        </w:div>
        <w:div w:id="571895123">
          <w:marLeft w:val="480"/>
          <w:marRight w:val="0"/>
          <w:marTop w:val="0"/>
          <w:marBottom w:val="0"/>
          <w:divBdr>
            <w:top w:val="none" w:sz="0" w:space="0" w:color="auto"/>
            <w:left w:val="none" w:sz="0" w:space="0" w:color="auto"/>
            <w:bottom w:val="none" w:sz="0" w:space="0" w:color="auto"/>
            <w:right w:val="none" w:sz="0" w:space="0" w:color="auto"/>
          </w:divBdr>
        </w:div>
        <w:div w:id="599724793">
          <w:marLeft w:val="480"/>
          <w:marRight w:val="0"/>
          <w:marTop w:val="0"/>
          <w:marBottom w:val="0"/>
          <w:divBdr>
            <w:top w:val="none" w:sz="0" w:space="0" w:color="auto"/>
            <w:left w:val="none" w:sz="0" w:space="0" w:color="auto"/>
            <w:bottom w:val="none" w:sz="0" w:space="0" w:color="auto"/>
            <w:right w:val="none" w:sz="0" w:space="0" w:color="auto"/>
          </w:divBdr>
        </w:div>
        <w:div w:id="654796460">
          <w:marLeft w:val="480"/>
          <w:marRight w:val="0"/>
          <w:marTop w:val="0"/>
          <w:marBottom w:val="0"/>
          <w:divBdr>
            <w:top w:val="none" w:sz="0" w:space="0" w:color="auto"/>
            <w:left w:val="none" w:sz="0" w:space="0" w:color="auto"/>
            <w:bottom w:val="none" w:sz="0" w:space="0" w:color="auto"/>
            <w:right w:val="none" w:sz="0" w:space="0" w:color="auto"/>
          </w:divBdr>
        </w:div>
        <w:div w:id="723873097">
          <w:marLeft w:val="480"/>
          <w:marRight w:val="0"/>
          <w:marTop w:val="0"/>
          <w:marBottom w:val="0"/>
          <w:divBdr>
            <w:top w:val="none" w:sz="0" w:space="0" w:color="auto"/>
            <w:left w:val="none" w:sz="0" w:space="0" w:color="auto"/>
            <w:bottom w:val="none" w:sz="0" w:space="0" w:color="auto"/>
            <w:right w:val="none" w:sz="0" w:space="0" w:color="auto"/>
          </w:divBdr>
        </w:div>
        <w:div w:id="739250201">
          <w:marLeft w:val="480"/>
          <w:marRight w:val="0"/>
          <w:marTop w:val="0"/>
          <w:marBottom w:val="0"/>
          <w:divBdr>
            <w:top w:val="none" w:sz="0" w:space="0" w:color="auto"/>
            <w:left w:val="none" w:sz="0" w:space="0" w:color="auto"/>
            <w:bottom w:val="none" w:sz="0" w:space="0" w:color="auto"/>
            <w:right w:val="none" w:sz="0" w:space="0" w:color="auto"/>
          </w:divBdr>
        </w:div>
        <w:div w:id="766774266">
          <w:marLeft w:val="480"/>
          <w:marRight w:val="0"/>
          <w:marTop w:val="0"/>
          <w:marBottom w:val="0"/>
          <w:divBdr>
            <w:top w:val="none" w:sz="0" w:space="0" w:color="auto"/>
            <w:left w:val="none" w:sz="0" w:space="0" w:color="auto"/>
            <w:bottom w:val="none" w:sz="0" w:space="0" w:color="auto"/>
            <w:right w:val="none" w:sz="0" w:space="0" w:color="auto"/>
          </w:divBdr>
        </w:div>
        <w:div w:id="801116508">
          <w:marLeft w:val="480"/>
          <w:marRight w:val="0"/>
          <w:marTop w:val="0"/>
          <w:marBottom w:val="0"/>
          <w:divBdr>
            <w:top w:val="none" w:sz="0" w:space="0" w:color="auto"/>
            <w:left w:val="none" w:sz="0" w:space="0" w:color="auto"/>
            <w:bottom w:val="none" w:sz="0" w:space="0" w:color="auto"/>
            <w:right w:val="none" w:sz="0" w:space="0" w:color="auto"/>
          </w:divBdr>
        </w:div>
        <w:div w:id="828138961">
          <w:marLeft w:val="480"/>
          <w:marRight w:val="0"/>
          <w:marTop w:val="0"/>
          <w:marBottom w:val="0"/>
          <w:divBdr>
            <w:top w:val="none" w:sz="0" w:space="0" w:color="auto"/>
            <w:left w:val="none" w:sz="0" w:space="0" w:color="auto"/>
            <w:bottom w:val="none" w:sz="0" w:space="0" w:color="auto"/>
            <w:right w:val="none" w:sz="0" w:space="0" w:color="auto"/>
          </w:divBdr>
        </w:div>
        <w:div w:id="833372080">
          <w:marLeft w:val="480"/>
          <w:marRight w:val="0"/>
          <w:marTop w:val="0"/>
          <w:marBottom w:val="0"/>
          <w:divBdr>
            <w:top w:val="none" w:sz="0" w:space="0" w:color="auto"/>
            <w:left w:val="none" w:sz="0" w:space="0" w:color="auto"/>
            <w:bottom w:val="none" w:sz="0" w:space="0" w:color="auto"/>
            <w:right w:val="none" w:sz="0" w:space="0" w:color="auto"/>
          </w:divBdr>
        </w:div>
        <w:div w:id="839080690">
          <w:marLeft w:val="480"/>
          <w:marRight w:val="0"/>
          <w:marTop w:val="0"/>
          <w:marBottom w:val="0"/>
          <w:divBdr>
            <w:top w:val="none" w:sz="0" w:space="0" w:color="auto"/>
            <w:left w:val="none" w:sz="0" w:space="0" w:color="auto"/>
            <w:bottom w:val="none" w:sz="0" w:space="0" w:color="auto"/>
            <w:right w:val="none" w:sz="0" w:space="0" w:color="auto"/>
          </w:divBdr>
        </w:div>
        <w:div w:id="872502861">
          <w:marLeft w:val="480"/>
          <w:marRight w:val="0"/>
          <w:marTop w:val="0"/>
          <w:marBottom w:val="0"/>
          <w:divBdr>
            <w:top w:val="none" w:sz="0" w:space="0" w:color="auto"/>
            <w:left w:val="none" w:sz="0" w:space="0" w:color="auto"/>
            <w:bottom w:val="none" w:sz="0" w:space="0" w:color="auto"/>
            <w:right w:val="none" w:sz="0" w:space="0" w:color="auto"/>
          </w:divBdr>
        </w:div>
        <w:div w:id="885065580">
          <w:marLeft w:val="480"/>
          <w:marRight w:val="0"/>
          <w:marTop w:val="0"/>
          <w:marBottom w:val="0"/>
          <w:divBdr>
            <w:top w:val="none" w:sz="0" w:space="0" w:color="auto"/>
            <w:left w:val="none" w:sz="0" w:space="0" w:color="auto"/>
            <w:bottom w:val="none" w:sz="0" w:space="0" w:color="auto"/>
            <w:right w:val="none" w:sz="0" w:space="0" w:color="auto"/>
          </w:divBdr>
        </w:div>
        <w:div w:id="1083450564">
          <w:marLeft w:val="480"/>
          <w:marRight w:val="0"/>
          <w:marTop w:val="0"/>
          <w:marBottom w:val="0"/>
          <w:divBdr>
            <w:top w:val="none" w:sz="0" w:space="0" w:color="auto"/>
            <w:left w:val="none" w:sz="0" w:space="0" w:color="auto"/>
            <w:bottom w:val="none" w:sz="0" w:space="0" w:color="auto"/>
            <w:right w:val="none" w:sz="0" w:space="0" w:color="auto"/>
          </w:divBdr>
        </w:div>
        <w:div w:id="1130905904">
          <w:marLeft w:val="480"/>
          <w:marRight w:val="0"/>
          <w:marTop w:val="0"/>
          <w:marBottom w:val="0"/>
          <w:divBdr>
            <w:top w:val="none" w:sz="0" w:space="0" w:color="auto"/>
            <w:left w:val="none" w:sz="0" w:space="0" w:color="auto"/>
            <w:bottom w:val="none" w:sz="0" w:space="0" w:color="auto"/>
            <w:right w:val="none" w:sz="0" w:space="0" w:color="auto"/>
          </w:divBdr>
        </w:div>
        <w:div w:id="1198590466">
          <w:marLeft w:val="480"/>
          <w:marRight w:val="0"/>
          <w:marTop w:val="0"/>
          <w:marBottom w:val="0"/>
          <w:divBdr>
            <w:top w:val="none" w:sz="0" w:space="0" w:color="auto"/>
            <w:left w:val="none" w:sz="0" w:space="0" w:color="auto"/>
            <w:bottom w:val="none" w:sz="0" w:space="0" w:color="auto"/>
            <w:right w:val="none" w:sz="0" w:space="0" w:color="auto"/>
          </w:divBdr>
        </w:div>
        <w:div w:id="1200708212">
          <w:marLeft w:val="480"/>
          <w:marRight w:val="0"/>
          <w:marTop w:val="0"/>
          <w:marBottom w:val="0"/>
          <w:divBdr>
            <w:top w:val="none" w:sz="0" w:space="0" w:color="auto"/>
            <w:left w:val="none" w:sz="0" w:space="0" w:color="auto"/>
            <w:bottom w:val="none" w:sz="0" w:space="0" w:color="auto"/>
            <w:right w:val="none" w:sz="0" w:space="0" w:color="auto"/>
          </w:divBdr>
        </w:div>
        <w:div w:id="1205094079">
          <w:marLeft w:val="480"/>
          <w:marRight w:val="0"/>
          <w:marTop w:val="0"/>
          <w:marBottom w:val="0"/>
          <w:divBdr>
            <w:top w:val="none" w:sz="0" w:space="0" w:color="auto"/>
            <w:left w:val="none" w:sz="0" w:space="0" w:color="auto"/>
            <w:bottom w:val="none" w:sz="0" w:space="0" w:color="auto"/>
            <w:right w:val="none" w:sz="0" w:space="0" w:color="auto"/>
          </w:divBdr>
        </w:div>
        <w:div w:id="1211919133">
          <w:marLeft w:val="480"/>
          <w:marRight w:val="0"/>
          <w:marTop w:val="0"/>
          <w:marBottom w:val="0"/>
          <w:divBdr>
            <w:top w:val="none" w:sz="0" w:space="0" w:color="auto"/>
            <w:left w:val="none" w:sz="0" w:space="0" w:color="auto"/>
            <w:bottom w:val="none" w:sz="0" w:space="0" w:color="auto"/>
            <w:right w:val="none" w:sz="0" w:space="0" w:color="auto"/>
          </w:divBdr>
        </w:div>
        <w:div w:id="1218978663">
          <w:marLeft w:val="480"/>
          <w:marRight w:val="0"/>
          <w:marTop w:val="0"/>
          <w:marBottom w:val="0"/>
          <w:divBdr>
            <w:top w:val="none" w:sz="0" w:space="0" w:color="auto"/>
            <w:left w:val="none" w:sz="0" w:space="0" w:color="auto"/>
            <w:bottom w:val="none" w:sz="0" w:space="0" w:color="auto"/>
            <w:right w:val="none" w:sz="0" w:space="0" w:color="auto"/>
          </w:divBdr>
        </w:div>
        <w:div w:id="1241869707">
          <w:marLeft w:val="480"/>
          <w:marRight w:val="0"/>
          <w:marTop w:val="0"/>
          <w:marBottom w:val="0"/>
          <w:divBdr>
            <w:top w:val="none" w:sz="0" w:space="0" w:color="auto"/>
            <w:left w:val="none" w:sz="0" w:space="0" w:color="auto"/>
            <w:bottom w:val="none" w:sz="0" w:space="0" w:color="auto"/>
            <w:right w:val="none" w:sz="0" w:space="0" w:color="auto"/>
          </w:divBdr>
        </w:div>
        <w:div w:id="1404450150">
          <w:marLeft w:val="480"/>
          <w:marRight w:val="0"/>
          <w:marTop w:val="0"/>
          <w:marBottom w:val="0"/>
          <w:divBdr>
            <w:top w:val="none" w:sz="0" w:space="0" w:color="auto"/>
            <w:left w:val="none" w:sz="0" w:space="0" w:color="auto"/>
            <w:bottom w:val="none" w:sz="0" w:space="0" w:color="auto"/>
            <w:right w:val="none" w:sz="0" w:space="0" w:color="auto"/>
          </w:divBdr>
        </w:div>
        <w:div w:id="1452935992">
          <w:marLeft w:val="480"/>
          <w:marRight w:val="0"/>
          <w:marTop w:val="0"/>
          <w:marBottom w:val="0"/>
          <w:divBdr>
            <w:top w:val="none" w:sz="0" w:space="0" w:color="auto"/>
            <w:left w:val="none" w:sz="0" w:space="0" w:color="auto"/>
            <w:bottom w:val="none" w:sz="0" w:space="0" w:color="auto"/>
            <w:right w:val="none" w:sz="0" w:space="0" w:color="auto"/>
          </w:divBdr>
        </w:div>
        <w:div w:id="1540702203">
          <w:marLeft w:val="480"/>
          <w:marRight w:val="0"/>
          <w:marTop w:val="0"/>
          <w:marBottom w:val="0"/>
          <w:divBdr>
            <w:top w:val="none" w:sz="0" w:space="0" w:color="auto"/>
            <w:left w:val="none" w:sz="0" w:space="0" w:color="auto"/>
            <w:bottom w:val="none" w:sz="0" w:space="0" w:color="auto"/>
            <w:right w:val="none" w:sz="0" w:space="0" w:color="auto"/>
          </w:divBdr>
        </w:div>
        <w:div w:id="1545290129">
          <w:marLeft w:val="480"/>
          <w:marRight w:val="0"/>
          <w:marTop w:val="0"/>
          <w:marBottom w:val="0"/>
          <w:divBdr>
            <w:top w:val="none" w:sz="0" w:space="0" w:color="auto"/>
            <w:left w:val="none" w:sz="0" w:space="0" w:color="auto"/>
            <w:bottom w:val="none" w:sz="0" w:space="0" w:color="auto"/>
            <w:right w:val="none" w:sz="0" w:space="0" w:color="auto"/>
          </w:divBdr>
        </w:div>
        <w:div w:id="1702827415">
          <w:marLeft w:val="480"/>
          <w:marRight w:val="0"/>
          <w:marTop w:val="0"/>
          <w:marBottom w:val="0"/>
          <w:divBdr>
            <w:top w:val="none" w:sz="0" w:space="0" w:color="auto"/>
            <w:left w:val="none" w:sz="0" w:space="0" w:color="auto"/>
            <w:bottom w:val="none" w:sz="0" w:space="0" w:color="auto"/>
            <w:right w:val="none" w:sz="0" w:space="0" w:color="auto"/>
          </w:divBdr>
        </w:div>
        <w:div w:id="1775519730">
          <w:marLeft w:val="480"/>
          <w:marRight w:val="0"/>
          <w:marTop w:val="0"/>
          <w:marBottom w:val="0"/>
          <w:divBdr>
            <w:top w:val="none" w:sz="0" w:space="0" w:color="auto"/>
            <w:left w:val="none" w:sz="0" w:space="0" w:color="auto"/>
            <w:bottom w:val="none" w:sz="0" w:space="0" w:color="auto"/>
            <w:right w:val="none" w:sz="0" w:space="0" w:color="auto"/>
          </w:divBdr>
        </w:div>
        <w:div w:id="1786851253">
          <w:marLeft w:val="480"/>
          <w:marRight w:val="0"/>
          <w:marTop w:val="0"/>
          <w:marBottom w:val="0"/>
          <w:divBdr>
            <w:top w:val="none" w:sz="0" w:space="0" w:color="auto"/>
            <w:left w:val="none" w:sz="0" w:space="0" w:color="auto"/>
            <w:bottom w:val="none" w:sz="0" w:space="0" w:color="auto"/>
            <w:right w:val="none" w:sz="0" w:space="0" w:color="auto"/>
          </w:divBdr>
        </w:div>
        <w:div w:id="1842619996">
          <w:marLeft w:val="480"/>
          <w:marRight w:val="0"/>
          <w:marTop w:val="0"/>
          <w:marBottom w:val="0"/>
          <w:divBdr>
            <w:top w:val="none" w:sz="0" w:space="0" w:color="auto"/>
            <w:left w:val="none" w:sz="0" w:space="0" w:color="auto"/>
            <w:bottom w:val="none" w:sz="0" w:space="0" w:color="auto"/>
            <w:right w:val="none" w:sz="0" w:space="0" w:color="auto"/>
          </w:divBdr>
        </w:div>
        <w:div w:id="1891262626">
          <w:marLeft w:val="480"/>
          <w:marRight w:val="0"/>
          <w:marTop w:val="0"/>
          <w:marBottom w:val="0"/>
          <w:divBdr>
            <w:top w:val="none" w:sz="0" w:space="0" w:color="auto"/>
            <w:left w:val="none" w:sz="0" w:space="0" w:color="auto"/>
            <w:bottom w:val="none" w:sz="0" w:space="0" w:color="auto"/>
            <w:right w:val="none" w:sz="0" w:space="0" w:color="auto"/>
          </w:divBdr>
        </w:div>
        <w:div w:id="1913468609">
          <w:marLeft w:val="480"/>
          <w:marRight w:val="0"/>
          <w:marTop w:val="0"/>
          <w:marBottom w:val="0"/>
          <w:divBdr>
            <w:top w:val="none" w:sz="0" w:space="0" w:color="auto"/>
            <w:left w:val="none" w:sz="0" w:space="0" w:color="auto"/>
            <w:bottom w:val="none" w:sz="0" w:space="0" w:color="auto"/>
            <w:right w:val="none" w:sz="0" w:space="0" w:color="auto"/>
          </w:divBdr>
        </w:div>
        <w:div w:id="1914701302">
          <w:marLeft w:val="480"/>
          <w:marRight w:val="0"/>
          <w:marTop w:val="0"/>
          <w:marBottom w:val="0"/>
          <w:divBdr>
            <w:top w:val="none" w:sz="0" w:space="0" w:color="auto"/>
            <w:left w:val="none" w:sz="0" w:space="0" w:color="auto"/>
            <w:bottom w:val="none" w:sz="0" w:space="0" w:color="auto"/>
            <w:right w:val="none" w:sz="0" w:space="0" w:color="auto"/>
          </w:divBdr>
        </w:div>
        <w:div w:id="1958829484">
          <w:marLeft w:val="480"/>
          <w:marRight w:val="0"/>
          <w:marTop w:val="0"/>
          <w:marBottom w:val="0"/>
          <w:divBdr>
            <w:top w:val="none" w:sz="0" w:space="0" w:color="auto"/>
            <w:left w:val="none" w:sz="0" w:space="0" w:color="auto"/>
            <w:bottom w:val="none" w:sz="0" w:space="0" w:color="auto"/>
            <w:right w:val="none" w:sz="0" w:space="0" w:color="auto"/>
          </w:divBdr>
        </w:div>
        <w:div w:id="1992248264">
          <w:marLeft w:val="480"/>
          <w:marRight w:val="0"/>
          <w:marTop w:val="0"/>
          <w:marBottom w:val="0"/>
          <w:divBdr>
            <w:top w:val="none" w:sz="0" w:space="0" w:color="auto"/>
            <w:left w:val="none" w:sz="0" w:space="0" w:color="auto"/>
            <w:bottom w:val="none" w:sz="0" w:space="0" w:color="auto"/>
            <w:right w:val="none" w:sz="0" w:space="0" w:color="auto"/>
          </w:divBdr>
        </w:div>
        <w:div w:id="2017069814">
          <w:marLeft w:val="480"/>
          <w:marRight w:val="0"/>
          <w:marTop w:val="0"/>
          <w:marBottom w:val="0"/>
          <w:divBdr>
            <w:top w:val="none" w:sz="0" w:space="0" w:color="auto"/>
            <w:left w:val="none" w:sz="0" w:space="0" w:color="auto"/>
            <w:bottom w:val="none" w:sz="0" w:space="0" w:color="auto"/>
            <w:right w:val="none" w:sz="0" w:space="0" w:color="auto"/>
          </w:divBdr>
        </w:div>
      </w:divsChild>
    </w:div>
    <w:div w:id="1352026998">
      <w:bodyDiv w:val="1"/>
      <w:marLeft w:val="0"/>
      <w:marRight w:val="0"/>
      <w:marTop w:val="0"/>
      <w:marBottom w:val="0"/>
      <w:divBdr>
        <w:top w:val="none" w:sz="0" w:space="0" w:color="auto"/>
        <w:left w:val="none" w:sz="0" w:space="0" w:color="auto"/>
        <w:bottom w:val="none" w:sz="0" w:space="0" w:color="auto"/>
        <w:right w:val="none" w:sz="0" w:space="0" w:color="auto"/>
      </w:divBdr>
    </w:div>
    <w:div w:id="1353527605">
      <w:bodyDiv w:val="1"/>
      <w:marLeft w:val="0"/>
      <w:marRight w:val="0"/>
      <w:marTop w:val="0"/>
      <w:marBottom w:val="0"/>
      <w:divBdr>
        <w:top w:val="none" w:sz="0" w:space="0" w:color="auto"/>
        <w:left w:val="none" w:sz="0" w:space="0" w:color="auto"/>
        <w:bottom w:val="none" w:sz="0" w:space="0" w:color="auto"/>
        <w:right w:val="none" w:sz="0" w:space="0" w:color="auto"/>
      </w:divBdr>
    </w:div>
    <w:div w:id="1354114177">
      <w:bodyDiv w:val="1"/>
      <w:marLeft w:val="0"/>
      <w:marRight w:val="0"/>
      <w:marTop w:val="0"/>
      <w:marBottom w:val="0"/>
      <w:divBdr>
        <w:top w:val="none" w:sz="0" w:space="0" w:color="auto"/>
        <w:left w:val="none" w:sz="0" w:space="0" w:color="auto"/>
        <w:bottom w:val="none" w:sz="0" w:space="0" w:color="auto"/>
        <w:right w:val="none" w:sz="0" w:space="0" w:color="auto"/>
      </w:divBdr>
    </w:div>
    <w:div w:id="1356811736">
      <w:bodyDiv w:val="1"/>
      <w:marLeft w:val="0"/>
      <w:marRight w:val="0"/>
      <w:marTop w:val="0"/>
      <w:marBottom w:val="0"/>
      <w:divBdr>
        <w:top w:val="none" w:sz="0" w:space="0" w:color="auto"/>
        <w:left w:val="none" w:sz="0" w:space="0" w:color="auto"/>
        <w:bottom w:val="none" w:sz="0" w:space="0" w:color="auto"/>
        <w:right w:val="none" w:sz="0" w:space="0" w:color="auto"/>
      </w:divBdr>
      <w:divsChild>
        <w:div w:id="74019289">
          <w:marLeft w:val="480"/>
          <w:marRight w:val="0"/>
          <w:marTop w:val="0"/>
          <w:marBottom w:val="0"/>
          <w:divBdr>
            <w:top w:val="none" w:sz="0" w:space="0" w:color="auto"/>
            <w:left w:val="none" w:sz="0" w:space="0" w:color="auto"/>
            <w:bottom w:val="none" w:sz="0" w:space="0" w:color="auto"/>
            <w:right w:val="none" w:sz="0" w:space="0" w:color="auto"/>
          </w:divBdr>
        </w:div>
        <w:div w:id="126750349">
          <w:marLeft w:val="480"/>
          <w:marRight w:val="0"/>
          <w:marTop w:val="0"/>
          <w:marBottom w:val="0"/>
          <w:divBdr>
            <w:top w:val="none" w:sz="0" w:space="0" w:color="auto"/>
            <w:left w:val="none" w:sz="0" w:space="0" w:color="auto"/>
            <w:bottom w:val="none" w:sz="0" w:space="0" w:color="auto"/>
            <w:right w:val="none" w:sz="0" w:space="0" w:color="auto"/>
          </w:divBdr>
        </w:div>
        <w:div w:id="373577434">
          <w:marLeft w:val="480"/>
          <w:marRight w:val="0"/>
          <w:marTop w:val="0"/>
          <w:marBottom w:val="0"/>
          <w:divBdr>
            <w:top w:val="none" w:sz="0" w:space="0" w:color="auto"/>
            <w:left w:val="none" w:sz="0" w:space="0" w:color="auto"/>
            <w:bottom w:val="none" w:sz="0" w:space="0" w:color="auto"/>
            <w:right w:val="none" w:sz="0" w:space="0" w:color="auto"/>
          </w:divBdr>
        </w:div>
        <w:div w:id="491990355">
          <w:marLeft w:val="480"/>
          <w:marRight w:val="0"/>
          <w:marTop w:val="0"/>
          <w:marBottom w:val="0"/>
          <w:divBdr>
            <w:top w:val="none" w:sz="0" w:space="0" w:color="auto"/>
            <w:left w:val="none" w:sz="0" w:space="0" w:color="auto"/>
            <w:bottom w:val="none" w:sz="0" w:space="0" w:color="auto"/>
            <w:right w:val="none" w:sz="0" w:space="0" w:color="auto"/>
          </w:divBdr>
        </w:div>
        <w:div w:id="636030994">
          <w:marLeft w:val="480"/>
          <w:marRight w:val="0"/>
          <w:marTop w:val="0"/>
          <w:marBottom w:val="0"/>
          <w:divBdr>
            <w:top w:val="none" w:sz="0" w:space="0" w:color="auto"/>
            <w:left w:val="none" w:sz="0" w:space="0" w:color="auto"/>
            <w:bottom w:val="none" w:sz="0" w:space="0" w:color="auto"/>
            <w:right w:val="none" w:sz="0" w:space="0" w:color="auto"/>
          </w:divBdr>
        </w:div>
        <w:div w:id="672218666">
          <w:marLeft w:val="480"/>
          <w:marRight w:val="0"/>
          <w:marTop w:val="0"/>
          <w:marBottom w:val="0"/>
          <w:divBdr>
            <w:top w:val="none" w:sz="0" w:space="0" w:color="auto"/>
            <w:left w:val="none" w:sz="0" w:space="0" w:color="auto"/>
            <w:bottom w:val="none" w:sz="0" w:space="0" w:color="auto"/>
            <w:right w:val="none" w:sz="0" w:space="0" w:color="auto"/>
          </w:divBdr>
        </w:div>
        <w:div w:id="856503630">
          <w:marLeft w:val="480"/>
          <w:marRight w:val="0"/>
          <w:marTop w:val="0"/>
          <w:marBottom w:val="0"/>
          <w:divBdr>
            <w:top w:val="none" w:sz="0" w:space="0" w:color="auto"/>
            <w:left w:val="none" w:sz="0" w:space="0" w:color="auto"/>
            <w:bottom w:val="none" w:sz="0" w:space="0" w:color="auto"/>
            <w:right w:val="none" w:sz="0" w:space="0" w:color="auto"/>
          </w:divBdr>
        </w:div>
        <w:div w:id="1143155023">
          <w:marLeft w:val="480"/>
          <w:marRight w:val="0"/>
          <w:marTop w:val="0"/>
          <w:marBottom w:val="0"/>
          <w:divBdr>
            <w:top w:val="none" w:sz="0" w:space="0" w:color="auto"/>
            <w:left w:val="none" w:sz="0" w:space="0" w:color="auto"/>
            <w:bottom w:val="none" w:sz="0" w:space="0" w:color="auto"/>
            <w:right w:val="none" w:sz="0" w:space="0" w:color="auto"/>
          </w:divBdr>
        </w:div>
        <w:div w:id="1148979256">
          <w:marLeft w:val="480"/>
          <w:marRight w:val="0"/>
          <w:marTop w:val="0"/>
          <w:marBottom w:val="0"/>
          <w:divBdr>
            <w:top w:val="none" w:sz="0" w:space="0" w:color="auto"/>
            <w:left w:val="none" w:sz="0" w:space="0" w:color="auto"/>
            <w:bottom w:val="none" w:sz="0" w:space="0" w:color="auto"/>
            <w:right w:val="none" w:sz="0" w:space="0" w:color="auto"/>
          </w:divBdr>
        </w:div>
        <w:div w:id="1288897924">
          <w:marLeft w:val="480"/>
          <w:marRight w:val="0"/>
          <w:marTop w:val="0"/>
          <w:marBottom w:val="0"/>
          <w:divBdr>
            <w:top w:val="none" w:sz="0" w:space="0" w:color="auto"/>
            <w:left w:val="none" w:sz="0" w:space="0" w:color="auto"/>
            <w:bottom w:val="none" w:sz="0" w:space="0" w:color="auto"/>
            <w:right w:val="none" w:sz="0" w:space="0" w:color="auto"/>
          </w:divBdr>
        </w:div>
        <w:div w:id="1427194802">
          <w:marLeft w:val="480"/>
          <w:marRight w:val="0"/>
          <w:marTop w:val="0"/>
          <w:marBottom w:val="0"/>
          <w:divBdr>
            <w:top w:val="none" w:sz="0" w:space="0" w:color="auto"/>
            <w:left w:val="none" w:sz="0" w:space="0" w:color="auto"/>
            <w:bottom w:val="none" w:sz="0" w:space="0" w:color="auto"/>
            <w:right w:val="none" w:sz="0" w:space="0" w:color="auto"/>
          </w:divBdr>
        </w:div>
        <w:div w:id="1477988287">
          <w:marLeft w:val="480"/>
          <w:marRight w:val="0"/>
          <w:marTop w:val="0"/>
          <w:marBottom w:val="0"/>
          <w:divBdr>
            <w:top w:val="none" w:sz="0" w:space="0" w:color="auto"/>
            <w:left w:val="none" w:sz="0" w:space="0" w:color="auto"/>
            <w:bottom w:val="none" w:sz="0" w:space="0" w:color="auto"/>
            <w:right w:val="none" w:sz="0" w:space="0" w:color="auto"/>
          </w:divBdr>
        </w:div>
        <w:div w:id="1627349472">
          <w:marLeft w:val="480"/>
          <w:marRight w:val="0"/>
          <w:marTop w:val="0"/>
          <w:marBottom w:val="0"/>
          <w:divBdr>
            <w:top w:val="none" w:sz="0" w:space="0" w:color="auto"/>
            <w:left w:val="none" w:sz="0" w:space="0" w:color="auto"/>
            <w:bottom w:val="none" w:sz="0" w:space="0" w:color="auto"/>
            <w:right w:val="none" w:sz="0" w:space="0" w:color="auto"/>
          </w:divBdr>
        </w:div>
        <w:div w:id="1648968908">
          <w:marLeft w:val="480"/>
          <w:marRight w:val="0"/>
          <w:marTop w:val="0"/>
          <w:marBottom w:val="0"/>
          <w:divBdr>
            <w:top w:val="none" w:sz="0" w:space="0" w:color="auto"/>
            <w:left w:val="none" w:sz="0" w:space="0" w:color="auto"/>
            <w:bottom w:val="none" w:sz="0" w:space="0" w:color="auto"/>
            <w:right w:val="none" w:sz="0" w:space="0" w:color="auto"/>
          </w:divBdr>
        </w:div>
        <w:div w:id="1760364797">
          <w:marLeft w:val="480"/>
          <w:marRight w:val="0"/>
          <w:marTop w:val="0"/>
          <w:marBottom w:val="0"/>
          <w:divBdr>
            <w:top w:val="none" w:sz="0" w:space="0" w:color="auto"/>
            <w:left w:val="none" w:sz="0" w:space="0" w:color="auto"/>
            <w:bottom w:val="none" w:sz="0" w:space="0" w:color="auto"/>
            <w:right w:val="none" w:sz="0" w:space="0" w:color="auto"/>
          </w:divBdr>
        </w:div>
        <w:div w:id="1999188316">
          <w:marLeft w:val="480"/>
          <w:marRight w:val="0"/>
          <w:marTop w:val="0"/>
          <w:marBottom w:val="0"/>
          <w:divBdr>
            <w:top w:val="none" w:sz="0" w:space="0" w:color="auto"/>
            <w:left w:val="none" w:sz="0" w:space="0" w:color="auto"/>
            <w:bottom w:val="none" w:sz="0" w:space="0" w:color="auto"/>
            <w:right w:val="none" w:sz="0" w:space="0" w:color="auto"/>
          </w:divBdr>
        </w:div>
        <w:div w:id="2039812714">
          <w:marLeft w:val="480"/>
          <w:marRight w:val="0"/>
          <w:marTop w:val="0"/>
          <w:marBottom w:val="0"/>
          <w:divBdr>
            <w:top w:val="none" w:sz="0" w:space="0" w:color="auto"/>
            <w:left w:val="none" w:sz="0" w:space="0" w:color="auto"/>
            <w:bottom w:val="none" w:sz="0" w:space="0" w:color="auto"/>
            <w:right w:val="none" w:sz="0" w:space="0" w:color="auto"/>
          </w:divBdr>
        </w:div>
        <w:div w:id="2117292048">
          <w:marLeft w:val="480"/>
          <w:marRight w:val="0"/>
          <w:marTop w:val="0"/>
          <w:marBottom w:val="0"/>
          <w:divBdr>
            <w:top w:val="none" w:sz="0" w:space="0" w:color="auto"/>
            <w:left w:val="none" w:sz="0" w:space="0" w:color="auto"/>
            <w:bottom w:val="none" w:sz="0" w:space="0" w:color="auto"/>
            <w:right w:val="none" w:sz="0" w:space="0" w:color="auto"/>
          </w:divBdr>
        </w:div>
        <w:div w:id="2122021081">
          <w:marLeft w:val="480"/>
          <w:marRight w:val="0"/>
          <w:marTop w:val="0"/>
          <w:marBottom w:val="0"/>
          <w:divBdr>
            <w:top w:val="none" w:sz="0" w:space="0" w:color="auto"/>
            <w:left w:val="none" w:sz="0" w:space="0" w:color="auto"/>
            <w:bottom w:val="none" w:sz="0" w:space="0" w:color="auto"/>
            <w:right w:val="none" w:sz="0" w:space="0" w:color="auto"/>
          </w:divBdr>
        </w:div>
      </w:divsChild>
    </w:div>
    <w:div w:id="1357317953">
      <w:bodyDiv w:val="1"/>
      <w:marLeft w:val="0"/>
      <w:marRight w:val="0"/>
      <w:marTop w:val="0"/>
      <w:marBottom w:val="0"/>
      <w:divBdr>
        <w:top w:val="none" w:sz="0" w:space="0" w:color="auto"/>
        <w:left w:val="none" w:sz="0" w:space="0" w:color="auto"/>
        <w:bottom w:val="none" w:sz="0" w:space="0" w:color="auto"/>
        <w:right w:val="none" w:sz="0" w:space="0" w:color="auto"/>
      </w:divBdr>
    </w:div>
    <w:div w:id="1359237419">
      <w:bodyDiv w:val="1"/>
      <w:marLeft w:val="0"/>
      <w:marRight w:val="0"/>
      <w:marTop w:val="0"/>
      <w:marBottom w:val="0"/>
      <w:divBdr>
        <w:top w:val="none" w:sz="0" w:space="0" w:color="auto"/>
        <w:left w:val="none" w:sz="0" w:space="0" w:color="auto"/>
        <w:bottom w:val="none" w:sz="0" w:space="0" w:color="auto"/>
        <w:right w:val="none" w:sz="0" w:space="0" w:color="auto"/>
      </w:divBdr>
    </w:div>
    <w:div w:id="1362241966">
      <w:bodyDiv w:val="1"/>
      <w:marLeft w:val="0"/>
      <w:marRight w:val="0"/>
      <w:marTop w:val="0"/>
      <w:marBottom w:val="0"/>
      <w:divBdr>
        <w:top w:val="none" w:sz="0" w:space="0" w:color="auto"/>
        <w:left w:val="none" w:sz="0" w:space="0" w:color="auto"/>
        <w:bottom w:val="none" w:sz="0" w:space="0" w:color="auto"/>
        <w:right w:val="none" w:sz="0" w:space="0" w:color="auto"/>
      </w:divBdr>
    </w:div>
    <w:div w:id="1363675368">
      <w:bodyDiv w:val="1"/>
      <w:marLeft w:val="0"/>
      <w:marRight w:val="0"/>
      <w:marTop w:val="0"/>
      <w:marBottom w:val="0"/>
      <w:divBdr>
        <w:top w:val="none" w:sz="0" w:space="0" w:color="auto"/>
        <w:left w:val="none" w:sz="0" w:space="0" w:color="auto"/>
        <w:bottom w:val="none" w:sz="0" w:space="0" w:color="auto"/>
        <w:right w:val="none" w:sz="0" w:space="0" w:color="auto"/>
      </w:divBdr>
    </w:div>
    <w:div w:id="1365013995">
      <w:bodyDiv w:val="1"/>
      <w:marLeft w:val="0"/>
      <w:marRight w:val="0"/>
      <w:marTop w:val="0"/>
      <w:marBottom w:val="0"/>
      <w:divBdr>
        <w:top w:val="none" w:sz="0" w:space="0" w:color="auto"/>
        <w:left w:val="none" w:sz="0" w:space="0" w:color="auto"/>
        <w:bottom w:val="none" w:sz="0" w:space="0" w:color="auto"/>
        <w:right w:val="none" w:sz="0" w:space="0" w:color="auto"/>
      </w:divBdr>
    </w:div>
    <w:div w:id="1370908451">
      <w:bodyDiv w:val="1"/>
      <w:marLeft w:val="0"/>
      <w:marRight w:val="0"/>
      <w:marTop w:val="0"/>
      <w:marBottom w:val="0"/>
      <w:divBdr>
        <w:top w:val="none" w:sz="0" w:space="0" w:color="auto"/>
        <w:left w:val="none" w:sz="0" w:space="0" w:color="auto"/>
        <w:bottom w:val="none" w:sz="0" w:space="0" w:color="auto"/>
        <w:right w:val="none" w:sz="0" w:space="0" w:color="auto"/>
      </w:divBdr>
    </w:div>
    <w:div w:id="1372684249">
      <w:bodyDiv w:val="1"/>
      <w:marLeft w:val="0"/>
      <w:marRight w:val="0"/>
      <w:marTop w:val="0"/>
      <w:marBottom w:val="0"/>
      <w:divBdr>
        <w:top w:val="none" w:sz="0" w:space="0" w:color="auto"/>
        <w:left w:val="none" w:sz="0" w:space="0" w:color="auto"/>
        <w:bottom w:val="none" w:sz="0" w:space="0" w:color="auto"/>
        <w:right w:val="none" w:sz="0" w:space="0" w:color="auto"/>
      </w:divBdr>
      <w:divsChild>
        <w:div w:id="140852194">
          <w:marLeft w:val="480"/>
          <w:marRight w:val="0"/>
          <w:marTop w:val="0"/>
          <w:marBottom w:val="0"/>
          <w:divBdr>
            <w:top w:val="none" w:sz="0" w:space="0" w:color="auto"/>
            <w:left w:val="none" w:sz="0" w:space="0" w:color="auto"/>
            <w:bottom w:val="none" w:sz="0" w:space="0" w:color="auto"/>
            <w:right w:val="none" w:sz="0" w:space="0" w:color="auto"/>
          </w:divBdr>
        </w:div>
        <w:div w:id="511989117">
          <w:marLeft w:val="480"/>
          <w:marRight w:val="0"/>
          <w:marTop w:val="0"/>
          <w:marBottom w:val="0"/>
          <w:divBdr>
            <w:top w:val="none" w:sz="0" w:space="0" w:color="auto"/>
            <w:left w:val="none" w:sz="0" w:space="0" w:color="auto"/>
            <w:bottom w:val="none" w:sz="0" w:space="0" w:color="auto"/>
            <w:right w:val="none" w:sz="0" w:space="0" w:color="auto"/>
          </w:divBdr>
        </w:div>
        <w:div w:id="927078902">
          <w:marLeft w:val="480"/>
          <w:marRight w:val="0"/>
          <w:marTop w:val="0"/>
          <w:marBottom w:val="0"/>
          <w:divBdr>
            <w:top w:val="none" w:sz="0" w:space="0" w:color="auto"/>
            <w:left w:val="none" w:sz="0" w:space="0" w:color="auto"/>
            <w:bottom w:val="none" w:sz="0" w:space="0" w:color="auto"/>
            <w:right w:val="none" w:sz="0" w:space="0" w:color="auto"/>
          </w:divBdr>
        </w:div>
        <w:div w:id="954211130">
          <w:marLeft w:val="480"/>
          <w:marRight w:val="0"/>
          <w:marTop w:val="0"/>
          <w:marBottom w:val="0"/>
          <w:divBdr>
            <w:top w:val="none" w:sz="0" w:space="0" w:color="auto"/>
            <w:left w:val="none" w:sz="0" w:space="0" w:color="auto"/>
            <w:bottom w:val="none" w:sz="0" w:space="0" w:color="auto"/>
            <w:right w:val="none" w:sz="0" w:space="0" w:color="auto"/>
          </w:divBdr>
        </w:div>
        <w:div w:id="1114638201">
          <w:marLeft w:val="480"/>
          <w:marRight w:val="0"/>
          <w:marTop w:val="0"/>
          <w:marBottom w:val="0"/>
          <w:divBdr>
            <w:top w:val="none" w:sz="0" w:space="0" w:color="auto"/>
            <w:left w:val="none" w:sz="0" w:space="0" w:color="auto"/>
            <w:bottom w:val="none" w:sz="0" w:space="0" w:color="auto"/>
            <w:right w:val="none" w:sz="0" w:space="0" w:color="auto"/>
          </w:divBdr>
        </w:div>
        <w:div w:id="1503929152">
          <w:marLeft w:val="480"/>
          <w:marRight w:val="0"/>
          <w:marTop w:val="0"/>
          <w:marBottom w:val="0"/>
          <w:divBdr>
            <w:top w:val="none" w:sz="0" w:space="0" w:color="auto"/>
            <w:left w:val="none" w:sz="0" w:space="0" w:color="auto"/>
            <w:bottom w:val="none" w:sz="0" w:space="0" w:color="auto"/>
            <w:right w:val="none" w:sz="0" w:space="0" w:color="auto"/>
          </w:divBdr>
        </w:div>
      </w:divsChild>
    </w:div>
    <w:div w:id="1373919536">
      <w:bodyDiv w:val="1"/>
      <w:marLeft w:val="0"/>
      <w:marRight w:val="0"/>
      <w:marTop w:val="0"/>
      <w:marBottom w:val="0"/>
      <w:divBdr>
        <w:top w:val="none" w:sz="0" w:space="0" w:color="auto"/>
        <w:left w:val="none" w:sz="0" w:space="0" w:color="auto"/>
        <w:bottom w:val="none" w:sz="0" w:space="0" w:color="auto"/>
        <w:right w:val="none" w:sz="0" w:space="0" w:color="auto"/>
      </w:divBdr>
      <w:divsChild>
        <w:div w:id="250893824">
          <w:marLeft w:val="480"/>
          <w:marRight w:val="0"/>
          <w:marTop w:val="0"/>
          <w:marBottom w:val="0"/>
          <w:divBdr>
            <w:top w:val="none" w:sz="0" w:space="0" w:color="auto"/>
            <w:left w:val="none" w:sz="0" w:space="0" w:color="auto"/>
            <w:bottom w:val="none" w:sz="0" w:space="0" w:color="auto"/>
            <w:right w:val="none" w:sz="0" w:space="0" w:color="auto"/>
          </w:divBdr>
        </w:div>
        <w:div w:id="306397168">
          <w:marLeft w:val="480"/>
          <w:marRight w:val="0"/>
          <w:marTop w:val="0"/>
          <w:marBottom w:val="0"/>
          <w:divBdr>
            <w:top w:val="none" w:sz="0" w:space="0" w:color="auto"/>
            <w:left w:val="none" w:sz="0" w:space="0" w:color="auto"/>
            <w:bottom w:val="none" w:sz="0" w:space="0" w:color="auto"/>
            <w:right w:val="none" w:sz="0" w:space="0" w:color="auto"/>
          </w:divBdr>
        </w:div>
        <w:div w:id="453985588">
          <w:marLeft w:val="480"/>
          <w:marRight w:val="0"/>
          <w:marTop w:val="0"/>
          <w:marBottom w:val="0"/>
          <w:divBdr>
            <w:top w:val="none" w:sz="0" w:space="0" w:color="auto"/>
            <w:left w:val="none" w:sz="0" w:space="0" w:color="auto"/>
            <w:bottom w:val="none" w:sz="0" w:space="0" w:color="auto"/>
            <w:right w:val="none" w:sz="0" w:space="0" w:color="auto"/>
          </w:divBdr>
        </w:div>
        <w:div w:id="492986419">
          <w:marLeft w:val="480"/>
          <w:marRight w:val="0"/>
          <w:marTop w:val="0"/>
          <w:marBottom w:val="0"/>
          <w:divBdr>
            <w:top w:val="none" w:sz="0" w:space="0" w:color="auto"/>
            <w:left w:val="none" w:sz="0" w:space="0" w:color="auto"/>
            <w:bottom w:val="none" w:sz="0" w:space="0" w:color="auto"/>
            <w:right w:val="none" w:sz="0" w:space="0" w:color="auto"/>
          </w:divBdr>
        </w:div>
        <w:div w:id="530991607">
          <w:marLeft w:val="480"/>
          <w:marRight w:val="0"/>
          <w:marTop w:val="0"/>
          <w:marBottom w:val="0"/>
          <w:divBdr>
            <w:top w:val="none" w:sz="0" w:space="0" w:color="auto"/>
            <w:left w:val="none" w:sz="0" w:space="0" w:color="auto"/>
            <w:bottom w:val="none" w:sz="0" w:space="0" w:color="auto"/>
            <w:right w:val="none" w:sz="0" w:space="0" w:color="auto"/>
          </w:divBdr>
        </w:div>
        <w:div w:id="540672389">
          <w:marLeft w:val="480"/>
          <w:marRight w:val="0"/>
          <w:marTop w:val="0"/>
          <w:marBottom w:val="0"/>
          <w:divBdr>
            <w:top w:val="none" w:sz="0" w:space="0" w:color="auto"/>
            <w:left w:val="none" w:sz="0" w:space="0" w:color="auto"/>
            <w:bottom w:val="none" w:sz="0" w:space="0" w:color="auto"/>
            <w:right w:val="none" w:sz="0" w:space="0" w:color="auto"/>
          </w:divBdr>
        </w:div>
        <w:div w:id="595216296">
          <w:marLeft w:val="480"/>
          <w:marRight w:val="0"/>
          <w:marTop w:val="0"/>
          <w:marBottom w:val="0"/>
          <w:divBdr>
            <w:top w:val="none" w:sz="0" w:space="0" w:color="auto"/>
            <w:left w:val="none" w:sz="0" w:space="0" w:color="auto"/>
            <w:bottom w:val="none" w:sz="0" w:space="0" w:color="auto"/>
            <w:right w:val="none" w:sz="0" w:space="0" w:color="auto"/>
          </w:divBdr>
        </w:div>
        <w:div w:id="612249955">
          <w:marLeft w:val="480"/>
          <w:marRight w:val="0"/>
          <w:marTop w:val="0"/>
          <w:marBottom w:val="0"/>
          <w:divBdr>
            <w:top w:val="none" w:sz="0" w:space="0" w:color="auto"/>
            <w:left w:val="none" w:sz="0" w:space="0" w:color="auto"/>
            <w:bottom w:val="none" w:sz="0" w:space="0" w:color="auto"/>
            <w:right w:val="none" w:sz="0" w:space="0" w:color="auto"/>
          </w:divBdr>
        </w:div>
        <w:div w:id="752969108">
          <w:marLeft w:val="480"/>
          <w:marRight w:val="0"/>
          <w:marTop w:val="0"/>
          <w:marBottom w:val="0"/>
          <w:divBdr>
            <w:top w:val="none" w:sz="0" w:space="0" w:color="auto"/>
            <w:left w:val="none" w:sz="0" w:space="0" w:color="auto"/>
            <w:bottom w:val="none" w:sz="0" w:space="0" w:color="auto"/>
            <w:right w:val="none" w:sz="0" w:space="0" w:color="auto"/>
          </w:divBdr>
        </w:div>
        <w:div w:id="754475676">
          <w:marLeft w:val="480"/>
          <w:marRight w:val="0"/>
          <w:marTop w:val="0"/>
          <w:marBottom w:val="0"/>
          <w:divBdr>
            <w:top w:val="none" w:sz="0" w:space="0" w:color="auto"/>
            <w:left w:val="none" w:sz="0" w:space="0" w:color="auto"/>
            <w:bottom w:val="none" w:sz="0" w:space="0" w:color="auto"/>
            <w:right w:val="none" w:sz="0" w:space="0" w:color="auto"/>
          </w:divBdr>
        </w:div>
        <w:div w:id="942539396">
          <w:marLeft w:val="480"/>
          <w:marRight w:val="0"/>
          <w:marTop w:val="0"/>
          <w:marBottom w:val="0"/>
          <w:divBdr>
            <w:top w:val="none" w:sz="0" w:space="0" w:color="auto"/>
            <w:left w:val="none" w:sz="0" w:space="0" w:color="auto"/>
            <w:bottom w:val="none" w:sz="0" w:space="0" w:color="auto"/>
            <w:right w:val="none" w:sz="0" w:space="0" w:color="auto"/>
          </w:divBdr>
        </w:div>
        <w:div w:id="1158762780">
          <w:marLeft w:val="480"/>
          <w:marRight w:val="0"/>
          <w:marTop w:val="0"/>
          <w:marBottom w:val="0"/>
          <w:divBdr>
            <w:top w:val="none" w:sz="0" w:space="0" w:color="auto"/>
            <w:left w:val="none" w:sz="0" w:space="0" w:color="auto"/>
            <w:bottom w:val="none" w:sz="0" w:space="0" w:color="auto"/>
            <w:right w:val="none" w:sz="0" w:space="0" w:color="auto"/>
          </w:divBdr>
        </w:div>
        <w:div w:id="1267470598">
          <w:marLeft w:val="480"/>
          <w:marRight w:val="0"/>
          <w:marTop w:val="0"/>
          <w:marBottom w:val="0"/>
          <w:divBdr>
            <w:top w:val="none" w:sz="0" w:space="0" w:color="auto"/>
            <w:left w:val="none" w:sz="0" w:space="0" w:color="auto"/>
            <w:bottom w:val="none" w:sz="0" w:space="0" w:color="auto"/>
            <w:right w:val="none" w:sz="0" w:space="0" w:color="auto"/>
          </w:divBdr>
        </w:div>
        <w:div w:id="1532458060">
          <w:marLeft w:val="480"/>
          <w:marRight w:val="0"/>
          <w:marTop w:val="0"/>
          <w:marBottom w:val="0"/>
          <w:divBdr>
            <w:top w:val="none" w:sz="0" w:space="0" w:color="auto"/>
            <w:left w:val="none" w:sz="0" w:space="0" w:color="auto"/>
            <w:bottom w:val="none" w:sz="0" w:space="0" w:color="auto"/>
            <w:right w:val="none" w:sz="0" w:space="0" w:color="auto"/>
          </w:divBdr>
        </w:div>
        <w:div w:id="2004501249">
          <w:marLeft w:val="480"/>
          <w:marRight w:val="0"/>
          <w:marTop w:val="0"/>
          <w:marBottom w:val="0"/>
          <w:divBdr>
            <w:top w:val="none" w:sz="0" w:space="0" w:color="auto"/>
            <w:left w:val="none" w:sz="0" w:space="0" w:color="auto"/>
            <w:bottom w:val="none" w:sz="0" w:space="0" w:color="auto"/>
            <w:right w:val="none" w:sz="0" w:space="0" w:color="auto"/>
          </w:divBdr>
        </w:div>
        <w:div w:id="2024624256">
          <w:marLeft w:val="480"/>
          <w:marRight w:val="0"/>
          <w:marTop w:val="0"/>
          <w:marBottom w:val="0"/>
          <w:divBdr>
            <w:top w:val="none" w:sz="0" w:space="0" w:color="auto"/>
            <w:left w:val="none" w:sz="0" w:space="0" w:color="auto"/>
            <w:bottom w:val="none" w:sz="0" w:space="0" w:color="auto"/>
            <w:right w:val="none" w:sz="0" w:space="0" w:color="auto"/>
          </w:divBdr>
        </w:div>
      </w:divsChild>
    </w:div>
    <w:div w:id="1375617754">
      <w:bodyDiv w:val="1"/>
      <w:marLeft w:val="0"/>
      <w:marRight w:val="0"/>
      <w:marTop w:val="0"/>
      <w:marBottom w:val="0"/>
      <w:divBdr>
        <w:top w:val="none" w:sz="0" w:space="0" w:color="auto"/>
        <w:left w:val="none" w:sz="0" w:space="0" w:color="auto"/>
        <w:bottom w:val="none" w:sz="0" w:space="0" w:color="auto"/>
        <w:right w:val="none" w:sz="0" w:space="0" w:color="auto"/>
      </w:divBdr>
      <w:divsChild>
        <w:div w:id="590549095">
          <w:marLeft w:val="480"/>
          <w:marRight w:val="0"/>
          <w:marTop w:val="0"/>
          <w:marBottom w:val="0"/>
          <w:divBdr>
            <w:top w:val="none" w:sz="0" w:space="0" w:color="auto"/>
            <w:left w:val="none" w:sz="0" w:space="0" w:color="auto"/>
            <w:bottom w:val="none" w:sz="0" w:space="0" w:color="auto"/>
            <w:right w:val="none" w:sz="0" w:space="0" w:color="auto"/>
          </w:divBdr>
        </w:div>
        <w:div w:id="1026827452">
          <w:marLeft w:val="480"/>
          <w:marRight w:val="0"/>
          <w:marTop w:val="0"/>
          <w:marBottom w:val="0"/>
          <w:divBdr>
            <w:top w:val="none" w:sz="0" w:space="0" w:color="auto"/>
            <w:left w:val="none" w:sz="0" w:space="0" w:color="auto"/>
            <w:bottom w:val="none" w:sz="0" w:space="0" w:color="auto"/>
            <w:right w:val="none" w:sz="0" w:space="0" w:color="auto"/>
          </w:divBdr>
        </w:div>
        <w:div w:id="1046951101">
          <w:marLeft w:val="480"/>
          <w:marRight w:val="0"/>
          <w:marTop w:val="0"/>
          <w:marBottom w:val="0"/>
          <w:divBdr>
            <w:top w:val="none" w:sz="0" w:space="0" w:color="auto"/>
            <w:left w:val="none" w:sz="0" w:space="0" w:color="auto"/>
            <w:bottom w:val="none" w:sz="0" w:space="0" w:color="auto"/>
            <w:right w:val="none" w:sz="0" w:space="0" w:color="auto"/>
          </w:divBdr>
        </w:div>
        <w:div w:id="1192692504">
          <w:marLeft w:val="480"/>
          <w:marRight w:val="0"/>
          <w:marTop w:val="0"/>
          <w:marBottom w:val="0"/>
          <w:divBdr>
            <w:top w:val="none" w:sz="0" w:space="0" w:color="auto"/>
            <w:left w:val="none" w:sz="0" w:space="0" w:color="auto"/>
            <w:bottom w:val="none" w:sz="0" w:space="0" w:color="auto"/>
            <w:right w:val="none" w:sz="0" w:space="0" w:color="auto"/>
          </w:divBdr>
        </w:div>
        <w:div w:id="1982882421">
          <w:marLeft w:val="480"/>
          <w:marRight w:val="0"/>
          <w:marTop w:val="0"/>
          <w:marBottom w:val="0"/>
          <w:divBdr>
            <w:top w:val="none" w:sz="0" w:space="0" w:color="auto"/>
            <w:left w:val="none" w:sz="0" w:space="0" w:color="auto"/>
            <w:bottom w:val="none" w:sz="0" w:space="0" w:color="auto"/>
            <w:right w:val="none" w:sz="0" w:space="0" w:color="auto"/>
          </w:divBdr>
        </w:div>
      </w:divsChild>
    </w:div>
    <w:div w:id="1375884637">
      <w:bodyDiv w:val="1"/>
      <w:marLeft w:val="0"/>
      <w:marRight w:val="0"/>
      <w:marTop w:val="0"/>
      <w:marBottom w:val="0"/>
      <w:divBdr>
        <w:top w:val="none" w:sz="0" w:space="0" w:color="auto"/>
        <w:left w:val="none" w:sz="0" w:space="0" w:color="auto"/>
        <w:bottom w:val="none" w:sz="0" w:space="0" w:color="auto"/>
        <w:right w:val="none" w:sz="0" w:space="0" w:color="auto"/>
      </w:divBdr>
    </w:div>
    <w:div w:id="1377468001">
      <w:bodyDiv w:val="1"/>
      <w:marLeft w:val="0"/>
      <w:marRight w:val="0"/>
      <w:marTop w:val="0"/>
      <w:marBottom w:val="0"/>
      <w:divBdr>
        <w:top w:val="none" w:sz="0" w:space="0" w:color="auto"/>
        <w:left w:val="none" w:sz="0" w:space="0" w:color="auto"/>
        <w:bottom w:val="none" w:sz="0" w:space="0" w:color="auto"/>
        <w:right w:val="none" w:sz="0" w:space="0" w:color="auto"/>
      </w:divBdr>
    </w:div>
    <w:div w:id="1377704217">
      <w:bodyDiv w:val="1"/>
      <w:marLeft w:val="0"/>
      <w:marRight w:val="0"/>
      <w:marTop w:val="0"/>
      <w:marBottom w:val="0"/>
      <w:divBdr>
        <w:top w:val="none" w:sz="0" w:space="0" w:color="auto"/>
        <w:left w:val="none" w:sz="0" w:space="0" w:color="auto"/>
        <w:bottom w:val="none" w:sz="0" w:space="0" w:color="auto"/>
        <w:right w:val="none" w:sz="0" w:space="0" w:color="auto"/>
      </w:divBdr>
    </w:div>
    <w:div w:id="1379017167">
      <w:bodyDiv w:val="1"/>
      <w:marLeft w:val="0"/>
      <w:marRight w:val="0"/>
      <w:marTop w:val="0"/>
      <w:marBottom w:val="0"/>
      <w:divBdr>
        <w:top w:val="none" w:sz="0" w:space="0" w:color="auto"/>
        <w:left w:val="none" w:sz="0" w:space="0" w:color="auto"/>
        <w:bottom w:val="none" w:sz="0" w:space="0" w:color="auto"/>
        <w:right w:val="none" w:sz="0" w:space="0" w:color="auto"/>
      </w:divBdr>
    </w:div>
    <w:div w:id="1379738912">
      <w:bodyDiv w:val="1"/>
      <w:marLeft w:val="0"/>
      <w:marRight w:val="0"/>
      <w:marTop w:val="0"/>
      <w:marBottom w:val="0"/>
      <w:divBdr>
        <w:top w:val="none" w:sz="0" w:space="0" w:color="auto"/>
        <w:left w:val="none" w:sz="0" w:space="0" w:color="auto"/>
        <w:bottom w:val="none" w:sz="0" w:space="0" w:color="auto"/>
        <w:right w:val="none" w:sz="0" w:space="0" w:color="auto"/>
      </w:divBdr>
    </w:div>
    <w:div w:id="1382285604">
      <w:bodyDiv w:val="1"/>
      <w:marLeft w:val="0"/>
      <w:marRight w:val="0"/>
      <w:marTop w:val="0"/>
      <w:marBottom w:val="0"/>
      <w:divBdr>
        <w:top w:val="none" w:sz="0" w:space="0" w:color="auto"/>
        <w:left w:val="none" w:sz="0" w:space="0" w:color="auto"/>
        <w:bottom w:val="none" w:sz="0" w:space="0" w:color="auto"/>
        <w:right w:val="none" w:sz="0" w:space="0" w:color="auto"/>
      </w:divBdr>
    </w:div>
    <w:div w:id="1384671236">
      <w:bodyDiv w:val="1"/>
      <w:marLeft w:val="0"/>
      <w:marRight w:val="0"/>
      <w:marTop w:val="0"/>
      <w:marBottom w:val="0"/>
      <w:divBdr>
        <w:top w:val="none" w:sz="0" w:space="0" w:color="auto"/>
        <w:left w:val="none" w:sz="0" w:space="0" w:color="auto"/>
        <w:bottom w:val="none" w:sz="0" w:space="0" w:color="auto"/>
        <w:right w:val="none" w:sz="0" w:space="0" w:color="auto"/>
      </w:divBdr>
    </w:div>
    <w:div w:id="1388647019">
      <w:bodyDiv w:val="1"/>
      <w:marLeft w:val="0"/>
      <w:marRight w:val="0"/>
      <w:marTop w:val="0"/>
      <w:marBottom w:val="0"/>
      <w:divBdr>
        <w:top w:val="none" w:sz="0" w:space="0" w:color="auto"/>
        <w:left w:val="none" w:sz="0" w:space="0" w:color="auto"/>
        <w:bottom w:val="none" w:sz="0" w:space="0" w:color="auto"/>
        <w:right w:val="none" w:sz="0" w:space="0" w:color="auto"/>
      </w:divBdr>
    </w:div>
    <w:div w:id="1389457189">
      <w:bodyDiv w:val="1"/>
      <w:marLeft w:val="0"/>
      <w:marRight w:val="0"/>
      <w:marTop w:val="0"/>
      <w:marBottom w:val="0"/>
      <w:divBdr>
        <w:top w:val="none" w:sz="0" w:space="0" w:color="auto"/>
        <w:left w:val="none" w:sz="0" w:space="0" w:color="auto"/>
        <w:bottom w:val="none" w:sz="0" w:space="0" w:color="auto"/>
        <w:right w:val="none" w:sz="0" w:space="0" w:color="auto"/>
      </w:divBdr>
      <w:divsChild>
        <w:div w:id="990715298">
          <w:marLeft w:val="480"/>
          <w:marRight w:val="0"/>
          <w:marTop w:val="0"/>
          <w:marBottom w:val="0"/>
          <w:divBdr>
            <w:top w:val="none" w:sz="0" w:space="0" w:color="auto"/>
            <w:left w:val="none" w:sz="0" w:space="0" w:color="auto"/>
            <w:bottom w:val="none" w:sz="0" w:space="0" w:color="auto"/>
            <w:right w:val="none" w:sz="0" w:space="0" w:color="auto"/>
          </w:divBdr>
        </w:div>
        <w:div w:id="1420177637">
          <w:marLeft w:val="480"/>
          <w:marRight w:val="0"/>
          <w:marTop w:val="0"/>
          <w:marBottom w:val="0"/>
          <w:divBdr>
            <w:top w:val="none" w:sz="0" w:space="0" w:color="auto"/>
            <w:left w:val="none" w:sz="0" w:space="0" w:color="auto"/>
            <w:bottom w:val="none" w:sz="0" w:space="0" w:color="auto"/>
            <w:right w:val="none" w:sz="0" w:space="0" w:color="auto"/>
          </w:divBdr>
        </w:div>
      </w:divsChild>
    </w:div>
    <w:div w:id="1392390769">
      <w:bodyDiv w:val="1"/>
      <w:marLeft w:val="0"/>
      <w:marRight w:val="0"/>
      <w:marTop w:val="0"/>
      <w:marBottom w:val="0"/>
      <w:divBdr>
        <w:top w:val="none" w:sz="0" w:space="0" w:color="auto"/>
        <w:left w:val="none" w:sz="0" w:space="0" w:color="auto"/>
        <w:bottom w:val="none" w:sz="0" w:space="0" w:color="auto"/>
        <w:right w:val="none" w:sz="0" w:space="0" w:color="auto"/>
      </w:divBdr>
    </w:div>
    <w:div w:id="1395081847">
      <w:bodyDiv w:val="1"/>
      <w:marLeft w:val="0"/>
      <w:marRight w:val="0"/>
      <w:marTop w:val="0"/>
      <w:marBottom w:val="0"/>
      <w:divBdr>
        <w:top w:val="none" w:sz="0" w:space="0" w:color="auto"/>
        <w:left w:val="none" w:sz="0" w:space="0" w:color="auto"/>
        <w:bottom w:val="none" w:sz="0" w:space="0" w:color="auto"/>
        <w:right w:val="none" w:sz="0" w:space="0" w:color="auto"/>
      </w:divBdr>
    </w:div>
    <w:div w:id="1402942872">
      <w:bodyDiv w:val="1"/>
      <w:marLeft w:val="0"/>
      <w:marRight w:val="0"/>
      <w:marTop w:val="0"/>
      <w:marBottom w:val="0"/>
      <w:divBdr>
        <w:top w:val="none" w:sz="0" w:space="0" w:color="auto"/>
        <w:left w:val="none" w:sz="0" w:space="0" w:color="auto"/>
        <w:bottom w:val="none" w:sz="0" w:space="0" w:color="auto"/>
        <w:right w:val="none" w:sz="0" w:space="0" w:color="auto"/>
      </w:divBdr>
    </w:div>
    <w:div w:id="1403331378">
      <w:bodyDiv w:val="1"/>
      <w:marLeft w:val="0"/>
      <w:marRight w:val="0"/>
      <w:marTop w:val="0"/>
      <w:marBottom w:val="0"/>
      <w:divBdr>
        <w:top w:val="none" w:sz="0" w:space="0" w:color="auto"/>
        <w:left w:val="none" w:sz="0" w:space="0" w:color="auto"/>
        <w:bottom w:val="none" w:sz="0" w:space="0" w:color="auto"/>
        <w:right w:val="none" w:sz="0" w:space="0" w:color="auto"/>
      </w:divBdr>
    </w:div>
    <w:div w:id="1403984098">
      <w:bodyDiv w:val="1"/>
      <w:marLeft w:val="0"/>
      <w:marRight w:val="0"/>
      <w:marTop w:val="0"/>
      <w:marBottom w:val="0"/>
      <w:divBdr>
        <w:top w:val="none" w:sz="0" w:space="0" w:color="auto"/>
        <w:left w:val="none" w:sz="0" w:space="0" w:color="auto"/>
        <w:bottom w:val="none" w:sz="0" w:space="0" w:color="auto"/>
        <w:right w:val="none" w:sz="0" w:space="0" w:color="auto"/>
      </w:divBdr>
    </w:div>
    <w:div w:id="1404133861">
      <w:bodyDiv w:val="1"/>
      <w:marLeft w:val="0"/>
      <w:marRight w:val="0"/>
      <w:marTop w:val="0"/>
      <w:marBottom w:val="0"/>
      <w:divBdr>
        <w:top w:val="none" w:sz="0" w:space="0" w:color="auto"/>
        <w:left w:val="none" w:sz="0" w:space="0" w:color="auto"/>
        <w:bottom w:val="none" w:sz="0" w:space="0" w:color="auto"/>
        <w:right w:val="none" w:sz="0" w:space="0" w:color="auto"/>
      </w:divBdr>
    </w:div>
    <w:div w:id="1404722385">
      <w:bodyDiv w:val="1"/>
      <w:marLeft w:val="0"/>
      <w:marRight w:val="0"/>
      <w:marTop w:val="0"/>
      <w:marBottom w:val="0"/>
      <w:divBdr>
        <w:top w:val="none" w:sz="0" w:space="0" w:color="auto"/>
        <w:left w:val="none" w:sz="0" w:space="0" w:color="auto"/>
        <w:bottom w:val="none" w:sz="0" w:space="0" w:color="auto"/>
        <w:right w:val="none" w:sz="0" w:space="0" w:color="auto"/>
      </w:divBdr>
    </w:div>
    <w:div w:id="1405223794">
      <w:bodyDiv w:val="1"/>
      <w:marLeft w:val="0"/>
      <w:marRight w:val="0"/>
      <w:marTop w:val="0"/>
      <w:marBottom w:val="0"/>
      <w:divBdr>
        <w:top w:val="none" w:sz="0" w:space="0" w:color="auto"/>
        <w:left w:val="none" w:sz="0" w:space="0" w:color="auto"/>
        <w:bottom w:val="none" w:sz="0" w:space="0" w:color="auto"/>
        <w:right w:val="none" w:sz="0" w:space="0" w:color="auto"/>
      </w:divBdr>
      <w:divsChild>
        <w:div w:id="114761802">
          <w:marLeft w:val="480"/>
          <w:marRight w:val="0"/>
          <w:marTop w:val="0"/>
          <w:marBottom w:val="0"/>
          <w:divBdr>
            <w:top w:val="none" w:sz="0" w:space="0" w:color="auto"/>
            <w:left w:val="none" w:sz="0" w:space="0" w:color="auto"/>
            <w:bottom w:val="none" w:sz="0" w:space="0" w:color="auto"/>
            <w:right w:val="none" w:sz="0" w:space="0" w:color="auto"/>
          </w:divBdr>
        </w:div>
        <w:div w:id="199362215">
          <w:marLeft w:val="480"/>
          <w:marRight w:val="0"/>
          <w:marTop w:val="0"/>
          <w:marBottom w:val="0"/>
          <w:divBdr>
            <w:top w:val="none" w:sz="0" w:space="0" w:color="auto"/>
            <w:left w:val="none" w:sz="0" w:space="0" w:color="auto"/>
            <w:bottom w:val="none" w:sz="0" w:space="0" w:color="auto"/>
            <w:right w:val="none" w:sz="0" w:space="0" w:color="auto"/>
          </w:divBdr>
        </w:div>
        <w:div w:id="234366457">
          <w:marLeft w:val="480"/>
          <w:marRight w:val="0"/>
          <w:marTop w:val="0"/>
          <w:marBottom w:val="0"/>
          <w:divBdr>
            <w:top w:val="none" w:sz="0" w:space="0" w:color="auto"/>
            <w:left w:val="none" w:sz="0" w:space="0" w:color="auto"/>
            <w:bottom w:val="none" w:sz="0" w:space="0" w:color="auto"/>
            <w:right w:val="none" w:sz="0" w:space="0" w:color="auto"/>
          </w:divBdr>
        </w:div>
        <w:div w:id="395904123">
          <w:marLeft w:val="480"/>
          <w:marRight w:val="0"/>
          <w:marTop w:val="0"/>
          <w:marBottom w:val="0"/>
          <w:divBdr>
            <w:top w:val="none" w:sz="0" w:space="0" w:color="auto"/>
            <w:left w:val="none" w:sz="0" w:space="0" w:color="auto"/>
            <w:bottom w:val="none" w:sz="0" w:space="0" w:color="auto"/>
            <w:right w:val="none" w:sz="0" w:space="0" w:color="auto"/>
          </w:divBdr>
        </w:div>
        <w:div w:id="507717161">
          <w:marLeft w:val="480"/>
          <w:marRight w:val="0"/>
          <w:marTop w:val="0"/>
          <w:marBottom w:val="0"/>
          <w:divBdr>
            <w:top w:val="none" w:sz="0" w:space="0" w:color="auto"/>
            <w:left w:val="none" w:sz="0" w:space="0" w:color="auto"/>
            <w:bottom w:val="none" w:sz="0" w:space="0" w:color="auto"/>
            <w:right w:val="none" w:sz="0" w:space="0" w:color="auto"/>
          </w:divBdr>
        </w:div>
        <w:div w:id="571087581">
          <w:marLeft w:val="480"/>
          <w:marRight w:val="0"/>
          <w:marTop w:val="0"/>
          <w:marBottom w:val="0"/>
          <w:divBdr>
            <w:top w:val="none" w:sz="0" w:space="0" w:color="auto"/>
            <w:left w:val="none" w:sz="0" w:space="0" w:color="auto"/>
            <w:bottom w:val="none" w:sz="0" w:space="0" w:color="auto"/>
            <w:right w:val="none" w:sz="0" w:space="0" w:color="auto"/>
          </w:divBdr>
        </w:div>
        <w:div w:id="817646646">
          <w:marLeft w:val="480"/>
          <w:marRight w:val="0"/>
          <w:marTop w:val="0"/>
          <w:marBottom w:val="0"/>
          <w:divBdr>
            <w:top w:val="none" w:sz="0" w:space="0" w:color="auto"/>
            <w:left w:val="none" w:sz="0" w:space="0" w:color="auto"/>
            <w:bottom w:val="none" w:sz="0" w:space="0" w:color="auto"/>
            <w:right w:val="none" w:sz="0" w:space="0" w:color="auto"/>
          </w:divBdr>
        </w:div>
        <w:div w:id="914049163">
          <w:marLeft w:val="480"/>
          <w:marRight w:val="0"/>
          <w:marTop w:val="0"/>
          <w:marBottom w:val="0"/>
          <w:divBdr>
            <w:top w:val="none" w:sz="0" w:space="0" w:color="auto"/>
            <w:left w:val="none" w:sz="0" w:space="0" w:color="auto"/>
            <w:bottom w:val="none" w:sz="0" w:space="0" w:color="auto"/>
            <w:right w:val="none" w:sz="0" w:space="0" w:color="auto"/>
          </w:divBdr>
        </w:div>
        <w:div w:id="1062676905">
          <w:marLeft w:val="480"/>
          <w:marRight w:val="0"/>
          <w:marTop w:val="0"/>
          <w:marBottom w:val="0"/>
          <w:divBdr>
            <w:top w:val="none" w:sz="0" w:space="0" w:color="auto"/>
            <w:left w:val="none" w:sz="0" w:space="0" w:color="auto"/>
            <w:bottom w:val="none" w:sz="0" w:space="0" w:color="auto"/>
            <w:right w:val="none" w:sz="0" w:space="0" w:color="auto"/>
          </w:divBdr>
        </w:div>
        <w:div w:id="1096247868">
          <w:marLeft w:val="480"/>
          <w:marRight w:val="0"/>
          <w:marTop w:val="0"/>
          <w:marBottom w:val="0"/>
          <w:divBdr>
            <w:top w:val="none" w:sz="0" w:space="0" w:color="auto"/>
            <w:left w:val="none" w:sz="0" w:space="0" w:color="auto"/>
            <w:bottom w:val="none" w:sz="0" w:space="0" w:color="auto"/>
            <w:right w:val="none" w:sz="0" w:space="0" w:color="auto"/>
          </w:divBdr>
        </w:div>
        <w:div w:id="1197499518">
          <w:marLeft w:val="480"/>
          <w:marRight w:val="0"/>
          <w:marTop w:val="0"/>
          <w:marBottom w:val="0"/>
          <w:divBdr>
            <w:top w:val="none" w:sz="0" w:space="0" w:color="auto"/>
            <w:left w:val="none" w:sz="0" w:space="0" w:color="auto"/>
            <w:bottom w:val="none" w:sz="0" w:space="0" w:color="auto"/>
            <w:right w:val="none" w:sz="0" w:space="0" w:color="auto"/>
          </w:divBdr>
        </w:div>
        <w:div w:id="1197885156">
          <w:marLeft w:val="480"/>
          <w:marRight w:val="0"/>
          <w:marTop w:val="0"/>
          <w:marBottom w:val="0"/>
          <w:divBdr>
            <w:top w:val="none" w:sz="0" w:space="0" w:color="auto"/>
            <w:left w:val="none" w:sz="0" w:space="0" w:color="auto"/>
            <w:bottom w:val="none" w:sz="0" w:space="0" w:color="auto"/>
            <w:right w:val="none" w:sz="0" w:space="0" w:color="auto"/>
          </w:divBdr>
        </w:div>
        <w:div w:id="1226181308">
          <w:marLeft w:val="480"/>
          <w:marRight w:val="0"/>
          <w:marTop w:val="0"/>
          <w:marBottom w:val="0"/>
          <w:divBdr>
            <w:top w:val="none" w:sz="0" w:space="0" w:color="auto"/>
            <w:left w:val="none" w:sz="0" w:space="0" w:color="auto"/>
            <w:bottom w:val="none" w:sz="0" w:space="0" w:color="auto"/>
            <w:right w:val="none" w:sz="0" w:space="0" w:color="auto"/>
          </w:divBdr>
        </w:div>
        <w:div w:id="1258558985">
          <w:marLeft w:val="480"/>
          <w:marRight w:val="0"/>
          <w:marTop w:val="0"/>
          <w:marBottom w:val="0"/>
          <w:divBdr>
            <w:top w:val="none" w:sz="0" w:space="0" w:color="auto"/>
            <w:left w:val="none" w:sz="0" w:space="0" w:color="auto"/>
            <w:bottom w:val="none" w:sz="0" w:space="0" w:color="auto"/>
            <w:right w:val="none" w:sz="0" w:space="0" w:color="auto"/>
          </w:divBdr>
        </w:div>
        <w:div w:id="1489132932">
          <w:marLeft w:val="480"/>
          <w:marRight w:val="0"/>
          <w:marTop w:val="0"/>
          <w:marBottom w:val="0"/>
          <w:divBdr>
            <w:top w:val="none" w:sz="0" w:space="0" w:color="auto"/>
            <w:left w:val="none" w:sz="0" w:space="0" w:color="auto"/>
            <w:bottom w:val="none" w:sz="0" w:space="0" w:color="auto"/>
            <w:right w:val="none" w:sz="0" w:space="0" w:color="auto"/>
          </w:divBdr>
        </w:div>
        <w:div w:id="1659070373">
          <w:marLeft w:val="480"/>
          <w:marRight w:val="0"/>
          <w:marTop w:val="0"/>
          <w:marBottom w:val="0"/>
          <w:divBdr>
            <w:top w:val="none" w:sz="0" w:space="0" w:color="auto"/>
            <w:left w:val="none" w:sz="0" w:space="0" w:color="auto"/>
            <w:bottom w:val="none" w:sz="0" w:space="0" w:color="auto"/>
            <w:right w:val="none" w:sz="0" w:space="0" w:color="auto"/>
          </w:divBdr>
        </w:div>
        <w:div w:id="1660572681">
          <w:marLeft w:val="480"/>
          <w:marRight w:val="0"/>
          <w:marTop w:val="0"/>
          <w:marBottom w:val="0"/>
          <w:divBdr>
            <w:top w:val="none" w:sz="0" w:space="0" w:color="auto"/>
            <w:left w:val="none" w:sz="0" w:space="0" w:color="auto"/>
            <w:bottom w:val="none" w:sz="0" w:space="0" w:color="auto"/>
            <w:right w:val="none" w:sz="0" w:space="0" w:color="auto"/>
          </w:divBdr>
        </w:div>
        <w:div w:id="1938711037">
          <w:marLeft w:val="480"/>
          <w:marRight w:val="0"/>
          <w:marTop w:val="0"/>
          <w:marBottom w:val="0"/>
          <w:divBdr>
            <w:top w:val="none" w:sz="0" w:space="0" w:color="auto"/>
            <w:left w:val="none" w:sz="0" w:space="0" w:color="auto"/>
            <w:bottom w:val="none" w:sz="0" w:space="0" w:color="auto"/>
            <w:right w:val="none" w:sz="0" w:space="0" w:color="auto"/>
          </w:divBdr>
        </w:div>
        <w:div w:id="1978410307">
          <w:marLeft w:val="480"/>
          <w:marRight w:val="0"/>
          <w:marTop w:val="0"/>
          <w:marBottom w:val="0"/>
          <w:divBdr>
            <w:top w:val="none" w:sz="0" w:space="0" w:color="auto"/>
            <w:left w:val="none" w:sz="0" w:space="0" w:color="auto"/>
            <w:bottom w:val="none" w:sz="0" w:space="0" w:color="auto"/>
            <w:right w:val="none" w:sz="0" w:space="0" w:color="auto"/>
          </w:divBdr>
        </w:div>
        <w:div w:id="1991446248">
          <w:marLeft w:val="480"/>
          <w:marRight w:val="0"/>
          <w:marTop w:val="0"/>
          <w:marBottom w:val="0"/>
          <w:divBdr>
            <w:top w:val="none" w:sz="0" w:space="0" w:color="auto"/>
            <w:left w:val="none" w:sz="0" w:space="0" w:color="auto"/>
            <w:bottom w:val="none" w:sz="0" w:space="0" w:color="auto"/>
            <w:right w:val="none" w:sz="0" w:space="0" w:color="auto"/>
          </w:divBdr>
        </w:div>
        <w:div w:id="2098210529">
          <w:marLeft w:val="480"/>
          <w:marRight w:val="0"/>
          <w:marTop w:val="0"/>
          <w:marBottom w:val="0"/>
          <w:divBdr>
            <w:top w:val="none" w:sz="0" w:space="0" w:color="auto"/>
            <w:left w:val="none" w:sz="0" w:space="0" w:color="auto"/>
            <w:bottom w:val="none" w:sz="0" w:space="0" w:color="auto"/>
            <w:right w:val="none" w:sz="0" w:space="0" w:color="auto"/>
          </w:divBdr>
        </w:div>
      </w:divsChild>
    </w:div>
    <w:div w:id="1406998031">
      <w:bodyDiv w:val="1"/>
      <w:marLeft w:val="0"/>
      <w:marRight w:val="0"/>
      <w:marTop w:val="0"/>
      <w:marBottom w:val="0"/>
      <w:divBdr>
        <w:top w:val="none" w:sz="0" w:space="0" w:color="auto"/>
        <w:left w:val="none" w:sz="0" w:space="0" w:color="auto"/>
        <w:bottom w:val="none" w:sz="0" w:space="0" w:color="auto"/>
        <w:right w:val="none" w:sz="0" w:space="0" w:color="auto"/>
      </w:divBdr>
    </w:div>
    <w:div w:id="1407189136">
      <w:bodyDiv w:val="1"/>
      <w:marLeft w:val="0"/>
      <w:marRight w:val="0"/>
      <w:marTop w:val="0"/>
      <w:marBottom w:val="0"/>
      <w:divBdr>
        <w:top w:val="none" w:sz="0" w:space="0" w:color="auto"/>
        <w:left w:val="none" w:sz="0" w:space="0" w:color="auto"/>
        <w:bottom w:val="none" w:sz="0" w:space="0" w:color="auto"/>
        <w:right w:val="none" w:sz="0" w:space="0" w:color="auto"/>
      </w:divBdr>
    </w:div>
    <w:div w:id="1407915345">
      <w:bodyDiv w:val="1"/>
      <w:marLeft w:val="0"/>
      <w:marRight w:val="0"/>
      <w:marTop w:val="0"/>
      <w:marBottom w:val="0"/>
      <w:divBdr>
        <w:top w:val="none" w:sz="0" w:space="0" w:color="auto"/>
        <w:left w:val="none" w:sz="0" w:space="0" w:color="auto"/>
        <w:bottom w:val="none" w:sz="0" w:space="0" w:color="auto"/>
        <w:right w:val="none" w:sz="0" w:space="0" w:color="auto"/>
      </w:divBdr>
    </w:div>
    <w:div w:id="1409961386">
      <w:bodyDiv w:val="1"/>
      <w:marLeft w:val="0"/>
      <w:marRight w:val="0"/>
      <w:marTop w:val="0"/>
      <w:marBottom w:val="0"/>
      <w:divBdr>
        <w:top w:val="none" w:sz="0" w:space="0" w:color="auto"/>
        <w:left w:val="none" w:sz="0" w:space="0" w:color="auto"/>
        <w:bottom w:val="none" w:sz="0" w:space="0" w:color="auto"/>
        <w:right w:val="none" w:sz="0" w:space="0" w:color="auto"/>
      </w:divBdr>
    </w:div>
    <w:div w:id="1413702829">
      <w:bodyDiv w:val="1"/>
      <w:marLeft w:val="0"/>
      <w:marRight w:val="0"/>
      <w:marTop w:val="0"/>
      <w:marBottom w:val="0"/>
      <w:divBdr>
        <w:top w:val="none" w:sz="0" w:space="0" w:color="auto"/>
        <w:left w:val="none" w:sz="0" w:space="0" w:color="auto"/>
        <w:bottom w:val="none" w:sz="0" w:space="0" w:color="auto"/>
        <w:right w:val="none" w:sz="0" w:space="0" w:color="auto"/>
      </w:divBdr>
      <w:divsChild>
        <w:div w:id="49118839">
          <w:marLeft w:val="480"/>
          <w:marRight w:val="0"/>
          <w:marTop w:val="0"/>
          <w:marBottom w:val="0"/>
          <w:divBdr>
            <w:top w:val="none" w:sz="0" w:space="0" w:color="auto"/>
            <w:left w:val="none" w:sz="0" w:space="0" w:color="auto"/>
            <w:bottom w:val="none" w:sz="0" w:space="0" w:color="auto"/>
            <w:right w:val="none" w:sz="0" w:space="0" w:color="auto"/>
          </w:divBdr>
        </w:div>
        <w:div w:id="225267440">
          <w:marLeft w:val="480"/>
          <w:marRight w:val="0"/>
          <w:marTop w:val="0"/>
          <w:marBottom w:val="0"/>
          <w:divBdr>
            <w:top w:val="none" w:sz="0" w:space="0" w:color="auto"/>
            <w:left w:val="none" w:sz="0" w:space="0" w:color="auto"/>
            <w:bottom w:val="none" w:sz="0" w:space="0" w:color="auto"/>
            <w:right w:val="none" w:sz="0" w:space="0" w:color="auto"/>
          </w:divBdr>
        </w:div>
        <w:div w:id="949506877">
          <w:marLeft w:val="480"/>
          <w:marRight w:val="0"/>
          <w:marTop w:val="0"/>
          <w:marBottom w:val="0"/>
          <w:divBdr>
            <w:top w:val="none" w:sz="0" w:space="0" w:color="auto"/>
            <w:left w:val="none" w:sz="0" w:space="0" w:color="auto"/>
            <w:bottom w:val="none" w:sz="0" w:space="0" w:color="auto"/>
            <w:right w:val="none" w:sz="0" w:space="0" w:color="auto"/>
          </w:divBdr>
        </w:div>
        <w:div w:id="1033964007">
          <w:marLeft w:val="480"/>
          <w:marRight w:val="0"/>
          <w:marTop w:val="0"/>
          <w:marBottom w:val="0"/>
          <w:divBdr>
            <w:top w:val="none" w:sz="0" w:space="0" w:color="auto"/>
            <w:left w:val="none" w:sz="0" w:space="0" w:color="auto"/>
            <w:bottom w:val="none" w:sz="0" w:space="0" w:color="auto"/>
            <w:right w:val="none" w:sz="0" w:space="0" w:color="auto"/>
          </w:divBdr>
        </w:div>
        <w:div w:id="1359039090">
          <w:marLeft w:val="480"/>
          <w:marRight w:val="0"/>
          <w:marTop w:val="0"/>
          <w:marBottom w:val="0"/>
          <w:divBdr>
            <w:top w:val="none" w:sz="0" w:space="0" w:color="auto"/>
            <w:left w:val="none" w:sz="0" w:space="0" w:color="auto"/>
            <w:bottom w:val="none" w:sz="0" w:space="0" w:color="auto"/>
            <w:right w:val="none" w:sz="0" w:space="0" w:color="auto"/>
          </w:divBdr>
        </w:div>
        <w:div w:id="1477987312">
          <w:marLeft w:val="480"/>
          <w:marRight w:val="0"/>
          <w:marTop w:val="0"/>
          <w:marBottom w:val="0"/>
          <w:divBdr>
            <w:top w:val="none" w:sz="0" w:space="0" w:color="auto"/>
            <w:left w:val="none" w:sz="0" w:space="0" w:color="auto"/>
            <w:bottom w:val="none" w:sz="0" w:space="0" w:color="auto"/>
            <w:right w:val="none" w:sz="0" w:space="0" w:color="auto"/>
          </w:divBdr>
        </w:div>
        <w:div w:id="1543707605">
          <w:marLeft w:val="480"/>
          <w:marRight w:val="0"/>
          <w:marTop w:val="0"/>
          <w:marBottom w:val="0"/>
          <w:divBdr>
            <w:top w:val="none" w:sz="0" w:space="0" w:color="auto"/>
            <w:left w:val="none" w:sz="0" w:space="0" w:color="auto"/>
            <w:bottom w:val="none" w:sz="0" w:space="0" w:color="auto"/>
            <w:right w:val="none" w:sz="0" w:space="0" w:color="auto"/>
          </w:divBdr>
        </w:div>
        <w:div w:id="1660882167">
          <w:marLeft w:val="480"/>
          <w:marRight w:val="0"/>
          <w:marTop w:val="0"/>
          <w:marBottom w:val="0"/>
          <w:divBdr>
            <w:top w:val="none" w:sz="0" w:space="0" w:color="auto"/>
            <w:left w:val="none" w:sz="0" w:space="0" w:color="auto"/>
            <w:bottom w:val="none" w:sz="0" w:space="0" w:color="auto"/>
            <w:right w:val="none" w:sz="0" w:space="0" w:color="auto"/>
          </w:divBdr>
        </w:div>
        <w:div w:id="1732341332">
          <w:marLeft w:val="480"/>
          <w:marRight w:val="0"/>
          <w:marTop w:val="0"/>
          <w:marBottom w:val="0"/>
          <w:divBdr>
            <w:top w:val="none" w:sz="0" w:space="0" w:color="auto"/>
            <w:left w:val="none" w:sz="0" w:space="0" w:color="auto"/>
            <w:bottom w:val="none" w:sz="0" w:space="0" w:color="auto"/>
            <w:right w:val="none" w:sz="0" w:space="0" w:color="auto"/>
          </w:divBdr>
        </w:div>
        <w:div w:id="1795949348">
          <w:marLeft w:val="480"/>
          <w:marRight w:val="0"/>
          <w:marTop w:val="0"/>
          <w:marBottom w:val="0"/>
          <w:divBdr>
            <w:top w:val="none" w:sz="0" w:space="0" w:color="auto"/>
            <w:left w:val="none" w:sz="0" w:space="0" w:color="auto"/>
            <w:bottom w:val="none" w:sz="0" w:space="0" w:color="auto"/>
            <w:right w:val="none" w:sz="0" w:space="0" w:color="auto"/>
          </w:divBdr>
        </w:div>
        <w:div w:id="2050715084">
          <w:marLeft w:val="480"/>
          <w:marRight w:val="0"/>
          <w:marTop w:val="0"/>
          <w:marBottom w:val="0"/>
          <w:divBdr>
            <w:top w:val="none" w:sz="0" w:space="0" w:color="auto"/>
            <w:left w:val="none" w:sz="0" w:space="0" w:color="auto"/>
            <w:bottom w:val="none" w:sz="0" w:space="0" w:color="auto"/>
            <w:right w:val="none" w:sz="0" w:space="0" w:color="auto"/>
          </w:divBdr>
        </w:div>
        <w:div w:id="2143183544">
          <w:marLeft w:val="480"/>
          <w:marRight w:val="0"/>
          <w:marTop w:val="0"/>
          <w:marBottom w:val="0"/>
          <w:divBdr>
            <w:top w:val="none" w:sz="0" w:space="0" w:color="auto"/>
            <w:left w:val="none" w:sz="0" w:space="0" w:color="auto"/>
            <w:bottom w:val="none" w:sz="0" w:space="0" w:color="auto"/>
            <w:right w:val="none" w:sz="0" w:space="0" w:color="auto"/>
          </w:divBdr>
        </w:div>
      </w:divsChild>
    </w:div>
    <w:div w:id="1415131158">
      <w:bodyDiv w:val="1"/>
      <w:marLeft w:val="0"/>
      <w:marRight w:val="0"/>
      <w:marTop w:val="0"/>
      <w:marBottom w:val="0"/>
      <w:divBdr>
        <w:top w:val="none" w:sz="0" w:space="0" w:color="auto"/>
        <w:left w:val="none" w:sz="0" w:space="0" w:color="auto"/>
        <w:bottom w:val="none" w:sz="0" w:space="0" w:color="auto"/>
        <w:right w:val="none" w:sz="0" w:space="0" w:color="auto"/>
      </w:divBdr>
    </w:div>
    <w:div w:id="1417558718">
      <w:bodyDiv w:val="1"/>
      <w:marLeft w:val="0"/>
      <w:marRight w:val="0"/>
      <w:marTop w:val="0"/>
      <w:marBottom w:val="0"/>
      <w:divBdr>
        <w:top w:val="none" w:sz="0" w:space="0" w:color="auto"/>
        <w:left w:val="none" w:sz="0" w:space="0" w:color="auto"/>
        <w:bottom w:val="none" w:sz="0" w:space="0" w:color="auto"/>
        <w:right w:val="none" w:sz="0" w:space="0" w:color="auto"/>
      </w:divBdr>
    </w:div>
    <w:div w:id="1420785546">
      <w:bodyDiv w:val="1"/>
      <w:marLeft w:val="0"/>
      <w:marRight w:val="0"/>
      <w:marTop w:val="0"/>
      <w:marBottom w:val="0"/>
      <w:divBdr>
        <w:top w:val="none" w:sz="0" w:space="0" w:color="auto"/>
        <w:left w:val="none" w:sz="0" w:space="0" w:color="auto"/>
        <w:bottom w:val="none" w:sz="0" w:space="0" w:color="auto"/>
        <w:right w:val="none" w:sz="0" w:space="0" w:color="auto"/>
      </w:divBdr>
    </w:div>
    <w:div w:id="1423262205">
      <w:bodyDiv w:val="1"/>
      <w:marLeft w:val="0"/>
      <w:marRight w:val="0"/>
      <w:marTop w:val="0"/>
      <w:marBottom w:val="0"/>
      <w:divBdr>
        <w:top w:val="none" w:sz="0" w:space="0" w:color="auto"/>
        <w:left w:val="none" w:sz="0" w:space="0" w:color="auto"/>
        <w:bottom w:val="none" w:sz="0" w:space="0" w:color="auto"/>
        <w:right w:val="none" w:sz="0" w:space="0" w:color="auto"/>
      </w:divBdr>
    </w:div>
    <w:div w:id="1426684068">
      <w:bodyDiv w:val="1"/>
      <w:marLeft w:val="0"/>
      <w:marRight w:val="0"/>
      <w:marTop w:val="0"/>
      <w:marBottom w:val="0"/>
      <w:divBdr>
        <w:top w:val="none" w:sz="0" w:space="0" w:color="auto"/>
        <w:left w:val="none" w:sz="0" w:space="0" w:color="auto"/>
        <w:bottom w:val="none" w:sz="0" w:space="0" w:color="auto"/>
        <w:right w:val="none" w:sz="0" w:space="0" w:color="auto"/>
      </w:divBdr>
    </w:div>
    <w:div w:id="1427655607">
      <w:bodyDiv w:val="1"/>
      <w:marLeft w:val="0"/>
      <w:marRight w:val="0"/>
      <w:marTop w:val="0"/>
      <w:marBottom w:val="0"/>
      <w:divBdr>
        <w:top w:val="none" w:sz="0" w:space="0" w:color="auto"/>
        <w:left w:val="none" w:sz="0" w:space="0" w:color="auto"/>
        <w:bottom w:val="none" w:sz="0" w:space="0" w:color="auto"/>
        <w:right w:val="none" w:sz="0" w:space="0" w:color="auto"/>
      </w:divBdr>
    </w:div>
    <w:div w:id="1432966747">
      <w:bodyDiv w:val="1"/>
      <w:marLeft w:val="0"/>
      <w:marRight w:val="0"/>
      <w:marTop w:val="0"/>
      <w:marBottom w:val="0"/>
      <w:divBdr>
        <w:top w:val="none" w:sz="0" w:space="0" w:color="auto"/>
        <w:left w:val="none" w:sz="0" w:space="0" w:color="auto"/>
        <w:bottom w:val="none" w:sz="0" w:space="0" w:color="auto"/>
        <w:right w:val="none" w:sz="0" w:space="0" w:color="auto"/>
      </w:divBdr>
    </w:div>
    <w:div w:id="1438409008">
      <w:bodyDiv w:val="1"/>
      <w:marLeft w:val="0"/>
      <w:marRight w:val="0"/>
      <w:marTop w:val="0"/>
      <w:marBottom w:val="0"/>
      <w:divBdr>
        <w:top w:val="none" w:sz="0" w:space="0" w:color="auto"/>
        <w:left w:val="none" w:sz="0" w:space="0" w:color="auto"/>
        <w:bottom w:val="none" w:sz="0" w:space="0" w:color="auto"/>
        <w:right w:val="none" w:sz="0" w:space="0" w:color="auto"/>
      </w:divBdr>
    </w:div>
    <w:div w:id="1441295592">
      <w:bodyDiv w:val="1"/>
      <w:marLeft w:val="0"/>
      <w:marRight w:val="0"/>
      <w:marTop w:val="0"/>
      <w:marBottom w:val="0"/>
      <w:divBdr>
        <w:top w:val="none" w:sz="0" w:space="0" w:color="auto"/>
        <w:left w:val="none" w:sz="0" w:space="0" w:color="auto"/>
        <w:bottom w:val="none" w:sz="0" w:space="0" w:color="auto"/>
        <w:right w:val="none" w:sz="0" w:space="0" w:color="auto"/>
      </w:divBdr>
    </w:div>
    <w:div w:id="1442996388">
      <w:bodyDiv w:val="1"/>
      <w:marLeft w:val="0"/>
      <w:marRight w:val="0"/>
      <w:marTop w:val="0"/>
      <w:marBottom w:val="0"/>
      <w:divBdr>
        <w:top w:val="none" w:sz="0" w:space="0" w:color="auto"/>
        <w:left w:val="none" w:sz="0" w:space="0" w:color="auto"/>
        <w:bottom w:val="none" w:sz="0" w:space="0" w:color="auto"/>
        <w:right w:val="none" w:sz="0" w:space="0" w:color="auto"/>
      </w:divBdr>
      <w:divsChild>
        <w:div w:id="1259827881">
          <w:marLeft w:val="480"/>
          <w:marRight w:val="0"/>
          <w:marTop w:val="0"/>
          <w:marBottom w:val="0"/>
          <w:divBdr>
            <w:top w:val="none" w:sz="0" w:space="0" w:color="auto"/>
            <w:left w:val="none" w:sz="0" w:space="0" w:color="auto"/>
            <w:bottom w:val="none" w:sz="0" w:space="0" w:color="auto"/>
            <w:right w:val="none" w:sz="0" w:space="0" w:color="auto"/>
          </w:divBdr>
        </w:div>
        <w:div w:id="1375619396">
          <w:marLeft w:val="480"/>
          <w:marRight w:val="0"/>
          <w:marTop w:val="0"/>
          <w:marBottom w:val="0"/>
          <w:divBdr>
            <w:top w:val="none" w:sz="0" w:space="0" w:color="auto"/>
            <w:left w:val="none" w:sz="0" w:space="0" w:color="auto"/>
            <w:bottom w:val="none" w:sz="0" w:space="0" w:color="auto"/>
            <w:right w:val="none" w:sz="0" w:space="0" w:color="auto"/>
          </w:divBdr>
        </w:div>
        <w:div w:id="2021155682">
          <w:marLeft w:val="480"/>
          <w:marRight w:val="0"/>
          <w:marTop w:val="0"/>
          <w:marBottom w:val="0"/>
          <w:divBdr>
            <w:top w:val="none" w:sz="0" w:space="0" w:color="auto"/>
            <w:left w:val="none" w:sz="0" w:space="0" w:color="auto"/>
            <w:bottom w:val="none" w:sz="0" w:space="0" w:color="auto"/>
            <w:right w:val="none" w:sz="0" w:space="0" w:color="auto"/>
          </w:divBdr>
        </w:div>
      </w:divsChild>
    </w:div>
    <w:div w:id="1444379620">
      <w:bodyDiv w:val="1"/>
      <w:marLeft w:val="0"/>
      <w:marRight w:val="0"/>
      <w:marTop w:val="0"/>
      <w:marBottom w:val="0"/>
      <w:divBdr>
        <w:top w:val="none" w:sz="0" w:space="0" w:color="auto"/>
        <w:left w:val="none" w:sz="0" w:space="0" w:color="auto"/>
        <w:bottom w:val="none" w:sz="0" w:space="0" w:color="auto"/>
        <w:right w:val="none" w:sz="0" w:space="0" w:color="auto"/>
      </w:divBdr>
    </w:div>
    <w:div w:id="1446652558">
      <w:bodyDiv w:val="1"/>
      <w:marLeft w:val="0"/>
      <w:marRight w:val="0"/>
      <w:marTop w:val="0"/>
      <w:marBottom w:val="0"/>
      <w:divBdr>
        <w:top w:val="none" w:sz="0" w:space="0" w:color="auto"/>
        <w:left w:val="none" w:sz="0" w:space="0" w:color="auto"/>
        <w:bottom w:val="none" w:sz="0" w:space="0" w:color="auto"/>
        <w:right w:val="none" w:sz="0" w:space="0" w:color="auto"/>
      </w:divBdr>
    </w:div>
    <w:div w:id="1448086272">
      <w:bodyDiv w:val="1"/>
      <w:marLeft w:val="0"/>
      <w:marRight w:val="0"/>
      <w:marTop w:val="0"/>
      <w:marBottom w:val="0"/>
      <w:divBdr>
        <w:top w:val="none" w:sz="0" w:space="0" w:color="auto"/>
        <w:left w:val="none" w:sz="0" w:space="0" w:color="auto"/>
        <w:bottom w:val="none" w:sz="0" w:space="0" w:color="auto"/>
        <w:right w:val="none" w:sz="0" w:space="0" w:color="auto"/>
      </w:divBdr>
    </w:div>
    <w:div w:id="1451320338">
      <w:bodyDiv w:val="1"/>
      <w:marLeft w:val="0"/>
      <w:marRight w:val="0"/>
      <w:marTop w:val="0"/>
      <w:marBottom w:val="0"/>
      <w:divBdr>
        <w:top w:val="none" w:sz="0" w:space="0" w:color="auto"/>
        <w:left w:val="none" w:sz="0" w:space="0" w:color="auto"/>
        <w:bottom w:val="none" w:sz="0" w:space="0" w:color="auto"/>
        <w:right w:val="none" w:sz="0" w:space="0" w:color="auto"/>
      </w:divBdr>
    </w:div>
    <w:div w:id="1451435137">
      <w:bodyDiv w:val="1"/>
      <w:marLeft w:val="0"/>
      <w:marRight w:val="0"/>
      <w:marTop w:val="0"/>
      <w:marBottom w:val="0"/>
      <w:divBdr>
        <w:top w:val="none" w:sz="0" w:space="0" w:color="auto"/>
        <w:left w:val="none" w:sz="0" w:space="0" w:color="auto"/>
        <w:bottom w:val="none" w:sz="0" w:space="0" w:color="auto"/>
        <w:right w:val="none" w:sz="0" w:space="0" w:color="auto"/>
      </w:divBdr>
    </w:div>
    <w:div w:id="1452750696">
      <w:bodyDiv w:val="1"/>
      <w:marLeft w:val="0"/>
      <w:marRight w:val="0"/>
      <w:marTop w:val="0"/>
      <w:marBottom w:val="0"/>
      <w:divBdr>
        <w:top w:val="none" w:sz="0" w:space="0" w:color="auto"/>
        <w:left w:val="none" w:sz="0" w:space="0" w:color="auto"/>
        <w:bottom w:val="none" w:sz="0" w:space="0" w:color="auto"/>
        <w:right w:val="none" w:sz="0" w:space="0" w:color="auto"/>
      </w:divBdr>
      <w:divsChild>
        <w:div w:id="11690670">
          <w:marLeft w:val="480"/>
          <w:marRight w:val="0"/>
          <w:marTop w:val="0"/>
          <w:marBottom w:val="0"/>
          <w:divBdr>
            <w:top w:val="none" w:sz="0" w:space="0" w:color="auto"/>
            <w:left w:val="none" w:sz="0" w:space="0" w:color="auto"/>
            <w:bottom w:val="none" w:sz="0" w:space="0" w:color="auto"/>
            <w:right w:val="none" w:sz="0" w:space="0" w:color="auto"/>
          </w:divBdr>
        </w:div>
        <w:div w:id="37442077">
          <w:marLeft w:val="480"/>
          <w:marRight w:val="0"/>
          <w:marTop w:val="0"/>
          <w:marBottom w:val="0"/>
          <w:divBdr>
            <w:top w:val="none" w:sz="0" w:space="0" w:color="auto"/>
            <w:left w:val="none" w:sz="0" w:space="0" w:color="auto"/>
            <w:bottom w:val="none" w:sz="0" w:space="0" w:color="auto"/>
            <w:right w:val="none" w:sz="0" w:space="0" w:color="auto"/>
          </w:divBdr>
        </w:div>
        <w:div w:id="173613973">
          <w:marLeft w:val="480"/>
          <w:marRight w:val="0"/>
          <w:marTop w:val="0"/>
          <w:marBottom w:val="0"/>
          <w:divBdr>
            <w:top w:val="none" w:sz="0" w:space="0" w:color="auto"/>
            <w:left w:val="none" w:sz="0" w:space="0" w:color="auto"/>
            <w:bottom w:val="none" w:sz="0" w:space="0" w:color="auto"/>
            <w:right w:val="none" w:sz="0" w:space="0" w:color="auto"/>
          </w:divBdr>
        </w:div>
        <w:div w:id="237252784">
          <w:marLeft w:val="480"/>
          <w:marRight w:val="0"/>
          <w:marTop w:val="0"/>
          <w:marBottom w:val="0"/>
          <w:divBdr>
            <w:top w:val="none" w:sz="0" w:space="0" w:color="auto"/>
            <w:left w:val="none" w:sz="0" w:space="0" w:color="auto"/>
            <w:bottom w:val="none" w:sz="0" w:space="0" w:color="auto"/>
            <w:right w:val="none" w:sz="0" w:space="0" w:color="auto"/>
          </w:divBdr>
        </w:div>
        <w:div w:id="290136521">
          <w:marLeft w:val="480"/>
          <w:marRight w:val="0"/>
          <w:marTop w:val="0"/>
          <w:marBottom w:val="0"/>
          <w:divBdr>
            <w:top w:val="none" w:sz="0" w:space="0" w:color="auto"/>
            <w:left w:val="none" w:sz="0" w:space="0" w:color="auto"/>
            <w:bottom w:val="none" w:sz="0" w:space="0" w:color="auto"/>
            <w:right w:val="none" w:sz="0" w:space="0" w:color="auto"/>
          </w:divBdr>
        </w:div>
        <w:div w:id="400258092">
          <w:marLeft w:val="480"/>
          <w:marRight w:val="0"/>
          <w:marTop w:val="0"/>
          <w:marBottom w:val="0"/>
          <w:divBdr>
            <w:top w:val="none" w:sz="0" w:space="0" w:color="auto"/>
            <w:left w:val="none" w:sz="0" w:space="0" w:color="auto"/>
            <w:bottom w:val="none" w:sz="0" w:space="0" w:color="auto"/>
            <w:right w:val="none" w:sz="0" w:space="0" w:color="auto"/>
          </w:divBdr>
        </w:div>
        <w:div w:id="590939335">
          <w:marLeft w:val="480"/>
          <w:marRight w:val="0"/>
          <w:marTop w:val="0"/>
          <w:marBottom w:val="0"/>
          <w:divBdr>
            <w:top w:val="none" w:sz="0" w:space="0" w:color="auto"/>
            <w:left w:val="none" w:sz="0" w:space="0" w:color="auto"/>
            <w:bottom w:val="none" w:sz="0" w:space="0" w:color="auto"/>
            <w:right w:val="none" w:sz="0" w:space="0" w:color="auto"/>
          </w:divBdr>
        </w:div>
        <w:div w:id="725422223">
          <w:marLeft w:val="480"/>
          <w:marRight w:val="0"/>
          <w:marTop w:val="0"/>
          <w:marBottom w:val="0"/>
          <w:divBdr>
            <w:top w:val="none" w:sz="0" w:space="0" w:color="auto"/>
            <w:left w:val="none" w:sz="0" w:space="0" w:color="auto"/>
            <w:bottom w:val="none" w:sz="0" w:space="0" w:color="auto"/>
            <w:right w:val="none" w:sz="0" w:space="0" w:color="auto"/>
          </w:divBdr>
        </w:div>
        <w:div w:id="782110493">
          <w:marLeft w:val="480"/>
          <w:marRight w:val="0"/>
          <w:marTop w:val="0"/>
          <w:marBottom w:val="0"/>
          <w:divBdr>
            <w:top w:val="none" w:sz="0" w:space="0" w:color="auto"/>
            <w:left w:val="none" w:sz="0" w:space="0" w:color="auto"/>
            <w:bottom w:val="none" w:sz="0" w:space="0" w:color="auto"/>
            <w:right w:val="none" w:sz="0" w:space="0" w:color="auto"/>
          </w:divBdr>
        </w:div>
        <w:div w:id="825588663">
          <w:marLeft w:val="480"/>
          <w:marRight w:val="0"/>
          <w:marTop w:val="0"/>
          <w:marBottom w:val="0"/>
          <w:divBdr>
            <w:top w:val="none" w:sz="0" w:space="0" w:color="auto"/>
            <w:left w:val="none" w:sz="0" w:space="0" w:color="auto"/>
            <w:bottom w:val="none" w:sz="0" w:space="0" w:color="auto"/>
            <w:right w:val="none" w:sz="0" w:space="0" w:color="auto"/>
          </w:divBdr>
        </w:div>
        <w:div w:id="850686923">
          <w:marLeft w:val="480"/>
          <w:marRight w:val="0"/>
          <w:marTop w:val="0"/>
          <w:marBottom w:val="0"/>
          <w:divBdr>
            <w:top w:val="none" w:sz="0" w:space="0" w:color="auto"/>
            <w:left w:val="none" w:sz="0" w:space="0" w:color="auto"/>
            <w:bottom w:val="none" w:sz="0" w:space="0" w:color="auto"/>
            <w:right w:val="none" w:sz="0" w:space="0" w:color="auto"/>
          </w:divBdr>
        </w:div>
        <w:div w:id="1185050551">
          <w:marLeft w:val="480"/>
          <w:marRight w:val="0"/>
          <w:marTop w:val="0"/>
          <w:marBottom w:val="0"/>
          <w:divBdr>
            <w:top w:val="none" w:sz="0" w:space="0" w:color="auto"/>
            <w:left w:val="none" w:sz="0" w:space="0" w:color="auto"/>
            <w:bottom w:val="none" w:sz="0" w:space="0" w:color="auto"/>
            <w:right w:val="none" w:sz="0" w:space="0" w:color="auto"/>
          </w:divBdr>
        </w:div>
        <w:div w:id="1224369286">
          <w:marLeft w:val="480"/>
          <w:marRight w:val="0"/>
          <w:marTop w:val="0"/>
          <w:marBottom w:val="0"/>
          <w:divBdr>
            <w:top w:val="none" w:sz="0" w:space="0" w:color="auto"/>
            <w:left w:val="none" w:sz="0" w:space="0" w:color="auto"/>
            <w:bottom w:val="none" w:sz="0" w:space="0" w:color="auto"/>
            <w:right w:val="none" w:sz="0" w:space="0" w:color="auto"/>
          </w:divBdr>
        </w:div>
        <w:div w:id="1257179153">
          <w:marLeft w:val="480"/>
          <w:marRight w:val="0"/>
          <w:marTop w:val="0"/>
          <w:marBottom w:val="0"/>
          <w:divBdr>
            <w:top w:val="none" w:sz="0" w:space="0" w:color="auto"/>
            <w:left w:val="none" w:sz="0" w:space="0" w:color="auto"/>
            <w:bottom w:val="none" w:sz="0" w:space="0" w:color="auto"/>
            <w:right w:val="none" w:sz="0" w:space="0" w:color="auto"/>
          </w:divBdr>
        </w:div>
        <w:div w:id="1260719065">
          <w:marLeft w:val="480"/>
          <w:marRight w:val="0"/>
          <w:marTop w:val="0"/>
          <w:marBottom w:val="0"/>
          <w:divBdr>
            <w:top w:val="none" w:sz="0" w:space="0" w:color="auto"/>
            <w:left w:val="none" w:sz="0" w:space="0" w:color="auto"/>
            <w:bottom w:val="none" w:sz="0" w:space="0" w:color="auto"/>
            <w:right w:val="none" w:sz="0" w:space="0" w:color="auto"/>
          </w:divBdr>
        </w:div>
        <w:div w:id="1291126236">
          <w:marLeft w:val="480"/>
          <w:marRight w:val="0"/>
          <w:marTop w:val="0"/>
          <w:marBottom w:val="0"/>
          <w:divBdr>
            <w:top w:val="none" w:sz="0" w:space="0" w:color="auto"/>
            <w:left w:val="none" w:sz="0" w:space="0" w:color="auto"/>
            <w:bottom w:val="none" w:sz="0" w:space="0" w:color="auto"/>
            <w:right w:val="none" w:sz="0" w:space="0" w:color="auto"/>
          </w:divBdr>
        </w:div>
        <w:div w:id="1291520568">
          <w:marLeft w:val="480"/>
          <w:marRight w:val="0"/>
          <w:marTop w:val="0"/>
          <w:marBottom w:val="0"/>
          <w:divBdr>
            <w:top w:val="none" w:sz="0" w:space="0" w:color="auto"/>
            <w:left w:val="none" w:sz="0" w:space="0" w:color="auto"/>
            <w:bottom w:val="none" w:sz="0" w:space="0" w:color="auto"/>
            <w:right w:val="none" w:sz="0" w:space="0" w:color="auto"/>
          </w:divBdr>
        </w:div>
        <w:div w:id="1510556171">
          <w:marLeft w:val="480"/>
          <w:marRight w:val="0"/>
          <w:marTop w:val="0"/>
          <w:marBottom w:val="0"/>
          <w:divBdr>
            <w:top w:val="none" w:sz="0" w:space="0" w:color="auto"/>
            <w:left w:val="none" w:sz="0" w:space="0" w:color="auto"/>
            <w:bottom w:val="none" w:sz="0" w:space="0" w:color="auto"/>
            <w:right w:val="none" w:sz="0" w:space="0" w:color="auto"/>
          </w:divBdr>
        </w:div>
        <w:div w:id="1532650716">
          <w:marLeft w:val="480"/>
          <w:marRight w:val="0"/>
          <w:marTop w:val="0"/>
          <w:marBottom w:val="0"/>
          <w:divBdr>
            <w:top w:val="none" w:sz="0" w:space="0" w:color="auto"/>
            <w:left w:val="none" w:sz="0" w:space="0" w:color="auto"/>
            <w:bottom w:val="none" w:sz="0" w:space="0" w:color="auto"/>
            <w:right w:val="none" w:sz="0" w:space="0" w:color="auto"/>
          </w:divBdr>
        </w:div>
        <w:div w:id="1566336701">
          <w:marLeft w:val="480"/>
          <w:marRight w:val="0"/>
          <w:marTop w:val="0"/>
          <w:marBottom w:val="0"/>
          <w:divBdr>
            <w:top w:val="none" w:sz="0" w:space="0" w:color="auto"/>
            <w:left w:val="none" w:sz="0" w:space="0" w:color="auto"/>
            <w:bottom w:val="none" w:sz="0" w:space="0" w:color="auto"/>
            <w:right w:val="none" w:sz="0" w:space="0" w:color="auto"/>
          </w:divBdr>
        </w:div>
        <w:div w:id="1592004444">
          <w:marLeft w:val="480"/>
          <w:marRight w:val="0"/>
          <w:marTop w:val="0"/>
          <w:marBottom w:val="0"/>
          <w:divBdr>
            <w:top w:val="none" w:sz="0" w:space="0" w:color="auto"/>
            <w:left w:val="none" w:sz="0" w:space="0" w:color="auto"/>
            <w:bottom w:val="none" w:sz="0" w:space="0" w:color="auto"/>
            <w:right w:val="none" w:sz="0" w:space="0" w:color="auto"/>
          </w:divBdr>
        </w:div>
        <w:div w:id="1643271687">
          <w:marLeft w:val="480"/>
          <w:marRight w:val="0"/>
          <w:marTop w:val="0"/>
          <w:marBottom w:val="0"/>
          <w:divBdr>
            <w:top w:val="none" w:sz="0" w:space="0" w:color="auto"/>
            <w:left w:val="none" w:sz="0" w:space="0" w:color="auto"/>
            <w:bottom w:val="none" w:sz="0" w:space="0" w:color="auto"/>
            <w:right w:val="none" w:sz="0" w:space="0" w:color="auto"/>
          </w:divBdr>
        </w:div>
        <w:div w:id="1664317101">
          <w:marLeft w:val="480"/>
          <w:marRight w:val="0"/>
          <w:marTop w:val="0"/>
          <w:marBottom w:val="0"/>
          <w:divBdr>
            <w:top w:val="none" w:sz="0" w:space="0" w:color="auto"/>
            <w:left w:val="none" w:sz="0" w:space="0" w:color="auto"/>
            <w:bottom w:val="none" w:sz="0" w:space="0" w:color="auto"/>
            <w:right w:val="none" w:sz="0" w:space="0" w:color="auto"/>
          </w:divBdr>
        </w:div>
        <w:div w:id="1756515936">
          <w:marLeft w:val="480"/>
          <w:marRight w:val="0"/>
          <w:marTop w:val="0"/>
          <w:marBottom w:val="0"/>
          <w:divBdr>
            <w:top w:val="none" w:sz="0" w:space="0" w:color="auto"/>
            <w:left w:val="none" w:sz="0" w:space="0" w:color="auto"/>
            <w:bottom w:val="none" w:sz="0" w:space="0" w:color="auto"/>
            <w:right w:val="none" w:sz="0" w:space="0" w:color="auto"/>
          </w:divBdr>
        </w:div>
        <w:div w:id="1787848499">
          <w:marLeft w:val="480"/>
          <w:marRight w:val="0"/>
          <w:marTop w:val="0"/>
          <w:marBottom w:val="0"/>
          <w:divBdr>
            <w:top w:val="none" w:sz="0" w:space="0" w:color="auto"/>
            <w:left w:val="none" w:sz="0" w:space="0" w:color="auto"/>
            <w:bottom w:val="none" w:sz="0" w:space="0" w:color="auto"/>
            <w:right w:val="none" w:sz="0" w:space="0" w:color="auto"/>
          </w:divBdr>
        </w:div>
        <w:div w:id="1878273427">
          <w:marLeft w:val="480"/>
          <w:marRight w:val="0"/>
          <w:marTop w:val="0"/>
          <w:marBottom w:val="0"/>
          <w:divBdr>
            <w:top w:val="none" w:sz="0" w:space="0" w:color="auto"/>
            <w:left w:val="none" w:sz="0" w:space="0" w:color="auto"/>
            <w:bottom w:val="none" w:sz="0" w:space="0" w:color="auto"/>
            <w:right w:val="none" w:sz="0" w:space="0" w:color="auto"/>
          </w:divBdr>
        </w:div>
        <w:div w:id="1904288972">
          <w:marLeft w:val="480"/>
          <w:marRight w:val="0"/>
          <w:marTop w:val="0"/>
          <w:marBottom w:val="0"/>
          <w:divBdr>
            <w:top w:val="none" w:sz="0" w:space="0" w:color="auto"/>
            <w:left w:val="none" w:sz="0" w:space="0" w:color="auto"/>
            <w:bottom w:val="none" w:sz="0" w:space="0" w:color="auto"/>
            <w:right w:val="none" w:sz="0" w:space="0" w:color="auto"/>
          </w:divBdr>
        </w:div>
        <w:div w:id="2048600874">
          <w:marLeft w:val="480"/>
          <w:marRight w:val="0"/>
          <w:marTop w:val="0"/>
          <w:marBottom w:val="0"/>
          <w:divBdr>
            <w:top w:val="none" w:sz="0" w:space="0" w:color="auto"/>
            <w:left w:val="none" w:sz="0" w:space="0" w:color="auto"/>
            <w:bottom w:val="none" w:sz="0" w:space="0" w:color="auto"/>
            <w:right w:val="none" w:sz="0" w:space="0" w:color="auto"/>
          </w:divBdr>
        </w:div>
        <w:div w:id="2072658498">
          <w:marLeft w:val="480"/>
          <w:marRight w:val="0"/>
          <w:marTop w:val="0"/>
          <w:marBottom w:val="0"/>
          <w:divBdr>
            <w:top w:val="none" w:sz="0" w:space="0" w:color="auto"/>
            <w:left w:val="none" w:sz="0" w:space="0" w:color="auto"/>
            <w:bottom w:val="none" w:sz="0" w:space="0" w:color="auto"/>
            <w:right w:val="none" w:sz="0" w:space="0" w:color="auto"/>
          </w:divBdr>
        </w:div>
        <w:div w:id="2141416771">
          <w:marLeft w:val="480"/>
          <w:marRight w:val="0"/>
          <w:marTop w:val="0"/>
          <w:marBottom w:val="0"/>
          <w:divBdr>
            <w:top w:val="none" w:sz="0" w:space="0" w:color="auto"/>
            <w:left w:val="none" w:sz="0" w:space="0" w:color="auto"/>
            <w:bottom w:val="none" w:sz="0" w:space="0" w:color="auto"/>
            <w:right w:val="none" w:sz="0" w:space="0" w:color="auto"/>
          </w:divBdr>
        </w:div>
      </w:divsChild>
    </w:div>
    <w:div w:id="1454405392">
      <w:bodyDiv w:val="1"/>
      <w:marLeft w:val="0"/>
      <w:marRight w:val="0"/>
      <w:marTop w:val="0"/>
      <w:marBottom w:val="0"/>
      <w:divBdr>
        <w:top w:val="none" w:sz="0" w:space="0" w:color="auto"/>
        <w:left w:val="none" w:sz="0" w:space="0" w:color="auto"/>
        <w:bottom w:val="none" w:sz="0" w:space="0" w:color="auto"/>
        <w:right w:val="none" w:sz="0" w:space="0" w:color="auto"/>
      </w:divBdr>
      <w:divsChild>
        <w:div w:id="194777601">
          <w:marLeft w:val="480"/>
          <w:marRight w:val="0"/>
          <w:marTop w:val="0"/>
          <w:marBottom w:val="0"/>
          <w:divBdr>
            <w:top w:val="none" w:sz="0" w:space="0" w:color="auto"/>
            <w:left w:val="none" w:sz="0" w:space="0" w:color="auto"/>
            <w:bottom w:val="none" w:sz="0" w:space="0" w:color="auto"/>
            <w:right w:val="none" w:sz="0" w:space="0" w:color="auto"/>
          </w:divBdr>
        </w:div>
        <w:div w:id="519703333">
          <w:marLeft w:val="480"/>
          <w:marRight w:val="0"/>
          <w:marTop w:val="0"/>
          <w:marBottom w:val="0"/>
          <w:divBdr>
            <w:top w:val="none" w:sz="0" w:space="0" w:color="auto"/>
            <w:left w:val="none" w:sz="0" w:space="0" w:color="auto"/>
            <w:bottom w:val="none" w:sz="0" w:space="0" w:color="auto"/>
            <w:right w:val="none" w:sz="0" w:space="0" w:color="auto"/>
          </w:divBdr>
        </w:div>
        <w:div w:id="584412542">
          <w:marLeft w:val="480"/>
          <w:marRight w:val="0"/>
          <w:marTop w:val="0"/>
          <w:marBottom w:val="0"/>
          <w:divBdr>
            <w:top w:val="none" w:sz="0" w:space="0" w:color="auto"/>
            <w:left w:val="none" w:sz="0" w:space="0" w:color="auto"/>
            <w:bottom w:val="none" w:sz="0" w:space="0" w:color="auto"/>
            <w:right w:val="none" w:sz="0" w:space="0" w:color="auto"/>
          </w:divBdr>
        </w:div>
        <w:div w:id="635842802">
          <w:marLeft w:val="480"/>
          <w:marRight w:val="0"/>
          <w:marTop w:val="0"/>
          <w:marBottom w:val="0"/>
          <w:divBdr>
            <w:top w:val="none" w:sz="0" w:space="0" w:color="auto"/>
            <w:left w:val="none" w:sz="0" w:space="0" w:color="auto"/>
            <w:bottom w:val="none" w:sz="0" w:space="0" w:color="auto"/>
            <w:right w:val="none" w:sz="0" w:space="0" w:color="auto"/>
          </w:divBdr>
        </w:div>
        <w:div w:id="684478008">
          <w:marLeft w:val="480"/>
          <w:marRight w:val="0"/>
          <w:marTop w:val="0"/>
          <w:marBottom w:val="0"/>
          <w:divBdr>
            <w:top w:val="none" w:sz="0" w:space="0" w:color="auto"/>
            <w:left w:val="none" w:sz="0" w:space="0" w:color="auto"/>
            <w:bottom w:val="none" w:sz="0" w:space="0" w:color="auto"/>
            <w:right w:val="none" w:sz="0" w:space="0" w:color="auto"/>
          </w:divBdr>
        </w:div>
        <w:div w:id="702369185">
          <w:marLeft w:val="480"/>
          <w:marRight w:val="0"/>
          <w:marTop w:val="0"/>
          <w:marBottom w:val="0"/>
          <w:divBdr>
            <w:top w:val="none" w:sz="0" w:space="0" w:color="auto"/>
            <w:left w:val="none" w:sz="0" w:space="0" w:color="auto"/>
            <w:bottom w:val="none" w:sz="0" w:space="0" w:color="auto"/>
            <w:right w:val="none" w:sz="0" w:space="0" w:color="auto"/>
          </w:divBdr>
        </w:div>
        <w:div w:id="747651375">
          <w:marLeft w:val="480"/>
          <w:marRight w:val="0"/>
          <w:marTop w:val="0"/>
          <w:marBottom w:val="0"/>
          <w:divBdr>
            <w:top w:val="none" w:sz="0" w:space="0" w:color="auto"/>
            <w:left w:val="none" w:sz="0" w:space="0" w:color="auto"/>
            <w:bottom w:val="none" w:sz="0" w:space="0" w:color="auto"/>
            <w:right w:val="none" w:sz="0" w:space="0" w:color="auto"/>
          </w:divBdr>
        </w:div>
        <w:div w:id="843473129">
          <w:marLeft w:val="480"/>
          <w:marRight w:val="0"/>
          <w:marTop w:val="0"/>
          <w:marBottom w:val="0"/>
          <w:divBdr>
            <w:top w:val="none" w:sz="0" w:space="0" w:color="auto"/>
            <w:left w:val="none" w:sz="0" w:space="0" w:color="auto"/>
            <w:bottom w:val="none" w:sz="0" w:space="0" w:color="auto"/>
            <w:right w:val="none" w:sz="0" w:space="0" w:color="auto"/>
          </w:divBdr>
        </w:div>
        <w:div w:id="884101459">
          <w:marLeft w:val="480"/>
          <w:marRight w:val="0"/>
          <w:marTop w:val="0"/>
          <w:marBottom w:val="0"/>
          <w:divBdr>
            <w:top w:val="none" w:sz="0" w:space="0" w:color="auto"/>
            <w:left w:val="none" w:sz="0" w:space="0" w:color="auto"/>
            <w:bottom w:val="none" w:sz="0" w:space="0" w:color="auto"/>
            <w:right w:val="none" w:sz="0" w:space="0" w:color="auto"/>
          </w:divBdr>
        </w:div>
        <w:div w:id="911934342">
          <w:marLeft w:val="480"/>
          <w:marRight w:val="0"/>
          <w:marTop w:val="0"/>
          <w:marBottom w:val="0"/>
          <w:divBdr>
            <w:top w:val="none" w:sz="0" w:space="0" w:color="auto"/>
            <w:left w:val="none" w:sz="0" w:space="0" w:color="auto"/>
            <w:bottom w:val="none" w:sz="0" w:space="0" w:color="auto"/>
            <w:right w:val="none" w:sz="0" w:space="0" w:color="auto"/>
          </w:divBdr>
        </w:div>
        <w:div w:id="1173884434">
          <w:marLeft w:val="480"/>
          <w:marRight w:val="0"/>
          <w:marTop w:val="0"/>
          <w:marBottom w:val="0"/>
          <w:divBdr>
            <w:top w:val="none" w:sz="0" w:space="0" w:color="auto"/>
            <w:left w:val="none" w:sz="0" w:space="0" w:color="auto"/>
            <w:bottom w:val="none" w:sz="0" w:space="0" w:color="auto"/>
            <w:right w:val="none" w:sz="0" w:space="0" w:color="auto"/>
          </w:divBdr>
        </w:div>
        <w:div w:id="1182283708">
          <w:marLeft w:val="480"/>
          <w:marRight w:val="0"/>
          <w:marTop w:val="0"/>
          <w:marBottom w:val="0"/>
          <w:divBdr>
            <w:top w:val="none" w:sz="0" w:space="0" w:color="auto"/>
            <w:left w:val="none" w:sz="0" w:space="0" w:color="auto"/>
            <w:bottom w:val="none" w:sz="0" w:space="0" w:color="auto"/>
            <w:right w:val="none" w:sz="0" w:space="0" w:color="auto"/>
          </w:divBdr>
        </w:div>
        <w:div w:id="1199663376">
          <w:marLeft w:val="480"/>
          <w:marRight w:val="0"/>
          <w:marTop w:val="0"/>
          <w:marBottom w:val="0"/>
          <w:divBdr>
            <w:top w:val="none" w:sz="0" w:space="0" w:color="auto"/>
            <w:left w:val="none" w:sz="0" w:space="0" w:color="auto"/>
            <w:bottom w:val="none" w:sz="0" w:space="0" w:color="auto"/>
            <w:right w:val="none" w:sz="0" w:space="0" w:color="auto"/>
          </w:divBdr>
        </w:div>
        <w:div w:id="1308629122">
          <w:marLeft w:val="480"/>
          <w:marRight w:val="0"/>
          <w:marTop w:val="0"/>
          <w:marBottom w:val="0"/>
          <w:divBdr>
            <w:top w:val="none" w:sz="0" w:space="0" w:color="auto"/>
            <w:left w:val="none" w:sz="0" w:space="0" w:color="auto"/>
            <w:bottom w:val="none" w:sz="0" w:space="0" w:color="auto"/>
            <w:right w:val="none" w:sz="0" w:space="0" w:color="auto"/>
          </w:divBdr>
        </w:div>
        <w:div w:id="1541045759">
          <w:marLeft w:val="480"/>
          <w:marRight w:val="0"/>
          <w:marTop w:val="0"/>
          <w:marBottom w:val="0"/>
          <w:divBdr>
            <w:top w:val="none" w:sz="0" w:space="0" w:color="auto"/>
            <w:left w:val="none" w:sz="0" w:space="0" w:color="auto"/>
            <w:bottom w:val="none" w:sz="0" w:space="0" w:color="auto"/>
            <w:right w:val="none" w:sz="0" w:space="0" w:color="auto"/>
          </w:divBdr>
        </w:div>
        <w:div w:id="1763722109">
          <w:marLeft w:val="480"/>
          <w:marRight w:val="0"/>
          <w:marTop w:val="0"/>
          <w:marBottom w:val="0"/>
          <w:divBdr>
            <w:top w:val="none" w:sz="0" w:space="0" w:color="auto"/>
            <w:left w:val="none" w:sz="0" w:space="0" w:color="auto"/>
            <w:bottom w:val="none" w:sz="0" w:space="0" w:color="auto"/>
            <w:right w:val="none" w:sz="0" w:space="0" w:color="auto"/>
          </w:divBdr>
        </w:div>
      </w:divsChild>
    </w:div>
    <w:div w:id="1457719690">
      <w:bodyDiv w:val="1"/>
      <w:marLeft w:val="0"/>
      <w:marRight w:val="0"/>
      <w:marTop w:val="0"/>
      <w:marBottom w:val="0"/>
      <w:divBdr>
        <w:top w:val="none" w:sz="0" w:space="0" w:color="auto"/>
        <w:left w:val="none" w:sz="0" w:space="0" w:color="auto"/>
        <w:bottom w:val="none" w:sz="0" w:space="0" w:color="auto"/>
        <w:right w:val="none" w:sz="0" w:space="0" w:color="auto"/>
      </w:divBdr>
      <w:divsChild>
        <w:div w:id="27731036">
          <w:marLeft w:val="480"/>
          <w:marRight w:val="0"/>
          <w:marTop w:val="0"/>
          <w:marBottom w:val="0"/>
          <w:divBdr>
            <w:top w:val="none" w:sz="0" w:space="0" w:color="auto"/>
            <w:left w:val="none" w:sz="0" w:space="0" w:color="auto"/>
            <w:bottom w:val="none" w:sz="0" w:space="0" w:color="auto"/>
            <w:right w:val="none" w:sz="0" w:space="0" w:color="auto"/>
          </w:divBdr>
        </w:div>
        <w:div w:id="261686265">
          <w:marLeft w:val="480"/>
          <w:marRight w:val="0"/>
          <w:marTop w:val="0"/>
          <w:marBottom w:val="0"/>
          <w:divBdr>
            <w:top w:val="none" w:sz="0" w:space="0" w:color="auto"/>
            <w:left w:val="none" w:sz="0" w:space="0" w:color="auto"/>
            <w:bottom w:val="none" w:sz="0" w:space="0" w:color="auto"/>
            <w:right w:val="none" w:sz="0" w:space="0" w:color="auto"/>
          </w:divBdr>
        </w:div>
        <w:div w:id="271478263">
          <w:marLeft w:val="480"/>
          <w:marRight w:val="0"/>
          <w:marTop w:val="0"/>
          <w:marBottom w:val="0"/>
          <w:divBdr>
            <w:top w:val="none" w:sz="0" w:space="0" w:color="auto"/>
            <w:left w:val="none" w:sz="0" w:space="0" w:color="auto"/>
            <w:bottom w:val="none" w:sz="0" w:space="0" w:color="auto"/>
            <w:right w:val="none" w:sz="0" w:space="0" w:color="auto"/>
          </w:divBdr>
        </w:div>
        <w:div w:id="431246019">
          <w:marLeft w:val="480"/>
          <w:marRight w:val="0"/>
          <w:marTop w:val="0"/>
          <w:marBottom w:val="0"/>
          <w:divBdr>
            <w:top w:val="none" w:sz="0" w:space="0" w:color="auto"/>
            <w:left w:val="none" w:sz="0" w:space="0" w:color="auto"/>
            <w:bottom w:val="none" w:sz="0" w:space="0" w:color="auto"/>
            <w:right w:val="none" w:sz="0" w:space="0" w:color="auto"/>
          </w:divBdr>
        </w:div>
        <w:div w:id="440927500">
          <w:marLeft w:val="480"/>
          <w:marRight w:val="0"/>
          <w:marTop w:val="0"/>
          <w:marBottom w:val="0"/>
          <w:divBdr>
            <w:top w:val="none" w:sz="0" w:space="0" w:color="auto"/>
            <w:left w:val="none" w:sz="0" w:space="0" w:color="auto"/>
            <w:bottom w:val="none" w:sz="0" w:space="0" w:color="auto"/>
            <w:right w:val="none" w:sz="0" w:space="0" w:color="auto"/>
          </w:divBdr>
        </w:div>
        <w:div w:id="531578032">
          <w:marLeft w:val="480"/>
          <w:marRight w:val="0"/>
          <w:marTop w:val="0"/>
          <w:marBottom w:val="0"/>
          <w:divBdr>
            <w:top w:val="none" w:sz="0" w:space="0" w:color="auto"/>
            <w:left w:val="none" w:sz="0" w:space="0" w:color="auto"/>
            <w:bottom w:val="none" w:sz="0" w:space="0" w:color="auto"/>
            <w:right w:val="none" w:sz="0" w:space="0" w:color="auto"/>
          </w:divBdr>
        </w:div>
        <w:div w:id="643581301">
          <w:marLeft w:val="480"/>
          <w:marRight w:val="0"/>
          <w:marTop w:val="0"/>
          <w:marBottom w:val="0"/>
          <w:divBdr>
            <w:top w:val="none" w:sz="0" w:space="0" w:color="auto"/>
            <w:left w:val="none" w:sz="0" w:space="0" w:color="auto"/>
            <w:bottom w:val="none" w:sz="0" w:space="0" w:color="auto"/>
            <w:right w:val="none" w:sz="0" w:space="0" w:color="auto"/>
          </w:divBdr>
        </w:div>
        <w:div w:id="646937658">
          <w:marLeft w:val="480"/>
          <w:marRight w:val="0"/>
          <w:marTop w:val="0"/>
          <w:marBottom w:val="0"/>
          <w:divBdr>
            <w:top w:val="none" w:sz="0" w:space="0" w:color="auto"/>
            <w:left w:val="none" w:sz="0" w:space="0" w:color="auto"/>
            <w:bottom w:val="none" w:sz="0" w:space="0" w:color="auto"/>
            <w:right w:val="none" w:sz="0" w:space="0" w:color="auto"/>
          </w:divBdr>
        </w:div>
        <w:div w:id="847250706">
          <w:marLeft w:val="480"/>
          <w:marRight w:val="0"/>
          <w:marTop w:val="0"/>
          <w:marBottom w:val="0"/>
          <w:divBdr>
            <w:top w:val="none" w:sz="0" w:space="0" w:color="auto"/>
            <w:left w:val="none" w:sz="0" w:space="0" w:color="auto"/>
            <w:bottom w:val="none" w:sz="0" w:space="0" w:color="auto"/>
            <w:right w:val="none" w:sz="0" w:space="0" w:color="auto"/>
          </w:divBdr>
        </w:div>
        <w:div w:id="853762672">
          <w:marLeft w:val="480"/>
          <w:marRight w:val="0"/>
          <w:marTop w:val="0"/>
          <w:marBottom w:val="0"/>
          <w:divBdr>
            <w:top w:val="none" w:sz="0" w:space="0" w:color="auto"/>
            <w:left w:val="none" w:sz="0" w:space="0" w:color="auto"/>
            <w:bottom w:val="none" w:sz="0" w:space="0" w:color="auto"/>
            <w:right w:val="none" w:sz="0" w:space="0" w:color="auto"/>
          </w:divBdr>
        </w:div>
        <w:div w:id="1029600387">
          <w:marLeft w:val="480"/>
          <w:marRight w:val="0"/>
          <w:marTop w:val="0"/>
          <w:marBottom w:val="0"/>
          <w:divBdr>
            <w:top w:val="none" w:sz="0" w:space="0" w:color="auto"/>
            <w:left w:val="none" w:sz="0" w:space="0" w:color="auto"/>
            <w:bottom w:val="none" w:sz="0" w:space="0" w:color="auto"/>
            <w:right w:val="none" w:sz="0" w:space="0" w:color="auto"/>
          </w:divBdr>
        </w:div>
        <w:div w:id="1077824964">
          <w:marLeft w:val="480"/>
          <w:marRight w:val="0"/>
          <w:marTop w:val="0"/>
          <w:marBottom w:val="0"/>
          <w:divBdr>
            <w:top w:val="none" w:sz="0" w:space="0" w:color="auto"/>
            <w:left w:val="none" w:sz="0" w:space="0" w:color="auto"/>
            <w:bottom w:val="none" w:sz="0" w:space="0" w:color="auto"/>
            <w:right w:val="none" w:sz="0" w:space="0" w:color="auto"/>
          </w:divBdr>
        </w:div>
        <w:div w:id="1091707192">
          <w:marLeft w:val="480"/>
          <w:marRight w:val="0"/>
          <w:marTop w:val="0"/>
          <w:marBottom w:val="0"/>
          <w:divBdr>
            <w:top w:val="none" w:sz="0" w:space="0" w:color="auto"/>
            <w:left w:val="none" w:sz="0" w:space="0" w:color="auto"/>
            <w:bottom w:val="none" w:sz="0" w:space="0" w:color="auto"/>
            <w:right w:val="none" w:sz="0" w:space="0" w:color="auto"/>
          </w:divBdr>
        </w:div>
        <w:div w:id="1096054742">
          <w:marLeft w:val="480"/>
          <w:marRight w:val="0"/>
          <w:marTop w:val="0"/>
          <w:marBottom w:val="0"/>
          <w:divBdr>
            <w:top w:val="none" w:sz="0" w:space="0" w:color="auto"/>
            <w:left w:val="none" w:sz="0" w:space="0" w:color="auto"/>
            <w:bottom w:val="none" w:sz="0" w:space="0" w:color="auto"/>
            <w:right w:val="none" w:sz="0" w:space="0" w:color="auto"/>
          </w:divBdr>
        </w:div>
        <w:div w:id="1177841133">
          <w:marLeft w:val="480"/>
          <w:marRight w:val="0"/>
          <w:marTop w:val="0"/>
          <w:marBottom w:val="0"/>
          <w:divBdr>
            <w:top w:val="none" w:sz="0" w:space="0" w:color="auto"/>
            <w:left w:val="none" w:sz="0" w:space="0" w:color="auto"/>
            <w:bottom w:val="none" w:sz="0" w:space="0" w:color="auto"/>
            <w:right w:val="none" w:sz="0" w:space="0" w:color="auto"/>
          </w:divBdr>
        </w:div>
        <w:div w:id="1183785154">
          <w:marLeft w:val="480"/>
          <w:marRight w:val="0"/>
          <w:marTop w:val="0"/>
          <w:marBottom w:val="0"/>
          <w:divBdr>
            <w:top w:val="none" w:sz="0" w:space="0" w:color="auto"/>
            <w:left w:val="none" w:sz="0" w:space="0" w:color="auto"/>
            <w:bottom w:val="none" w:sz="0" w:space="0" w:color="auto"/>
            <w:right w:val="none" w:sz="0" w:space="0" w:color="auto"/>
          </w:divBdr>
        </w:div>
        <w:div w:id="1221939605">
          <w:marLeft w:val="480"/>
          <w:marRight w:val="0"/>
          <w:marTop w:val="0"/>
          <w:marBottom w:val="0"/>
          <w:divBdr>
            <w:top w:val="none" w:sz="0" w:space="0" w:color="auto"/>
            <w:left w:val="none" w:sz="0" w:space="0" w:color="auto"/>
            <w:bottom w:val="none" w:sz="0" w:space="0" w:color="auto"/>
            <w:right w:val="none" w:sz="0" w:space="0" w:color="auto"/>
          </w:divBdr>
        </w:div>
        <w:div w:id="1279869943">
          <w:marLeft w:val="480"/>
          <w:marRight w:val="0"/>
          <w:marTop w:val="0"/>
          <w:marBottom w:val="0"/>
          <w:divBdr>
            <w:top w:val="none" w:sz="0" w:space="0" w:color="auto"/>
            <w:left w:val="none" w:sz="0" w:space="0" w:color="auto"/>
            <w:bottom w:val="none" w:sz="0" w:space="0" w:color="auto"/>
            <w:right w:val="none" w:sz="0" w:space="0" w:color="auto"/>
          </w:divBdr>
        </w:div>
        <w:div w:id="1297487621">
          <w:marLeft w:val="480"/>
          <w:marRight w:val="0"/>
          <w:marTop w:val="0"/>
          <w:marBottom w:val="0"/>
          <w:divBdr>
            <w:top w:val="none" w:sz="0" w:space="0" w:color="auto"/>
            <w:left w:val="none" w:sz="0" w:space="0" w:color="auto"/>
            <w:bottom w:val="none" w:sz="0" w:space="0" w:color="auto"/>
            <w:right w:val="none" w:sz="0" w:space="0" w:color="auto"/>
          </w:divBdr>
        </w:div>
        <w:div w:id="1421439934">
          <w:marLeft w:val="480"/>
          <w:marRight w:val="0"/>
          <w:marTop w:val="0"/>
          <w:marBottom w:val="0"/>
          <w:divBdr>
            <w:top w:val="none" w:sz="0" w:space="0" w:color="auto"/>
            <w:left w:val="none" w:sz="0" w:space="0" w:color="auto"/>
            <w:bottom w:val="none" w:sz="0" w:space="0" w:color="auto"/>
            <w:right w:val="none" w:sz="0" w:space="0" w:color="auto"/>
          </w:divBdr>
        </w:div>
        <w:div w:id="1480538404">
          <w:marLeft w:val="480"/>
          <w:marRight w:val="0"/>
          <w:marTop w:val="0"/>
          <w:marBottom w:val="0"/>
          <w:divBdr>
            <w:top w:val="none" w:sz="0" w:space="0" w:color="auto"/>
            <w:left w:val="none" w:sz="0" w:space="0" w:color="auto"/>
            <w:bottom w:val="none" w:sz="0" w:space="0" w:color="auto"/>
            <w:right w:val="none" w:sz="0" w:space="0" w:color="auto"/>
          </w:divBdr>
        </w:div>
        <w:div w:id="1751803870">
          <w:marLeft w:val="480"/>
          <w:marRight w:val="0"/>
          <w:marTop w:val="0"/>
          <w:marBottom w:val="0"/>
          <w:divBdr>
            <w:top w:val="none" w:sz="0" w:space="0" w:color="auto"/>
            <w:left w:val="none" w:sz="0" w:space="0" w:color="auto"/>
            <w:bottom w:val="none" w:sz="0" w:space="0" w:color="auto"/>
            <w:right w:val="none" w:sz="0" w:space="0" w:color="auto"/>
          </w:divBdr>
        </w:div>
        <w:div w:id="1757751776">
          <w:marLeft w:val="480"/>
          <w:marRight w:val="0"/>
          <w:marTop w:val="0"/>
          <w:marBottom w:val="0"/>
          <w:divBdr>
            <w:top w:val="none" w:sz="0" w:space="0" w:color="auto"/>
            <w:left w:val="none" w:sz="0" w:space="0" w:color="auto"/>
            <w:bottom w:val="none" w:sz="0" w:space="0" w:color="auto"/>
            <w:right w:val="none" w:sz="0" w:space="0" w:color="auto"/>
          </w:divBdr>
        </w:div>
        <w:div w:id="1790709162">
          <w:marLeft w:val="480"/>
          <w:marRight w:val="0"/>
          <w:marTop w:val="0"/>
          <w:marBottom w:val="0"/>
          <w:divBdr>
            <w:top w:val="none" w:sz="0" w:space="0" w:color="auto"/>
            <w:left w:val="none" w:sz="0" w:space="0" w:color="auto"/>
            <w:bottom w:val="none" w:sz="0" w:space="0" w:color="auto"/>
            <w:right w:val="none" w:sz="0" w:space="0" w:color="auto"/>
          </w:divBdr>
        </w:div>
        <w:div w:id="1802377194">
          <w:marLeft w:val="480"/>
          <w:marRight w:val="0"/>
          <w:marTop w:val="0"/>
          <w:marBottom w:val="0"/>
          <w:divBdr>
            <w:top w:val="none" w:sz="0" w:space="0" w:color="auto"/>
            <w:left w:val="none" w:sz="0" w:space="0" w:color="auto"/>
            <w:bottom w:val="none" w:sz="0" w:space="0" w:color="auto"/>
            <w:right w:val="none" w:sz="0" w:space="0" w:color="auto"/>
          </w:divBdr>
        </w:div>
        <w:div w:id="1809083049">
          <w:marLeft w:val="480"/>
          <w:marRight w:val="0"/>
          <w:marTop w:val="0"/>
          <w:marBottom w:val="0"/>
          <w:divBdr>
            <w:top w:val="none" w:sz="0" w:space="0" w:color="auto"/>
            <w:left w:val="none" w:sz="0" w:space="0" w:color="auto"/>
            <w:bottom w:val="none" w:sz="0" w:space="0" w:color="auto"/>
            <w:right w:val="none" w:sz="0" w:space="0" w:color="auto"/>
          </w:divBdr>
        </w:div>
        <w:div w:id="1897937245">
          <w:marLeft w:val="480"/>
          <w:marRight w:val="0"/>
          <w:marTop w:val="0"/>
          <w:marBottom w:val="0"/>
          <w:divBdr>
            <w:top w:val="none" w:sz="0" w:space="0" w:color="auto"/>
            <w:left w:val="none" w:sz="0" w:space="0" w:color="auto"/>
            <w:bottom w:val="none" w:sz="0" w:space="0" w:color="auto"/>
            <w:right w:val="none" w:sz="0" w:space="0" w:color="auto"/>
          </w:divBdr>
        </w:div>
        <w:div w:id="1903130370">
          <w:marLeft w:val="480"/>
          <w:marRight w:val="0"/>
          <w:marTop w:val="0"/>
          <w:marBottom w:val="0"/>
          <w:divBdr>
            <w:top w:val="none" w:sz="0" w:space="0" w:color="auto"/>
            <w:left w:val="none" w:sz="0" w:space="0" w:color="auto"/>
            <w:bottom w:val="none" w:sz="0" w:space="0" w:color="auto"/>
            <w:right w:val="none" w:sz="0" w:space="0" w:color="auto"/>
          </w:divBdr>
        </w:div>
        <w:div w:id="1950425903">
          <w:marLeft w:val="480"/>
          <w:marRight w:val="0"/>
          <w:marTop w:val="0"/>
          <w:marBottom w:val="0"/>
          <w:divBdr>
            <w:top w:val="none" w:sz="0" w:space="0" w:color="auto"/>
            <w:left w:val="none" w:sz="0" w:space="0" w:color="auto"/>
            <w:bottom w:val="none" w:sz="0" w:space="0" w:color="auto"/>
            <w:right w:val="none" w:sz="0" w:space="0" w:color="auto"/>
          </w:divBdr>
        </w:div>
        <w:div w:id="1996957626">
          <w:marLeft w:val="480"/>
          <w:marRight w:val="0"/>
          <w:marTop w:val="0"/>
          <w:marBottom w:val="0"/>
          <w:divBdr>
            <w:top w:val="none" w:sz="0" w:space="0" w:color="auto"/>
            <w:left w:val="none" w:sz="0" w:space="0" w:color="auto"/>
            <w:bottom w:val="none" w:sz="0" w:space="0" w:color="auto"/>
            <w:right w:val="none" w:sz="0" w:space="0" w:color="auto"/>
          </w:divBdr>
        </w:div>
        <w:div w:id="2007203837">
          <w:marLeft w:val="480"/>
          <w:marRight w:val="0"/>
          <w:marTop w:val="0"/>
          <w:marBottom w:val="0"/>
          <w:divBdr>
            <w:top w:val="none" w:sz="0" w:space="0" w:color="auto"/>
            <w:left w:val="none" w:sz="0" w:space="0" w:color="auto"/>
            <w:bottom w:val="none" w:sz="0" w:space="0" w:color="auto"/>
            <w:right w:val="none" w:sz="0" w:space="0" w:color="auto"/>
          </w:divBdr>
        </w:div>
        <w:div w:id="2034186528">
          <w:marLeft w:val="480"/>
          <w:marRight w:val="0"/>
          <w:marTop w:val="0"/>
          <w:marBottom w:val="0"/>
          <w:divBdr>
            <w:top w:val="none" w:sz="0" w:space="0" w:color="auto"/>
            <w:left w:val="none" w:sz="0" w:space="0" w:color="auto"/>
            <w:bottom w:val="none" w:sz="0" w:space="0" w:color="auto"/>
            <w:right w:val="none" w:sz="0" w:space="0" w:color="auto"/>
          </w:divBdr>
        </w:div>
        <w:div w:id="2092657261">
          <w:marLeft w:val="480"/>
          <w:marRight w:val="0"/>
          <w:marTop w:val="0"/>
          <w:marBottom w:val="0"/>
          <w:divBdr>
            <w:top w:val="none" w:sz="0" w:space="0" w:color="auto"/>
            <w:left w:val="none" w:sz="0" w:space="0" w:color="auto"/>
            <w:bottom w:val="none" w:sz="0" w:space="0" w:color="auto"/>
            <w:right w:val="none" w:sz="0" w:space="0" w:color="auto"/>
          </w:divBdr>
        </w:div>
        <w:div w:id="2107384597">
          <w:marLeft w:val="480"/>
          <w:marRight w:val="0"/>
          <w:marTop w:val="0"/>
          <w:marBottom w:val="0"/>
          <w:divBdr>
            <w:top w:val="none" w:sz="0" w:space="0" w:color="auto"/>
            <w:left w:val="none" w:sz="0" w:space="0" w:color="auto"/>
            <w:bottom w:val="none" w:sz="0" w:space="0" w:color="auto"/>
            <w:right w:val="none" w:sz="0" w:space="0" w:color="auto"/>
          </w:divBdr>
        </w:div>
      </w:divsChild>
    </w:div>
    <w:div w:id="1460108925">
      <w:bodyDiv w:val="1"/>
      <w:marLeft w:val="0"/>
      <w:marRight w:val="0"/>
      <w:marTop w:val="0"/>
      <w:marBottom w:val="0"/>
      <w:divBdr>
        <w:top w:val="none" w:sz="0" w:space="0" w:color="auto"/>
        <w:left w:val="none" w:sz="0" w:space="0" w:color="auto"/>
        <w:bottom w:val="none" w:sz="0" w:space="0" w:color="auto"/>
        <w:right w:val="none" w:sz="0" w:space="0" w:color="auto"/>
      </w:divBdr>
    </w:div>
    <w:div w:id="1462263540">
      <w:bodyDiv w:val="1"/>
      <w:marLeft w:val="0"/>
      <w:marRight w:val="0"/>
      <w:marTop w:val="0"/>
      <w:marBottom w:val="0"/>
      <w:divBdr>
        <w:top w:val="none" w:sz="0" w:space="0" w:color="auto"/>
        <w:left w:val="none" w:sz="0" w:space="0" w:color="auto"/>
        <w:bottom w:val="none" w:sz="0" w:space="0" w:color="auto"/>
        <w:right w:val="none" w:sz="0" w:space="0" w:color="auto"/>
      </w:divBdr>
    </w:div>
    <w:div w:id="1466699637">
      <w:bodyDiv w:val="1"/>
      <w:marLeft w:val="0"/>
      <w:marRight w:val="0"/>
      <w:marTop w:val="0"/>
      <w:marBottom w:val="0"/>
      <w:divBdr>
        <w:top w:val="none" w:sz="0" w:space="0" w:color="auto"/>
        <w:left w:val="none" w:sz="0" w:space="0" w:color="auto"/>
        <w:bottom w:val="none" w:sz="0" w:space="0" w:color="auto"/>
        <w:right w:val="none" w:sz="0" w:space="0" w:color="auto"/>
      </w:divBdr>
    </w:div>
    <w:div w:id="1468666517">
      <w:bodyDiv w:val="1"/>
      <w:marLeft w:val="0"/>
      <w:marRight w:val="0"/>
      <w:marTop w:val="0"/>
      <w:marBottom w:val="0"/>
      <w:divBdr>
        <w:top w:val="none" w:sz="0" w:space="0" w:color="auto"/>
        <w:left w:val="none" w:sz="0" w:space="0" w:color="auto"/>
        <w:bottom w:val="none" w:sz="0" w:space="0" w:color="auto"/>
        <w:right w:val="none" w:sz="0" w:space="0" w:color="auto"/>
      </w:divBdr>
    </w:div>
    <w:div w:id="1469936138">
      <w:bodyDiv w:val="1"/>
      <w:marLeft w:val="0"/>
      <w:marRight w:val="0"/>
      <w:marTop w:val="0"/>
      <w:marBottom w:val="0"/>
      <w:divBdr>
        <w:top w:val="none" w:sz="0" w:space="0" w:color="auto"/>
        <w:left w:val="none" w:sz="0" w:space="0" w:color="auto"/>
        <w:bottom w:val="none" w:sz="0" w:space="0" w:color="auto"/>
        <w:right w:val="none" w:sz="0" w:space="0" w:color="auto"/>
      </w:divBdr>
      <w:divsChild>
        <w:div w:id="71775789">
          <w:marLeft w:val="480"/>
          <w:marRight w:val="0"/>
          <w:marTop w:val="0"/>
          <w:marBottom w:val="0"/>
          <w:divBdr>
            <w:top w:val="none" w:sz="0" w:space="0" w:color="auto"/>
            <w:left w:val="none" w:sz="0" w:space="0" w:color="auto"/>
            <w:bottom w:val="none" w:sz="0" w:space="0" w:color="auto"/>
            <w:right w:val="none" w:sz="0" w:space="0" w:color="auto"/>
          </w:divBdr>
        </w:div>
        <w:div w:id="156382273">
          <w:marLeft w:val="480"/>
          <w:marRight w:val="0"/>
          <w:marTop w:val="0"/>
          <w:marBottom w:val="0"/>
          <w:divBdr>
            <w:top w:val="none" w:sz="0" w:space="0" w:color="auto"/>
            <w:left w:val="none" w:sz="0" w:space="0" w:color="auto"/>
            <w:bottom w:val="none" w:sz="0" w:space="0" w:color="auto"/>
            <w:right w:val="none" w:sz="0" w:space="0" w:color="auto"/>
          </w:divBdr>
        </w:div>
        <w:div w:id="456338531">
          <w:marLeft w:val="480"/>
          <w:marRight w:val="0"/>
          <w:marTop w:val="0"/>
          <w:marBottom w:val="0"/>
          <w:divBdr>
            <w:top w:val="none" w:sz="0" w:space="0" w:color="auto"/>
            <w:left w:val="none" w:sz="0" w:space="0" w:color="auto"/>
            <w:bottom w:val="none" w:sz="0" w:space="0" w:color="auto"/>
            <w:right w:val="none" w:sz="0" w:space="0" w:color="auto"/>
          </w:divBdr>
        </w:div>
        <w:div w:id="1090275300">
          <w:marLeft w:val="480"/>
          <w:marRight w:val="0"/>
          <w:marTop w:val="0"/>
          <w:marBottom w:val="0"/>
          <w:divBdr>
            <w:top w:val="none" w:sz="0" w:space="0" w:color="auto"/>
            <w:left w:val="none" w:sz="0" w:space="0" w:color="auto"/>
            <w:bottom w:val="none" w:sz="0" w:space="0" w:color="auto"/>
            <w:right w:val="none" w:sz="0" w:space="0" w:color="auto"/>
          </w:divBdr>
        </w:div>
        <w:div w:id="1111585834">
          <w:marLeft w:val="480"/>
          <w:marRight w:val="0"/>
          <w:marTop w:val="0"/>
          <w:marBottom w:val="0"/>
          <w:divBdr>
            <w:top w:val="none" w:sz="0" w:space="0" w:color="auto"/>
            <w:left w:val="none" w:sz="0" w:space="0" w:color="auto"/>
            <w:bottom w:val="none" w:sz="0" w:space="0" w:color="auto"/>
            <w:right w:val="none" w:sz="0" w:space="0" w:color="auto"/>
          </w:divBdr>
        </w:div>
        <w:div w:id="1143933665">
          <w:marLeft w:val="480"/>
          <w:marRight w:val="0"/>
          <w:marTop w:val="0"/>
          <w:marBottom w:val="0"/>
          <w:divBdr>
            <w:top w:val="none" w:sz="0" w:space="0" w:color="auto"/>
            <w:left w:val="none" w:sz="0" w:space="0" w:color="auto"/>
            <w:bottom w:val="none" w:sz="0" w:space="0" w:color="auto"/>
            <w:right w:val="none" w:sz="0" w:space="0" w:color="auto"/>
          </w:divBdr>
        </w:div>
        <w:div w:id="1151289174">
          <w:marLeft w:val="480"/>
          <w:marRight w:val="0"/>
          <w:marTop w:val="0"/>
          <w:marBottom w:val="0"/>
          <w:divBdr>
            <w:top w:val="none" w:sz="0" w:space="0" w:color="auto"/>
            <w:left w:val="none" w:sz="0" w:space="0" w:color="auto"/>
            <w:bottom w:val="none" w:sz="0" w:space="0" w:color="auto"/>
            <w:right w:val="none" w:sz="0" w:space="0" w:color="auto"/>
          </w:divBdr>
        </w:div>
        <w:div w:id="1258322635">
          <w:marLeft w:val="480"/>
          <w:marRight w:val="0"/>
          <w:marTop w:val="0"/>
          <w:marBottom w:val="0"/>
          <w:divBdr>
            <w:top w:val="none" w:sz="0" w:space="0" w:color="auto"/>
            <w:left w:val="none" w:sz="0" w:space="0" w:color="auto"/>
            <w:bottom w:val="none" w:sz="0" w:space="0" w:color="auto"/>
            <w:right w:val="none" w:sz="0" w:space="0" w:color="auto"/>
          </w:divBdr>
        </w:div>
        <w:div w:id="1469663732">
          <w:marLeft w:val="480"/>
          <w:marRight w:val="0"/>
          <w:marTop w:val="0"/>
          <w:marBottom w:val="0"/>
          <w:divBdr>
            <w:top w:val="none" w:sz="0" w:space="0" w:color="auto"/>
            <w:left w:val="none" w:sz="0" w:space="0" w:color="auto"/>
            <w:bottom w:val="none" w:sz="0" w:space="0" w:color="auto"/>
            <w:right w:val="none" w:sz="0" w:space="0" w:color="auto"/>
          </w:divBdr>
        </w:div>
        <w:div w:id="1876775293">
          <w:marLeft w:val="480"/>
          <w:marRight w:val="0"/>
          <w:marTop w:val="0"/>
          <w:marBottom w:val="0"/>
          <w:divBdr>
            <w:top w:val="none" w:sz="0" w:space="0" w:color="auto"/>
            <w:left w:val="none" w:sz="0" w:space="0" w:color="auto"/>
            <w:bottom w:val="none" w:sz="0" w:space="0" w:color="auto"/>
            <w:right w:val="none" w:sz="0" w:space="0" w:color="auto"/>
          </w:divBdr>
        </w:div>
        <w:div w:id="1961496996">
          <w:marLeft w:val="480"/>
          <w:marRight w:val="0"/>
          <w:marTop w:val="0"/>
          <w:marBottom w:val="0"/>
          <w:divBdr>
            <w:top w:val="none" w:sz="0" w:space="0" w:color="auto"/>
            <w:left w:val="none" w:sz="0" w:space="0" w:color="auto"/>
            <w:bottom w:val="none" w:sz="0" w:space="0" w:color="auto"/>
            <w:right w:val="none" w:sz="0" w:space="0" w:color="auto"/>
          </w:divBdr>
        </w:div>
      </w:divsChild>
    </w:div>
    <w:div w:id="1470898845">
      <w:bodyDiv w:val="1"/>
      <w:marLeft w:val="0"/>
      <w:marRight w:val="0"/>
      <w:marTop w:val="0"/>
      <w:marBottom w:val="0"/>
      <w:divBdr>
        <w:top w:val="none" w:sz="0" w:space="0" w:color="auto"/>
        <w:left w:val="none" w:sz="0" w:space="0" w:color="auto"/>
        <w:bottom w:val="none" w:sz="0" w:space="0" w:color="auto"/>
        <w:right w:val="none" w:sz="0" w:space="0" w:color="auto"/>
      </w:divBdr>
    </w:div>
    <w:div w:id="1474717238">
      <w:bodyDiv w:val="1"/>
      <w:marLeft w:val="0"/>
      <w:marRight w:val="0"/>
      <w:marTop w:val="0"/>
      <w:marBottom w:val="0"/>
      <w:divBdr>
        <w:top w:val="none" w:sz="0" w:space="0" w:color="auto"/>
        <w:left w:val="none" w:sz="0" w:space="0" w:color="auto"/>
        <w:bottom w:val="none" w:sz="0" w:space="0" w:color="auto"/>
        <w:right w:val="none" w:sz="0" w:space="0" w:color="auto"/>
      </w:divBdr>
    </w:div>
    <w:div w:id="1476483689">
      <w:bodyDiv w:val="1"/>
      <w:marLeft w:val="0"/>
      <w:marRight w:val="0"/>
      <w:marTop w:val="0"/>
      <w:marBottom w:val="0"/>
      <w:divBdr>
        <w:top w:val="none" w:sz="0" w:space="0" w:color="auto"/>
        <w:left w:val="none" w:sz="0" w:space="0" w:color="auto"/>
        <w:bottom w:val="none" w:sz="0" w:space="0" w:color="auto"/>
        <w:right w:val="none" w:sz="0" w:space="0" w:color="auto"/>
      </w:divBdr>
    </w:div>
    <w:div w:id="1479882454">
      <w:bodyDiv w:val="1"/>
      <w:marLeft w:val="0"/>
      <w:marRight w:val="0"/>
      <w:marTop w:val="0"/>
      <w:marBottom w:val="0"/>
      <w:divBdr>
        <w:top w:val="none" w:sz="0" w:space="0" w:color="auto"/>
        <w:left w:val="none" w:sz="0" w:space="0" w:color="auto"/>
        <w:bottom w:val="none" w:sz="0" w:space="0" w:color="auto"/>
        <w:right w:val="none" w:sz="0" w:space="0" w:color="auto"/>
      </w:divBdr>
    </w:div>
    <w:div w:id="1480220385">
      <w:bodyDiv w:val="1"/>
      <w:marLeft w:val="0"/>
      <w:marRight w:val="0"/>
      <w:marTop w:val="0"/>
      <w:marBottom w:val="0"/>
      <w:divBdr>
        <w:top w:val="none" w:sz="0" w:space="0" w:color="auto"/>
        <w:left w:val="none" w:sz="0" w:space="0" w:color="auto"/>
        <w:bottom w:val="none" w:sz="0" w:space="0" w:color="auto"/>
        <w:right w:val="none" w:sz="0" w:space="0" w:color="auto"/>
      </w:divBdr>
    </w:div>
    <w:div w:id="1484738384">
      <w:bodyDiv w:val="1"/>
      <w:marLeft w:val="0"/>
      <w:marRight w:val="0"/>
      <w:marTop w:val="0"/>
      <w:marBottom w:val="0"/>
      <w:divBdr>
        <w:top w:val="none" w:sz="0" w:space="0" w:color="auto"/>
        <w:left w:val="none" w:sz="0" w:space="0" w:color="auto"/>
        <w:bottom w:val="none" w:sz="0" w:space="0" w:color="auto"/>
        <w:right w:val="none" w:sz="0" w:space="0" w:color="auto"/>
      </w:divBdr>
    </w:div>
    <w:div w:id="1486554143">
      <w:bodyDiv w:val="1"/>
      <w:marLeft w:val="0"/>
      <w:marRight w:val="0"/>
      <w:marTop w:val="0"/>
      <w:marBottom w:val="0"/>
      <w:divBdr>
        <w:top w:val="none" w:sz="0" w:space="0" w:color="auto"/>
        <w:left w:val="none" w:sz="0" w:space="0" w:color="auto"/>
        <w:bottom w:val="none" w:sz="0" w:space="0" w:color="auto"/>
        <w:right w:val="none" w:sz="0" w:space="0" w:color="auto"/>
      </w:divBdr>
      <w:divsChild>
        <w:div w:id="17854802">
          <w:marLeft w:val="480"/>
          <w:marRight w:val="0"/>
          <w:marTop w:val="0"/>
          <w:marBottom w:val="0"/>
          <w:divBdr>
            <w:top w:val="none" w:sz="0" w:space="0" w:color="auto"/>
            <w:left w:val="none" w:sz="0" w:space="0" w:color="auto"/>
            <w:bottom w:val="none" w:sz="0" w:space="0" w:color="auto"/>
            <w:right w:val="none" w:sz="0" w:space="0" w:color="auto"/>
          </w:divBdr>
        </w:div>
        <w:div w:id="76442294">
          <w:marLeft w:val="480"/>
          <w:marRight w:val="0"/>
          <w:marTop w:val="0"/>
          <w:marBottom w:val="0"/>
          <w:divBdr>
            <w:top w:val="none" w:sz="0" w:space="0" w:color="auto"/>
            <w:left w:val="none" w:sz="0" w:space="0" w:color="auto"/>
            <w:bottom w:val="none" w:sz="0" w:space="0" w:color="auto"/>
            <w:right w:val="none" w:sz="0" w:space="0" w:color="auto"/>
          </w:divBdr>
        </w:div>
        <w:div w:id="109864769">
          <w:marLeft w:val="480"/>
          <w:marRight w:val="0"/>
          <w:marTop w:val="0"/>
          <w:marBottom w:val="0"/>
          <w:divBdr>
            <w:top w:val="none" w:sz="0" w:space="0" w:color="auto"/>
            <w:left w:val="none" w:sz="0" w:space="0" w:color="auto"/>
            <w:bottom w:val="none" w:sz="0" w:space="0" w:color="auto"/>
            <w:right w:val="none" w:sz="0" w:space="0" w:color="auto"/>
          </w:divBdr>
        </w:div>
        <w:div w:id="159807480">
          <w:marLeft w:val="480"/>
          <w:marRight w:val="0"/>
          <w:marTop w:val="0"/>
          <w:marBottom w:val="0"/>
          <w:divBdr>
            <w:top w:val="none" w:sz="0" w:space="0" w:color="auto"/>
            <w:left w:val="none" w:sz="0" w:space="0" w:color="auto"/>
            <w:bottom w:val="none" w:sz="0" w:space="0" w:color="auto"/>
            <w:right w:val="none" w:sz="0" w:space="0" w:color="auto"/>
          </w:divBdr>
        </w:div>
        <w:div w:id="187371588">
          <w:marLeft w:val="480"/>
          <w:marRight w:val="0"/>
          <w:marTop w:val="0"/>
          <w:marBottom w:val="0"/>
          <w:divBdr>
            <w:top w:val="none" w:sz="0" w:space="0" w:color="auto"/>
            <w:left w:val="none" w:sz="0" w:space="0" w:color="auto"/>
            <w:bottom w:val="none" w:sz="0" w:space="0" w:color="auto"/>
            <w:right w:val="none" w:sz="0" w:space="0" w:color="auto"/>
          </w:divBdr>
        </w:div>
        <w:div w:id="295574821">
          <w:marLeft w:val="480"/>
          <w:marRight w:val="0"/>
          <w:marTop w:val="0"/>
          <w:marBottom w:val="0"/>
          <w:divBdr>
            <w:top w:val="none" w:sz="0" w:space="0" w:color="auto"/>
            <w:left w:val="none" w:sz="0" w:space="0" w:color="auto"/>
            <w:bottom w:val="none" w:sz="0" w:space="0" w:color="auto"/>
            <w:right w:val="none" w:sz="0" w:space="0" w:color="auto"/>
          </w:divBdr>
        </w:div>
        <w:div w:id="410195816">
          <w:marLeft w:val="480"/>
          <w:marRight w:val="0"/>
          <w:marTop w:val="0"/>
          <w:marBottom w:val="0"/>
          <w:divBdr>
            <w:top w:val="none" w:sz="0" w:space="0" w:color="auto"/>
            <w:left w:val="none" w:sz="0" w:space="0" w:color="auto"/>
            <w:bottom w:val="none" w:sz="0" w:space="0" w:color="auto"/>
            <w:right w:val="none" w:sz="0" w:space="0" w:color="auto"/>
          </w:divBdr>
        </w:div>
        <w:div w:id="413012432">
          <w:marLeft w:val="480"/>
          <w:marRight w:val="0"/>
          <w:marTop w:val="0"/>
          <w:marBottom w:val="0"/>
          <w:divBdr>
            <w:top w:val="none" w:sz="0" w:space="0" w:color="auto"/>
            <w:left w:val="none" w:sz="0" w:space="0" w:color="auto"/>
            <w:bottom w:val="none" w:sz="0" w:space="0" w:color="auto"/>
            <w:right w:val="none" w:sz="0" w:space="0" w:color="auto"/>
          </w:divBdr>
        </w:div>
        <w:div w:id="433595849">
          <w:marLeft w:val="480"/>
          <w:marRight w:val="0"/>
          <w:marTop w:val="0"/>
          <w:marBottom w:val="0"/>
          <w:divBdr>
            <w:top w:val="none" w:sz="0" w:space="0" w:color="auto"/>
            <w:left w:val="none" w:sz="0" w:space="0" w:color="auto"/>
            <w:bottom w:val="none" w:sz="0" w:space="0" w:color="auto"/>
            <w:right w:val="none" w:sz="0" w:space="0" w:color="auto"/>
          </w:divBdr>
        </w:div>
        <w:div w:id="434251488">
          <w:marLeft w:val="480"/>
          <w:marRight w:val="0"/>
          <w:marTop w:val="0"/>
          <w:marBottom w:val="0"/>
          <w:divBdr>
            <w:top w:val="none" w:sz="0" w:space="0" w:color="auto"/>
            <w:left w:val="none" w:sz="0" w:space="0" w:color="auto"/>
            <w:bottom w:val="none" w:sz="0" w:space="0" w:color="auto"/>
            <w:right w:val="none" w:sz="0" w:space="0" w:color="auto"/>
          </w:divBdr>
        </w:div>
        <w:div w:id="463622186">
          <w:marLeft w:val="480"/>
          <w:marRight w:val="0"/>
          <w:marTop w:val="0"/>
          <w:marBottom w:val="0"/>
          <w:divBdr>
            <w:top w:val="none" w:sz="0" w:space="0" w:color="auto"/>
            <w:left w:val="none" w:sz="0" w:space="0" w:color="auto"/>
            <w:bottom w:val="none" w:sz="0" w:space="0" w:color="auto"/>
            <w:right w:val="none" w:sz="0" w:space="0" w:color="auto"/>
          </w:divBdr>
        </w:div>
        <w:div w:id="466973752">
          <w:marLeft w:val="480"/>
          <w:marRight w:val="0"/>
          <w:marTop w:val="0"/>
          <w:marBottom w:val="0"/>
          <w:divBdr>
            <w:top w:val="none" w:sz="0" w:space="0" w:color="auto"/>
            <w:left w:val="none" w:sz="0" w:space="0" w:color="auto"/>
            <w:bottom w:val="none" w:sz="0" w:space="0" w:color="auto"/>
            <w:right w:val="none" w:sz="0" w:space="0" w:color="auto"/>
          </w:divBdr>
        </w:div>
        <w:div w:id="519007324">
          <w:marLeft w:val="480"/>
          <w:marRight w:val="0"/>
          <w:marTop w:val="0"/>
          <w:marBottom w:val="0"/>
          <w:divBdr>
            <w:top w:val="none" w:sz="0" w:space="0" w:color="auto"/>
            <w:left w:val="none" w:sz="0" w:space="0" w:color="auto"/>
            <w:bottom w:val="none" w:sz="0" w:space="0" w:color="auto"/>
            <w:right w:val="none" w:sz="0" w:space="0" w:color="auto"/>
          </w:divBdr>
        </w:div>
        <w:div w:id="637993357">
          <w:marLeft w:val="480"/>
          <w:marRight w:val="0"/>
          <w:marTop w:val="0"/>
          <w:marBottom w:val="0"/>
          <w:divBdr>
            <w:top w:val="none" w:sz="0" w:space="0" w:color="auto"/>
            <w:left w:val="none" w:sz="0" w:space="0" w:color="auto"/>
            <w:bottom w:val="none" w:sz="0" w:space="0" w:color="auto"/>
            <w:right w:val="none" w:sz="0" w:space="0" w:color="auto"/>
          </w:divBdr>
        </w:div>
        <w:div w:id="700980700">
          <w:marLeft w:val="480"/>
          <w:marRight w:val="0"/>
          <w:marTop w:val="0"/>
          <w:marBottom w:val="0"/>
          <w:divBdr>
            <w:top w:val="none" w:sz="0" w:space="0" w:color="auto"/>
            <w:left w:val="none" w:sz="0" w:space="0" w:color="auto"/>
            <w:bottom w:val="none" w:sz="0" w:space="0" w:color="auto"/>
            <w:right w:val="none" w:sz="0" w:space="0" w:color="auto"/>
          </w:divBdr>
        </w:div>
        <w:div w:id="760294412">
          <w:marLeft w:val="480"/>
          <w:marRight w:val="0"/>
          <w:marTop w:val="0"/>
          <w:marBottom w:val="0"/>
          <w:divBdr>
            <w:top w:val="none" w:sz="0" w:space="0" w:color="auto"/>
            <w:left w:val="none" w:sz="0" w:space="0" w:color="auto"/>
            <w:bottom w:val="none" w:sz="0" w:space="0" w:color="auto"/>
            <w:right w:val="none" w:sz="0" w:space="0" w:color="auto"/>
          </w:divBdr>
        </w:div>
        <w:div w:id="775949183">
          <w:marLeft w:val="480"/>
          <w:marRight w:val="0"/>
          <w:marTop w:val="0"/>
          <w:marBottom w:val="0"/>
          <w:divBdr>
            <w:top w:val="none" w:sz="0" w:space="0" w:color="auto"/>
            <w:left w:val="none" w:sz="0" w:space="0" w:color="auto"/>
            <w:bottom w:val="none" w:sz="0" w:space="0" w:color="auto"/>
            <w:right w:val="none" w:sz="0" w:space="0" w:color="auto"/>
          </w:divBdr>
        </w:div>
        <w:div w:id="842011122">
          <w:marLeft w:val="480"/>
          <w:marRight w:val="0"/>
          <w:marTop w:val="0"/>
          <w:marBottom w:val="0"/>
          <w:divBdr>
            <w:top w:val="none" w:sz="0" w:space="0" w:color="auto"/>
            <w:left w:val="none" w:sz="0" w:space="0" w:color="auto"/>
            <w:bottom w:val="none" w:sz="0" w:space="0" w:color="auto"/>
            <w:right w:val="none" w:sz="0" w:space="0" w:color="auto"/>
          </w:divBdr>
        </w:div>
        <w:div w:id="850264379">
          <w:marLeft w:val="480"/>
          <w:marRight w:val="0"/>
          <w:marTop w:val="0"/>
          <w:marBottom w:val="0"/>
          <w:divBdr>
            <w:top w:val="none" w:sz="0" w:space="0" w:color="auto"/>
            <w:left w:val="none" w:sz="0" w:space="0" w:color="auto"/>
            <w:bottom w:val="none" w:sz="0" w:space="0" w:color="auto"/>
            <w:right w:val="none" w:sz="0" w:space="0" w:color="auto"/>
          </w:divBdr>
        </w:div>
        <w:div w:id="877737333">
          <w:marLeft w:val="480"/>
          <w:marRight w:val="0"/>
          <w:marTop w:val="0"/>
          <w:marBottom w:val="0"/>
          <w:divBdr>
            <w:top w:val="none" w:sz="0" w:space="0" w:color="auto"/>
            <w:left w:val="none" w:sz="0" w:space="0" w:color="auto"/>
            <w:bottom w:val="none" w:sz="0" w:space="0" w:color="auto"/>
            <w:right w:val="none" w:sz="0" w:space="0" w:color="auto"/>
          </w:divBdr>
        </w:div>
        <w:div w:id="988558923">
          <w:marLeft w:val="480"/>
          <w:marRight w:val="0"/>
          <w:marTop w:val="0"/>
          <w:marBottom w:val="0"/>
          <w:divBdr>
            <w:top w:val="none" w:sz="0" w:space="0" w:color="auto"/>
            <w:left w:val="none" w:sz="0" w:space="0" w:color="auto"/>
            <w:bottom w:val="none" w:sz="0" w:space="0" w:color="auto"/>
            <w:right w:val="none" w:sz="0" w:space="0" w:color="auto"/>
          </w:divBdr>
        </w:div>
        <w:div w:id="1032919254">
          <w:marLeft w:val="480"/>
          <w:marRight w:val="0"/>
          <w:marTop w:val="0"/>
          <w:marBottom w:val="0"/>
          <w:divBdr>
            <w:top w:val="none" w:sz="0" w:space="0" w:color="auto"/>
            <w:left w:val="none" w:sz="0" w:space="0" w:color="auto"/>
            <w:bottom w:val="none" w:sz="0" w:space="0" w:color="auto"/>
            <w:right w:val="none" w:sz="0" w:space="0" w:color="auto"/>
          </w:divBdr>
        </w:div>
        <w:div w:id="1156150230">
          <w:marLeft w:val="480"/>
          <w:marRight w:val="0"/>
          <w:marTop w:val="0"/>
          <w:marBottom w:val="0"/>
          <w:divBdr>
            <w:top w:val="none" w:sz="0" w:space="0" w:color="auto"/>
            <w:left w:val="none" w:sz="0" w:space="0" w:color="auto"/>
            <w:bottom w:val="none" w:sz="0" w:space="0" w:color="auto"/>
            <w:right w:val="none" w:sz="0" w:space="0" w:color="auto"/>
          </w:divBdr>
        </w:div>
        <w:div w:id="1489862088">
          <w:marLeft w:val="480"/>
          <w:marRight w:val="0"/>
          <w:marTop w:val="0"/>
          <w:marBottom w:val="0"/>
          <w:divBdr>
            <w:top w:val="none" w:sz="0" w:space="0" w:color="auto"/>
            <w:left w:val="none" w:sz="0" w:space="0" w:color="auto"/>
            <w:bottom w:val="none" w:sz="0" w:space="0" w:color="auto"/>
            <w:right w:val="none" w:sz="0" w:space="0" w:color="auto"/>
          </w:divBdr>
        </w:div>
        <w:div w:id="1532065809">
          <w:marLeft w:val="480"/>
          <w:marRight w:val="0"/>
          <w:marTop w:val="0"/>
          <w:marBottom w:val="0"/>
          <w:divBdr>
            <w:top w:val="none" w:sz="0" w:space="0" w:color="auto"/>
            <w:left w:val="none" w:sz="0" w:space="0" w:color="auto"/>
            <w:bottom w:val="none" w:sz="0" w:space="0" w:color="auto"/>
            <w:right w:val="none" w:sz="0" w:space="0" w:color="auto"/>
          </w:divBdr>
        </w:div>
        <w:div w:id="1576671005">
          <w:marLeft w:val="480"/>
          <w:marRight w:val="0"/>
          <w:marTop w:val="0"/>
          <w:marBottom w:val="0"/>
          <w:divBdr>
            <w:top w:val="none" w:sz="0" w:space="0" w:color="auto"/>
            <w:left w:val="none" w:sz="0" w:space="0" w:color="auto"/>
            <w:bottom w:val="none" w:sz="0" w:space="0" w:color="auto"/>
            <w:right w:val="none" w:sz="0" w:space="0" w:color="auto"/>
          </w:divBdr>
        </w:div>
        <w:div w:id="1586456440">
          <w:marLeft w:val="480"/>
          <w:marRight w:val="0"/>
          <w:marTop w:val="0"/>
          <w:marBottom w:val="0"/>
          <w:divBdr>
            <w:top w:val="none" w:sz="0" w:space="0" w:color="auto"/>
            <w:left w:val="none" w:sz="0" w:space="0" w:color="auto"/>
            <w:bottom w:val="none" w:sz="0" w:space="0" w:color="auto"/>
            <w:right w:val="none" w:sz="0" w:space="0" w:color="auto"/>
          </w:divBdr>
        </w:div>
        <w:div w:id="1601177499">
          <w:marLeft w:val="480"/>
          <w:marRight w:val="0"/>
          <w:marTop w:val="0"/>
          <w:marBottom w:val="0"/>
          <w:divBdr>
            <w:top w:val="none" w:sz="0" w:space="0" w:color="auto"/>
            <w:left w:val="none" w:sz="0" w:space="0" w:color="auto"/>
            <w:bottom w:val="none" w:sz="0" w:space="0" w:color="auto"/>
            <w:right w:val="none" w:sz="0" w:space="0" w:color="auto"/>
          </w:divBdr>
        </w:div>
        <w:div w:id="1638148270">
          <w:marLeft w:val="480"/>
          <w:marRight w:val="0"/>
          <w:marTop w:val="0"/>
          <w:marBottom w:val="0"/>
          <w:divBdr>
            <w:top w:val="none" w:sz="0" w:space="0" w:color="auto"/>
            <w:left w:val="none" w:sz="0" w:space="0" w:color="auto"/>
            <w:bottom w:val="none" w:sz="0" w:space="0" w:color="auto"/>
            <w:right w:val="none" w:sz="0" w:space="0" w:color="auto"/>
          </w:divBdr>
        </w:div>
        <w:div w:id="1675109482">
          <w:marLeft w:val="480"/>
          <w:marRight w:val="0"/>
          <w:marTop w:val="0"/>
          <w:marBottom w:val="0"/>
          <w:divBdr>
            <w:top w:val="none" w:sz="0" w:space="0" w:color="auto"/>
            <w:left w:val="none" w:sz="0" w:space="0" w:color="auto"/>
            <w:bottom w:val="none" w:sz="0" w:space="0" w:color="auto"/>
            <w:right w:val="none" w:sz="0" w:space="0" w:color="auto"/>
          </w:divBdr>
        </w:div>
        <w:div w:id="1776704088">
          <w:marLeft w:val="480"/>
          <w:marRight w:val="0"/>
          <w:marTop w:val="0"/>
          <w:marBottom w:val="0"/>
          <w:divBdr>
            <w:top w:val="none" w:sz="0" w:space="0" w:color="auto"/>
            <w:left w:val="none" w:sz="0" w:space="0" w:color="auto"/>
            <w:bottom w:val="none" w:sz="0" w:space="0" w:color="auto"/>
            <w:right w:val="none" w:sz="0" w:space="0" w:color="auto"/>
          </w:divBdr>
        </w:div>
        <w:div w:id="1785342426">
          <w:marLeft w:val="480"/>
          <w:marRight w:val="0"/>
          <w:marTop w:val="0"/>
          <w:marBottom w:val="0"/>
          <w:divBdr>
            <w:top w:val="none" w:sz="0" w:space="0" w:color="auto"/>
            <w:left w:val="none" w:sz="0" w:space="0" w:color="auto"/>
            <w:bottom w:val="none" w:sz="0" w:space="0" w:color="auto"/>
            <w:right w:val="none" w:sz="0" w:space="0" w:color="auto"/>
          </w:divBdr>
        </w:div>
        <w:div w:id="1792481787">
          <w:marLeft w:val="480"/>
          <w:marRight w:val="0"/>
          <w:marTop w:val="0"/>
          <w:marBottom w:val="0"/>
          <w:divBdr>
            <w:top w:val="none" w:sz="0" w:space="0" w:color="auto"/>
            <w:left w:val="none" w:sz="0" w:space="0" w:color="auto"/>
            <w:bottom w:val="none" w:sz="0" w:space="0" w:color="auto"/>
            <w:right w:val="none" w:sz="0" w:space="0" w:color="auto"/>
          </w:divBdr>
        </w:div>
        <w:div w:id="1833522924">
          <w:marLeft w:val="480"/>
          <w:marRight w:val="0"/>
          <w:marTop w:val="0"/>
          <w:marBottom w:val="0"/>
          <w:divBdr>
            <w:top w:val="none" w:sz="0" w:space="0" w:color="auto"/>
            <w:left w:val="none" w:sz="0" w:space="0" w:color="auto"/>
            <w:bottom w:val="none" w:sz="0" w:space="0" w:color="auto"/>
            <w:right w:val="none" w:sz="0" w:space="0" w:color="auto"/>
          </w:divBdr>
        </w:div>
        <w:div w:id="1839727152">
          <w:marLeft w:val="480"/>
          <w:marRight w:val="0"/>
          <w:marTop w:val="0"/>
          <w:marBottom w:val="0"/>
          <w:divBdr>
            <w:top w:val="none" w:sz="0" w:space="0" w:color="auto"/>
            <w:left w:val="none" w:sz="0" w:space="0" w:color="auto"/>
            <w:bottom w:val="none" w:sz="0" w:space="0" w:color="auto"/>
            <w:right w:val="none" w:sz="0" w:space="0" w:color="auto"/>
          </w:divBdr>
        </w:div>
        <w:div w:id="1951938231">
          <w:marLeft w:val="480"/>
          <w:marRight w:val="0"/>
          <w:marTop w:val="0"/>
          <w:marBottom w:val="0"/>
          <w:divBdr>
            <w:top w:val="none" w:sz="0" w:space="0" w:color="auto"/>
            <w:left w:val="none" w:sz="0" w:space="0" w:color="auto"/>
            <w:bottom w:val="none" w:sz="0" w:space="0" w:color="auto"/>
            <w:right w:val="none" w:sz="0" w:space="0" w:color="auto"/>
          </w:divBdr>
        </w:div>
        <w:div w:id="1975594644">
          <w:marLeft w:val="480"/>
          <w:marRight w:val="0"/>
          <w:marTop w:val="0"/>
          <w:marBottom w:val="0"/>
          <w:divBdr>
            <w:top w:val="none" w:sz="0" w:space="0" w:color="auto"/>
            <w:left w:val="none" w:sz="0" w:space="0" w:color="auto"/>
            <w:bottom w:val="none" w:sz="0" w:space="0" w:color="auto"/>
            <w:right w:val="none" w:sz="0" w:space="0" w:color="auto"/>
          </w:divBdr>
        </w:div>
        <w:div w:id="2002539458">
          <w:marLeft w:val="480"/>
          <w:marRight w:val="0"/>
          <w:marTop w:val="0"/>
          <w:marBottom w:val="0"/>
          <w:divBdr>
            <w:top w:val="none" w:sz="0" w:space="0" w:color="auto"/>
            <w:left w:val="none" w:sz="0" w:space="0" w:color="auto"/>
            <w:bottom w:val="none" w:sz="0" w:space="0" w:color="auto"/>
            <w:right w:val="none" w:sz="0" w:space="0" w:color="auto"/>
          </w:divBdr>
        </w:div>
        <w:div w:id="2064718318">
          <w:marLeft w:val="480"/>
          <w:marRight w:val="0"/>
          <w:marTop w:val="0"/>
          <w:marBottom w:val="0"/>
          <w:divBdr>
            <w:top w:val="none" w:sz="0" w:space="0" w:color="auto"/>
            <w:left w:val="none" w:sz="0" w:space="0" w:color="auto"/>
            <w:bottom w:val="none" w:sz="0" w:space="0" w:color="auto"/>
            <w:right w:val="none" w:sz="0" w:space="0" w:color="auto"/>
          </w:divBdr>
        </w:div>
        <w:div w:id="2077972323">
          <w:marLeft w:val="480"/>
          <w:marRight w:val="0"/>
          <w:marTop w:val="0"/>
          <w:marBottom w:val="0"/>
          <w:divBdr>
            <w:top w:val="none" w:sz="0" w:space="0" w:color="auto"/>
            <w:left w:val="none" w:sz="0" w:space="0" w:color="auto"/>
            <w:bottom w:val="none" w:sz="0" w:space="0" w:color="auto"/>
            <w:right w:val="none" w:sz="0" w:space="0" w:color="auto"/>
          </w:divBdr>
        </w:div>
        <w:div w:id="2099014288">
          <w:marLeft w:val="480"/>
          <w:marRight w:val="0"/>
          <w:marTop w:val="0"/>
          <w:marBottom w:val="0"/>
          <w:divBdr>
            <w:top w:val="none" w:sz="0" w:space="0" w:color="auto"/>
            <w:left w:val="none" w:sz="0" w:space="0" w:color="auto"/>
            <w:bottom w:val="none" w:sz="0" w:space="0" w:color="auto"/>
            <w:right w:val="none" w:sz="0" w:space="0" w:color="auto"/>
          </w:divBdr>
        </w:div>
        <w:div w:id="2099473986">
          <w:marLeft w:val="480"/>
          <w:marRight w:val="0"/>
          <w:marTop w:val="0"/>
          <w:marBottom w:val="0"/>
          <w:divBdr>
            <w:top w:val="none" w:sz="0" w:space="0" w:color="auto"/>
            <w:left w:val="none" w:sz="0" w:space="0" w:color="auto"/>
            <w:bottom w:val="none" w:sz="0" w:space="0" w:color="auto"/>
            <w:right w:val="none" w:sz="0" w:space="0" w:color="auto"/>
          </w:divBdr>
        </w:div>
      </w:divsChild>
    </w:div>
    <w:div w:id="1490290173">
      <w:bodyDiv w:val="1"/>
      <w:marLeft w:val="0"/>
      <w:marRight w:val="0"/>
      <w:marTop w:val="0"/>
      <w:marBottom w:val="0"/>
      <w:divBdr>
        <w:top w:val="none" w:sz="0" w:space="0" w:color="auto"/>
        <w:left w:val="none" w:sz="0" w:space="0" w:color="auto"/>
        <w:bottom w:val="none" w:sz="0" w:space="0" w:color="auto"/>
        <w:right w:val="none" w:sz="0" w:space="0" w:color="auto"/>
      </w:divBdr>
    </w:div>
    <w:div w:id="1492065880">
      <w:bodyDiv w:val="1"/>
      <w:marLeft w:val="0"/>
      <w:marRight w:val="0"/>
      <w:marTop w:val="0"/>
      <w:marBottom w:val="0"/>
      <w:divBdr>
        <w:top w:val="none" w:sz="0" w:space="0" w:color="auto"/>
        <w:left w:val="none" w:sz="0" w:space="0" w:color="auto"/>
        <w:bottom w:val="none" w:sz="0" w:space="0" w:color="auto"/>
        <w:right w:val="none" w:sz="0" w:space="0" w:color="auto"/>
      </w:divBdr>
    </w:div>
    <w:div w:id="1493255324">
      <w:bodyDiv w:val="1"/>
      <w:marLeft w:val="0"/>
      <w:marRight w:val="0"/>
      <w:marTop w:val="0"/>
      <w:marBottom w:val="0"/>
      <w:divBdr>
        <w:top w:val="none" w:sz="0" w:space="0" w:color="auto"/>
        <w:left w:val="none" w:sz="0" w:space="0" w:color="auto"/>
        <w:bottom w:val="none" w:sz="0" w:space="0" w:color="auto"/>
        <w:right w:val="none" w:sz="0" w:space="0" w:color="auto"/>
      </w:divBdr>
    </w:div>
    <w:div w:id="1494907908">
      <w:bodyDiv w:val="1"/>
      <w:marLeft w:val="0"/>
      <w:marRight w:val="0"/>
      <w:marTop w:val="0"/>
      <w:marBottom w:val="0"/>
      <w:divBdr>
        <w:top w:val="none" w:sz="0" w:space="0" w:color="auto"/>
        <w:left w:val="none" w:sz="0" w:space="0" w:color="auto"/>
        <w:bottom w:val="none" w:sz="0" w:space="0" w:color="auto"/>
        <w:right w:val="none" w:sz="0" w:space="0" w:color="auto"/>
      </w:divBdr>
    </w:div>
    <w:div w:id="1495992656">
      <w:bodyDiv w:val="1"/>
      <w:marLeft w:val="0"/>
      <w:marRight w:val="0"/>
      <w:marTop w:val="0"/>
      <w:marBottom w:val="0"/>
      <w:divBdr>
        <w:top w:val="none" w:sz="0" w:space="0" w:color="auto"/>
        <w:left w:val="none" w:sz="0" w:space="0" w:color="auto"/>
        <w:bottom w:val="none" w:sz="0" w:space="0" w:color="auto"/>
        <w:right w:val="none" w:sz="0" w:space="0" w:color="auto"/>
      </w:divBdr>
    </w:div>
    <w:div w:id="1498376277">
      <w:bodyDiv w:val="1"/>
      <w:marLeft w:val="0"/>
      <w:marRight w:val="0"/>
      <w:marTop w:val="0"/>
      <w:marBottom w:val="0"/>
      <w:divBdr>
        <w:top w:val="none" w:sz="0" w:space="0" w:color="auto"/>
        <w:left w:val="none" w:sz="0" w:space="0" w:color="auto"/>
        <w:bottom w:val="none" w:sz="0" w:space="0" w:color="auto"/>
        <w:right w:val="none" w:sz="0" w:space="0" w:color="auto"/>
      </w:divBdr>
    </w:div>
    <w:div w:id="1498955609">
      <w:bodyDiv w:val="1"/>
      <w:marLeft w:val="0"/>
      <w:marRight w:val="0"/>
      <w:marTop w:val="0"/>
      <w:marBottom w:val="0"/>
      <w:divBdr>
        <w:top w:val="none" w:sz="0" w:space="0" w:color="auto"/>
        <w:left w:val="none" w:sz="0" w:space="0" w:color="auto"/>
        <w:bottom w:val="none" w:sz="0" w:space="0" w:color="auto"/>
        <w:right w:val="none" w:sz="0" w:space="0" w:color="auto"/>
      </w:divBdr>
      <w:divsChild>
        <w:div w:id="64575641">
          <w:marLeft w:val="480"/>
          <w:marRight w:val="0"/>
          <w:marTop w:val="0"/>
          <w:marBottom w:val="0"/>
          <w:divBdr>
            <w:top w:val="none" w:sz="0" w:space="0" w:color="auto"/>
            <w:left w:val="none" w:sz="0" w:space="0" w:color="auto"/>
            <w:bottom w:val="none" w:sz="0" w:space="0" w:color="auto"/>
            <w:right w:val="none" w:sz="0" w:space="0" w:color="auto"/>
          </w:divBdr>
        </w:div>
        <w:div w:id="67309902">
          <w:marLeft w:val="480"/>
          <w:marRight w:val="0"/>
          <w:marTop w:val="0"/>
          <w:marBottom w:val="0"/>
          <w:divBdr>
            <w:top w:val="none" w:sz="0" w:space="0" w:color="auto"/>
            <w:left w:val="none" w:sz="0" w:space="0" w:color="auto"/>
            <w:bottom w:val="none" w:sz="0" w:space="0" w:color="auto"/>
            <w:right w:val="none" w:sz="0" w:space="0" w:color="auto"/>
          </w:divBdr>
        </w:div>
        <w:div w:id="199321589">
          <w:marLeft w:val="480"/>
          <w:marRight w:val="0"/>
          <w:marTop w:val="0"/>
          <w:marBottom w:val="0"/>
          <w:divBdr>
            <w:top w:val="none" w:sz="0" w:space="0" w:color="auto"/>
            <w:left w:val="none" w:sz="0" w:space="0" w:color="auto"/>
            <w:bottom w:val="none" w:sz="0" w:space="0" w:color="auto"/>
            <w:right w:val="none" w:sz="0" w:space="0" w:color="auto"/>
          </w:divBdr>
        </w:div>
        <w:div w:id="283578951">
          <w:marLeft w:val="480"/>
          <w:marRight w:val="0"/>
          <w:marTop w:val="0"/>
          <w:marBottom w:val="0"/>
          <w:divBdr>
            <w:top w:val="none" w:sz="0" w:space="0" w:color="auto"/>
            <w:left w:val="none" w:sz="0" w:space="0" w:color="auto"/>
            <w:bottom w:val="none" w:sz="0" w:space="0" w:color="auto"/>
            <w:right w:val="none" w:sz="0" w:space="0" w:color="auto"/>
          </w:divBdr>
        </w:div>
        <w:div w:id="347367966">
          <w:marLeft w:val="480"/>
          <w:marRight w:val="0"/>
          <w:marTop w:val="0"/>
          <w:marBottom w:val="0"/>
          <w:divBdr>
            <w:top w:val="none" w:sz="0" w:space="0" w:color="auto"/>
            <w:left w:val="none" w:sz="0" w:space="0" w:color="auto"/>
            <w:bottom w:val="none" w:sz="0" w:space="0" w:color="auto"/>
            <w:right w:val="none" w:sz="0" w:space="0" w:color="auto"/>
          </w:divBdr>
        </w:div>
        <w:div w:id="401684781">
          <w:marLeft w:val="480"/>
          <w:marRight w:val="0"/>
          <w:marTop w:val="0"/>
          <w:marBottom w:val="0"/>
          <w:divBdr>
            <w:top w:val="none" w:sz="0" w:space="0" w:color="auto"/>
            <w:left w:val="none" w:sz="0" w:space="0" w:color="auto"/>
            <w:bottom w:val="none" w:sz="0" w:space="0" w:color="auto"/>
            <w:right w:val="none" w:sz="0" w:space="0" w:color="auto"/>
          </w:divBdr>
        </w:div>
        <w:div w:id="473177822">
          <w:marLeft w:val="480"/>
          <w:marRight w:val="0"/>
          <w:marTop w:val="0"/>
          <w:marBottom w:val="0"/>
          <w:divBdr>
            <w:top w:val="none" w:sz="0" w:space="0" w:color="auto"/>
            <w:left w:val="none" w:sz="0" w:space="0" w:color="auto"/>
            <w:bottom w:val="none" w:sz="0" w:space="0" w:color="auto"/>
            <w:right w:val="none" w:sz="0" w:space="0" w:color="auto"/>
          </w:divBdr>
        </w:div>
        <w:div w:id="490947897">
          <w:marLeft w:val="480"/>
          <w:marRight w:val="0"/>
          <w:marTop w:val="0"/>
          <w:marBottom w:val="0"/>
          <w:divBdr>
            <w:top w:val="none" w:sz="0" w:space="0" w:color="auto"/>
            <w:left w:val="none" w:sz="0" w:space="0" w:color="auto"/>
            <w:bottom w:val="none" w:sz="0" w:space="0" w:color="auto"/>
            <w:right w:val="none" w:sz="0" w:space="0" w:color="auto"/>
          </w:divBdr>
        </w:div>
        <w:div w:id="529806416">
          <w:marLeft w:val="480"/>
          <w:marRight w:val="0"/>
          <w:marTop w:val="0"/>
          <w:marBottom w:val="0"/>
          <w:divBdr>
            <w:top w:val="none" w:sz="0" w:space="0" w:color="auto"/>
            <w:left w:val="none" w:sz="0" w:space="0" w:color="auto"/>
            <w:bottom w:val="none" w:sz="0" w:space="0" w:color="auto"/>
            <w:right w:val="none" w:sz="0" w:space="0" w:color="auto"/>
          </w:divBdr>
        </w:div>
        <w:div w:id="557595437">
          <w:marLeft w:val="480"/>
          <w:marRight w:val="0"/>
          <w:marTop w:val="0"/>
          <w:marBottom w:val="0"/>
          <w:divBdr>
            <w:top w:val="none" w:sz="0" w:space="0" w:color="auto"/>
            <w:left w:val="none" w:sz="0" w:space="0" w:color="auto"/>
            <w:bottom w:val="none" w:sz="0" w:space="0" w:color="auto"/>
            <w:right w:val="none" w:sz="0" w:space="0" w:color="auto"/>
          </w:divBdr>
        </w:div>
        <w:div w:id="596600289">
          <w:marLeft w:val="480"/>
          <w:marRight w:val="0"/>
          <w:marTop w:val="0"/>
          <w:marBottom w:val="0"/>
          <w:divBdr>
            <w:top w:val="none" w:sz="0" w:space="0" w:color="auto"/>
            <w:left w:val="none" w:sz="0" w:space="0" w:color="auto"/>
            <w:bottom w:val="none" w:sz="0" w:space="0" w:color="auto"/>
            <w:right w:val="none" w:sz="0" w:space="0" w:color="auto"/>
          </w:divBdr>
        </w:div>
        <w:div w:id="698118087">
          <w:marLeft w:val="480"/>
          <w:marRight w:val="0"/>
          <w:marTop w:val="0"/>
          <w:marBottom w:val="0"/>
          <w:divBdr>
            <w:top w:val="none" w:sz="0" w:space="0" w:color="auto"/>
            <w:left w:val="none" w:sz="0" w:space="0" w:color="auto"/>
            <w:bottom w:val="none" w:sz="0" w:space="0" w:color="auto"/>
            <w:right w:val="none" w:sz="0" w:space="0" w:color="auto"/>
          </w:divBdr>
        </w:div>
        <w:div w:id="788940000">
          <w:marLeft w:val="480"/>
          <w:marRight w:val="0"/>
          <w:marTop w:val="0"/>
          <w:marBottom w:val="0"/>
          <w:divBdr>
            <w:top w:val="none" w:sz="0" w:space="0" w:color="auto"/>
            <w:left w:val="none" w:sz="0" w:space="0" w:color="auto"/>
            <w:bottom w:val="none" w:sz="0" w:space="0" w:color="auto"/>
            <w:right w:val="none" w:sz="0" w:space="0" w:color="auto"/>
          </w:divBdr>
        </w:div>
        <w:div w:id="799305444">
          <w:marLeft w:val="480"/>
          <w:marRight w:val="0"/>
          <w:marTop w:val="0"/>
          <w:marBottom w:val="0"/>
          <w:divBdr>
            <w:top w:val="none" w:sz="0" w:space="0" w:color="auto"/>
            <w:left w:val="none" w:sz="0" w:space="0" w:color="auto"/>
            <w:bottom w:val="none" w:sz="0" w:space="0" w:color="auto"/>
            <w:right w:val="none" w:sz="0" w:space="0" w:color="auto"/>
          </w:divBdr>
        </w:div>
        <w:div w:id="945500465">
          <w:marLeft w:val="480"/>
          <w:marRight w:val="0"/>
          <w:marTop w:val="0"/>
          <w:marBottom w:val="0"/>
          <w:divBdr>
            <w:top w:val="none" w:sz="0" w:space="0" w:color="auto"/>
            <w:left w:val="none" w:sz="0" w:space="0" w:color="auto"/>
            <w:bottom w:val="none" w:sz="0" w:space="0" w:color="auto"/>
            <w:right w:val="none" w:sz="0" w:space="0" w:color="auto"/>
          </w:divBdr>
        </w:div>
        <w:div w:id="1064647756">
          <w:marLeft w:val="480"/>
          <w:marRight w:val="0"/>
          <w:marTop w:val="0"/>
          <w:marBottom w:val="0"/>
          <w:divBdr>
            <w:top w:val="none" w:sz="0" w:space="0" w:color="auto"/>
            <w:left w:val="none" w:sz="0" w:space="0" w:color="auto"/>
            <w:bottom w:val="none" w:sz="0" w:space="0" w:color="auto"/>
            <w:right w:val="none" w:sz="0" w:space="0" w:color="auto"/>
          </w:divBdr>
        </w:div>
        <w:div w:id="1071002064">
          <w:marLeft w:val="480"/>
          <w:marRight w:val="0"/>
          <w:marTop w:val="0"/>
          <w:marBottom w:val="0"/>
          <w:divBdr>
            <w:top w:val="none" w:sz="0" w:space="0" w:color="auto"/>
            <w:left w:val="none" w:sz="0" w:space="0" w:color="auto"/>
            <w:bottom w:val="none" w:sz="0" w:space="0" w:color="auto"/>
            <w:right w:val="none" w:sz="0" w:space="0" w:color="auto"/>
          </w:divBdr>
        </w:div>
        <w:div w:id="1097554921">
          <w:marLeft w:val="480"/>
          <w:marRight w:val="0"/>
          <w:marTop w:val="0"/>
          <w:marBottom w:val="0"/>
          <w:divBdr>
            <w:top w:val="none" w:sz="0" w:space="0" w:color="auto"/>
            <w:left w:val="none" w:sz="0" w:space="0" w:color="auto"/>
            <w:bottom w:val="none" w:sz="0" w:space="0" w:color="auto"/>
            <w:right w:val="none" w:sz="0" w:space="0" w:color="auto"/>
          </w:divBdr>
        </w:div>
        <w:div w:id="1123621655">
          <w:marLeft w:val="480"/>
          <w:marRight w:val="0"/>
          <w:marTop w:val="0"/>
          <w:marBottom w:val="0"/>
          <w:divBdr>
            <w:top w:val="none" w:sz="0" w:space="0" w:color="auto"/>
            <w:left w:val="none" w:sz="0" w:space="0" w:color="auto"/>
            <w:bottom w:val="none" w:sz="0" w:space="0" w:color="auto"/>
            <w:right w:val="none" w:sz="0" w:space="0" w:color="auto"/>
          </w:divBdr>
        </w:div>
        <w:div w:id="1248490980">
          <w:marLeft w:val="480"/>
          <w:marRight w:val="0"/>
          <w:marTop w:val="0"/>
          <w:marBottom w:val="0"/>
          <w:divBdr>
            <w:top w:val="none" w:sz="0" w:space="0" w:color="auto"/>
            <w:left w:val="none" w:sz="0" w:space="0" w:color="auto"/>
            <w:bottom w:val="none" w:sz="0" w:space="0" w:color="auto"/>
            <w:right w:val="none" w:sz="0" w:space="0" w:color="auto"/>
          </w:divBdr>
        </w:div>
        <w:div w:id="1258056342">
          <w:marLeft w:val="480"/>
          <w:marRight w:val="0"/>
          <w:marTop w:val="0"/>
          <w:marBottom w:val="0"/>
          <w:divBdr>
            <w:top w:val="none" w:sz="0" w:space="0" w:color="auto"/>
            <w:left w:val="none" w:sz="0" w:space="0" w:color="auto"/>
            <w:bottom w:val="none" w:sz="0" w:space="0" w:color="auto"/>
            <w:right w:val="none" w:sz="0" w:space="0" w:color="auto"/>
          </w:divBdr>
        </w:div>
        <w:div w:id="1269312098">
          <w:marLeft w:val="480"/>
          <w:marRight w:val="0"/>
          <w:marTop w:val="0"/>
          <w:marBottom w:val="0"/>
          <w:divBdr>
            <w:top w:val="none" w:sz="0" w:space="0" w:color="auto"/>
            <w:left w:val="none" w:sz="0" w:space="0" w:color="auto"/>
            <w:bottom w:val="none" w:sz="0" w:space="0" w:color="auto"/>
            <w:right w:val="none" w:sz="0" w:space="0" w:color="auto"/>
          </w:divBdr>
        </w:div>
        <w:div w:id="1291667013">
          <w:marLeft w:val="480"/>
          <w:marRight w:val="0"/>
          <w:marTop w:val="0"/>
          <w:marBottom w:val="0"/>
          <w:divBdr>
            <w:top w:val="none" w:sz="0" w:space="0" w:color="auto"/>
            <w:left w:val="none" w:sz="0" w:space="0" w:color="auto"/>
            <w:bottom w:val="none" w:sz="0" w:space="0" w:color="auto"/>
            <w:right w:val="none" w:sz="0" w:space="0" w:color="auto"/>
          </w:divBdr>
        </w:div>
        <w:div w:id="1340699274">
          <w:marLeft w:val="480"/>
          <w:marRight w:val="0"/>
          <w:marTop w:val="0"/>
          <w:marBottom w:val="0"/>
          <w:divBdr>
            <w:top w:val="none" w:sz="0" w:space="0" w:color="auto"/>
            <w:left w:val="none" w:sz="0" w:space="0" w:color="auto"/>
            <w:bottom w:val="none" w:sz="0" w:space="0" w:color="auto"/>
            <w:right w:val="none" w:sz="0" w:space="0" w:color="auto"/>
          </w:divBdr>
        </w:div>
        <w:div w:id="1346443029">
          <w:marLeft w:val="480"/>
          <w:marRight w:val="0"/>
          <w:marTop w:val="0"/>
          <w:marBottom w:val="0"/>
          <w:divBdr>
            <w:top w:val="none" w:sz="0" w:space="0" w:color="auto"/>
            <w:left w:val="none" w:sz="0" w:space="0" w:color="auto"/>
            <w:bottom w:val="none" w:sz="0" w:space="0" w:color="auto"/>
            <w:right w:val="none" w:sz="0" w:space="0" w:color="auto"/>
          </w:divBdr>
        </w:div>
        <w:div w:id="1355957389">
          <w:marLeft w:val="480"/>
          <w:marRight w:val="0"/>
          <w:marTop w:val="0"/>
          <w:marBottom w:val="0"/>
          <w:divBdr>
            <w:top w:val="none" w:sz="0" w:space="0" w:color="auto"/>
            <w:left w:val="none" w:sz="0" w:space="0" w:color="auto"/>
            <w:bottom w:val="none" w:sz="0" w:space="0" w:color="auto"/>
            <w:right w:val="none" w:sz="0" w:space="0" w:color="auto"/>
          </w:divBdr>
        </w:div>
        <w:div w:id="1434789904">
          <w:marLeft w:val="480"/>
          <w:marRight w:val="0"/>
          <w:marTop w:val="0"/>
          <w:marBottom w:val="0"/>
          <w:divBdr>
            <w:top w:val="none" w:sz="0" w:space="0" w:color="auto"/>
            <w:left w:val="none" w:sz="0" w:space="0" w:color="auto"/>
            <w:bottom w:val="none" w:sz="0" w:space="0" w:color="auto"/>
            <w:right w:val="none" w:sz="0" w:space="0" w:color="auto"/>
          </w:divBdr>
        </w:div>
        <w:div w:id="1483043216">
          <w:marLeft w:val="480"/>
          <w:marRight w:val="0"/>
          <w:marTop w:val="0"/>
          <w:marBottom w:val="0"/>
          <w:divBdr>
            <w:top w:val="none" w:sz="0" w:space="0" w:color="auto"/>
            <w:left w:val="none" w:sz="0" w:space="0" w:color="auto"/>
            <w:bottom w:val="none" w:sz="0" w:space="0" w:color="auto"/>
            <w:right w:val="none" w:sz="0" w:space="0" w:color="auto"/>
          </w:divBdr>
        </w:div>
        <w:div w:id="1554731587">
          <w:marLeft w:val="480"/>
          <w:marRight w:val="0"/>
          <w:marTop w:val="0"/>
          <w:marBottom w:val="0"/>
          <w:divBdr>
            <w:top w:val="none" w:sz="0" w:space="0" w:color="auto"/>
            <w:left w:val="none" w:sz="0" w:space="0" w:color="auto"/>
            <w:bottom w:val="none" w:sz="0" w:space="0" w:color="auto"/>
            <w:right w:val="none" w:sz="0" w:space="0" w:color="auto"/>
          </w:divBdr>
        </w:div>
        <w:div w:id="1648362964">
          <w:marLeft w:val="480"/>
          <w:marRight w:val="0"/>
          <w:marTop w:val="0"/>
          <w:marBottom w:val="0"/>
          <w:divBdr>
            <w:top w:val="none" w:sz="0" w:space="0" w:color="auto"/>
            <w:left w:val="none" w:sz="0" w:space="0" w:color="auto"/>
            <w:bottom w:val="none" w:sz="0" w:space="0" w:color="auto"/>
            <w:right w:val="none" w:sz="0" w:space="0" w:color="auto"/>
          </w:divBdr>
        </w:div>
        <w:div w:id="1707100774">
          <w:marLeft w:val="480"/>
          <w:marRight w:val="0"/>
          <w:marTop w:val="0"/>
          <w:marBottom w:val="0"/>
          <w:divBdr>
            <w:top w:val="none" w:sz="0" w:space="0" w:color="auto"/>
            <w:left w:val="none" w:sz="0" w:space="0" w:color="auto"/>
            <w:bottom w:val="none" w:sz="0" w:space="0" w:color="auto"/>
            <w:right w:val="none" w:sz="0" w:space="0" w:color="auto"/>
          </w:divBdr>
        </w:div>
        <w:div w:id="1742756904">
          <w:marLeft w:val="480"/>
          <w:marRight w:val="0"/>
          <w:marTop w:val="0"/>
          <w:marBottom w:val="0"/>
          <w:divBdr>
            <w:top w:val="none" w:sz="0" w:space="0" w:color="auto"/>
            <w:left w:val="none" w:sz="0" w:space="0" w:color="auto"/>
            <w:bottom w:val="none" w:sz="0" w:space="0" w:color="auto"/>
            <w:right w:val="none" w:sz="0" w:space="0" w:color="auto"/>
          </w:divBdr>
        </w:div>
        <w:div w:id="1791440241">
          <w:marLeft w:val="480"/>
          <w:marRight w:val="0"/>
          <w:marTop w:val="0"/>
          <w:marBottom w:val="0"/>
          <w:divBdr>
            <w:top w:val="none" w:sz="0" w:space="0" w:color="auto"/>
            <w:left w:val="none" w:sz="0" w:space="0" w:color="auto"/>
            <w:bottom w:val="none" w:sz="0" w:space="0" w:color="auto"/>
            <w:right w:val="none" w:sz="0" w:space="0" w:color="auto"/>
          </w:divBdr>
        </w:div>
        <w:div w:id="2030638986">
          <w:marLeft w:val="480"/>
          <w:marRight w:val="0"/>
          <w:marTop w:val="0"/>
          <w:marBottom w:val="0"/>
          <w:divBdr>
            <w:top w:val="none" w:sz="0" w:space="0" w:color="auto"/>
            <w:left w:val="none" w:sz="0" w:space="0" w:color="auto"/>
            <w:bottom w:val="none" w:sz="0" w:space="0" w:color="auto"/>
            <w:right w:val="none" w:sz="0" w:space="0" w:color="auto"/>
          </w:divBdr>
        </w:div>
        <w:div w:id="2039622623">
          <w:marLeft w:val="480"/>
          <w:marRight w:val="0"/>
          <w:marTop w:val="0"/>
          <w:marBottom w:val="0"/>
          <w:divBdr>
            <w:top w:val="none" w:sz="0" w:space="0" w:color="auto"/>
            <w:left w:val="none" w:sz="0" w:space="0" w:color="auto"/>
            <w:bottom w:val="none" w:sz="0" w:space="0" w:color="auto"/>
            <w:right w:val="none" w:sz="0" w:space="0" w:color="auto"/>
          </w:divBdr>
        </w:div>
      </w:divsChild>
    </w:div>
    <w:div w:id="1501845191">
      <w:bodyDiv w:val="1"/>
      <w:marLeft w:val="0"/>
      <w:marRight w:val="0"/>
      <w:marTop w:val="0"/>
      <w:marBottom w:val="0"/>
      <w:divBdr>
        <w:top w:val="none" w:sz="0" w:space="0" w:color="auto"/>
        <w:left w:val="none" w:sz="0" w:space="0" w:color="auto"/>
        <w:bottom w:val="none" w:sz="0" w:space="0" w:color="auto"/>
        <w:right w:val="none" w:sz="0" w:space="0" w:color="auto"/>
      </w:divBdr>
      <w:divsChild>
        <w:div w:id="83647304">
          <w:marLeft w:val="480"/>
          <w:marRight w:val="0"/>
          <w:marTop w:val="0"/>
          <w:marBottom w:val="0"/>
          <w:divBdr>
            <w:top w:val="none" w:sz="0" w:space="0" w:color="auto"/>
            <w:left w:val="none" w:sz="0" w:space="0" w:color="auto"/>
            <w:bottom w:val="none" w:sz="0" w:space="0" w:color="auto"/>
            <w:right w:val="none" w:sz="0" w:space="0" w:color="auto"/>
          </w:divBdr>
        </w:div>
        <w:div w:id="103423806">
          <w:marLeft w:val="480"/>
          <w:marRight w:val="0"/>
          <w:marTop w:val="0"/>
          <w:marBottom w:val="0"/>
          <w:divBdr>
            <w:top w:val="none" w:sz="0" w:space="0" w:color="auto"/>
            <w:left w:val="none" w:sz="0" w:space="0" w:color="auto"/>
            <w:bottom w:val="none" w:sz="0" w:space="0" w:color="auto"/>
            <w:right w:val="none" w:sz="0" w:space="0" w:color="auto"/>
          </w:divBdr>
        </w:div>
        <w:div w:id="145363698">
          <w:marLeft w:val="480"/>
          <w:marRight w:val="0"/>
          <w:marTop w:val="0"/>
          <w:marBottom w:val="0"/>
          <w:divBdr>
            <w:top w:val="none" w:sz="0" w:space="0" w:color="auto"/>
            <w:left w:val="none" w:sz="0" w:space="0" w:color="auto"/>
            <w:bottom w:val="none" w:sz="0" w:space="0" w:color="auto"/>
            <w:right w:val="none" w:sz="0" w:space="0" w:color="auto"/>
          </w:divBdr>
        </w:div>
        <w:div w:id="205410066">
          <w:marLeft w:val="480"/>
          <w:marRight w:val="0"/>
          <w:marTop w:val="0"/>
          <w:marBottom w:val="0"/>
          <w:divBdr>
            <w:top w:val="none" w:sz="0" w:space="0" w:color="auto"/>
            <w:left w:val="none" w:sz="0" w:space="0" w:color="auto"/>
            <w:bottom w:val="none" w:sz="0" w:space="0" w:color="auto"/>
            <w:right w:val="none" w:sz="0" w:space="0" w:color="auto"/>
          </w:divBdr>
        </w:div>
        <w:div w:id="236209408">
          <w:marLeft w:val="480"/>
          <w:marRight w:val="0"/>
          <w:marTop w:val="0"/>
          <w:marBottom w:val="0"/>
          <w:divBdr>
            <w:top w:val="none" w:sz="0" w:space="0" w:color="auto"/>
            <w:left w:val="none" w:sz="0" w:space="0" w:color="auto"/>
            <w:bottom w:val="none" w:sz="0" w:space="0" w:color="auto"/>
            <w:right w:val="none" w:sz="0" w:space="0" w:color="auto"/>
          </w:divBdr>
        </w:div>
        <w:div w:id="241379035">
          <w:marLeft w:val="480"/>
          <w:marRight w:val="0"/>
          <w:marTop w:val="0"/>
          <w:marBottom w:val="0"/>
          <w:divBdr>
            <w:top w:val="none" w:sz="0" w:space="0" w:color="auto"/>
            <w:left w:val="none" w:sz="0" w:space="0" w:color="auto"/>
            <w:bottom w:val="none" w:sz="0" w:space="0" w:color="auto"/>
            <w:right w:val="none" w:sz="0" w:space="0" w:color="auto"/>
          </w:divBdr>
        </w:div>
        <w:div w:id="284391040">
          <w:marLeft w:val="480"/>
          <w:marRight w:val="0"/>
          <w:marTop w:val="0"/>
          <w:marBottom w:val="0"/>
          <w:divBdr>
            <w:top w:val="none" w:sz="0" w:space="0" w:color="auto"/>
            <w:left w:val="none" w:sz="0" w:space="0" w:color="auto"/>
            <w:bottom w:val="none" w:sz="0" w:space="0" w:color="auto"/>
            <w:right w:val="none" w:sz="0" w:space="0" w:color="auto"/>
          </w:divBdr>
        </w:div>
        <w:div w:id="455370350">
          <w:marLeft w:val="480"/>
          <w:marRight w:val="0"/>
          <w:marTop w:val="0"/>
          <w:marBottom w:val="0"/>
          <w:divBdr>
            <w:top w:val="none" w:sz="0" w:space="0" w:color="auto"/>
            <w:left w:val="none" w:sz="0" w:space="0" w:color="auto"/>
            <w:bottom w:val="none" w:sz="0" w:space="0" w:color="auto"/>
            <w:right w:val="none" w:sz="0" w:space="0" w:color="auto"/>
          </w:divBdr>
        </w:div>
        <w:div w:id="556628762">
          <w:marLeft w:val="480"/>
          <w:marRight w:val="0"/>
          <w:marTop w:val="0"/>
          <w:marBottom w:val="0"/>
          <w:divBdr>
            <w:top w:val="none" w:sz="0" w:space="0" w:color="auto"/>
            <w:left w:val="none" w:sz="0" w:space="0" w:color="auto"/>
            <w:bottom w:val="none" w:sz="0" w:space="0" w:color="auto"/>
            <w:right w:val="none" w:sz="0" w:space="0" w:color="auto"/>
          </w:divBdr>
        </w:div>
        <w:div w:id="579683650">
          <w:marLeft w:val="480"/>
          <w:marRight w:val="0"/>
          <w:marTop w:val="0"/>
          <w:marBottom w:val="0"/>
          <w:divBdr>
            <w:top w:val="none" w:sz="0" w:space="0" w:color="auto"/>
            <w:left w:val="none" w:sz="0" w:space="0" w:color="auto"/>
            <w:bottom w:val="none" w:sz="0" w:space="0" w:color="auto"/>
            <w:right w:val="none" w:sz="0" w:space="0" w:color="auto"/>
          </w:divBdr>
        </w:div>
        <w:div w:id="583534256">
          <w:marLeft w:val="480"/>
          <w:marRight w:val="0"/>
          <w:marTop w:val="0"/>
          <w:marBottom w:val="0"/>
          <w:divBdr>
            <w:top w:val="none" w:sz="0" w:space="0" w:color="auto"/>
            <w:left w:val="none" w:sz="0" w:space="0" w:color="auto"/>
            <w:bottom w:val="none" w:sz="0" w:space="0" w:color="auto"/>
            <w:right w:val="none" w:sz="0" w:space="0" w:color="auto"/>
          </w:divBdr>
        </w:div>
        <w:div w:id="603540840">
          <w:marLeft w:val="480"/>
          <w:marRight w:val="0"/>
          <w:marTop w:val="0"/>
          <w:marBottom w:val="0"/>
          <w:divBdr>
            <w:top w:val="none" w:sz="0" w:space="0" w:color="auto"/>
            <w:left w:val="none" w:sz="0" w:space="0" w:color="auto"/>
            <w:bottom w:val="none" w:sz="0" w:space="0" w:color="auto"/>
            <w:right w:val="none" w:sz="0" w:space="0" w:color="auto"/>
          </w:divBdr>
        </w:div>
        <w:div w:id="742796380">
          <w:marLeft w:val="480"/>
          <w:marRight w:val="0"/>
          <w:marTop w:val="0"/>
          <w:marBottom w:val="0"/>
          <w:divBdr>
            <w:top w:val="none" w:sz="0" w:space="0" w:color="auto"/>
            <w:left w:val="none" w:sz="0" w:space="0" w:color="auto"/>
            <w:bottom w:val="none" w:sz="0" w:space="0" w:color="auto"/>
            <w:right w:val="none" w:sz="0" w:space="0" w:color="auto"/>
          </w:divBdr>
        </w:div>
        <w:div w:id="798687528">
          <w:marLeft w:val="480"/>
          <w:marRight w:val="0"/>
          <w:marTop w:val="0"/>
          <w:marBottom w:val="0"/>
          <w:divBdr>
            <w:top w:val="none" w:sz="0" w:space="0" w:color="auto"/>
            <w:left w:val="none" w:sz="0" w:space="0" w:color="auto"/>
            <w:bottom w:val="none" w:sz="0" w:space="0" w:color="auto"/>
            <w:right w:val="none" w:sz="0" w:space="0" w:color="auto"/>
          </w:divBdr>
        </w:div>
        <w:div w:id="858155860">
          <w:marLeft w:val="480"/>
          <w:marRight w:val="0"/>
          <w:marTop w:val="0"/>
          <w:marBottom w:val="0"/>
          <w:divBdr>
            <w:top w:val="none" w:sz="0" w:space="0" w:color="auto"/>
            <w:left w:val="none" w:sz="0" w:space="0" w:color="auto"/>
            <w:bottom w:val="none" w:sz="0" w:space="0" w:color="auto"/>
            <w:right w:val="none" w:sz="0" w:space="0" w:color="auto"/>
          </w:divBdr>
        </w:div>
        <w:div w:id="889075892">
          <w:marLeft w:val="480"/>
          <w:marRight w:val="0"/>
          <w:marTop w:val="0"/>
          <w:marBottom w:val="0"/>
          <w:divBdr>
            <w:top w:val="none" w:sz="0" w:space="0" w:color="auto"/>
            <w:left w:val="none" w:sz="0" w:space="0" w:color="auto"/>
            <w:bottom w:val="none" w:sz="0" w:space="0" w:color="auto"/>
            <w:right w:val="none" w:sz="0" w:space="0" w:color="auto"/>
          </w:divBdr>
        </w:div>
        <w:div w:id="905989931">
          <w:marLeft w:val="480"/>
          <w:marRight w:val="0"/>
          <w:marTop w:val="0"/>
          <w:marBottom w:val="0"/>
          <w:divBdr>
            <w:top w:val="none" w:sz="0" w:space="0" w:color="auto"/>
            <w:left w:val="none" w:sz="0" w:space="0" w:color="auto"/>
            <w:bottom w:val="none" w:sz="0" w:space="0" w:color="auto"/>
            <w:right w:val="none" w:sz="0" w:space="0" w:color="auto"/>
          </w:divBdr>
        </w:div>
        <w:div w:id="923224713">
          <w:marLeft w:val="480"/>
          <w:marRight w:val="0"/>
          <w:marTop w:val="0"/>
          <w:marBottom w:val="0"/>
          <w:divBdr>
            <w:top w:val="none" w:sz="0" w:space="0" w:color="auto"/>
            <w:left w:val="none" w:sz="0" w:space="0" w:color="auto"/>
            <w:bottom w:val="none" w:sz="0" w:space="0" w:color="auto"/>
            <w:right w:val="none" w:sz="0" w:space="0" w:color="auto"/>
          </w:divBdr>
        </w:div>
        <w:div w:id="991563845">
          <w:marLeft w:val="480"/>
          <w:marRight w:val="0"/>
          <w:marTop w:val="0"/>
          <w:marBottom w:val="0"/>
          <w:divBdr>
            <w:top w:val="none" w:sz="0" w:space="0" w:color="auto"/>
            <w:left w:val="none" w:sz="0" w:space="0" w:color="auto"/>
            <w:bottom w:val="none" w:sz="0" w:space="0" w:color="auto"/>
            <w:right w:val="none" w:sz="0" w:space="0" w:color="auto"/>
          </w:divBdr>
        </w:div>
        <w:div w:id="1006445181">
          <w:marLeft w:val="480"/>
          <w:marRight w:val="0"/>
          <w:marTop w:val="0"/>
          <w:marBottom w:val="0"/>
          <w:divBdr>
            <w:top w:val="none" w:sz="0" w:space="0" w:color="auto"/>
            <w:left w:val="none" w:sz="0" w:space="0" w:color="auto"/>
            <w:bottom w:val="none" w:sz="0" w:space="0" w:color="auto"/>
            <w:right w:val="none" w:sz="0" w:space="0" w:color="auto"/>
          </w:divBdr>
        </w:div>
        <w:div w:id="1047148248">
          <w:marLeft w:val="480"/>
          <w:marRight w:val="0"/>
          <w:marTop w:val="0"/>
          <w:marBottom w:val="0"/>
          <w:divBdr>
            <w:top w:val="none" w:sz="0" w:space="0" w:color="auto"/>
            <w:left w:val="none" w:sz="0" w:space="0" w:color="auto"/>
            <w:bottom w:val="none" w:sz="0" w:space="0" w:color="auto"/>
            <w:right w:val="none" w:sz="0" w:space="0" w:color="auto"/>
          </w:divBdr>
        </w:div>
        <w:div w:id="1171481840">
          <w:marLeft w:val="480"/>
          <w:marRight w:val="0"/>
          <w:marTop w:val="0"/>
          <w:marBottom w:val="0"/>
          <w:divBdr>
            <w:top w:val="none" w:sz="0" w:space="0" w:color="auto"/>
            <w:left w:val="none" w:sz="0" w:space="0" w:color="auto"/>
            <w:bottom w:val="none" w:sz="0" w:space="0" w:color="auto"/>
            <w:right w:val="none" w:sz="0" w:space="0" w:color="auto"/>
          </w:divBdr>
        </w:div>
        <w:div w:id="1188060428">
          <w:marLeft w:val="480"/>
          <w:marRight w:val="0"/>
          <w:marTop w:val="0"/>
          <w:marBottom w:val="0"/>
          <w:divBdr>
            <w:top w:val="none" w:sz="0" w:space="0" w:color="auto"/>
            <w:left w:val="none" w:sz="0" w:space="0" w:color="auto"/>
            <w:bottom w:val="none" w:sz="0" w:space="0" w:color="auto"/>
            <w:right w:val="none" w:sz="0" w:space="0" w:color="auto"/>
          </w:divBdr>
        </w:div>
        <w:div w:id="1242987836">
          <w:marLeft w:val="480"/>
          <w:marRight w:val="0"/>
          <w:marTop w:val="0"/>
          <w:marBottom w:val="0"/>
          <w:divBdr>
            <w:top w:val="none" w:sz="0" w:space="0" w:color="auto"/>
            <w:left w:val="none" w:sz="0" w:space="0" w:color="auto"/>
            <w:bottom w:val="none" w:sz="0" w:space="0" w:color="auto"/>
            <w:right w:val="none" w:sz="0" w:space="0" w:color="auto"/>
          </w:divBdr>
        </w:div>
        <w:div w:id="1284337518">
          <w:marLeft w:val="480"/>
          <w:marRight w:val="0"/>
          <w:marTop w:val="0"/>
          <w:marBottom w:val="0"/>
          <w:divBdr>
            <w:top w:val="none" w:sz="0" w:space="0" w:color="auto"/>
            <w:left w:val="none" w:sz="0" w:space="0" w:color="auto"/>
            <w:bottom w:val="none" w:sz="0" w:space="0" w:color="auto"/>
            <w:right w:val="none" w:sz="0" w:space="0" w:color="auto"/>
          </w:divBdr>
        </w:div>
        <w:div w:id="1663894487">
          <w:marLeft w:val="480"/>
          <w:marRight w:val="0"/>
          <w:marTop w:val="0"/>
          <w:marBottom w:val="0"/>
          <w:divBdr>
            <w:top w:val="none" w:sz="0" w:space="0" w:color="auto"/>
            <w:left w:val="none" w:sz="0" w:space="0" w:color="auto"/>
            <w:bottom w:val="none" w:sz="0" w:space="0" w:color="auto"/>
            <w:right w:val="none" w:sz="0" w:space="0" w:color="auto"/>
          </w:divBdr>
        </w:div>
        <w:div w:id="1767339384">
          <w:marLeft w:val="480"/>
          <w:marRight w:val="0"/>
          <w:marTop w:val="0"/>
          <w:marBottom w:val="0"/>
          <w:divBdr>
            <w:top w:val="none" w:sz="0" w:space="0" w:color="auto"/>
            <w:left w:val="none" w:sz="0" w:space="0" w:color="auto"/>
            <w:bottom w:val="none" w:sz="0" w:space="0" w:color="auto"/>
            <w:right w:val="none" w:sz="0" w:space="0" w:color="auto"/>
          </w:divBdr>
        </w:div>
        <w:div w:id="1773937411">
          <w:marLeft w:val="480"/>
          <w:marRight w:val="0"/>
          <w:marTop w:val="0"/>
          <w:marBottom w:val="0"/>
          <w:divBdr>
            <w:top w:val="none" w:sz="0" w:space="0" w:color="auto"/>
            <w:left w:val="none" w:sz="0" w:space="0" w:color="auto"/>
            <w:bottom w:val="none" w:sz="0" w:space="0" w:color="auto"/>
            <w:right w:val="none" w:sz="0" w:space="0" w:color="auto"/>
          </w:divBdr>
        </w:div>
        <w:div w:id="1774202591">
          <w:marLeft w:val="480"/>
          <w:marRight w:val="0"/>
          <w:marTop w:val="0"/>
          <w:marBottom w:val="0"/>
          <w:divBdr>
            <w:top w:val="none" w:sz="0" w:space="0" w:color="auto"/>
            <w:left w:val="none" w:sz="0" w:space="0" w:color="auto"/>
            <w:bottom w:val="none" w:sz="0" w:space="0" w:color="auto"/>
            <w:right w:val="none" w:sz="0" w:space="0" w:color="auto"/>
          </w:divBdr>
        </w:div>
        <w:div w:id="1827355955">
          <w:marLeft w:val="480"/>
          <w:marRight w:val="0"/>
          <w:marTop w:val="0"/>
          <w:marBottom w:val="0"/>
          <w:divBdr>
            <w:top w:val="none" w:sz="0" w:space="0" w:color="auto"/>
            <w:left w:val="none" w:sz="0" w:space="0" w:color="auto"/>
            <w:bottom w:val="none" w:sz="0" w:space="0" w:color="auto"/>
            <w:right w:val="none" w:sz="0" w:space="0" w:color="auto"/>
          </w:divBdr>
        </w:div>
        <w:div w:id="1860582792">
          <w:marLeft w:val="480"/>
          <w:marRight w:val="0"/>
          <w:marTop w:val="0"/>
          <w:marBottom w:val="0"/>
          <w:divBdr>
            <w:top w:val="none" w:sz="0" w:space="0" w:color="auto"/>
            <w:left w:val="none" w:sz="0" w:space="0" w:color="auto"/>
            <w:bottom w:val="none" w:sz="0" w:space="0" w:color="auto"/>
            <w:right w:val="none" w:sz="0" w:space="0" w:color="auto"/>
          </w:divBdr>
        </w:div>
        <w:div w:id="1961914430">
          <w:marLeft w:val="480"/>
          <w:marRight w:val="0"/>
          <w:marTop w:val="0"/>
          <w:marBottom w:val="0"/>
          <w:divBdr>
            <w:top w:val="none" w:sz="0" w:space="0" w:color="auto"/>
            <w:left w:val="none" w:sz="0" w:space="0" w:color="auto"/>
            <w:bottom w:val="none" w:sz="0" w:space="0" w:color="auto"/>
            <w:right w:val="none" w:sz="0" w:space="0" w:color="auto"/>
          </w:divBdr>
        </w:div>
        <w:div w:id="2028604011">
          <w:marLeft w:val="480"/>
          <w:marRight w:val="0"/>
          <w:marTop w:val="0"/>
          <w:marBottom w:val="0"/>
          <w:divBdr>
            <w:top w:val="none" w:sz="0" w:space="0" w:color="auto"/>
            <w:left w:val="none" w:sz="0" w:space="0" w:color="auto"/>
            <w:bottom w:val="none" w:sz="0" w:space="0" w:color="auto"/>
            <w:right w:val="none" w:sz="0" w:space="0" w:color="auto"/>
          </w:divBdr>
        </w:div>
      </w:divsChild>
    </w:div>
    <w:div w:id="1505438592">
      <w:bodyDiv w:val="1"/>
      <w:marLeft w:val="0"/>
      <w:marRight w:val="0"/>
      <w:marTop w:val="0"/>
      <w:marBottom w:val="0"/>
      <w:divBdr>
        <w:top w:val="none" w:sz="0" w:space="0" w:color="auto"/>
        <w:left w:val="none" w:sz="0" w:space="0" w:color="auto"/>
        <w:bottom w:val="none" w:sz="0" w:space="0" w:color="auto"/>
        <w:right w:val="none" w:sz="0" w:space="0" w:color="auto"/>
      </w:divBdr>
    </w:div>
    <w:div w:id="1507940749">
      <w:bodyDiv w:val="1"/>
      <w:marLeft w:val="0"/>
      <w:marRight w:val="0"/>
      <w:marTop w:val="0"/>
      <w:marBottom w:val="0"/>
      <w:divBdr>
        <w:top w:val="none" w:sz="0" w:space="0" w:color="auto"/>
        <w:left w:val="none" w:sz="0" w:space="0" w:color="auto"/>
        <w:bottom w:val="none" w:sz="0" w:space="0" w:color="auto"/>
        <w:right w:val="none" w:sz="0" w:space="0" w:color="auto"/>
      </w:divBdr>
    </w:div>
    <w:div w:id="1510370139">
      <w:bodyDiv w:val="1"/>
      <w:marLeft w:val="0"/>
      <w:marRight w:val="0"/>
      <w:marTop w:val="0"/>
      <w:marBottom w:val="0"/>
      <w:divBdr>
        <w:top w:val="none" w:sz="0" w:space="0" w:color="auto"/>
        <w:left w:val="none" w:sz="0" w:space="0" w:color="auto"/>
        <w:bottom w:val="none" w:sz="0" w:space="0" w:color="auto"/>
        <w:right w:val="none" w:sz="0" w:space="0" w:color="auto"/>
      </w:divBdr>
    </w:div>
    <w:div w:id="1514538786">
      <w:bodyDiv w:val="1"/>
      <w:marLeft w:val="0"/>
      <w:marRight w:val="0"/>
      <w:marTop w:val="0"/>
      <w:marBottom w:val="0"/>
      <w:divBdr>
        <w:top w:val="none" w:sz="0" w:space="0" w:color="auto"/>
        <w:left w:val="none" w:sz="0" w:space="0" w:color="auto"/>
        <w:bottom w:val="none" w:sz="0" w:space="0" w:color="auto"/>
        <w:right w:val="none" w:sz="0" w:space="0" w:color="auto"/>
      </w:divBdr>
    </w:div>
    <w:div w:id="1517188049">
      <w:bodyDiv w:val="1"/>
      <w:marLeft w:val="0"/>
      <w:marRight w:val="0"/>
      <w:marTop w:val="0"/>
      <w:marBottom w:val="0"/>
      <w:divBdr>
        <w:top w:val="none" w:sz="0" w:space="0" w:color="auto"/>
        <w:left w:val="none" w:sz="0" w:space="0" w:color="auto"/>
        <w:bottom w:val="none" w:sz="0" w:space="0" w:color="auto"/>
        <w:right w:val="none" w:sz="0" w:space="0" w:color="auto"/>
      </w:divBdr>
    </w:div>
    <w:div w:id="1522040825">
      <w:bodyDiv w:val="1"/>
      <w:marLeft w:val="0"/>
      <w:marRight w:val="0"/>
      <w:marTop w:val="0"/>
      <w:marBottom w:val="0"/>
      <w:divBdr>
        <w:top w:val="none" w:sz="0" w:space="0" w:color="auto"/>
        <w:left w:val="none" w:sz="0" w:space="0" w:color="auto"/>
        <w:bottom w:val="none" w:sz="0" w:space="0" w:color="auto"/>
        <w:right w:val="none" w:sz="0" w:space="0" w:color="auto"/>
      </w:divBdr>
      <w:divsChild>
        <w:div w:id="111822257">
          <w:marLeft w:val="480"/>
          <w:marRight w:val="0"/>
          <w:marTop w:val="0"/>
          <w:marBottom w:val="0"/>
          <w:divBdr>
            <w:top w:val="none" w:sz="0" w:space="0" w:color="auto"/>
            <w:left w:val="none" w:sz="0" w:space="0" w:color="auto"/>
            <w:bottom w:val="none" w:sz="0" w:space="0" w:color="auto"/>
            <w:right w:val="none" w:sz="0" w:space="0" w:color="auto"/>
          </w:divBdr>
        </w:div>
        <w:div w:id="288241014">
          <w:marLeft w:val="480"/>
          <w:marRight w:val="0"/>
          <w:marTop w:val="0"/>
          <w:marBottom w:val="0"/>
          <w:divBdr>
            <w:top w:val="none" w:sz="0" w:space="0" w:color="auto"/>
            <w:left w:val="none" w:sz="0" w:space="0" w:color="auto"/>
            <w:bottom w:val="none" w:sz="0" w:space="0" w:color="auto"/>
            <w:right w:val="none" w:sz="0" w:space="0" w:color="auto"/>
          </w:divBdr>
        </w:div>
        <w:div w:id="340936420">
          <w:marLeft w:val="480"/>
          <w:marRight w:val="0"/>
          <w:marTop w:val="0"/>
          <w:marBottom w:val="0"/>
          <w:divBdr>
            <w:top w:val="none" w:sz="0" w:space="0" w:color="auto"/>
            <w:left w:val="none" w:sz="0" w:space="0" w:color="auto"/>
            <w:bottom w:val="none" w:sz="0" w:space="0" w:color="auto"/>
            <w:right w:val="none" w:sz="0" w:space="0" w:color="auto"/>
          </w:divBdr>
        </w:div>
        <w:div w:id="354501388">
          <w:marLeft w:val="480"/>
          <w:marRight w:val="0"/>
          <w:marTop w:val="0"/>
          <w:marBottom w:val="0"/>
          <w:divBdr>
            <w:top w:val="none" w:sz="0" w:space="0" w:color="auto"/>
            <w:left w:val="none" w:sz="0" w:space="0" w:color="auto"/>
            <w:bottom w:val="none" w:sz="0" w:space="0" w:color="auto"/>
            <w:right w:val="none" w:sz="0" w:space="0" w:color="auto"/>
          </w:divBdr>
        </w:div>
        <w:div w:id="371030691">
          <w:marLeft w:val="480"/>
          <w:marRight w:val="0"/>
          <w:marTop w:val="0"/>
          <w:marBottom w:val="0"/>
          <w:divBdr>
            <w:top w:val="none" w:sz="0" w:space="0" w:color="auto"/>
            <w:left w:val="none" w:sz="0" w:space="0" w:color="auto"/>
            <w:bottom w:val="none" w:sz="0" w:space="0" w:color="auto"/>
            <w:right w:val="none" w:sz="0" w:space="0" w:color="auto"/>
          </w:divBdr>
        </w:div>
        <w:div w:id="391391417">
          <w:marLeft w:val="480"/>
          <w:marRight w:val="0"/>
          <w:marTop w:val="0"/>
          <w:marBottom w:val="0"/>
          <w:divBdr>
            <w:top w:val="none" w:sz="0" w:space="0" w:color="auto"/>
            <w:left w:val="none" w:sz="0" w:space="0" w:color="auto"/>
            <w:bottom w:val="none" w:sz="0" w:space="0" w:color="auto"/>
            <w:right w:val="none" w:sz="0" w:space="0" w:color="auto"/>
          </w:divBdr>
        </w:div>
        <w:div w:id="572012614">
          <w:marLeft w:val="480"/>
          <w:marRight w:val="0"/>
          <w:marTop w:val="0"/>
          <w:marBottom w:val="0"/>
          <w:divBdr>
            <w:top w:val="none" w:sz="0" w:space="0" w:color="auto"/>
            <w:left w:val="none" w:sz="0" w:space="0" w:color="auto"/>
            <w:bottom w:val="none" w:sz="0" w:space="0" w:color="auto"/>
            <w:right w:val="none" w:sz="0" w:space="0" w:color="auto"/>
          </w:divBdr>
        </w:div>
        <w:div w:id="662318560">
          <w:marLeft w:val="480"/>
          <w:marRight w:val="0"/>
          <w:marTop w:val="0"/>
          <w:marBottom w:val="0"/>
          <w:divBdr>
            <w:top w:val="none" w:sz="0" w:space="0" w:color="auto"/>
            <w:left w:val="none" w:sz="0" w:space="0" w:color="auto"/>
            <w:bottom w:val="none" w:sz="0" w:space="0" w:color="auto"/>
            <w:right w:val="none" w:sz="0" w:space="0" w:color="auto"/>
          </w:divBdr>
        </w:div>
        <w:div w:id="733086024">
          <w:marLeft w:val="480"/>
          <w:marRight w:val="0"/>
          <w:marTop w:val="0"/>
          <w:marBottom w:val="0"/>
          <w:divBdr>
            <w:top w:val="none" w:sz="0" w:space="0" w:color="auto"/>
            <w:left w:val="none" w:sz="0" w:space="0" w:color="auto"/>
            <w:bottom w:val="none" w:sz="0" w:space="0" w:color="auto"/>
            <w:right w:val="none" w:sz="0" w:space="0" w:color="auto"/>
          </w:divBdr>
        </w:div>
        <w:div w:id="779254057">
          <w:marLeft w:val="480"/>
          <w:marRight w:val="0"/>
          <w:marTop w:val="0"/>
          <w:marBottom w:val="0"/>
          <w:divBdr>
            <w:top w:val="none" w:sz="0" w:space="0" w:color="auto"/>
            <w:left w:val="none" w:sz="0" w:space="0" w:color="auto"/>
            <w:bottom w:val="none" w:sz="0" w:space="0" w:color="auto"/>
            <w:right w:val="none" w:sz="0" w:space="0" w:color="auto"/>
          </w:divBdr>
        </w:div>
        <w:div w:id="890845728">
          <w:marLeft w:val="480"/>
          <w:marRight w:val="0"/>
          <w:marTop w:val="0"/>
          <w:marBottom w:val="0"/>
          <w:divBdr>
            <w:top w:val="none" w:sz="0" w:space="0" w:color="auto"/>
            <w:left w:val="none" w:sz="0" w:space="0" w:color="auto"/>
            <w:bottom w:val="none" w:sz="0" w:space="0" w:color="auto"/>
            <w:right w:val="none" w:sz="0" w:space="0" w:color="auto"/>
          </w:divBdr>
        </w:div>
        <w:div w:id="935016541">
          <w:marLeft w:val="480"/>
          <w:marRight w:val="0"/>
          <w:marTop w:val="0"/>
          <w:marBottom w:val="0"/>
          <w:divBdr>
            <w:top w:val="none" w:sz="0" w:space="0" w:color="auto"/>
            <w:left w:val="none" w:sz="0" w:space="0" w:color="auto"/>
            <w:bottom w:val="none" w:sz="0" w:space="0" w:color="auto"/>
            <w:right w:val="none" w:sz="0" w:space="0" w:color="auto"/>
          </w:divBdr>
        </w:div>
        <w:div w:id="978999903">
          <w:marLeft w:val="480"/>
          <w:marRight w:val="0"/>
          <w:marTop w:val="0"/>
          <w:marBottom w:val="0"/>
          <w:divBdr>
            <w:top w:val="none" w:sz="0" w:space="0" w:color="auto"/>
            <w:left w:val="none" w:sz="0" w:space="0" w:color="auto"/>
            <w:bottom w:val="none" w:sz="0" w:space="0" w:color="auto"/>
            <w:right w:val="none" w:sz="0" w:space="0" w:color="auto"/>
          </w:divBdr>
        </w:div>
        <w:div w:id="1038159975">
          <w:marLeft w:val="480"/>
          <w:marRight w:val="0"/>
          <w:marTop w:val="0"/>
          <w:marBottom w:val="0"/>
          <w:divBdr>
            <w:top w:val="none" w:sz="0" w:space="0" w:color="auto"/>
            <w:left w:val="none" w:sz="0" w:space="0" w:color="auto"/>
            <w:bottom w:val="none" w:sz="0" w:space="0" w:color="auto"/>
            <w:right w:val="none" w:sz="0" w:space="0" w:color="auto"/>
          </w:divBdr>
        </w:div>
        <w:div w:id="1182863480">
          <w:marLeft w:val="480"/>
          <w:marRight w:val="0"/>
          <w:marTop w:val="0"/>
          <w:marBottom w:val="0"/>
          <w:divBdr>
            <w:top w:val="none" w:sz="0" w:space="0" w:color="auto"/>
            <w:left w:val="none" w:sz="0" w:space="0" w:color="auto"/>
            <w:bottom w:val="none" w:sz="0" w:space="0" w:color="auto"/>
            <w:right w:val="none" w:sz="0" w:space="0" w:color="auto"/>
          </w:divBdr>
        </w:div>
        <w:div w:id="1185436768">
          <w:marLeft w:val="480"/>
          <w:marRight w:val="0"/>
          <w:marTop w:val="0"/>
          <w:marBottom w:val="0"/>
          <w:divBdr>
            <w:top w:val="none" w:sz="0" w:space="0" w:color="auto"/>
            <w:left w:val="none" w:sz="0" w:space="0" w:color="auto"/>
            <w:bottom w:val="none" w:sz="0" w:space="0" w:color="auto"/>
            <w:right w:val="none" w:sz="0" w:space="0" w:color="auto"/>
          </w:divBdr>
        </w:div>
        <w:div w:id="1292709961">
          <w:marLeft w:val="480"/>
          <w:marRight w:val="0"/>
          <w:marTop w:val="0"/>
          <w:marBottom w:val="0"/>
          <w:divBdr>
            <w:top w:val="none" w:sz="0" w:space="0" w:color="auto"/>
            <w:left w:val="none" w:sz="0" w:space="0" w:color="auto"/>
            <w:bottom w:val="none" w:sz="0" w:space="0" w:color="auto"/>
            <w:right w:val="none" w:sz="0" w:space="0" w:color="auto"/>
          </w:divBdr>
        </w:div>
        <w:div w:id="1344744075">
          <w:marLeft w:val="480"/>
          <w:marRight w:val="0"/>
          <w:marTop w:val="0"/>
          <w:marBottom w:val="0"/>
          <w:divBdr>
            <w:top w:val="none" w:sz="0" w:space="0" w:color="auto"/>
            <w:left w:val="none" w:sz="0" w:space="0" w:color="auto"/>
            <w:bottom w:val="none" w:sz="0" w:space="0" w:color="auto"/>
            <w:right w:val="none" w:sz="0" w:space="0" w:color="auto"/>
          </w:divBdr>
        </w:div>
        <w:div w:id="1400516551">
          <w:marLeft w:val="480"/>
          <w:marRight w:val="0"/>
          <w:marTop w:val="0"/>
          <w:marBottom w:val="0"/>
          <w:divBdr>
            <w:top w:val="none" w:sz="0" w:space="0" w:color="auto"/>
            <w:left w:val="none" w:sz="0" w:space="0" w:color="auto"/>
            <w:bottom w:val="none" w:sz="0" w:space="0" w:color="auto"/>
            <w:right w:val="none" w:sz="0" w:space="0" w:color="auto"/>
          </w:divBdr>
        </w:div>
        <w:div w:id="1411780434">
          <w:marLeft w:val="480"/>
          <w:marRight w:val="0"/>
          <w:marTop w:val="0"/>
          <w:marBottom w:val="0"/>
          <w:divBdr>
            <w:top w:val="none" w:sz="0" w:space="0" w:color="auto"/>
            <w:left w:val="none" w:sz="0" w:space="0" w:color="auto"/>
            <w:bottom w:val="none" w:sz="0" w:space="0" w:color="auto"/>
            <w:right w:val="none" w:sz="0" w:space="0" w:color="auto"/>
          </w:divBdr>
        </w:div>
        <w:div w:id="1427768774">
          <w:marLeft w:val="480"/>
          <w:marRight w:val="0"/>
          <w:marTop w:val="0"/>
          <w:marBottom w:val="0"/>
          <w:divBdr>
            <w:top w:val="none" w:sz="0" w:space="0" w:color="auto"/>
            <w:left w:val="none" w:sz="0" w:space="0" w:color="auto"/>
            <w:bottom w:val="none" w:sz="0" w:space="0" w:color="auto"/>
            <w:right w:val="none" w:sz="0" w:space="0" w:color="auto"/>
          </w:divBdr>
        </w:div>
        <w:div w:id="1471827818">
          <w:marLeft w:val="480"/>
          <w:marRight w:val="0"/>
          <w:marTop w:val="0"/>
          <w:marBottom w:val="0"/>
          <w:divBdr>
            <w:top w:val="none" w:sz="0" w:space="0" w:color="auto"/>
            <w:left w:val="none" w:sz="0" w:space="0" w:color="auto"/>
            <w:bottom w:val="none" w:sz="0" w:space="0" w:color="auto"/>
            <w:right w:val="none" w:sz="0" w:space="0" w:color="auto"/>
          </w:divBdr>
        </w:div>
        <w:div w:id="1492024573">
          <w:marLeft w:val="480"/>
          <w:marRight w:val="0"/>
          <w:marTop w:val="0"/>
          <w:marBottom w:val="0"/>
          <w:divBdr>
            <w:top w:val="none" w:sz="0" w:space="0" w:color="auto"/>
            <w:left w:val="none" w:sz="0" w:space="0" w:color="auto"/>
            <w:bottom w:val="none" w:sz="0" w:space="0" w:color="auto"/>
            <w:right w:val="none" w:sz="0" w:space="0" w:color="auto"/>
          </w:divBdr>
        </w:div>
        <w:div w:id="1715501966">
          <w:marLeft w:val="480"/>
          <w:marRight w:val="0"/>
          <w:marTop w:val="0"/>
          <w:marBottom w:val="0"/>
          <w:divBdr>
            <w:top w:val="none" w:sz="0" w:space="0" w:color="auto"/>
            <w:left w:val="none" w:sz="0" w:space="0" w:color="auto"/>
            <w:bottom w:val="none" w:sz="0" w:space="0" w:color="auto"/>
            <w:right w:val="none" w:sz="0" w:space="0" w:color="auto"/>
          </w:divBdr>
        </w:div>
        <w:div w:id="1855264231">
          <w:marLeft w:val="480"/>
          <w:marRight w:val="0"/>
          <w:marTop w:val="0"/>
          <w:marBottom w:val="0"/>
          <w:divBdr>
            <w:top w:val="none" w:sz="0" w:space="0" w:color="auto"/>
            <w:left w:val="none" w:sz="0" w:space="0" w:color="auto"/>
            <w:bottom w:val="none" w:sz="0" w:space="0" w:color="auto"/>
            <w:right w:val="none" w:sz="0" w:space="0" w:color="auto"/>
          </w:divBdr>
        </w:div>
        <w:div w:id="1890408952">
          <w:marLeft w:val="480"/>
          <w:marRight w:val="0"/>
          <w:marTop w:val="0"/>
          <w:marBottom w:val="0"/>
          <w:divBdr>
            <w:top w:val="none" w:sz="0" w:space="0" w:color="auto"/>
            <w:left w:val="none" w:sz="0" w:space="0" w:color="auto"/>
            <w:bottom w:val="none" w:sz="0" w:space="0" w:color="auto"/>
            <w:right w:val="none" w:sz="0" w:space="0" w:color="auto"/>
          </w:divBdr>
        </w:div>
        <w:div w:id="1910649114">
          <w:marLeft w:val="480"/>
          <w:marRight w:val="0"/>
          <w:marTop w:val="0"/>
          <w:marBottom w:val="0"/>
          <w:divBdr>
            <w:top w:val="none" w:sz="0" w:space="0" w:color="auto"/>
            <w:left w:val="none" w:sz="0" w:space="0" w:color="auto"/>
            <w:bottom w:val="none" w:sz="0" w:space="0" w:color="auto"/>
            <w:right w:val="none" w:sz="0" w:space="0" w:color="auto"/>
          </w:divBdr>
        </w:div>
        <w:div w:id="1967546528">
          <w:marLeft w:val="480"/>
          <w:marRight w:val="0"/>
          <w:marTop w:val="0"/>
          <w:marBottom w:val="0"/>
          <w:divBdr>
            <w:top w:val="none" w:sz="0" w:space="0" w:color="auto"/>
            <w:left w:val="none" w:sz="0" w:space="0" w:color="auto"/>
            <w:bottom w:val="none" w:sz="0" w:space="0" w:color="auto"/>
            <w:right w:val="none" w:sz="0" w:space="0" w:color="auto"/>
          </w:divBdr>
        </w:div>
        <w:div w:id="2136870400">
          <w:marLeft w:val="480"/>
          <w:marRight w:val="0"/>
          <w:marTop w:val="0"/>
          <w:marBottom w:val="0"/>
          <w:divBdr>
            <w:top w:val="none" w:sz="0" w:space="0" w:color="auto"/>
            <w:left w:val="none" w:sz="0" w:space="0" w:color="auto"/>
            <w:bottom w:val="none" w:sz="0" w:space="0" w:color="auto"/>
            <w:right w:val="none" w:sz="0" w:space="0" w:color="auto"/>
          </w:divBdr>
        </w:div>
      </w:divsChild>
    </w:div>
    <w:div w:id="1526357977">
      <w:bodyDiv w:val="1"/>
      <w:marLeft w:val="0"/>
      <w:marRight w:val="0"/>
      <w:marTop w:val="0"/>
      <w:marBottom w:val="0"/>
      <w:divBdr>
        <w:top w:val="none" w:sz="0" w:space="0" w:color="auto"/>
        <w:left w:val="none" w:sz="0" w:space="0" w:color="auto"/>
        <w:bottom w:val="none" w:sz="0" w:space="0" w:color="auto"/>
        <w:right w:val="none" w:sz="0" w:space="0" w:color="auto"/>
      </w:divBdr>
    </w:div>
    <w:div w:id="1532495654">
      <w:bodyDiv w:val="1"/>
      <w:marLeft w:val="0"/>
      <w:marRight w:val="0"/>
      <w:marTop w:val="0"/>
      <w:marBottom w:val="0"/>
      <w:divBdr>
        <w:top w:val="none" w:sz="0" w:space="0" w:color="auto"/>
        <w:left w:val="none" w:sz="0" w:space="0" w:color="auto"/>
        <w:bottom w:val="none" w:sz="0" w:space="0" w:color="auto"/>
        <w:right w:val="none" w:sz="0" w:space="0" w:color="auto"/>
      </w:divBdr>
    </w:div>
    <w:div w:id="1533224044">
      <w:bodyDiv w:val="1"/>
      <w:marLeft w:val="0"/>
      <w:marRight w:val="0"/>
      <w:marTop w:val="0"/>
      <w:marBottom w:val="0"/>
      <w:divBdr>
        <w:top w:val="none" w:sz="0" w:space="0" w:color="auto"/>
        <w:left w:val="none" w:sz="0" w:space="0" w:color="auto"/>
        <w:bottom w:val="none" w:sz="0" w:space="0" w:color="auto"/>
        <w:right w:val="none" w:sz="0" w:space="0" w:color="auto"/>
      </w:divBdr>
    </w:div>
    <w:div w:id="1535147066">
      <w:bodyDiv w:val="1"/>
      <w:marLeft w:val="0"/>
      <w:marRight w:val="0"/>
      <w:marTop w:val="0"/>
      <w:marBottom w:val="0"/>
      <w:divBdr>
        <w:top w:val="none" w:sz="0" w:space="0" w:color="auto"/>
        <w:left w:val="none" w:sz="0" w:space="0" w:color="auto"/>
        <w:bottom w:val="none" w:sz="0" w:space="0" w:color="auto"/>
        <w:right w:val="none" w:sz="0" w:space="0" w:color="auto"/>
      </w:divBdr>
    </w:div>
    <w:div w:id="1538855973">
      <w:bodyDiv w:val="1"/>
      <w:marLeft w:val="0"/>
      <w:marRight w:val="0"/>
      <w:marTop w:val="0"/>
      <w:marBottom w:val="0"/>
      <w:divBdr>
        <w:top w:val="none" w:sz="0" w:space="0" w:color="auto"/>
        <w:left w:val="none" w:sz="0" w:space="0" w:color="auto"/>
        <w:bottom w:val="none" w:sz="0" w:space="0" w:color="auto"/>
        <w:right w:val="none" w:sz="0" w:space="0" w:color="auto"/>
      </w:divBdr>
    </w:div>
    <w:div w:id="1539009557">
      <w:bodyDiv w:val="1"/>
      <w:marLeft w:val="0"/>
      <w:marRight w:val="0"/>
      <w:marTop w:val="0"/>
      <w:marBottom w:val="0"/>
      <w:divBdr>
        <w:top w:val="none" w:sz="0" w:space="0" w:color="auto"/>
        <w:left w:val="none" w:sz="0" w:space="0" w:color="auto"/>
        <w:bottom w:val="none" w:sz="0" w:space="0" w:color="auto"/>
        <w:right w:val="none" w:sz="0" w:space="0" w:color="auto"/>
      </w:divBdr>
    </w:div>
    <w:div w:id="1540509803">
      <w:bodyDiv w:val="1"/>
      <w:marLeft w:val="0"/>
      <w:marRight w:val="0"/>
      <w:marTop w:val="0"/>
      <w:marBottom w:val="0"/>
      <w:divBdr>
        <w:top w:val="none" w:sz="0" w:space="0" w:color="auto"/>
        <w:left w:val="none" w:sz="0" w:space="0" w:color="auto"/>
        <w:bottom w:val="none" w:sz="0" w:space="0" w:color="auto"/>
        <w:right w:val="none" w:sz="0" w:space="0" w:color="auto"/>
      </w:divBdr>
    </w:div>
    <w:div w:id="1541553151">
      <w:bodyDiv w:val="1"/>
      <w:marLeft w:val="0"/>
      <w:marRight w:val="0"/>
      <w:marTop w:val="0"/>
      <w:marBottom w:val="0"/>
      <w:divBdr>
        <w:top w:val="none" w:sz="0" w:space="0" w:color="auto"/>
        <w:left w:val="none" w:sz="0" w:space="0" w:color="auto"/>
        <w:bottom w:val="none" w:sz="0" w:space="0" w:color="auto"/>
        <w:right w:val="none" w:sz="0" w:space="0" w:color="auto"/>
      </w:divBdr>
    </w:div>
    <w:div w:id="1542670970">
      <w:bodyDiv w:val="1"/>
      <w:marLeft w:val="0"/>
      <w:marRight w:val="0"/>
      <w:marTop w:val="0"/>
      <w:marBottom w:val="0"/>
      <w:divBdr>
        <w:top w:val="none" w:sz="0" w:space="0" w:color="auto"/>
        <w:left w:val="none" w:sz="0" w:space="0" w:color="auto"/>
        <w:bottom w:val="none" w:sz="0" w:space="0" w:color="auto"/>
        <w:right w:val="none" w:sz="0" w:space="0" w:color="auto"/>
      </w:divBdr>
    </w:div>
    <w:div w:id="1543205775">
      <w:bodyDiv w:val="1"/>
      <w:marLeft w:val="0"/>
      <w:marRight w:val="0"/>
      <w:marTop w:val="0"/>
      <w:marBottom w:val="0"/>
      <w:divBdr>
        <w:top w:val="none" w:sz="0" w:space="0" w:color="auto"/>
        <w:left w:val="none" w:sz="0" w:space="0" w:color="auto"/>
        <w:bottom w:val="none" w:sz="0" w:space="0" w:color="auto"/>
        <w:right w:val="none" w:sz="0" w:space="0" w:color="auto"/>
      </w:divBdr>
      <w:divsChild>
        <w:div w:id="47803749">
          <w:marLeft w:val="480"/>
          <w:marRight w:val="0"/>
          <w:marTop w:val="0"/>
          <w:marBottom w:val="0"/>
          <w:divBdr>
            <w:top w:val="none" w:sz="0" w:space="0" w:color="auto"/>
            <w:left w:val="none" w:sz="0" w:space="0" w:color="auto"/>
            <w:bottom w:val="none" w:sz="0" w:space="0" w:color="auto"/>
            <w:right w:val="none" w:sz="0" w:space="0" w:color="auto"/>
          </w:divBdr>
        </w:div>
        <w:div w:id="89661804">
          <w:marLeft w:val="480"/>
          <w:marRight w:val="0"/>
          <w:marTop w:val="0"/>
          <w:marBottom w:val="0"/>
          <w:divBdr>
            <w:top w:val="none" w:sz="0" w:space="0" w:color="auto"/>
            <w:left w:val="none" w:sz="0" w:space="0" w:color="auto"/>
            <w:bottom w:val="none" w:sz="0" w:space="0" w:color="auto"/>
            <w:right w:val="none" w:sz="0" w:space="0" w:color="auto"/>
          </w:divBdr>
        </w:div>
        <w:div w:id="160629479">
          <w:marLeft w:val="480"/>
          <w:marRight w:val="0"/>
          <w:marTop w:val="0"/>
          <w:marBottom w:val="0"/>
          <w:divBdr>
            <w:top w:val="none" w:sz="0" w:space="0" w:color="auto"/>
            <w:left w:val="none" w:sz="0" w:space="0" w:color="auto"/>
            <w:bottom w:val="none" w:sz="0" w:space="0" w:color="auto"/>
            <w:right w:val="none" w:sz="0" w:space="0" w:color="auto"/>
          </w:divBdr>
        </w:div>
        <w:div w:id="173693050">
          <w:marLeft w:val="480"/>
          <w:marRight w:val="0"/>
          <w:marTop w:val="0"/>
          <w:marBottom w:val="0"/>
          <w:divBdr>
            <w:top w:val="none" w:sz="0" w:space="0" w:color="auto"/>
            <w:left w:val="none" w:sz="0" w:space="0" w:color="auto"/>
            <w:bottom w:val="none" w:sz="0" w:space="0" w:color="auto"/>
            <w:right w:val="none" w:sz="0" w:space="0" w:color="auto"/>
          </w:divBdr>
        </w:div>
        <w:div w:id="263617226">
          <w:marLeft w:val="480"/>
          <w:marRight w:val="0"/>
          <w:marTop w:val="0"/>
          <w:marBottom w:val="0"/>
          <w:divBdr>
            <w:top w:val="none" w:sz="0" w:space="0" w:color="auto"/>
            <w:left w:val="none" w:sz="0" w:space="0" w:color="auto"/>
            <w:bottom w:val="none" w:sz="0" w:space="0" w:color="auto"/>
            <w:right w:val="none" w:sz="0" w:space="0" w:color="auto"/>
          </w:divBdr>
        </w:div>
        <w:div w:id="304504804">
          <w:marLeft w:val="480"/>
          <w:marRight w:val="0"/>
          <w:marTop w:val="0"/>
          <w:marBottom w:val="0"/>
          <w:divBdr>
            <w:top w:val="none" w:sz="0" w:space="0" w:color="auto"/>
            <w:left w:val="none" w:sz="0" w:space="0" w:color="auto"/>
            <w:bottom w:val="none" w:sz="0" w:space="0" w:color="auto"/>
            <w:right w:val="none" w:sz="0" w:space="0" w:color="auto"/>
          </w:divBdr>
        </w:div>
        <w:div w:id="480777782">
          <w:marLeft w:val="480"/>
          <w:marRight w:val="0"/>
          <w:marTop w:val="0"/>
          <w:marBottom w:val="0"/>
          <w:divBdr>
            <w:top w:val="none" w:sz="0" w:space="0" w:color="auto"/>
            <w:left w:val="none" w:sz="0" w:space="0" w:color="auto"/>
            <w:bottom w:val="none" w:sz="0" w:space="0" w:color="auto"/>
            <w:right w:val="none" w:sz="0" w:space="0" w:color="auto"/>
          </w:divBdr>
        </w:div>
        <w:div w:id="513032206">
          <w:marLeft w:val="480"/>
          <w:marRight w:val="0"/>
          <w:marTop w:val="0"/>
          <w:marBottom w:val="0"/>
          <w:divBdr>
            <w:top w:val="none" w:sz="0" w:space="0" w:color="auto"/>
            <w:left w:val="none" w:sz="0" w:space="0" w:color="auto"/>
            <w:bottom w:val="none" w:sz="0" w:space="0" w:color="auto"/>
            <w:right w:val="none" w:sz="0" w:space="0" w:color="auto"/>
          </w:divBdr>
        </w:div>
        <w:div w:id="532042401">
          <w:marLeft w:val="480"/>
          <w:marRight w:val="0"/>
          <w:marTop w:val="0"/>
          <w:marBottom w:val="0"/>
          <w:divBdr>
            <w:top w:val="none" w:sz="0" w:space="0" w:color="auto"/>
            <w:left w:val="none" w:sz="0" w:space="0" w:color="auto"/>
            <w:bottom w:val="none" w:sz="0" w:space="0" w:color="auto"/>
            <w:right w:val="none" w:sz="0" w:space="0" w:color="auto"/>
          </w:divBdr>
        </w:div>
        <w:div w:id="625552709">
          <w:marLeft w:val="480"/>
          <w:marRight w:val="0"/>
          <w:marTop w:val="0"/>
          <w:marBottom w:val="0"/>
          <w:divBdr>
            <w:top w:val="none" w:sz="0" w:space="0" w:color="auto"/>
            <w:left w:val="none" w:sz="0" w:space="0" w:color="auto"/>
            <w:bottom w:val="none" w:sz="0" w:space="0" w:color="auto"/>
            <w:right w:val="none" w:sz="0" w:space="0" w:color="auto"/>
          </w:divBdr>
        </w:div>
        <w:div w:id="689336005">
          <w:marLeft w:val="480"/>
          <w:marRight w:val="0"/>
          <w:marTop w:val="0"/>
          <w:marBottom w:val="0"/>
          <w:divBdr>
            <w:top w:val="none" w:sz="0" w:space="0" w:color="auto"/>
            <w:left w:val="none" w:sz="0" w:space="0" w:color="auto"/>
            <w:bottom w:val="none" w:sz="0" w:space="0" w:color="auto"/>
            <w:right w:val="none" w:sz="0" w:space="0" w:color="auto"/>
          </w:divBdr>
        </w:div>
        <w:div w:id="759063014">
          <w:marLeft w:val="480"/>
          <w:marRight w:val="0"/>
          <w:marTop w:val="0"/>
          <w:marBottom w:val="0"/>
          <w:divBdr>
            <w:top w:val="none" w:sz="0" w:space="0" w:color="auto"/>
            <w:left w:val="none" w:sz="0" w:space="0" w:color="auto"/>
            <w:bottom w:val="none" w:sz="0" w:space="0" w:color="auto"/>
            <w:right w:val="none" w:sz="0" w:space="0" w:color="auto"/>
          </w:divBdr>
        </w:div>
        <w:div w:id="780606701">
          <w:marLeft w:val="480"/>
          <w:marRight w:val="0"/>
          <w:marTop w:val="0"/>
          <w:marBottom w:val="0"/>
          <w:divBdr>
            <w:top w:val="none" w:sz="0" w:space="0" w:color="auto"/>
            <w:left w:val="none" w:sz="0" w:space="0" w:color="auto"/>
            <w:bottom w:val="none" w:sz="0" w:space="0" w:color="auto"/>
            <w:right w:val="none" w:sz="0" w:space="0" w:color="auto"/>
          </w:divBdr>
        </w:div>
        <w:div w:id="885457540">
          <w:marLeft w:val="480"/>
          <w:marRight w:val="0"/>
          <w:marTop w:val="0"/>
          <w:marBottom w:val="0"/>
          <w:divBdr>
            <w:top w:val="none" w:sz="0" w:space="0" w:color="auto"/>
            <w:left w:val="none" w:sz="0" w:space="0" w:color="auto"/>
            <w:bottom w:val="none" w:sz="0" w:space="0" w:color="auto"/>
            <w:right w:val="none" w:sz="0" w:space="0" w:color="auto"/>
          </w:divBdr>
        </w:div>
        <w:div w:id="915699994">
          <w:marLeft w:val="480"/>
          <w:marRight w:val="0"/>
          <w:marTop w:val="0"/>
          <w:marBottom w:val="0"/>
          <w:divBdr>
            <w:top w:val="none" w:sz="0" w:space="0" w:color="auto"/>
            <w:left w:val="none" w:sz="0" w:space="0" w:color="auto"/>
            <w:bottom w:val="none" w:sz="0" w:space="0" w:color="auto"/>
            <w:right w:val="none" w:sz="0" w:space="0" w:color="auto"/>
          </w:divBdr>
        </w:div>
        <w:div w:id="966663584">
          <w:marLeft w:val="480"/>
          <w:marRight w:val="0"/>
          <w:marTop w:val="0"/>
          <w:marBottom w:val="0"/>
          <w:divBdr>
            <w:top w:val="none" w:sz="0" w:space="0" w:color="auto"/>
            <w:left w:val="none" w:sz="0" w:space="0" w:color="auto"/>
            <w:bottom w:val="none" w:sz="0" w:space="0" w:color="auto"/>
            <w:right w:val="none" w:sz="0" w:space="0" w:color="auto"/>
          </w:divBdr>
        </w:div>
        <w:div w:id="978071292">
          <w:marLeft w:val="480"/>
          <w:marRight w:val="0"/>
          <w:marTop w:val="0"/>
          <w:marBottom w:val="0"/>
          <w:divBdr>
            <w:top w:val="none" w:sz="0" w:space="0" w:color="auto"/>
            <w:left w:val="none" w:sz="0" w:space="0" w:color="auto"/>
            <w:bottom w:val="none" w:sz="0" w:space="0" w:color="auto"/>
            <w:right w:val="none" w:sz="0" w:space="0" w:color="auto"/>
          </w:divBdr>
        </w:div>
        <w:div w:id="1008172575">
          <w:marLeft w:val="480"/>
          <w:marRight w:val="0"/>
          <w:marTop w:val="0"/>
          <w:marBottom w:val="0"/>
          <w:divBdr>
            <w:top w:val="none" w:sz="0" w:space="0" w:color="auto"/>
            <w:left w:val="none" w:sz="0" w:space="0" w:color="auto"/>
            <w:bottom w:val="none" w:sz="0" w:space="0" w:color="auto"/>
            <w:right w:val="none" w:sz="0" w:space="0" w:color="auto"/>
          </w:divBdr>
        </w:div>
        <w:div w:id="1039628028">
          <w:marLeft w:val="480"/>
          <w:marRight w:val="0"/>
          <w:marTop w:val="0"/>
          <w:marBottom w:val="0"/>
          <w:divBdr>
            <w:top w:val="none" w:sz="0" w:space="0" w:color="auto"/>
            <w:left w:val="none" w:sz="0" w:space="0" w:color="auto"/>
            <w:bottom w:val="none" w:sz="0" w:space="0" w:color="auto"/>
            <w:right w:val="none" w:sz="0" w:space="0" w:color="auto"/>
          </w:divBdr>
        </w:div>
        <w:div w:id="1044409653">
          <w:marLeft w:val="480"/>
          <w:marRight w:val="0"/>
          <w:marTop w:val="0"/>
          <w:marBottom w:val="0"/>
          <w:divBdr>
            <w:top w:val="none" w:sz="0" w:space="0" w:color="auto"/>
            <w:left w:val="none" w:sz="0" w:space="0" w:color="auto"/>
            <w:bottom w:val="none" w:sz="0" w:space="0" w:color="auto"/>
            <w:right w:val="none" w:sz="0" w:space="0" w:color="auto"/>
          </w:divBdr>
        </w:div>
        <w:div w:id="1083407522">
          <w:marLeft w:val="480"/>
          <w:marRight w:val="0"/>
          <w:marTop w:val="0"/>
          <w:marBottom w:val="0"/>
          <w:divBdr>
            <w:top w:val="none" w:sz="0" w:space="0" w:color="auto"/>
            <w:left w:val="none" w:sz="0" w:space="0" w:color="auto"/>
            <w:bottom w:val="none" w:sz="0" w:space="0" w:color="auto"/>
            <w:right w:val="none" w:sz="0" w:space="0" w:color="auto"/>
          </w:divBdr>
        </w:div>
        <w:div w:id="1089961689">
          <w:marLeft w:val="480"/>
          <w:marRight w:val="0"/>
          <w:marTop w:val="0"/>
          <w:marBottom w:val="0"/>
          <w:divBdr>
            <w:top w:val="none" w:sz="0" w:space="0" w:color="auto"/>
            <w:left w:val="none" w:sz="0" w:space="0" w:color="auto"/>
            <w:bottom w:val="none" w:sz="0" w:space="0" w:color="auto"/>
            <w:right w:val="none" w:sz="0" w:space="0" w:color="auto"/>
          </w:divBdr>
        </w:div>
        <w:div w:id="1161969138">
          <w:marLeft w:val="480"/>
          <w:marRight w:val="0"/>
          <w:marTop w:val="0"/>
          <w:marBottom w:val="0"/>
          <w:divBdr>
            <w:top w:val="none" w:sz="0" w:space="0" w:color="auto"/>
            <w:left w:val="none" w:sz="0" w:space="0" w:color="auto"/>
            <w:bottom w:val="none" w:sz="0" w:space="0" w:color="auto"/>
            <w:right w:val="none" w:sz="0" w:space="0" w:color="auto"/>
          </w:divBdr>
        </w:div>
        <w:div w:id="1221744798">
          <w:marLeft w:val="480"/>
          <w:marRight w:val="0"/>
          <w:marTop w:val="0"/>
          <w:marBottom w:val="0"/>
          <w:divBdr>
            <w:top w:val="none" w:sz="0" w:space="0" w:color="auto"/>
            <w:left w:val="none" w:sz="0" w:space="0" w:color="auto"/>
            <w:bottom w:val="none" w:sz="0" w:space="0" w:color="auto"/>
            <w:right w:val="none" w:sz="0" w:space="0" w:color="auto"/>
          </w:divBdr>
        </w:div>
        <w:div w:id="1376538917">
          <w:marLeft w:val="480"/>
          <w:marRight w:val="0"/>
          <w:marTop w:val="0"/>
          <w:marBottom w:val="0"/>
          <w:divBdr>
            <w:top w:val="none" w:sz="0" w:space="0" w:color="auto"/>
            <w:left w:val="none" w:sz="0" w:space="0" w:color="auto"/>
            <w:bottom w:val="none" w:sz="0" w:space="0" w:color="auto"/>
            <w:right w:val="none" w:sz="0" w:space="0" w:color="auto"/>
          </w:divBdr>
        </w:div>
        <w:div w:id="1377201016">
          <w:marLeft w:val="480"/>
          <w:marRight w:val="0"/>
          <w:marTop w:val="0"/>
          <w:marBottom w:val="0"/>
          <w:divBdr>
            <w:top w:val="none" w:sz="0" w:space="0" w:color="auto"/>
            <w:left w:val="none" w:sz="0" w:space="0" w:color="auto"/>
            <w:bottom w:val="none" w:sz="0" w:space="0" w:color="auto"/>
            <w:right w:val="none" w:sz="0" w:space="0" w:color="auto"/>
          </w:divBdr>
        </w:div>
        <w:div w:id="1395658024">
          <w:marLeft w:val="480"/>
          <w:marRight w:val="0"/>
          <w:marTop w:val="0"/>
          <w:marBottom w:val="0"/>
          <w:divBdr>
            <w:top w:val="none" w:sz="0" w:space="0" w:color="auto"/>
            <w:left w:val="none" w:sz="0" w:space="0" w:color="auto"/>
            <w:bottom w:val="none" w:sz="0" w:space="0" w:color="auto"/>
            <w:right w:val="none" w:sz="0" w:space="0" w:color="auto"/>
          </w:divBdr>
        </w:div>
        <w:div w:id="1471098730">
          <w:marLeft w:val="480"/>
          <w:marRight w:val="0"/>
          <w:marTop w:val="0"/>
          <w:marBottom w:val="0"/>
          <w:divBdr>
            <w:top w:val="none" w:sz="0" w:space="0" w:color="auto"/>
            <w:left w:val="none" w:sz="0" w:space="0" w:color="auto"/>
            <w:bottom w:val="none" w:sz="0" w:space="0" w:color="auto"/>
            <w:right w:val="none" w:sz="0" w:space="0" w:color="auto"/>
          </w:divBdr>
        </w:div>
        <w:div w:id="1522431199">
          <w:marLeft w:val="480"/>
          <w:marRight w:val="0"/>
          <w:marTop w:val="0"/>
          <w:marBottom w:val="0"/>
          <w:divBdr>
            <w:top w:val="none" w:sz="0" w:space="0" w:color="auto"/>
            <w:left w:val="none" w:sz="0" w:space="0" w:color="auto"/>
            <w:bottom w:val="none" w:sz="0" w:space="0" w:color="auto"/>
            <w:right w:val="none" w:sz="0" w:space="0" w:color="auto"/>
          </w:divBdr>
        </w:div>
        <w:div w:id="1587500932">
          <w:marLeft w:val="480"/>
          <w:marRight w:val="0"/>
          <w:marTop w:val="0"/>
          <w:marBottom w:val="0"/>
          <w:divBdr>
            <w:top w:val="none" w:sz="0" w:space="0" w:color="auto"/>
            <w:left w:val="none" w:sz="0" w:space="0" w:color="auto"/>
            <w:bottom w:val="none" w:sz="0" w:space="0" w:color="auto"/>
            <w:right w:val="none" w:sz="0" w:space="0" w:color="auto"/>
          </w:divBdr>
        </w:div>
        <w:div w:id="1646622286">
          <w:marLeft w:val="480"/>
          <w:marRight w:val="0"/>
          <w:marTop w:val="0"/>
          <w:marBottom w:val="0"/>
          <w:divBdr>
            <w:top w:val="none" w:sz="0" w:space="0" w:color="auto"/>
            <w:left w:val="none" w:sz="0" w:space="0" w:color="auto"/>
            <w:bottom w:val="none" w:sz="0" w:space="0" w:color="auto"/>
            <w:right w:val="none" w:sz="0" w:space="0" w:color="auto"/>
          </w:divBdr>
        </w:div>
        <w:div w:id="1971132737">
          <w:marLeft w:val="480"/>
          <w:marRight w:val="0"/>
          <w:marTop w:val="0"/>
          <w:marBottom w:val="0"/>
          <w:divBdr>
            <w:top w:val="none" w:sz="0" w:space="0" w:color="auto"/>
            <w:left w:val="none" w:sz="0" w:space="0" w:color="auto"/>
            <w:bottom w:val="none" w:sz="0" w:space="0" w:color="auto"/>
            <w:right w:val="none" w:sz="0" w:space="0" w:color="auto"/>
          </w:divBdr>
        </w:div>
        <w:div w:id="1997998256">
          <w:marLeft w:val="480"/>
          <w:marRight w:val="0"/>
          <w:marTop w:val="0"/>
          <w:marBottom w:val="0"/>
          <w:divBdr>
            <w:top w:val="none" w:sz="0" w:space="0" w:color="auto"/>
            <w:left w:val="none" w:sz="0" w:space="0" w:color="auto"/>
            <w:bottom w:val="none" w:sz="0" w:space="0" w:color="auto"/>
            <w:right w:val="none" w:sz="0" w:space="0" w:color="auto"/>
          </w:divBdr>
        </w:div>
        <w:div w:id="2041398808">
          <w:marLeft w:val="480"/>
          <w:marRight w:val="0"/>
          <w:marTop w:val="0"/>
          <w:marBottom w:val="0"/>
          <w:divBdr>
            <w:top w:val="none" w:sz="0" w:space="0" w:color="auto"/>
            <w:left w:val="none" w:sz="0" w:space="0" w:color="auto"/>
            <w:bottom w:val="none" w:sz="0" w:space="0" w:color="auto"/>
            <w:right w:val="none" w:sz="0" w:space="0" w:color="auto"/>
          </w:divBdr>
        </w:div>
        <w:div w:id="2051103269">
          <w:marLeft w:val="480"/>
          <w:marRight w:val="0"/>
          <w:marTop w:val="0"/>
          <w:marBottom w:val="0"/>
          <w:divBdr>
            <w:top w:val="none" w:sz="0" w:space="0" w:color="auto"/>
            <w:left w:val="none" w:sz="0" w:space="0" w:color="auto"/>
            <w:bottom w:val="none" w:sz="0" w:space="0" w:color="auto"/>
            <w:right w:val="none" w:sz="0" w:space="0" w:color="auto"/>
          </w:divBdr>
        </w:div>
        <w:div w:id="2135756388">
          <w:marLeft w:val="480"/>
          <w:marRight w:val="0"/>
          <w:marTop w:val="0"/>
          <w:marBottom w:val="0"/>
          <w:divBdr>
            <w:top w:val="none" w:sz="0" w:space="0" w:color="auto"/>
            <w:left w:val="none" w:sz="0" w:space="0" w:color="auto"/>
            <w:bottom w:val="none" w:sz="0" w:space="0" w:color="auto"/>
            <w:right w:val="none" w:sz="0" w:space="0" w:color="auto"/>
          </w:divBdr>
        </w:div>
      </w:divsChild>
    </w:div>
    <w:div w:id="1549344104">
      <w:bodyDiv w:val="1"/>
      <w:marLeft w:val="0"/>
      <w:marRight w:val="0"/>
      <w:marTop w:val="0"/>
      <w:marBottom w:val="0"/>
      <w:divBdr>
        <w:top w:val="none" w:sz="0" w:space="0" w:color="auto"/>
        <w:left w:val="none" w:sz="0" w:space="0" w:color="auto"/>
        <w:bottom w:val="none" w:sz="0" w:space="0" w:color="auto"/>
        <w:right w:val="none" w:sz="0" w:space="0" w:color="auto"/>
      </w:divBdr>
    </w:div>
    <w:div w:id="1550336478">
      <w:bodyDiv w:val="1"/>
      <w:marLeft w:val="0"/>
      <w:marRight w:val="0"/>
      <w:marTop w:val="0"/>
      <w:marBottom w:val="0"/>
      <w:divBdr>
        <w:top w:val="none" w:sz="0" w:space="0" w:color="auto"/>
        <w:left w:val="none" w:sz="0" w:space="0" w:color="auto"/>
        <w:bottom w:val="none" w:sz="0" w:space="0" w:color="auto"/>
        <w:right w:val="none" w:sz="0" w:space="0" w:color="auto"/>
      </w:divBdr>
    </w:div>
    <w:div w:id="1551922482">
      <w:bodyDiv w:val="1"/>
      <w:marLeft w:val="0"/>
      <w:marRight w:val="0"/>
      <w:marTop w:val="0"/>
      <w:marBottom w:val="0"/>
      <w:divBdr>
        <w:top w:val="none" w:sz="0" w:space="0" w:color="auto"/>
        <w:left w:val="none" w:sz="0" w:space="0" w:color="auto"/>
        <w:bottom w:val="none" w:sz="0" w:space="0" w:color="auto"/>
        <w:right w:val="none" w:sz="0" w:space="0" w:color="auto"/>
      </w:divBdr>
    </w:div>
    <w:div w:id="1555308166">
      <w:bodyDiv w:val="1"/>
      <w:marLeft w:val="0"/>
      <w:marRight w:val="0"/>
      <w:marTop w:val="0"/>
      <w:marBottom w:val="0"/>
      <w:divBdr>
        <w:top w:val="none" w:sz="0" w:space="0" w:color="auto"/>
        <w:left w:val="none" w:sz="0" w:space="0" w:color="auto"/>
        <w:bottom w:val="none" w:sz="0" w:space="0" w:color="auto"/>
        <w:right w:val="none" w:sz="0" w:space="0" w:color="auto"/>
      </w:divBdr>
    </w:div>
    <w:div w:id="1557086371">
      <w:bodyDiv w:val="1"/>
      <w:marLeft w:val="0"/>
      <w:marRight w:val="0"/>
      <w:marTop w:val="0"/>
      <w:marBottom w:val="0"/>
      <w:divBdr>
        <w:top w:val="none" w:sz="0" w:space="0" w:color="auto"/>
        <w:left w:val="none" w:sz="0" w:space="0" w:color="auto"/>
        <w:bottom w:val="none" w:sz="0" w:space="0" w:color="auto"/>
        <w:right w:val="none" w:sz="0" w:space="0" w:color="auto"/>
      </w:divBdr>
    </w:div>
    <w:div w:id="1563324951">
      <w:bodyDiv w:val="1"/>
      <w:marLeft w:val="0"/>
      <w:marRight w:val="0"/>
      <w:marTop w:val="0"/>
      <w:marBottom w:val="0"/>
      <w:divBdr>
        <w:top w:val="none" w:sz="0" w:space="0" w:color="auto"/>
        <w:left w:val="none" w:sz="0" w:space="0" w:color="auto"/>
        <w:bottom w:val="none" w:sz="0" w:space="0" w:color="auto"/>
        <w:right w:val="none" w:sz="0" w:space="0" w:color="auto"/>
      </w:divBdr>
    </w:div>
    <w:div w:id="1566530793">
      <w:bodyDiv w:val="1"/>
      <w:marLeft w:val="0"/>
      <w:marRight w:val="0"/>
      <w:marTop w:val="0"/>
      <w:marBottom w:val="0"/>
      <w:divBdr>
        <w:top w:val="none" w:sz="0" w:space="0" w:color="auto"/>
        <w:left w:val="none" w:sz="0" w:space="0" w:color="auto"/>
        <w:bottom w:val="none" w:sz="0" w:space="0" w:color="auto"/>
        <w:right w:val="none" w:sz="0" w:space="0" w:color="auto"/>
      </w:divBdr>
    </w:div>
    <w:div w:id="1566985072">
      <w:bodyDiv w:val="1"/>
      <w:marLeft w:val="0"/>
      <w:marRight w:val="0"/>
      <w:marTop w:val="0"/>
      <w:marBottom w:val="0"/>
      <w:divBdr>
        <w:top w:val="none" w:sz="0" w:space="0" w:color="auto"/>
        <w:left w:val="none" w:sz="0" w:space="0" w:color="auto"/>
        <w:bottom w:val="none" w:sz="0" w:space="0" w:color="auto"/>
        <w:right w:val="none" w:sz="0" w:space="0" w:color="auto"/>
      </w:divBdr>
    </w:div>
    <w:div w:id="1567303885">
      <w:bodyDiv w:val="1"/>
      <w:marLeft w:val="0"/>
      <w:marRight w:val="0"/>
      <w:marTop w:val="0"/>
      <w:marBottom w:val="0"/>
      <w:divBdr>
        <w:top w:val="none" w:sz="0" w:space="0" w:color="auto"/>
        <w:left w:val="none" w:sz="0" w:space="0" w:color="auto"/>
        <w:bottom w:val="none" w:sz="0" w:space="0" w:color="auto"/>
        <w:right w:val="none" w:sz="0" w:space="0" w:color="auto"/>
      </w:divBdr>
    </w:div>
    <w:div w:id="1567378787">
      <w:bodyDiv w:val="1"/>
      <w:marLeft w:val="0"/>
      <w:marRight w:val="0"/>
      <w:marTop w:val="0"/>
      <w:marBottom w:val="0"/>
      <w:divBdr>
        <w:top w:val="none" w:sz="0" w:space="0" w:color="auto"/>
        <w:left w:val="none" w:sz="0" w:space="0" w:color="auto"/>
        <w:bottom w:val="none" w:sz="0" w:space="0" w:color="auto"/>
        <w:right w:val="none" w:sz="0" w:space="0" w:color="auto"/>
      </w:divBdr>
      <w:divsChild>
        <w:div w:id="46295420">
          <w:marLeft w:val="480"/>
          <w:marRight w:val="0"/>
          <w:marTop w:val="0"/>
          <w:marBottom w:val="0"/>
          <w:divBdr>
            <w:top w:val="none" w:sz="0" w:space="0" w:color="auto"/>
            <w:left w:val="none" w:sz="0" w:space="0" w:color="auto"/>
            <w:bottom w:val="none" w:sz="0" w:space="0" w:color="auto"/>
            <w:right w:val="none" w:sz="0" w:space="0" w:color="auto"/>
          </w:divBdr>
        </w:div>
        <w:div w:id="383412924">
          <w:marLeft w:val="480"/>
          <w:marRight w:val="0"/>
          <w:marTop w:val="0"/>
          <w:marBottom w:val="0"/>
          <w:divBdr>
            <w:top w:val="none" w:sz="0" w:space="0" w:color="auto"/>
            <w:left w:val="none" w:sz="0" w:space="0" w:color="auto"/>
            <w:bottom w:val="none" w:sz="0" w:space="0" w:color="auto"/>
            <w:right w:val="none" w:sz="0" w:space="0" w:color="auto"/>
          </w:divBdr>
        </w:div>
        <w:div w:id="391200234">
          <w:marLeft w:val="480"/>
          <w:marRight w:val="0"/>
          <w:marTop w:val="0"/>
          <w:marBottom w:val="0"/>
          <w:divBdr>
            <w:top w:val="none" w:sz="0" w:space="0" w:color="auto"/>
            <w:left w:val="none" w:sz="0" w:space="0" w:color="auto"/>
            <w:bottom w:val="none" w:sz="0" w:space="0" w:color="auto"/>
            <w:right w:val="none" w:sz="0" w:space="0" w:color="auto"/>
          </w:divBdr>
        </w:div>
        <w:div w:id="1312557110">
          <w:marLeft w:val="480"/>
          <w:marRight w:val="0"/>
          <w:marTop w:val="0"/>
          <w:marBottom w:val="0"/>
          <w:divBdr>
            <w:top w:val="none" w:sz="0" w:space="0" w:color="auto"/>
            <w:left w:val="none" w:sz="0" w:space="0" w:color="auto"/>
            <w:bottom w:val="none" w:sz="0" w:space="0" w:color="auto"/>
            <w:right w:val="none" w:sz="0" w:space="0" w:color="auto"/>
          </w:divBdr>
        </w:div>
        <w:div w:id="1327856836">
          <w:marLeft w:val="480"/>
          <w:marRight w:val="0"/>
          <w:marTop w:val="0"/>
          <w:marBottom w:val="0"/>
          <w:divBdr>
            <w:top w:val="none" w:sz="0" w:space="0" w:color="auto"/>
            <w:left w:val="none" w:sz="0" w:space="0" w:color="auto"/>
            <w:bottom w:val="none" w:sz="0" w:space="0" w:color="auto"/>
            <w:right w:val="none" w:sz="0" w:space="0" w:color="auto"/>
          </w:divBdr>
        </w:div>
      </w:divsChild>
    </w:div>
    <w:div w:id="1567573799">
      <w:bodyDiv w:val="1"/>
      <w:marLeft w:val="0"/>
      <w:marRight w:val="0"/>
      <w:marTop w:val="0"/>
      <w:marBottom w:val="0"/>
      <w:divBdr>
        <w:top w:val="none" w:sz="0" w:space="0" w:color="auto"/>
        <w:left w:val="none" w:sz="0" w:space="0" w:color="auto"/>
        <w:bottom w:val="none" w:sz="0" w:space="0" w:color="auto"/>
        <w:right w:val="none" w:sz="0" w:space="0" w:color="auto"/>
      </w:divBdr>
    </w:div>
    <w:div w:id="1569220020">
      <w:bodyDiv w:val="1"/>
      <w:marLeft w:val="0"/>
      <w:marRight w:val="0"/>
      <w:marTop w:val="0"/>
      <w:marBottom w:val="0"/>
      <w:divBdr>
        <w:top w:val="none" w:sz="0" w:space="0" w:color="auto"/>
        <w:left w:val="none" w:sz="0" w:space="0" w:color="auto"/>
        <w:bottom w:val="none" w:sz="0" w:space="0" w:color="auto"/>
        <w:right w:val="none" w:sz="0" w:space="0" w:color="auto"/>
      </w:divBdr>
    </w:div>
    <w:div w:id="1569412735">
      <w:bodyDiv w:val="1"/>
      <w:marLeft w:val="0"/>
      <w:marRight w:val="0"/>
      <w:marTop w:val="0"/>
      <w:marBottom w:val="0"/>
      <w:divBdr>
        <w:top w:val="none" w:sz="0" w:space="0" w:color="auto"/>
        <w:left w:val="none" w:sz="0" w:space="0" w:color="auto"/>
        <w:bottom w:val="none" w:sz="0" w:space="0" w:color="auto"/>
        <w:right w:val="none" w:sz="0" w:space="0" w:color="auto"/>
      </w:divBdr>
      <w:divsChild>
        <w:div w:id="36392981">
          <w:marLeft w:val="480"/>
          <w:marRight w:val="0"/>
          <w:marTop w:val="0"/>
          <w:marBottom w:val="0"/>
          <w:divBdr>
            <w:top w:val="none" w:sz="0" w:space="0" w:color="auto"/>
            <w:left w:val="none" w:sz="0" w:space="0" w:color="auto"/>
            <w:bottom w:val="none" w:sz="0" w:space="0" w:color="auto"/>
            <w:right w:val="none" w:sz="0" w:space="0" w:color="auto"/>
          </w:divBdr>
        </w:div>
        <w:div w:id="117376026">
          <w:marLeft w:val="480"/>
          <w:marRight w:val="0"/>
          <w:marTop w:val="0"/>
          <w:marBottom w:val="0"/>
          <w:divBdr>
            <w:top w:val="none" w:sz="0" w:space="0" w:color="auto"/>
            <w:left w:val="none" w:sz="0" w:space="0" w:color="auto"/>
            <w:bottom w:val="none" w:sz="0" w:space="0" w:color="auto"/>
            <w:right w:val="none" w:sz="0" w:space="0" w:color="auto"/>
          </w:divBdr>
        </w:div>
        <w:div w:id="122892771">
          <w:marLeft w:val="480"/>
          <w:marRight w:val="0"/>
          <w:marTop w:val="0"/>
          <w:marBottom w:val="0"/>
          <w:divBdr>
            <w:top w:val="none" w:sz="0" w:space="0" w:color="auto"/>
            <w:left w:val="none" w:sz="0" w:space="0" w:color="auto"/>
            <w:bottom w:val="none" w:sz="0" w:space="0" w:color="auto"/>
            <w:right w:val="none" w:sz="0" w:space="0" w:color="auto"/>
          </w:divBdr>
        </w:div>
        <w:div w:id="197860700">
          <w:marLeft w:val="480"/>
          <w:marRight w:val="0"/>
          <w:marTop w:val="0"/>
          <w:marBottom w:val="0"/>
          <w:divBdr>
            <w:top w:val="none" w:sz="0" w:space="0" w:color="auto"/>
            <w:left w:val="none" w:sz="0" w:space="0" w:color="auto"/>
            <w:bottom w:val="none" w:sz="0" w:space="0" w:color="auto"/>
            <w:right w:val="none" w:sz="0" w:space="0" w:color="auto"/>
          </w:divBdr>
        </w:div>
        <w:div w:id="215355084">
          <w:marLeft w:val="480"/>
          <w:marRight w:val="0"/>
          <w:marTop w:val="0"/>
          <w:marBottom w:val="0"/>
          <w:divBdr>
            <w:top w:val="none" w:sz="0" w:space="0" w:color="auto"/>
            <w:left w:val="none" w:sz="0" w:space="0" w:color="auto"/>
            <w:bottom w:val="none" w:sz="0" w:space="0" w:color="auto"/>
            <w:right w:val="none" w:sz="0" w:space="0" w:color="auto"/>
          </w:divBdr>
        </w:div>
        <w:div w:id="246812486">
          <w:marLeft w:val="480"/>
          <w:marRight w:val="0"/>
          <w:marTop w:val="0"/>
          <w:marBottom w:val="0"/>
          <w:divBdr>
            <w:top w:val="none" w:sz="0" w:space="0" w:color="auto"/>
            <w:left w:val="none" w:sz="0" w:space="0" w:color="auto"/>
            <w:bottom w:val="none" w:sz="0" w:space="0" w:color="auto"/>
            <w:right w:val="none" w:sz="0" w:space="0" w:color="auto"/>
          </w:divBdr>
        </w:div>
        <w:div w:id="295795171">
          <w:marLeft w:val="480"/>
          <w:marRight w:val="0"/>
          <w:marTop w:val="0"/>
          <w:marBottom w:val="0"/>
          <w:divBdr>
            <w:top w:val="none" w:sz="0" w:space="0" w:color="auto"/>
            <w:left w:val="none" w:sz="0" w:space="0" w:color="auto"/>
            <w:bottom w:val="none" w:sz="0" w:space="0" w:color="auto"/>
            <w:right w:val="none" w:sz="0" w:space="0" w:color="auto"/>
          </w:divBdr>
        </w:div>
        <w:div w:id="358167008">
          <w:marLeft w:val="480"/>
          <w:marRight w:val="0"/>
          <w:marTop w:val="0"/>
          <w:marBottom w:val="0"/>
          <w:divBdr>
            <w:top w:val="none" w:sz="0" w:space="0" w:color="auto"/>
            <w:left w:val="none" w:sz="0" w:space="0" w:color="auto"/>
            <w:bottom w:val="none" w:sz="0" w:space="0" w:color="auto"/>
            <w:right w:val="none" w:sz="0" w:space="0" w:color="auto"/>
          </w:divBdr>
        </w:div>
        <w:div w:id="408580866">
          <w:marLeft w:val="480"/>
          <w:marRight w:val="0"/>
          <w:marTop w:val="0"/>
          <w:marBottom w:val="0"/>
          <w:divBdr>
            <w:top w:val="none" w:sz="0" w:space="0" w:color="auto"/>
            <w:left w:val="none" w:sz="0" w:space="0" w:color="auto"/>
            <w:bottom w:val="none" w:sz="0" w:space="0" w:color="auto"/>
            <w:right w:val="none" w:sz="0" w:space="0" w:color="auto"/>
          </w:divBdr>
        </w:div>
        <w:div w:id="412894330">
          <w:marLeft w:val="480"/>
          <w:marRight w:val="0"/>
          <w:marTop w:val="0"/>
          <w:marBottom w:val="0"/>
          <w:divBdr>
            <w:top w:val="none" w:sz="0" w:space="0" w:color="auto"/>
            <w:left w:val="none" w:sz="0" w:space="0" w:color="auto"/>
            <w:bottom w:val="none" w:sz="0" w:space="0" w:color="auto"/>
            <w:right w:val="none" w:sz="0" w:space="0" w:color="auto"/>
          </w:divBdr>
        </w:div>
        <w:div w:id="487862610">
          <w:marLeft w:val="480"/>
          <w:marRight w:val="0"/>
          <w:marTop w:val="0"/>
          <w:marBottom w:val="0"/>
          <w:divBdr>
            <w:top w:val="none" w:sz="0" w:space="0" w:color="auto"/>
            <w:left w:val="none" w:sz="0" w:space="0" w:color="auto"/>
            <w:bottom w:val="none" w:sz="0" w:space="0" w:color="auto"/>
            <w:right w:val="none" w:sz="0" w:space="0" w:color="auto"/>
          </w:divBdr>
        </w:div>
        <w:div w:id="510263946">
          <w:marLeft w:val="480"/>
          <w:marRight w:val="0"/>
          <w:marTop w:val="0"/>
          <w:marBottom w:val="0"/>
          <w:divBdr>
            <w:top w:val="none" w:sz="0" w:space="0" w:color="auto"/>
            <w:left w:val="none" w:sz="0" w:space="0" w:color="auto"/>
            <w:bottom w:val="none" w:sz="0" w:space="0" w:color="auto"/>
            <w:right w:val="none" w:sz="0" w:space="0" w:color="auto"/>
          </w:divBdr>
        </w:div>
        <w:div w:id="511838050">
          <w:marLeft w:val="480"/>
          <w:marRight w:val="0"/>
          <w:marTop w:val="0"/>
          <w:marBottom w:val="0"/>
          <w:divBdr>
            <w:top w:val="none" w:sz="0" w:space="0" w:color="auto"/>
            <w:left w:val="none" w:sz="0" w:space="0" w:color="auto"/>
            <w:bottom w:val="none" w:sz="0" w:space="0" w:color="auto"/>
            <w:right w:val="none" w:sz="0" w:space="0" w:color="auto"/>
          </w:divBdr>
        </w:div>
        <w:div w:id="518619002">
          <w:marLeft w:val="480"/>
          <w:marRight w:val="0"/>
          <w:marTop w:val="0"/>
          <w:marBottom w:val="0"/>
          <w:divBdr>
            <w:top w:val="none" w:sz="0" w:space="0" w:color="auto"/>
            <w:left w:val="none" w:sz="0" w:space="0" w:color="auto"/>
            <w:bottom w:val="none" w:sz="0" w:space="0" w:color="auto"/>
            <w:right w:val="none" w:sz="0" w:space="0" w:color="auto"/>
          </w:divBdr>
        </w:div>
        <w:div w:id="542327613">
          <w:marLeft w:val="480"/>
          <w:marRight w:val="0"/>
          <w:marTop w:val="0"/>
          <w:marBottom w:val="0"/>
          <w:divBdr>
            <w:top w:val="none" w:sz="0" w:space="0" w:color="auto"/>
            <w:left w:val="none" w:sz="0" w:space="0" w:color="auto"/>
            <w:bottom w:val="none" w:sz="0" w:space="0" w:color="auto"/>
            <w:right w:val="none" w:sz="0" w:space="0" w:color="auto"/>
          </w:divBdr>
        </w:div>
        <w:div w:id="550195630">
          <w:marLeft w:val="480"/>
          <w:marRight w:val="0"/>
          <w:marTop w:val="0"/>
          <w:marBottom w:val="0"/>
          <w:divBdr>
            <w:top w:val="none" w:sz="0" w:space="0" w:color="auto"/>
            <w:left w:val="none" w:sz="0" w:space="0" w:color="auto"/>
            <w:bottom w:val="none" w:sz="0" w:space="0" w:color="auto"/>
            <w:right w:val="none" w:sz="0" w:space="0" w:color="auto"/>
          </w:divBdr>
        </w:div>
        <w:div w:id="569462368">
          <w:marLeft w:val="480"/>
          <w:marRight w:val="0"/>
          <w:marTop w:val="0"/>
          <w:marBottom w:val="0"/>
          <w:divBdr>
            <w:top w:val="none" w:sz="0" w:space="0" w:color="auto"/>
            <w:left w:val="none" w:sz="0" w:space="0" w:color="auto"/>
            <w:bottom w:val="none" w:sz="0" w:space="0" w:color="auto"/>
            <w:right w:val="none" w:sz="0" w:space="0" w:color="auto"/>
          </w:divBdr>
        </w:div>
        <w:div w:id="602107265">
          <w:marLeft w:val="480"/>
          <w:marRight w:val="0"/>
          <w:marTop w:val="0"/>
          <w:marBottom w:val="0"/>
          <w:divBdr>
            <w:top w:val="none" w:sz="0" w:space="0" w:color="auto"/>
            <w:left w:val="none" w:sz="0" w:space="0" w:color="auto"/>
            <w:bottom w:val="none" w:sz="0" w:space="0" w:color="auto"/>
            <w:right w:val="none" w:sz="0" w:space="0" w:color="auto"/>
          </w:divBdr>
        </w:div>
        <w:div w:id="607657538">
          <w:marLeft w:val="480"/>
          <w:marRight w:val="0"/>
          <w:marTop w:val="0"/>
          <w:marBottom w:val="0"/>
          <w:divBdr>
            <w:top w:val="none" w:sz="0" w:space="0" w:color="auto"/>
            <w:left w:val="none" w:sz="0" w:space="0" w:color="auto"/>
            <w:bottom w:val="none" w:sz="0" w:space="0" w:color="auto"/>
            <w:right w:val="none" w:sz="0" w:space="0" w:color="auto"/>
          </w:divBdr>
        </w:div>
        <w:div w:id="616790808">
          <w:marLeft w:val="480"/>
          <w:marRight w:val="0"/>
          <w:marTop w:val="0"/>
          <w:marBottom w:val="0"/>
          <w:divBdr>
            <w:top w:val="none" w:sz="0" w:space="0" w:color="auto"/>
            <w:left w:val="none" w:sz="0" w:space="0" w:color="auto"/>
            <w:bottom w:val="none" w:sz="0" w:space="0" w:color="auto"/>
            <w:right w:val="none" w:sz="0" w:space="0" w:color="auto"/>
          </w:divBdr>
        </w:div>
        <w:div w:id="637229643">
          <w:marLeft w:val="480"/>
          <w:marRight w:val="0"/>
          <w:marTop w:val="0"/>
          <w:marBottom w:val="0"/>
          <w:divBdr>
            <w:top w:val="none" w:sz="0" w:space="0" w:color="auto"/>
            <w:left w:val="none" w:sz="0" w:space="0" w:color="auto"/>
            <w:bottom w:val="none" w:sz="0" w:space="0" w:color="auto"/>
            <w:right w:val="none" w:sz="0" w:space="0" w:color="auto"/>
          </w:divBdr>
        </w:div>
        <w:div w:id="646665152">
          <w:marLeft w:val="480"/>
          <w:marRight w:val="0"/>
          <w:marTop w:val="0"/>
          <w:marBottom w:val="0"/>
          <w:divBdr>
            <w:top w:val="none" w:sz="0" w:space="0" w:color="auto"/>
            <w:left w:val="none" w:sz="0" w:space="0" w:color="auto"/>
            <w:bottom w:val="none" w:sz="0" w:space="0" w:color="auto"/>
            <w:right w:val="none" w:sz="0" w:space="0" w:color="auto"/>
          </w:divBdr>
        </w:div>
        <w:div w:id="660042671">
          <w:marLeft w:val="480"/>
          <w:marRight w:val="0"/>
          <w:marTop w:val="0"/>
          <w:marBottom w:val="0"/>
          <w:divBdr>
            <w:top w:val="none" w:sz="0" w:space="0" w:color="auto"/>
            <w:left w:val="none" w:sz="0" w:space="0" w:color="auto"/>
            <w:bottom w:val="none" w:sz="0" w:space="0" w:color="auto"/>
            <w:right w:val="none" w:sz="0" w:space="0" w:color="auto"/>
          </w:divBdr>
        </w:div>
        <w:div w:id="695230905">
          <w:marLeft w:val="480"/>
          <w:marRight w:val="0"/>
          <w:marTop w:val="0"/>
          <w:marBottom w:val="0"/>
          <w:divBdr>
            <w:top w:val="none" w:sz="0" w:space="0" w:color="auto"/>
            <w:left w:val="none" w:sz="0" w:space="0" w:color="auto"/>
            <w:bottom w:val="none" w:sz="0" w:space="0" w:color="auto"/>
            <w:right w:val="none" w:sz="0" w:space="0" w:color="auto"/>
          </w:divBdr>
        </w:div>
        <w:div w:id="716078507">
          <w:marLeft w:val="480"/>
          <w:marRight w:val="0"/>
          <w:marTop w:val="0"/>
          <w:marBottom w:val="0"/>
          <w:divBdr>
            <w:top w:val="none" w:sz="0" w:space="0" w:color="auto"/>
            <w:left w:val="none" w:sz="0" w:space="0" w:color="auto"/>
            <w:bottom w:val="none" w:sz="0" w:space="0" w:color="auto"/>
            <w:right w:val="none" w:sz="0" w:space="0" w:color="auto"/>
          </w:divBdr>
        </w:div>
        <w:div w:id="763650192">
          <w:marLeft w:val="480"/>
          <w:marRight w:val="0"/>
          <w:marTop w:val="0"/>
          <w:marBottom w:val="0"/>
          <w:divBdr>
            <w:top w:val="none" w:sz="0" w:space="0" w:color="auto"/>
            <w:left w:val="none" w:sz="0" w:space="0" w:color="auto"/>
            <w:bottom w:val="none" w:sz="0" w:space="0" w:color="auto"/>
            <w:right w:val="none" w:sz="0" w:space="0" w:color="auto"/>
          </w:divBdr>
        </w:div>
        <w:div w:id="773210255">
          <w:marLeft w:val="480"/>
          <w:marRight w:val="0"/>
          <w:marTop w:val="0"/>
          <w:marBottom w:val="0"/>
          <w:divBdr>
            <w:top w:val="none" w:sz="0" w:space="0" w:color="auto"/>
            <w:left w:val="none" w:sz="0" w:space="0" w:color="auto"/>
            <w:bottom w:val="none" w:sz="0" w:space="0" w:color="auto"/>
            <w:right w:val="none" w:sz="0" w:space="0" w:color="auto"/>
          </w:divBdr>
        </w:div>
        <w:div w:id="878787122">
          <w:marLeft w:val="480"/>
          <w:marRight w:val="0"/>
          <w:marTop w:val="0"/>
          <w:marBottom w:val="0"/>
          <w:divBdr>
            <w:top w:val="none" w:sz="0" w:space="0" w:color="auto"/>
            <w:left w:val="none" w:sz="0" w:space="0" w:color="auto"/>
            <w:bottom w:val="none" w:sz="0" w:space="0" w:color="auto"/>
            <w:right w:val="none" w:sz="0" w:space="0" w:color="auto"/>
          </w:divBdr>
        </w:div>
        <w:div w:id="894506587">
          <w:marLeft w:val="480"/>
          <w:marRight w:val="0"/>
          <w:marTop w:val="0"/>
          <w:marBottom w:val="0"/>
          <w:divBdr>
            <w:top w:val="none" w:sz="0" w:space="0" w:color="auto"/>
            <w:left w:val="none" w:sz="0" w:space="0" w:color="auto"/>
            <w:bottom w:val="none" w:sz="0" w:space="0" w:color="auto"/>
            <w:right w:val="none" w:sz="0" w:space="0" w:color="auto"/>
          </w:divBdr>
        </w:div>
        <w:div w:id="915094987">
          <w:marLeft w:val="480"/>
          <w:marRight w:val="0"/>
          <w:marTop w:val="0"/>
          <w:marBottom w:val="0"/>
          <w:divBdr>
            <w:top w:val="none" w:sz="0" w:space="0" w:color="auto"/>
            <w:left w:val="none" w:sz="0" w:space="0" w:color="auto"/>
            <w:bottom w:val="none" w:sz="0" w:space="0" w:color="auto"/>
            <w:right w:val="none" w:sz="0" w:space="0" w:color="auto"/>
          </w:divBdr>
        </w:div>
        <w:div w:id="992635782">
          <w:marLeft w:val="480"/>
          <w:marRight w:val="0"/>
          <w:marTop w:val="0"/>
          <w:marBottom w:val="0"/>
          <w:divBdr>
            <w:top w:val="none" w:sz="0" w:space="0" w:color="auto"/>
            <w:left w:val="none" w:sz="0" w:space="0" w:color="auto"/>
            <w:bottom w:val="none" w:sz="0" w:space="0" w:color="auto"/>
            <w:right w:val="none" w:sz="0" w:space="0" w:color="auto"/>
          </w:divBdr>
        </w:div>
        <w:div w:id="1169905770">
          <w:marLeft w:val="480"/>
          <w:marRight w:val="0"/>
          <w:marTop w:val="0"/>
          <w:marBottom w:val="0"/>
          <w:divBdr>
            <w:top w:val="none" w:sz="0" w:space="0" w:color="auto"/>
            <w:left w:val="none" w:sz="0" w:space="0" w:color="auto"/>
            <w:bottom w:val="none" w:sz="0" w:space="0" w:color="auto"/>
            <w:right w:val="none" w:sz="0" w:space="0" w:color="auto"/>
          </w:divBdr>
        </w:div>
        <w:div w:id="1185556470">
          <w:marLeft w:val="480"/>
          <w:marRight w:val="0"/>
          <w:marTop w:val="0"/>
          <w:marBottom w:val="0"/>
          <w:divBdr>
            <w:top w:val="none" w:sz="0" w:space="0" w:color="auto"/>
            <w:left w:val="none" w:sz="0" w:space="0" w:color="auto"/>
            <w:bottom w:val="none" w:sz="0" w:space="0" w:color="auto"/>
            <w:right w:val="none" w:sz="0" w:space="0" w:color="auto"/>
          </w:divBdr>
        </w:div>
        <w:div w:id="1250575369">
          <w:marLeft w:val="480"/>
          <w:marRight w:val="0"/>
          <w:marTop w:val="0"/>
          <w:marBottom w:val="0"/>
          <w:divBdr>
            <w:top w:val="none" w:sz="0" w:space="0" w:color="auto"/>
            <w:left w:val="none" w:sz="0" w:space="0" w:color="auto"/>
            <w:bottom w:val="none" w:sz="0" w:space="0" w:color="auto"/>
            <w:right w:val="none" w:sz="0" w:space="0" w:color="auto"/>
          </w:divBdr>
        </w:div>
        <w:div w:id="1348093932">
          <w:marLeft w:val="480"/>
          <w:marRight w:val="0"/>
          <w:marTop w:val="0"/>
          <w:marBottom w:val="0"/>
          <w:divBdr>
            <w:top w:val="none" w:sz="0" w:space="0" w:color="auto"/>
            <w:left w:val="none" w:sz="0" w:space="0" w:color="auto"/>
            <w:bottom w:val="none" w:sz="0" w:space="0" w:color="auto"/>
            <w:right w:val="none" w:sz="0" w:space="0" w:color="auto"/>
          </w:divBdr>
        </w:div>
        <w:div w:id="1350447555">
          <w:marLeft w:val="480"/>
          <w:marRight w:val="0"/>
          <w:marTop w:val="0"/>
          <w:marBottom w:val="0"/>
          <w:divBdr>
            <w:top w:val="none" w:sz="0" w:space="0" w:color="auto"/>
            <w:left w:val="none" w:sz="0" w:space="0" w:color="auto"/>
            <w:bottom w:val="none" w:sz="0" w:space="0" w:color="auto"/>
            <w:right w:val="none" w:sz="0" w:space="0" w:color="auto"/>
          </w:divBdr>
        </w:div>
        <w:div w:id="1377317522">
          <w:marLeft w:val="480"/>
          <w:marRight w:val="0"/>
          <w:marTop w:val="0"/>
          <w:marBottom w:val="0"/>
          <w:divBdr>
            <w:top w:val="none" w:sz="0" w:space="0" w:color="auto"/>
            <w:left w:val="none" w:sz="0" w:space="0" w:color="auto"/>
            <w:bottom w:val="none" w:sz="0" w:space="0" w:color="auto"/>
            <w:right w:val="none" w:sz="0" w:space="0" w:color="auto"/>
          </w:divBdr>
        </w:div>
        <w:div w:id="1444499811">
          <w:marLeft w:val="480"/>
          <w:marRight w:val="0"/>
          <w:marTop w:val="0"/>
          <w:marBottom w:val="0"/>
          <w:divBdr>
            <w:top w:val="none" w:sz="0" w:space="0" w:color="auto"/>
            <w:left w:val="none" w:sz="0" w:space="0" w:color="auto"/>
            <w:bottom w:val="none" w:sz="0" w:space="0" w:color="auto"/>
            <w:right w:val="none" w:sz="0" w:space="0" w:color="auto"/>
          </w:divBdr>
        </w:div>
        <w:div w:id="1493109096">
          <w:marLeft w:val="480"/>
          <w:marRight w:val="0"/>
          <w:marTop w:val="0"/>
          <w:marBottom w:val="0"/>
          <w:divBdr>
            <w:top w:val="none" w:sz="0" w:space="0" w:color="auto"/>
            <w:left w:val="none" w:sz="0" w:space="0" w:color="auto"/>
            <w:bottom w:val="none" w:sz="0" w:space="0" w:color="auto"/>
            <w:right w:val="none" w:sz="0" w:space="0" w:color="auto"/>
          </w:divBdr>
        </w:div>
        <w:div w:id="1673217465">
          <w:marLeft w:val="480"/>
          <w:marRight w:val="0"/>
          <w:marTop w:val="0"/>
          <w:marBottom w:val="0"/>
          <w:divBdr>
            <w:top w:val="none" w:sz="0" w:space="0" w:color="auto"/>
            <w:left w:val="none" w:sz="0" w:space="0" w:color="auto"/>
            <w:bottom w:val="none" w:sz="0" w:space="0" w:color="auto"/>
            <w:right w:val="none" w:sz="0" w:space="0" w:color="auto"/>
          </w:divBdr>
        </w:div>
        <w:div w:id="1778138429">
          <w:marLeft w:val="480"/>
          <w:marRight w:val="0"/>
          <w:marTop w:val="0"/>
          <w:marBottom w:val="0"/>
          <w:divBdr>
            <w:top w:val="none" w:sz="0" w:space="0" w:color="auto"/>
            <w:left w:val="none" w:sz="0" w:space="0" w:color="auto"/>
            <w:bottom w:val="none" w:sz="0" w:space="0" w:color="auto"/>
            <w:right w:val="none" w:sz="0" w:space="0" w:color="auto"/>
          </w:divBdr>
        </w:div>
        <w:div w:id="1815444611">
          <w:marLeft w:val="480"/>
          <w:marRight w:val="0"/>
          <w:marTop w:val="0"/>
          <w:marBottom w:val="0"/>
          <w:divBdr>
            <w:top w:val="none" w:sz="0" w:space="0" w:color="auto"/>
            <w:left w:val="none" w:sz="0" w:space="0" w:color="auto"/>
            <w:bottom w:val="none" w:sz="0" w:space="0" w:color="auto"/>
            <w:right w:val="none" w:sz="0" w:space="0" w:color="auto"/>
          </w:divBdr>
        </w:div>
        <w:div w:id="1854757081">
          <w:marLeft w:val="480"/>
          <w:marRight w:val="0"/>
          <w:marTop w:val="0"/>
          <w:marBottom w:val="0"/>
          <w:divBdr>
            <w:top w:val="none" w:sz="0" w:space="0" w:color="auto"/>
            <w:left w:val="none" w:sz="0" w:space="0" w:color="auto"/>
            <w:bottom w:val="none" w:sz="0" w:space="0" w:color="auto"/>
            <w:right w:val="none" w:sz="0" w:space="0" w:color="auto"/>
          </w:divBdr>
        </w:div>
        <w:div w:id="1936090637">
          <w:marLeft w:val="480"/>
          <w:marRight w:val="0"/>
          <w:marTop w:val="0"/>
          <w:marBottom w:val="0"/>
          <w:divBdr>
            <w:top w:val="none" w:sz="0" w:space="0" w:color="auto"/>
            <w:left w:val="none" w:sz="0" w:space="0" w:color="auto"/>
            <w:bottom w:val="none" w:sz="0" w:space="0" w:color="auto"/>
            <w:right w:val="none" w:sz="0" w:space="0" w:color="auto"/>
          </w:divBdr>
        </w:div>
        <w:div w:id="2039700620">
          <w:marLeft w:val="480"/>
          <w:marRight w:val="0"/>
          <w:marTop w:val="0"/>
          <w:marBottom w:val="0"/>
          <w:divBdr>
            <w:top w:val="none" w:sz="0" w:space="0" w:color="auto"/>
            <w:left w:val="none" w:sz="0" w:space="0" w:color="auto"/>
            <w:bottom w:val="none" w:sz="0" w:space="0" w:color="auto"/>
            <w:right w:val="none" w:sz="0" w:space="0" w:color="auto"/>
          </w:divBdr>
        </w:div>
      </w:divsChild>
    </w:div>
    <w:div w:id="1569799642">
      <w:bodyDiv w:val="1"/>
      <w:marLeft w:val="0"/>
      <w:marRight w:val="0"/>
      <w:marTop w:val="0"/>
      <w:marBottom w:val="0"/>
      <w:divBdr>
        <w:top w:val="none" w:sz="0" w:space="0" w:color="auto"/>
        <w:left w:val="none" w:sz="0" w:space="0" w:color="auto"/>
        <w:bottom w:val="none" w:sz="0" w:space="0" w:color="auto"/>
        <w:right w:val="none" w:sz="0" w:space="0" w:color="auto"/>
      </w:divBdr>
    </w:div>
    <w:div w:id="1577202804">
      <w:bodyDiv w:val="1"/>
      <w:marLeft w:val="0"/>
      <w:marRight w:val="0"/>
      <w:marTop w:val="0"/>
      <w:marBottom w:val="0"/>
      <w:divBdr>
        <w:top w:val="none" w:sz="0" w:space="0" w:color="auto"/>
        <w:left w:val="none" w:sz="0" w:space="0" w:color="auto"/>
        <w:bottom w:val="none" w:sz="0" w:space="0" w:color="auto"/>
        <w:right w:val="none" w:sz="0" w:space="0" w:color="auto"/>
      </w:divBdr>
    </w:div>
    <w:div w:id="1577208829">
      <w:bodyDiv w:val="1"/>
      <w:marLeft w:val="0"/>
      <w:marRight w:val="0"/>
      <w:marTop w:val="0"/>
      <w:marBottom w:val="0"/>
      <w:divBdr>
        <w:top w:val="none" w:sz="0" w:space="0" w:color="auto"/>
        <w:left w:val="none" w:sz="0" w:space="0" w:color="auto"/>
        <w:bottom w:val="none" w:sz="0" w:space="0" w:color="auto"/>
        <w:right w:val="none" w:sz="0" w:space="0" w:color="auto"/>
      </w:divBdr>
    </w:div>
    <w:div w:id="1581594830">
      <w:bodyDiv w:val="1"/>
      <w:marLeft w:val="0"/>
      <w:marRight w:val="0"/>
      <w:marTop w:val="0"/>
      <w:marBottom w:val="0"/>
      <w:divBdr>
        <w:top w:val="none" w:sz="0" w:space="0" w:color="auto"/>
        <w:left w:val="none" w:sz="0" w:space="0" w:color="auto"/>
        <w:bottom w:val="none" w:sz="0" w:space="0" w:color="auto"/>
        <w:right w:val="none" w:sz="0" w:space="0" w:color="auto"/>
      </w:divBdr>
      <w:divsChild>
        <w:div w:id="294989911">
          <w:marLeft w:val="480"/>
          <w:marRight w:val="0"/>
          <w:marTop w:val="0"/>
          <w:marBottom w:val="0"/>
          <w:divBdr>
            <w:top w:val="none" w:sz="0" w:space="0" w:color="auto"/>
            <w:left w:val="none" w:sz="0" w:space="0" w:color="auto"/>
            <w:bottom w:val="none" w:sz="0" w:space="0" w:color="auto"/>
            <w:right w:val="none" w:sz="0" w:space="0" w:color="auto"/>
          </w:divBdr>
        </w:div>
        <w:div w:id="564947373">
          <w:marLeft w:val="480"/>
          <w:marRight w:val="0"/>
          <w:marTop w:val="0"/>
          <w:marBottom w:val="0"/>
          <w:divBdr>
            <w:top w:val="none" w:sz="0" w:space="0" w:color="auto"/>
            <w:left w:val="none" w:sz="0" w:space="0" w:color="auto"/>
            <w:bottom w:val="none" w:sz="0" w:space="0" w:color="auto"/>
            <w:right w:val="none" w:sz="0" w:space="0" w:color="auto"/>
          </w:divBdr>
        </w:div>
        <w:div w:id="961955620">
          <w:marLeft w:val="480"/>
          <w:marRight w:val="0"/>
          <w:marTop w:val="0"/>
          <w:marBottom w:val="0"/>
          <w:divBdr>
            <w:top w:val="none" w:sz="0" w:space="0" w:color="auto"/>
            <w:left w:val="none" w:sz="0" w:space="0" w:color="auto"/>
            <w:bottom w:val="none" w:sz="0" w:space="0" w:color="auto"/>
            <w:right w:val="none" w:sz="0" w:space="0" w:color="auto"/>
          </w:divBdr>
        </w:div>
        <w:div w:id="975380400">
          <w:marLeft w:val="480"/>
          <w:marRight w:val="0"/>
          <w:marTop w:val="0"/>
          <w:marBottom w:val="0"/>
          <w:divBdr>
            <w:top w:val="none" w:sz="0" w:space="0" w:color="auto"/>
            <w:left w:val="none" w:sz="0" w:space="0" w:color="auto"/>
            <w:bottom w:val="none" w:sz="0" w:space="0" w:color="auto"/>
            <w:right w:val="none" w:sz="0" w:space="0" w:color="auto"/>
          </w:divBdr>
        </w:div>
        <w:div w:id="1017120255">
          <w:marLeft w:val="480"/>
          <w:marRight w:val="0"/>
          <w:marTop w:val="0"/>
          <w:marBottom w:val="0"/>
          <w:divBdr>
            <w:top w:val="none" w:sz="0" w:space="0" w:color="auto"/>
            <w:left w:val="none" w:sz="0" w:space="0" w:color="auto"/>
            <w:bottom w:val="none" w:sz="0" w:space="0" w:color="auto"/>
            <w:right w:val="none" w:sz="0" w:space="0" w:color="auto"/>
          </w:divBdr>
        </w:div>
        <w:div w:id="1206329615">
          <w:marLeft w:val="480"/>
          <w:marRight w:val="0"/>
          <w:marTop w:val="0"/>
          <w:marBottom w:val="0"/>
          <w:divBdr>
            <w:top w:val="none" w:sz="0" w:space="0" w:color="auto"/>
            <w:left w:val="none" w:sz="0" w:space="0" w:color="auto"/>
            <w:bottom w:val="none" w:sz="0" w:space="0" w:color="auto"/>
            <w:right w:val="none" w:sz="0" w:space="0" w:color="auto"/>
          </w:divBdr>
        </w:div>
        <w:div w:id="1276984457">
          <w:marLeft w:val="480"/>
          <w:marRight w:val="0"/>
          <w:marTop w:val="0"/>
          <w:marBottom w:val="0"/>
          <w:divBdr>
            <w:top w:val="none" w:sz="0" w:space="0" w:color="auto"/>
            <w:left w:val="none" w:sz="0" w:space="0" w:color="auto"/>
            <w:bottom w:val="none" w:sz="0" w:space="0" w:color="auto"/>
            <w:right w:val="none" w:sz="0" w:space="0" w:color="auto"/>
          </w:divBdr>
        </w:div>
        <w:div w:id="1344281677">
          <w:marLeft w:val="480"/>
          <w:marRight w:val="0"/>
          <w:marTop w:val="0"/>
          <w:marBottom w:val="0"/>
          <w:divBdr>
            <w:top w:val="none" w:sz="0" w:space="0" w:color="auto"/>
            <w:left w:val="none" w:sz="0" w:space="0" w:color="auto"/>
            <w:bottom w:val="none" w:sz="0" w:space="0" w:color="auto"/>
            <w:right w:val="none" w:sz="0" w:space="0" w:color="auto"/>
          </w:divBdr>
        </w:div>
        <w:div w:id="2127312368">
          <w:marLeft w:val="480"/>
          <w:marRight w:val="0"/>
          <w:marTop w:val="0"/>
          <w:marBottom w:val="0"/>
          <w:divBdr>
            <w:top w:val="none" w:sz="0" w:space="0" w:color="auto"/>
            <w:left w:val="none" w:sz="0" w:space="0" w:color="auto"/>
            <w:bottom w:val="none" w:sz="0" w:space="0" w:color="auto"/>
            <w:right w:val="none" w:sz="0" w:space="0" w:color="auto"/>
          </w:divBdr>
        </w:div>
      </w:divsChild>
    </w:div>
    <w:div w:id="1588660286">
      <w:bodyDiv w:val="1"/>
      <w:marLeft w:val="0"/>
      <w:marRight w:val="0"/>
      <w:marTop w:val="0"/>
      <w:marBottom w:val="0"/>
      <w:divBdr>
        <w:top w:val="none" w:sz="0" w:space="0" w:color="auto"/>
        <w:left w:val="none" w:sz="0" w:space="0" w:color="auto"/>
        <w:bottom w:val="none" w:sz="0" w:space="0" w:color="auto"/>
        <w:right w:val="none" w:sz="0" w:space="0" w:color="auto"/>
      </w:divBdr>
    </w:div>
    <w:div w:id="1590263681">
      <w:bodyDiv w:val="1"/>
      <w:marLeft w:val="0"/>
      <w:marRight w:val="0"/>
      <w:marTop w:val="0"/>
      <w:marBottom w:val="0"/>
      <w:divBdr>
        <w:top w:val="none" w:sz="0" w:space="0" w:color="auto"/>
        <w:left w:val="none" w:sz="0" w:space="0" w:color="auto"/>
        <w:bottom w:val="none" w:sz="0" w:space="0" w:color="auto"/>
        <w:right w:val="none" w:sz="0" w:space="0" w:color="auto"/>
      </w:divBdr>
    </w:div>
    <w:div w:id="1594825179">
      <w:bodyDiv w:val="1"/>
      <w:marLeft w:val="0"/>
      <w:marRight w:val="0"/>
      <w:marTop w:val="0"/>
      <w:marBottom w:val="0"/>
      <w:divBdr>
        <w:top w:val="none" w:sz="0" w:space="0" w:color="auto"/>
        <w:left w:val="none" w:sz="0" w:space="0" w:color="auto"/>
        <w:bottom w:val="none" w:sz="0" w:space="0" w:color="auto"/>
        <w:right w:val="none" w:sz="0" w:space="0" w:color="auto"/>
      </w:divBdr>
    </w:div>
    <w:div w:id="1595747271">
      <w:bodyDiv w:val="1"/>
      <w:marLeft w:val="0"/>
      <w:marRight w:val="0"/>
      <w:marTop w:val="0"/>
      <w:marBottom w:val="0"/>
      <w:divBdr>
        <w:top w:val="none" w:sz="0" w:space="0" w:color="auto"/>
        <w:left w:val="none" w:sz="0" w:space="0" w:color="auto"/>
        <w:bottom w:val="none" w:sz="0" w:space="0" w:color="auto"/>
        <w:right w:val="none" w:sz="0" w:space="0" w:color="auto"/>
      </w:divBdr>
    </w:div>
    <w:div w:id="1597325103">
      <w:bodyDiv w:val="1"/>
      <w:marLeft w:val="0"/>
      <w:marRight w:val="0"/>
      <w:marTop w:val="0"/>
      <w:marBottom w:val="0"/>
      <w:divBdr>
        <w:top w:val="none" w:sz="0" w:space="0" w:color="auto"/>
        <w:left w:val="none" w:sz="0" w:space="0" w:color="auto"/>
        <w:bottom w:val="none" w:sz="0" w:space="0" w:color="auto"/>
        <w:right w:val="none" w:sz="0" w:space="0" w:color="auto"/>
      </w:divBdr>
    </w:div>
    <w:div w:id="1602489099">
      <w:bodyDiv w:val="1"/>
      <w:marLeft w:val="0"/>
      <w:marRight w:val="0"/>
      <w:marTop w:val="0"/>
      <w:marBottom w:val="0"/>
      <w:divBdr>
        <w:top w:val="none" w:sz="0" w:space="0" w:color="auto"/>
        <w:left w:val="none" w:sz="0" w:space="0" w:color="auto"/>
        <w:bottom w:val="none" w:sz="0" w:space="0" w:color="auto"/>
        <w:right w:val="none" w:sz="0" w:space="0" w:color="auto"/>
      </w:divBdr>
    </w:div>
    <w:div w:id="1602686262">
      <w:bodyDiv w:val="1"/>
      <w:marLeft w:val="0"/>
      <w:marRight w:val="0"/>
      <w:marTop w:val="0"/>
      <w:marBottom w:val="0"/>
      <w:divBdr>
        <w:top w:val="none" w:sz="0" w:space="0" w:color="auto"/>
        <w:left w:val="none" w:sz="0" w:space="0" w:color="auto"/>
        <w:bottom w:val="none" w:sz="0" w:space="0" w:color="auto"/>
        <w:right w:val="none" w:sz="0" w:space="0" w:color="auto"/>
      </w:divBdr>
    </w:div>
    <w:div w:id="1605189637">
      <w:bodyDiv w:val="1"/>
      <w:marLeft w:val="0"/>
      <w:marRight w:val="0"/>
      <w:marTop w:val="0"/>
      <w:marBottom w:val="0"/>
      <w:divBdr>
        <w:top w:val="none" w:sz="0" w:space="0" w:color="auto"/>
        <w:left w:val="none" w:sz="0" w:space="0" w:color="auto"/>
        <w:bottom w:val="none" w:sz="0" w:space="0" w:color="auto"/>
        <w:right w:val="none" w:sz="0" w:space="0" w:color="auto"/>
      </w:divBdr>
    </w:div>
    <w:div w:id="1618953756">
      <w:bodyDiv w:val="1"/>
      <w:marLeft w:val="0"/>
      <w:marRight w:val="0"/>
      <w:marTop w:val="0"/>
      <w:marBottom w:val="0"/>
      <w:divBdr>
        <w:top w:val="none" w:sz="0" w:space="0" w:color="auto"/>
        <w:left w:val="none" w:sz="0" w:space="0" w:color="auto"/>
        <w:bottom w:val="none" w:sz="0" w:space="0" w:color="auto"/>
        <w:right w:val="none" w:sz="0" w:space="0" w:color="auto"/>
      </w:divBdr>
    </w:div>
    <w:div w:id="1620062420">
      <w:bodyDiv w:val="1"/>
      <w:marLeft w:val="0"/>
      <w:marRight w:val="0"/>
      <w:marTop w:val="0"/>
      <w:marBottom w:val="0"/>
      <w:divBdr>
        <w:top w:val="none" w:sz="0" w:space="0" w:color="auto"/>
        <w:left w:val="none" w:sz="0" w:space="0" w:color="auto"/>
        <w:bottom w:val="none" w:sz="0" w:space="0" w:color="auto"/>
        <w:right w:val="none" w:sz="0" w:space="0" w:color="auto"/>
      </w:divBdr>
    </w:div>
    <w:div w:id="1620840362">
      <w:bodyDiv w:val="1"/>
      <w:marLeft w:val="0"/>
      <w:marRight w:val="0"/>
      <w:marTop w:val="0"/>
      <w:marBottom w:val="0"/>
      <w:divBdr>
        <w:top w:val="none" w:sz="0" w:space="0" w:color="auto"/>
        <w:left w:val="none" w:sz="0" w:space="0" w:color="auto"/>
        <w:bottom w:val="none" w:sz="0" w:space="0" w:color="auto"/>
        <w:right w:val="none" w:sz="0" w:space="0" w:color="auto"/>
      </w:divBdr>
    </w:div>
    <w:div w:id="1621303268">
      <w:bodyDiv w:val="1"/>
      <w:marLeft w:val="0"/>
      <w:marRight w:val="0"/>
      <w:marTop w:val="0"/>
      <w:marBottom w:val="0"/>
      <w:divBdr>
        <w:top w:val="none" w:sz="0" w:space="0" w:color="auto"/>
        <w:left w:val="none" w:sz="0" w:space="0" w:color="auto"/>
        <w:bottom w:val="none" w:sz="0" w:space="0" w:color="auto"/>
        <w:right w:val="none" w:sz="0" w:space="0" w:color="auto"/>
      </w:divBdr>
    </w:div>
    <w:div w:id="1623806990">
      <w:bodyDiv w:val="1"/>
      <w:marLeft w:val="0"/>
      <w:marRight w:val="0"/>
      <w:marTop w:val="0"/>
      <w:marBottom w:val="0"/>
      <w:divBdr>
        <w:top w:val="none" w:sz="0" w:space="0" w:color="auto"/>
        <w:left w:val="none" w:sz="0" w:space="0" w:color="auto"/>
        <w:bottom w:val="none" w:sz="0" w:space="0" w:color="auto"/>
        <w:right w:val="none" w:sz="0" w:space="0" w:color="auto"/>
      </w:divBdr>
    </w:div>
    <w:div w:id="1624580595">
      <w:bodyDiv w:val="1"/>
      <w:marLeft w:val="0"/>
      <w:marRight w:val="0"/>
      <w:marTop w:val="0"/>
      <w:marBottom w:val="0"/>
      <w:divBdr>
        <w:top w:val="none" w:sz="0" w:space="0" w:color="auto"/>
        <w:left w:val="none" w:sz="0" w:space="0" w:color="auto"/>
        <w:bottom w:val="none" w:sz="0" w:space="0" w:color="auto"/>
        <w:right w:val="none" w:sz="0" w:space="0" w:color="auto"/>
      </w:divBdr>
    </w:div>
    <w:div w:id="1626081460">
      <w:bodyDiv w:val="1"/>
      <w:marLeft w:val="0"/>
      <w:marRight w:val="0"/>
      <w:marTop w:val="0"/>
      <w:marBottom w:val="0"/>
      <w:divBdr>
        <w:top w:val="none" w:sz="0" w:space="0" w:color="auto"/>
        <w:left w:val="none" w:sz="0" w:space="0" w:color="auto"/>
        <w:bottom w:val="none" w:sz="0" w:space="0" w:color="auto"/>
        <w:right w:val="none" w:sz="0" w:space="0" w:color="auto"/>
      </w:divBdr>
      <w:divsChild>
        <w:div w:id="192351117">
          <w:marLeft w:val="480"/>
          <w:marRight w:val="0"/>
          <w:marTop w:val="0"/>
          <w:marBottom w:val="0"/>
          <w:divBdr>
            <w:top w:val="none" w:sz="0" w:space="0" w:color="auto"/>
            <w:left w:val="none" w:sz="0" w:space="0" w:color="auto"/>
            <w:bottom w:val="none" w:sz="0" w:space="0" w:color="auto"/>
            <w:right w:val="none" w:sz="0" w:space="0" w:color="auto"/>
          </w:divBdr>
        </w:div>
        <w:div w:id="221061931">
          <w:marLeft w:val="480"/>
          <w:marRight w:val="0"/>
          <w:marTop w:val="0"/>
          <w:marBottom w:val="0"/>
          <w:divBdr>
            <w:top w:val="none" w:sz="0" w:space="0" w:color="auto"/>
            <w:left w:val="none" w:sz="0" w:space="0" w:color="auto"/>
            <w:bottom w:val="none" w:sz="0" w:space="0" w:color="auto"/>
            <w:right w:val="none" w:sz="0" w:space="0" w:color="auto"/>
          </w:divBdr>
        </w:div>
        <w:div w:id="382409061">
          <w:marLeft w:val="480"/>
          <w:marRight w:val="0"/>
          <w:marTop w:val="0"/>
          <w:marBottom w:val="0"/>
          <w:divBdr>
            <w:top w:val="none" w:sz="0" w:space="0" w:color="auto"/>
            <w:left w:val="none" w:sz="0" w:space="0" w:color="auto"/>
            <w:bottom w:val="none" w:sz="0" w:space="0" w:color="auto"/>
            <w:right w:val="none" w:sz="0" w:space="0" w:color="auto"/>
          </w:divBdr>
        </w:div>
        <w:div w:id="729377828">
          <w:marLeft w:val="480"/>
          <w:marRight w:val="0"/>
          <w:marTop w:val="0"/>
          <w:marBottom w:val="0"/>
          <w:divBdr>
            <w:top w:val="none" w:sz="0" w:space="0" w:color="auto"/>
            <w:left w:val="none" w:sz="0" w:space="0" w:color="auto"/>
            <w:bottom w:val="none" w:sz="0" w:space="0" w:color="auto"/>
            <w:right w:val="none" w:sz="0" w:space="0" w:color="auto"/>
          </w:divBdr>
        </w:div>
        <w:div w:id="1040588564">
          <w:marLeft w:val="480"/>
          <w:marRight w:val="0"/>
          <w:marTop w:val="0"/>
          <w:marBottom w:val="0"/>
          <w:divBdr>
            <w:top w:val="none" w:sz="0" w:space="0" w:color="auto"/>
            <w:left w:val="none" w:sz="0" w:space="0" w:color="auto"/>
            <w:bottom w:val="none" w:sz="0" w:space="0" w:color="auto"/>
            <w:right w:val="none" w:sz="0" w:space="0" w:color="auto"/>
          </w:divBdr>
        </w:div>
        <w:div w:id="1100684753">
          <w:marLeft w:val="480"/>
          <w:marRight w:val="0"/>
          <w:marTop w:val="0"/>
          <w:marBottom w:val="0"/>
          <w:divBdr>
            <w:top w:val="none" w:sz="0" w:space="0" w:color="auto"/>
            <w:left w:val="none" w:sz="0" w:space="0" w:color="auto"/>
            <w:bottom w:val="none" w:sz="0" w:space="0" w:color="auto"/>
            <w:right w:val="none" w:sz="0" w:space="0" w:color="auto"/>
          </w:divBdr>
        </w:div>
        <w:div w:id="1171607637">
          <w:marLeft w:val="480"/>
          <w:marRight w:val="0"/>
          <w:marTop w:val="0"/>
          <w:marBottom w:val="0"/>
          <w:divBdr>
            <w:top w:val="none" w:sz="0" w:space="0" w:color="auto"/>
            <w:left w:val="none" w:sz="0" w:space="0" w:color="auto"/>
            <w:bottom w:val="none" w:sz="0" w:space="0" w:color="auto"/>
            <w:right w:val="none" w:sz="0" w:space="0" w:color="auto"/>
          </w:divBdr>
        </w:div>
        <w:div w:id="1515916683">
          <w:marLeft w:val="480"/>
          <w:marRight w:val="0"/>
          <w:marTop w:val="0"/>
          <w:marBottom w:val="0"/>
          <w:divBdr>
            <w:top w:val="none" w:sz="0" w:space="0" w:color="auto"/>
            <w:left w:val="none" w:sz="0" w:space="0" w:color="auto"/>
            <w:bottom w:val="none" w:sz="0" w:space="0" w:color="auto"/>
            <w:right w:val="none" w:sz="0" w:space="0" w:color="auto"/>
          </w:divBdr>
        </w:div>
        <w:div w:id="1880050430">
          <w:marLeft w:val="480"/>
          <w:marRight w:val="0"/>
          <w:marTop w:val="0"/>
          <w:marBottom w:val="0"/>
          <w:divBdr>
            <w:top w:val="none" w:sz="0" w:space="0" w:color="auto"/>
            <w:left w:val="none" w:sz="0" w:space="0" w:color="auto"/>
            <w:bottom w:val="none" w:sz="0" w:space="0" w:color="auto"/>
            <w:right w:val="none" w:sz="0" w:space="0" w:color="auto"/>
          </w:divBdr>
        </w:div>
        <w:div w:id="1952980020">
          <w:marLeft w:val="480"/>
          <w:marRight w:val="0"/>
          <w:marTop w:val="0"/>
          <w:marBottom w:val="0"/>
          <w:divBdr>
            <w:top w:val="none" w:sz="0" w:space="0" w:color="auto"/>
            <w:left w:val="none" w:sz="0" w:space="0" w:color="auto"/>
            <w:bottom w:val="none" w:sz="0" w:space="0" w:color="auto"/>
            <w:right w:val="none" w:sz="0" w:space="0" w:color="auto"/>
          </w:divBdr>
        </w:div>
        <w:div w:id="1967009350">
          <w:marLeft w:val="480"/>
          <w:marRight w:val="0"/>
          <w:marTop w:val="0"/>
          <w:marBottom w:val="0"/>
          <w:divBdr>
            <w:top w:val="none" w:sz="0" w:space="0" w:color="auto"/>
            <w:left w:val="none" w:sz="0" w:space="0" w:color="auto"/>
            <w:bottom w:val="none" w:sz="0" w:space="0" w:color="auto"/>
            <w:right w:val="none" w:sz="0" w:space="0" w:color="auto"/>
          </w:divBdr>
        </w:div>
        <w:div w:id="2005156592">
          <w:marLeft w:val="480"/>
          <w:marRight w:val="0"/>
          <w:marTop w:val="0"/>
          <w:marBottom w:val="0"/>
          <w:divBdr>
            <w:top w:val="none" w:sz="0" w:space="0" w:color="auto"/>
            <w:left w:val="none" w:sz="0" w:space="0" w:color="auto"/>
            <w:bottom w:val="none" w:sz="0" w:space="0" w:color="auto"/>
            <w:right w:val="none" w:sz="0" w:space="0" w:color="auto"/>
          </w:divBdr>
        </w:div>
      </w:divsChild>
    </w:div>
    <w:div w:id="1629505157">
      <w:bodyDiv w:val="1"/>
      <w:marLeft w:val="0"/>
      <w:marRight w:val="0"/>
      <w:marTop w:val="0"/>
      <w:marBottom w:val="0"/>
      <w:divBdr>
        <w:top w:val="none" w:sz="0" w:space="0" w:color="auto"/>
        <w:left w:val="none" w:sz="0" w:space="0" w:color="auto"/>
        <w:bottom w:val="none" w:sz="0" w:space="0" w:color="auto"/>
        <w:right w:val="none" w:sz="0" w:space="0" w:color="auto"/>
      </w:divBdr>
    </w:div>
    <w:div w:id="1630014148">
      <w:bodyDiv w:val="1"/>
      <w:marLeft w:val="0"/>
      <w:marRight w:val="0"/>
      <w:marTop w:val="0"/>
      <w:marBottom w:val="0"/>
      <w:divBdr>
        <w:top w:val="none" w:sz="0" w:space="0" w:color="auto"/>
        <w:left w:val="none" w:sz="0" w:space="0" w:color="auto"/>
        <w:bottom w:val="none" w:sz="0" w:space="0" w:color="auto"/>
        <w:right w:val="none" w:sz="0" w:space="0" w:color="auto"/>
      </w:divBdr>
    </w:div>
    <w:div w:id="1630551716">
      <w:bodyDiv w:val="1"/>
      <w:marLeft w:val="0"/>
      <w:marRight w:val="0"/>
      <w:marTop w:val="0"/>
      <w:marBottom w:val="0"/>
      <w:divBdr>
        <w:top w:val="none" w:sz="0" w:space="0" w:color="auto"/>
        <w:left w:val="none" w:sz="0" w:space="0" w:color="auto"/>
        <w:bottom w:val="none" w:sz="0" w:space="0" w:color="auto"/>
        <w:right w:val="none" w:sz="0" w:space="0" w:color="auto"/>
      </w:divBdr>
    </w:div>
    <w:div w:id="1631591384">
      <w:bodyDiv w:val="1"/>
      <w:marLeft w:val="0"/>
      <w:marRight w:val="0"/>
      <w:marTop w:val="0"/>
      <w:marBottom w:val="0"/>
      <w:divBdr>
        <w:top w:val="none" w:sz="0" w:space="0" w:color="auto"/>
        <w:left w:val="none" w:sz="0" w:space="0" w:color="auto"/>
        <w:bottom w:val="none" w:sz="0" w:space="0" w:color="auto"/>
        <w:right w:val="none" w:sz="0" w:space="0" w:color="auto"/>
      </w:divBdr>
    </w:div>
    <w:div w:id="1632513592">
      <w:bodyDiv w:val="1"/>
      <w:marLeft w:val="0"/>
      <w:marRight w:val="0"/>
      <w:marTop w:val="0"/>
      <w:marBottom w:val="0"/>
      <w:divBdr>
        <w:top w:val="none" w:sz="0" w:space="0" w:color="auto"/>
        <w:left w:val="none" w:sz="0" w:space="0" w:color="auto"/>
        <w:bottom w:val="none" w:sz="0" w:space="0" w:color="auto"/>
        <w:right w:val="none" w:sz="0" w:space="0" w:color="auto"/>
      </w:divBdr>
    </w:div>
    <w:div w:id="1633094300">
      <w:bodyDiv w:val="1"/>
      <w:marLeft w:val="0"/>
      <w:marRight w:val="0"/>
      <w:marTop w:val="0"/>
      <w:marBottom w:val="0"/>
      <w:divBdr>
        <w:top w:val="none" w:sz="0" w:space="0" w:color="auto"/>
        <w:left w:val="none" w:sz="0" w:space="0" w:color="auto"/>
        <w:bottom w:val="none" w:sz="0" w:space="0" w:color="auto"/>
        <w:right w:val="none" w:sz="0" w:space="0" w:color="auto"/>
      </w:divBdr>
    </w:div>
    <w:div w:id="1634872045">
      <w:bodyDiv w:val="1"/>
      <w:marLeft w:val="0"/>
      <w:marRight w:val="0"/>
      <w:marTop w:val="0"/>
      <w:marBottom w:val="0"/>
      <w:divBdr>
        <w:top w:val="none" w:sz="0" w:space="0" w:color="auto"/>
        <w:left w:val="none" w:sz="0" w:space="0" w:color="auto"/>
        <w:bottom w:val="none" w:sz="0" w:space="0" w:color="auto"/>
        <w:right w:val="none" w:sz="0" w:space="0" w:color="auto"/>
      </w:divBdr>
    </w:div>
    <w:div w:id="1635720936">
      <w:bodyDiv w:val="1"/>
      <w:marLeft w:val="0"/>
      <w:marRight w:val="0"/>
      <w:marTop w:val="0"/>
      <w:marBottom w:val="0"/>
      <w:divBdr>
        <w:top w:val="none" w:sz="0" w:space="0" w:color="auto"/>
        <w:left w:val="none" w:sz="0" w:space="0" w:color="auto"/>
        <w:bottom w:val="none" w:sz="0" w:space="0" w:color="auto"/>
        <w:right w:val="none" w:sz="0" w:space="0" w:color="auto"/>
      </w:divBdr>
    </w:div>
    <w:div w:id="1641575957">
      <w:bodyDiv w:val="1"/>
      <w:marLeft w:val="0"/>
      <w:marRight w:val="0"/>
      <w:marTop w:val="0"/>
      <w:marBottom w:val="0"/>
      <w:divBdr>
        <w:top w:val="none" w:sz="0" w:space="0" w:color="auto"/>
        <w:left w:val="none" w:sz="0" w:space="0" w:color="auto"/>
        <w:bottom w:val="none" w:sz="0" w:space="0" w:color="auto"/>
        <w:right w:val="none" w:sz="0" w:space="0" w:color="auto"/>
      </w:divBdr>
    </w:div>
    <w:div w:id="1644002724">
      <w:bodyDiv w:val="1"/>
      <w:marLeft w:val="0"/>
      <w:marRight w:val="0"/>
      <w:marTop w:val="0"/>
      <w:marBottom w:val="0"/>
      <w:divBdr>
        <w:top w:val="none" w:sz="0" w:space="0" w:color="auto"/>
        <w:left w:val="none" w:sz="0" w:space="0" w:color="auto"/>
        <w:bottom w:val="none" w:sz="0" w:space="0" w:color="auto"/>
        <w:right w:val="none" w:sz="0" w:space="0" w:color="auto"/>
      </w:divBdr>
    </w:div>
    <w:div w:id="1644233813">
      <w:bodyDiv w:val="1"/>
      <w:marLeft w:val="0"/>
      <w:marRight w:val="0"/>
      <w:marTop w:val="0"/>
      <w:marBottom w:val="0"/>
      <w:divBdr>
        <w:top w:val="none" w:sz="0" w:space="0" w:color="auto"/>
        <w:left w:val="none" w:sz="0" w:space="0" w:color="auto"/>
        <w:bottom w:val="none" w:sz="0" w:space="0" w:color="auto"/>
        <w:right w:val="none" w:sz="0" w:space="0" w:color="auto"/>
      </w:divBdr>
    </w:div>
    <w:div w:id="1646616967">
      <w:bodyDiv w:val="1"/>
      <w:marLeft w:val="0"/>
      <w:marRight w:val="0"/>
      <w:marTop w:val="0"/>
      <w:marBottom w:val="0"/>
      <w:divBdr>
        <w:top w:val="none" w:sz="0" w:space="0" w:color="auto"/>
        <w:left w:val="none" w:sz="0" w:space="0" w:color="auto"/>
        <w:bottom w:val="none" w:sz="0" w:space="0" w:color="auto"/>
        <w:right w:val="none" w:sz="0" w:space="0" w:color="auto"/>
      </w:divBdr>
    </w:div>
    <w:div w:id="1647513361">
      <w:bodyDiv w:val="1"/>
      <w:marLeft w:val="0"/>
      <w:marRight w:val="0"/>
      <w:marTop w:val="0"/>
      <w:marBottom w:val="0"/>
      <w:divBdr>
        <w:top w:val="none" w:sz="0" w:space="0" w:color="auto"/>
        <w:left w:val="none" w:sz="0" w:space="0" w:color="auto"/>
        <w:bottom w:val="none" w:sz="0" w:space="0" w:color="auto"/>
        <w:right w:val="none" w:sz="0" w:space="0" w:color="auto"/>
      </w:divBdr>
    </w:div>
    <w:div w:id="1648432319">
      <w:bodyDiv w:val="1"/>
      <w:marLeft w:val="0"/>
      <w:marRight w:val="0"/>
      <w:marTop w:val="0"/>
      <w:marBottom w:val="0"/>
      <w:divBdr>
        <w:top w:val="none" w:sz="0" w:space="0" w:color="auto"/>
        <w:left w:val="none" w:sz="0" w:space="0" w:color="auto"/>
        <w:bottom w:val="none" w:sz="0" w:space="0" w:color="auto"/>
        <w:right w:val="none" w:sz="0" w:space="0" w:color="auto"/>
      </w:divBdr>
      <w:divsChild>
        <w:div w:id="133760464">
          <w:marLeft w:val="480"/>
          <w:marRight w:val="0"/>
          <w:marTop w:val="0"/>
          <w:marBottom w:val="0"/>
          <w:divBdr>
            <w:top w:val="none" w:sz="0" w:space="0" w:color="auto"/>
            <w:left w:val="none" w:sz="0" w:space="0" w:color="auto"/>
            <w:bottom w:val="none" w:sz="0" w:space="0" w:color="auto"/>
            <w:right w:val="none" w:sz="0" w:space="0" w:color="auto"/>
          </w:divBdr>
        </w:div>
        <w:div w:id="144247952">
          <w:marLeft w:val="480"/>
          <w:marRight w:val="0"/>
          <w:marTop w:val="0"/>
          <w:marBottom w:val="0"/>
          <w:divBdr>
            <w:top w:val="none" w:sz="0" w:space="0" w:color="auto"/>
            <w:left w:val="none" w:sz="0" w:space="0" w:color="auto"/>
            <w:bottom w:val="none" w:sz="0" w:space="0" w:color="auto"/>
            <w:right w:val="none" w:sz="0" w:space="0" w:color="auto"/>
          </w:divBdr>
        </w:div>
        <w:div w:id="316348481">
          <w:marLeft w:val="480"/>
          <w:marRight w:val="0"/>
          <w:marTop w:val="0"/>
          <w:marBottom w:val="0"/>
          <w:divBdr>
            <w:top w:val="none" w:sz="0" w:space="0" w:color="auto"/>
            <w:left w:val="none" w:sz="0" w:space="0" w:color="auto"/>
            <w:bottom w:val="none" w:sz="0" w:space="0" w:color="auto"/>
            <w:right w:val="none" w:sz="0" w:space="0" w:color="auto"/>
          </w:divBdr>
        </w:div>
        <w:div w:id="919102930">
          <w:marLeft w:val="480"/>
          <w:marRight w:val="0"/>
          <w:marTop w:val="0"/>
          <w:marBottom w:val="0"/>
          <w:divBdr>
            <w:top w:val="none" w:sz="0" w:space="0" w:color="auto"/>
            <w:left w:val="none" w:sz="0" w:space="0" w:color="auto"/>
            <w:bottom w:val="none" w:sz="0" w:space="0" w:color="auto"/>
            <w:right w:val="none" w:sz="0" w:space="0" w:color="auto"/>
          </w:divBdr>
        </w:div>
        <w:div w:id="1025054209">
          <w:marLeft w:val="480"/>
          <w:marRight w:val="0"/>
          <w:marTop w:val="0"/>
          <w:marBottom w:val="0"/>
          <w:divBdr>
            <w:top w:val="none" w:sz="0" w:space="0" w:color="auto"/>
            <w:left w:val="none" w:sz="0" w:space="0" w:color="auto"/>
            <w:bottom w:val="none" w:sz="0" w:space="0" w:color="auto"/>
            <w:right w:val="none" w:sz="0" w:space="0" w:color="auto"/>
          </w:divBdr>
        </w:div>
        <w:div w:id="1071849412">
          <w:marLeft w:val="480"/>
          <w:marRight w:val="0"/>
          <w:marTop w:val="0"/>
          <w:marBottom w:val="0"/>
          <w:divBdr>
            <w:top w:val="none" w:sz="0" w:space="0" w:color="auto"/>
            <w:left w:val="none" w:sz="0" w:space="0" w:color="auto"/>
            <w:bottom w:val="none" w:sz="0" w:space="0" w:color="auto"/>
            <w:right w:val="none" w:sz="0" w:space="0" w:color="auto"/>
          </w:divBdr>
        </w:div>
        <w:div w:id="1098407501">
          <w:marLeft w:val="480"/>
          <w:marRight w:val="0"/>
          <w:marTop w:val="0"/>
          <w:marBottom w:val="0"/>
          <w:divBdr>
            <w:top w:val="none" w:sz="0" w:space="0" w:color="auto"/>
            <w:left w:val="none" w:sz="0" w:space="0" w:color="auto"/>
            <w:bottom w:val="none" w:sz="0" w:space="0" w:color="auto"/>
            <w:right w:val="none" w:sz="0" w:space="0" w:color="auto"/>
          </w:divBdr>
        </w:div>
        <w:div w:id="1142961340">
          <w:marLeft w:val="480"/>
          <w:marRight w:val="0"/>
          <w:marTop w:val="0"/>
          <w:marBottom w:val="0"/>
          <w:divBdr>
            <w:top w:val="none" w:sz="0" w:space="0" w:color="auto"/>
            <w:left w:val="none" w:sz="0" w:space="0" w:color="auto"/>
            <w:bottom w:val="none" w:sz="0" w:space="0" w:color="auto"/>
            <w:right w:val="none" w:sz="0" w:space="0" w:color="auto"/>
          </w:divBdr>
        </w:div>
        <w:div w:id="2037272563">
          <w:marLeft w:val="480"/>
          <w:marRight w:val="0"/>
          <w:marTop w:val="0"/>
          <w:marBottom w:val="0"/>
          <w:divBdr>
            <w:top w:val="none" w:sz="0" w:space="0" w:color="auto"/>
            <w:left w:val="none" w:sz="0" w:space="0" w:color="auto"/>
            <w:bottom w:val="none" w:sz="0" w:space="0" w:color="auto"/>
            <w:right w:val="none" w:sz="0" w:space="0" w:color="auto"/>
          </w:divBdr>
        </w:div>
      </w:divsChild>
    </w:div>
    <w:div w:id="1648433097">
      <w:bodyDiv w:val="1"/>
      <w:marLeft w:val="0"/>
      <w:marRight w:val="0"/>
      <w:marTop w:val="0"/>
      <w:marBottom w:val="0"/>
      <w:divBdr>
        <w:top w:val="none" w:sz="0" w:space="0" w:color="auto"/>
        <w:left w:val="none" w:sz="0" w:space="0" w:color="auto"/>
        <w:bottom w:val="none" w:sz="0" w:space="0" w:color="auto"/>
        <w:right w:val="none" w:sz="0" w:space="0" w:color="auto"/>
      </w:divBdr>
      <w:divsChild>
        <w:div w:id="125591025">
          <w:marLeft w:val="480"/>
          <w:marRight w:val="0"/>
          <w:marTop w:val="0"/>
          <w:marBottom w:val="0"/>
          <w:divBdr>
            <w:top w:val="none" w:sz="0" w:space="0" w:color="auto"/>
            <w:left w:val="none" w:sz="0" w:space="0" w:color="auto"/>
            <w:bottom w:val="none" w:sz="0" w:space="0" w:color="auto"/>
            <w:right w:val="none" w:sz="0" w:space="0" w:color="auto"/>
          </w:divBdr>
        </w:div>
        <w:div w:id="134026336">
          <w:marLeft w:val="480"/>
          <w:marRight w:val="0"/>
          <w:marTop w:val="0"/>
          <w:marBottom w:val="0"/>
          <w:divBdr>
            <w:top w:val="none" w:sz="0" w:space="0" w:color="auto"/>
            <w:left w:val="none" w:sz="0" w:space="0" w:color="auto"/>
            <w:bottom w:val="none" w:sz="0" w:space="0" w:color="auto"/>
            <w:right w:val="none" w:sz="0" w:space="0" w:color="auto"/>
          </w:divBdr>
        </w:div>
        <w:div w:id="135072671">
          <w:marLeft w:val="480"/>
          <w:marRight w:val="0"/>
          <w:marTop w:val="0"/>
          <w:marBottom w:val="0"/>
          <w:divBdr>
            <w:top w:val="none" w:sz="0" w:space="0" w:color="auto"/>
            <w:left w:val="none" w:sz="0" w:space="0" w:color="auto"/>
            <w:bottom w:val="none" w:sz="0" w:space="0" w:color="auto"/>
            <w:right w:val="none" w:sz="0" w:space="0" w:color="auto"/>
          </w:divBdr>
        </w:div>
        <w:div w:id="360010967">
          <w:marLeft w:val="480"/>
          <w:marRight w:val="0"/>
          <w:marTop w:val="0"/>
          <w:marBottom w:val="0"/>
          <w:divBdr>
            <w:top w:val="none" w:sz="0" w:space="0" w:color="auto"/>
            <w:left w:val="none" w:sz="0" w:space="0" w:color="auto"/>
            <w:bottom w:val="none" w:sz="0" w:space="0" w:color="auto"/>
            <w:right w:val="none" w:sz="0" w:space="0" w:color="auto"/>
          </w:divBdr>
        </w:div>
        <w:div w:id="524294185">
          <w:marLeft w:val="480"/>
          <w:marRight w:val="0"/>
          <w:marTop w:val="0"/>
          <w:marBottom w:val="0"/>
          <w:divBdr>
            <w:top w:val="none" w:sz="0" w:space="0" w:color="auto"/>
            <w:left w:val="none" w:sz="0" w:space="0" w:color="auto"/>
            <w:bottom w:val="none" w:sz="0" w:space="0" w:color="auto"/>
            <w:right w:val="none" w:sz="0" w:space="0" w:color="auto"/>
          </w:divBdr>
        </w:div>
        <w:div w:id="632826598">
          <w:marLeft w:val="480"/>
          <w:marRight w:val="0"/>
          <w:marTop w:val="0"/>
          <w:marBottom w:val="0"/>
          <w:divBdr>
            <w:top w:val="none" w:sz="0" w:space="0" w:color="auto"/>
            <w:left w:val="none" w:sz="0" w:space="0" w:color="auto"/>
            <w:bottom w:val="none" w:sz="0" w:space="0" w:color="auto"/>
            <w:right w:val="none" w:sz="0" w:space="0" w:color="auto"/>
          </w:divBdr>
        </w:div>
        <w:div w:id="646670699">
          <w:marLeft w:val="480"/>
          <w:marRight w:val="0"/>
          <w:marTop w:val="0"/>
          <w:marBottom w:val="0"/>
          <w:divBdr>
            <w:top w:val="none" w:sz="0" w:space="0" w:color="auto"/>
            <w:left w:val="none" w:sz="0" w:space="0" w:color="auto"/>
            <w:bottom w:val="none" w:sz="0" w:space="0" w:color="auto"/>
            <w:right w:val="none" w:sz="0" w:space="0" w:color="auto"/>
          </w:divBdr>
        </w:div>
        <w:div w:id="798377526">
          <w:marLeft w:val="480"/>
          <w:marRight w:val="0"/>
          <w:marTop w:val="0"/>
          <w:marBottom w:val="0"/>
          <w:divBdr>
            <w:top w:val="none" w:sz="0" w:space="0" w:color="auto"/>
            <w:left w:val="none" w:sz="0" w:space="0" w:color="auto"/>
            <w:bottom w:val="none" w:sz="0" w:space="0" w:color="auto"/>
            <w:right w:val="none" w:sz="0" w:space="0" w:color="auto"/>
          </w:divBdr>
        </w:div>
        <w:div w:id="833648316">
          <w:marLeft w:val="480"/>
          <w:marRight w:val="0"/>
          <w:marTop w:val="0"/>
          <w:marBottom w:val="0"/>
          <w:divBdr>
            <w:top w:val="none" w:sz="0" w:space="0" w:color="auto"/>
            <w:left w:val="none" w:sz="0" w:space="0" w:color="auto"/>
            <w:bottom w:val="none" w:sz="0" w:space="0" w:color="auto"/>
            <w:right w:val="none" w:sz="0" w:space="0" w:color="auto"/>
          </w:divBdr>
        </w:div>
        <w:div w:id="850028091">
          <w:marLeft w:val="480"/>
          <w:marRight w:val="0"/>
          <w:marTop w:val="0"/>
          <w:marBottom w:val="0"/>
          <w:divBdr>
            <w:top w:val="none" w:sz="0" w:space="0" w:color="auto"/>
            <w:left w:val="none" w:sz="0" w:space="0" w:color="auto"/>
            <w:bottom w:val="none" w:sz="0" w:space="0" w:color="auto"/>
            <w:right w:val="none" w:sz="0" w:space="0" w:color="auto"/>
          </w:divBdr>
        </w:div>
        <w:div w:id="854345846">
          <w:marLeft w:val="480"/>
          <w:marRight w:val="0"/>
          <w:marTop w:val="0"/>
          <w:marBottom w:val="0"/>
          <w:divBdr>
            <w:top w:val="none" w:sz="0" w:space="0" w:color="auto"/>
            <w:left w:val="none" w:sz="0" w:space="0" w:color="auto"/>
            <w:bottom w:val="none" w:sz="0" w:space="0" w:color="auto"/>
            <w:right w:val="none" w:sz="0" w:space="0" w:color="auto"/>
          </w:divBdr>
        </w:div>
        <w:div w:id="872571406">
          <w:marLeft w:val="480"/>
          <w:marRight w:val="0"/>
          <w:marTop w:val="0"/>
          <w:marBottom w:val="0"/>
          <w:divBdr>
            <w:top w:val="none" w:sz="0" w:space="0" w:color="auto"/>
            <w:left w:val="none" w:sz="0" w:space="0" w:color="auto"/>
            <w:bottom w:val="none" w:sz="0" w:space="0" w:color="auto"/>
            <w:right w:val="none" w:sz="0" w:space="0" w:color="auto"/>
          </w:divBdr>
        </w:div>
        <w:div w:id="896166113">
          <w:marLeft w:val="480"/>
          <w:marRight w:val="0"/>
          <w:marTop w:val="0"/>
          <w:marBottom w:val="0"/>
          <w:divBdr>
            <w:top w:val="none" w:sz="0" w:space="0" w:color="auto"/>
            <w:left w:val="none" w:sz="0" w:space="0" w:color="auto"/>
            <w:bottom w:val="none" w:sz="0" w:space="0" w:color="auto"/>
            <w:right w:val="none" w:sz="0" w:space="0" w:color="auto"/>
          </w:divBdr>
        </w:div>
        <w:div w:id="1026832821">
          <w:marLeft w:val="480"/>
          <w:marRight w:val="0"/>
          <w:marTop w:val="0"/>
          <w:marBottom w:val="0"/>
          <w:divBdr>
            <w:top w:val="none" w:sz="0" w:space="0" w:color="auto"/>
            <w:left w:val="none" w:sz="0" w:space="0" w:color="auto"/>
            <w:bottom w:val="none" w:sz="0" w:space="0" w:color="auto"/>
            <w:right w:val="none" w:sz="0" w:space="0" w:color="auto"/>
          </w:divBdr>
        </w:div>
        <w:div w:id="1089886843">
          <w:marLeft w:val="480"/>
          <w:marRight w:val="0"/>
          <w:marTop w:val="0"/>
          <w:marBottom w:val="0"/>
          <w:divBdr>
            <w:top w:val="none" w:sz="0" w:space="0" w:color="auto"/>
            <w:left w:val="none" w:sz="0" w:space="0" w:color="auto"/>
            <w:bottom w:val="none" w:sz="0" w:space="0" w:color="auto"/>
            <w:right w:val="none" w:sz="0" w:space="0" w:color="auto"/>
          </w:divBdr>
        </w:div>
        <w:div w:id="1270893379">
          <w:marLeft w:val="480"/>
          <w:marRight w:val="0"/>
          <w:marTop w:val="0"/>
          <w:marBottom w:val="0"/>
          <w:divBdr>
            <w:top w:val="none" w:sz="0" w:space="0" w:color="auto"/>
            <w:left w:val="none" w:sz="0" w:space="0" w:color="auto"/>
            <w:bottom w:val="none" w:sz="0" w:space="0" w:color="auto"/>
            <w:right w:val="none" w:sz="0" w:space="0" w:color="auto"/>
          </w:divBdr>
        </w:div>
        <w:div w:id="1276984294">
          <w:marLeft w:val="480"/>
          <w:marRight w:val="0"/>
          <w:marTop w:val="0"/>
          <w:marBottom w:val="0"/>
          <w:divBdr>
            <w:top w:val="none" w:sz="0" w:space="0" w:color="auto"/>
            <w:left w:val="none" w:sz="0" w:space="0" w:color="auto"/>
            <w:bottom w:val="none" w:sz="0" w:space="0" w:color="auto"/>
            <w:right w:val="none" w:sz="0" w:space="0" w:color="auto"/>
          </w:divBdr>
        </w:div>
        <w:div w:id="1367176240">
          <w:marLeft w:val="480"/>
          <w:marRight w:val="0"/>
          <w:marTop w:val="0"/>
          <w:marBottom w:val="0"/>
          <w:divBdr>
            <w:top w:val="none" w:sz="0" w:space="0" w:color="auto"/>
            <w:left w:val="none" w:sz="0" w:space="0" w:color="auto"/>
            <w:bottom w:val="none" w:sz="0" w:space="0" w:color="auto"/>
            <w:right w:val="none" w:sz="0" w:space="0" w:color="auto"/>
          </w:divBdr>
        </w:div>
        <w:div w:id="1395199357">
          <w:marLeft w:val="480"/>
          <w:marRight w:val="0"/>
          <w:marTop w:val="0"/>
          <w:marBottom w:val="0"/>
          <w:divBdr>
            <w:top w:val="none" w:sz="0" w:space="0" w:color="auto"/>
            <w:left w:val="none" w:sz="0" w:space="0" w:color="auto"/>
            <w:bottom w:val="none" w:sz="0" w:space="0" w:color="auto"/>
            <w:right w:val="none" w:sz="0" w:space="0" w:color="auto"/>
          </w:divBdr>
        </w:div>
        <w:div w:id="1477724550">
          <w:marLeft w:val="480"/>
          <w:marRight w:val="0"/>
          <w:marTop w:val="0"/>
          <w:marBottom w:val="0"/>
          <w:divBdr>
            <w:top w:val="none" w:sz="0" w:space="0" w:color="auto"/>
            <w:left w:val="none" w:sz="0" w:space="0" w:color="auto"/>
            <w:bottom w:val="none" w:sz="0" w:space="0" w:color="auto"/>
            <w:right w:val="none" w:sz="0" w:space="0" w:color="auto"/>
          </w:divBdr>
        </w:div>
        <w:div w:id="1549949751">
          <w:marLeft w:val="480"/>
          <w:marRight w:val="0"/>
          <w:marTop w:val="0"/>
          <w:marBottom w:val="0"/>
          <w:divBdr>
            <w:top w:val="none" w:sz="0" w:space="0" w:color="auto"/>
            <w:left w:val="none" w:sz="0" w:space="0" w:color="auto"/>
            <w:bottom w:val="none" w:sz="0" w:space="0" w:color="auto"/>
            <w:right w:val="none" w:sz="0" w:space="0" w:color="auto"/>
          </w:divBdr>
        </w:div>
        <w:div w:id="1557162021">
          <w:marLeft w:val="480"/>
          <w:marRight w:val="0"/>
          <w:marTop w:val="0"/>
          <w:marBottom w:val="0"/>
          <w:divBdr>
            <w:top w:val="none" w:sz="0" w:space="0" w:color="auto"/>
            <w:left w:val="none" w:sz="0" w:space="0" w:color="auto"/>
            <w:bottom w:val="none" w:sz="0" w:space="0" w:color="auto"/>
            <w:right w:val="none" w:sz="0" w:space="0" w:color="auto"/>
          </w:divBdr>
        </w:div>
        <w:div w:id="1622571839">
          <w:marLeft w:val="480"/>
          <w:marRight w:val="0"/>
          <w:marTop w:val="0"/>
          <w:marBottom w:val="0"/>
          <w:divBdr>
            <w:top w:val="none" w:sz="0" w:space="0" w:color="auto"/>
            <w:left w:val="none" w:sz="0" w:space="0" w:color="auto"/>
            <w:bottom w:val="none" w:sz="0" w:space="0" w:color="auto"/>
            <w:right w:val="none" w:sz="0" w:space="0" w:color="auto"/>
          </w:divBdr>
        </w:div>
        <w:div w:id="1660231696">
          <w:marLeft w:val="480"/>
          <w:marRight w:val="0"/>
          <w:marTop w:val="0"/>
          <w:marBottom w:val="0"/>
          <w:divBdr>
            <w:top w:val="none" w:sz="0" w:space="0" w:color="auto"/>
            <w:left w:val="none" w:sz="0" w:space="0" w:color="auto"/>
            <w:bottom w:val="none" w:sz="0" w:space="0" w:color="auto"/>
            <w:right w:val="none" w:sz="0" w:space="0" w:color="auto"/>
          </w:divBdr>
        </w:div>
        <w:div w:id="1841695055">
          <w:marLeft w:val="480"/>
          <w:marRight w:val="0"/>
          <w:marTop w:val="0"/>
          <w:marBottom w:val="0"/>
          <w:divBdr>
            <w:top w:val="none" w:sz="0" w:space="0" w:color="auto"/>
            <w:left w:val="none" w:sz="0" w:space="0" w:color="auto"/>
            <w:bottom w:val="none" w:sz="0" w:space="0" w:color="auto"/>
            <w:right w:val="none" w:sz="0" w:space="0" w:color="auto"/>
          </w:divBdr>
        </w:div>
        <w:div w:id="1885216133">
          <w:marLeft w:val="480"/>
          <w:marRight w:val="0"/>
          <w:marTop w:val="0"/>
          <w:marBottom w:val="0"/>
          <w:divBdr>
            <w:top w:val="none" w:sz="0" w:space="0" w:color="auto"/>
            <w:left w:val="none" w:sz="0" w:space="0" w:color="auto"/>
            <w:bottom w:val="none" w:sz="0" w:space="0" w:color="auto"/>
            <w:right w:val="none" w:sz="0" w:space="0" w:color="auto"/>
          </w:divBdr>
        </w:div>
        <w:div w:id="1978797960">
          <w:marLeft w:val="480"/>
          <w:marRight w:val="0"/>
          <w:marTop w:val="0"/>
          <w:marBottom w:val="0"/>
          <w:divBdr>
            <w:top w:val="none" w:sz="0" w:space="0" w:color="auto"/>
            <w:left w:val="none" w:sz="0" w:space="0" w:color="auto"/>
            <w:bottom w:val="none" w:sz="0" w:space="0" w:color="auto"/>
            <w:right w:val="none" w:sz="0" w:space="0" w:color="auto"/>
          </w:divBdr>
        </w:div>
        <w:div w:id="1989240915">
          <w:marLeft w:val="480"/>
          <w:marRight w:val="0"/>
          <w:marTop w:val="0"/>
          <w:marBottom w:val="0"/>
          <w:divBdr>
            <w:top w:val="none" w:sz="0" w:space="0" w:color="auto"/>
            <w:left w:val="none" w:sz="0" w:space="0" w:color="auto"/>
            <w:bottom w:val="none" w:sz="0" w:space="0" w:color="auto"/>
            <w:right w:val="none" w:sz="0" w:space="0" w:color="auto"/>
          </w:divBdr>
        </w:div>
        <w:div w:id="2010517303">
          <w:marLeft w:val="480"/>
          <w:marRight w:val="0"/>
          <w:marTop w:val="0"/>
          <w:marBottom w:val="0"/>
          <w:divBdr>
            <w:top w:val="none" w:sz="0" w:space="0" w:color="auto"/>
            <w:left w:val="none" w:sz="0" w:space="0" w:color="auto"/>
            <w:bottom w:val="none" w:sz="0" w:space="0" w:color="auto"/>
            <w:right w:val="none" w:sz="0" w:space="0" w:color="auto"/>
          </w:divBdr>
        </w:div>
        <w:div w:id="2042050076">
          <w:marLeft w:val="480"/>
          <w:marRight w:val="0"/>
          <w:marTop w:val="0"/>
          <w:marBottom w:val="0"/>
          <w:divBdr>
            <w:top w:val="none" w:sz="0" w:space="0" w:color="auto"/>
            <w:left w:val="none" w:sz="0" w:space="0" w:color="auto"/>
            <w:bottom w:val="none" w:sz="0" w:space="0" w:color="auto"/>
            <w:right w:val="none" w:sz="0" w:space="0" w:color="auto"/>
          </w:divBdr>
        </w:div>
        <w:div w:id="2096319006">
          <w:marLeft w:val="480"/>
          <w:marRight w:val="0"/>
          <w:marTop w:val="0"/>
          <w:marBottom w:val="0"/>
          <w:divBdr>
            <w:top w:val="none" w:sz="0" w:space="0" w:color="auto"/>
            <w:left w:val="none" w:sz="0" w:space="0" w:color="auto"/>
            <w:bottom w:val="none" w:sz="0" w:space="0" w:color="auto"/>
            <w:right w:val="none" w:sz="0" w:space="0" w:color="auto"/>
          </w:divBdr>
        </w:div>
        <w:div w:id="2116708967">
          <w:marLeft w:val="480"/>
          <w:marRight w:val="0"/>
          <w:marTop w:val="0"/>
          <w:marBottom w:val="0"/>
          <w:divBdr>
            <w:top w:val="none" w:sz="0" w:space="0" w:color="auto"/>
            <w:left w:val="none" w:sz="0" w:space="0" w:color="auto"/>
            <w:bottom w:val="none" w:sz="0" w:space="0" w:color="auto"/>
            <w:right w:val="none" w:sz="0" w:space="0" w:color="auto"/>
          </w:divBdr>
        </w:div>
      </w:divsChild>
    </w:div>
    <w:div w:id="1651520459">
      <w:bodyDiv w:val="1"/>
      <w:marLeft w:val="0"/>
      <w:marRight w:val="0"/>
      <w:marTop w:val="0"/>
      <w:marBottom w:val="0"/>
      <w:divBdr>
        <w:top w:val="none" w:sz="0" w:space="0" w:color="auto"/>
        <w:left w:val="none" w:sz="0" w:space="0" w:color="auto"/>
        <w:bottom w:val="none" w:sz="0" w:space="0" w:color="auto"/>
        <w:right w:val="none" w:sz="0" w:space="0" w:color="auto"/>
      </w:divBdr>
    </w:div>
    <w:div w:id="1653636668">
      <w:bodyDiv w:val="1"/>
      <w:marLeft w:val="0"/>
      <w:marRight w:val="0"/>
      <w:marTop w:val="0"/>
      <w:marBottom w:val="0"/>
      <w:divBdr>
        <w:top w:val="none" w:sz="0" w:space="0" w:color="auto"/>
        <w:left w:val="none" w:sz="0" w:space="0" w:color="auto"/>
        <w:bottom w:val="none" w:sz="0" w:space="0" w:color="auto"/>
        <w:right w:val="none" w:sz="0" w:space="0" w:color="auto"/>
      </w:divBdr>
    </w:div>
    <w:div w:id="1658151316">
      <w:bodyDiv w:val="1"/>
      <w:marLeft w:val="0"/>
      <w:marRight w:val="0"/>
      <w:marTop w:val="0"/>
      <w:marBottom w:val="0"/>
      <w:divBdr>
        <w:top w:val="none" w:sz="0" w:space="0" w:color="auto"/>
        <w:left w:val="none" w:sz="0" w:space="0" w:color="auto"/>
        <w:bottom w:val="none" w:sz="0" w:space="0" w:color="auto"/>
        <w:right w:val="none" w:sz="0" w:space="0" w:color="auto"/>
      </w:divBdr>
    </w:div>
    <w:div w:id="1658917361">
      <w:bodyDiv w:val="1"/>
      <w:marLeft w:val="0"/>
      <w:marRight w:val="0"/>
      <w:marTop w:val="0"/>
      <w:marBottom w:val="0"/>
      <w:divBdr>
        <w:top w:val="none" w:sz="0" w:space="0" w:color="auto"/>
        <w:left w:val="none" w:sz="0" w:space="0" w:color="auto"/>
        <w:bottom w:val="none" w:sz="0" w:space="0" w:color="auto"/>
        <w:right w:val="none" w:sz="0" w:space="0" w:color="auto"/>
      </w:divBdr>
    </w:div>
    <w:div w:id="1661929762">
      <w:bodyDiv w:val="1"/>
      <w:marLeft w:val="0"/>
      <w:marRight w:val="0"/>
      <w:marTop w:val="0"/>
      <w:marBottom w:val="0"/>
      <w:divBdr>
        <w:top w:val="none" w:sz="0" w:space="0" w:color="auto"/>
        <w:left w:val="none" w:sz="0" w:space="0" w:color="auto"/>
        <w:bottom w:val="none" w:sz="0" w:space="0" w:color="auto"/>
        <w:right w:val="none" w:sz="0" w:space="0" w:color="auto"/>
      </w:divBdr>
    </w:div>
    <w:div w:id="1669406360">
      <w:bodyDiv w:val="1"/>
      <w:marLeft w:val="0"/>
      <w:marRight w:val="0"/>
      <w:marTop w:val="0"/>
      <w:marBottom w:val="0"/>
      <w:divBdr>
        <w:top w:val="none" w:sz="0" w:space="0" w:color="auto"/>
        <w:left w:val="none" w:sz="0" w:space="0" w:color="auto"/>
        <w:bottom w:val="none" w:sz="0" w:space="0" w:color="auto"/>
        <w:right w:val="none" w:sz="0" w:space="0" w:color="auto"/>
      </w:divBdr>
      <w:divsChild>
        <w:div w:id="96490835">
          <w:marLeft w:val="480"/>
          <w:marRight w:val="0"/>
          <w:marTop w:val="0"/>
          <w:marBottom w:val="0"/>
          <w:divBdr>
            <w:top w:val="none" w:sz="0" w:space="0" w:color="auto"/>
            <w:left w:val="none" w:sz="0" w:space="0" w:color="auto"/>
            <w:bottom w:val="none" w:sz="0" w:space="0" w:color="auto"/>
            <w:right w:val="none" w:sz="0" w:space="0" w:color="auto"/>
          </w:divBdr>
        </w:div>
        <w:div w:id="102918092">
          <w:marLeft w:val="480"/>
          <w:marRight w:val="0"/>
          <w:marTop w:val="0"/>
          <w:marBottom w:val="0"/>
          <w:divBdr>
            <w:top w:val="none" w:sz="0" w:space="0" w:color="auto"/>
            <w:left w:val="none" w:sz="0" w:space="0" w:color="auto"/>
            <w:bottom w:val="none" w:sz="0" w:space="0" w:color="auto"/>
            <w:right w:val="none" w:sz="0" w:space="0" w:color="auto"/>
          </w:divBdr>
        </w:div>
        <w:div w:id="217937567">
          <w:marLeft w:val="480"/>
          <w:marRight w:val="0"/>
          <w:marTop w:val="0"/>
          <w:marBottom w:val="0"/>
          <w:divBdr>
            <w:top w:val="none" w:sz="0" w:space="0" w:color="auto"/>
            <w:left w:val="none" w:sz="0" w:space="0" w:color="auto"/>
            <w:bottom w:val="none" w:sz="0" w:space="0" w:color="auto"/>
            <w:right w:val="none" w:sz="0" w:space="0" w:color="auto"/>
          </w:divBdr>
        </w:div>
        <w:div w:id="431586041">
          <w:marLeft w:val="480"/>
          <w:marRight w:val="0"/>
          <w:marTop w:val="0"/>
          <w:marBottom w:val="0"/>
          <w:divBdr>
            <w:top w:val="none" w:sz="0" w:space="0" w:color="auto"/>
            <w:left w:val="none" w:sz="0" w:space="0" w:color="auto"/>
            <w:bottom w:val="none" w:sz="0" w:space="0" w:color="auto"/>
            <w:right w:val="none" w:sz="0" w:space="0" w:color="auto"/>
          </w:divBdr>
        </w:div>
        <w:div w:id="462970304">
          <w:marLeft w:val="480"/>
          <w:marRight w:val="0"/>
          <w:marTop w:val="0"/>
          <w:marBottom w:val="0"/>
          <w:divBdr>
            <w:top w:val="none" w:sz="0" w:space="0" w:color="auto"/>
            <w:left w:val="none" w:sz="0" w:space="0" w:color="auto"/>
            <w:bottom w:val="none" w:sz="0" w:space="0" w:color="auto"/>
            <w:right w:val="none" w:sz="0" w:space="0" w:color="auto"/>
          </w:divBdr>
        </w:div>
        <w:div w:id="686949780">
          <w:marLeft w:val="480"/>
          <w:marRight w:val="0"/>
          <w:marTop w:val="0"/>
          <w:marBottom w:val="0"/>
          <w:divBdr>
            <w:top w:val="none" w:sz="0" w:space="0" w:color="auto"/>
            <w:left w:val="none" w:sz="0" w:space="0" w:color="auto"/>
            <w:bottom w:val="none" w:sz="0" w:space="0" w:color="auto"/>
            <w:right w:val="none" w:sz="0" w:space="0" w:color="auto"/>
          </w:divBdr>
        </w:div>
        <w:div w:id="689917644">
          <w:marLeft w:val="480"/>
          <w:marRight w:val="0"/>
          <w:marTop w:val="0"/>
          <w:marBottom w:val="0"/>
          <w:divBdr>
            <w:top w:val="none" w:sz="0" w:space="0" w:color="auto"/>
            <w:left w:val="none" w:sz="0" w:space="0" w:color="auto"/>
            <w:bottom w:val="none" w:sz="0" w:space="0" w:color="auto"/>
            <w:right w:val="none" w:sz="0" w:space="0" w:color="auto"/>
          </w:divBdr>
        </w:div>
        <w:div w:id="763114512">
          <w:marLeft w:val="480"/>
          <w:marRight w:val="0"/>
          <w:marTop w:val="0"/>
          <w:marBottom w:val="0"/>
          <w:divBdr>
            <w:top w:val="none" w:sz="0" w:space="0" w:color="auto"/>
            <w:left w:val="none" w:sz="0" w:space="0" w:color="auto"/>
            <w:bottom w:val="none" w:sz="0" w:space="0" w:color="auto"/>
            <w:right w:val="none" w:sz="0" w:space="0" w:color="auto"/>
          </w:divBdr>
        </w:div>
        <w:div w:id="775519254">
          <w:marLeft w:val="480"/>
          <w:marRight w:val="0"/>
          <w:marTop w:val="0"/>
          <w:marBottom w:val="0"/>
          <w:divBdr>
            <w:top w:val="none" w:sz="0" w:space="0" w:color="auto"/>
            <w:left w:val="none" w:sz="0" w:space="0" w:color="auto"/>
            <w:bottom w:val="none" w:sz="0" w:space="0" w:color="auto"/>
            <w:right w:val="none" w:sz="0" w:space="0" w:color="auto"/>
          </w:divBdr>
        </w:div>
        <w:div w:id="857737320">
          <w:marLeft w:val="480"/>
          <w:marRight w:val="0"/>
          <w:marTop w:val="0"/>
          <w:marBottom w:val="0"/>
          <w:divBdr>
            <w:top w:val="none" w:sz="0" w:space="0" w:color="auto"/>
            <w:left w:val="none" w:sz="0" w:space="0" w:color="auto"/>
            <w:bottom w:val="none" w:sz="0" w:space="0" w:color="auto"/>
            <w:right w:val="none" w:sz="0" w:space="0" w:color="auto"/>
          </w:divBdr>
        </w:div>
        <w:div w:id="895051260">
          <w:marLeft w:val="480"/>
          <w:marRight w:val="0"/>
          <w:marTop w:val="0"/>
          <w:marBottom w:val="0"/>
          <w:divBdr>
            <w:top w:val="none" w:sz="0" w:space="0" w:color="auto"/>
            <w:left w:val="none" w:sz="0" w:space="0" w:color="auto"/>
            <w:bottom w:val="none" w:sz="0" w:space="0" w:color="auto"/>
            <w:right w:val="none" w:sz="0" w:space="0" w:color="auto"/>
          </w:divBdr>
        </w:div>
        <w:div w:id="1045299853">
          <w:marLeft w:val="480"/>
          <w:marRight w:val="0"/>
          <w:marTop w:val="0"/>
          <w:marBottom w:val="0"/>
          <w:divBdr>
            <w:top w:val="none" w:sz="0" w:space="0" w:color="auto"/>
            <w:left w:val="none" w:sz="0" w:space="0" w:color="auto"/>
            <w:bottom w:val="none" w:sz="0" w:space="0" w:color="auto"/>
            <w:right w:val="none" w:sz="0" w:space="0" w:color="auto"/>
          </w:divBdr>
        </w:div>
        <w:div w:id="1217818970">
          <w:marLeft w:val="480"/>
          <w:marRight w:val="0"/>
          <w:marTop w:val="0"/>
          <w:marBottom w:val="0"/>
          <w:divBdr>
            <w:top w:val="none" w:sz="0" w:space="0" w:color="auto"/>
            <w:left w:val="none" w:sz="0" w:space="0" w:color="auto"/>
            <w:bottom w:val="none" w:sz="0" w:space="0" w:color="auto"/>
            <w:right w:val="none" w:sz="0" w:space="0" w:color="auto"/>
          </w:divBdr>
        </w:div>
        <w:div w:id="1277907482">
          <w:marLeft w:val="480"/>
          <w:marRight w:val="0"/>
          <w:marTop w:val="0"/>
          <w:marBottom w:val="0"/>
          <w:divBdr>
            <w:top w:val="none" w:sz="0" w:space="0" w:color="auto"/>
            <w:left w:val="none" w:sz="0" w:space="0" w:color="auto"/>
            <w:bottom w:val="none" w:sz="0" w:space="0" w:color="auto"/>
            <w:right w:val="none" w:sz="0" w:space="0" w:color="auto"/>
          </w:divBdr>
        </w:div>
        <w:div w:id="1345328160">
          <w:marLeft w:val="480"/>
          <w:marRight w:val="0"/>
          <w:marTop w:val="0"/>
          <w:marBottom w:val="0"/>
          <w:divBdr>
            <w:top w:val="none" w:sz="0" w:space="0" w:color="auto"/>
            <w:left w:val="none" w:sz="0" w:space="0" w:color="auto"/>
            <w:bottom w:val="none" w:sz="0" w:space="0" w:color="auto"/>
            <w:right w:val="none" w:sz="0" w:space="0" w:color="auto"/>
          </w:divBdr>
        </w:div>
        <w:div w:id="1399471971">
          <w:marLeft w:val="480"/>
          <w:marRight w:val="0"/>
          <w:marTop w:val="0"/>
          <w:marBottom w:val="0"/>
          <w:divBdr>
            <w:top w:val="none" w:sz="0" w:space="0" w:color="auto"/>
            <w:left w:val="none" w:sz="0" w:space="0" w:color="auto"/>
            <w:bottom w:val="none" w:sz="0" w:space="0" w:color="auto"/>
            <w:right w:val="none" w:sz="0" w:space="0" w:color="auto"/>
          </w:divBdr>
        </w:div>
        <w:div w:id="1566642850">
          <w:marLeft w:val="480"/>
          <w:marRight w:val="0"/>
          <w:marTop w:val="0"/>
          <w:marBottom w:val="0"/>
          <w:divBdr>
            <w:top w:val="none" w:sz="0" w:space="0" w:color="auto"/>
            <w:left w:val="none" w:sz="0" w:space="0" w:color="auto"/>
            <w:bottom w:val="none" w:sz="0" w:space="0" w:color="auto"/>
            <w:right w:val="none" w:sz="0" w:space="0" w:color="auto"/>
          </w:divBdr>
        </w:div>
        <w:div w:id="1689672568">
          <w:marLeft w:val="480"/>
          <w:marRight w:val="0"/>
          <w:marTop w:val="0"/>
          <w:marBottom w:val="0"/>
          <w:divBdr>
            <w:top w:val="none" w:sz="0" w:space="0" w:color="auto"/>
            <w:left w:val="none" w:sz="0" w:space="0" w:color="auto"/>
            <w:bottom w:val="none" w:sz="0" w:space="0" w:color="auto"/>
            <w:right w:val="none" w:sz="0" w:space="0" w:color="auto"/>
          </w:divBdr>
        </w:div>
        <w:div w:id="1840457859">
          <w:marLeft w:val="480"/>
          <w:marRight w:val="0"/>
          <w:marTop w:val="0"/>
          <w:marBottom w:val="0"/>
          <w:divBdr>
            <w:top w:val="none" w:sz="0" w:space="0" w:color="auto"/>
            <w:left w:val="none" w:sz="0" w:space="0" w:color="auto"/>
            <w:bottom w:val="none" w:sz="0" w:space="0" w:color="auto"/>
            <w:right w:val="none" w:sz="0" w:space="0" w:color="auto"/>
          </w:divBdr>
        </w:div>
      </w:divsChild>
    </w:div>
    <w:div w:id="1669939417">
      <w:bodyDiv w:val="1"/>
      <w:marLeft w:val="0"/>
      <w:marRight w:val="0"/>
      <w:marTop w:val="0"/>
      <w:marBottom w:val="0"/>
      <w:divBdr>
        <w:top w:val="none" w:sz="0" w:space="0" w:color="auto"/>
        <w:left w:val="none" w:sz="0" w:space="0" w:color="auto"/>
        <w:bottom w:val="none" w:sz="0" w:space="0" w:color="auto"/>
        <w:right w:val="none" w:sz="0" w:space="0" w:color="auto"/>
      </w:divBdr>
    </w:div>
    <w:div w:id="1672638758">
      <w:bodyDiv w:val="1"/>
      <w:marLeft w:val="0"/>
      <w:marRight w:val="0"/>
      <w:marTop w:val="0"/>
      <w:marBottom w:val="0"/>
      <w:divBdr>
        <w:top w:val="none" w:sz="0" w:space="0" w:color="auto"/>
        <w:left w:val="none" w:sz="0" w:space="0" w:color="auto"/>
        <w:bottom w:val="none" w:sz="0" w:space="0" w:color="auto"/>
        <w:right w:val="none" w:sz="0" w:space="0" w:color="auto"/>
      </w:divBdr>
    </w:div>
    <w:div w:id="1675649241">
      <w:bodyDiv w:val="1"/>
      <w:marLeft w:val="0"/>
      <w:marRight w:val="0"/>
      <w:marTop w:val="0"/>
      <w:marBottom w:val="0"/>
      <w:divBdr>
        <w:top w:val="none" w:sz="0" w:space="0" w:color="auto"/>
        <w:left w:val="none" w:sz="0" w:space="0" w:color="auto"/>
        <w:bottom w:val="none" w:sz="0" w:space="0" w:color="auto"/>
        <w:right w:val="none" w:sz="0" w:space="0" w:color="auto"/>
      </w:divBdr>
    </w:div>
    <w:div w:id="1678077289">
      <w:bodyDiv w:val="1"/>
      <w:marLeft w:val="0"/>
      <w:marRight w:val="0"/>
      <w:marTop w:val="0"/>
      <w:marBottom w:val="0"/>
      <w:divBdr>
        <w:top w:val="none" w:sz="0" w:space="0" w:color="auto"/>
        <w:left w:val="none" w:sz="0" w:space="0" w:color="auto"/>
        <w:bottom w:val="none" w:sz="0" w:space="0" w:color="auto"/>
        <w:right w:val="none" w:sz="0" w:space="0" w:color="auto"/>
      </w:divBdr>
      <w:divsChild>
        <w:div w:id="160048973">
          <w:marLeft w:val="480"/>
          <w:marRight w:val="0"/>
          <w:marTop w:val="0"/>
          <w:marBottom w:val="0"/>
          <w:divBdr>
            <w:top w:val="none" w:sz="0" w:space="0" w:color="auto"/>
            <w:left w:val="none" w:sz="0" w:space="0" w:color="auto"/>
            <w:bottom w:val="none" w:sz="0" w:space="0" w:color="auto"/>
            <w:right w:val="none" w:sz="0" w:space="0" w:color="auto"/>
          </w:divBdr>
        </w:div>
        <w:div w:id="183249595">
          <w:marLeft w:val="480"/>
          <w:marRight w:val="0"/>
          <w:marTop w:val="0"/>
          <w:marBottom w:val="0"/>
          <w:divBdr>
            <w:top w:val="none" w:sz="0" w:space="0" w:color="auto"/>
            <w:left w:val="none" w:sz="0" w:space="0" w:color="auto"/>
            <w:bottom w:val="none" w:sz="0" w:space="0" w:color="auto"/>
            <w:right w:val="none" w:sz="0" w:space="0" w:color="auto"/>
          </w:divBdr>
        </w:div>
        <w:div w:id="190268601">
          <w:marLeft w:val="480"/>
          <w:marRight w:val="0"/>
          <w:marTop w:val="0"/>
          <w:marBottom w:val="0"/>
          <w:divBdr>
            <w:top w:val="none" w:sz="0" w:space="0" w:color="auto"/>
            <w:left w:val="none" w:sz="0" w:space="0" w:color="auto"/>
            <w:bottom w:val="none" w:sz="0" w:space="0" w:color="auto"/>
            <w:right w:val="none" w:sz="0" w:space="0" w:color="auto"/>
          </w:divBdr>
        </w:div>
        <w:div w:id="301542485">
          <w:marLeft w:val="480"/>
          <w:marRight w:val="0"/>
          <w:marTop w:val="0"/>
          <w:marBottom w:val="0"/>
          <w:divBdr>
            <w:top w:val="none" w:sz="0" w:space="0" w:color="auto"/>
            <w:left w:val="none" w:sz="0" w:space="0" w:color="auto"/>
            <w:bottom w:val="none" w:sz="0" w:space="0" w:color="auto"/>
            <w:right w:val="none" w:sz="0" w:space="0" w:color="auto"/>
          </w:divBdr>
        </w:div>
        <w:div w:id="400254295">
          <w:marLeft w:val="480"/>
          <w:marRight w:val="0"/>
          <w:marTop w:val="0"/>
          <w:marBottom w:val="0"/>
          <w:divBdr>
            <w:top w:val="none" w:sz="0" w:space="0" w:color="auto"/>
            <w:left w:val="none" w:sz="0" w:space="0" w:color="auto"/>
            <w:bottom w:val="none" w:sz="0" w:space="0" w:color="auto"/>
            <w:right w:val="none" w:sz="0" w:space="0" w:color="auto"/>
          </w:divBdr>
        </w:div>
        <w:div w:id="457141200">
          <w:marLeft w:val="480"/>
          <w:marRight w:val="0"/>
          <w:marTop w:val="0"/>
          <w:marBottom w:val="0"/>
          <w:divBdr>
            <w:top w:val="none" w:sz="0" w:space="0" w:color="auto"/>
            <w:left w:val="none" w:sz="0" w:space="0" w:color="auto"/>
            <w:bottom w:val="none" w:sz="0" w:space="0" w:color="auto"/>
            <w:right w:val="none" w:sz="0" w:space="0" w:color="auto"/>
          </w:divBdr>
        </w:div>
        <w:div w:id="465634210">
          <w:marLeft w:val="480"/>
          <w:marRight w:val="0"/>
          <w:marTop w:val="0"/>
          <w:marBottom w:val="0"/>
          <w:divBdr>
            <w:top w:val="none" w:sz="0" w:space="0" w:color="auto"/>
            <w:left w:val="none" w:sz="0" w:space="0" w:color="auto"/>
            <w:bottom w:val="none" w:sz="0" w:space="0" w:color="auto"/>
            <w:right w:val="none" w:sz="0" w:space="0" w:color="auto"/>
          </w:divBdr>
        </w:div>
        <w:div w:id="531959607">
          <w:marLeft w:val="480"/>
          <w:marRight w:val="0"/>
          <w:marTop w:val="0"/>
          <w:marBottom w:val="0"/>
          <w:divBdr>
            <w:top w:val="none" w:sz="0" w:space="0" w:color="auto"/>
            <w:left w:val="none" w:sz="0" w:space="0" w:color="auto"/>
            <w:bottom w:val="none" w:sz="0" w:space="0" w:color="auto"/>
            <w:right w:val="none" w:sz="0" w:space="0" w:color="auto"/>
          </w:divBdr>
        </w:div>
        <w:div w:id="582371416">
          <w:marLeft w:val="480"/>
          <w:marRight w:val="0"/>
          <w:marTop w:val="0"/>
          <w:marBottom w:val="0"/>
          <w:divBdr>
            <w:top w:val="none" w:sz="0" w:space="0" w:color="auto"/>
            <w:left w:val="none" w:sz="0" w:space="0" w:color="auto"/>
            <w:bottom w:val="none" w:sz="0" w:space="0" w:color="auto"/>
            <w:right w:val="none" w:sz="0" w:space="0" w:color="auto"/>
          </w:divBdr>
        </w:div>
        <w:div w:id="635913292">
          <w:marLeft w:val="480"/>
          <w:marRight w:val="0"/>
          <w:marTop w:val="0"/>
          <w:marBottom w:val="0"/>
          <w:divBdr>
            <w:top w:val="none" w:sz="0" w:space="0" w:color="auto"/>
            <w:left w:val="none" w:sz="0" w:space="0" w:color="auto"/>
            <w:bottom w:val="none" w:sz="0" w:space="0" w:color="auto"/>
            <w:right w:val="none" w:sz="0" w:space="0" w:color="auto"/>
          </w:divBdr>
        </w:div>
        <w:div w:id="898245390">
          <w:marLeft w:val="480"/>
          <w:marRight w:val="0"/>
          <w:marTop w:val="0"/>
          <w:marBottom w:val="0"/>
          <w:divBdr>
            <w:top w:val="none" w:sz="0" w:space="0" w:color="auto"/>
            <w:left w:val="none" w:sz="0" w:space="0" w:color="auto"/>
            <w:bottom w:val="none" w:sz="0" w:space="0" w:color="auto"/>
            <w:right w:val="none" w:sz="0" w:space="0" w:color="auto"/>
          </w:divBdr>
        </w:div>
        <w:div w:id="976184427">
          <w:marLeft w:val="480"/>
          <w:marRight w:val="0"/>
          <w:marTop w:val="0"/>
          <w:marBottom w:val="0"/>
          <w:divBdr>
            <w:top w:val="none" w:sz="0" w:space="0" w:color="auto"/>
            <w:left w:val="none" w:sz="0" w:space="0" w:color="auto"/>
            <w:bottom w:val="none" w:sz="0" w:space="0" w:color="auto"/>
            <w:right w:val="none" w:sz="0" w:space="0" w:color="auto"/>
          </w:divBdr>
        </w:div>
        <w:div w:id="989791218">
          <w:marLeft w:val="480"/>
          <w:marRight w:val="0"/>
          <w:marTop w:val="0"/>
          <w:marBottom w:val="0"/>
          <w:divBdr>
            <w:top w:val="none" w:sz="0" w:space="0" w:color="auto"/>
            <w:left w:val="none" w:sz="0" w:space="0" w:color="auto"/>
            <w:bottom w:val="none" w:sz="0" w:space="0" w:color="auto"/>
            <w:right w:val="none" w:sz="0" w:space="0" w:color="auto"/>
          </w:divBdr>
        </w:div>
        <w:div w:id="996612039">
          <w:marLeft w:val="480"/>
          <w:marRight w:val="0"/>
          <w:marTop w:val="0"/>
          <w:marBottom w:val="0"/>
          <w:divBdr>
            <w:top w:val="none" w:sz="0" w:space="0" w:color="auto"/>
            <w:left w:val="none" w:sz="0" w:space="0" w:color="auto"/>
            <w:bottom w:val="none" w:sz="0" w:space="0" w:color="auto"/>
            <w:right w:val="none" w:sz="0" w:space="0" w:color="auto"/>
          </w:divBdr>
        </w:div>
        <w:div w:id="1027951633">
          <w:marLeft w:val="480"/>
          <w:marRight w:val="0"/>
          <w:marTop w:val="0"/>
          <w:marBottom w:val="0"/>
          <w:divBdr>
            <w:top w:val="none" w:sz="0" w:space="0" w:color="auto"/>
            <w:left w:val="none" w:sz="0" w:space="0" w:color="auto"/>
            <w:bottom w:val="none" w:sz="0" w:space="0" w:color="auto"/>
            <w:right w:val="none" w:sz="0" w:space="0" w:color="auto"/>
          </w:divBdr>
        </w:div>
        <w:div w:id="1045982426">
          <w:marLeft w:val="480"/>
          <w:marRight w:val="0"/>
          <w:marTop w:val="0"/>
          <w:marBottom w:val="0"/>
          <w:divBdr>
            <w:top w:val="none" w:sz="0" w:space="0" w:color="auto"/>
            <w:left w:val="none" w:sz="0" w:space="0" w:color="auto"/>
            <w:bottom w:val="none" w:sz="0" w:space="0" w:color="auto"/>
            <w:right w:val="none" w:sz="0" w:space="0" w:color="auto"/>
          </w:divBdr>
        </w:div>
        <w:div w:id="1078668557">
          <w:marLeft w:val="480"/>
          <w:marRight w:val="0"/>
          <w:marTop w:val="0"/>
          <w:marBottom w:val="0"/>
          <w:divBdr>
            <w:top w:val="none" w:sz="0" w:space="0" w:color="auto"/>
            <w:left w:val="none" w:sz="0" w:space="0" w:color="auto"/>
            <w:bottom w:val="none" w:sz="0" w:space="0" w:color="auto"/>
            <w:right w:val="none" w:sz="0" w:space="0" w:color="auto"/>
          </w:divBdr>
        </w:div>
        <w:div w:id="1105730800">
          <w:marLeft w:val="480"/>
          <w:marRight w:val="0"/>
          <w:marTop w:val="0"/>
          <w:marBottom w:val="0"/>
          <w:divBdr>
            <w:top w:val="none" w:sz="0" w:space="0" w:color="auto"/>
            <w:left w:val="none" w:sz="0" w:space="0" w:color="auto"/>
            <w:bottom w:val="none" w:sz="0" w:space="0" w:color="auto"/>
            <w:right w:val="none" w:sz="0" w:space="0" w:color="auto"/>
          </w:divBdr>
        </w:div>
        <w:div w:id="1148593615">
          <w:marLeft w:val="480"/>
          <w:marRight w:val="0"/>
          <w:marTop w:val="0"/>
          <w:marBottom w:val="0"/>
          <w:divBdr>
            <w:top w:val="none" w:sz="0" w:space="0" w:color="auto"/>
            <w:left w:val="none" w:sz="0" w:space="0" w:color="auto"/>
            <w:bottom w:val="none" w:sz="0" w:space="0" w:color="auto"/>
            <w:right w:val="none" w:sz="0" w:space="0" w:color="auto"/>
          </w:divBdr>
        </w:div>
        <w:div w:id="1190023341">
          <w:marLeft w:val="480"/>
          <w:marRight w:val="0"/>
          <w:marTop w:val="0"/>
          <w:marBottom w:val="0"/>
          <w:divBdr>
            <w:top w:val="none" w:sz="0" w:space="0" w:color="auto"/>
            <w:left w:val="none" w:sz="0" w:space="0" w:color="auto"/>
            <w:bottom w:val="none" w:sz="0" w:space="0" w:color="auto"/>
            <w:right w:val="none" w:sz="0" w:space="0" w:color="auto"/>
          </w:divBdr>
        </w:div>
        <w:div w:id="1253474216">
          <w:marLeft w:val="480"/>
          <w:marRight w:val="0"/>
          <w:marTop w:val="0"/>
          <w:marBottom w:val="0"/>
          <w:divBdr>
            <w:top w:val="none" w:sz="0" w:space="0" w:color="auto"/>
            <w:left w:val="none" w:sz="0" w:space="0" w:color="auto"/>
            <w:bottom w:val="none" w:sz="0" w:space="0" w:color="auto"/>
            <w:right w:val="none" w:sz="0" w:space="0" w:color="auto"/>
          </w:divBdr>
        </w:div>
        <w:div w:id="1285573268">
          <w:marLeft w:val="480"/>
          <w:marRight w:val="0"/>
          <w:marTop w:val="0"/>
          <w:marBottom w:val="0"/>
          <w:divBdr>
            <w:top w:val="none" w:sz="0" w:space="0" w:color="auto"/>
            <w:left w:val="none" w:sz="0" w:space="0" w:color="auto"/>
            <w:bottom w:val="none" w:sz="0" w:space="0" w:color="auto"/>
            <w:right w:val="none" w:sz="0" w:space="0" w:color="auto"/>
          </w:divBdr>
        </w:div>
        <w:div w:id="1385911683">
          <w:marLeft w:val="480"/>
          <w:marRight w:val="0"/>
          <w:marTop w:val="0"/>
          <w:marBottom w:val="0"/>
          <w:divBdr>
            <w:top w:val="none" w:sz="0" w:space="0" w:color="auto"/>
            <w:left w:val="none" w:sz="0" w:space="0" w:color="auto"/>
            <w:bottom w:val="none" w:sz="0" w:space="0" w:color="auto"/>
            <w:right w:val="none" w:sz="0" w:space="0" w:color="auto"/>
          </w:divBdr>
        </w:div>
        <w:div w:id="1395817218">
          <w:marLeft w:val="480"/>
          <w:marRight w:val="0"/>
          <w:marTop w:val="0"/>
          <w:marBottom w:val="0"/>
          <w:divBdr>
            <w:top w:val="none" w:sz="0" w:space="0" w:color="auto"/>
            <w:left w:val="none" w:sz="0" w:space="0" w:color="auto"/>
            <w:bottom w:val="none" w:sz="0" w:space="0" w:color="auto"/>
            <w:right w:val="none" w:sz="0" w:space="0" w:color="auto"/>
          </w:divBdr>
        </w:div>
        <w:div w:id="1420521069">
          <w:marLeft w:val="480"/>
          <w:marRight w:val="0"/>
          <w:marTop w:val="0"/>
          <w:marBottom w:val="0"/>
          <w:divBdr>
            <w:top w:val="none" w:sz="0" w:space="0" w:color="auto"/>
            <w:left w:val="none" w:sz="0" w:space="0" w:color="auto"/>
            <w:bottom w:val="none" w:sz="0" w:space="0" w:color="auto"/>
            <w:right w:val="none" w:sz="0" w:space="0" w:color="auto"/>
          </w:divBdr>
        </w:div>
        <w:div w:id="1517108952">
          <w:marLeft w:val="480"/>
          <w:marRight w:val="0"/>
          <w:marTop w:val="0"/>
          <w:marBottom w:val="0"/>
          <w:divBdr>
            <w:top w:val="none" w:sz="0" w:space="0" w:color="auto"/>
            <w:left w:val="none" w:sz="0" w:space="0" w:color="auto"/>
            <w:bottom w:val="none" w:sz="0" w:space="0" w:color="auto"/>
            <w:right w:val="none" w:sz="0" w:space="0" w:color="auto"/>
          </w:divBdr>
        </w:div>
        <w:div w:id="1656495591">
          <w:marLeft w:val="480"/>
          <w:marRight w:val="0"/>
          <w:marTop w:val="0"/>
          <w:marBottom w:val="0"/>
          <w:divBdr>
            <w:top w:val="none" w:sz="0" w:space="0" w:color="auto"/>
            <w:left w:val="none" w:sz="0" w:space="0" w:color="auto"/>
            <w:bottom w:val="none" w:sz="0" w:space="0" w:color="auto"/>
            <w:right w:val="none" w:sz="0" w:space="0" w:color="auto"/>
          </w:divBdr>
        </w:div>
        <w:div w:id="1758868070">
          <w:marLeft w:val="480"/>
          <w:marRight w:val="0"/>
          <w:marTop w:val="0"/>
          <w:marBottom w:val="0"/>
          <w:divBdr>
            <w:top w:val="none" w:sz="0" w:space="0" w:color="auto"/>
            <w:left w:val="none" w:sz="0" w:space="0" w:color="auto"/>
            <w:bottom w:val="none" w:sz="0" w:space="0" w:color="auto"/>
            <w:right w:val="none" w:sz="0" w:space="0" w:color="auto"/>
          </w:divBdr>
        </w:div>
        <w:div w:id="1867209139">
          <w:marLeft w:val="480"/>
          <w:marRight w:val="0"/>
          <w:marTop w:val="0"/>
          <w:marBottom w:val="0"/>
          <w:divBdr>
            <w:top w:val="none" w:sz="0" w:space="0" w:color="auto"/>
            <w:left w:val="none" w:sz="0" w:space="0" w:color="auto"/>
            <w:bottom w:val="none" w:sz="0" w:space="0" w:color="auto"/>
            <w:right w:val="none" w:sz="0" w:space="0" w:color="auto"/>
          </w:divBdr>
        </w:div>
        <w:div w:id="1894611451">
          <w:marLeft w:val="480"/>
          <w:marRight w:val="0"/>
          <w:marTop w:val="0"/>
          <w:marBottom w:val="0"/>
          <w:divBdr>
            <w:top w:val="none" w:sz="0" w:space="0" w:color="auto"/>
            <w:left w:val="none" w:sz="0" w:space="0" w:color="auto"/>
            <w:bottom w:val="none" w:sz="0" w:space="0" w:color="auto"/>
            <w:right w:val="none" w:sz="0" w:space="0" w:color="auto"/>
          </w:divBdr>
        </w:div>
        <w:div w:id="1936861815">
          <w:marLeft w:val="480"/>
          <w:marRight w:val="0"/>
          <w:marTop w:val="0"/>
          <w:marBottom w:val="0"/>
          <w:divBdr>
            <w:top w:val="none" w:sz="0" w:space="0" w:color="auto"/>
            <w:left w:val="none" w:sz="0" w:space="0" w:color="auto"/>
            <w:bottom w:val="none" w:sz="0" w:space="0" w:color="auto"/>
            <w:right w:val="none" w:sz="0" w:space="0" w:color="auto"/>
          </w:divBdr>
        </w:div>
        <w:div w:id="1954171791">
          <w:marLeft w:val="480"/>
          <w:marRight w:val="0"/>
          <w:marTop w:val="0"/>
          <w:marBottom w:val="0"/>
          <w:divBdr>
            <w:top w:val="none" w:sz="0" w:space="0" w:color="auto"/>
            <w:left w:val="none" w:sz="0" w:space="0" w:color="auto"/>
            <w:bottom w:val="none" w:sz="0" w:space="0" w:color="auto"/>
            <w:right w:val="none" w:sz="0" w:space="0" w:color="auto"/>
          </w:divBdr>
        </w:div>
        <w:div w:id="1988317358">
          <w:marLeft w:val="480"/>
          <w:marRight w:val="0"/>
          <w:marTop w:val="0"/>
          <w:marBottom w:val="0"/>
          <w:divBdr>
            <w:top w:val="none" w:sz="0" w:space="0" w:color="auto"/>
            <w:left w:val="none" w:sz="0" w:space="0" w:color="auto"/>
            <w:bottom w:val="none" w:sz="0" w:space="0" w:color="auto"/>
            <w:right w:val="none" w:sz="0" w:space="0" w:color="auto"/>
          </w:divBdr>
        </w:div>
        <w:div w:id="2007249547">
          <w:marLeft w:val="480"/>
          <w:marRight w:val="0"/>
          <w:marTop w:val="0"/>
          <w:marBottom w:val="0"/>
          <w:divBdr>
            <w:top w:val="none" w:sz="0" w:space="0" w:color="auto"/>
            <w:left w:val="none" w:sz="0" w:space="0" w:color="auto"/>
            <w:bottom w:val="none" w:sz="0" w:space="0" w:color="auto"/>
            <w:right w:val="none" w:sz="0" w:space="0" w:color="auto"/>
          </w:divBdr>
        </w:div>
        <w:div w:id="2058969963">
          <w:marLeft w:val="480"/>
          <w:marRight w:val="0"/>
          <w:marTop w:val="0"/>
          <w:marBottom w:val="0"/>
          <w:divBdr>
            <w:top w:val="none" w:sz="0" w:space="0" w:color="auto"/>
            <w:left w:val="none" w:sz="0" w:space="0" w:color="auto"/>
            <w:bottom w:val="none" w:sz="0" w:space="0" w:color="auto"/>
            <w:right w:val="none" w:sz="0" w:space="0" w:color="auto"/>
          </w:divBdr>
        </w:div>
      </w:divsChild>
    </w:div>
    <w:div w:id="1679113886">
      <w:bodyDiv w:val="1"/>
      <w:marLeft w:val="0"/>
      <w:marRight w:val="0"/>
      <w:marTop w:val="0"/>
      <w:marBottom w:val="0"/>
      <w:divBdr>
        <w:top w:val="none" w:sz="0" w:space="0" w:color="auto"/>
        <w:left w:val="none" w:sz="0" w:space="0" w:color="auto"/>
        <w:bottom w:val="none" w:sz="0" w:space="0" w:color="auto"/>
        <w:right w:val="none" w:sz="0" w:space="0" w:color="auto"/>
      </w:divBdr>
    </w:div>
    <w:div w:id="1682389153">
      <w:bodyDiv w:val="1"/>
      <w:marLeft w:val="0"/>
      <w:marRight w:val="0"/>
      <w:marTop w:val="0"/>
      <w:marBottom w:val="0"/>
      <w:divBdr>
        <w:top w:val="none" w:sz="0" w:space="0" w:color="auto"/>
        <w:left w:val="none" w:sz="0" w:space="0" w:color="auto"/>
        <w:bottom w:val="none" w:sz="0" w:space="0" w:color="auto"/>
        <w:right w:val="none" w:sz="0" w:space="0" w:color="auto"/>
      </w:divBdr>
      <w:divsChild>
        <w:div w:id="1579360255">
          <w:marLeft w:val="480"/>
          <w:marRight w:val="0"/>
          <w:marTop w:val="0"/>
          <w:marBottom w:val="0"/>
          <w:divBdr>
            <w:top w:val="none" w:sz="0" w:space="0" w:color="auto"/>
            <w:left w:val="none" w:sz="0" w:space="0" w:color="auto"/>
            <w:bottom w:val="none" w:sz="0" w:space="0" w:color="auto"/>
            <w:right w:val="none" w:sz="0" w:space="0" w:color="auto"/>
          </w:divBdr>
        </w:div>
        <w:div w:id="2052028417">
          <w:marLeft w:val="480"/>
          <w:marRight w:val="0"/>
          <w:marTop w:val="0"/>
          <w:marBottom w:val="0"/>
          <w:divBdr>
            <w:top w:val="none" w:sz="0" w:space="0" w:color="auto"/>
            <w:left w:val="none" w:sz="0" w:space="0" w:color="auto"/>
            <w:bottom w:val="none" w:sz="0" w:space="0" w:color="auto"/>
            <w:right w:val="none" w:sz="0" w:space="0" w:color="auto"/>
          </w:divBdr>
        </w:div>
      </w:divsChild>
    </w:div>
    <w:div w:id="1684433516">
      <w:bodyDiv w:val="1"/>
      <w:marLeft w:val="0"/>
      <w:marRight w:val="0"/>
      <w:marTop w:val="0"/>
      <w:marBottom w:val="0"/>
      <w:divBdr>
        <w:top w:val="none" w:sz="0" w:space="0" w:color="auto"/>
        <w:left w:val="none" w:sz="0" w:space="0" w:color="auto"/>
        <w:bottom w:val="none" w:sz="0" w:space="0" w:color="auto"/>
        <w:right w:val="none" w:sz="0" w:space="0" w:color="auto"/>
      </w:divBdr>
    </w:div>
    <w:div w:id="1687169492">
      <w:bodyDiv w:val="1"/>
      <w:marLeft w:val="0"/>
      <w:marRight w:val="0"/>
      <w:marTop w:val="0"/>
      <w:marBottom w:val="0"/>
      <w:divBdr>
        <w:top w:val="none" w:sz="0" w:space="0" w:color="auto"/>
        <w:left w:val="none" w:sz="0" w:space="0" w:color="auto"/>
        <w:bottom w:val="none" w:sz="0" w:space="0" w:color="auto"/>
        <w:right w:val="none" w:sz="0" w:space="0" w:color="auto"/>
      </w:divBdr>
    </w:div>
    <w:div w:id="1689407639">
      <w:bodyDiv w:val="1"/>
      <w:marLeft w:val="0"/>
      <w:marRight w:val="0"/>
      <w:marTop w:val="0"/>
      <w:marBottom w:val="0"/>
      <w:divBdr>
        <w:top w:val="none" w:sz="0" w:space="0" w:color="auto"/>
        <w:left w:val="none" w:sz="0" w:space="0" w:color="auto"/>
        <w:bottom w:val="none" w:sz="0" w:space="0" w:color="auto"/>
        <w:right w:val="none" w:sz="0" w:space="0" w:color="auto"/>
      </w:divBdr>
    </w:div>
    <w:div w:id="1689789462">
      <w:bodyDiv w:val="1"/>
      <w:marLeft w:val="0"/>
      <w:marRight w:val="0"/>
      <w:marTop w:val="0"/>
      <w:marBottom w:val="0"/>
      <w:divBdr>
        <w:top w:val="none" w:sz="0" w:space="0" w:color="auto"/>
        <w:left w:val="none" w:sz="0" w:space="0" w:color="auto"/>
        <w:bottom w:val="none" w:sz="0" w:space="0" w:color="auto"/>
        <w:right w:val="none" w:sz="0" w:space="0" w:color="auto"/>
      </w:divBdr>
    </w:div>
    <w:div w:id="1692418432">
      <w:bodyDiv w:val="1"/>
      <w:marLeft w:val="0"/>
      <w:marRight w:val="0"/>
      <w:marTop w:val="0"/>
      <w:marBottom w:val="0"/>
      <w:divBdr>
        <w:top w:val="none" w:sz="0" w:space="0" w:color="auto"/>
        <w:left w:val="none" w:sz="0" w:space="0" w:color="auto"/>
        <w:bottom w:val="none" w:sz="0" w:space="0" w:color="auto"/>
        <w:right w:val="none" w:sz="0" w:space="0" w:color="auto"/>
      </w:divBdr>
      <w:divsChild>
        <w:div w:id="56052879">
          <w:marLeft w:val="480"/>
          <w:marRight w:val="0"/>
          <w:marTop w:val="0"/>
          <w:marBottom w:val="0"/>
          <w:divBdr>
            <w:top w:val="none" w:sz="0" w:space="0" w:color="auto"/>
            <w:left w:val="none" w:sz="0" w:space="0" w:color="auto"/>
            <w:bottom w:val="none" w:sz="0" w:space="0" w:color="auto"/>
            <w:right w:val="none" w:sz="0" w:space="0" w:color="auto"/>
          </w:divBdr>
        </w:div>
        <w:div w:id="64378157">
          <w:marLeft w:val="480"/>
          <w:marRight w:val="0"/>
          <w:marTop w:val="0"/>
          <w:marBottom w:val="0"/>
          <w:divBdr>
            <w:top w:val="none" w:sz="0" w:space="0" w:color="auto"/>
            <w:left w:val="none" w:sz="0" w:space="0" w:color="auto"/>
            <w:bottom w:val="none" w:sz="0" w:space="0" w:color="auto"/>
            <w:right w:val="none" w:sz="0" w:space="0" w:color="auto"/>
          </w:divBdr>
        </w:div>
        <w:div w:id="149367350">
          <w:marLeft w:val="480"/>
          <w:marRight w:val="0"/>
          <w:marTop w:val="0"/>
          <w:marBottom w:val="0"/>
          <w:divBdr>
            <w:top w:val="none" w:sz="0" w:space="0" w:color="auto"/>
            <w:left w:val="none" w:sz="0" w:space="0" w:color="auto"/>
            <w:bottom w:val="none" w:sz="0" w:space="0" w:color="auto"/>
            <w:right w:val="none" w:sz="0" w:space="0" w:color="auto"/>
          </w:divBdr>
        </w:div>
        <w:div w:id="225188000">
          <w:marLeft w:val="480"/>
          <w:marRight w:val="0"/>
          <w:marTop w:val="0"/>
          <w:marBottom w:val="0"/>
          <w:divBdr>
            <w:top w:val="none" w:sz="0" w:space="0" w:color="auto"/>
            <w:left w:val="none" w:sz="0" w:space="0" w:color="auto"/>
            <w:bottom w:val="none" w:sz="0" w:space="0" w:color="auto"/>
            <w:right w:val="none" w:sz="0" w:space="0" w:color="auto"/>
          </w:divBdr>
        </w:div>
        <w:div w:id="352611844">
          <w:marLeft w:val="480"/>
          <w:marRight w:val="0"/>
          <w:marTop w:val="0"/>
          <w:marBottom w:val="0"/>
          <w:divBdr>
            <w:top w:val="none" w:sz="0" w:space="0" w:color="auto"/>
            <w:left w:val="none" w:sz="0" w:space="0" w:color="auto"/>
            <w:bottom w:val="none" w:sz="0" w:space="0" w:color="auto"/>
            <w:right w:val="none" w:sz="0" w:space="0" w:color="auto"/>
          </w:divBdr>
        </w:div>
        <w:div w:id="381833668">
          <w:marLeft w:val="480"/>
          <w:marRight w:val="0"/>
          <w:marTop w:val="0"/>
          <w:marBottom w:val="0"/>
          <w:divBdr>
            <w:top w:val="none" w:sz="0" w:space="0" w:color="auto"/>
            <w:left w:val="none" w:sz="0" w:space="0" w:color="auto"/>
            <w:bottom w:val="none" w:sz="0" w:space="0" w:color="auto"/>
            <w:right w:val="none" w:sz="0" w:space="0" w:color="auto"/>
          </w:divBdr>
        </w:div>
        <w:div w:id="405614580">
          <w:marLeft w:val="480"/>
          <w:marRight w:val="0"/>
          <w:marTop w:val="0"/>
          <w:marBottom w:val="0"/>
          <w:divBdr>
            <w:top w:val="none" w:sz="0" w:space="0" w:color="auto"/>
            <w:left w:val="none" w:sz="0" w:space="0" w:color="auto"/>
            <w:bottom w:val="none" w:sz="0" w:space="0" w:color="auto"/>
            <w:right w:val="none" w:sz="0" w:space="0" w:color="auto"/>
          </w:divBdr>
        </w:div>
        <w:div w:id="741222126">
          <w:marLeft w:val="480"/>
          <w:marRight w:val="0"/>
          <w:marTop w:val="0"/>
          <w:marBottom w:val="0"/>
          <w:divBdr>
            <w:top w:val="none" w:sz="0" w:space="0" w:color="auto"/>
            <w:left w:val="none" w:sz="0" w:space="0" w:color="auto"/>
            <w:bottom w:val="none" w:sz="0" w:space="0" w:color="auto"/>
            <w:right w:val="none" w:sz="0" w:space="0" w:color="auto"/>
          </w:divBdr>
        </w:div>
        <w:div w:id="884832027">
          <w:marLeft w:val="480"/>
          <w:marRight w:val="0"/>
          <w:marTop w:val="0"/>
          <w:marBottom w:val="0"/>
          <w:divBdr>
            <w:top w:val="none" w:sz="0" w:space="0" w:color="auto"/>
            <w:left w:val="none" w:sz="0" w:space="0" w:color="auto"/>
            <w:bottom w:val="none" w:sz="0" w:space="0" w:color="auto"/>
            <w:right w:val="none" w:sz="0" w:space="0" w:color="auto"/>
          </w:divBdr>
        </w:div>
        <w:div w:id="890462475">
          <w:marLeft w:val="480"/>
          <w:marRight w:val="0"/>
          <w:marTop w:val="0"/>
          <w:marBottom w:val="0"/>
          <w:divBdr>
            <w:top w:val="none" w:sz="0" w:space="0" w:color="auto"/>
            <w:left w:val="none" w:sz="0" w:space="0" w:color="auto"/>
            <w:bottom w:val="none" w:sz="0" w:space="0" w:color="auto"/>
            <w:right w:val="none" w:sz="0" w:space="0" w:color="auto"/>
          </w:divBdr>
        </w:div>
        <w:div w:id="924725640">
          <w:marLeft w:val="480"/>
          <w:marRight w:val="0"/>
          <w:marTop w:val="0"/>
          <w:marBottom w:val="0"/>
          <w:divBdr>
            <w:top w:val="none" w:sz="0" w:space="0" w:color="auto"/>
            <w:left w:val="none" w:sz="0" w:space="0" w:color="auto"/>
            <w:bottom w:val="none" w:sz="0" w:space="0" w:color="auto"/>
            <w:right w:val="none" w:sz="0" w:space="0" w:color="auto"/>
          </w:divBdr>
        </w:div>
        <w:div w:id="998801252">
          <w:marLeft w:val="480"/>
          <w:marRight w:val="0"/>
          <w:marTop w:val="0"/>
          <w:marBottom w:val="0"/>
          <w:divBdr>
            <w:top w:val="none" w:sz="0" w:space="0" w:color="auto"/>
            <w:left w:val="none" w:sz="0" w:space="0" w:color="auto"/>
            <w:bottom w:val="none" w:sz="0" w:space="0" w:color="auto"/>
            <w:right w:val="none" w:sz="0" w:space="0" w:color="auto"/>
          </w:divBdr>
        </w:div>
        <w:div w:id="1032878979">
          <w:marLeft w:val="480"/>
          <w:marRight w:val="0"/>
          <w:marTop w:val="0"/>
          <w:marBottom w:val="0"/>
          <w:divBdr>
            <w:top w:val="none" w:sz="0" w:space="0" w:color="auto"/>
            <w:left w:val="none" w:sz="0" w:space="0" w:color="auto"/>
            <w:bottom w:val="none" w:sz="0" w:space="0" w:color="auto"/>
            <w:right w:val="none" w:sz="0" w:space="0" w:color="auto"/>
          </w:divBdr>
        </w:div>
        <w:div w:id="1089617450">
          <w:marLeft w:val="480"/>
          <w:marRight w:val="0"/>
          <w:marTop w:val="0"/>
          <w:marBottom w:val="0"/>
          <w:divBdr>
            <w:top w:val="none" w:sz="0" w:space="0" w:color="auto"/>
            <w:left w:val="none" w:sz="0" w:space="0" w:color="auto"/>
            <w:bottom w:val="none" w:sz="0" w:space="0" w:color="auto"/>
            <w:right w:val="none" w:sz="0" w:space="0" w:color="auto"/>
          </w:divBdr>
        </w:div>
        <w:div w:id="1132947059">
          <w:marLeft w:val="480"/>
          <w:marRight w:val="0"/>
          <w:marTop w:val="0"/>
          <w:marBottom w:val="0"/>
          <w:divBdr>
            <w:top w:val="none" w:sz="0" w:space="0" w:color="auto"/>
            <w:left w:val="none" w:sz="0" w:space="0" w:color="auto"/>
            <w:bottom w:val="none" w:sz="0" w:space="0" w:color="auto"/>
            <w:right w:val="none" w:sz="0" w:space="0" w:color="auto"/>
          </w:divBdr>
        </w:div>
        <w:div w:id="1135679822">
          <w:marLeft w:val="480"/>
          <w:marRight w:val="0"/>
          <w:marTop w:val="0"/>
          <w:marBottom w:val="0"/>
          <w:divBdr>
            <w:top w:val="none" w:sz="0" w:space="0" w:color="auto"/>
            <w:left w:val="none" w:sz="0" w:space="0" w:color="auto"/>
            <w:bottom w:val="none" w:sz="0" w:space="0" w:color="auto"/>
            <w:right w:val="none" w:sz="0" w:space="0" w:color="auto"/>
          </w:divBdr>
        </w:div>
        <w:div w:id="1301306644">
          <w:marLeft w:val="480"/>
          <w:marRight w:val="0"/>
          <w:marTop w:val="0"/>
          <w:marBottom w:val="0"/>
          <w:divBdr>
            <w:top w:val="none" w:sz="0" w:space="0" w:color="auto"/>
            <w:left w:val="none" w:sz="0" w:space="0" w:color="auto"/>
            <w:bottom w:val="none" w:sz="0" w:space="0" w:color="auto"/>
            <w:right w:val="none" w:sz="0" w:space="0" w:color="auto"/>
          </w:divBdr>
        </w:div>
        <w:div w:id="1319772425">
          <w:marLeft w:val="480"/>
          <w:marRight w:val="0"/>
          <w:marTop w:val="0"/>
          <w:marBottom w:val="0"/>
          <w:divBdr>
            <w:top w:val="none" w:sz="0" w:space="0" w:color="auto"/>
            <w:left w:val="none" w:sz="0" w:space="0" w:color="auto"/>
            <w:bottom w:val="none" w:sz="0" w:space="0" w:color="auto"/>
            <w:right w:val="none" w:sz="0" w:space="0" w:color="auto"/>
          </w:divBdr>
        </w:div>
        <w:div w:id="1351568198">
          <w:marLeft w:val="480"/>
          <w:marRight w:val="0"/>
          <w:marTop w:val="0"/>
          <w:marBottom w:val="0"/>
          <w:divBdr>
            <w:top w:val="none" w:sz="0" w:space="0" w:color="auto"/>
            <w:left w:val="none" w:sz="0" w:space="0" w:color="auto"/>
            <w:bottom w:val="none" w:sz="0" w:space="0" w:color="auto"/>
            <w:right w:val="none" w:sz="0" w:space="0" w:color="auto"/>
          </w:divBdr>
        </w:div>
        <w:div w:id="1421482143">
          <w:marLeft w:val="480"/>
          <w:marRight w:val="0"/>
          <w:marTop w:val="0"/>
          <w:marBottom w:val="0"/>
          <w:divBdr>
            <w:top w:val="none" w:sz="0" w:space="0" w:color="auto"/>
            <w:left w:val="none" w:sz="0" w:space="0" w:color="auto"/>
            <w:bottom w:val="none" w:sz="0" w:space="0" w:color="auto"/>
            <w:right w:val="none" w:sz="0" w:space="0" w:color="auto"/>
          </w:divBdr>
        </w:div>
        <w:div w:id="1439446184">
          <w:marLeft w:val="480"/>
          <w:marRight w:val="0"/>
          <w:marTop w:val="0"/>
          <w:marBottom w:val="0"/>
          <w:divBdr>
            <w:top w:val="none" w:sz="0" w:space="0" w:color="auto"/>
            <w:left w:val="none" w:sz="0" w:space="0" w:color="auto"/>
            <w:bottom w:val="none" w:sz="0" w:space="0" w:color="auto"/>
            <w:right w:val="none" w:sz="0" w:space="0" w:color="auto"/>
          </w:divBdr>
        </w:div>
        <w:div w:id="1592155402">
          <w:marLeft w:val="480"/>
          <w:marRight w:val="0"/>
          <w:marTop w:val="0"/>
          <w:marBottom w:val="0"/>
          <w:divBdr>
            <w:top w:val="none" w:sz="0" w:space="0" w:color="auto"/>
            <w:left w:val="none" w:sz="0" w:space="0" w:color="auto"/>
            <w:bottom w:val="none" w:sz="0" w:space="0" w:color="auto"/>
            <w:right w:val="none" w:sz="0" w:space="0" w:color="auto"/>
          </w:divBdr>
        </w:div>
        <w:div w:id="1615021036">
          <w:marLeft w:val="480"/>
          <w:marRight w:val="0"/>
          <w:marTop w:val="0"/>
          <w:marBottom w:val="0"/>
          <w:divBdr>
            <w:top w:val="none" w:sz="0" w:space="0" w:color="auto"/>
            <w:left w:val="none" w:sz="0" w:space="0" w:color="auto"/>
            <w:bottom w:val="none" w:sz="0" w:space="0" w:color="auto"/>
            <w:right w:val="none" w:sz="0" w:space="0" w:color="auto"/>
          </w:divBdr>
        </w:div>
        <w:div w:id="1773552130">
          <w:marLeft w:val="480"/>
          <w:marRight w:val="0"/>
          <w:marTop w:val="0"/>
          <w:marBottom w:val="0"/>
          <w:divBdr>
            <w:top w:val="none" w:sz="0" w:space="0" w:color="auto"/>
            <w:left w:val="none" w:sz="0" w:space="0" w:color="auto"/>
            <w:bottom w:val="none" w:sz="0" w:space="0" w:color="auto"/>
            <w:right w:val="none" w:sz="0" w:space="0" w:color="auto"/>
          </w:divBdr>
        </w:div>
        <w:div w:id="1807237206">
          <w:marLeft w:val="480"/>
          <w:marRight w:val="0"/>
          <w:marTop w:val="0"/>
          <w:marBottom w:val="0"/>
          <w:divBdr>
            <w:top w:val="none" w:sz="0" w:space="0" w:color="auto"/>
            <w:left w:val="none" w:sz="0" w:space="0" w:color="auto"/>
            <w:bottom w:val="none" w:sz="0" w:space="0" w:color="auto"/>
            <w:right w:val="none" w:sz="0" w:space="0" w:color="auto"/>
          </w:divBdr>
        </w:div>
        <w:div w:id="1810397252">
          <w:marLeft w:val="480"/>
          <w:marRight w:val="0"/>
          <w:marTop w:val="0"/>
          <w:marBottom w:val="0"/>
          <w:divBdr>
            <w:top w:val="none" w:sz="0" w:space="0" w:color="auto"/>
            <w:left w:val="none" w:sz="0" w:space="0" w:color="auto"/>
            <w:bottom w:val="none" w:sz="0" w:space="0" w:color="auto"/>
            <w:right w:val="none" w:sz="0" w:space="0" w:color="auto"/>
          </w:divBdr>
        </w:div>
        <w:div w:id="1835491321">
          <w:marLeft w:val="480"/>
          <w:marRight w:val="0"/>
          <w:marTop w:val="0"/>
          <w:marBottom w:val="0"/>
          <w:divBdr>
            <w:top w:val="none" w:sz="0" w:space="0" w:color="auto"/>
            <w:left w:val="none" w:sz="0" w:space="0" w:color="auto"/>
            <w:bottom w:val="none" w:sz="0" w:space="0" w:color="auto"/>
            <w:right w:val="none" w:sz="0" w:space="0" w:color="auto"/>
          </w:divBdr>
        </w:div>
        <w:div w:id="1896160707">
          <w:marLeft w:val="480"/>
          <w:marRight w:val="0"/>
          <w:marTop w:val="0"/>
          <w:marBottom w:val="0"/>
          <w:divBdr>
            <w:top w:val="none" w:sz="0" w:space="0" w:color="auto"/>
            <w:left w:val="none" w:sz="0" w:space="0" w:color="auto"/>
            <w:bottom w:val="none" w:sz="0" w:space="0" w:color="auto"/>
            <w:right w:val="none" w:sz="0" w:space="0" w:color="auto"/>
          </w:divBdr>
        </w:div>
        <w:div w:id="1950818295">
          <w:marLeft w:val="480"/>
          <w:marRight w:val="0"/>
          <w:marTop w:val="0"/>
          <w:marBottom w:val="0"/>
          <w:divBdr>
            <w:top w:val="none" w:sz="0" w:space="0" w:color="auto"/>
            <w:left w:val="none" w:sz="0" w:space="0" w:color="auto"/>
            <w:bottom w:val="none" w:sz="0" w:space="0" w:color="auto"/>
            <w:right w:val="none" w:sz="0" w:space="0" w:color="auto"/>
          </w:divBdr>
        </w:div>
        <w:div w:id="1976635900">
          <w:marLeft w:val="480"/>
          <w:marRight w:val="0"/>
          <w:marTop w:val="0"/>
          <w:marBottom w:val="0"/>
          <w:divBdr>
            <w:top w:val="none" w:sz="0" w:space="0" w:color="auto"/>
            <w:left w:val="none" w:sz="0" w:space="0" w:color="auto"/>
            <w:bottom w:val="none" w:sz="0" w:space="0" w:color="auto"/>
            <w:right w:val="none" w:sz="0" w:space="0" w:color="auto"/>
          </w:divBdr>
        </w:div>
        <w:div w:id="1980331464">
          <w:marLeft w:val="480"/>
          <w:marRight w:val="0"/>
          <w:marTop w:val="0"/>
          <w:marBottom w:val="0"/>
          <w:divBdr>
            <w:top w:val="none" w:sz="0" w:space="0" w:color="auto"/>
            <w:left w:val="none" w:sz="0" w:space="0" w:color="auto"/>
            <w:bottom w:val="none" w:sz="0" w:space="0" w:color="auto"/>
            <w:right w:val="none" w:sz="0" w:space="0" w:color="auto"/>
          </w:divBdr>
        </w:div>
        <w:div w:id="1990551300">
          <w:marLeft w:val="480"/>
          <w:marRight w:val="0"/>
          <w:marTop w:val="0"/>
          <w:marBottom w:val="0"/>
          <w:divBdr>
            <w:top w:val="none" w:sz="0" w:space="0" w:color="auto"/>
            <w:left w:val="none" w:sz="0" w:space="0" w:color="auto"/>
            <w:bottom w:val="none" w:sz="0" w:space="0" w:color="auto"/>
            <w:right w:val="none" w:sz="0" w:space="0" w:color="auto"/>
          </w:divBdr>
        </w:div>
        <w:div w:id="2014989534">
          <w:marLeft w:val="480"/>
          <w:marRight w:val="0"/>
          <w:marTop w:val="0"/>
          <w:marBottom w:val="0"/>
          <w:divBdr>
            <w:top w:val="none" w:sz="0" w:space="0" w:color="auto"/>
            <w:left w:val="none" w:sz="0" w:space="0" w:color="auto"/>
            <w:bottom w:val="none" w:sz="0" w:space="0" w:color="auto"/>
            <w:right w:val="none" w:sz="0" w:space="0" w:color="auto"/>
          </w:divBdr>
        </w:div>
        <w:div w:id="2015834453">
          <w:marLeft w:val="480"/>
          <w:marRight w:val="0"/>
          <w:marTop w:val="0"/>
          <w:marBottom w:val="0"/>
          <w:divBdr>
            <w:top w:val="none" w:sz="0" w:space="0" w:color="auto"/>
            <w:left w:val="none" w:sz="0" w:space="0" w:color="auto"/>
            <w:bottom w:val="none" w:sz="0" w:space="0" w:color="auto"/>
            <w:right w:val="none" w:sz="0" w:space="0" w:color="auto"/>
          </w:divBdr>
        </w:div>
        <w:div w:id="2118403476">
          <w:marLeft w:val="480"/>
          <w:marRight w:val="0"/>
          <w:marTop w:val="0"/>
          <w:marBottom w:val="0"/>
          <w:divBdr>
            <w:top w:val="none" w:sz="0" w:space="0" w:color="auto"/>
            <w:left w:val="none" w:sz="0" w:space="0" w:color="auto"/>
            <w:bottom w:val="none" w:sz="0" w:space="0" w:color="auto"/>
            <w:right w:val="none" w:sz="0" w:space="0" w:color="auto"/>
          </w:divBdr>
        </w:div>
      </w:divsChild>
    </w:div>
    <w:div w:id="1694920026">
      <w:bodyDiv w:val="1"/>
      <w:marLeft w:val="0"/>
      <w:marRight w:val="0"/>
      <w:marTop w:val="0"/>
      <w:marBottom w:val="0"/>
      <w:divBdr>
        <w:top w:val="none" w:sz="0" w:space="0" w:color="auto"/>
        <w:left w:val="none" w:sz="0" w:space="0" w:color="auto"/>
        <w:bottom w:val="none" w:sz="0" w:space="0" w:color="auto"/>
        <w:right w:val="none" w:sz="0" w:space="0" w:color="auto"/>
      </w:divBdr>
    </w:div>
    <w:div w:id="1695691341">
      <w:bodyDiv w:val="1"/>
      <w:marLeft w:val="0"/>
      <w:marRight w:val="0"/>
      <w:marTop w:val="0"/>
      <w:marBottom w:val="0"/>
      <w:divBdr>
        <w:top w:val="none" w:sz="0" w:space="0" w:color="auto"/>
        <w:left w:val="none" w:sz="0" w:space="0" w:color="auto"/>
        <w:bottom w:val="none" w:sz="0" w:space="0" w:color="auto"/>
        <w:right w:val="none" w:sz="0" w:space="0" w:color="auto"/>
      </w:divBdr>
      <w:divsChild>
        <w:div w:id="87778122">
          <w:marLeft w:val="480"/>
          <w:marRight w:val="0"/>
          <w:marTop w:val="0"/>
          <w:marBottom w:val="0"/>
          <w:divBdr>
            <w:top w:val="none" w:sz="0" w:space="0" w:color="auto"/>
            <w:left w:val="none" w:sz="0" w:space="0" w:color="auto"/>
            <w:bottom w:val="none" w:sz="0" w:space="0" w:color="auto"/>
            <w:right w:val="none" w:sz="0" w:space="0" w:color="auto"/>
          </w:divBdr>
        </w:div>
        <w:div w:id="209613586">
          <w:marLeft w:val="480"/>
          <w:marRight w:val="0"/>
          <w:marTop w:val="0"/>
          <w:marBottom w:val="0"/>
          <w:divBdr>
            <w:top w:val="none" w:sz="0" w:space="0" w:color="auto"/>
            <w:left w:val="none" w:sz="0" w:space="0" w:color="auto"/>
            <w:bottom w:val="none" w:sz="0" w:space="0" w:color="auto"/>
            <w:right w:val="none" w:sz="0" w:space="0" w:color="auto"/>
          </w:divBdr>
        </w:div>
        <w:div w:id="459763775">
          <w:marLeft w:val="480"/>
          <w:marRight w:val="0"/>
          <w:marTop w:val="0"/>
          <w:marBottom w:val="0"/>
          <w:divBdr>
            <w:top w:val="none" w:sz="0" w:space="0" w:color="auto"/>
            <w:left w:val="none" w:sz="0" w:space="0" w:color="auto"/>
            <w:bottom w:val="none" w:sz="0" w:space="0" w:color="auto"/>
            <w:right w:val="none" w:sz="0" w:space="0" w:color="auto"/>
          </w:divBdr>
        </w:div>
        <w:div w:id="517887099">
          <w:marLeft w:val="480"/>
          <w:marRight w:val="0"/>
          <w:marTop w:val="0"/>
          <w:marBottom w:val="0"/>
          <w:divBdr>
            <w:top w:val="none" w:sz="0" w:space="0" w:color="auto"/>
            <w:left w:val="none" w:sz="0" w:space="0" w:color="auto"/>
            <w:bottom w:val="none" w:sz="0" w:space="0" w:color="auto"/>
            <w:right w:val="none" w:sz="0" w:space="0" w:color="auto"/>
          </w:divBdr>
        </w:div>
        <w:div w:id="878975442">
          <w:marLeft w:val="480"/>
          <w:marRight w:val="0"/>
          <w:marTop w:val="0"/>
          <w:marBottom w:val="0"/>
          <w:divBdr>
            <w:top w:val="none" w:sz="0" w:space="0" w:color="auto"/>
            <w:left w:val="none" w:sz="0" w:space="0" w:color="auto"/>
            <w:bottom w:val="none" w:sz="0" w:space="0" w:color="auto"/>
            <w:right w:val="none" w:sz="0" w:space="0" w:color="auto"/>
          </w:divBdr>
        </w:div>
        <w:div w:id="907615687">
          <w:marLeft w:val="480"/>
          <w:marRight w:val="0"/>
          <w:marTop w:val="0"/>
          <w:marBottom w:val="0"/>
          <w:divBdr>
            <w:top w:val="none" w:sz="0" w:space="0" w:color="auto"/>
            <w:left w:val="none" w:sz="0" w:space="0" w:color="auto"/>
            <w:bottom w:val="none" w:sz="0" w:space="0" w:color="auto"/>
            <w:right w:val="none" w:sz="0" w:space="0" w:color="auto"/>
          </w:divBdr>
        </w:div>
        <w:div w:id="1216158715">
          <w:marLeft w:val="480"/>
          <w:marRight w:val="0"/>
          <w:marTop w:val="0"/>
          <w:marBottom w:val="0"/>
          <w:divBdr>
            <w:top w:val="none" w:sz="0" w:space="0" w:color="auto"/>
            <w:left w:val="none" w:sz="0" w:space="0" w:color="auto"/>
            <w:bottom w:val="none" w:sz="0" w:space="0" w:color="auto"/>
            <w:right w:val="none" w:sz="0" w:space="0" w:color="auto"/>
          </w:divBdr>
        </w:div>
        <w:div w:id="1810241489">
          <w:marLeft w:val="480"/>
          <w:marRight w:val="0"/>
          <w:marTop w:val="0"/>
          <w:marBottom w:val="0"/>
          <w:divBdr>
            <w:top w:val="none" w:sz="0" w:space="0" w:color="auto"/>
            <w:left w:val="none" w:sz="0" w:space="0" w:color="auto"/>
            <w:bottom w:val="none" w:sz="0" w:space="0" w:color="auto"/>
            <w:right w:val="none" w:sz="0" w:space="0" w:color="auto"/>
          </w:divBdr>
        </w:div>
      </w:divsChild>
    </w:div>
    <w:div w:id="1708136876">
      <w:bodyDiv w:val="1"/>
      <w:marLeft w:val="0"/>
      <w:marRight w:val="0"/>
      <w:marTop w:val="0"/>
      <w:marBottom w:val="0"/>
      <w:divBdr>
        <w:top w:val="none" w:sz="0" w:space="0" w:color="auto"/>
        <w:left w:val="none" w:sz="0" w:space="0" w:color="auto"/>
        <w:bottom w:val="none" w:sz="0" w:space="0" w:color="auto"/>
        <w:right w:val="none" w:sz="0" w:space="0" w:color="auto"/>
      </w:divBdr>
      <w:divsChild>
        <w:div w:id="269315853">
          <w:marLeft w:val="480"/>
          <w:marRight w:val="0"/>
          <w:marTop w:val="0"/>
          <w:marBottom w:val="0"/>
          <w:divBdr>
            <w:top w:val="none" w:sz="0" w:space="0" w:color="auto"/>
            <w:left w:val="none" w:sz="0" w:space="0" w:color="auto"/>
            <w:bottom w:val="none" w:sz="0" w:space="0" w:color="auto"/>
            <w:right w:val="none" w:sz="0" w:space="0" w:color="auto"/>
          </w:divBdr>
        </w:div>
        <w:div w:id="550503426">
          <w:marLeft w:val="480"/>
          <w:marRight w:val="0"/>
          <w:marTop w:val="0"/>
          <w:marBottom w:val="0"/>
          <w:divBdr>
            <w:top w:val="none" w:sz="0" w:space="0" w:color="auto"/>
            <w:left w:val="none" w:sz="0" w:space="0" w:color="auto"/>
            <w:bottom w:val="none" w:sz="0" w:space="0" w:color="auto"/>
            <w:right w:val="none" w:sz="0" w:space="0" w:color="auto"/>
          </w:divBdr>
        </w:div>
        <w:div w:id="616065093">
          <w:marLeft w:val="480"/>
          <w:marRight w:val="0"/>
          <w:marTop w:val="0"/>
          <w:marBottom w:val="0"/>
          <w:divBdr>
            <w:top w:val="none" w:sz="0" w:space="0" w:color="auto"/>
            <w:left w:val="none" w:sz="0" w:space="0" w:color="auto"/>
            <w:bottom w:val="none" w:sz="0" w:space="0" w:color="auto"/>
            <w:right w:val="none" w:sz="0" w:space="0" w:color="auto"/>
          </w:divBdr>
        </w:div>
        <w:div w:id="791096858">
          <w:marLeft w:val="480"/>
          <w:marRight w:val="0"/>
          <w:marTop w:val="0"/>
          <w:marBottom w:val="0"/>
          <w:divBdr>
            <w:top w:val="none" w:sz="0" w:space="0" w:color="auto"/>
            <w:left w:val="none" w:sz="0" w:space="0" w:color="auto"/>
            <w:bottom w:val="none" w:sz="0" w:space="0" w:color="auto"/>
            <w:right w:val="none" w:sz="0" w:space="0" w:color="auto"/>
          </w:divBdr>
        </w:div>
        <w:div w:id="1064452338">
          <w:marLeft w:val="480"/>
          <w:marRight w:val="0"/>
          <w:marTop w:val="0"/>
          <w:marBottom w:val="0"/>
          <w:divBdr>
            <w:top w:val="none" w:sz="0" w:space="0" w:color="auto"/>
            <w:left w:val="none" w:sz="0" w:space="0" w:color="auto"/>
            <w:bottom w:val="none" w:sz="0" w:space="0" w:color="auto"/>
            <w:right w:val="none" w:sz="0" w:space="0" w:color="auto"/>
          </w:divBdr>
        </w:div>
        <w:div w:id="1122577125">
          <w:marLeft w:val="480"/>
          <w:marRight w:val="0"/>
          <w:marTop w:val="0"/>
          <w:marBottom w:val="0"/>
          <w:divBdr>
            <w:top w:val="none" w:sz="0" w:space="0" w:color="auto"/>
            <w:left w:val="none" w:sz="0" w:space="0" w:color="auto"/>
            <w:bottom w:val="none" w:sz="0" w:space="0" w:color="auto"/>
            <w:right w:val="none" w:sz="0" w:space="0" w:color="auto"/>
          </w:divBdr>
        </w:div>
        <w:div w:id="1151681155">
          <w:marLeft w:val="480"/>
          <w:marRight w:val="0"/>
          <w:marTop w:val="0"/>
          <w:marBottom w:val="0"/>
          <w:divBdr>
            <w:top w:val="none" w:sz="0" w:space="0" w:color="auto"/>
            <w:left w:val="none" w:sz="0" w:space="0" w:color="auto"/>
            <w:bottom w:val="none" w:sz="0" w:space="0" w:color="auto"/>
            <w:right w:val="none" w:sz="0" w:space="0" w:color="auto"/>
          </w:divBdr>
        </w:div>
        <w:div w:id="1230577589">
          <w:marLeft w:val="480"/>
          <w:marRight w:val="0"/>
          <w:marTop w:val="0"/>
          <w:marBottom w:val="0"/>
          <w:divBdr>
            <w:top w:val="none" w:sz="0" w:space="0" w:color="auto"/>
            <w:left w:val="none" w:sz="0" w:space="0" w:color="auto"/>
            <w:bottom w:val="none" w:sz="0" w:space="0" w:color="auto"/>
            <w:right w:val="none" w:sz="0" w:space="0" w:color="auto"/>
          </w:divBdr>
        </w:div>
        <w:div w:id="1307052541">
          <w:marLeft w:val="480"/>
          <w:marRight w:val="0"/>
          <w:marTop w:val="0"/>
          <w:marBottom w:val="0"/>
          <w:divBdr>
            <w:top w:val="none" w:sz="0" w:space="0" w:color="auto"/>
            <w:left w:val="none" w:sz="0" w:space="0" w:color="auto"/>
            <w:bottom w:val="none" w:sz="0" w:space="0" w:color="auto"/>
            <w:right w:val="none" w:sz="0" w:space="0" w:color="auto"/>
          </w:divBdr>
        </w:div>
        <w:div w:id="1315179720">
          <w:marLeft w:val="480"/>
          <w:marRight w:val="0"/>
          <w:marTop w:val="0"/>
          <w:marBottom w:val="0"/>
          <w:divBdr>
            <w:top w:val="none" w:sz="0" w:space="0" w:color="auto"/>
            <w:left w:val="none" w:sz="0" w:space="0" w:color="auto"/>
            <w:bottom w:val="none" w:sz="0" w:space="0" w:color="auto"/>
            <w:right w:val="none" w:sz="0" w:space="0" w:color="auto"/>
          </w:divBdr>
        </w:div>
        <w:div w:id="1454783597">
          <w:marLeft w:val="480"/>
          <w:marRight w:val="0"/>
          <w:marTop w:val="0"/>
          <w:marBottom w:val="0"/>
          <w:divBdr>
            <w:top w:val="none" w:sz="0" w:space="0" w:color="auto"/>
            <w:left w:val="none" w:sz="0" w:space="0" w:color="auto"/>
            <w:bottom w:val="none" w:sz="0" w:space="0" w:color="auto"/>
            <w:right w:val="none" w:sz="0" w:space="0" w:color="auto"/>
          </w:divBdr>
        </w:div>
        <w:div w:id="1643541264">
          <w:marLeft w:val="480"/>
          <w:marRight w:val="0"/>
          <w:marTop w:val="0"/>
          <w:marBottom w:val="0"/>
          <w:divBdr>
            <w:top w:val="none" w:sz="0" w:space="0" w:color="auto"/>
            <w:left w:val="none" w:sz="0" w:space="0" w:color="auto"/>
            <w:bottom w:val="none" w:sz="0" w:space="0" w:color="auto"/>
            <w:right w:val="none" w:sz="0" w:space="0" w:color="auto"/>
          </w:divBdr>
        </w:div>
        <w:div w:id="1737361178">
          <w:marLeft w:val="480"/>
          <w:marRight w:val="0"/>
          <w:marTop w:val="0"/>
          <w:marBottom w:val="0"/>
          <w:divBdr>
            <w:top w:val="none" w:sz="0" w:space="0" w:color="auto"/>
            <w:left w:val="none" w:sz="0" w:space="0" w:color="auto"/>
            <w:bottom w:val="none" w:sz="0" w:space="0" w:color="auto"/>
            <w:right w:val="none" w:sz="0" w:space="0" w:color="auto"/>
          </w:divBdr>
        </w:div>
        <w:div w:id="1873492593">
          <w:marLeft w:val="480"/>
          <w:marRight w:val="0"/>
          <w:marTop w:val="0"/>
          <w:marBottom w:val="0"/>
          <w:divBdr>
            <w:top w:val="none" w:sz="0" w:space="0" w:color="auto"/>
            <w:left w:val="none" w:sz="0" w:space="0" w:color="auto"/>
            <w:bottom w:val="none" w:sz="0" w:space="0" w:color="auto"/>
            <w:right w:val="none" w:sz="0" w:space="0" w:color="auto"/>
          </w:divBdr>
        </w:div>
        <w:div w:id="1973321069">
          <w:marLeft w:val="480"/>
          <w:marRight w:val="0"/>
          <w:marTop w:val="0"/>
          <w:marBottom w:val="0"/>
          <w:divBdr>
            <w:top w:val="none" w:sz="0" w:space="0" w:color="auto"/>
            <w:left w:val="none" w:sz="0" w:space="0" w:color="auto"/>
            <w:bottom w:val="none" w:sz="0" w:space="0" w:color="auto"/>
            <w:right w:val="none" w:sz="0" w:space="0" w:color="auto"/>
          </w:divBdr>
        </w:div>
      </w:divsChild>
    </w:div>
    <w:div w:id="1711686329">
      <w:bodyDiv w:val="1"/>
      <w:marLeft w:val="0"/>
      <w:marRight w:val="0"/>
      <w:marTop w:val="0"/>
      <w:marBottom w:val="0"/>
      <w:divBdr>
        <w:top w:val="none" w:sz="0" w:space="0" w:color="auto"/>
        <w:left w:val="none" w:sz="0" w:space="0" w:color="auto"/>
        <w:bottom w:val="none" w:sz="0" w:space="0" w:color="auto"/>
        <w:right w:val="none" w:sz="0" w:space="0" w:color="auto"/>
      </w:divBdr>
      <w:divsChild>
        <w:div w:id="65568764">
          <w:marLeft w:val="480"/>
          <w:marRight w:val="0"/>
          <w:marTop w:val="0"/>
          <w:marBottom w:val="0"/>
          <w:divBdr>
            <w:top w:val="none" w:sz="0" w:space="0" w:color="auto"/>
            <w:left w:val="none" w:sz="0" w:space="0" w:color="auto"/>
            <w:bottom w:val="none" w:sz="0" w:space="0" w:color="auto"/>
            <w:right w:val="none" w:sz="0" w:space="0" w:color="auto"/>
          </w:divBdr>
        </w:div>
        <w:div w:id="154030218">
          <w:marLeft w:val="480"/>
          <w:marRight w:val="0"/>
          <w:marTop w:val="0"/>
          <w:marBottom w:val="0"/>
          <w:divBdr>
            <w:top w:val="none" w:sz="0" w:space="0" w:color="auto"/>
            <w:left w:val="none" w:sz="0" w:space="0" w:color="auto"/>
            <w:bottom w:val="none" w:sz="0" w:space="0" w:color="auto"/>
            <w:right w:val="none" w:sz="0" w:space="0" w:color="auto"/>
          </w:divBdr>
        </w:div>
        <w:div w:id="197284879">
          <w:marLeft w:val="480"/>
          <w:marRight w:val="0"/>
          <w:marTop w:val="0"/>
          <w:marBottom w:val="0"/>
          <w:divBdr>
            <w:top w:val="none" w:sz="0" w:space="0" w:color="auto"/>
            <w:left w:val="none" w:sz="0" w:space="0" w:color="auto"/>
            <w:bottom w:val="none" w:sz="0" w:space="0" w:color="auto"/>
            <w:right w:val="none" w:sz="0" w:space="0" w:color="auto"/>
          </w:divBdr>
        </w:div>
        <w:div w:id="244845714">
          <w:marLeft w:val="480"/>
          <w:marRight w:val="0"/>
          <w:marTop w:val="0"/>
          <w:marBottom w:val="0"/>
          <w:divBdr>
            <w:top w:val="none" w:sz="0" w:space="0" w:color="auto"/>
            <w:left w:val="none" w:sz="0" w:space="0" w:color="auto"/>
            <w:bottom w:val="none" w:sz="0" w:space="0" w:color="auto"/>
            <w:right w:val="none" w:sz="0" w:space="0" w:color="auto"/>
          </w:divBdr>
        </w:div>
        <w:div w:id="253897740">
          <w:marLeft w:val="480"/>
          <w:marRight w:val="0"/>
          <w:marTop w:val="0"/>
          <w:marBottom w:val="0"/>
          <w:divBdr>
            <w:top w:val="none" w:sz="0" w:space="0" w:color="auto"/>
            <w:left w:val="none" w:sz="0" w:space="0" w:color="auto"/>
            <w:bottom w:val="none" w:sz="0" w:space="0" w:color="auto"/>
            <w:right w:val="none" w:sz="0" w:space="0" w:color="auto"/>
          </w:divBdr>
        </w:div>
        <w:div w:id="314795452">
          <w:marLeft w:val="480"/>
          <w:marRight w:val="0"/>
          <w:marTop w:val="0"/>
          <w:marBottom w:val="0"/>
          <w:divBdr>
            <w:top w:val="none" w:sz="0" w:space="0" w:color="auto"/>
            <w:left w:val="none" w:sz="0" w:space="0" w:color="auto"/>
            <w:bottom w:val="none" w:sz="0" w:space="0" w:color="auto"/>
            <w:right w:val="none" w:sz="0" w:space="0" w:color="auto"/>
          </w:divBdr>
        </w:div>
        <w:div w:id="387148429">
          <w:marLeft w:val="480"/>
          <w:marRight w:val="0"/>
          <w:marTop w:val="0"/>
          <w:marBottom w:val="0"/>
          <w:divBdr>
            <w:top w:val="none" w:sz="0" w:space="0" w:color="auto"/>
            <w:left w:val="none" w:sz="0" w:space="0" w:color="auto"/>
            <w:bottom w:val="none" w:sz="0" w:space="0" w:color="auto"/>
            <w:right w:val="none" w:sz="0" w:space="0" w:color="auto"/>
          </w:divBdr>
        </w:div>
        <w:div w:id="452679021">
          <w:marLeft w:val="480"/>
          <w:marRight w:val="0"/>
          <w:marTop w:val="0"/>
          <w:marBottom w:val="0"/>
          <w:divBdr>
            <w:top w:val="none" w:sz="0" w:space="0" w:color="auto"/>
            <w:left w:val="none" w:sz="0" w:space="0" w:color="auto"/>
            <w:bottom w:val="none" w:sz="0" w:space="0" w:color="auto"/>
            <w:right w:val="none" w:sz="0" w:space="0" w:color="auto"/>
          </w:divBdr>
        </w:div>
        <w:div w:id="454561355">
          <w:marLeft w:val="480"/>
          <w:marRight w:val="0"/>
          <w:marTop w:val="0"/>
          <w:marBottom w:val="0"/>
          <w:divBdr>
            <w:top w:val="none" w:sz="0" w:space="0" w:color="auto"/>
            <w:left w:val="none" w:sz="0" w:space="0" w:color="auto"/>
            <w:bottom w:val="none" w:sz="0" w:space="0" w:color="auto"/>
            <w:right w:val="none" w:sz="0" w:space="0" w:color="auto"/>
          </w:divBdr>
        </w:div>
        <w:div w:id="467821763">
          <w:marLeft w:val="480"/>
          <w:marRight w:val="0"/>
          <w:marTop w:val="0"/>
          <w:marBottom w:val="0"/>
          <w:divBdr>
            <w:top w:val="none" w:sz="0" w:space="0" w:color="auto"/>
            <w:left w:val="none" w:sz="0" w:space="0" w:color="auto"/>
            <w:bottom w:val="none" w:sz="0" w:space="0" w:color="auto"/>
            <w:right w:val="none" w:sz="0" w:space="0" w:color="auto"/>
          </w:divBdr>
        </w:div>
        <w:div w:id="499464976">
          <w:marLeft w:val="480"/>
          <w:marRight w:val="0"/>
          <w:marTop w:val="0"/>
          <w:marBottom w:val="0"/>
          <w:divBdr>
            <w:top w:val="none" w:sz="0" w:space="0" w:color="auto"/>
            <w:left w:val="none" w:sz="0" w:space="0" w:color="auto"/>
            <w:bottom w:val="none" w:sz="0" w:space="0" w:color="auto"/>
            <w:right w:val="none" w:sz="0" w:space="0" w:color="auto"/>
          </w:divBdr>
        </w:div>
        <w:div w:id="533082243">
          <w:marLeft w:val="480"/>
          <w:marRight w:val="0"/>
          <w:marTop w:val="0"/>
          <w:marBottom w:val="0"/>
          <w:divBdr>
            <w:top w:val="none" w:sz="0" w:space="0" w:color="auto"/>
            <w:left w:val="none" w:sz="0" w:space="0" w:color="auto"/>
            <w:bottom w:val="none" w:sz="0" w:space="0" w:color="auto"/>
            <w:right w:val="none" w:sz="0" w:space="0" w:color="auto"/>
          </w:divBdr>
        </w:div>
        <w:div w:id="542716325">
          <w:marLeft w:val="480"/>
          <w:marRight w:val="0"/>
          <w:marTop w:val="0"/>
          <w:marBottom w:val="0"/>
          <w:divBdr>
            <w:top w:val="none" w:sz="0" w:space="0" w:color="auto"/>
            <w:left w:val="none" w:sz="0" w:space="0" w:color="auto"/>
            <w:bottom w:val="none" w:sz="0" w:space="0" w:color="auto"/>
            <w:right w:val="none" w:sz="0" w:space="0" w:color="auto"/>
          </w:divBdr>
        </w:div>
        <w:div w:id="572620413">
          <w:marLeft w:val="480"/>
          <w:marRight w:val="0"/>
          <w:marTop w:val="0"/>
          <w:marBottom w:val="0"/>
          <w:divBdr>
            <w:top w:val="none" w:sz="0" w:space="0" w:color="auto"/>
            <w:left w:val="none" w:sz="0" w:space="0" w:color="auto"/>
            <w:bottom w:val="none" w:sz="0" w:space="0" w:color="auto"/>
            <w:right w:val="none" w:sz="0" w:space="0" w:color="auto"/>
          </w:divBdr>
        </w:div>
        <w:div w:id="600769544">
          <w:marLeft w:val="480"/>
          <w:marRight w:val="0"/>
          <w:marTop w:val="0"/>
          <w:marBottom w:val="0"/>
          <w:divBdr>
            <w:top w:val="none" w:sz="0" w:space="0" w:color="auto"/>
            <w:left w:val="none" w:sz="0" w:space="0" w:color="auto"/>
            <w:bottom w:val="none" w:sz="0" w:space="0" w:color="auto"/>
            <w:right w:val="none" w:sz="0" w:space="0" w:color="auto"/>
          </w:divBdr>
        </w:div>
        <w:div w:id="655257807">
          <w:marLeft w:val="480"/>
          <w:marRight w:val="0"/>
          <w:marTop w:val="0"/>
          <w:marBottom w:val="0"/>
          <w:divBdr>
            <w:top w:val="none" w:sz="0" w:space="0" w:color="auto"/>
            <w:left w:val="none" w:sz="0" w:space="0" w:color="auto"/>
            <w:bottom w:val="none" w:sz="0" w:space="0" w:color="auto"/>
            <w:right w:val="none" w:sz="0" w:space="0" w:color="auto"/>
          </w:divBdr>
        </w:div>
        <w:div w:id="661205187">
          <w:marLeft w:val="480"/>
          <w:marRight w:val="0"/>
          <w:marTop w:val="0"/>
          <w:marBottom w:val="0"/>
          <w:divBdr>
            <w:top w:val="none" w:sz="0" w:space="0" w:color="auto"/>
            <w:left w:val="none" w:sz="0" w:space="0" w:color="auto"/>
            <w:bottom w:val="none" w:sz="0" w:space="0" w:color="auto"/>
            <w:right w:val="none" w:sz="0" w:space="0" w:color="auto"/>
          </w:divBdr>
        </w:div>
        <w:div w:id="677319165">
          <w:marLeft w:val="480"/>
          <w:marRight w:val="0"/>
          <w:marTop w:val="0"/>
          <w:marBottom w:val="0"/>
          <w:divBdr>
            <w:top w:val="none" w:sz="0" w:space="0" w:color="auto"/>
            <w:left w:val="none" w:sz="0" w:space="0" w:color="auto"/>
            <w:bottom w:val="none" w:sz="0" w:space="0" w:color="auto"/>
            <w:right w:val="none" w:sz="0" w:space="0" w:color="auto"/>
          </w:divBdr>
        </w:div>
        <w:div w:id="832139030">
          <w:marLeft w:val="480"/>
          <w:marRight w:val="0"/>
          <w:marTop w:val="0"/>
          <w:marBottom w:val="0"/>
          <w:divBdr>
            <w:top w:val="none" w:sz="0" w:space="0" w:color="auto"/>
            <w:left w:val="none" w:sz="0" w:space="0" w:color="auto"/>
            <w:bottom w:val="none" w:sz="0" w:space="0" w:color="auto"/>
            <w:right w:val="none" w:sz="0" w:space="0" w:color="auto"/>
          </w:divBdr>
        </w:div>
        <w:div w:id="880483701">
          <w:marLeft w:val="480"/>
          <w:marRight w:val="0"/>
          <w:marTop w:val="0"/>
          <w:marBottom w:val="0"/>
          <w:divBdr>
            <w:top w:val="none" w:sz="0" w:space="0" w:color="auto"/>
            <w:left w:val="none" w:sz="0" w:space="0" w:color="auto"/>
            <w:bottom w:val="none" w:sz="0" w:space="0" w:color="auto"/>
            <w:right w:val="none" w:sz="0" w:space="0" w:color="auto"/>
          </w:divBdr>
        </w:div>
        <w:div w:id="974913778">
          <w:marLeft w:val="480"/>
          <w:marRight w:val="0"/>
          <w:marTop w:val="0"/>
          <w:marBottom w:val="0"/>
          <w:divBdr>
            <w:top w:val="none" w:sz="0" w:space="0" w:color="auto"/>
            <w:left w:val="none" w:sz="0" w:space="0" w:color="auto"/>
            <w:bottom w:val="none" w:sz="0" w:space="0" w:color="auto"/>
            <w:right w:val="none" w:sz="0" w:space="0" w:color="auto"/>
          </w:divBdr>
        </w:div>
        <w:div w:id="1016270975">
          <w:marLeft w:val="480"/>
          <w:marRight w:val="0"/>
          <w:marTop w:val="0"/>
          <w:marBottom w:val="0"/>
          <w:divBdr>
            <w:top w:val="none" w:sz="0" w:space="0" w:color="auto"/>
            <w:left w:val="none" w:sz="0" w:space="0" w:color="auto"/>
            <w:bottom w:val="none" w:sz="0" w:space="0" w:color="auto"/>
            <w:right w:val="none" w:sz="0" w:space="0" w:color="auto"/>
          </w:divBdr>
        </w:div>
        <w:div w:id="1056663016">
          <w:marLeft w:val="480"/>
          <w:marRight w:val="0"/>
          <w:marTop w:val="0"/>
          <w:marBottom w:val="0"/>
          <w:divBdr>
            <w:top w:val="none" w:sz="0" w:space="0" w:color="auto"/>
            <w:left w:val="none" w:sz="0" w:space="0" w:color="auto"/>
            <w:bottom w:val="none" w:sz="0" w:space="0" w:color="auto"/>
            <w:right w:val="none" w:sz="0" w:space="0" w:color="auto"/>
          </w:divBdr>
        </w:div>
        <w:div w:id="1093546767">
          <w:marLeft w:val="480"/>
          <w:marRight w:val="0"/>
          <w:marTop w:val="0"/>
          <w:marBottom w:val="0"/>
          <w:divBdr>
            <w:top w:val="none" w:sz="0" w:space="0" w:color="auto"/>
            <w:left w:val="none" w:sz="0" w:space="0" w:color="auto"/>
            <w:bottom w:val="none" w:sz="0" w:space="0" w:color="auto"/>
            <w:right w:val="none" w:sz="0" w:space="0" w:color="auto"/>
          </w:divBdr>
        </w:div>
        <w:div w:id="1098722629">
          <w:marLeft w:val="480"/>
          <w:marRight w:val="0"/>
          <w:marTop w:val="0"/>
          <w:marBottom w:val="0"/>
          <w:divBdr>
            <w:top w:val="none" w:sz="0" w:space="0" w:color="auto"/>
            <w:left w:val="none" w:sz="0" w:space="0" w:color="auto"/>
            <w:bottom w:val="none" w:sz="0" w:space="0" w:color="auto"/>
            <w:right w:val="none" w:sz="0" w:space="0" w:color="auto"/>
          </w:divBdr>
        </w:div>
        <w:div w:id="1117484875">
          <w:marLeft w:val="480"/>
          <w:marRight w:val="0"/>
          <w:marTop w:val="0"/>
          <w:marBottom w:val="0"/>
          <w:divBdr>
            <w:top w:val="none" w:sz="0" w:space="0" w:color="auto"/>
            <w:left w:val="none" w:sz="0" w:space="0" w:color="auto"/>
            <w:bottom w:val="none" w:sz="0" w:space="0" w:color="auto"/>
            <w:right w:val="none" w:sz="0" w:space="0" w:color="auto"/>
          </w:divBdr>
        </w:div>
        <w:div w:id="1175144697">
          <w:marLeft w:val="480"/>
          <w:marRight w:val="0"/>
          <w:marTop w:val="0"/>
          <w:marBottom w:val="0"/>
          <w:divBdr>
            <w:top w:val="none" w:sz="0" w:space="0" w:color="auto"/>
            <w:left w:val="none" w:sz="0" w:space="0" w:color="auto"/>
            <w:bottom w:val="none" w:sz="0" w:space="0" w:color="auto"/>
            <w:right w:val="none" w:sz="0" w:space="0" w:color="auto"/>
          </w:divBdr>
        </w:div>
        <w:div w:id="1267232585">
          <w:marLeft w:val="480"/>
          <w:marRight w:val="0"/>
          <w:marTop w:val="0"/>
          <w:marBottom w:val="0"/>
          <w:divBdr>
            <w:top w:val="none" w:sz="0" w:space="0" w:color="auto"/>
            <w:left w:val="none" w:sz="0" w:space="0" w:color="auto"/>
            <w:bottom w:val="none" w:sz="0" w:space="0" w:color="auto"/>
            <w:right w:val="none" w:sz="0" w:space="0" w:color="auto"/>
          </w:divBdr>
        </w:div>
        <w:div w:id="1282495458">
          <w:marLeft w:val="480"/>
          <w:marRight w:val="0"/>
          <w:marTop w:val="0"/>
          <w:marBottom w:val="0"/>
          <w:divBdr>
            <w:top w:val="none" w:sz="0" w:space="0" w:color="auto"/>
            <w:left w:val="none" w:sz="0" w:space="0" w:color="auto"/>
            <w:bottom w:val="none" w:sz="0" w:space="0" w:color="auto"/>
            <w:right w:val="none" w:sz="0" w:space="0" w:color="auto"/>
          </w:divBdr>
        </w:div>
        <w:div w:id="1286039109">
          <w:marLeft w:val="480"/>
          <w:marRight w:val="0"/>
          <w:marTop w:val="0"/>
          <w:marBottom w:val="0"/>
          <w:divBdr>
            <w:top w:val="none" w:sz="0" w:space="0" w:color="auto"/>
            <w:left w:val="none" w:sz="0" w:space="0" w:color="auto"/>
            <w:bottom w:val="none" w:sz="0" w:space="0" w:color="auto"/>
            <w:right w:val="none" w:sz="0" w:space="0" w:color="auto"/>
          </w:divBdr>
        </w:div>
        <w:div w:id="1314094508">
          <w:marLeft w:val="480"/>
          <w:marRight w:val="0"/>
          <w:marTop w:val="0"/>
          <w:marBottom w:val="0"/>
          <w:divBdr>
            <w:top w:val="none" w:sz="0" w:space="0" w:color="auto"/>
            <w:left w:val="none" w:sz="0" w:space="0" w:color="auto"/>
            <w:bottom w:val="none" w:sz="0" w:space="0" w:color="auto"/>
            <w:right w:val="none" w:sz="0" w:space="0" w:color="auto"/>
          </w:divBdr>
        </w:div>
        <w:div w:id="1347831437">
          <w:marLeft w:val="480"/>
          <w:marRight w:val="0"/>
          <w:marTop w:val="0"/>
          <w:marBottom w:val="0"/>
          <w:divBdr>
            <w:top w:val="none" w:sz="0" w:space="0" w:color="auto"/>
            <w:left w:val="none" w:sz="0" w:space="0" w:color="auto"/>
            <w:bottom w:val="none" w:sz="0" w:space="0" w:color="auto"/>
            <w:right w:val="none" w:sz="0" w:space="0" w:color="auto"/>
          </w:divBdr>
        </w:div>
        <w:div w:id="1393695816">
          <w:marLeft w:val="480"/>
          <w:marRight w:val="0"/>
          <w:marTop w:val="0"/>
          <w:marBottom w:val="0"/>
          <w:divBdr>
            <w:top w:val="none" w:sz="0" w:space="0" w:color="auto"/>
            <w:left w:val="none" w:sz="0" w:space="0" w:color="auto"/>
            <w:bottom w:val="none" w:sz="0" w:space="0" w:color="auto"/>
            <w:right w:val="none" w:sz="0" w:space="0" w:color="auto"/>
          </w:divBdr>
        </w:div>
        <w:div w:id="1534004142">
          <w:marLeft w:val="480"/>
          <w:marRight w:val="0"/>
          <w:marTop w:val="0"/>
          <w:marBottom w:val="0"/>
          <w:divBdr>
            <w:top w:val="none" w:sz="0" w:space="0" w:color="auto"/>
            <w:left w:val="none" w:sz="0" w:space="0" w:color="auto"/>
            <w:bottom w:val="none" w:sz="0" w:space="0" w:color="auto"/>
            <w:right w:val="none" w:sz="0" w:space="0" w:color="auto"/>
          </w:divBdr>
        </w:div>
        <w:div w:id="1541477041">
          <w:marLeft w:val="480"/>
          <w:marRight w:val="0"/>
          <w:marTop w:val="0"/>
          <w:marBottom w:val="0"/>
          <w:divBdr>
            <w:top w:val="none" w:sz="0" w:space="0" w:color="auto"/>
            <w:left w:val="none" w:sz="0" w:space="0" w:color="auto"/>
            <w:bottom w:val="none" w:sz="0" w:space="0" w:color="auto"/>
            <w:right w:val="none" w:sz="0" w:space="0" w:color="auto"/>
          </w:divBdr>
        </w:div>
        <w:div w:id="1715304805">
          <w:marLeft w:val="480"/>
          <w:marRight w:val="0"/>
          <w:marTop w:val="0"/>
          <w:marBottom w:val="0"/>
          <w:divBdr>
            <w:top w:val="none" w:sz="0" w:space="0" w:color="auto"/>
            <w:left w:val="none" w:sz="0" w:space="0" w:color="auto"/>
            <w:bottom w:val="none" w:sz="0" w:space="0" w:color="auto"/>
            <w:right w:val="none" w:sz="0" w:space="0" w:color="auto"/>
          </w:divBdr>
        </w:div>
        <w:div w:id="1746996257">
          <w:marLeft w:val="480"/>
          <w:marRight w:val="0"/>
          <w:marTop w:val="0"/>
          <w:marBottom w:val="0"/>
          <w:divBdr>
            <w:top w:val="none" w:sz="0" w:space="0" w:color="auto"/>
            <w:left w:val="none" w:sz="0" w:space="0" w:color="auto"/>
            <w:bottom w:val="none" w:sz="0" w:space="0" w:color="auto"/>
            <w:right w:val="none" w:sz="0" w:space="0" w:color="auto"/>
          </w:divBdr>
        </w:div>
        <w:div w:id="1753699364">
          <w:marLeft w:val="480"/>
          <w:marRight w:val="0"/>
          <w:marTop w:val="0"/>
          <w:marBottom w:val="0"/>
          <w:divBdr>
            <w:top w:val="none" w:sz="0" w:space="0" w:color="auto"/>
            <w:left w:val="none" w:sz="0" w:space="0" w:color="auto"/>
            <w:bottom w:val="none" w:sz="0" w:space="0" w:color="auto"/>
            <w:right w:val="none" w:sz="0" w:space="0" w:color="auto"/>
          </w:divBdr>
        </w:div>
        <w:div w:id="1775057910">
          <w:marLeft w:val="480"/>
          <w:marRight w:val="0"/>
          <w:marTop w:val="0"/>
          <w:marBottom w:val="0"/>
          <w:divBdr>
            <w:top w:val="none" w:sz="0" w:space="0" w:color="auto"/>
            <w:left w:val="none" w:sz="0" w:space="0" w:color="auto"/>
            <w:bottom w:val="none" w:sz="0" w:space="0" w:color="auto"/>
            <w:right w:val="none" w:sz="0" w:space="0" w:color="auto"/>
          </w:divBdr>
        </w:div>
        <w:div w:id="1776123774">
          <w:marLeft w:val="480"/>
          <w:marRight w:val="0"/>
          <w:marTop w:val="0"/>
          <w:marBottom w:val="0"/>
          <w:divBdr>
            <w:top w:val="none" w:sz="0" w:space="0" w:color="auto"/>
            <w:left w:val="none" w:sz="0" w:space="0" w:color="auto"/>
            <w:bottom w:val="none" w:sz="0" w:space="0" w:color="auto"/>
            <w:right w:val="none" w:sz="0" w:space="0" w:color="auto"/>
          </w:divBdr>
        </w:div>
        <w:div w:id="1796555393">
          <w:marLeft w:val="480"/>
          <w:marRight w:val="0"/>
          <w:marTop w:val="0"/>
          <w:marBottom w:val="0"/>
          <w:divBdr>
            <w:top w:val="none" w:sz="0" w:space="0" w:color="auto"/>
            <w:left w:val="none" w:sz="0" w:space="0" w:color="auto"/>
            <w:bottom w:val="none" w:sz="0" w:space="0" w:color="auto"/>
            <w:right w:val="none" w:sz="0" w:space="0" w:color="auto"/>
          </w:divBdr>
        </w:div>
        <w:div w:id="1800372048">
          <w:marLeft w:val="480"/>
          <w:marRight w:val="0"/>
          <w:marTop w:val="0"/>
          <w:marBottom w:val="0"/>
          <w:divBdr>
            <w:top w:val="none" w:sz="0" w:space="0" w:color="auto"/>
            <w:left w:val="none" w:sz="0" w:space="0" w:color="auto"/>
            <w:bottom w:val="none" w:sz="0" w:space="0" w:color="auto"/>
            <w:right w:val="none" w:sz="0" w:space="0" w:color="auto"/>
          </w:divBdr>
        </w:div>
        <w:div w:id="1864827502">
          <w:marLeft w:val="480"/>
          <w:marRight w:val="0"/>
          <w:marTop w:val="0"/>
          <w:marBottom w:val="0"/>
          <w:divBdr>
            <w:top w:val="none" w:sz="0" w:space="0" w:color="auto"/>
            <w:left w:val="none" w:sz="0" w:space="0" w:color="auto"/>
            <w:bottom w:val="none" w:sz="0" w:space="0" w:color="auto"/>
            <w:right w:val="none" w:sz="0" w:space="0" w:color="auto"/>
          </w:divBdr>
        </w:div>
        <w:div w:id="1882666834">
          <w:marLeft w:val="480"/>
          <w:marRight w:val="0"/>
          <w:marTop w:val="0"/>
          <w:marBottom w:val="0"/>
          <w:divBdr>
            <w:top w:val="none" w:sz="0" w:space="0" w:color="auto"/>
            <w:left w:val="none" w:sz="0" w:space="0" w:color="auto"/>
            <w:bottom w:val="none" w:sz="0" w:space="0" w:color="auto"/>
            <w:right w:val="none" w:sz="0" w:space="0" w:color="auto"/>
          </w:divBdr>
        </w:div>
        <w:div w:id="1924221631">
          <w:marLeft w:val="480"/>
          <w:marRight w:val="0"/>
          <w:marTop w:val="0"/>
          <w:marBottom w:val="0"/>
          <w:divBdr>
            <w:top w:val="none" w:sz="0" w:space="0" w:color="auto"/>
            <w:left w:val="none" w:sz="0" w:space="0" w:color="auto"/>
            <w:bottom w:val="none" w:sz="0" w:space="0" w:color="auto"/>
            <w:right w:val="none" w:sz="0" w:space="0" w:color="auto"/>
          </w:divBdr>
        </w:div>
      </w:divsChild>
    </w:div>
    <w:div w:id="1714034598">
      <w:bodyDiv w:val="1"/>
      <w:marLeft w:val="0"/>
      <w:marRight w:val="0"/>
      <w:marTop w:val="0"/>
      <w:marBottom w:val="0"/>
      <w:divBdr>
        <w:top w:val="none" w:sz="0" w:space="0" w:color="auto"/>
        <w:left w:val="none" w:sz="0" w:space="0" w:color="auto"/>
        <w:bottom w:val="none" w:sz="0" w:space="0" w:color="auto"/>
        <w:right w:val="none" w:sz="0" w:space="0" w:color="auto"/>
      </w:divBdr>
    </w:div>
    <w:div w:id="1723090508">
      <w:bodyDiv w:val="1"/>
      <w:marLeft w:val="0"/>
      <w:marRight w:val="0"/>
      <w:marTop w:val="0"/>
      <w:marBottom w:val="0"/>
      <w:divBdr>
        <w:top w:val="none" w:sz="0" w:space="0" w:color="auto"/>
        <w:left w:val="none" w:sz="0" w:space="0" w:color="auto"/>
        <w:bottom w:val="none" w:sz="0" w:space="0" w:color="auto"/>
        <w:right w:val="none" w:sz="0" w:space="0" w:color="auto"/>
      </w:divBdr>
    </w:div>
    <w:div w:id="1725903997">
      <w:bodyDiv w:val="1"/>
      <w:marLeft w:val="0"/>
      <w:marRight w:val="0"/>
      <w:marTop w:val="0"/>
      <w:marBottom w:val="0"/>
      <w:divBdr>
        <w:top w:val="none" w:sz="0" w:space="0" w:color="auto"/>
        <w:left w:val="none" w:sz="0" w:space="0" w:color="auto"/>
        <w:bottom w:val="none" w:sz="0" w:space="0" w:color="auto"/>
        <w:right w:val="none" w:sz="0" w:space="0" w:color="auto"/>
      </w:divBdr>
    </w:div>
    <w:div w:id="1726374133">
      <w:bodyDiv w:val="1"/>
      <w:marLeft w:val="0"/>
      <w:marRight w:val="0"/>
      <w:marTop w:val="0"/>
      <w:marBottom w:val="0"/>
      <w:divBdr>
        <w:top w:val="none" w:sz="0" w:space="0" w:color="auto"/>
        <w:left w:val="none" w:sz="0" w:space="0" w:color="auto"/>
        <w:bottom w:val="none" w:sz="0" w:space="0" w:color="auto"/>
        <w:right w:val="none" w:sz="0" w:space="0" w:color="auto"/>
      </w:divBdr>
    </w:div>
    <w:div w:id="1729495227">
      <w:bodyDiv w:val="1"/>
      <w:marLeft w:val="0"/>
      <w:marRight w:val="0"/>
      <w:marTop w:val="0"/>
      <w:marBottom w:val="0"/>
      <w:divBdr>
        <w:top w:val="none" w:sz="0" w:space="0" w:color="auto"/>
        <w:left w:val="none" w:sz="0" w:space="0" w:color="auto"/>
        <w:bottom w:val="none" w:sz="0" w:space="0" w:color="auto"/>
        <w:right w:val="none" w:sz="0" w:space="0" w:color="auto"/>
      </w:divBdr>
    </w:div>
    <w:div w:id="1734155802">
      <w:bodyDiv w:val="1"/>
      <w:marLeft w:val="0"/>
      <w:marRight w:val="0"/>
      <w:marTop w:val="0"/>
      <w:marBottom w:val="0"/>
      <w:divBdr>
        <w:top w:val="none" w:sz="0" w:space="0" w:color="auto"/>
        <w:left w:val="none" w:sz="0" w:space="0" w:color="auto"/>
        <w:bottom w:val="none" w:sz="0" w:space="0" w:color="auto"/>
        <w:right w:val="none" w:sz="0" w:space="0" w:color="auto"/>
      </w:divBdr>
      <w:divsChild>
        <w:div w:id="34812044">
          <w:marLeft w:val="480"/>
          <w:marRight w:val="0"/>
          <w:marTop w:val="0"/>
          <w:marBottom w:val="0"/>
          <w:divBdr>
            <w:top w:val="none" w:sz="0" w:space="0" w:color="auto"/>
            <w:left w:val="none" w:sz="0" w:space="0" w:color="auto"/>
            <w:bottom w:val="none" w:sz="0" w:space="0" w:color="auto"/>
            <w:right w:val="none" w:sz="0" w:space="0" w:color="auto"/>
          </w:divBdr>
        </w:div>
        <w:div w:id="89357241">
          <w:marLeft w:val="480"/>
          <w:marRight w:val="0"/>
          <w:marTop w:val="0"/>
          <w:marBottom w:val="0"/>
          <w:divBdr>
            <w:top w:val="none" w:sz="0" w:space="0" w:color="auto"/>
            <w:left w:val="none" w:sz="0" w:space="0" w:color="auto"/>
            <w:bottom w:val="none" w:sz="0" w:space="0" w:color="auto"/>
            <w:right w:val="none" w:sz="0" w:space="0" w:color="auto"/>
          </w:divBdr>
        </w:div>
        <w:div w:id="105736460">
          <w:marLeft w:val="480"/>
          <w:marRight w:val="0"/>
          <w:marTop w:val="0"/>
          <w:marBottom w:val="0"/>
          <w:divBdr>
            <w:top w:val="none" w:sz="0" w:space="0" w:color="auto"/>
            <w:left w:val="none" w:sz="0" w:space="0" w:color="auto"/>
            <w:bottom w:val="none" w:sz="0" w:space="0" w:color="auto"/>
            <w:right w:val="none" w:sz="0" w:space="0" w:color="auto"/>
          </w:divBdr>
        </w:div>
        <w:div w:id="167061927">
          <w:marLeft w:val="480"/>
          <w:marRight w:val="0"/>
          <w:marTop w:val="0"/>
          <w:marBottom w:val="0"/>
          <w:divBdr>
            <w:top w:val="none" w:sz="0" w:space="0" w:color="auto"/>
            <w:left w:val="none" w:sz="0" w:space="0" w:color="auto"/>
            <w:bottom w:val="none" w:sz="0" w:space="0" w:color="auto"/>
            <w:right w:val="none" w:sz="0" w:space="0" w:color="auto"/>
          </w:divBdr>
        </w:div>
        <w:div w:id="171919959">
          <w:marLeft w:val="480"/>
          <w:marRight w:val="0"/>
          <w:marTop w:val="0"/>
          <w:marBottom w:val="0"/>
          <w:divBdr>
            <w:top w:val="none" w:sz="0" w:space="0" w:color="auto"/>
            <w:left w:val="none" w:sz="0" w:space="0" w:color="auto"/>
            <w:bottom w:val="none" w:sz="0" w:space="0" w:color="auto"/>
            <w:right w:val="none" w:sz="0" w:space="0" w:color="auto"/>
          </w:divBdr>
        </w:div>
        <w:div w:id="199392899">
          <w:marLeft w:val="480"/>
          <w:marRight w:val="0"/>
          <w:marTop w:val="0"/>
          <w:marBottom w:val="0"/>
          <w:divBdr>
            <w:top w:val="none" w:sz="0" w:space="0" w:color="auto"/>
            <w:left w:val="none" w:sz="0" w:space="0" w:color="auto"/>
            <w:bottom w:val="none" w:sz="0" w:space="0" w:color="auto"/>
            <w:right w:val="none" w:sz="0" w:space="0" w:color="auto"/>
          </w:divBdr>
        </w:div>
        <w:div w:id="254754881">
          <w:marLeft w:val="480"/>
          <w:marRight w:val="0"/>
          <w:marTop w:val="0"/>
          <w:marBottom w:val="0"/>
          <w:divBdr>
            <w:top w:val="none" w:sz="0" w:space="0" w:color="auto"/>
            <w:left w:val="none" w:sz="0" w:space="0" w:color="auto"/>
            <w:bottom w:val="none" w:sz="0" w:space="0" w:color="auto"/>
            <w:right w:val="none" w:sz="0" w:space="0" w:color="auto"/>
          </w:divBdr>
        </w:div>
        <w:div w:id="343021661">
          <w:marLeft w:val="480"/>
          <w:marRight w:val="0"/>
          <w:marTop w:val="0"/>
          <w:marBottom w:val="0"/>
          <w:divBdr>
            <w:top w:val="none" w:sz="0" w:space="0" w:color="auto"/>
            <w:left w:val="none" w:sz="0" w:space="0" w:color="auto"/>
            <w:bottom w:val="none" w:sz="0" w:space="0" w:color="auto"/>
            <w:right w:val="none" w:sz="0" w:space="0" w:color="auto"/>
          </w:divBdr>
        </w:div>
        <w:div w:id="422995479">
          <w:marLeft w:val="480"/>
          <w:marRight w:val="0"/>
          <w:marTop w:val="0"/>
          <w:marBottom w:val="0"/>
          <w:divBdr>
            <w:top w:val="none" w:sz="0" w:space="0" w:color="auto"/>
            <w:left w:val="none" w:sz="0" w:space="0" w:color="auto"/>
            <w:bottom w:val="none" w:sz="0" w:space="0" w:color="auto"/>
            <w:right w:val="none" w:sz="0" w:space="0" w:color="auto"/>
          </w:divBdr>
        </w:div>
        <w:div w:id="487748596">
          <w:marLeft w:val="480"/>
          <w:marRight w:val="0"/>
          <w:marTop w:val="0"/>
          <w:marBottom w:val="0"/>
          <w:divBdr>
            <w:top w:val="none" w:sz="0" w:space="0" w:color="auto"/>
            <w:left w:val="none" w:sz="0" w:space="0" w:color="auto"/>
            <w:bottom w:val="none" w:sz="0" w:space="0" w:color="auto"/>
            <w:right w:val="none" w:sz="0" w:space="0" w:color="auto"/>
          </w:divBdr>
        </w:div>
        <w:div w:id="499925143">
          <w:marLeft w:val="480"/>
          <w:marRight w:val="0"/>
          <w:marTop w:val="0"/>
          <w:marBottom w:val="0"/>
          <w:divBdr>
            <w:top w:val="none" w:sz="0" w:space="0" w:color="auto"/>
            <w:left w:val="none" w:sz="0" w:space="0" w:color="auto"/>
            <w:bottom w:val="none" w:sz="0" w:space="0" w:color="auto"/>
            <w:right w:val="none" w:sz="0" w:space="0" w:color="auto"/>
          </w:divBdr>
        </w:div>
        <w:div w:id="572857406">
          <w:marLeft w:val="480"/>
          <w:marRight w:val="0"/>
          <w:marTop w:val="0"/>
          <w:marBottom w:val="0"/>
          <w:divBdr>
            <w:top w:val="none" w:sz="0" w:space="0" w:color="auto"/>
            <w:left w:val="none" w:sz="0" w:space="0" w:color="auto"/>
            <w:bottom w:val="none" w:sz="0" w:space="0" w:color="auto"/>
            <w:right w:val="none" w:sz="0" w:space="0" w:color="auto"/>
          </w:divBdr>
        </w:div>
        <w:div w:id="634337333">
          <w:marLeft w:val="480"/>
          <w:marRight w:val="0"/>
          <w:marTop w:val="0"/>
          <w:marBottom w:val="0"/>
          <w:divBdr>
            <w:top w:val="none" w:sz="0" w:space="0" w:color="auto"/>
            <w:left w:val="none" w:sz="0" w:space="0" w:color="auto"/>
            <w:bottom w:val="none" w:sz="0" w:space="0" w:color="auto"/>
            <w:right w:val="none" w:sz="0" w:space="0" w:color="auto"/>
          </w:divBdr>
        </w:div>
        <w:div w:id="929461319">
          <w:marLeft w:val="480"/>
          <w:marRight w:val="0"/>
          <w:marTop w:val="0"/>
          <w:marBottom w:val="0"/>
          <w:divBdr>
            <w:top w:val="none" w:sz="0" w:space="0" w:color="auto"/>
            <w:left w:val="none" w:sz="0" w:space="0" w:color="auto"/>
            <w:bottom w:val="none" w:sz="0" w:space="0" w:color="auto"/>
            <w:right w:val="none" w:sz="0" w:space="0" w:color="auto"/>
          </w:divBdr>
        </w:div>
        <w:div w:id="1041319764">
          <w:marLeft w:val="480"/>
          <w:marRight w:val="0"/>
          <w:marTop w:val="0"/>
          <w:marBottom w:val="0"/>
          <w:divBdr>
            <w:top w:val="none" w:sz="0" w:space="0" w:color="auto"/>
            <w:left w:val="none" w:sz="0" w:space="0" w:color="auto"/>
            <w:bottom w:val="none" w:sz="0" w:space="0" w:color="auto"/>
            <w:right w:val="none" w:sz="0" w:space="0" w:color="auto"/>
          </w:divBdr>
        </w:div>
        <w:div w:id="1258951969">
          <w:marLeft w:val="480"/>
          <w:marRight w:val="0"/>
          <w:marTop w:val="0"/>
          <w:marBottom w:val="0"/>
          <w:divBdr>
            <w:top w:val="none" w:sz="0" w:space="0" w:color="auto"/>
            <w:left w:val="none" w:sz="0" w:space="0" w:color="auto"/>
            <w:bottom w:val="none" w:sz="0" w:space="0" w:color="auto"/>
            <w:right w:val="none" w:sz="0" w:space="0" w:color="auto"/>
          </w:divBdr>
        </w:div>
        <w:div w:id="1331716701">
          <w:marLeft w:val="480"/>
          <w:marRight w:val="0"/>
          <w:marTop w:val="0"/>
          <w:marBottom w:val="0"/>
          <w:divBdr>
            <w:top w:val="none" w:sz="0" w:space="0" w:color="auto"/>
            <w:left w:val="none" w:sz="0" w:space="0" w:color="auto"/>
            <w:bottom w:val="none" w:sz="0" w:space="0" w:color="auto"/>
            <w:right w:val="none" w:sz="0" w:space="0" w:color="auto"/>
          </w:divBdr>
        </w:div>
        <w:div w:id="1361315524">
          <w:marLeft w:val="480"/>
          <w:marRight w:val="0"/>
          <w:marTop w:val="0"/>
          <w:marBottom w:val="0"/>
          <w:divBdr>
            <w:top w:val="none" w:sz="0" w:space="0" w:color="auto"/>
            <w:left w:val="none" w:sz="0" w:space="0" w:color="auto"/>
            <w:bottom w:val="none" w:sz="0" w:space="0" w:color="auto"/>
            <w:right w:val="none" w:sz="0" w:space="0" w:color="auto"/>
          </w:divBdr>
        </w:div>
        <w:div w:id="1449425342">
          <w:marLeft w:val="480"/>
          <w:marRight w:val="0"/>
          <w:marTop w:val="0"/>
          <w:marBottom w:val="0"/>
          <w:divBdr>
            <w:top w:val="none" w:sz="0" w:space="0" w:color="auto"/>
            <w:left w:val="none" w:sz="0" w:space="0" w:color="auto"/>
            <w:bottom w:val="none" w:sz="0" w:space="0" w:color="auto"/>
            <w:right w:val="none" w:sz="0" w:space="0" w:color="auto"/>
          </w:divBdr>
        </w:div>
        <w:div w:id="1536696191">
          <w:marLeft w:val="480"/>
          <w:marRight w:val="0"/>
          <w:marTop w:val="0"/>
          <w:marBottom w:val="0"/>
          <w:divBdr>
            <w:top w:val="none" w:sz="0" w:space="0" w:color="auto"/>
            <w:left w:val="none" w:sz="0" w:space="0" w:color="auto"/>
            <w:bottom w:val="none" w:sz="0" w:space="0" w:color="auto"/>
            <w:right w:val="none" w:sz="0" w:space="0" w:color="auto"/>
          </w:divBdr>
        </w:div>
        <w:div w:id="1624657561">
          <w:marLeft w:val="480"/>
          <w:marRight w:val="0"/>
          <w:marTop w:val="0"/>
          <w:marBottom w:val="0"/>
          <w:divBdr>
            <w:top w:val="none" w:sz="0" w:space="0" w:color="auto"/>
            <w:left w:val="none" w:sz="0" w:space="0" w:color="auto"/>
            <w:bottom w:val="none" w:sz="0" w:space="0" w:color="auto"/>
            <w:right w:val="none" w:sz="0" w:space="0" w:color="auto"/>
          </w:divBdr>
        </w:div>
        <w:div w:id="1655910823">
          <w:marLeft w:val="480"/>
          <w:marRight w:val="0"/>
          <w:marTop w:val="0"/>
          <w:marBottom w:val="0"/>
          <w:divBdr>
            <w:top w:val="none" w:sz="0" w:space="0" w:color="auto"/>
            <w:left w:val="none" w:sz="0" w:space="0" w:color="auto"/>
            <w:bottom w:val="none" w:sz="0" w:space="0" w:color="auto"/>
            <w:right w:val="none" w:sz="0" w:space="0" w:color="auto"/>
          </w:divBdr>
        </w:div>
        <w:div w:id="1692299805">
          <w:marLeft w:val="480"/>
          <w:marRight w:val="0"/>
          <w:marTop w:val="0"/>
          <w:marBottom w:val="0"/>
          <w:divBdr>
            <w:top w:val="none" w:sz="0" w:space="0" w:color="auto"/>
            <w:left w:val="none" w:sz="0" w:space="0" w:color="auto"/>
            <w:bottom w:val="none" w:sz="0" w:space="0" w:color="auto"/>
            <w:right w:val="none" w:sz="0" w:space="0" w:color="auto"/>
          </w:divBdr>
        </w:div>
        <w:div w:id="1798792799">
          <w:marLeft w:val="480"/>
          <w:marRight w:val="0"/>
          <w:marTop w:val="0"/>
          <w:marBottom w:val="0"/>
          <w:divBdr>
            <w:top w:val="none" w:sz="0" w:space="0" w:color="auto"/>
            <w:left w:val="none" w:sz="0" w:space="0" w:color="auto"/>
            <w:bottom w:val="none" w:sz="0" w:space="0" w:color="auto"/>
            <w:right w:val="none" w:sz="0" w:space="0" w:color="auto"/>
          </w:divBdr>
        </w:div>
        <w:div w:id="1804811303">
          <w:marLeft w:val="480"/>
          <w:marRight w:val="0"/>
          <w:marTop w:val="0"/>
          <w:marBottom w:val="0"/>
          <w:divBdr>
            <w:top w:val="none" w:sz="0" w:space="0" w:color="auto"/>
            <w:left w:val="none" w:sz="0" w:space="0" w:color="auto"/>
            <w:bottom w:val="none" w:sz="0" w:space="0" w:color="auto"/>
            <w:right w:val="none" w:sz="0" w:space="0" w:color="auto"/>
          </w:divBdr>
        </w:div>
        <w:div w:id="1859274839">
          <w:marLeft w:val="480"/>
          <w:marRight w:val="0"/>
          <w:marTop w:val="0"/>
          <w:marBottom w:val="0"/>
          <w:divBdr>
            <w:top w:val="none" w:sz="0" w:space="0" w:color="auto"/>
            <w:left w:val="none" w:sz="0" w:space="0" w:color="auto"/>
            <w:bottom w:val="none" w:sz="0" w:space="0" w:color="auto"/>
            <w:right w:val="none" w:sz="0" w:space="0" w:color="auto"/>
          </w:divBdr>
        </w:div>
        <w:div w:id="2049915408">
          <w:marLeft w:val="480"/>
          <w:marRight w:val="0"/>
          <w:marTop w:val="0"/>
          <w:marBottom w:val="0"/>
          <w:divBdr>
            <w:top w:val="none" w:sz="0" w:space="0" w:color="auto"/>
            <w:left w:val="none" w:sz="0" w:space="0" w:color="auto"/>
            <w:bottom w:val="none" w:sz="0" w:space="0" w:color="auto"/>
            <w:right w:val="none" w:sz="0" w:space="0" w:color="auto"/>
          </w:divBdr>
        </w:div>
        <w:div w:id="2131589924">
          <w:marLeft w:val="480"/>
          <w:marRight w:val="0"/>
          <w:marTop w:val="0"/>
          <w:marBottom w:val="0"/>
          <w:divBdr>
            <w:top w:val="none" w:sz="0" w:space="0" w:color="auto"/>
            <w:left w:val="none" w:sz="0" w:space="0" w:color="auto"/>
            <w:bottom w:val="none" w:sz="0" w:space="0" w:color="auto"/>
            <w:right w:val="none" w:sz="0" w:space="0" w:color="auto"/>
          </w:divBdr>
        </w:div>
        <w:div w:id="2133357922">
          <w:marLeft w:val="480"/>
          <w:marRight w:val="0"/>
          <w:marTop w:val="0"/>
          <w:marBottom w:val="0"/>
          <w:divBdr>
            <w:top w:val="none" w:sz="0" w:space="0" w:color="auto"/>
            <w:left w:val="none" w:sz="0" w:space="0" w:color="auto"/>
            <w:bottom w:val="none" w:sz="0" w:space="0" w:color="auto"/>
            <w:right w:val="none" w:sz="0" w:space="0" w:color="auto"/>
          </w:divBdr>
        </w:div>
      </w:divsChild>
    </w:div>
    <w:div w:id="1737433706">
      <w:bodyDiv w:val="1"/>
      <w:marLeft w:val="0"/>
      <w:marRight w:val="0"/>
      <w:marTop w:val="0"/>
      <w:marBottom w:val="0"/>
      <w:divBdr>
        <w:top w:val="none" w:sz="0" w:space="0" w:color="auto"/>
        <w:left w:val="none" w:sz="0" w:space="0" w:color="auto"/>
        <w:bottom w:val="none" w:sz="0" w:space="0" w:color="auto"/>
        <w:right w:val="none" w:sz="0" w:space="0" w:color="auto"/>
      </w:divBdr>
    </w:div>
    <w:div w:id="1744794925">
      <w:bodyDiv w:val="1"/>
      <w:marLeft w:val="0"/>
      <w:marRight w:val="0"/>
      <w:marTop w:val="0"/>
      <w:marBottom w:val="0"/>
      <w:divBdr>
        <w:top w:val="none" w:sz="0" w:space="0" w:color="auto"/>
        <w:left w:val="none" w:sz="0" w:space="0" w:color="auto"/>
        <w:bottom w:val="none" w:sz="0" w:space="0" w:color="auto"/>
        <w:right w:val="none" w:sz="0" w:space="0" w:color="auto"/>
      </w:divBdr>
    </w:div>
    <w:div w:id="1748653371">
      <w:bodyDiv w:val="1"/>
      <w:marLeft w:val="0"/>
      <w:marRight w:val="0"/>
      <w:marTop w:val="0"/>
      <w:marBottom w:val="0"/>
      <w:divBdr>
        <w:top w:val="none" w:sz="0" w:space="0" w:color="auto"/>
        <w:left w:val="none" w:sz="0" w:space="0" w:color="auto"/>
        <w:bottom w:val="none" w:sz="0" w:space="0" w:color="auto"/>
        <w:right w:val="none" w:sz="0" w:space="0" w:color="auto"/>
      </w:divBdr>
    </w:div>
    <w:div w:id="1749839152">
      <w:bodyDiv w:val="1"/>
      <w:marLeft w:val="0"/>
      <w:marRight w:val="0"/>
      <w:marTop w:val="0"/>
      <w:marBottom w:val="0"/>
      <w:divBdr>
        <w:top w:val="none" w:sz="0" w:space="0" w:color="auto"/>
        <w:left w:val="none" w:sz="0" w:space="0" w:color="auto"/>
        <w:bottom w:val="none" w:sz="0" w:space="0" w:color="auto"/>
        <w:right w:val="none" w:sz="0" w:space="0" w:color="auto"/>
      </w:divBdr>
    </w:div>
    <w:div w:id="1751654603">
      <w:bodyDiv w:val="1"/>
      <w:marLeft w:val="0"/>
      <w:marRight w:val="0"/>
      <w:marTop w:val="0"/>
      <w:marBottom w:val="0"/>
      <w:divBdr>
        <w:top w:val="none" w:sz="0" w:space="0" w:color="auto"/>
        <w:left w:val="none" w:sz="0" w:space="0" w:color="auto"/>
        <w:bottom w:val="none" w:sz="0" w:space="0" w:color="auto"/>
        <w:right w:val="none" w:sz="0" w:space="0" w:color="auto"/>
      </w:divBdr>
    </w:div>
    <w:div w:id="1757747569">
      <w:bodyDiv w:val="1"/>
      <w:marLeft w:val="0"/>
      <w:marRight w:val="0"/>
      <w:marTop w:val="0"/>
      <w:marBottom w:val="0"/>
      <w:divBdr>
        <w:top w:val="none" w:sz="0" w:space="0" w:color="auto"/>
        <w:left w:val="none" w:sz="0" w:space="0" w:color="auto"/>
        <w:bottom w:val="none" w:sz="0" w:space="0" w:color="auto"/>
        <w:right w:val="none" w:sz="0" w:space="0" w:color="auto"/>
      </w:divBdr>
      <w:divsChild>
        <w:div w:id="88935230">
          <w:marLeft w:val="480"/>
          <w:marRight w:val="0"/>
          <w:marTop w:val="0"/>
          <w:marBottom w:val="0"/>
          <w:divBdr>
            <w:top w:val="none" w:sz="0" w:space="0" w:color="auto"/>
            <w:left w:val="none" w:sz="0" w:space="0" w:color="auto"/>
            <w:bottom w:val="none" w:sz="0" w:space="0" w:color="auto"/>
            <w:right w:val="none" w:sz="0" w:space="0" w:color="auto"/>
          </w:divBdr>
        </w:div>
        <w:div w:id="335618025">
          <w:marLeft w:val="480"/>
          <w:marRight w:val="0"/>
          <w:marTop w:val="0"/>
          <w:marBottom w:val="0"/>
          <w:divBdr>
            <w:top w:val="none" w:sz="0" w:space="0" w:color="auto"/>
            <w:left w:val="none" w:sz="0" w:space="0" w:color="auto"/>
            <w:bottom w:val="none" w:sz="0" w:space="0" w:color="auto"/>
            <w:right w:val="none" w:sz="0" w:space="0" w:color="auto"/>
          </w:divBdr>
        </w:div>
        <w:div w:id="553661338">
          <w:marLeft w:val="480"/>
          <w:marRight w:val="0"/>
          <w:marTop w:val="0"/>
          <w:marBottom w:val="0"/>
          <w:divBdr>
            <w:top w:val="none" w:sz="0" w:space="0" w:color="auto"/>
            <w:left w:val="none" w:sz="0" w:space="0" w:color="auto"/>
            <w:bottom w:val="none" w:sz="0" w:space="0" w:color="auto"/>
            <w:right w:val="none" w:sz="0" w:space="0" w:color="auto"/>
          </w:divBdr>
        </w:div>
        <w:div w:id="677738415">
          <w:marLeft w:val="480"/>
          <w:marRight w:val="0"/>
          <w:marTop w:val="0"/>
          <w:marBottom w:val="0"/>
          <w:divBdr>
            <w:top w:val="none" w:sz="0" w:space="0" w:color="auto"/>
            <w:left w:val="none" w:sz="0" w:space="0" w:color="auto"/>
            <w:bottom w:val="none" w:sz="0" w:space="0" w:color="auto"/>
            <w:right w:val="none" w:sz="0" w:space="0" w:color="auto"/>
          </w:divBdr>
        </w:div>
        <w:div w:id="964116927">
          <w:marLeft w:val="480"/>
          <w:marRight w:val="0"/>
          <w:marTop w:val="0"/>
          <w:marBottom w:val="0"/>
          <w:divBdr>
            <w:top w:val="none" w:sz="0" w:space="0" w:color="auto"/>
            <w:left w:val="none" w:sz="0" w:space="0" w:color="auto"/>
            <w:bottom w:val="none" w:sz="0" w:space="0" w:color="auto"/>
            <w:right w:val="none" w:sz="0" w:space="0" w:color="auto"/>
          </w:divBdr>
        </w:div>
        <w:div w:id="977338811">
          <w:marLeft w:val="480"/>
          <w:marRight w:val="0"/>
          <w:marTop w:val="0"/>
          <w:marBottom w:val="0"/>
          <w:divBdr>
            <w:top w:val="none" w:sz="0" w:space="0" w:color="auto"/>
            <w:left w:val="none" w:sz="0" w:space="0" w:color="auto"/>
            <w:bottom w:val="none" w:sz="0" w:space="0" w:color="auto"/>
            <w:right w:val="none" w:sz="0" w:space="0" w:color="auto"/>
          </w:divBdr>
        </w:div>
        <w:div w:id="1110396746">
          <w:marLeft w:val="480"/>
          <w:marRight w:val="0"/>
          <w:marTop w:val="0"/>
          <w:marBottom w:val="0"/>
          <w:divBdr>
            <w:top w:val="none" w:sz="0" w:space="0" w:color="auto"/>
            <w:left w:val="none" w:sz="0" w:space="0" w:color="auto"/>
            <w:bottom w:val="none" w:sz="0" w:space="0" w:color="auto"/>
            <w:right w:val="none" w:sz="0" w:space="0" w:color="auto"/>
          </w:divBdr>
        </w:div>
        <w:div w:id="1312519198">
          <w:marLeft w:val="480"/>
          <w:marRight w:val="0"/>
          <w:marTop w:val="0"/>
          <w:marBottom w:val="0"/>
          <w:divBdr>
            <w:top w:val="none" w:sz="0" w:space="0" w:color="auto"/>
            <w:left w:val="none" w:sz="0" w:space="0" w:color="auto"/>
            <w:bottom w:val="none" w:sz="0" w:space="0" w:color="auto"/>
            <w:right w:val="none" w:sz="0" w:space="0" w:color="auto"/>
          </w:divBdr>
        </w:div>
        <w:div w:id="1384864418">
          <w:marLeft w:val="480"/>
          <w:marRight w:val="0"/>
          <w:marTop w:val="0"/>
          <w:marBottom w:val="0"/>
          <w:divBdr>
            <w:top w:val="none" w:sz="0" w:space="0" w:color="auto"/>
            <w:left w:val="none" w:sz="0" w:space="0" w:color="auto"/>
            <w:bottom w:val="none" w:sz="0" w:space="0" w:color="auto"/>
            <w:right w:val="none" w:sz="0" w:space="0" w:color="auto"/>
          </w:divBdr>
        </w:div>
        <w:div w:id="1577088358">
          <w:marLeft w:val="480"/>
          <w:marRight w:val="0"/>
          <w:marTop w:val="0"/>
          <w:marBottom w:val="0"/>
          <w:divBdr>
            <w:top w:val="none" w:sz="0" w:space="0" w:color="auto"/>
            <w:left w:val="none" w:sz="0" w:space="0" w:color="auto"/>
            <w:bottom w:val="none" w:sz="0" w:space="0" w:color="auto"/>
            <w:right w:val="none" w:sz="0" w:space="0" w:color="auto"/>
          </w:divBdr>
        </w:div>
        <w:div w:id="1583292551">
          <w:marLeft w:val="480"/>
          <w:marRight w:val="0"/>
          <w:marTop w:val="0"/>
          <w:marBottom w:val="0"/>
          <w:divBdr>
            <w:top w:val="none" w:sz="0" w:space="0" w:color="auto"/>
            <w:left w:val="none" w:sz="0" w:space="0" w:color="auto"/>
            <w:bottom w:val="none" w:sz="0" w:space="0" w:color="auto"/>
            <w:right w:val="none" w:sz="0" w:space="0" w:color="auto"/>
          </w:divBdr>
        </w:div>
        <w:div w:id="1678144410">
          <w:marLeft w:val="480"/>
          <w:marRight w:val="0"/>
          <w:marTop w:val="0"/>
          <w:marBottom w:val="0"/>
          <w:divBdr>
            <w:top w:val="none" w:sz="0" w:space="0" w:color="auto"/>
            <w:left w:val="none" w:sz="0" w:space="0" w:color="auto"/>
            <w:bottom w:val="none" w:sz="0" w:space="0" w:color="auto"/>
            <w:right w:val="none" w:sz="0" w:space="0" w:color="auto"/>
          </w:divBdr>
        </w:div>
        <w:div w:id="1733190109">
          <w:marLeft w:val="480"/>
          <w:marRight w:val="0"/>
          <w:marTop w:val="0"/>
          <w:marBottom w:val="0"/>
          <w:divBdr>
            <w:top w:val="none" w:sz="0" w:space="0" w:color="auto"/>
            <w:left w:val="none" w:sz="0" w:space="0" w:color="auto"/>
            <w:bottom w:val="none" w:sz="0" w:space="0" w:color="auto"/>
            <w:right w:val="none" w:sz="0" w:space="0" w:color="auto"/>
          </w:divBdr>
        </w:div>
        <w:div w:id="1751272763">
          <w:marLeft w:val="480"/>
          <w:marRight w:val="0"/>
          <w:marTop w:val="0"/>
          <w:marBottom w:val="0"/>
          <w:divBdr>
            <w:top w:val="none" w:sz="0" w:space="0" w:color="auto"/>
            <w:left w:val="none" w:sz="0" w:space="0" w:color="auto"/>
            <w:bottom w:val="none" w:sz="0" w:space="0" w:color="auto"/>
            <w:right w:val="none" w:sz="0" w:space="0" w:color="auto"/>
          </w:divBdr>
        </w:div>
        <w:div w:id="1878927829">
          <w:marLeft w:val="480"/>
          <w:marRight w:val="0"/>
          <w:marTop w:val="0"/>
          <w:marBottom w:val="0"/>
          <w:divBdr>
            <w:top w:val="none" w:sz="0" w:space="0" w:color="auto"/>
            <w:left w:val="none" w:sz="0" w:space="0" w:color="auto"/>
            <w:bottom w:val="none" w:sz="0" w:space="0" w:color="auto"/>
            <w:right w:val="none" w:sz="0" w:space="0" w:color="auto"/>
          </w:divBdr>
        </w:div>
        <w:div w:id="1951473405">
          <w:marLeft w:val="480"/>
          <w:marRight w:val="0"/>
          <w:marTop w:val="0"/>
          <w:marBottom w:val="0"/>
          <w:divBdr>
            <w:top w:val="none" w:sz="0" w:space="0" w:color="auto"/>
            <w:left w:val="none" w:sz="0" w:space="0" w:color="auto"/>
            <w:bottom w:val="none" w:sz="0" w:space="0" w:color="auto"/>
            <w:right w:val="none" w:sz="0" w:space="0" w:color="auto"/>
          </w:divBdr>
        </w:div>
        <w:div w:id="2024623398">
          <w:marLeft w:val="480"/>
          <w:marRight w:val="0"/>
          <w:marTop w:val="0"/>
          <w:marBottom w:val="0"/>
          <w:divBdr>
            <w:top w:val="none" w:sz="0" w:space="0" w:color="auto"/>
            <w:left w:val="none" w:sz="0" w:space="0" w:color="auto"/>
            <w:bottom w:val="none" w:sz="0" w:space="0" w:color="auto"/>
            <w:right w:val="none" w:sz="0" w:space="0" w:color="auto"/>
          </w:divBdr>
        </w:div>
        <w:div w:id="2028363547">
          <w:marLeft w:val="480"/>
          <w:marRight w:val="0"/>
          <w:marTop w:val="0"/>
          <w:marBottom w:val="0"/>
          <w:divBdr>
            <w:top w:val="none" w:sz="0" w:space="0" w:color="auto"/>
            <w:left w:val="none" w:sz="0" w:space="0" w:color="auto"/>
            <w:bottom w:val="none" w:sz="0" w:space="0" w:color="auto"/>
            <w:right w:val="none" w:sz="0" w:space="0" w:color="auto"/>
          </w:divBdr>
        </w:div>
        <w:div w:id="2107335889">
          <w:marLeft w:val="480"/>
          <w:marRight w:val="0"/>
          <w:marTop w:val="0"/>
          <w:marBottom w:val="0"/>
          <w:divBdr>
            <w:top w:val="none" w:sz="0" w:space="0" w:color="auto"/>
            <w:left w:val="none" w:sz="0" w:space="0" w:color="auto"/>
            <w:bottom w:val="none" w:sz="0" w:space="0" w:color="auto"/>
            <w:right w:val="none" w:sz="0" w:space="0" w:color="auto"/>
          </w:divBdr>
        </w:div>
      </w:divsChild>
    </w:div>
    <w:div w:id="1759407407">
      <w:bodyDiv w:val="1"/>
      <w:marLeft w:val="0"/>
      <w:marRight w:val="0"/>
      <w:marTop w:val="0"/>
      <w:marBottom w:val="0"/>
      <w:divBdr>
        <w:top w:val="none" w:sz="0" w:space="0" w:color="auto"/>
        <w:left w:val="none" w:sz="0" w:space="0" w:color="auto"/>
        <w:bottom w:val="none" w:sz="0" w:space="0" w:color="auto"/>
        <w:right w:val="none" w:sz="0" w:space="0" w:color="auto"/>
      </w:divBdr>
    </w:div>
    <w:div w:id="1761176042">
      <w:bodyDiv w:val="1"/>
      <w:marLeft w:val="0"/>
      <w:marRight w:val="0"/>
      <w:marTop w:val="0"/>
      <w:marBottom w:val="0"/>
      <w:divBdr>
        <w:top w:val="none" w:sz="0" w:space="0" w:color="auto"/>
        <w:left w:val="none" w:sz="0" w:space="0" w:color="auto"/>
        <w:bottom w:val="none" w:sz="0" w:space="0" w:color="auto"/>
        <w:right w:val="none" w:sz="0" w:space="0" w:color="auto"/>
      </w:divBdr>
    </w:div>
    <w:div w:id="1761482542">
      <w:bodyDiv w:val="1"/>
      <w:marLeft w:val="0"/>
      <w:marRight w:val="0"/>
      <w:marTop w:val="0"/>
      <w:marBottom w:val="0"/>
      <w:divBdr>
        <w:top w:val="none" w:sz="0" w:space="0" w:color="auto"/>
        <w:left w:val="none" w:sz="0" w:space="0" w:color="auto"/>
        <w:bottom w:val="none" w:sz="0" w:space="0" w:color="auto"/>
        <w:right w:val="none" w:sz="0" w:space="0" w:color="auto"/>
      </w:divBdr>
    </w:div>
    <w:div w:id="1761901547">
      <w:bodyDiv w:val="1"/>
      <w:marLeft w:val="0"/>
      <w:marRight w:val="0"/>
      <w:marTop w:val="0"/>
      <w:marBottom w:val="0"/>
      <w:divBdr>
        <w:top w:val="none" w:sz="0" w:space="0" w:color="auto"/>
        <w:left w:val="none" w:sz="0" w:space="0" w:color="auto"/>
        <w:bottom w:val="none" w:sz="0" w:space="0" w:color="auto"/>
        <w:right w:val="none" w:sz="0" w:space="0" w:color="auto"/>
      </w:divBdr>
    </w:div>
    <w:div w:id="1763600416">
      <w:bodyDiv w:val="1"/>
      <w:marLeft w:val="0"/>
      <w:marRight w:val="0"/>
      <w:marTop w:val="0"/>
      <w:marBottom w:val="0"/>
      <w:divBdr>
        <w:top w:val="none" w:sz="0" w:space="0" w:color="auto"/>
        <w:left w:val="none" w:sz="0" w:space="0" w:color="auto"/>
        <w:bottom w:val="none" w:sz="0" w:space="0" w:color="auto"/>
        <w:right w:val="none" w:sz="0" w:space="0" w:color="auto"/>
      </w:divBdr>
    </w:div>
    <w:div w:id="1763644945">
      <w:bodyDiv w:val="1"/>
      <w:marLeft w:val="0"/>
      <w:marRight w:val="0"/>
      <w:marTop w:val="0"/>
      <w:marBottom w:val="0"/>
      <w:divBdr>
        <w:top w:val="none" w:sz="0" w:space="0" w:color="auto"/>
        <w:left w:val="none" w:sz="0" w:space="0" w:color="auto"/>
        <w:bottom w:val="none" w:sz="0" w:space="0" w:color="auto"/>
        <w:right w:val="none" w:sz="0" w:space="0" w:color="auto"/>
      </w:divBdr>
      <w:divsChild>
        <w:div w:id="4746776">
          <w:marLeft w:val="480"/>
          <w:marRight w:val="0"/>
          <w:marTop w:val="0"/>
          <w:marBottom w:val="0"/>
          <w:divBdr>
            <w:top w:val="none" w:sz="0" w:space="0" w:color="auto"/>
            <w:left w:val="none" w:sz="0" w:space="0" w:color="auto"/>
            <w:bottom w:val="none" w:sz="0" w:space="0" w:color="auto"/>
            <w:right w:val="none" w:sz="0" w:space="0" w:color="auto"/>
          </w:divBdr>
        </w:div>
        <w:div w:id="108864650">
          <w:marLeft w:val="480"/>
          <w:marRight w:val="0"/>
          <w:marTop w:val="0"/>
          <w:marBottom w:val="0"/>
          <w:divBdr>
            <w:top w:val="none" w:sz="0" w:space="0" w:color="auto"/>
            <w:left w:val="none" w:sz="0" w:space="0" w:color="auto"/>
            <w:bottom w:val="none" w:sz="0" w:space="0" w:color="auto"/>
            <w:right w:val="none" w:sz="0" w:space="0" w:color="auto"/>
          </w:divBdr>
        </w:div>
        <w:div w:id="155269091">
          <w:marLeft w:val="480"/>
          <w:marRight w:val="0"/>
          <w:marTop w:val="0"/>
          <w:marBottom w:val="0"/>
          <w:divBdr>
            <w:top w:val="none" w:sz="0" w:space="0" w:color="auto"/>
            <w:left w:val="none" w:sz="0" w:space="0" w:color="auto"/>
            <w:bottom w:val="none" w:sz="0" w:space="0" w:color="auto"/>
            <w:right w:val="none" w:sz="0" w:space="0" w:color="auto"/>
          </w:divBdr>
        </w:div>
        <w:div w:id="223413520">
          <w:marLeft w:val="480"/>
          <w:marRight w:val="0"/>
          <w:marTop w:val="0"/>
          <w:marBottom w:val="0"/>
          <w:divBdr>
            <w:top w:val="none" w:sz="0" w:space="0" w:color="auto"/>
            <w:left w:val="none" w:sz="0" w:space="0" w:color="auto"/>
            <w:bottom w:val="none" w:sz="0" w:space="0" w:color="auto"/>
            <w:right w:val="none" w:sz="0" w:space="0" w:color="auto"/>
          </w:divBdr>
        </w:div>
        <w:div w:id="238448978">
          <w:marLeft w:val="480"/>
          <w:marRight w:val="0"/>
          <w:marTop w:val="0"/>
          <w:marBottom w:val="0"/>
          <w:divBdr>
            <w:top w:val="none" w:sz="0" w:space="0" w:color="auto"/>
            <w:left w:val="none" w:sz="0" w:space="0" w:color="auto"/>
            <w:bottom w:val="none" w:sz="0" w:space="0" w:color="auto"/>
            <w:right w:val="none" w:sz="0" w:space="0" w:color="auto"/>
          </w:divBdr>
        </w:div>
        <w:div w:id="268004723">
          <w:marLeft w:val="480"/>
          <w:marRight w:val="0"/>
          <w:marTop w:val="0"/>
          <w:marBottom w:val="0"/>
          <w:divBdr>
            <w:top w:val="none" w:sz="0" w:space="0" w:color="auto"/>
            <w:left w:val="none" w:sz="0" w:space="0" w:color="auto"/>
            <w:bottom w:val="none" w:sz="0" w:space="0" w:color="auto"/>
            <w:right w:val="none" w:sz="0" w:space="0" w:color="auto"/>
          </w:divBdr>
        </w:div>
        <w:div w:id="273446731">
          <w:marLeft w:val="480"/>
          <w:marRight w:val="0"/>
          <w:marTop w:val="0"/>
          <w:marBottom w:val="0"/>
          <w:divBdr>
            <w:top w:val="none" w:sz="0" w:space="0" w:color="auto"/>
            <w:left w:val="none" w:sz="0" w:space="0" w:color="auto"/>
            <w:bottom w:val="none" w:sz="0" w:space="0" w:color="auto"/>
            <w:right w:val="none" w:sz="0" w:space="0" w:color="auto"/>
          </w:divBdr>
        </w:div>
        <w:div w:id="371539618">
          <w:marLeft w:val="480"/>
          <w:marRight w:val="0"/>
          <w:marTop w:val="0"/>
          <w:marBottom w:val="0"/>
          <w:divBdr>
            <w:top w:val="none" w:sz="0" w:space="0" w:color="auto"/>
            <w:left w:val="none" w:sz="0" w:space="0" w:color="auto"/>
            <w:bottom w:val="none" w:sz="0" w:space="0" w:color="auto"/>
            <w:right w:val="none" w:sz="0" w:space="0" w:color="auto"/>
          </w:divBdr>
        </w:div>
        <w:div w:id="413210978">
          <w:marLeft w:val="480"/>
          <w:marRight w:val="0"/>
          <w:marTop w:val="0"/>
          <w:marBottom w:val="0"/>
          <w:divBdr>
            <w:top w:val="none" w:sz="0" w:space="0" w:color="auto"/>
            <w:left w:val="none" w:sz="0" w:space="0" w:color="auto"/>
            <w:bottom w:val="none" w:sz="0" w:space="0" w:color="auto"/>
            <w:right w:val="none" w:sz="0" w:space="0" w:color="auto"/>
          </w:divBdr>
        </w:div>
        <w:div w:id="715129168">
          <w:marLeft w:val="480"/>
          <w:marRight w:val="0"/>
          <w:marTop w:val="0"/>
          <w:marBottom w:val="0"/>
          <w:divBdr>
            <w:top w:val="none" w:sz="0" w:space="0" w:color="auto"/>
            <w:left w:val="none" w:sz="0" w:space="0" w:color="auto"/>
            <w:bottom w:val="none" w:sz="0" w:space="0" w:color="auto"/>
            <w:right w:val="none" w:sz="0" w:space="0" w:color="auto"/>
          </w:divBdr>
        </w:div>
        <w:div w:id="786893012">
          <w:marLeft w:val="480"/>
          <w:marRight w:val="0"/>
          <w:marTop w:val="0"/>
          <w:marBottom w:val="0"/>
          <w:divBdr>
            <w:top w:val="none" w:sz="0" w:space="0" w:color="auto"/>
            <w:left w:val="none" w:sz="0" w:space="0" w:color="auto"/>
            <w:bottom w:val="none" w:sz="0" w:space="0" w:color="auto"/>
            <w:right w:val="none" w:sz="0" w:space="0" w:color="auto"/>
          </w:divBdr>
        </w:div>
        <w:div w:id="806170688">
          <w:marLeft w:val="480"/>
          <w:marRight w:val="0"/>
          <w:marTop w:val="0"/>
          <w:marBottom w:val="0"/>
          <w:divBdr>
            <w:top w:val="none" w:sz="0" w:space="0" w:color="auto"/>
            <w:left w:val="none" w:sz="0" w:space="0" w:color="auto"/>
            <w:bottom w:val="none" w:sz="0" w:space="0" w:color="auto"/>
            <w:right w:val="none" w:sz="0" w:space="0" w:color="auto"/>
          </w:divBdr>
        </w:div>
        <w:div w:id="904293069">
          <w:marLeft w:val="480"/>
          <w:marRight w:val="0"/>
          <w:marTop w:val="0"/>
          <w:marBottom w:val="0"/>
          <w:divBdr>
            <w:top w:val="none" w:sz="0" w:space="0" w:color="auto"/>
            <w:left w:val="none" w:sz="0" w:space="0" w:color="auto"/>
            <w:bottom w:val="none" w:sz="0" w:space="0" w:color="auto"/>
            <w:right w:val="none" w:sz="0" w:space="0" w:color="auto"/>
          </w:divBdr>
        </w:div>
        <w:div w:id="1143473856">
          <w:marLeft w:val="480"/>
          <w:marRight w:val="0"/>
          <w:marTop w:val="0"/>
          <w:marBottom w:val="0"/>
          <w:divBdr>
            <w:top w:val="none" w:sz="0" w:space="0" w:color="auto"/>
            <w:left w:val="none" w:sz="0" w:space="0" w:color="auto"/>
            <w:bottom w:val="none" w:sz="0" w:space="0" w:color="auto"/>
            <w:right w:val="none" w:sz="0" w:space="0" w:color="auto"/>
          </w:divBdr>
        </w:div>
        <w:div w:id="1145321443">
          <w:marLeft w:val="480"/>
          <w:marRight w:val="0"/>
          <w:marTop w:val="0"/>
          <w:marBottom w:val="0"/>
          <w:divBdr>
            <w:top w:val="none" w:sz="0" w:space="0" w:color="auto"/>
            <w:left w:val="none" w:sz="0" w:space="0" w:color="auto"/>
            <w:bottom w:val="none" w:sz="0" w:space="0" w:color="auto"/>
            <w:right w:val="none" w:sz="0" w:space="0" w:color="auto"/>
          </w:divBdr>
        </w:div>
        <w:div w:id="1186214919">
          <w:marLeft w:val="480"/>
          <w:marRight w:val="0"/>
          <w:marTop w:val="0"/>
          <w:marBottom w:val="0"/>
          <w:divBdr>
            <w:top w:val="none" w:sz="0" w:space="0" w:color="auto"/>
            <w:left w:val="none" w:sz="0" w:space="0" w:color="auto"/>
            <w:bottom w:val="none" w:sz="0" w:space="0" w:color="auto"/>
            <w:right w:val="none" w:sz="0" w:space="0" w:color="auto"/>
          </w:divBdr>
        </w:div>
        <w:div w:id="1294949395">
          <w:marLeft w:val="480"/>
          <w:marRight w:val="0"/>
          <w:marTop w:val="0"/>
          <w:marBottom w:val="0"/>
          <w:divBdr>
            <w:top w:val="none" w:sz="0" w:space="0" w:color="auto"/>
            <w:left w:val="none" w:sz="0" w:space="0" w:color="auto"/>
            <w:bottom w:val="none" w:sz="0" w:space="0" w:color="auto"/>
            <w:right w:val="none" w:sz="0" w:space="0" w:color="auto"/>
          </w:divBdr>
        </w:div>
        <w:div w:id="1315796572">
          <w:marLeft w:val="480"/>
          <w:marRight w:val="0"/>
          <w:marTop w:val="0"/>
          <w:marBottom w:val="0"/>
          <w:divBdr>
            <w:top w:val="none" w:sz="0" w:space="0" w:color="auto"/>
            <w:left w:val="none" w:sz="0" w:space="0" w:color="auto"/>
            <w:bottom w:val="none" w:sz="0" w:space="0" w:color="auto"/>
            <w:right w:val="none" w:sz="0" w:space="0" w:color="auto"/>
          </w:divBdr>
        </w:div>
        <w:div w:id="1486820939">
          <w:marLeft w:val="480"/>
          <w:marRight w:val="0"/>
          <w:marTop w:val="0"/>
          <w:marBottom w:val="0"/>
          <w:divBdr>
            <w:top w:val="none" w:sz="0" w:space="0" w:color="auto"/>
            <w:left w:val="none" w:sz="0" w:space="0" w:color="auto"/>
            <w:bottom w:val="none" w:sz="0" w:space="0" w:color="auto"/>
            <w:right w:val="none" w:sz="0" w:space="0" w:color="auto"/>
          </w:divBdr>
        </w:div>
        <w:div w:id="1579711344">
          <w:marLeft w:val="480"/>
          <w:marRight w:val="0"/>
          <w:marTop w:val="0"/>
          <w:marBottom w:val="0"/>
          <w:divBdr>
            <w:top w:val="none" w:sz="0" w:space="0" w:color="auto"/>
            <w:left w:val="none" w:sz="0" w:space="0" w:color="auto"/>
            <w:bottom w:val="none" w:sz="0" w:space="0" w:color="auto"/>
            <w:right w:val="none" w:sz="0" w:space="0" w:color="auto"/>
          </w:divBdr>
        </w:div>
        <w:div w:id="1590772996">
          <w:marLeft w:val="480"/>
          <w:marRight w:val="0"/>
          <w:marTop w:val="0"/>
          <w:marBottom w:val="0"/>
          <w:divBdr>
            <w:top w:val="none" w:sz="0" w:space="0" w:color="auto"/>
            <w:left w:val="none" w:sz="0" w:space="0" w:color="auto"/>
            <w:bottom w:val="none" w:sz="0" w:space="0" w:color="auto"/>
            <w:right w:val="none" w:sz="0" w:space="0" w:color="auto"/>
          </w:divBdr>
        </w:div>
        <w:div w:id="1622030228">
          <w:marLeft w:val="480"/>
          <w:marRight w:val="0"/>
          <w:marTop w:val="0"/>
          <w:marBottom w:val="0"/>
          <w:divBdr>
            <w:top w:val="none" w:sz="0" w:space="0" w:color="auto"/>
            <w:left w:val="none" w:sz="0" w:space="0" w:color="auto"/>
            <w:bottom w:val="none" w:sz="0" w:space="0" w:color="auto"/>
            <w:right w:val="none" w:sz="0" w:space="0" w:color="auto"/>
          </w:divBdr>
        </w:div>
        <w:div w:id="1908492306">
          <w:marLeft w:val="480"/>
          <w:marRight w:val="0"/>
          <w:marTop w:val="0"/>
          <w:marBottom w:val="0"/>
          <w:divBdr>
            <w:top w:val="none" w:sz="0" w:space="0" w:color="auto"/>
            <w:left w:val="none" w:sz="0" w:space="0" w:color="auto"/>
            <w:bottom w:val="none" w:sz="0" w:space="0" w:color="auto"/>
            <w:right w:val="none" w:sz="0" w:space="0" w:color="auto"/>
          </w:divBdr>
        </w:div>
      </w:divsChild>
    </w:div>
    <w:div w:id="1764180500">
      <w:bodyDiv w:val="1"/>
      <w:marLeft w:val="0"/>
      <w:marRight w:val="0"/>
      <w:marTop w:val="0"/>
      <w:marBottom w:val="0"/>
      <w:divBdr>
        <w:top w:val="none" w:sz="0" w:space="0" w:color="auto"/>
        <w:left w:val="none" w:sz="0" w:space="0" w:color="auto"/>
        <w:bottom w:val="none" w:sz="0" w:space="0" w:color="auto"/>
        <w:right w:val="none" w:sz="0" w:space="0" w:color="auto"/>
      </w:divBdr>
    </w:div>
    <w:div w:id="1764183600">
      <w:bodyDiv w:val="1"/>
      <w:marLeft w:val="0"/>
      <w:marRight w:val="0"/>
      <w:marTop w:val="0"/>
      <w:marBottom w:val="0"/>
      <w:divBdr>
        <w:top w:val="none" w:sz="0" w:space="0" w:color="auto"/>
        <w:left w:val="none" w:sz="0" w:space="0" w:color="auto"/>
        <w:bottom w:val="none" w:sz="0" w:space="0" w:color="auto"/>
        <w:right w:val="none" w:sz="0" w:space="0" w:color="auto"/>
      </w:divBdr>
    </w:div>
    <w:div w:id="1765762253">
      <w:bodyDiv w:val="1"/>
      <w:marLeft w:val="0"/>
      <w:marRight w:val="0"/>
      <w:marTop w:val="0"/>
      <w:marBottom w:val="0"/>
      <w:divBdr>
        <w:top w:val="none" w:sz="0" w:space="0" w:color="auto"/>
        <w:left w:val="none" w:sz="0" w:space="0" w:color="auto"/>
        <w:bottom w:val="none" w:sz="0" w:space="0" w:color="auto"/>
        <w:right w:val="none" w:sz="0" w:space="0" w:color="auto"/>
      </w:divBdr>
    </w:div>
    <w:div w:id="1767536950">
      <w:bodyDiv w:val="1"/>
      <w:marLeft w:val="0"/>
      <w:marRight w:val="0"/>
      <w:marTop w:val="0"/>
      <w:marBottom w:val="0"/>
      <w:divBdr>
        <w:top w:val="none" w:sz="0" w:space="0" w:color="auto"/>
        <w:left w:val="none" w:sz="0" w:space="0" w:color="auto"/>
        <w:bottom w:val="none" w:sz="0" w:space="0" w:color="auto"/>
        <w:right w:val="none" w:sz="0" w:space="0" w:color="auto"/>
      </w:divBdr>
    </w:div>
    <w:div w:id="1768496933">
      <w:bodyDiv w:val="1"/>
      <w:marLeft w:val="0"/>
      <w:marRight w:val="0"/>
      <w:marTop w:val="0"/>
      <w:marBottom w:val="0"/>
      <w:divBdr>
        <w:top w:val="none" w:sz="0" w:space="0" w:color="auto"/>
        <w:left w:val="none" w:sz="0" w:space="0" w:color="auto"/>
        <w:bottom w:val="none" w:sz="0" w:space="0" w:color="auto"/>
        <w:right w:val="none" w:sz="0" w:space="0" w:color="auto"/>
      </w:divBdr>
    </w:div>
    <w:div w:id="1769303650">
      <w:bodyDiv w:val="1"/>
      <w:marLeft w:val="0"/>
      <w:marRight w:val="0"/>
      <w:marTop w:val="0"/>
      <w:marBottom w:val="0"/>
      <w:divBdr>
        <w:top w:val="none" w:sz="0" w:space="0" w:color="auto"/>
        <w:left w:val="none" w:sz="0" w:space="0" w:color="auto"/>
        <w:bottom w:val="none" w:sz="0" w:space="0" w:color="auto"/>
        <w:right w:val="none" w:sz="0" w:space="0" w:color="auto"/>
      </w:divBdr>
    </w:div>
    <w:div w:id="1771855195">
      <w:bodyDiv w:val="1"/>
      <w:marLeft w:val="0"/>
      <w:marRight w:val="0"/>
      <w:marTop w:val="0"/>
      <w:marBottom w:val="0"/>
      <w:divBdr>
        <w:top w:val="none" w:sz="0" w:space="0" w:color="auto"/>
        <w:left w:val="none" w:sz="0" w:space="0" w:color="auto"/>
        <w:bottom w:val="none" w:sz="0" w:space="0" w:color="auto"/>
        <w:right w:val="none" w:sz="0" w:space="0" w:color="auto"/>
      </w:divBdr>
    </w:div>
    <w:div w:id="1778478957">
      <w:bodyDiv w:val="1"/>
      <w:marLeft w:val="0"/>
      <w:marRight w:val="0"/>
      <w:marTop w:val="0"/>
      <w:marBottom w:val="0"/>
      <w:divBdr>
        <w:top w:val="none" w:sz="0" w:space="0" w:color="auto"/>
        <w:left w:val="none" w:sz="0" w:space="0" w:color="auto"/>
        <w:bottom w:val="none" w:sz="0" w:space="0" w:color="auto"/>
        <w:right w:val="none" w:sz="0" w:space="0" w:color="auto"/>
      </w:divBdr>
    </w:div>
    <w:div w:id="1784642882">
      <w:bodyDiv w:val="1"/>
      <w:marLeft w:val="0"/>
      <w:marRight w:val="0"/>
      <w:marTop w:val="0"/>
      <w:marBottom w:val="0"/>
      <w:divBdr>
        <w:top w:val="none" w:sz="0" w:space="0" w:color="auto"/>
        <w:left w:val="none" w:sz="0" w:space="0" w:color="auto"/>
        <w:bottom w:val="none" w:sz="0" w:space="0" w:color="auto"/>
        <w:right w:val="none" w:sz="0" w:space="0" w:color="auto"/>
      </w:divBdr>
    </w:div>
    <w:div w:id="1785297496">
      <w:bodyDiv w:val="1"/>
      <w:marLeft w:val="0"/>
      <w:marRight w:val="0"/>
      <w:marTop w:val="0"/>
      <w:marBottom w:val="0"/>
      <w:divBdr>
        <w:top w:val="none" w:sz="0" w:space="0" w:color="auto"/>
        <w:left w:val="none" w:sz="0" w:space="0" w:color="auto"/>
        <w:bottom w:val="none" w:sz="0" w:space="0" w:color="auto"/>
        <w:right w:val="none" w:sz="0" w:space="0" w:color="auto"/>
      </w:divBdr>
    </w:div>
    <w:div w:id="1787459331">
      <w:bodyDiv w:val="1"/>
      <w:marLeft w:val="0"/>
      <w:marRight w:val="0"/>
      <w:marTop w:val="0"/>
      <w:marBottom w:val="0"/>
      <w:divBdr>
        <w:top w:val="none" w:sz="0" w:space="0" w:color="auto"/>
        <w:left w:val="none" w:sz="0" w:space="0" w:color="auto"/>
        <w:bottom w:val="none" w:sz="0" w:space="0" w:color="auto"/>
        <w:right w:val="none" w:sz="0" w:space="0" w:color="auto"/>
      </w:divBdr>
    </w:div>
    <w:div w:id="1787770782">
      <w:bodyDiv w:val="1"/>
      <w:marLeft w:val="0"/>
      <w:marRight w:val="0"/>
      <w:marTop w:val="0"/>
      <w:marBottom w:val="0"/>
      <w:divBdr>
        <w:top w:val="none" w:sz="0" w:space="0" w:color="auto"/>
        <w:left w:val="none" w:sz="0" w:space="0" w:color="auto"/>
        <w:bottom w:val="none" w:sz="0" w:space="0" w:color="auto"/>
        <w:right w:val="none" w:sz="0" w:space="0" w:color="auto"/>
      </w:divBdr>
    </w:div>
    <w:div w:id="1788889585">
      <w:bodyDiv w:val="1"/>
      <w:marLeft w:val="0"/>
      <w:marRight w:val="0"/>
      <w:marTop w:val="0"/>
      <w:marBottom w:val="0"/>
      <w:divBdr>
        <w:top w:val="none" w:sz="0" w:space="0" w:color="auto"/>
        <w:left w:val="none" w:sz="0" w:space="0" w:color="auto"/>
        <w:bottom w:val="none" w:sz="0" w:space="0" w:color="auto"/>
        <w:right w:val="none" w:sz="0" w:space="0" w:color="auto"/>
      </w:divBdr>
    </w:div>
    <w:div w:id="1790082036">
      <w:bodyDiv w:val="1"/>
      <w:marLeft w:val="0"/>
      <w:marRight w:val="0"/>
      <w:marTop w:val="0"/>
      <w:marBottom w:val="0"/>
      <w:divBdr>
        <w:top w:val="none" w:sz="0" w:space="0" w:color="auto"/>
        <w:left w:val="none" w:sz="0" w:space="0" w:color="auto"/>
        <w:bottom w:val="none" w:sz="0" w:space="0" w:color="auto"/>
        <w:right w:val="none" w:sz="0" w:space="0" w:color="auto"/>
      </w:divBdr>
      <w:divsChild>
        <w:div w:id="27142670">
          <w:marLeft w:val="480"/>
          <w:marRight w:val="0"/>
          <w:marTop w:val="0"/>
          <w:marBottom w:val="0"/>
          <w:divBdr>
            <w:top w:val="none" w:sz="0" w:space="0" w:color="auto"/>
            <w:left w:val="none" w:sz="0" w:space="0" w:color="auto"/>
            <w:bottom w:val="none" w:sz="0" w:space="0" w:color="auto"/>
            <w:right w:val="none" w:sz="0" w:space="0" w:color="auto"/>
          </w:divBdr>
        </w:div>
        <w:div w:id="40785224">
          <w:marLeft w:val="480"/>
          <w:marRight w:val="0"/>
          <w:marTop w:val="0"/>
          <w:marBottom w:val="0"/>
          <w:divBdr>
            <w:top w:val="none" w:sz="0" w:space="0" w:color="auto"/>
            <w:left w:val="none" w:sz="0" w:space="0" w:color="auto"/>
            <w:bottom w:val="none" w:sz="0" w:space="0" w:color="auto"/>
            <w:right w:val="none" w:sz="0" w:space="0" w:color="auto"/>
          </w:divBdr>
        </w:div>
        <w:div w:id="145828035">
          <w:marLeft w:val="480"/>
          <w:marRight w:val="0"/>
          <w:marTop w:val="0"/>
          <w:marBottom w:val="0"/>
          <w:divBdr>
            <w:top w:val="none" w:sz="0" w:space="0" w:color="auto"/>
            <w:left w:val="none" w:sz="0" w:space="0" w:color="auto"/>
            <w:bottom w:val="none" w:sz="0" w:space="0" w:color="auto"/>
            <w:right w:val="none" w:sz="0" w:space="0" w:color="auto"/>
          </w:divBdr>
        </w:div>
        <w:div w:id="196967224">
          <w:marLeft w:val="480"/>
          <w:marRight w:val="0"/>
          <w:marTop w:val="0"/>
          <w:marBottom w:val="0"/>
          <w:divBdr>
            <w:top w:val="none" w:sz="0" w:space="0" w:color="auto"/>
            <w:left w:val="none" w:sz="0" w:space="0" w:color="auto"/>
            <w:bottom w:val="none" w:sz="0" w:space="0" w:color="auto"/>
            <w:right w:val="none" w:sz="0" w:space="0" w:color="auto"/>
          </w:divBdr>
        </w:div>
        <w:div w:id="240213919">
          <w:marLeft w:val="480"/>
          <w:marRight w:val="0"/>
          <w:marTop w:val="0"/>
          <w:marBottom w:val="0"/>
          <w:divBdr>
            <w:top w:val="none" w:sz="0" w:space="0" w:color="auto"/>
            <w:left w:val="none" w:sz="0" w:space="0" w:color="auto"/>
            <w:bottom w:val="none" w:sz="0" w:space="0" w:color="auto"/>
            <w:right w:val="none" w:sz="0" w:space="0" w:color="auto"/>
          </w:divBdr>
        </w:div>
        <w:div w:id="389772282">
          <w:marLeft w:val="480"/>
          <w:marRight w:val="0"/>
          <w:marTop w:val="0"/>
          <w:marBottom w:val="0"/>
          <w:divBdr>
            <w:top w:val="none" w:sz="0" w:space="0" w:color="auto"/>
            <w:left w:val="none" w:sz="0" w:space="0" w:color="auto"/>
            <w:bottom w:val="none" w:sz="0" w:space="0" w:color="auto"/>
            <w:right w:val="none" w:sz="0" w:space="0" w:color="auto"/>
          </w:divBdr>
        </w:div>
        <w:div w:id="589973935">
          <w:marLeft w:val="480"/>
          <w:marRight w:val="0"/>
          <w:marTop w:val="0"/>
          <w:marBottom w:val="0"/>
          <w:divBdr>
            <w:top w:val="none" w:sz="0" w:space="0" w:color="auto"/>
            <w:left w:val="none" w:sz="0" w:space="0" w:color="auto"/>
            <w:bottom w:val="none" w:sz="0" w:space="0" w:color="auto"/>
            <w:right w:val="none" w:sz="0" w:space="0" w:color="auto"/>
          </w:divBdr>
        </w:div>
        <w:div w:id="618337935">
          <w:marLeft w:val="480"/>
          <w:marRight w:val="0"/>
          <w:marTop w:val="0"/>
          <w:marBottom w:val="0"/>
          <w:divBdr>
            <w:top w:val="none" w:sz="0" w:space="0" w:color="auto"/>
            <w:left w:val="none" w:sz="0" w:space="0" w:color="auto"/>
            <w:bottom w:val="none" w:sz="0" w:space="0" w:color="auto"/>
            <w:right w:val="none" w:sz="0" w:space="0" w:color="auto"/>
          </w:divBdr>
        </w:div>
        <w:div w:id="619192125">
          <w:marLeft w:val="480"/>
          <w:marRight w:val="0"/>
          <w:marTop w:val="0"/>
          <w:marBottom w:val="0"/>
          <w:divBdr>
            <w:top w:val="none" w:sz="0" w:space="0" w:color="auto"/>
            <w:left w:val="none" w:sz="0" w:space="0" w:color="auto"/>
            <w:bottom w:val="none" w:sz="0" w:space="0" w:color="auto"/>
            <w:right w:val="none" w:sz="0" w:space="0" w:color="auto"/>
          </w:divBdr>
        </w:div>
        <w:div w:id="747464183">
          <w:marLeft w:val="480"/>
          <w:marRight w:val="0"/>
          <w:marTop w:val="0"/>
          <w:marBottom w:val="0"/>
          <w:divBdr>
            <w:top w:val="none" w:sz="0" w:space="0" w:color="auto"/>
            <w:left w:val="none" w:sz="0" w:space="0" w:color="auto"/>
            <w:bottom w:val="none" w:sz="0" w:space="0" w:color="auto"/>
            <w:right w:val="none" w:sz="0" w:space="0" w:color="auto"/>
          </w:divBdr>
        </w:div>
        <w:div w:id="755128044">
          <w:marLeft w:val="480"/>
          <w:marRight w:val="0"/>
          <w:marTop w:val="0"/>
          <w:marBottom w:val="0"/>
          <w:divBdr>
            <w:top w:val="none" w:sz="0" w:space="0" w:color="auto"/>
            <w:left w:val="none" w:sz="0" w:space="0" w:color="auto"/>
            <w:bottom w:val="none" w:sz="0" w:space="0" w:color="auto"/>
            <w:right w:val="none" w:sz="0" w:space="0" w:color="auto"/>
          </w:divBdr>
        </w:div>
        <w:div w:id="775562609">
          <w:marLeft w:val="480"/>
          <w:marRight w:val="0"/>
          <w:marTop w:val="0"/>
          <w:marBottom w:val="0"/>
          <w:divBdr>
            <w:top w:val="none" w:sz="0" w:space="0" w:color="auto"/>
            <w:left w:val="none" w:sz="0" w:space="0" w:color="auto"/>
            <w:bottom w:val="none" w:sz="0" w:space="0" w:color="auto"/>
            <w:right w:val="none" w:sz="0" w:space="0" w:color="auto"/>
          </w:divBdr>
        </w:div>
        <w:div w:id="957568934">
          <w:marLeft w:val="480"/>
          <w:marRight w:val="0"/>
          <w:marTop w:val="0"/>
          <w:marBottom w:val="0"/>
          <w:divBdr>
            <w:top w:val="none" w:sz="0" w:space="0" w:color="auto"/>
            <w:left w:val="none" w:sz="0" w:space="0" w:color="auto"/>
            <w:bottom w:val="none" w:sz="0" w:space="0" w:color="auto"/>
            <w:right w:val="none" w:sz="0" w:space="0" w:color="auto"/>
          </w:divBdr>
        </w:div>
        <w:div w:id="1164511287">
          <w:marLeft w:val="480"/>
          <w:marRight w:val="0"/>
          <w:marTop w:val="0"/>
          <w:marBottom w:val="0"/>
          <w:divBdr>
            <w:top w:val="none" w:sz="0" w:space="0" w:color="auto"/>
            <w:left w:val="none" w:sz="0" w:space="0" w:color="auto"/>
            <w:bottom w:val="none" w:sz="0" w:space="0" w:color="auto"/>
            <w:right w:val="none" w:sz="0" w:space="0" w:color="auto"/>
          </w:divBdr>
        </w:div>
        <w:div w:id="1184634589">
          <w:marLeft w:val="480"/>
          <w:marRight w:val="0"/>
          <w:marTop w:val="0"/>
          <w:marBottom w:val="0"/>
          <w:divBdr>
            <w:top w:val="none" w:sz="0" w:space="0" w:color="auto"/>
            <w:left w:val="none" w:sz="0" w:space="0" w:color="auto"/>
            <w:bottom w:val="none" w:sz="0" w:space="0" w:color="auto"/>
            <w:right w:val="none" w:sz="0" w:space="0" w:color="auto"/>
          </w:divBdr>
        </w:div>
        <w:div w:id="1308971171">
          <w:marLeft w:val="480"/>
          <w:marRight w:val="0"/>
          <w:marTop w:val="0"/>
          <w:marBottom w:val="0"/>
          <w:divBdr>
            <w:top w:val="none" w:sz="0" w:space="0" w:color="auto"/>
            <w:left w:val="none" w:sz="0" w:space="0" w:color="auto"/>
            <w:bottom w:val="none" w:sz="0" w:space="0" w:color="auto"/>
            <w:right w:val="none" w:sz="0" w:space="0" w:color="auto"/>
          </w:divBdr>
        </w:div>
        <w:div w:id="1319573615">
          <w:marLeft w:val="480"/>
          <w:marRight w:val="0"/>
          <w:marTop w:val="0"/>
          <w:marBottom w:val="0"/>
          <w:divBdr>
            <w:top w:val="none" w:sz="0" w:space="0" w:color="auto"/>
            <w:left w:val="none" w:sz="0" w:space="0" w:color="auto"/>
            <w:bottom w:val="none" w:sz="0" w:space="0" w:color="auto"/>
            <w:right w:val="none" w:sz="0" w:space="0" w:color="auto"/>
          </w:divBdr>
        </w:div>
        <w:div w:id="1342506272">
          <w:marLeft w:val="480"/>
          <w:marRight w:val="0"/>
          <w:marTop w:val="0"/>
          <w:marBottom w:val="0"/>
          <w:divBdr>
            <w:top w:val="none" w:sz="0" w:space="0" w:color="auto"/>
            <w:left w:val="none" w:sz="0" w:space="0" w:color="auto"/>
            <w:bottom w:val="none" w:sz="0" w:space="0" w:color="auto"/>
            <w:right w:val="none" w:sz="0" w:space="0" w:color="auto"/>
          </w:divBdr>
        </w:div>
        <w:div w:id="1424573253">
          <w:marLeft w:val="480"/>
          <w:marRight w:val="0"/>
          <w:marTop w:val="0"/>
          <w:marBottom w:val="0"/>
          <w:divBdr>
            <w:top w:val="none" w:sz="0" w:space="0" w:color="auto"/>
            <w:left w:val="none" w:sz="0" w:space="0" w:color="auto"/>
            <w:bottom w:val="none" w:sz="0" w:space="0" w:color="auto"/>
            <w:right w:val="none" w:sz="0" w:space="0" w:color="auto"/>
          </w:divBdr>
        </w:div>
        <w:div w:id="1651128274">
          <w:marLeft w:val="480"/>
          <w:marRight w:val="0"/>
          <w:marTop w:val="0"/>
          <w:marBottom w:val="0"/>
          <w:divBdr>
            <w:top w:val="none" w:sz="0" w:space="0" w:color="auto"/>
            <w:left w:val="none" w:sz="0" w:space="0" w:color="auto"/>
            <w:bottom w:val="none" w:sz="0" w:space="0" w:color="auto"/>
            <w:right w:val="none" w:sz="0" w:space="0" w:color="auto"/>
          </w:divBdr>
        </w:div>
        <w:div w:id="1781728441">
          <w:marLeft w:val="480"/>
          <w:marRight w:val="0"/>
          <w:marTop w:val="0"/>
          <w:marBottom w:val="0"/>
          <w:divBdr>
            <w:top w:val="none" w:sz="0" w:space="0" w:color="auto"/>
            <w:left w:val="none" w:sz="0" w:space="0" w:color="auto"/>
            <w:bottom w:val="none" w:sz="0" w:space="0" w:color="auto"/>
            <w:right w:val="none" w:sz="0" w:space="0" w:color="auto"/>
          </w:divBdr>
        </w:div>
        <w:div w:id="1798797964">
          <w:marLeft w:val="480"/>
          <w:marRight w:val="0"/>
          <w:marTop w:val="0"/>
          <w:marBottom w:val="0"/>
          <w:divBdr>
            <w:top w:val="none" w:sz="0" w:space="0" w:color="auto"/>
            <w:left w:val="none" w:sz="0" w:space="0" w:color="auto"/>
            <w:bottom w:val="none" w:sz="0" w:space="0" w:color="auto"/>
            <w:right w:val="none" w:sz="0" w:space="0" w:color="auto"/>
          </w:divBdr>
        </w:div>
        <w:div w:id="1908299969">
          <w:marLeft w:val="480"/>
          <w:marRight w:val="0"/>
          <w:marTop w:val="0"/>
          <w:marBottom w:val="0"/>
          <w:divBdr>
            <w:top w:val="none" w:sz="0" w:space="0" w:color="auto"/>
            <w:left w:val="none" w:sz="0" w:space="0" w:color="auto"/>
            <w:bottom w:val="none" w:sz="0" w:space="0" w:color="auto"/>
            <w:right w:val="none" w:sz="0" w:space="0" w:color="auto"/>
          </w:divBdr>
        </w:div>
        <w:div w:id="1977828891">
          <w:marLeft w:val="480"/>
          <w:marRight w:val="0"/>
          <w:marTop w:val="0"/>
          <w:marBottom w:val="0"/>
          <w:divBdr>
            <w:top w:val="none" w:sz="0" w:space="0" w:color="auto"/>
            <w:left w:val="none" w:sz="0" w:space="0" w:color="auto"/>
            <w:bottom w:val="none" w:sz="0" w:space="0" w:color="auto"/>
            <w:right w:val="none" w:sz="0" w:space="0" w:color="auto"/>
          </w:divBdr>
        </w:div>
        <w:div w:id="2036421687">
          <w:marLeft w:val="480"/>
          <w:marRight w:val="0"/>
          <w:marTop w:val="0"/>
          <w:marBottom w:val="0"/>
          <w:divBdr>
            <w:top w:val="none" w:sz="0" w:space="0" w:color="auto"/>
            <w:left w:val="none" w:sz="0" w:space="0" w:color="auto"/>
            <w:bottom w:val="none" w:sz="0" w:space="0" w:color="auto"/>
            <w:right w:val="none" w:sz="0" w:space="0" w:color="auto"/>
          </w:divBdr>
        </w:div>
        <w:div w:id="2146192475">
          <w:marLeft w:val="480"/>
          <w:marRight w:val="0"/>
          <w:marTop w:val="0"/>
          <w:marBottom w:val="0"/>
          <w:divBdr>
            <w:top w:val="none" w:sz="0" w:space="0" w:color="auto"/>
            <w:left w:val="none" w:sz="0" w:space="0" w:color="auto"/>
            <w:bottom w:val="none" w:sz="0" w:space="0" w:color="auto"/>
            <w:right w:val="none" w:sz="0" w:space="0" w:color="auto"/>
          </w:divBdr>
        </w:div>
      </w:divsChild>
    </w:div>
    <w:div w:id="1790902545">
      <w:bodyDiv w:val="1"/>
      <w:marLeft w:val="0"/>
      <w:marRight w:val="0"/>
      <w:marTop w:val="0"/>
      <w:marBottom w:val="0"/>
      <w:divBdr>
        <w:top w:val="none" w:sz="0" w:space="0" w:color="auto"/>
        <w:left w:val="none" w:sz="0" w:space="0" w:color="auto"/>
        <w:bottom w:val="none" w:sz="0" w:space="0" w:color="auto"/>
        <w:right w:val="none" w:sz="0" w:space="0" w:color="auto"/>
      </w:divBdr>
    </w:div>
    <w:div w:id="1792279177">
      <w:bodyDiv w:val="1"/>
      <w:marLeft w:val="0"/>
      <w:marRight w:val="0"/>
      <w:marTop w:val="0"/>
      <w:marBottom w:val="0"/>
      <w:divBdr>
        <w:top w:val="none" w:sz="0" w:space="0" w:color="auto"/>
        <w:left w:val="none" w:sz="0" w:space="0" w:color="auto"/>
        <w:bottom w:val="none" w:sz="0" w:space="0" w:color="auto"/>
        <w:right w:val="none" w:sz="0" w:space="0" w:color="auto"/>
      </w:divBdr>
      <w:divsChild>
        <w:div w:id="57751025">
          <w:marLeft w:val="480"/>
          <w:marRight w:val="0"/>
          <w:marTop w:val="0"/>
          <w:marBottom w:val="0"/>
          <w:divBdr>
            <w:top w:val="none" w:sz="0" w:space="0" w:color="auto"/>
            <w:left w:val="none" w:sz="0" w:space="0" w:color="auto"/>
            <w:bottom w:val="none" w:sz="0" w:space="0" w:color="auto"/>
            <w:right w:val="none" w:sz="0" w:space="0" w:color="auto"/>
          </w:divBdr>
        </w:div>
        <w:div w:id="100951153">
          <w:marLeft w:val="480"/>
          <w:marRight w:val="0"/>
          <w:marTop w:val="0"/>
          <w:marBottom w:val="0"/>
          <w:divBdr>
            <w:top w:val="none" w:sz="0" w:space="0" w:color="auto"/>
            <w:left w:val="none" w:sz="0" w:space="0" w:color="auto"/>
            <w:bottom w:val="none" w:sz="0" w:space="0" w:color="auto"/>
            <w:right w:val="none" w:sz="0" w:space="0" w:color="auto"/>
          </w:divBdr>
        </w:div>
        <w:div w:id="200099172">
          <w:marLeft w:val="480"/>
          <w:marRight w:val="0"/>
          <w:marTop w:val="0"/>
          <w:marBottom w:val="0"/>
          <w:divBdr>
            <w:top w:val="none" w:sz="0" w:space="0" w:color="auto"/>
            <w:left w:val="none" w:sz="0" w:space="0" w:color="auto"/>
            <w:bottom w:val="none" w:sz="0" w:space="0" w:color="auto"/>
            <w:right w:val="none" w:sz="0" w:space="0" w:color="auto"/>
          </w:divBdr>
        </w:div>
        <w:div w:id="264658166">
          <w:marLeft w:val="480"/>
          <w:marRight w:val="0"/>
          <w:marTop w:val="0"/>
          <w:marBottom w:val="0"/>
          <w:divBdr>
            <w:top w:val="none" w:sz="0" w:space="0" w:color="auto"/>
            <w:left w:val="none" w:sz="0" w:space="0" w:color="auto"/>
            <w:bottom w:val="none" w:sz="0" w:space="0" w:color="auto"/>
            <w:right w:val="none" w:sz="0" w:space="0" w:color="auto"/>
          </w:divBdr>
        </w:div>
        <w:div w:id="267471587">
          <w:marLeft w:val="480"/>
          <w:marRight w:val="0"/>
          <w:marTop w:val="0"/>
          <w:marBottom w:val="0"/>
          <w:divBdr>
            <w:top w:val="none" w:sz="0" w:space="0" w:color="auto"/>
            <w:left w:val="none" w:sz="0" w:space="0" w:color="auto"/>
            <w:bottom w:val="none" w:sz="0" w:space="0" w:color="auto"/>
            <w:right w:val="none" w:sz="0" w:space="0" w:color="auto"/>
          </w:divBdr>
        </w:div>
        <w:div w:id="333845889">
          <w:marLeft w:val="480"/>
          <w:marRight w:val="0"/>
          <w:marTop w:val="0"/>
          <w:marBottom w:val="0"/>
          <w:divBdr>
            <w:top w:val="none" w:sz="0" w:space="0" w:color="auto"/>
            <w:left w:val="none" w:sz="0" w:space="0" w:color="auto"/>
            <w:bottom w:val="none" w:sz="0" w:space="0" w:color="auto"/>
            <w:right w:val="none" w:sz="0" w:space="0" w:color="auto"/>
          </w:divBdr>
        </w:div>
        <w:div w:id="362289676">
          <w:marLeft w:val="480"/>
          <w:marRight w:val="0"/>
          <w:marTop w:val="0"/>
          <w:marBottom w:val="0"/>
          <w:divBdr>
            <w:top w:val="none" w:sz="0" w:space="0" w:color="auto"/>
            <w:left w:val="none" w:sz="0" w:space="0" w:color="auto"/>
            <w:bottom w:val="none" w:sz="0" w:space="0" w:color="auto"/>
            <w:right w:val="none" w:sz="0" w:space="0" w:color="auto"/>
          </w:divBdr>
        </w:div>
        <w:div w:id="366562661">
          <w:marLeft w:val="480"/>
          <w:marRight w:val="0"/>
          <w:marTop w:val="0"/>
          <w:marBottom w:val="0"/>
          <w:divBdr>
            <w:top w:val="none" w:sz="0" w:space="0" w:color="auto"/>
            <w:left w:val="none" w:sz="0" w:space="0" w:color="auto"/>
            <w:bottom w:val="none" w:sz="0" w:space="0" w:color="auto"/>
            <w:right w:val="none" w:sz="0" w:space="0" w:color="auto"/>
          </w:divBdr>
        </w:div>
        <w:div w:id="400569043">
          <w:marLeft w:val="480"/>
          <w:marRight w:val="0"/>
          <w:marTop w:val="0"/>
          <w:marBottom w:val="0"/>
          <w:divBdr>
            <w:top w:val="none" w:sz="0" w:space="0" w:color="auto"/>
            <w:left w:val="none" w:sz="0" w:space="0" w:color="auto"/>
            <w:bottom w:val="none" w:sz="0" w:space="0" w:color="auto"/>
            <w:right w:val="none" w:sz="0" w:space="0" w:color="auto"/>
          </w:divBdr>
        </w:div>
        <w:div w:id="405341244">
          <w:marLeft w:val="480"/>
          <w:marRight w:val="0"/>
          <w:marTop w:val="0"/>
          <w:marBottom w:val="0"/>
          <w:divBdr>
            <w:top w:val="none" w:sz="0" w:space="0" w:color="auto"/>
            <w:left w:val="none" w:sz="0" w:space="0" w:color="auto"/>
            <w:bottom w:val="none" w:sz="0" w:space="0" w:color="auto"/>
            <w:right w:val="none" w:sz="0" w:space="0" w:color="auto"/>
          </w:divBdr>
        </w:div>
        <w:div w:id="487719176">
          <w:marLeft w:val="480"/>
          <w:marRight w:val="0"/>
          <w:marTop w:val="0"/>
          <w:marBottom w:val="0"/>
          <w:divBdr>
            <w:top w:val="none" w:sz="0" w:space="0" w:color="auto"/>
            <w:left w:val="none" w:sz="0" w:space="0" w:color="auto"/>
            <w:bottom w:val="none" w:sz="0" w:space="0" w:color="auto"/>
            <w:right w:val="none" w:sz="0" w:space="0" w:color="auto"/>
          </w:divBdr>
        </w:div>
        <w:div w:id="522060195">
          <w:marLeft w:val="480"/>
          <w:marRight w:val="0"/>
          <w:marTop w:val="0"/>
          <w:marBottom w:val="0"/>
          <w:divBdr>
            <w:top w:val="none" w:sz="0" w:space="0" w:color="auto"/>
            <w:left w:val="none" w:sz="0" w:space="0" w:color="auto"/>
            <w:bottom w:val="none" w:sz="0" w:space="0" w:color="auto"/>
            <w:right w:val="none" w:sz="0" w:space="0" w:color="auto"/>
          </w:divBdr>
        </w:div>
        <w:div w:id="791292881">
          <w:marLeft w:val="480"/>
          <w:marRight w:val="0"/>
          <w:marTop w:val="0"/>
          <w:marBottom w:val="0"/>
          <w:divBdr>
            <w:top w:val="none" w:sz="0" w:space="0" w:color="auto"/>
            <w:left w:val="none" w:sz="0" w:space="0" w:color="auto"/>
            <w:bottom w:val="none" w:sz="0" w:space="0" w:color="auto"/>
            <w:right w:val="none" w:sz="0" w:space="0" w:color="auto"/>
          </w:divBdr>
        </w:div>
        <w:div w:id="853492265">
          <w:marLeft w:val="480"/>
          <w:marRight w:val="0"/>
          <w:marTop w:val="0"/>
          <w:marBottom w:val="0"/>
          <w:divBdr>
            <w:top w:val="none" w:sz="0" w:space="0" w:color="auto"/>
            <w:left w:val="none" w:sz="0" w:space="0" w:color="auto"/>
            <w:bottom w:val="none" w:sz="0" w:space="0" w:color="auto"/>
            <w:right w:val="none" w:sz="0" w:space="0" w:color="auto"/>
          </w:divBdr>
        </w:div>
        <w:div w:id="859320530">
          <w:marLeft w:val="480"/>
          <w:marRight w:val="0"/>
          <w:marTop w:val="0"/>
          <w:marBottom w:val="0"/>
          <w:divBdr>
            <w:top w:val="none" w:sz="0" w:space="0" w:color="auto"/>
            <w:left w:val="none" w:sz="0" w:space="0" w:color="auto"/>
            <w:bottom w:val="none" w:sz="0" w:space="0" w:color="auto"/>
            <w:right w:val="none" w:sz="0" w:space="0" w:color="auto"/>
          </w:divBdr>
        </w:div>
        <w:div w:id="898713778">
          <w:marLeft w:val="480"/>
          <w:marRight w:val="0"/>
          <w:marTop w:val="0"/>
          <w:marBottom w:val="0"/>
          <w:divBdr>
            <w:top w:val="none" w:sz="0" w:space="0" w:color="auto"/>
            <w:left w:val="none" w:sz="0" w:space="0" w:color="auto"/>
            <w:bottom w:val="none" w:sz="0" w:space="0" w:color="auto"/>
            <w:right w:val="none" w:sz="0" w:space="0" w:color="auto"/>
          </w:divBdr>
        </w:div>
        <w:div w:id="977759692">
          <w:marLeft w:val="480"/>
          <w:marRight w:val="0"/>
          <w:marTop w:val="0"/>
          <w:marBottom w:val="0"/>
          <w:divBdr>
            <w:top w:val="none" w:sz="0" w:space="0" w:color="auto"/>
            <w:left w:val="none" w:sz="0" w:space="0" w:color="auto"/>
            <w:bottom w:val="none" w:sz="0" w:space="0" w:color="auto"/>
            <w:right w:val="none" w:sz="0" w:space="0" w:color="auto"/>
          </w:divBdr>
        </w:div>
        <w:div w:id="993794592">
          <w:marLeft w:val="480"/>
          <w:marRight w:val="0"/>
          <w:marTop w:val="0"/>
          <w:marBottom w:val="0"/>
          <w:divBdr>
            <w:top w:val="none" w:sz="0" w:space="0" w:color="auto"/>
            <w:left w:val="none" w:sz="0" w:space="0" w:color="auto"/>
            <w:bottom w:val="none" w:sz="0" w:space="0" w:color="auto"/>
            <w:right w:val="none" w:sz="0" w:space="0" w:color="auto"/>
          </w:divBdr>
        </w:div>
        <w:div w:id="1025248116">
          <w:marLeft w:val="480"/>
          <w:marRight w:val="0"/>
          <w:marTop w:val="0"/>
          <w:marBottom w:val="0"/>
          <w:divBdr>
            <w:top w:val="none" w:sz="0" w:space="0" w:color="auto"/>
            <w:left w:val="none" w:sz="0" w:space="0" w:color="auto"/>
            <w:bottom w:val="none" w:sz="0" w:space="0" w:color="auto"/>
            <w:right w:val="none" w:sz="0" w:space="0" w:color="auto"/>
          </w:divBdr>
        </w:div>
        <w:div w:id="1094205733">
          <w:marLeft w:val="480"/>
          <w:marRight w:val="0"/>
          <w:marTop w:val="0"/>
          <w:marBottom w:val="0"/>
          <w:divBdr>
            <w:top w:val="none" w:sz="0" w:space="0" w:color="auto"/>
            <w:left w:val="none" w:sz="0" w:space="0" w:color="auto"/>
            <w:bottom w:val="none" w:sz="0" w:space="0" w:color="auto"/>
            <w:right w:val="none" w:sz="0" w:space="0" w:color="auto"/>
          </w:divBdr>
        </w:div>
        <w:div w:id="1182621933">
          <w:marLeft w:val="480"/>
          <w:marRight w:val="0"/>
          <w:marTop w:val="0"/>
          <w:marBottom w:val="0"/>
          <w:divBdr>
            <w:top w:val="none" w:sz="0" w:space="0" w:color="auto"/>
            <w:left w:val="none" w:sz="0" w:space="0" w:color="auto"/>
            <w:bottom w:val="none" w:sz="0" w:space="0" w:color="auto"/>
            <w:right w:val="none" w:sz="0" w:space="0" w:color="auto"/>
          </w:divBdr>
        </w:div>
        <w:div w:id="1204366564">
          <w:marLeft w:val="480"/>
          <w:marRight w:val="0"/>
          <w:marTop w:val="0"/>
          <w:marBottom w:val="0"/>
          <w:divBdr>
            <w:top w:val="none" w:sz="0" w:space="0" w:color="auto"/>
            <w:left w:val="none" w:sz="0" w:space="0" w:color="auto"/>
            <w:bottom w:val="none" w:sz="0" w:space="0" w:color="auto"/>
            <w:right w:val="none" w:sz="0" w:space="0" w:color="auto"/>
          </w:divBdr>
        </w:div>
        <w:div w:id="1236668549">
          <w:marLeft w:val="480"/>
          <w:marRight w:val="0"/>
          <w:marTop w:val="0"/>
          <w:marBottom w:val="0"/>
          <w:divBdr>
            <w:top w:val="none" w:sz="0" w:space="0" w:color="auto"/>
            <w:left w:val="none" w:sz="0" w:space="0" w:color="auto"/>
            <w:bottom w:val="none" w:sz="0" w:space="0" w:color="auto"/>
            <w:right w:val="none" w:sz="0" w:space="0" w:color="auto"/>
          </w:divBdr>
        </w:div>
        <w:div w:id="1244340820">
          <w:marLeft w:val="480"/>
          <w:marRight w:val="0"/>
          <w:marTop w:val="0"/>
          <w:marBottom w:val="0"/>
          <w:divBdr>
            <w:top w:val="none" w:sz="0" w:space="0" w:color="auto"/>
            <w:left w:val="none" w:sz="0" w:space="0" w:color="auto"/>
            <w:bottom w:val="none" w:sz="0" w:space="0" w:color="auto"/>
            <w:right w:val="none" w:sz="0" w:space="0" w:color="auto"/>
          </w:divBdr>
        </w:div>
        <w:div w:id="1251701446">
          <w:marLeft w:val="480"/>
          <w:marRight w:val="0"/>
          <w:marTop w:val="0"/>
          <w:marBottom w:val="0"/>
          <w:divBdr>
            <w:top w:val="none" w:sz="0" w:space="0" w:color="auto"/>
            <w:left w:val="none" w:sz="0" w:space="0" w:color="auto"/>
            <w:bottom w:val="none" w:sz="0" w:space="0" w:color="auto"/>
            <w:right w:val="none" w:sz="0" w:space="0" w:color="auto"/>
          </w:divBdr>
        </w:div>
        <w:div w:id="1252934918">
          <w:marLeft w:val="480"/>
          <w:marRight w:val="0"/>
          <w:marTop w:val="0"/>
          <w:marBottom w:val="0"/>
          <w:divBdr>
            <w:top w:val="none" w:sz="0" w:space="0" w:color="auto"/>
            <w:left w:val="none" w:sz="0" w:space="0" w:color="auto"/>
            <w:bottom w:val="none" w:sz="0" w:space="0" w:color="auto"/>
            <w:right w:val="none" w:sz="0" w:space="0" w:color="auto"/>
          </w:divBdr>
        </w:div>
        <w:div w:id="1274627802">
          <w:marLeft w:val="480"/>
          <w:marRight w:val="0"/>
          <w:marTop w:val="0"/>
          <w:marBottom w:val="0"/>
          <w:divBdr>
            <w:top w:val="none" w:sz="0" w:space="0" w:color="auto"/>
            <w:left w:val="none" w:sz="0" w:space="0" w:color="auto"/>
            <w:bottom w:val="none" w:sz="0" w:space="0" w:color="auto"/>
            <w:right w:val="none" w:sz="0" w:space="0" w:color="auto"/>
          </w:divBdr>
        </w:div>
        <w:div w:id="1277249577">
          <w:marLeft w:val="480"/>
          <w:marRight w:val="0"/>
          <w:marTop w:val="0"/>
          <w:marBottom w:val="0"/>
          <w:divBdr>
            <w:top w:val="none" w:sz="0" w:space="0" w:color="auto"/>
            <w:left w:val="none" w:sz="0" w:space="0" w:color="auto"/>
            <w:bottom w:val="none" w:sz="0" w:space="0" w:color="auto"/>
            <w:right w:val="none" w:sz="0" w:space="0" w:color="auto"/>
          </w:divBdr>
        </w:div>
        <w:div w:id="1320303878">
          <w:marLeft w:val="480"/>
          <w:marRight w:val="0"/>
          <w:marTop w:val="0"/>
          <w:marBottom w:val="0"/>
          <w:divBdr>
            <w:top w:val="none" w:sz="0" w:space="0" w:color="auto"/>
            <w:left w:val="none" w:sz="0" w:space="0" w:color="auto"/>
            <w:bottom w:val="none" w:sz="0" w:space="0" w:color="auto"/>
            <w:right w:val="none" w:sz="0" w:space="0" w:color="auto"/>
          </w:divBdr>
        </w:div>
        <w:div w:id="1482038362">
          <w:marLeft w:val="480"/>
          <w:marRight w:val="0"/>
          <w:marTop w:val="0"/>
          <w:marBottom w:val="0"/>
          <w:divBdr>
            <w:top w:val="none" w:sz="0" w:space="0" w:color="auto"/>
            <w:left w:val="none" w:sz="0" w:space="0" w:color="auto"/>
            <w:bottom w:val="none" w:sz="0" w:space="0" w:color="auto"/>
            <w:right w:val="none" w:sz="0" w:space="0" w:color="auto"/>
          </w:divBdr>
        </w:div>
        <w:div w:id="1538007943">
          <w:marLeft w:val="480"/>
          <w:marRight w:val="0"/>
          <w:marTop w:val="0"/>
          <w:marBottom w:val="0"/>
          <w:divBdr>
            <w:top w:val="none" w:sz="0" w:space="0" w:color="auto"/>
            <w:left w:val="none" w:sz="0" w:space="0" w:color="auto"/>
            <w:bottom w:val="none" w:sz="0" w:space="0" w:color="auto"/>
            <w:right w:val="none" w:sz="0" w:space="0" w:color="auto"/>
          </w:divBdr>
        </w:div>
        <w:div w:id="1584995112">
          <w:marLeft w:val="480"/>
          <w:marRight w:val="0"/>
          <w:marTop w:val="0"/>
          <w:marBottom w:val="0"/>
          <w:divBdr>
            <w:top w:val="none" w:sz="0" w:space="0" w:color="auto"/>
            <w:left w:val="none" w:sz="0" w:space="0" w:color="auto"/>
            <w:bottom w:val="none" w:sz="0" w:space="0" w:color="auto"/>
            <w:right w:val="none" w:sz="0" w:space="0" w:color="auto"/>
          </w:divBdr>
        </w:div>
        <w:div w:id="1588921220">
          <w:marLeft w:val="480"/>
          <w:marRight w:val="0"/>
          <w:marTop w:val="0"/>
          <w:marBottom w:val="0"/>
          <w:divBdr>
            <w:top w:val="none" w:sz="0" w:space="0" w:color="auto"/>
            <w:left w:val="none" w:sz="0" w:space="0" w:color="auto"/>
            <w:bottom w:val="none" w:sz="0" w:space="0" w:color="auto"/>
            <w:right w:val="none" w:sz="0" w:space="0" w:color="auto"/>
          </w:divBdr>
        </w:div>
        <w:div w:id="1655447747">
          <w:marLeft w:val="480"/>
          <w:marRight w:val="0"/>
          <w:marTop w:val="0"/>
          <w:marBottom w:val="0"/>
          <w:divBdr>
            <w:top w:val="none" w:sz="0" w:space="0" w:color="auto"/>
            <w:left w:val="none" w:sz="0" w:space="0" w:color="auto"/>
            <w:bottom w:val="none" w:sz="0" w:space="0" w:color="auto"/>
            <w:right w:val="none" w:sz="0" w:space="0" w:color="auto"/>
          </w:divBdr>
        </w:div>
        <w:div w:id="1683127301">
          <w:marLeft w:val="480"/>
          <w:marRight w:val="0"/>
          <w:marTop w:val="0"/>
          <w:marBottom w:val="0"/>
          <w:divBdr>
            <w:top w:val="none" w:sz="0" w:space="0" w:color="auto"/>
            <w:left w:val="none" w:sz="0" w:space="0" w:color="auto"/>
            <w:bottom w:val="none" w:sz="0" w:space="0" w:color="auto"/>
            <w:right w:val="none" w:sz="0" w:space="0" w:color="auto"/>
          </w:divBdr>
        </w:div>
        <w:div w:id="1724791139">
          <w:marLeft w:val="480"/>
          <w:marRight w:val="0"/>
          <w:marTop w:val="0"/>
          <w:marBottom w:val="0"/>
          <w:divBdr>
            <w:top w:val="none" w:sz="0" w:space="0" w:color="auto"/>
            <w:left w:val="none" w:sz="0" w:space="0" w:color="auto"/>
            <w:bottom w:val="none" w:sz="0" w:space="0" w:color="auto"/>
            <w:right w:val="none" w:sz="0" w:space="0" w:color="auto"/>
          </w:divBdr>
        </w:div>
        <w:div w:id="1756051380">
          <w:marLeft w:val="480"/>
          <w:marRight w:val="0"/>
          <w:marTop w:val="0"/>
          <w:marBottom w:val="0"/>
          <w:divBdr>
            <w:top w:val="none" w:sz="0" w:space="0" w:color="auto"/>
            <w:left w:val="none" w:sz="0" w:space="0" w:color="auto"/>
            <w:bottom w:val="none" w:sz="0" w:space="0" w:color="auto"/>
            <w:right w:val="none" w:sz="0" w:space="0" w:color="auto"/>
          </w:divBdr>
        </w:div>
        <w:div w:id="1827474348">
          <w:marLeft w:val="480"/>
          <w:marRight w:val="0"/>
          <w:marTop w:val="0"/>
          <w:marBottom w:val="0"/>
          <w:divBdr>
            <w:top w:val="none" w:sz="0" w:space="0" w:color="auto"/>
            <w:left w:val="none" w:sz="0" w:space="0" w:color="auto"/>
            <w:bottom w:val="none" w:sz="0" w:space="0" w:color="auto"/>
            <w:right w:val="none" w:sz="0" w:space="0" w:color="auto"/>
          </w:divBdr>
        </w:div>
        <w:div w:id="1835680632">
          <w:marLeft w:val="480"/>
          <w:marRight w:val="0"/>
          <w:marTop w:val="0"/>
          <w:marBottom w:val="0"/>
          <w:divBdr>
            <w:top w:val="none" w:sz="0" w:space="0" w:color="auto"/>
            <w:left w:val="none" w:sz="0" w:space="0" w:color="auto"/>
            <w:bottom w:val="none" w:sz="0" w:space="0" w:color="auto"/>
            <w:right w:val="none" w:sz="0" w:space="0" w:color="auto"/>
          </w:divBdr>
        </w:div>
        <w:div w:id="1894580662">
          <w:marLeft w:val="480"/>
          <w:marRight w:val="0"/>
          <w:marTop w:val="0"/>
          <w:marBottom w:val="0"/>
          <w:divBdr>
            <w:top w:val="none" w:sz="0" w:space="0" w:color="auto"/>
            <w:left w:val="none" w:sz="0" w:space="0" w:color="auto"/>
            <w:bottom w:val="none" w:sz="0" w:space="0" w:color="auto"/>
            <w:right w:val="none" w:sz="0" w:space="0" w:color="auto"/>
          </w:divBdr>
        </w:div>
        <w:div w:id="1922762132">
          <w:marLeft w:val="480"/>
          <w:marRight w:val="0"/>
          <w:marTop w:val="0"/>
          <w:marBottom w:val="0"/>
          <w:divBdr>
            <w:top w:val="none" w:sz="0" w:space="0" w:color="auto"/>
            <w:left w:val="none" w:sz="0" w:space="0" w:color="auto"/>
            <w:bottom w:val="none" w:sz="0" w:space="0" w:color="auto"/>
            <w:right w:val="none" w:sz="0" w:space="0" w:color="auto"/>
          </w:divBdr>
        </w:div>
        <w:div w:id="1926257234">
          <w:marLeft w:val="480"/>
          <w:marRight w:val="0"/>
          <w:marTop w:val="0"/>
          <w:marBottom w:val="0"/>
          <w:divBdr>
            <w:top w:val="none" w:sz="0" w:space="0" w:color="auto"/>
            <w:left w:val="none" w:sz="0" w:space="0" w:color="auto"/>
            <w:bottom w:val="none" w:sz="0" w:space="0" w:color="auto"/>
            <w:right w:val="none" w:sz="0" w:space="0" w:color="auto"/>
          </w:divBdr>
        </w:div>
        <w:div w:id="2071687085">
          <w:marLeft w:val="480"/>
          <w:marRight w:val="0"/>
          <w:marTop w:val="0"/>
          <w:marBottom w:val="0"/>
          <w:divBdr>
            <w:top w:val="none" w:sz="0" w:space="0" w:color="auto"/>
            <w:left w:val="none" w:sz="0" w:space="0" w:color="auto"/>
            <w:bottom w:val="none" w:sz="0" w:space="0" w:color="auto"/>
            <w:right w:val="none" w:sz="0" w:space="0" w:color="auto"/>
          </w:divBdr>
        </w:div>
        <w:div w:id="2105686733">
          <w:marLeft w:val="480"/>
          <w:marRight w:val="0"/>
          <w:marTop w:val="0"/>
          <w:marBottom w:val="0"/>
          <w:divBdr>
            <w:top w:val="none" w:sz="0" w:space="0" w:color="auto"/>
            <w:left w:val="none" w:sz="0" w:space="0" w:color="auto"/>
            <w:bottom w:val="none" w:sz="0" w:space="0" w:color="auto"/>
            <w:right w:val="none" w:sz="0" w:space="0" w:color="auto"/>
          </w:divBdr>
        </w:div>
        <w:div w:id="2137093818">
          <w:marLeft w:val="480"/>
          <w:marRight w:val="0"/>
          <w:marTop w:val="0"/>
          <w:marBottom w:val="0"/>
          <w:divBdr>
            <w:top w:val="none" w:sz="0" w:space="0" w:color="auto"/>
            <w:left w:val="none" w:sz="0" w:space="0" w:color="auto"/>
            <w:bottom w:val="none" w:sz="0" w:space="0" w:color="auto"/>
            <w:right w:val="none" w:sz="0" w:space="0" w:color="auto"/>
          </w:divBdr>
        </w:div>
      </w:divsChild>
    </w:div>
    <w:div w:id="1797212698">
      <w:bodyDiv w:val="1"/>
      <w:marLeft w:val="0"/>
      <w:marRight w:val="0"/>
      <w:marTop w:val="0"/>
      <w:marBottom w:val="0"/>
      <w:divBdr>
        <w:top w:val="none" w:sz="0" w:space="0" w:color="auto"/>
        <w:left w:val="none" w:sz="0" w:space="0" w:color="auto"/>
        <w:bottom w:val="none" w:sz="0" w:space="0" w:color="auto"/>
        <w:right w:val="none" w:sz="0" w:space="0" w:color="auto"/>
      </w:divBdr>
    </w:div>
    <w:div w:id="1798374892">
      <w:bodyDiv w:val="1"/>
      <w:marLeft w:val="0"/>
      <w:marRight w:val="0"/>
      <w:marTop w:val="0"/>
      <w:marBottom w:val="0"/>
      <w:divBdr>
        <w:top w:val="none" w:sz="0" w:space="0" w:color="auto"/>
        <w:left w:val="none" w:sz="0" w:space="0" w:color="auto"/>
        <w:bottom w:val="none" w:sz="0" w:space="0" w:color="auto"/>
        <w:right w:val="none" w:sz="0" w:space="0" w:color="auto"/>
      </w:divBdr>
    </w:div>
    <w:div w:id="1802918812">
      <w:bodyDiv w:val="1"/>
      <w:marLeft w:val="0"/>
      <w:marRight w:val="0"/>
      <w:marTop w:val="0"/>
      <w:marBottom w:val="0"/>
      <w:divBdr>
        <w:top w:val="none" w:sz="0" w:space="0" w:color="auto"/>
        <w:left w:val="none" w:sz="0" w:space="0" w:color="auto"/>
        <w:bottom w:val="none" w:sz="0" w:space="0" w:color="auto"/>
        <w:right w:val="none" w:sz="0" w:space="0" w:color="auto"/>
      </w:divBdr>
    </w:div>
    <w:div w:id="1806193915">
      <w:bodyDiv w:val="1"/>
      <w:marLeft w:val="0"/>
      <w:marRight w:val="0"/>
      <w:marTop w:val="0"/>
      <w:marBottom w:val="0"/>
      <w:divBdr>
        <w:top w:val="none" w:sz="0" w:space="0" w:color="auto"/>
        <w:left w:val="none" w:sz="0" w:space="0" w:color="auto"/>
        <w:bottom w:val="none" w:sz="0" w:space="0" w:color="auto"/>
        <w:right w:val="none" w:sz="0" w:space="0" w:color="auto"/>
      </w:divBdr>
    </w:div>
    <w:div w:id="1806434813">
      <w:bodyDiv w:val="1"/>
      <w:marLeft w:val="0"/>
      <w:marRight w:val="0"/>
      <w:marTop w:val="0"/>
      <w:marBottom w:val="0"/>
      <w:divBdr>
        <w:top w:val="none" w:sz="0" w:space="0" w:color="auto"/>
        <w:left w:val="none" w:sz="0" w:space="0" w:color="auto"/>
        <w:bottom w:val="none" w:sz="0" w:space="0" w:color="auto"/>
        <w:right w:val="none" w:sz="0" w:space="0" w:color="auto"/>
      </w:divBdr>
    </w:div>
    <w:div w:id="1807041999">
      <w:bodyDiv w:val="1"/>
      <w:marLeft w:val="0"/>
      <w:marRight w:val="0"/>
      <w:marTop w:val="0"/>
      <w:marBottom w:val="0"/>
      <w:divBdr>
        <w:top w:val="none" w:sz="0" w:space="0" w:color="auto"/>
        <w:left w:val="none" w:sz="0" w:space="0" w:color="auto"/>
        <w:bottom w:val="none" w:sz="0" w:space="0" w:color="auto"/>
        <w:right w:val="none" w:sz="0" w:space="0" w:color="auto"/>
      </w:divBdr>
    </w:div>
    <w:div w:id="1812207959">
      <w:bodyDiv w:val="1"/>
      <w:marLeft w:val="0"/>
      <w:marRight w:val="0"/>
      <w:marTop w:val="0"/>
      <w:marBottom w:val="0"/>
      <w:divBdr>
        <w:top w:val="none" w:sz="0" w:space="0" w:color="auto"/>
        <w:left w:val="none" w:sz="0" w:space="0" w:color="auto"/>
        <w:bottom w:val="none" w:sz="0" w:space="0" w:color="auto"/>
        <w:right w:val="none" w:sz="0" w:space="0" w:color="auto"/>
      </w:divBdr>
    </w:div>
    <w:div w:id="1813863933">
      <w:bodyDiv w:val="1"/>
      <w:marLeft w:val="0"/>
      <w:marRight w:val="0"/>
      <w:marTop w:val="0"/>
      <w:marBottom w:val="0"/>
      <w:divBdr>
        <w:top w:val="none" w:sz="0" w:space="0" w:color="auto"/>
        <w:left w:val="none" w:sz="0" w:space="0" w:color="auto"/>
        <w:bottom w:val="none" w:sz="0" w:space="0" w:color="auto"/>
        <w:right w:val="none" w:sz="0" w:space="0" w:color="auto"/>
      </w:divBdr>
    </w:div>
    <w:div w:id="1816406776">
      <w:bodyDiv w:val="1"/>
      <w:marLeft w:val="0"/>
      <w:marRight w:val="0"/>
      <w:marTop w:val="0"/>
      <w:marBottom w:val="0"/>
      <w:divBdr>
        <w:top w:val="none" w:sz="0" w:space="0" w:color="auto"/>
        <w:left w:val="none" w:sz="0" w:space="0" w:color="auto"/>
        <w:bottom w:val="none" w:sz="0" w:space="0" w:color="auto"/>
        <w:right w:val="none" w:sz="0" w:space="0" w:color="auto"/>
      </w:divBdr>
    </w:div>
    <w:div w:id="1822697229">
      <w:bodyDiv w:val="1"/>
      <w:marLeft w:val="0"/>
      <w:marRight w:val="0"/>
      <w:marTop w:val="0"/>
      <w:marBottom w:val="0"/>
      <w:divBdr>
        <w:top w:val="none" w:sz="0" w:space="0" w:color="auto"/>
        <w:left w:val="none" w:sz="0" w:space="0" w:color="auto"/>
        <w:bottom w:val="none" w:sz="0" w:space="0" w:color="auto"/>
        <w:right w:val="none" w:sz="0" w:space="0" w:color="auto"/>
      </w:divBdr>
    </w:div>
    <w:div w:id="1823345377">
      <w:bodyDiv w:val="1"/>
      <w:marLeft w:val="0"/>
      <w:marRight w:val="0"/>
      <w:marTop w:val="0"/>
      <w:marBottom w:val="0"/>
      <w:divBdr>
        <w:top w:val="none" w:sz="0" w:space="0" w:color="auto"/>
        <w:left w:val="none" w:sz="0" w:space="0" w:color="auto"/>
        <w:bottom w:val="none" w:sz="0" w:space="0" w:color="auto"/>
        <w:right w:val="none" w:sz="0" w:space="0" w:color="auto"/>
      </w:divBdr>
    </w:div>
    <w:div w:id="1825580088">
      <w:bodyDiv w:val="1"/>
      <w:marLeft w:val="0"/>
      <w:marRight w:val="0"/>
      <w:marTop w:val="0"/>
      <w:marBottom w:val="0"/>
      <w:divBdr>
        <w:top w:val="none" w:sz="0" w:space="0" w:color="auto"/>
        <w:left w:val="none" w:sz="0" w:space="0" w:color="auto"/>
        <w:bottom w:val="none" w:sz="0" w:space="0" w:color="auto"/>
        <w:right w:val="none" w:sz="0" w:space="0" w:color="auto"/>
      </w:divBdr>
    </w:div>
    <w:div w:id="1833255706">
      <w:bodyDiv w:val="1"/>
      <w:marLeft w:val="0"/>
      <w:marRight w:val="0"/>
      <w:marTop w:val="0"/>
      <w:marBottom w:val="0"/>
      <w:divBdr>
        <w:top w:val="none" w:sz="0" w:space="0" w:color="auto"/>
        <w:left w:val="none" w:sz="0" w:space="0" w:color="auto"/>
        <w:bottom w:val="none" w:sz="0" w:space="0" w:color="auto"/>
        <w:right w:val="none" w:sz="0" w:space="0" w:color="auto"/>
      </w:divBdr>
      <w:divsChild>
        <w:div w:id="105078619">
          <w:marLeft w:val="480"/>
          <w:marRight w:val="0"/>
          <w:marTop w:val="0"/>
          <w:marBottom w:val="0"/>
          <w:divBdr>
            <w:top w:val="none" w:sz="0" w:space="0" w:color="auto"/>
            <w:left w:val="none" w:sz="0" w:space="0" w:color="auto"/>
            <w:bottom w:val="none" w:sz="0" w:space="0" w:color="auto"/>
            <w:right w:val="none" w:sz="0" w:space="0" w:color="auto"/>
          </w:divBdr>
        </w:div>
        <w:div w:id="341249523">
          <w:marLeft w:val="480"/>
          <w:marRight w:val="0"/>
          <w:marTop w:val="0"/>
          <w:marBottom w:val="0"/>
          <w:divBdr>
            <w:top w:val="none" w:sz="0" w:space="0" w:color="auto"/>
            <w:left w:val="none" w:sz="0" w:space="0" w:color="auto"/>
            <w:bottom w:val="none" w:sz="0" w:space="0" w:color="auto"/>
            <w:right w:val="none" w:sz="0" w:space="0" w:color="auto"/>
          </w:divBdr>
        </w:div>
        <w:div w:id="350884482">
          <w:marLeft w:val="480"/>
          <w:marRight w:val="0"/>
          <w:marTop w:val="0"/>
          <w:marBottom w:val="0"/>
          <w:divBdr>
            <w:top w:val="none" w:sz="0" w:space="0" w:color="auto"/>
            <w:left w:val="none" w:sz="0" w:space="0" w:color="auto"/>
            <w:bottom w:val="none" w:sz="0" w:space="0" w:color="auto"/>
            <w:right w:val="none" w:sz="0" w:space="0" w:color="auto"/>
          </w:divBdr>
        </w:div>
        <w:div w:id="666861336">
          <w:marLeft w:val="480"/>
          <w:marRight w:val="0"/>
          <w:marTop w:val="0"/>
          <w:marBottom w:val="0"/>
          <w:divBdr>
            <w:top w:val="none" w:sz="0" w:space="0" w:color="auto"/>
            <w:left w:val="none" w:sz="0" w:space="0" w:color="auto"/>
            <w:bottom w:val="none" w:sz="0" w:space="0" w:color="auto"/>
            <w:right w:val="none" w:sz="0" w:space="0" w:color="auto"/>
          </w:divBdr>
        </w:div>
        <w:div w:id="822745587">
          <w:marLeft w:val="480"/>
          <w:marRight w:val="0"/>
          <w:marTop w:val="0"/>
          <w:marBottom w:val="0"/>
          <w:divBdr>
            <w:top w:val="none" w:sz="0" w:space="0" w:color="auto"/>
            <w:left w:val="none" w:sz="0" w:space="0" w:color="auto"/>
            <w:bottom w:val="none" w:sz="0" w:space="0" w:color="auto"/>
            <w:right w:val="none" w:sz="0" w:space="0" w:color="auto"/>
          </w:divBdr>
        </w:div>
        <w:div w:id="1095050082">
          <w:marLeft w:val="480"/>
          <w:marRight w:val="0"/>
          <w:marTop w:val="0"/>
          <w:marBottom w:val="0"/>
          <w:divBdr>
            <w:top w:val="none" w:sz="0" w:space="0" w:color="auto"/>
            <w:left w:val="none" w:sz="0" w:space="0" w:color="auto"/>
            <w:bottom w:val="none" w:sz="0" w:space="0" w:color="auto"/>
            <w:right w:val="none" w:sz="0" w:space="0" w:color="auto"/>
          </w:divBdr>
        </w:div>
        <w:div w:id="1310548314">
          <w:marLeft w:val="480"/>
          <w:marRight w:val="0"/>
          <w:marTop w:val="0"/>
          <w:marBottom w:val="0"/>
          <w:divBdr>
            <w:top w:val="none" w:sz="0" w:space="0" w:color="auto"/>
            <w:left w:val="none" w:sz="0" w:space="0" w:color="auto"/>
            <w:bottom w:val="none" w:sz="0" w:space="0" w:color="auto"/>
            <w:right w:val="none" w:sz="0" w:space="0" w:color="auto"/>
          </w:divBdr>
        </w:div>
        <w:div w:id="1347757124">
          <w:marLeft w:val="480"/>
          <w:marRight w:val="0"/>
          <w:marTop w:val="0"/>
          <w:marBottom w:val="0"/>
          <w:divBdr>
            <w:top w:val="none" w:sz="0" w:space="0" w:color="auto"/>
            <w:left w:val="none" w:sz="0" w:space="0" w:color="auto"/>
            <w:bottom w:val="none" w:sz="0" w:space="0" w:color="auto"/>
            <w:right w:val="none" w:sz="0" w:space="0" w:color="auto"/>
          </w:divBdr>
        </w:div>
        <w:div w:id="1363939232">
          <w:marLeft w:val="480"/>
          <w:marRight w:val="0"/>
          <w:marTop w:val="0"/>
          <w:marBottom w:val="0"/>
          <w:divBdr>
            <w:top w:val="none" w:sz="0" w:space="0" w:color="auto"/>
            <w:left w:val="none" w:sz="0" w:space="0" w:color="auto"/>
            <w:bottom w:val="none" w:sz="0" w:space="0" w:color="auto"/>
            <w:right w:val="none" w:sz="0" w:space="0" w:color="auto"/>
          </w:divBdr>
        </w:div>
        <w:div w:id="1427383838">
          <w:marLeft w:val="480"/>
          <w:marRight w:val="0"/>
          <w:marTop w:val="0"/>
          <w:marBottom w:val="0"/>
          <w:divBdr>
            <w:top w:val="none" w:sz="0" w:space="0" w:color="auto"/>
            <w:left w:val="none" w:sz="0" w:space="0" w:color="auto"/>
            <w:bottom w:val="none" w:sz="0" w:space="0" w:color="auto"/>
            <w:right w:val="none" w:sz="0" w:space="0" w:color="auto"/>
          </w:divBdr>
        </w:div>
        <w:div w:id="1518156988">
          <w:marLeft w:val="480"/>
          <w:marRight w:val="0"/>
          <w:marTop w:val="0"/>
          <w:marBottom w:val="0"/>
          <w:divBdr>
            <w:top w:val="none" w:sz="0" w:space="0" w:color="auto"/>
            <w:left w:val="none" w:sz="0" w:space="0" w:color="auto"/>
            <w:bottom w:val="none" w:sz="0" w:space="0" w:color="auto"/>
            <w:right w:val="none" w:sz="0" w:space="0" w:color="auto"/>
          </w:divBdr>
        </w:div>
        <w:div w:id="1555503843">
          <w:marLeft w:val="480"/>
          <w:marRight w:val="0"/>
          <w:marTop w:val="0"/>
          <w:marBottom w:val="0"/>
          <w:divBdr>
            <w:top w:val="none" w:sz="0" w:space="0" w:color="auto"/>
            <w:left w:val="none" w:sz="0" w:space="0" w:color="auto"/>
            <w:bottom w:val="none" w:sz="0" w:space="0" w:color="auto"/>
            <w:right w:val="none" w:sz="0" w:space="0" w:color="auto"/>
          </w:divBdr>
        </w:div>
        <w:div w:id="1704163084">
          <w:marLeft w:val="480"/>
          <w:marRight w:val="0"/>
          <w:marTop w:val="0"/>
          <w:marBottom w:val="0"/>
          <w:divBdr>
            <w:top w:val="none" w:sz="0" w:space="0" w:color="auto"/>
            <w:left w:val="none" w:sz="0" w:space="0" w:color="auto"/>
            <w:bottom w:val="none" w:sz="0" w:space="0" w:color="auto"/>
            <w:right w:val="none" w:sz="0" w:space="0" w:color="auto"/>
          </w:divBdr>
        </w:div>
        <w:div w:id="1709644489">
          <w:marLeft w:val="480"/>
          <w:marRight w:val="0"/>
          <w:marTop w:val="0"/>
          <w:marBottom w:val="0"/>
          <w:divBdr>
            <w:top w:val="none" w:sz="0" w:space="0" w:color="auto"/>
            <w:left w:val="none" w:sz="0" w:space="0" w:color="auto"/>
            <w:bottom w:val="none" w:sz="0" w:space="0" w:color="auto"/>
            <w:right w:val="none" w:sz="0" w:space="0" w:color="auto"/>
          </w:divBdr>
        </w:div>
        <w:div w:id="1985425414">
          <w:marLeft w:val="480"/>
          <w:marRight w:val="0"/>
          <w:marTop w:val="0"/>
          <w:marBottom w:val="0"/>
          <w:divBdr>
            <w:top w:val="none" w:sz="0" w:space="0" w:color="auto"/>
            <w:left w:val="none" w:sz="0" w:space="0" w:color="auto"/>
            <w:bottom w:val="none" w:sz="0" w:space="0" w:color="auto"/>
            <w:right w:val="none" w:sz="0" w:space="0" w:color="auto"/>
          </w:divBdr>
        </w:div>
        <w:div w:id="2025471409">
          <w:marLeft w:val="480"/>
          <w:marRight w:val="0"/>
          <w:marTop w:val="0"/>
          <w:marBottom w:val="0"/>
          <w:divBdr>
            <w:top w:val="none" w:sz="0" w:space="0" w:color="auto"/>
            <w:left w:val="none" w:sz="0" w:space="0" w:color="auto"/>
            <w:bottom w:val="none" w:sz="0" w:space="0" w:color="auto"/>
            <w:right w:val="none" w:sz="0" w:space="0" w:color="auto"/>
          </w:divBdr>
        </w:div>
        <w:div w:id="2106025831">
          <w:marLeft w:val="480"/>
          <w:marRight w:val="0"/>
          <w:marTop w:val="0"/>
          <w:marBottom w:val="0"/>
          <w:divBdr>
            <w:top w:val="none" w:sz="0" w:space="0" w:color="auto"/>
            <w:left w:val="none" w:sz="0" w:space="0" w:color="auto"/>
            <w:bottom w:val="none" w:sz="0" w:space="0" w:color="auto"/>
            <w:right w:val="none" w:sz="0" w:space="0" w:color="auto"/>
          </w:divBdr>
        </w:div>
      </w:divsChild>
    </w:div>
    <w:div w:id="1838111497">
      <w:bodyDiv w:val="1"/>
      <w:marLeft w:val="0"/>
      <w:marRight w:val="0"/>
      <w:marTop w:val="0"/>
      <w:marBottom w:val="0"/>
      <w:divBdr>
        <w:top w:val="none" w:sz="0" w:space="0" w:color="auto"/>
        <w:left w:val="none" w:sz="0" w:space="0" w:color="auto"/>
        <w:bottom w:val="none" w:sz="0" w:space="0" w:color="auto"/>
        <w:right w:val="none" w:sz="0" w:space="0" w:color="auto"/>
      </w:divBdr>
      <w:divsChild>
        <w:div w:id="57216413">
          <w:marLeft w:val="480"/>
          <w:marRight w:val="0"/>
          <w:marTop w:val="0"/>
          <w:marBottom w:val="0"/>
          <w:divBdr>
            <w:top w:val="none" w:sz="0" w:space="0" w:color="auto"/>
            <w:left w:val="none" w:sz="0" w:space="0" w:color="auto"/>
            <w:bottom w:val="none" w:sz="0" w:space="0" w:color="auto"/>
            <w:right w:val="none" w:sz="0" w:space="0" w:color="auto"/>
          </w:divBdr>
        </w:div>
        <w:div w:id="126820192">
          <w:marLeft w:val="480"/>
          <w:marRight w:val="0"/>
          <w:marTop w:val="0"/>
          <w:marBottom w:val="0"/>
          <w:divBdr>
            <w:top w:val="none" w:sz="0" w:space="0" w:color="auto"/>
            <w:left w:val="none" w:sz="0" w:space="0" w:color="auto"/>
            <w:bottom w:val="none" w:sz="0" w:space="0" w:color="auto"/>
            <w:right w:val="none" w:sz="0" w:space="0" w:color="auto"/>
          </w:divBdr>
        </w:div>
        <w:div w:id="193926532">
          <w:marLeft w:val="480"/>
          <w:marRight w:val="0"/>
          <w:marTop w:val="0"/>
          <w:marBottom w:val="0"/>
          <w:divBdr>
            <w:top w:val="none" w:sz="0" w:space="0" w:color="auto"/>
            <w:left w:val="none" w:sz="0" w:space="0" w:color="auto"/>
            <w:bottom w:val="none" w:sz="0" w:space="0" w:color="auto"/>
            <w:right w:val="none" w:sz="0" w:space="0" w:color="auto"/>
          </w:divBdr>
        </w:div>
        <w:div w:id="296952808">
          <w:marLeft w:val="480"/>
          <w:marRight w:val="0"/>
          <w:marTop w:val="0"/>
          <w:marBottom w:val="0"/>
          <w:divBdr>
            <w:top w:val="none" w:sz="0" w:space="0" w:color="auto"/>
            <w:left w:val="none" w:sz="0" w:space="0" w:color="auto"/>
            <w:bottom w:val="none" w:sz="0" w:space="0" w:color="auto"/>
            <w:right w:val="none" w:sz="0" w:space="0" w:color="auto"/>
          </w:divBdr>
        </w:div>
        <w:div w:id="427695074">
          <w:marLeft w:val="480"/>
          <w:marRight w:val="0"/>
          <w:marTop w:val="0"/>
          <w:marBottom w:val="0"/>
          <w:divBdr>
            <w:top w:val="none" w:sz="0" w:space="0" w:color="auto"/>
            <w:left w:val="none" w:sz="0" w:space="0" w:color="auto"/>
            <w:bottom w:val="none" w:sz="0" w:space="0" w:color="auto"/>
            <w:right w:val="none" w:sz="0" w:space="0" w:color="auto"/>
          </w:divBdr>
        </w:div>
        <w:div w:id="465440601">
          <w:marLeft w:val="480"/>
          <w:marRight w:val="0"/>
          <w:marTop w:val="0"/>
          <w:marBottom w:val="0"/>
          <w:divBdr>
            <w:top w:val="none" w:sz="0" w:space="0" w:color="auto"/>
            <w:left w:val="none" w:sz="0" w:space="0" w:color="auto"/>
            <w:bottom w:val="none" w:sz="0" w:space="0" w:color="auto"/>
            <w:right w:val="none" w:sz="0" w:space="0" w:color="auto"/>
          </w:divBdr>
        </w:div>
        <w:div w:id="595212221">
          <w:marLeft w:val="480"/>
          <w:marRight w:val="0"/>
          <w:marTop w:val="0"/>
          <w:marBottom w:val="0"/>
          <w:divBdr>
            <w:top w:val="none" w:sz="0" w:space="0" w:color="auto"/>
            <w:left w:val="none" w:sz="0" w:space="0" w:color="auto"/>
            <w:bottom w:val="none" w:sz="0" w:space="0" w:color="auto"/>
            <w:right w:val="none" w:sz="0" w:space="0" w:color="auto"/>
          </w:divBdr>
        </w:div>
        <w:div w:id="608392049">
          <w:marLeft w:val="480"/>
          <w:marRight w:val="0"/>
          <w:marTop w:val="0"/>
          <w:marBottom w:val="0"/>
          <w:divBdr>
            <w:top w:val="none" w:sz="0" w:space="0" w:color="auto"/>
            <w:left w:val="none" w:sz="0" w:space="0" w:color="auto"/>
            <w:bottom w:val="none" w:sz="0" w:space="0" w:color="auto"/>
            <w:right w:val="none" w:sz="0" w:space="0" w:color="auto"/>
          </w:divBdr>
        </w:div>
        <w:div w:id="691495347">
          <w:marLeft w:val="480"/>
          <w:marRight w:val="0"/>
          <w:marTop w:val="0"/>
          <w:marBottom w:val="0"/>
          <w:divBdr>
            <w:top w:val="none" w:sz="0" w:space="0" w:color="auto"/>
            <w:left w:val="none" w:sz="0" w:space="0" w:color="auto"/>
            <w:bottom w:val="none" w:sz="0" w:space="0" w:color="auto"/>
            <w:right w:val="none" w:sz="0" w:space="0" w:color="auto"/>
          </w:divBdr>
        </w:div>
        <w:div w:id="703018908">
          <w:marLeft w:val="480"/>
          <w:marRight w:val="0"/>
          <w:marTop w:val="0"/>
          <w:marBottom w:val="0"/>
          <w:divBdr>
            <w:top w:val="none" w:sz="0" w:space="0" w:color="auto"/>
            <w:left w:val="none" w:sz="0" w:space="0" w:color="auto"/>
            <w:bottom w:val="none" w:sz="0" w:space="0" w:color="auto"/>
            <w:right w:val="none" w:sz="0" w:space="0" w:color="auto"/>
          </w:divBdr>
        </w:div>
        <w:div w:id="791628598">
          <w:marLeft w:val="480"/>
          <w:marRight w:val="0"/>
          <w:marTop w:val="0"/>
          <w:marBottom w:val="0"/>
          <w:divBdr>
            <w:top w:val="none" w:sz="0" w:space="0" w:color="auto"/>
            <w:left w:val="none" w:sz="0" w:space="0" w:color="auto"/>
            <w:bottom w:val="none" w:sz="0" w:space="0" w:color="auto"/>
            <w:right w:val="none" w:sz="0" w:space="0" w:color="auto"/>
          </w:divBdr>
        </w:div>
        <w:div w:id="796408376">
          <w:marLeft w:val="480"/>
          <w:marRight w:val="0"/>
          <w:marTop w:val="0"/>
          <w:marBottom w:val="0"/>
          <w:divBdr>
            <w:top w:val="none" w:sz="0" w:space="0" w:color="auto"/>
            <w:left w:val="none" w:sz="0" w:space="0" w:color="auto"/>
            <w:bottom w:val="none" w:sz="0" w:space="0" w:color="auto"/>
            <w:right w:val="none" w:sz="0" w:space="0" w:color="auto"/>
          </w:divBdr>
        </w:div>
        <w:div w:id="947464070">
          <w:marLeft w:val="480"/>
          <w:marRight w:val="0"/>
          <w:marTop w:val="0"/>
          <w:marBottom w:val="0"/>
          <w:divBdr>
            <w:top w:val="none" w:sz="0" w:space="0" w:color="auto"/>
            <w:left w:val="none" w:sz="0" w:space="0" w:color="auto"/>
            <w:bottom w:val="none" w:sz="0" w:space="0" w:color="auto"/>
            <w:right w:val="none" w:sz="0" w:space="0" w:color="auto"/>
          </w:divBdr>
        </w:div>
        <w:div w:id="954140466">
          <w:marLeft w:val="480"/>
          <w:marRight w:val="0"/>
          <w:marTop w:val="0"/>
          <w:marBottom w:val="0"/>
          <w:divBdr>
            <w:top w:val="none" w:sz="0" w:space="0" w:color="auto"/>
            <w:left w:val="none" w:sz="0" w:space="0" w:color="auto"/>
            <w:bottom w:val="none" w:sz="0" w:space="0" w:color="auto"/>
            <w:right w:val="none" w:sz="0" w:space="0" w:color="auto"/>
          </w:divBdr>
        </w:div>
        <w:div w:id="965551342">
          <w:marLeft w:val="480"/>
          <w:marRight w:val="0"/>
          <w:marTop w:val="0"/>
          <w:marBottom w:val="0"/>
          <w:divBdr>
            <w:top w:val="none" w:sz="0" w:space="0" w:color="auto"/>
            <w:left w:val="none" w:sz="0" w:space="0" w:color="auto"/>
            <w:bottom w:val="none" w:sz="0" w:space="0" w:color="auto"/>
            <w:right w:val="none" w:sz="0" w:space="0" w:color="auto"/>
          </w:divBdr>
        </w:div>
        <w:div w:id="1071926985">
          <w:marLeft w:val="480"/>
          <w:marRight w:val="0"/>
          <w:marTop w:val="0"/>
          <w:marBottom w:val="0"/>
          <w:divBdr>
            <w:top w:val="none" w:sz="0" w:space="0" w:color="auto"/>
            <w:left w:val="none" w:sz="0" w:space="0" w:color="auto"/>
            <w:bottom w:val="none" w:sz="0" w:space="0" w:color="auto"/>
            <w:right w:val="none" w:sz="0" w:space="0" w:color="auto"/>
          </w:divBdr>
        </w:div>
        <w:div w:id="1079640948">
          <w:marLeft w:val="480"/>
          <w:marRight w:val="0"/>
          <w:marTop w:val="0"/>
          <w:marBottom w:val="0"/>
          <w:divBdr>
            <w:top w:val="none" w:sz="0" w:space="0" w:color="auto"/>
            <w:left w:val="none" w:sz="0" w:space="0" w:color="auto"/>
            <w:bottom w:val="none" w:sz="0" w:space="0" w:color="auto"/>
            <w:right w:val="none" w:sz="0" w:space="0" w:color="auto"/>
          </w:divBdr>
        </w:div>
        <w:div w:id="1133329420">
          <w:marLeft w:val="480"/>
          <w:marRight w:val="0"/>
          <w:marTop w:val="0"/>
          <w:marBottom w:val="0"/>
          <w:divBdr>
            <w:top w:val="none" w:sz="0" w:space="0" w:color="auto"/>
            <w:left w:val="none" w:sz="0" w:space="0" w:color="auto"/>
            <w:bottom w:val="none" w:sz="0" w:space="0" w:color="auto"/>
            <w:right w:val="none" w:sz="0" w:space="0" w:color="auto"/>
          </w:divBdr>
        </w:div>
        <w:div w:id="1141847104">
          <w:marLeft w:val="480"/>
          <w:marRight w:val="0"/>
          <w:marTop w:val="0"/>
          <w:marBottom w:val="0"/>
          <w:divBdr>
            <w:top w:val="none" w:sz="0" w:space="0" w:color="auto"/>
            <w:left w:val="none" w:sz="0" w:space="0" w:color="auto"/>
            <w:bottom w:val="none" w:sz="0" w:space="0" w:color="auto"/>
            <w:right w:val="none" w:sz="0" w:space="0" w:color="auto"/>
          </w:divBdr>
        </w:div>
        <w:div w:id="1176070183">
          <w:marLeft w:val="480"/>
          <w:marRight w:val="0"/>
          <w:marTop w:val="0"/>
          <w:marBottom w:val="0"/>
          <w:divBdr>
            <w:top w:val="none" w:sz="0" w:space="0" w:color="auto"/>
            <w:left w:val="none" w:sz="0" w:space="0" w:color="auto"/>
            <w:bottom w:val="none" w:sz="0" w:space="0" w:color="auto"/>
            <w:right w:val="none" w:sz="0" w:space="0" w:color="auto"/>
          </w:divBdr>
        </w:div>
        <w:div w:id="1278875431">
          <w:marLeft w:val="480"/>
          <w:marRight w:val="0"/>
          <w:marTop w:val="0"/>
          <w:marBottom w:val="0"/>
          <w:divBdr>
            <w:top w:val="none" w:sz="0" w:space="0" w:color="auto"/>
            <w:left w:val="none" w:sz="0" w:space="0" w:color="auto"/>
            <w:bottom w:val="none" w:sz="0" w:space="0" w:color="auto"/>
            <w:right w:val="none" w:sz="0" w:space="0" w:color="auto"/>
          </w:divBdr>
        </w:div>
        <w:div w:id="1366978194">
          <w:marLeft w:val="480"/>
          <w:marRight w:val="0"/>
          <w:marTop w:val="0"/>
          <w:marBottom w:val="0"/>
          <w:divBdr>
            <w:top w:val="none" w:sz="0" w:space="0" w:color="auto"/>
            <w:left w:val="none" w:sz="0" w:space="0" w:color="auto"/>
            <w:bottom w:val="none" w:sz="0" w:space="0" w:color="auto"/>
            <w:right w:val="none" w:sz="0" w:space="0" w:color="auto"/>
          </w:divBdr>
        </w:div>
        <w:div w:id="1401248998">
          <w:marLeft w:val="480"/>
          <w:marRight w:val="0"/>
          <w:marTop w:val="0"/>
          <w:marBottom w:val="0"/>
          <w:divBdr>
            <w:top w:val="none" w:sz="0" w:space="0" w:color="auto"/>
            <w:left w:val="none" w:sz="0" w:space="0" w:color="auto"/>
            <w:bottom w:val="none" w:sz="0" w:space="0" w:color="auto"/>
            <w:right w:val="none" w:sz="0" w:space="0" w:color="auto"/>
          </w:divBdr>
        </w:div>
        <w:div w:id="1424759207">
          <w:marLeft w:val="480"/>
          <w:marRight w:val="0"/>
          <w:marTop w:val="0"/>
          <w:marBottom w:val="0"/>
          <w:divBdr>
            <w:top w:val="none" w:sz="0" w:space="0" w:color="auto"/>
            <w:left w:val="none" w:sz="0" w:space="0" w:color="auto"/>
            <w:bottom w:val="none" w:sz="0" w:space="0" w:color="auto"/>
            <w:right w:val="none" w:sz="0" w:space="0" w:color="auto"/>
          </w:divBdr>
        </w:div>
        <w:div w:id="1903177636">
          <w:marLeft w:val="480"/>
          <w:marRight w:val="0"/>
          <w:marTop w:val="0"/>
          <w:marBottom w:val="0"/>
          <w:divBdr>
            <w:top w:val="none" w:sz="0" w:space="0" w:color="auto"/>
            <w:left w:val="none" w:sz="0" w:space="0" w:color="auto"/>
            <w:bottom w:val="none" w:sz="0" w:space="0" w:color="auto"/>
            <w:right w:val="none" w:sz="0" w:space="0" w:color="auto"/>
          </w:divBdr>
        </w:div>
        <w:div w:id="1984046691">
          <w:marLeft w:val="480"/>
          <w:marRight w:val="0"/>
          <w:marTop w:val="0"/>
          <w:marBottom w:val="0"/>
          <w:divBdr>
            <w:top w:val="none" w:sz="0" w:space="0" w:color="auto"/>
            <w:left w:val="none" w:sz="0" w:space="0" w:color="auto"/>
            <w:bottom w:val="none" w:sz="0" w:space="0" w:color="auto"/>
            <w:right w:val="none" w:sz="0" w:space="0" w:color="auto"/>
          </w:divBdr>
        </w:div>
        <w:div w:id="1995454259">
          <w:marLeft w:val="480"/>
          <w:marRight w:val="0"/>
          <w:marTop w:val="0"/>
          <w:marBottom w:val="0"/>
          <w:divBdr>
            <w:top w:val="none" w:sz="0" w:space="0" w:color="auto"/>
            <w:left w:val="none" w:sz="0" w:space="0" w:color="auto"/>
            <w:bottom w:val="none" w:sz="0" w:space="0" w:color="auto"/>
            <w:right w:val="none" w:sz="0" w:space="0" w:color="auto"/>
          </w:divBdr>
        </w:div>
        <w:div w:id="2086997123">
          <w:marLeft w:val="480"/>
          <w:marRight w:val="0"/>
          <w:marTop w:val="0"/>
          <w:marBottom w:val="0"/>
          <w:divBdr>
            <w:top w:val="none" w:sz="0" w:space="0" w:color="auto"/>
            <w:left w:val="none" w:sz="0" w:space="0" w:color="auto"/>
            <w:bottom w:val="none" w:sz="0" w:space="0" w:color="auto"/>
            <w:right w:val="none" w:sz="0" w:space="0" w:color="auto"/>
          </w:divBdr>
        </w:div>
        <w:div w:id="2098936480">
          <w:marLeft w:val="480"/>
          <w:marRight w:val="0"/>
          <w:marTop w:val="0"/>
          <w:marBottom w:val="0"/>
          <w:divBdr>
            <w:top w:val="none" w:sz="0" w:space="0" w:color="auto"/>
            <w:left w:val="none" w:sz="0" w:space="0" w:color="auto"/>
            <w:bottom w:val="none" w:sz="0" w:space="0" w:color="auto"/>
            <w:right w:val="none" w:sz="0" w:space="0" w:color="auto"/>
          </w:divBdr>
        </w:div>
        <w:div w:id="2129817388">
          <w:marLeft w:val="480"/>
          <w:marRight w:val="0"/>
          <w:marTop w:val="0"/>
          <w:marBottom w:val="0"/>
          <w:divBdr>
            <w:top w:val="none" w:sz="0" w:space="0" w:color="auto"/>
            <w:left w:val="none" w:sz="0" w:space="0" w:color="auto"/>
            <w:bottom w:val="none" w:sz="0" w:space="0" w:color="auto"/>
            <w:right w:val="none" w:sz="0" w:space="0" w:color="auto"/>
          </w:divBdr>
        </w:div>
        <w:div w:id="2132089279">
          <w:marLeft w:val="480"/>
          <w:marRight w:val="0"/>
          <w:marTop w:val="0"/>
          <w:marBottom w:val="0"/>
          <w:divBdr>
            <w:top w:val="none" w:sz="0" w:space="0" w:color="auto"/>
            <w:left w:val="none" w:sz="0" w:space="0" w:color="auto"/>
            <w:bottom w:val="none" w:sz="0" w:space="0" w:color="auto"/>
            <w:right w:val="none" w:sz="0" w:space="0" w:color="auto"/>
          </w:divBdr>
        </w:div>
      </w:divsChild>
    </w:div>
    <w:div w:id="1842963583">
      <w:bodyDiv w:val="1"/>
      <w:marLeft w:val="0"/>
      <w:marRight w:val="0"/>
      <w:marTop w:val="0"/>
      <w:marBottom w:val="0"/>
      <w:divBdr>
        <w:top w:val="none" w:sz="0" w:space="0" w:color="auto"/>
        <w:left w:val="none" w:sz="0" w:space="0" w:color="auto"/>
        <w:bottom w:val="none" w:sz="0" w:space="0" w:color="auto"/>
        <w:right w:val="none" w:sz="0" w:space="0" w:color="auto"/>
      </w:divBdr>
    </w:div>
    <w:div w:id="1843465569">
      <w:bodyDiv w:val="1"/>
      <w:marLeft w:val="0"/>
      <w:marRight w:val="0"/>
      <w:marTop w:val="0"/>
      <w:marBottom w:val="0"/>
      <w:divBdr>
        <w:top w:val="none" w:sz="0" w:space="0" w:color="auto"/>
        <w:left w:val="none" w:sz="0" w:space="0" w:color="auto"/>
        <w:bottom w:val="none" w:sz="0" w:space="0" w:color="auto"/>
        <w:right w:val="none" w:sz="0" w:space="0" w:color="auto"/>
      </w:divBdr>
    </w:div>
    <w:div w:id="1848445454">
      <w:bodyDiv w:val="1"/>
      <w:marLeft w:val="0"/>
      <w:marRight w:val="0"/>
      <w:marTop w:val="0"/>
      <w:marBottom w:val="0"/>
      <w:divBdr>
        <w:top w:val="none" w:sz="0" w:space="0" w:color="auto"/>
        <w:left w:val="none" w:sz="0" w:space="0" w:color="auto"/>
        <w:bottom w:val="none" w:sz="0" w:space="0" w:color="auto"/>
        <w:right w:val="none" w:sz="0" w:space="0" w:color="auto"/>
      </w:divBdr>
    </w:div>
    <w:div w:id="1852061887">
      <w:bodyDiv w:val="1"/>
      <w:marLeft w:val="0"/>
      <w:marRight w:val="0"/>
      <w:marTop w:val="0"/>
      <w:marBottom w:val="0"/>
      <w:divBdr>
        <w:top w:val="none" w:sz="0" w:space="0" w:color="auto"/>
        <w:left w:val="none" w:sz="0" w:space="0" w:color="auto"/>
        <w:bottom w:val="none" w:sz="0" w:space="0" w:color="auto"/>
        <w:right w:val="none" w:sz="0" w:space="0" w:color="auto"/>
      </w:divBdr>
    </w:div>
    <w:div w:id="1855532811">
      <w:bodyDiv w:val="1"/>
      <w:marLeft w:val="0"/>
      <w:marRight w:val="0"/>
      <w:marTop w:val="0"/>
      <w:marBottom w:val="0"/>
      <w:divBdr>
        <w:top w:val="none" w:sz="0" w:space="0" w:color="auto"/>
        <w:left w:val="none" w:sz="0" w:space="0" w:color="auto"/>
        <w:bottom w:val="none" w:sz="0" w:space="0" w:color="auto"/>
        <w:right w:val="none" w:sz="0" w:space="0" w:color="auto"/>
      </w:divBdr>
    </w:div>
    <w:div w:id="1858615877">
      <w:bodyDiv w:val="1"/>
      <w:marLeft w:val="0"/>
      <w:marRight w:val="0"/>
      <w:marTop w:val="0"/>
      <w:marBottom w:val="0"/>
      <w:divBdr>
        <w:top w:val="none" w:sz="0" w:space="0" w:color="auto"/>
        <w:left w:val="none" w:sz="0" w:space="0" w:color="auto"/>
        <w:bottom w:val="none" w:sz="0" w:space="0" w:color="auto"/>
        <w:right w:val="none" w:sz="0" w:space="0" w:color="auto"/>
      </w:divBdr>
    </w:div>
    <w:div w:id="1860853685">
      <w:bodyDiv w:val="1"/>
      <w:marLeft w:val="0"/>
      <w:marRight w:val="0"/>
      <w:marTop w:val="0"/>
      <w:marBottom w:val="0"/>
      <w:divBdr>
        <w:top w:val="none" w:sz="0" w:space="0" w:color="auto"/>
        <w:left w:val="none" w:sz="0" w:space="0" w:color="auto"/>
        <w:bottom w:val="none" w:sz="0" w:space="0" w:color="auto"/>
        <w:right w:val="none" w:sz="0" w:space="0" w:color="auto"/>
      </w:divBdr>
    </w:div>
    <w:div w:id="1872036928">
      <w:bodyDiv w:val="1"/>
      <w:marLeft w:val="0"/>
      <w:marRight w:val="0"/>
      <w:marTop w:val="0"/>
      <w:marBottom w:val="0"/>
      <w:divBdr>
        <w:top w:val="none" w:sz="0" w:space="0" w:color="auto"/>
        <w:left w:val="none" w:sz="0" w:space="0" w:color="auto"/>
        <w:bottom w:val="none" w:sz="0" w:space="0" w:color="auto"/>
        <w:right w:val="none" w:sz="0" w:space="0" w:color="auto"/>
      </w:divBdr>
    </w:div>
    <w:div w:id="1874152294">
      <w:bodyDiv w:val="1"/>
      <w:marLeft w:val="0"/>
      <w:marRight w:val="0"/>
      <w:marTop w:val="0"/>
      <w:marBottom w:val="0"/>
      <w:divBdr>
        <w:top w:val="none" w:sz="0" w:space="0" w:color="auto"/>
        <w:left w:val="none" w:sz="0" w:space="0" w:color="auto"/>
        <w:bottom w:val="none" w:sz="0" w:space="0" w:color="auto"/>
        <w:right w:val="none" w:sz="0" w:space="0" w:color="auto"/>
      </w:divBdr>
    </w:div>
    <w:div w:id="1875146334">
      <w:bodyDiv w:val="1"/>
      <w:marLeft w:val="0"/>
      <w:marRight w:val="0"/>
      <w:marTop w:val="0"/>
      <w:marBottom w:val="0"/>
      <w:divBdr>
        <w:top w:val="none" w:sz="0" w:space="0" w:color="auto"/>
        <w:left w:val="none" w:sz="0" w:space="0" w:color="auto"/>
        <w:bottom w:val="none" w:sz="0" w:space="0" w:color="auto"/>
        <w:right w:val="none" w:sz="0" w:space="0" w:color="auto"/>
      </w:divBdr>
      <w:divsChild>
        <w:div w:id="65499117">
          <w:marLeft w:val="0"/>
          <w:marRight w:val="0"/>
          <w:marTop w:val="0"/>
          <w:marBottom w:val="0"/>
          <w:divBdr>
            <w:top w:val="none" w:sz="0" w:space="0" w:color="auto"/>
            <w:left w:val="none" w:sz="0" w:space="0" w:color="auto"/>
            <w:bottom w:val="none" w:sz="0" w:space="0" w:color="auto"/>
            <w:right w:val="none" w:sz="0" w:space="0" w:color="auto"/>
          </w:divBdr>
        </w:div>
        <w:div w:id="199586572">
          <w:marLeft w:val="0"/>
          <w:marRight w:val="0"/>
          <w:marTop w:val="0"/>
          <w:marBottom w:val="0"/>
          <w:divBdr>
            <w:top w:val="none" w:sz="0" w:space="0" w:color="auto"/>
            <w:left w:val="none" w:sz="0" w:space="0" w:color="auto"/>
            <w:bottom w:val="none" w:sz="0" w:space="0" w:color="auto"/>
            <w:right w:val="none" w:sz="0" w:space="0" w:color="auto"/>
          </w:divBdr>
        </w:div>
        <w:div w:id="475798169">
          <w:marLeft w:val="0"/>
          <w:marRight w:val="0"/>
          <w:marTop w:val="0"/>
          <w:marBottom w:val="0"/>
          <w:divBdr>
            <w:top w:val="none" w:sz="0" w:space="0" w:color="auto"/>
            <w:left w:val="none" w:sz="0" w:space="0" w:color="auto"/>
            <w:bottom w:val="none" w:sz="0" w:space="0" w:color="auto"/>
            <w:right w:val="none" w:sz="0" w:space="0" w:color="auto"/>
          </w:divBdr>
        </w:div>
        <w:div w:id="1039085288">
          <w:marLeft w:val="0"/>
          <w:marRight w:val="0"/>
          <w:marTop w:val="0"/>
          <w:marBottom w:val="0"/>
          <w:divBdr>
            <w:top w:val="none" w:sz="0" w:space="0" w:color="auto"/>
            <w:left w:val="none" w:sz="0" w:space="0" w:color="auto"/>
            <w:bottom w:val="none" w:sz="0" w:space="0" w:color="auto"/>
            <w:right w:val="none" w:sz="0" w:space="0" w:color="auto"/>
          </w:divBdr>
        </w:div>
        <w:div w:id="1116413670">
          <w:marLeft w:val="0"/>
          <w:marRight w:val="0"/>
          <w:marTop w:val="0"/>
          <w:marBottom w:val="0"/>
          <w:divBdr>
            <w:top w:val="none" w:sz="0" w:space="0" w:color="auto"/>
            <w:left w:val="none" w:sz="0" w:space="0" w:color="auto"/>
            <w:bottom w:val="none" w:sz="0" w:space="0" w:color="auto"/>
            <w:right w:val="none" w:sz="0" w:space="0" w:color="auto"/>
          </w:divBdr>
        </w:div>
        <w:div w:id="1125586637">
          <w:marLeft w:val="0"/>
          <w:marRight w:val="0"/>
          <w:marTop w:val="0"/>
          <w:marBottom w:val="0"/>
          <w:divBdr>
            <w:top w:val="none" w:sz="0" w:space="0" w:color="auto"/>
            <w:left w:val="none" w:sz="0" w:space="0" w:color="auto"/>
            <w:bottom w:val="none" w:sz="0" w:space="0" w:color="auto"/>
            <w:right w:val="none" w:sz="0" w:space="0" w:color="auto"/>
          </w:divBdr>
        </w:div>
        <w:div w:id="1848397062">
          <w:marLeft w:val="0"/>
          <w:marRight w:val="0"/>
          <w:marTop w:val="0"/>
          <w:marBottom w:val="0"/>
          <w:divBdr>
            <w:top w:val="none" w:sz="0" w:space="0" w:color="auto"/>
            <w:left w:val="none" w:sz="0" w:space="0" w:color="auto"/>
            <w:bottom w:val="none" w:sz="0" w:space="0" w:color="auto"/>
            <w:right w:val="none" w:sz="0" w:space="0" w:color="auto"/>
          </w:divBdr>
        </w:div>
        <w:div w:id="2147090819">
          <w:marLeft w:val="0"/>
          <w:marRight w:val="0"/>
          <w:marTop w:val="0"/>
          <w:marBottom w:val="0"/>
          <w:divBdr>
            <w:top w:val="none" w:sz="0" w:space="0" w:color="auto"/>
            <w:left w:val="none" w:sz="0" w:space="0" w:color="auto"/>
            <w:bottom w:val="none" w:sz="0" w:space="0" w:color="auto"/>
            <w:right w:val="none" w:sz="0" w:space="0" w:color="auto"/>
          </w:divBdr>
        </w:div>
      </w:divsChild>
    </w:div>
    <w:div w:id="1875460115">
      <w:bodyDiv w:val="1"/>
      <w:marLeft w:val="0"/>
      <w:marRight w:val="0"/>
      <w:marTop w:val="0"/>
      <w:marBottom w:val="0"/>
      <w:divBdr>
        <w:top w:val="none" w:sz="0" w:space="0" w:color="auto"/>
        <w:left w:val="none" w:sz="0" w:space="0" w:color="auto"/>
        <w:bottom w:val="none" w:sz="0" w:space="0" w:color="auto"/>
        <w:right w:val="none" w:sz="0" w:space="0" w:color="auto"/>
      </w:divBdr>
    </w:div>
    <w:div w:id="1876387409">
      <w:bodyDiv w:val="1"/>
      <w:marLeft w:val="0"/>
      <w:marRight w:val="0"/>
      <w:marTop w:val="0"/>
      <w:marBottom w:val="0"/>
      <w:divBdr>
        <w:top w:val="none" w:sz="0" w:space="0" w:color="auto"/>
        <w:left w:val="none" w:sz="0" w:space="0" w:color="auto"/>
        <w:bottom w:val="none" w:sz="0" w:space="0" w:color="auto"/>
        <w:right w:val="none" w:sz="0" w:space="0" w:color="auto"/>
      </w:divBdr>
      <w:divsChild>
        <w:div w:id="16470325">
          <w:marLeft w:val="480"/>
          <w:marRight w:val="0"/>
          <w:marTop w:val="0"/>
          <w:marBottom w:val="0"/>
          <w:divBdr>
            <w:top w:val="none" w:sz="0" w:space="0" w:color="auto"/>
            <w:left w:val="none" w:sz="0" w:space="0" w:color="auto"/>
            <w:bottom w:val="none" w:sz="0" w:space="0" w:color="auto"/>
            <w:right w:val="none" w:sz="0" w:space="0" w:color="auto"/>
          </w:divBdr>
        </w:div>
        <w:div w:id="41373433">
          <w:marLeft w:val="480"/>
          <w:marRight w:val="0"/>
          <w:marTop w:val="0"/>
          <w:marBottom w:val="0"/>
          <w:divBdr>
            <w:top w:val="none" w:sz="0" w:space="0" w:color="auto"/>
            <w:left w:val="none" w:sz="0" w:space="0" w:color="auto"/>
            <w:bottom w:val="none" w:sz="0" w:space="0" w:color="auto"/>
            <w:right w:val="none" w:sz="0" w:space="0" w:color="auto"/>
          </w:divBdr>
        </w:div>
        <w:div w:id="249196865">
          <w:marLeft w:val="480"/>
          <w:marRight w:val="0"/>
          <w:marTop w:val="0"/>
          <w:marBottom w:val="0"/>
          <w:divBdr>
            <w:top w:val="none" w:sz="0" w:space="0" w:color="auto"/>
            <w:left w:val="none" w:sz="0" w:space="0" w:color="auto"/>
            <w:bottom w:val="none" w:sz="0" w:space="0" w:color="auto"/>
            <w:right w:val="none" w:sz="0" w:space="0" w:color="auto"/>
          </w:divBdr>
        </w:div>
        <w:div w:id="479540963">
          <w:marLeft w:val="480"/>
          <w:marRight w:val="0"/>
          <w:marTop w:val="0"/>
          <w:marBottom w:val="0"/>
          <w:divBdr>
            <w:top w:val="none" w:sz="0" w:space="0" w:color="auto"/>
            <w:left w:val="none" w:sz="0" w:space="0" w:color="auto"/>
            <w:bottom w:val="none" w:sz="0" w:space="0" w:color="auto"/>
            <w:right w:val="none" w:sz="0" w:space="0" w:color="auto"/>
          </w:divBdr>
        </w:div>
        <w:div w:id="667170333">
          <w:marLeft w:val="480"/>
          <w:marRight w:val="0"/>
          <w:marTop w:val="0"/>
          <w:marBottom w:val="0"/>
          <w:divBdr>
            <w:top w:val="none" w:sz="0" w:space="0" w:color="auto"/>
            <w:left w:val="none" w:sz="0" w:space="0" w:color="auto"/>
            <w:bottom w:val="none" w:sz="0" w:space="0" w:color="auto"/>
            <w:right w:val="none" w:sz="0" w:space="0" w:color="auto"/>
          </w:divBdr>
        </w:div>
        <w:div w:id="1096513347">
          <w:marLeft w:val="480"/>
          <w:marRight w:val="0"/>
          <w:marTop w:val="0"/>
          <w:marBottom w:val="0"/>
          <w:divBdr>
            <w:top w:val="none" w:sz="0" w:space="0" w:color="auto"/>
            <w:left w:val="none" w:sz="0" w:space="0" w:color="auto"/>
            <w:bottom w:val="none" w:sz="0" w:space="0" w:color="auto"/>
            <w:right w:val="none" w:sz="0" w:space="0" w:color="auto"/>
          </w:divBdr>
        </w:div>
        <w:div w:id="1234393774">
          <w:marLeft w:val="480"/>
          <w:marRight w:val="0"/>
          <w:marTop w:val="0"/>
          <w:marBottom w:val="0"/>
          <w:divBdr>
            <w:top w:val="none" w:sz="0" w:space="0" w:color="auto"/>
            <w:left w:val="none" w:sz="0" w:space="0" w:color="auto"/>
            <w:bottom w:val="none" w:sz="0" w:space="0" w:color="auto"/>
            <w:right w:val="none" w:sz="0" w:space="0" w:color="auto"/>
          </w:divBdr>
        </w:div>
        <w:div w:id="1327593640">
          <w:marLeft w:val="480"/>
          <w:marRight w:val="0"/>
          <w:marTop w:val="0"/>
          <w:marBottom w:val="0"/>
          <w:divBdr>
            <w:top w:val="none" w:sz="0" w:space="0" w:color="auto"/>
            <w:left w:val="none" w:sz="0" w:space="0" w:color="auto"/>
            <w:bottom w:val="none" w:sz="0" w:space="0" w:color="auto"/>
            <w:right w:val="none" w:sz="0" w:space="0" w:color="auto"/>
          </w:divBdr>
        </w:div>
        <w:div w:id="1343581611">
          <w:marLeft w:val="480"/>
          <w:marRight w:val="0"/>
          <w:marTop w:val="0"/>
          <w:marBottom w:val="0"/>
          <w:divBdr>
            <w:top w:val="none" w:sz="0" w:space="0" w:color="auto"/>
            <w:left w:val="none" w:sz="0" w:space="0" w:color="auto"/>
            <w:bottom w:val="none" w:sz="0" w:space="0" w:color="auto"/>
            <w:right w:val="none" w:sz="0" w:space="0" w:color="auto"/>
          </w:divBdr>
        </w:div>
        <w:div w:id="1350794795">
          <w:marLeft w:val="480"/>
          <w:marRight w:val="0"/>
          <w:marTop w:val="0"/>
          <w:marBottom w:val="0"/>
          <w:divBdr>
            <w:top w:val="none" w:sz="0" w:space="0" w:color="auto"/>
            <w:left w:val="none" w:sz="0" w:space="0" w:color="auto"/>
            <w:bottom w:val="none" w:sz="0" w:space="0" w:color="auto"/>
            <w:right w:val="none" w:sz="0" w:space="0" w:color="auto"/>
          </w:divBdr>
        </w:div>
        <w:div w:id="1602180035">
          <w:marLeft w:val="480"/>
          <w:marRight w:val="0"/>
          <w:marTop w:val="0"/>
          <w:marBottom w:val="0"/>
          <w:divBdr>
            <w:top w:val="none" w:sz="0" w:space="0" w:color="auto"/>
            <w:left w:val="none" w:sz="0" w:space="0" w:color="auto"/>
            <w:bottom w:val="none" w:sz="0" w:space="0" w:color="auto"/>
            <w:right w:val="none" w:sz="0" w:space="0" w:color="auto"/>
          </w:divBdr>
        </w:div>
        <w:div w:id="1748569968">
          <w:marLeft w:val="480"/>
          <w:marRight w:val="0"/>
          <w:marTop w:val="0"/>
          <w:marBottom w:val="0"/>
          <w:divBdr>
            <w:top w:val="none" w:sz="0" w:space="0" w:color="auto"/>
            <w:left w:val="none" w:sz="0" w:space="0" w:color="auto"/>
            <w:bottom w:val="none" w:sz="0" w:space="0" w:color="auto"/>
            <w:right w:val="none" w:sz="0" w:space="0" w:color="auto"/>
          </w:divBdr>
        </w:div>
        <w:div w:id="1820807519">
          <w:marLeft w:val="480"/>
          <w:marRight w:val="0"/>
          <w:marTop w:val="0"/>
          <w:marBottom w:val="0"/>
          <w:divBdr>
            <w:top w:val="none" w:sz="0" w:space="0" w:color="auto"/>
            <w:left w:val="none" w:sz="0" w:space="0" w:color="auto"/>
            <w:bottom w:val="none" w:sz="0" w:space="0" w:color="auto"/>
            <w:right w:val="none" w:sz="0" w:space="0" w:color="auto"/>
          </w:divBdr>
        </w:div>
        <w:div w:id="1959604360">
          <w:marLeft w:val="480"/>
          <w:marRight w:val="0"/>
          <w:marTop w:val="0"/>
          <w:marBottom w:val="0"/>
          <w:divBdr>
            <w:top w:val="none" w:sz="0" w:space="0" w:color="auto"/>
            <w:left w:val="none" w:sz="0" w:space="0" w:color="auto"/>
            <w:bottom w:val="none" w:sz="0" w:space="0" w:color="auto"/>
            <w:right w:val="none" w:sz="0" w:space="0" w:color="auto"/>
          </w:divBdr>
        </w:div>
        <w:div w:id="1961296019">
          <w:marLeft w:val="480"/>
          <w:marRight w:val="0"/>
          <w:marTop w:val="0"/>
          <w:marBottom w:val="0"/>
          <w:divBdr>
            <w:top w:val="none" w:sz="0" w:space="0" w:color="auto"/>
            <w:left w:val="none" w:sz="0" w:space="0" w:color="auto"/>
            <w:bottom w:val="none" w:sz="0" w:space="0" w:color="auto"/>
            <w:right w:val="none" w:sz="0" w:space="0" w:color="auto"/>
          </w:divBdr>
        </w:div>
      </w:divsChild>
    </w:div>
    <w:div w:id="1878859469">
      <w:bodyDiv w:val="1"/>
      <w:marLeft w:val="0"/>
      <w:marRight w:val="0"/>
      <w:marTop w:val="0"/>
      <w:marBottom w:val="0"/>
      <w:divBdr>
        <w:top w:val="none" w:sz="0" w:space="0" w:color="auto"/>
        <w:left w:val="none" w:sz="0" w:space="0" w:color="auto"/>
        <w:bottom w:val="none" w:sz="0" w:space="0" w:color="auto"/>
        <w:right w:val="none" w:sz="0" w:space="0" w:color="auto"/>
      </w:divBdr>
    </w:div>
    <w:div w:id="1878930929">
      <w:bodyDiv w:val="1"/>
      <w:marLeft w:val="0"/>
      <w:marRight w:val="0"/>
      <w:marTop w:val="0"/>
      <w:marBottom w:val="0"/>
      <w:divBdr>
        <w:top w:val="none" w:sz="0" w:space="0" w:color="auto"/>
        <w:left w:val="none" w:sz="0" w:space="0" w:color="auto"/>
        <w:bottom w:val="none" w:sz="0" w:space="0" w:color="auto"/>
        <w:right w:val="none" w:sz="0" w:space="0" w:color="auto"/>
      </w:divBdr>
    </w:div>
    <w:div w:id="1879582322">
      <w:bodyDiv w:val="1"/>
      <w:marLeft w:val="0"/>
      <w:marRight w:val="0"/>
      <w:marTop w:val="0"/>
      <w:marBottom w:val="0"/>
      <w:divBdr>
        <w:top w:val="none" w:sz="0" w:space="0" w:color="auto"/>
        <w:left w:val="none" w:sz="0" w:space="0" w:color="auto"/>
        <w:bottom w:val="none" w:sz="0" w:space="0" w:color="auto"/>
        <w:right w:val="none" w:sz="0" w:space="0" w:color="auto"/>
      </w:divBdr>
      <w:divsChild>
        <w:div w:id="79254699">
          <w:marLeft w:val="480"/>
          <w:marRight w:val="0"/>
          <w:marTop w:val="0"/>
          <w:marBottom w:val="0"/>
          <w:divBdr>
            <w:top w:val="none" w:sz="0" w:space="0" w:color="auto"/>
            <w:left w:val="none" w:sz="0" w:space="0" w:color="auto"/>
            <w:bottom w:val="none" w:sz="0" w:space="0" w:color="auto"/>
            <w:right w:val="none" w:sz="0" w:space="0" w:color="auto"/>
          </w:divBdr>
        </w:div>
        <w:div w:id="429737759">
          <w:marLeft w:val="480"/>
          <w:marRight w:val="0"/>
          <w:marTop w:val="0"/>
          <w:marBottom w:val="0"/>
          <w:divBdr>
            <w:top w:val="none" w:sz="0" w:space="0" w:color="auto"/>
            <w:left w:val="none" w:sz="0" w:space="0" w:color="auto"/>
            <w:bottom w:val="none" w:sz="0" w:space="0" w:color="auto"/>
            <w:right w:val="none" w:sz="0" w:space="0" w:color="auto"/>
          </w:divBdr>
        </w:div>
        <w:div w:id="626399673">
          <w:marLeft w:val="480"/>
          <w:marRight w:val="0"/>
          <w:marTop w:val="0"/>
          <w:marBottom w:val="0"/>
          <w:divBdr>
            <w:top w:val="none" w:sz="0" w:space="0" w:color="auto"/>
            <w:left w:val="none" w:sz="0" w:space="0" w:color="auto"/>
            <w:bottom w:val="none" w:sz="0" w:space="0" w:color="auto"/>
            <w:right w:val="none" w:sz="0" w:space="0" w:color="auto"/>
          </w:divBdr>
        </w:div>
        <w:div w:id="648902177">
          <w:marLeft w:val="480"/>
          <w:marRight w:val="0"/>
          <w:marTop w:val="0"/>
          <w:marBottom w:val="0"/>
          <w:divBdr>
            <w:top w:val="none" w:sz="0" w:space="0" w:color="auto"/>
            <w:left w:val="none" w:sz="0" w:space="0" w:color="auto"/>
            <w:bottom w:val="none" w:sz="0" w:space="0" w:color="auto"/>
            <w:right w:val="none" w:sz="0" w:space="0" w:color="auto"/>
          </w:divBdr>
        </w:div>
        <w:div w:id="1039016335">
          <w:marLeft w:val="480"/>
          <w:marRight w:val="0"/>
          <w:marTop w:val="0"/>
          <w:marBottom w:val="0"/>
          <w:divBdr>
            <w:top w:val="none" w:sz="0" w:space="0" w:color="auto"/>
            <w:left w:val="none" w:sz="0" w:space="0" w:color="auto"/>
            <w:bottom w:val="none" w:sz="0" w:space="0" w:color="auto"/>
            <w:right w:val="none" w:sz="0" w:space="0" w:color="auto"/>
          </w:divBdr>
        </w:div>
        <w:div w:id="1114403652">
          <w:marLeft w:val="480"/>
          <w:marRight w:val="0"/>
          <w:marTop w:val="0"/>
          <w:marBottom w:val="0"/>
          <w:divBdr>
            <w:top w:val="none" w:sz="0" w:space="0" w:color="auto"/>
            <w:left w:val="none" w:sz="0" w:space="0" w:color="auto"/>
            <w:bottom w:val="none" w:sz="0" w:space="0" w:color="auto"/>
            <w:right w:val="none" w:sz="0" w:space="0" w:color="auto"/>
          </w:divBdr>
        </w:div>
        <w:div w:id="1419256121">
          <w:marLeft w:val="480"/>
          <w:marRight w:val="0"/>
          <w:marTop w:val="0"/>
          <w:marBottom w:val="0"/>
          <w:divBdr>
            <w:top w:val="none" w:sz="0" w:space="0" w:color="auto"/>
            <w:left w:val="none" w:sz="0" w:space="0" w:color="auto"/>
            <w:bottom w:val="none" w:sz="0" w:space="0" w:color="auto"/>
            <w:right w:val="none" w:sz="0" w:space="0" w:color="auto"/>
          </w:divBdr>
        </w:div>
        <w:div w:id="1579829608">
          <w:marLeft w:val="480"/>
          <w:marRight w:val="0"/>
          <w:marTop w:val="0"/>
          <w:marBottom w:val="0"/>
          <w:divBdr>
            <w:top w:val="none" w:sz="0" w:space="0" w:color="auto"/>
            <w:left w:val="none" w:sz="0" w:space="0" w:color="auto"/>
            <w:bottom w:val="none" w:sz="0" w:space="0" w:color="auto"/>
            <w:right w:val="none" w:sz="0" w:space="0" w:color="auto"/>
          </w:divBdr>
        </w:div>
        <w:div w:id="1858882931">
          <w:marLeft w:val="480"/>
          <w:marRight w:val="0"/>
          <w:marTop w:val="0"/>
          <w:marBottom w:val="0"/>
          <w:divBdr>
            <w:top w:val="none" w:sz="0" w:space="0" w:color="auto"/>
            <w:left w:val="none" w:sz="0" w:space="0" w:color="auto"/>
            <w:bottom w:val="none" w:sz="0" w:space="0" w:color="auto"/>
            <w:right w:val="none" w:sz="0" w:space="0" w:color="auto"/>
          </w:divBdr>
        </w:div>
        <w:div w:id="1949854667">
          <w:marLeft w:val="480"/>
          <w:marRight w:val="0"/>
          <w:marTop w:val="0"/>
          <w:marBottom w:val="0"/>
          <w:divBdr>
            <w:top w:val="none" w:sz="0" w:space="0" w:color="auto"/>
            <w:left w:val="none" w:sz="0" w:space="0" w:color="auto"/>
            <w:bottom w:val="none" w:sz="0" w:space="0" w:color="auto"/>
            <w:right w:val="none" w:sz="0" w:space="0" w:color="auto"/>
          </w:divBdr>
        </w:div>
        <w:div w:id="2137334537">
          <w:marLeft w:val="480"/>
          <w:marRight w:val="0"/>
          <w:marTop w:val="0"/>
          <w:marBottom w:val="0"/>
          <w:divBdr>
            <w:top w:val="none" w:sz="0" w:space="0" w:color="auto"/>
            <w:left w:val="none" w:sz="0" w:space="0" w:color="auto"/>
            <w:bottom w:val="none" w:sz="0" w:space="0" w:color="auto"/>
            <w:right w:val="none" w:sz="0" w:space="0" w:color="auto"/>
          </w:divBdr>
        </w:div>
      </w:divsChild>
    </w:div>
    <w:div w:id="1886482413">
      <w:bodyDiv w:val="1"/>
      <w:marLeft w:val="0"/>
      <w:marRight w:val="0"/>
      <w:marTop w:val="0"/>
      <w:marBottom w:val="0"/>
      <w:divBdr>
        <w:top w:val="none" w:sz="0" w:space="0" w:color="auto"/>
        <w:left w:val="none" w:sz="0" w:space="0" w:color="auto"/>
        <w:bottom w:val="none" w:sz="0" w:space="0" w:color="auto"/>
        <w:right w:val="none" w:sz="0" w:space="0" w:color="auto"/>
      </w:divBdr>
    </w:div>
    <w:div w:id="1888028159">
      <w:bodyDiv w:val="1"/>
      <w:marLeft w:val="0"/>
      <w:marRight w:val="0"/>
      <w:marTop w:val="0"/>
      <w:marBottom w:val="0"/>
      <w:divBdr>
        <w:top w:val="none" w:sz="0" w:space="0" w:color="auto"/>
        <w:left w:val="none" w:sz="0" w:space="0" w:color="auto"/>
        <w:bottom w:val="none" w:sz="0" w:space="0" w:color="auto"/>
        <w:right w:val="none" w:sz="0" w:space="0" w:color="auto"/>
      </w:divBdr>
      <w:divsChild>
        <w:div w:id="137187371">
          <w:marLeft w:val="480"/>
          <w:marRight w:val="0"/>
          <w:marTop w:val="0"/>
          <w:marBottom w:val="0"/>
          <w:divBdr>
            <w:top w:val="none" w:sz="0" w:space="0" w:color="auto"/>
            <w:left w:val="none" w:sz="0" w:space="0" w:color="auto"/>
            <w:bottom w:val="none" w:sz="0" w:space="0" w:color="auto"/>
            <w:right w:val="none" w:sz="0" w:space="0" w:color="auto"/>
          </w:divBdr>
        </w:div>
        <w:div w:id="163251489">
          <w:marLeft w:val="480"/>
          <w:marRight w:val="0"/>
          <w:marTop w:val="0"/>
          <w:marBottom w:val="0"/>
          <w:divBdr>
            <w:top w:val="none" w:sz="0" w:space="0" w:color="auto"/>
            <w:left w:val="none" w:sz="0" w:space="0" w:color="auto"/>
            <w:bottom w:val="none" w:sz="0" w:space="0" w:color="auto"/>
            <w:right w:val="none" w:sz="0" w:space="0" w:color="auto"/>
          </w:divBdr>
        </w:div>
        <w:div w:id="238641710">
          <w:marLeft w:val="480"/>
          <w:marRight w:val="0"/>
          <w:marTop w:val="0"/>
          <w:marBottom w:val="0"/>
          <w:divBdr>
            <w:top w:val="none" w:sz="0" w:space="0" w:color="auto"/>
            <w:left w:val="none" w:sz="0" w:space="0" w:color="auto"/>
            <w:bottom w:val="none" w:sz="0" w:space="0" w:color="auto"/>
            <w:right w:val="none" w:sz="0" w:space="0" w:color="auto"/>
          </w:divBdr>
        </w:div>
        <w:div w:id="251666972">
          <w:marLeft w:val="480"/>
          <w:marRight w:val="0"/>
          <w:marTop w:val="0"/>
          <w:marBottom w:val="0"/>
          <w:divBdr>
            <w:top w:val="none" w:sz="0" w:space="0" w:color="auto"/>
            <w:left w:val="none" w:sz="0" w:space="0" w:color="auto"/>
            <w:bottom w:val="none" w:sz="0" w:space="0" w:color="auto"/>
            <w:right w:val="none" w:sz="0" w:space="0" w:color="auto"/>
          </w:divBdr>
        </w:div>
        <w:div w:id="419836318">
          <w:marLeft w:val="480"/>
          <w:marRight w:val="0"/>
          <w:marTop w:val="0"/>
          <w:marBottom w:val="0"/>
          <w:divBdr>
            <w:top w:val="none" w:sz="0" w:space="0" w:color="auto"/>
            <w:left w:val="none" w:sz="0" w:space="0" w:color="auto"/>
            <w:bottom w:val="none" w:sz="0" w:space="0" w:color="auto"/>
            <w:right w:val="none" w:sz="0" w:space="0" w:color="auto"/>
          </w:divBdr>
        </w:div>
        <w:div w:id="515385106">
          <w:marLeft w:val="480"/>
          <w:marRight w:val="0"/>
          <w:marTop w:val="0"/>
          <w:marBottom w:val="0"/>
          <w:divBdr>
            <w:top w:val="none" w:sz="0" w:space="0" w:color="auto"/>
            <w:left w:val="none" w:sz="0" w:space="0" w:color="auto"/>
            <w:bottom w:val="none" w:sz="0" w:space="0" w:color="auto"/>
            <w:right w:val="none" w:sz="0" w:space="0" w:color="auto"/>
          </w:divBdr>
        </w:div>
        <w:div w:id="595673420">
          <w:marLeft w:val="480"/>
          <w:marRight w:val="0"/>
          <w:marTop w:val="0"/>
          <w:marBottom w:val="0"/>
          <w:divBdr>
            <w:top w:val="none" w:sz="0" w:space="0" w:color="auto"/>
            <w:left w:val="none" w:sz="0" w:space="0" w:color="auto"/>
            <w:bottom w:val="none" w:sz="0" w:space="0" w:color="auto"/>
            <w:right w:val="none" w:sz="0" w:space="0" w:color="auto"/>
          </w:divBdr>
        </w:div>
        <w:div w:id="655647370">
          <w:marLeft w:val="480"/>
          <w:marRight w:val="0"/>
          <w:marTop w:val="0"/>
          <w:marBottom w:val="0"/>
          <w:divBdr>
            <w:top w:val="none" w:sz="0" w:space="0" w:color="auto"/>
            <w:left w:val="none" w:sz="0" w:space="0" w:color="auto"/>
            <w:bottom w:val="none" w:sz="0" w:space="0" w:color="auto"/>
            <w:right w:val="none" w:sz="0" w:space="0" w:color="auto"/>
          </w:divBdr>
        </w:div>
        <w:div w:id="684405695">
          <w:marLeft w:val="480"/>
          <w:marRight w:val="0"/>
          <w:marTop w:val="0"/>
          <w:marBottom w:val="0"/>
          <w:divBdr>
            <w:top w:val="none" w:sz="0" w:space="0" w:color="auto"/>
            <w:left w:val="none" w:sz="0" w:space="0" w:color="auto"/>
            <w:bottom w:val="none" w:sz="0" w:space="0" w:color="auto"/>
            <w:right w:val="none" w:sz="0" w:space="0" w:color="auto"/>
          </w:divBdr>
        </w:div>
        <w:div w:id="689333365">
          <w:marLeft w:val="480"/>
          <w:marRight w:val="0"/>
          <w:marTop w:val="0"/>
          <w:marBottom w:val="0"/>
          <w:divBdr>
            <w:top w:val="none" w:sz="0" w:space="0" w:color="auto"/>
            <w:left w:val="none" w:sz="0" w:space="0" w:color="auto"/>
            <w:bottom w:val="none" w:sz="0" w:space="0" w:color="auto"/>
            <w:right w:val="none" w:sz="0" w:space="0" w:color="auto"/>
          </w:divBdr>
        </w:div>
        <w:div w:id="704789610">
          <w:marLeft w:val="480"/>
          <w:marRight w:val="0"/>
          <w:marTop w:val="0"/>
          <w:marBottom w:val="0"/>
          <w:divBdr>
            <w:top w:val="none" w:sz="0" w:space="0" w:color="auto"/>
            <w:left w:val="none" w:sz="0" w:space="0" w:color="auto"/>
            <w:bottom w:val="none" w:sz="0" w:space="0" w:color="auto"/>
            <w:right w:val="none" w:sz="0" w:space="0" w:color="auto"/>
          </w:divBdr>
        </w:div>
        <w:div w:id="731463792">
          <w:marLeft w:val="480"/>
          <w:marRight w:val="0"/>
          <w:marTop w:val="0"/>
          <w:marBottom w:val="0"/>
          <w:divBdr>
            <w:top w:val="none" w:sz="0" w:space="0" w:color="auto"/>
            <w:left w:val="none" w:sz="0" w:space="0" w:color="auto"/>
            <w:bottom w:val="none" w:sz="0" w:space="0" w:color="auto"/>
            <w:right w:val="none" w:sz="0" w:space="0" w:color="auto"/>
          </w:divBdr>
        </w:div>
        <w:div w:id="755789903">
          <w:marLeft w:val="480"/>
          <w:marRight w:val="0"/>
          <w:marTop w:val="0"/>
          <w:marBottom w:val="0"/>
          <w:divBdr>
            <w:top w:val="none" w:sz="0" w:space="0" w:color="auto"/>
            <w:left w:val="none" w:sz="0" w:space="0" w:color="auto"/>
            <w:bottom w:val="none" w:sz="0" w:space="0" w:color="auto"/>
            <w:right w:val="none" w:sz="0" w:space="0" w:color="auto"/>
          </w:divBdr>
        </w:div>
        <w:div w:id="812647200">
          <w:marLeft w:val="480"/>
          <w:marRight w:val="0"/>
          <w:marTop w:val="0"/>
          <w:marBottom w:val="0"/>
          <w:divBdr>
            <w:top w:val="none" w:sz="0" w:space="0" w:color="auto"/>
            <w:left w:val="none" w:sz="0" w:space="0" w:color="auto"/>
            <w:bottom w:val="none" w:sz="0" w:space="0" w:color="auto"/>
            <w:right w:val="none" w:sz="0" w:space="0" w:color="auto"/>
          </w:divBdr>
        </w:div>
        <w:div w:id="918639032">
          <w:marLeft w:val="480"/>
          <w:marRight w:val="0"/>
          <w:marTop w:val="0"/>
          <w:marBottom w:val="0"/>
          <w:divBdr>
            <w:top w:val="none" w:sz="0" w:space="0" w:color="auto"/>
            <w:left w:val="none" w:sz="0" w:space="0" w:color="auto"/>
            <w:bottom w:val="none" w:sz="0" w:space="0" w:color="auto"/>
            <w:right w:val="none" w:sz="0" w:space="0" w:color="auto"/>
          </w:divBdr>
        </w:div>
        <w:div w:id="946887214">
          <w:marLeft w:val="480"/>
          <w:marRight w:val="0"/>
          <w:marTop w:val="0"/>
          <w:marBottom w:val="0"/>
          <w:divBdr>
            <w:top w:val="none" w:sz="0" w:space="0" w:color="auto"/>
            <w:left w:val="none" w:sz="0" w:space="0" w:color="auto"/>
            <w:bottom w:val="none" w:sz="0" w:space="0" w:color="auto"/>
            <w:right w:val="none" w:sz="0" w:space="0" w:color="auto"/>
          </w:divBdr>
        </w:div>
        <w:div w:id="951473586">
          <w:marLeft w:val="480"/>
          <w:marRight w:val="0"/>
          <w:marTop w:val="0"/>
          <w:marBottom w:val="0"/>
          <w:divBdr>
            <w:top w:val="none" w:sz="0" w:space="0" w:color="auto"/>
            <w:left w:val="none" w:sz="0" w:space="0" w:color="auto"/>
            <w:bottom w:val="none" w:sz="0" w:space="0" w:color="auto"/>
            <w:right w:val="none" w:sz="0" w:space="0" w:color="auto"/>
          </w:divBdr>
        </w:div>
        <w:div w:id="991567167">
          <w:marLeft w:val="480"/>
          <w:marRight w:val="0"/>
          <w:marTop w:val="0"/>
          <w:marBottom w:val="0"/>
          <w:divBdr>
            <w:top w:val="none" w:sz="0" w:space="0" w:color="auto"/>
            <w:left w:val="none" w:sz="0" w:space="0" w:color="auto"/>
            <w:bottom w:val="none" w:sz="0" w:space="0" w:color="auto"/>
            <w:right w:val="none" w:sz="0" w:space="0" w:color="auto"/>
          </w:divBdr>
        </w:div>
        <w:div w:id="1007176574">
          <w:marLeft w:val="480"/>
          <w:marRight w:val="0"/>
          <w:marTop w:val="0"/>
          <w:marBottom w:val="0"/>
          <w:divBdr>
            <w:top w:val="none" w:sz="0" w:space="0" w:color="auto"/>
            <w:left w:val="none" w:sz="0" w:space="0" w:color="auto"/>
            <w:bottom w:val="none" w:sz="0" w:space="0" w:color="auto"/>
            <w:right w:val="none" w:sz="0" w:space="0" w:color="auto"/>
          </w:divBdr>
        </w:div>
        <w:div w:id="1043284402">
          <w:marLeft w:val="480"/>
          <w:marRight w:val="0"/>
          <w:marTop w:val="0"/>
          <w:marBottom w:val="0"/>
          <w:divBdr>
            <w:top w:val="none" w:sz="0" w:space="0" w:color="auto"/>
            <w:left w:val="none" w:sz="0" w:space="0" w:color="auto"/>
            <w:bottom w:val="none" w:sz="0" w:space="0" w:color="auto"/>
            <w:right w:val="none" w:sz="0" w:space="0" w:color="auto"/>
          </w:divBdr>
        </w:div>
        <w:div w:id="1049498614">
          <w:marLeft w:val="480"/>
          <w:marRight w:val="0"/>
          <w:marTop w:val="0"/>
          <w:marBottom w:val="0"/>
          <w:divBdr>
            <w:top w:val="none" w:sz="0" w:space="0" w:color="auto"/>
            <w:left w:val="none" w:sz="0" w:space="0" w:color="auto"/>
            <w:bottom w:val="none" w:sz="0" w:space="0" w:color="auto"/>
            <w:right w:val="none" w:sz="0" w:space="0" w:color="auto"/>
          </w:divBdr>
        </w:div>
        <w:div w:id="1120219825">
          <w:marLeft w:val="480"/>
          <w:marRight w:val="0"/>
          <w:marTop w:val="0"/>
          <w:marBottom w:val="0"/>
          <w:divBdr>
            <w:top w:val="none" w:sz="0" w:space="0" w:color="auto"/>
            <w:left w:val="none" w:sz="0" w:space="0" w:color="auto"/>
            <w:bottom w:val="none" w:sz="0" w:space="0" w:color="auto"/>
            <w:right w:val="none" w:sz="0" w:space="0" w:color="auto"/>
          </w:divBdr>
        </w:div>
        <w:div w:id="1378899156">
          <w:marLeft w:val="480"/>
          <w:marRight w:val="0"/>
          <w:marTop w:val="0"/>
          <w:marBottom w:val="0"/>
          <w:divBdr>
            <w:top w:val="none" w:sz="0" w:space="0" w:color="auto"/>
            <w:left w:val="none" w:sz="0" w:space="0" w:color="auto"/>
            <w:bottom w:val="none" w:sz="0" w:space="0" w:color="auto"/>
            <w:right w:val="none" w:sz="0" w:space="0" w:color="auto"/>
          </w:divBdr>
        </w:div>
        <w:div w:id="1419250756">
          <w:marLeft w:val="480"/>
          <w:marRight w:val="0"/>
          <w:marTop w:val="0"/>
          <w:marBottom w:val="0"/>
          <w:divBdr>
            <w:top w:val="none" w:sz="0" w:space="0" w:color="auto"/>
            <w:left w:val="none" w:sz="0" w:space="0" w:color="auto"/>
            <w:bottom w:val="none" w:sz="0" w:space="0" w:color="auto"/>
            <w:right w:val="none" w:sz="0" w:space="0" w:color="auto"/>
          </w:divBdr>
        </w:div>
        <w:div w:id="1509714443">
          <w:marLeft w:val="480"/>
          <w:marRight w:val="0"/>
          <w:marTop w:val="0"/>
          <w:marBottom w:val="0"/>
          <w:divBdr>
            <w:top w:val="none" w:sz="0" w:space="0" w:color="auto"/>
            <w:left w:val="none" w:sz="0" w:space="0" w:color="auto"/>
            <w:bottom w:val="none" w:sz="0" w:space="0" w:color="auto"/>
            <w:right w:val="none" w:sz="0" w:space="0" w:color="auto"/>
          </w:divBdr>
        </w:div>
        <w:div w:id="1536036678">
          <w:marLeft w:val="480"/>
          <w:marRight w:val="0"/>
          <w:marTop w:val="0"/>
          <w:marBottom w:val="0"/>
          <w:divBdr>
            <w:top w:val="none" w:sz="0" w:space="0" w:color="auto"/>
            <w:left w:val="none" w:sz="0" w:space="0" w:color="auto"/>
            <w:bottom w:val="none" w:sz="0" w:space="0" w:color="auto"/>
            <w:right w:val="none" w:sz="0" w:space="0" w:color="auto"/>
          </w:divBdr>
        </w:div>
        <w:div w:id="1536432425">
          <w:marLeft w:val="480"/>
          <w:marRight w:val="0"/>
          <w:marTop w:val="0"/>
          <w:marBottom w:val="0"/>
          <w:divBdr>
            <w:top w:val="none" w:sz="0" w:space="0" w:color="auto"/>
            <w:left w:val="none" w:sz="0" w:space="0" w:color="auto"/>
            <w:bottom w:val="none" w:sz="0" w:space="0" w:color="auto"/>
            <w:right w:val="none" w:sz="0" w:space="0" w:color="auto"/>
          </w:divBdr>
        </w:div>
        <w:div w:id="1543909152">
          <w:marLeft w:val="480"/>
          <w:marRight w:val="0"/>
          <w:marTop w:val="0"/>
          <w:marBottom w:val="0"/>
          <w:divBdr>
            <w:top w:val="none" w:sz="0" w:space="0" w:color="auto"/>
            <w:left w:val="none" w:sz="0" w:space="0" w:color="auto"/>
            <w:bottom w:val="none" w:sz="0" w:space="0" w:color="auto"/>
            <w:right w:val="none" w:sz="0" w:space="0" w:color="auto"/>
          </w:divBdr>
        </w:div>
        <w:div w:id="1596594476">
          <w:marLeft w:val="480"/>
          <w:marRight w:val="0"/>
          <w:marTop w:val="0"/>
          <w:marBottom w:val="0"/>
          <w:divBdr>
            <w:top w:val="none" w:sz="0" w:space="0" w:color="auto"/>
            <w:left w:val="none" w:sz="0" w:space="0" w:color="auto"/>
            <w:bottom w:val="none" w:sz="0" w:space="0" w:color="auto"/>
            <w:right w:val="none" w:sz="0" w:space="0" w:color="auto"/>
          </w:divBdr>
        </w:div>
        <w:div w:id="1794400193">
          <w:marLeft w:val="480"/>
          <w:marRight w:val="0"/>
          <w:marTop w:val="0"/>
          <w:marBottom w:val="0"/>
          <w:divBdr>
            <w:top w:val="none" w:sz="0" w:space="0" w:color="auto"/>
            <w:left w:val="none" w:sz="0" w:space="0" w:color="auto"/>
            <w:bottom w:val="none" w:sz="0" w:space="0" w:color="auto"/>
            <w:right w:val="none" w:sz="0" w:space="0" w:color="auto"/>
          </w:divBdr>
        </w:div>
        <w:div w:id="1846937126">
          <w:marLeft w:val="480"/>
          <w:marRight w:val="0"/>
          <w:marTop w:val="0"/>
          <w:marBottom w:val="0"/>
          <w:divBdr>
            <w:top w:val="none" w:sz="0" w:space="0" w:color="auto"/>
            <w:left w:val="none" w:sz="0" w:space="0" w:color="auto"/>
            <w:bottom w:val="none" w:sz="0" w:space="0" w:color="auto"/>
            <w:right w:val="none" w:sz="0" w:space="0" w:color="auto"/>
          </w:divBdr>
        </w:div>
        <w:div w:id="1937245931">
          <w:marLeft w:val="480"/>
          <w:marRight w:val="0"/>
          <w:marTop w:val="0"/>
          <w:marBottom w:val="0"/>
          <w:divBdr>
            <w:top w:val="none" w:sz="0" w:space="0" w:color="auto"/>
            <w:left w:val="none" w:sz="0" w:space="0" w:color="auto"/>
            <w:bottom w:val="none" w:sz="0" w:space="0" w:color="auto"/>
            <w:right w:val="none" w:sz="0" w:space="0" w:color="auto"/>
          </w:divBdr>
        </w:div>
        <w:div w:id="1970895177">
          <w:marLeft w:val="480"/>
          <w:marRight w:val="0"/>
          <w:marTop w:val="0"/>
          <w:marBottom w:val="0"/>
          <w:divBdr>
            <w:top w:val="none" w:sz="0" w:space="0" w:color="auto"/>
            <w:left w:val="none" w:sz="0" w:space="0" w:color="auto"/>
            <w:bottom w:val="none" w:sz="0" w:space="0" w:color="auto"/>
            <w:right w:val="none" w:sz="0" w:space="0" w:color="auto"/>
          </w:divBdr>
        </w:div>
        <w:div w:id="2079129621">
          <w:marLeft w:val="480"/>
          <w:marRight w:val="0"/>
          <w:marTop w:val="0"/>
          <w:marBottom w:val="0"/>
          <w:divBdr>
            <w:top w:val="none" w:sz="0" w:space="0" w:color="auto"/>
            <w:left w:val="none" w:sz="0" w:space="0" w:color="auto"/>
            <w:bottom w:val="none" w:sz="0" w:space="0" w:color="auto"/>
            <w:right w:val="none" w:sz="0" w:space="0" w:color="auto"/>
          </w:divBdr>
        </w:div>
      </w:divsChild>
    </w:div>
    <w:div w:id="1892570518">
      <w:bodyDiv w:val="1"/>
      <w:marLeft w:val="0"/>
      <w:marRight w:val="0"/>
      <w:marTop w:val="0"/>
      <w:marBottom w:val="0"/>
      <w:divBdr>
        <w:top w:val="none" w:sz="0" w:space="0" w:color="auto"/>
        <w:left w:val="none" w:sz="0" w:space="0" w:color="auto"/>
        <w:bottom w:val="none" w:sz="0" w:space="0" w:color="auto"/>
        <w:right w:val="none" w:sz="0" w:space="0" w:color="auto"/>
      </w:divBdr>
    </w:div>
    <w:div w:id="1894999190">
      <w:bodyDiv w:val="1"/>
      <w:marLeft w:val="0"/>
      <w:marRight w:val="0"/>
      <w:marTop w:val="0"/>
      <w:marBottom w:val="0"/>
      <w:divBdr>
        <w:top w:val="none" w:sz="0" w:space="0" w:color="auto"/>
        <w:left w:val="none" w:sz="0" w:space="0" w:color="auto"/>
        <w:bottom w:val="none" w:sz="0" w:space="0" w:color="auto"/>
        <w:right w:val="none" w:sz="0" w:space="0" w:color="auto"/>
      </w:divBdr>
    </w:div>
    <w:div w:id="1895962711">
      <w:bodyDiv w:val="1"/>
      <w:marLeft w:val="0"/>
      <w:marRight w:val="0"/>
      <w:marTop w:val="0"/>
      <w:marBottom w:val="0"/>
      <w:divBdr>
        <w:top w:val="none" w:sz="0" w:space="0" w:color="auto"/>
        <w:left w:val="none" w:sz="0" w:space="0" w:color="auto"/>
        <w:bottom w:val="none" w:sz="0" w:space="0" w:color="auto"/>
        <w:right w:val="none" w:sz="0" w:space="0" w:color="auto"/>
      </w:divBdr>
    </w:div>
    <w:div w:id="1896039559">
      <w:bodyDiv w:val="1"/>
      <w:marLeft w:val="0"/>
      <w:marRight w:val="0"/>
      <w:marTop w:val="0"/>
      <w:marBottom w:val="0"/>
      <w:divBdr>
        <w:top w:val="none" w:sz="0" w:space="0" w:color="auto"/>
        <w:left w:val="none" w:sz="0" w:space="0" w:color="auto"/>
        <w:bottom w:val="none" w:sz="0" w:space="0" w:color="auto"/>
        <w:right w:val="none" w:sz="0" w:space="0" w:color="auto"/>
      </w:divBdr>
    </w:div>
    <w:div w:id="1896162738">
      <w:bodyDiv w:val="1"/>
      <w:marLeft w:val="0"/>
      <w:marRight w:val="0"/>
      <w:marTop w:val="0"/>
      <w:marBottom w:val="0"/>
      <w:divBdr>
        <w:top w:val="none" w:sz="0" w:space="0" w:color="auto"/>
        <w:left w:val="none" w:sz="0" w:space="0" w:color="auto"/>
        <w:bottom w:val="none" w:sz="0" w:space="0" w:color="auto"/>
        <w:right w:val="none" w:sz="0" w:space="0" w:color="auto"/>
      </w:divBdr>
    </w:div>
    <w:div w:id="1898202513">
      <w:bodyDiv w:val="1"/>
      <w:marLeft w:val="0"/>
      <w:marRight w:val="0"/>
      <w:marTop w:val="0"/>
      <w:marBottom w:val="0"/>
      <w:divBdr>
        <w:top w:val="none" w:sz="0" w:space="0" w:color="auto"/>
        <w:left w:val="none" w:sz="0" w:space="0" w:color="auto"/>
        <w:bottom w:val="none" w:sz="0" w:space="0" w:color="auto"/>
        <w:right w:val="none" w:sz="0" w:space="0" w:color="auto"/>
      </w:divBdr>
    </w:div>
    <w:div w:id="1901017041">
      <w:bodyDiv w:val="1"/>
      <w:marLeft w:val="0"/>
      <w:marRight w:val="0"/>
      <w:marTop w:val="0"/>
      <w:marBottom w:val="0"/>
      <w:divBdr>
        <w:top w:val="none" w:sz="0" w:space="0" w:color="auto"/>
        <w:left w:val="none" w:sz="0" w:space="0" w:color="auto"/>
        <w:bottom w:val="none" w:sz="0" w:space="0" w:color="auto"/>
        <w:right w:val="none" w:sz="0" w:space="0" w:color="auto"/>
      </w:divBdr>
    </w:div>
    <w:div w:id="1902904404">
      <w:bodyDiv w:val="1"/>
      <w:marLeft w:val="0"/>
      <w:marRight w:val="0"/>
      <w:marTop w:val="0"/>
      <w:marBottom w:val="0"/>
      <w:divBdr>
        <w:top w:val="none" w:sz="0" w:space="0" w:color="auto"/>
        <w:left w:val="none" w:sz="0" w:space="0" w:color="auto"/>
        <w:bottom w:val="none" w:sz="0" w:space="0" w:color="auto"/>
        <w:right w:val="none" w:sz="0" w:space="0" w:color="auto"/>
      </w:divBdr>
    </w:div>
    <w:div w:id="1903832265">
      <w:bodyDiv w:val="1"/>
      <w:marLeft w:val="0"/>
      <w:marRight w:val="0"/>
      <w:marTop w:val="0"/>
      <w:marBottom w:val="0"/>
      <w:divBdr>
        <w:top w:val="none" w:sz="0" w:space="0" w:color="auto"/>
        <w:left w:val="none" w:sz="0" w:space="0" w:color="auto"/>
        <w:bottom w:val="none" w:sz="0" w:space="0" w:color="auto"/>
        <w:right w:val="none" w:sz="0" w:space="0" w:color="auto"/>
      </w:divBdr>
    </w:div>
    <w:div w:id="1905530541">
      <w:bodyDiv w:val="1"/>
      <w:marLeft w:val="0"/>
      <w:marRight w:val="0"/>
      <w:marTop w:val="0"/>
      <w:marBottom w:val="0"/>
      <w:divBdr>
        <w:top w:val="none" w:sz="0" w:space="0" w:color="auto"/>
        <w:left w:val="none" w:sz="0" w:space="0" w:color="auto"/>
        <w:bottom w:val="none" w:sz="0" w:space="0" w:color="auto"/>
        <w:right w:val="none" w:sz="0" w:space="0" w:color="auto"/>
      </w:divBdr>
      <w:divsChild>
        <w:div w:id="666683">
          <w:marLeft w:val="480"/>
          <w:marRight w:val="0"/>
          <w:marTop w:val="0"/>
          <w:marBottom w:val="0"/>
          <w:divBdr>
            <w:top w:val="none" w:sz="0" w:space="0" w:color="auto"/>
            <w:left w:val="none" w:sz="0" w:space="0" w:color="auto"/>
            <w:bottom w:val="none" w:sz="0" w:space="0" w:color="auto"/>
            <w:right w:val="none" w:sz="0" w:space="0" w:color="auto"/>
          </w:divBdr>
        </w:div>
        <w:div w:id="18553039">
          <w:marLeft w:val="480"/>
          <w:marRight w:val="0"/>
          <w:marTop w:val="0"/>
          <w:marBottom w:val="0"/>
          <w:divBdr>
            <w:top w:val="none" w:sz="0" w:space="0" w:color="auto"/>
            <w:left w:val="none" w:sz="0" w:space="0" w:color="auto"/>
            <w:bottom w:val="none" w:sz="0" w:space="0" w:color="auto"/>
            <w:right w:val="none" w:sz="0" w:space="0" w:color="auto"/>
          </w:divBdr>
        </w:div>
        <w:div w:id="37434966">
          <w:marLeft w:val="480"/>
          <w:marRight w:val="0"/>
          <w:marTop w:val="0"/>
          <w:marBottom w:val="0"/>
          <w:divBdr>
            <w:top w:val="none" w:sz="0" w:space="0" w:color="auto"/>
            <w:left w:val="none" w:sz="0" w:space="0" w:color="auto"/>
            <w:bottom w:val="none" w:sz="0" w:space="0" w:color="auto"/>
            <w:right w:val="none" w:sz="0" w:space="0" w:color="auto"/>
          </w:divBdr>
        </w:div>
        <w:div w:id="52776346">
          <w:marLeft w:val="480"/>
          <w:marRight w:val="0"/>
          <w:marTop w:val="0"/>
          <w:marBottom w:val="0"/>
          <w:divBdr>
            <w:top w:val="none" w:sz="0" w:space="0" w:color="auto"/>
            <w:left w:val="none" w:sz="0" w:space="0" w:color="auto"/>
            <w:bottom w:val="none" w:sz="0" w:space="0" w:color="auto"/>
            <w:right w:val="none" w:sz="0" w:space="0" w:color="auto"/>
          </w:divBdr>
        </w:div>
        <w:div w:id="129440924">
          <w:marLeft w:val="480"/>
          <w:marRight w:val="0"/>
          <w:marTop w:val="0"/>
          <w:marBottom w:val="0"/>
          <w:divBdr>
            <w:top w:val="none" w:sz="0" w:space="0" w:color="auto"/>
            <w:left w:val="none" w:sz="0" w:space="0" w:color="auto"/>
            <w:bottom w:val="none" w:sz="0" w:space="0" w:color="auto"/>
            <w:right w:val="none" w:sz="0" w:space="0" w:color="auto"/>
          </w:divBdr>
        </w:div>
        <w:div w:id="181479156">
          <w:marLeft w:val="480"/>
          <w:marRight w:val="0"/>
          <w:marTop w:val="0"/>
          <w:marBottom w:val="0"/>
          <w:divBdr>
            <w:top w:val="none" w:sz="0" w:space="0" w:color="auto"/>
            <w:left w:val="none" w:sz="0" w:space="0" w:color="auto"/>
            <w:bottom w:val="none" w:sz="0" w:space="0" w:color="auto"/>
            <w:right w:val="none" w:sz="0" w:space="0" w:color="auto"/>
          </w:divBdr>
        </w:div>
        <w:div w:id="277490531">
          <w:marLeft w:val="480"/>
          <w:marRight w:val="0"/>
          <w:marTop w:val="0"/>
          <w:marBottom w:val="0"/>
          <w:divBdr>
            <w:top w:val="none" w:sz="0" w:space="0" w:color="auto"/>
            <w:left w:val="none" w:sz="0" w:space="0" w:color="auto"/>
            <w:bottom w:val="none" w:sz="0" w:space="0" w:color="auto"/>
            <w:right w:val="none" w:sz="0" w:space="0" w:color="auto"/>
          </w:divBdr>
        </w:div>
        <w:div w:id="321466301">
          <w:marLeft w:val="480"/>
          <w:marRight w:val="0"/>
          <w:marTop w:val="0"/>
          <w:marBottom w:val="0"/>
          <w:divBdr>
            <w:top w:val="none" w:sz="0" w:space="0" w:color="auto"/>
            <w:left w:val="none" w:sz="0" w:space="0" w:color="auto"/>
            <w:bottom w:val="none" w:sz="0" w:space="0" w:color="auto"/>
            <w:right w:val="none" w:sz="0" w:space="0" w:color="auto"/>
          </w:divBdr>
        </w:div>
        <w:div w:id="373042360">
          <w:marLeft w:val="480"/>
          <w:marRight w:val="0"/>
          <w:marTop w:val="0"/>
          <w:marBottom w:val="0"/>
          <w:divBdr>
            <w:top w:val="none" w:sz="0" w:space="0" w:color="auto"/>
            <w:left w:val="none" w:sz="0" w:space="0" w:color="auto"/>
            <w:bottom w:val="none" w:sz="0" w:space="0" w:color="auto"/>
            <w:right w:val="none" w:sz="0" w:space="0" w:color="auto"/>
          </w:divBdr>
        </w:div>
        <w:div w:id="376701699">
          <w:marLeft w:val="480"/>
          <w:marRight w:val="0"/>
          <w:marTop w:val="0"/>
          <w:marBottom w:val="0"/>
          <w:divBdr>
            <w:top w:val="none" w:sz="0" w:space="0" w:color="auto"/>
            <w:left w:val="none" w:sz="0" w:space="0" w:color="auto"/>
            <w:bottom w:val="none" w:sz="0" w:space="0" w:color="auto"/>
            <w:right w:val="none" w:sz="0" w:space="0" w:color="auto"/>
          </w:divBdr>
        </w:div>
        <w:div w:id="385104068">
          <w:marLeft w:val="480"/>
          <w:marRight w:val="0"/>
          <w:marTop w:val="0"/>
          <w:marBottom w:val="0"/>
          <w:divBdr>
            <w:top w:val="none" w:sz="0" w:space="0" w:color="auto"/>
            <w:left w:val="none" w:sz="0" w:space="0" w:color="auto"/>
            <w:bottom w:val="none" w:sz="0" w:space="0" w:color="auto"/>
            <w:right w:val="none" w:sz="0" w:space="0" w:color="auto"/>
          </w:divBdr>
        </w:div>
        <w:div w:id="399056280">
          <w:marLeft w:val="480"/>
          <w:marRight w:val="0"/>
          <w:marTop w:val="0"/>
          <w:marBottom w:val="0"/>
          <w:divBdr>
            <w:top w:val="none" w:sz="0" w:space="0" w:color="auto"/>
            <w:left w:val="none" w:sz="0" w:space="0" w:color="auto"/>
            <w:bottom w:val="none" w:sz="0" w:space="0" w:color="auto"/>
            <w:right w:val="none" w:sz="0" w:space="0" w:color="auto"/>
          </w:divBdr>
        </w:div>
        <w:div w:id="425730786">
          <w:marLeft w:val="480"/>
          <w:marRight w:val="0"/>
          <w:marTop w:val="0"/>
          <w:marBottom w:val="0"/>
          <w:divBdr>
            <w:top w:val="none" w:sz="0" w:space="0" w:color="auto"/>
            <w:left w:val="none" w:sz="0" w:space="0" w:color="auto"/>
            <w:bottom w:val="none" w:sz="0" w:space="0" w:color="auto"/>
            <w:right w:val="none" w:sz="0" w:space="0" w:color="auto"/>
          </w:divBdr>
        </w:div>
        <w:div w:id="435053875">
          <w:marLeft w:val="480"/>
          <w:marRight w:val="0"/>
          <w:marTop w:val="0"/>
          <w:marBottom w:val="0"/>
          <w:divBdr>
            <w:top w:val="none" w:sz="0" w:space="0" w:color="auto"/>
            <w:left w:val="none" w:sz="0" w:space="0" w:color="auto"/>
            <w:bottom w:val="none" w:sz="0" w:space="0" w:color="auto"/>
            <w:right w:val="none" w:sz="0" w:space="0" w:color="auto"/>
          </w:divBdr>
        </w:div>
        <w:div w:id="452872294">
          <w:marLeft w:val="480"/>
          <w:marRight w:val="0"/>
          <w:marTop w:val="0"/>
          <w:marBottom w:val="0"/>
          <w:divBdr>
            <w:top w:val="none" w:sz="0" w:space="0" w:color="auto"/>
            <w:left w:val="none" w:sz="0" w:space="0" w:color="auto"/>
            <w:bottom w:val="none" w:sz="0" w:space="0" w:color="auto"/>
            <w:right w:val="none" w:sz="0" w:space="0" w:color="auto"/>
          </w:divBdr>
        </w:div>
        <w:div w:id="514030552">
          <w:marLeft w:val="480"/>
          <w:marRight w:val="0"/>
          <w:marTop w:val="0"/>
          <w:marBottom w:val="0"/>
          <w:divBdr>
            <w:top w:val="none" w:sz="0" w:space="0" w:color="auto"/>
            <w:left w:val="none" w:sz="0" w:space="0" w:color="auto"/>
            <w:bottom w:val="none" w:sz="0" w:space="0" w:color="auto"/>
            <w:right w:val="none" w:sz="0" w:space="0" w:color="auto"/>
          </w:divBdr>
        </w:div>
        <w:div w:id="580217738">
          <w:marLeft w:val="480"/>
          <w:marRight w:val="0"/>
          <w:marTop w:val="0"/>
          <w:marBottom w:val="0"/>
          <w:divBdr>
            <w:top w:val="none" w:sz="0" w:space="0" w:color="auto"/>
            <w:left w:val="none" w:sz="0" w:space="0" w:color="auto"/>
            <w:bottom w:val="none" w:sz="0" w:space="0" w:color="auto"/>
            <w:right w:val="none" w:sz="0" w:space="0" w:color="auto"/>
          </w:divBdr>
        </w:div>
        <w:div w:id="629476449">
          <w:marLeft w:val="480"/>
          <w:marRight w:val="0"/>
          <w:marTop w:val="0"/>
          <w:marBottom w:val="0"/>
          <w:divBdr>
            <w:top w:val="none" w:sz="0" w:space="0" w:color="auto"/>
            <w:left w:val="none" w:sz="0" w:space="0" w:color="auto"/>
            <w:bottom w:val="none" w:sz="0" w:space="0" w:color="auto"/>
            <w:right w:val="none" w:sz="0" w:space="0" w:color="auto"/>
          </w:divBdr>
        </w:div>
        <w:div w:id="658267186">
          <w:marLeft w:val="480"/>
          <w:marRight w:val="0"/>
          <w:marTop w:val="0"/>
          <w:marBottom w:val="0"/>
          <w:divBdr>
            <w:top w:val="none" w:sz="0" w:space="0" w:color="auto"/>
            <w:left w:val="none" w:sz="0" w:space="0" w:color="auto"/>
            <w:bottom w:val="none" w:sz="0" w:space="0" w:color="auto"/>
            <w:right w:val="none" w:sz="0" w:space="0" w:color="auto"/>
          </w:divBdr>
        </w:div>
        <w:div w:id="666179188">
          <w:marLeft w:val="480"/>
          <w:marRight w:val="0"/>
          <w:marTop w:val="0"/>
          <w:marBottom w:val="0"/>
          <w:divBdr>
            <w:top w:val="none" w:sz="0" w:space="0" w:color="auto"/>
            <w:left w:val="none" w:sz="0" w:space="0" w:color="auto"/>
            <w:bottom w:val="none" w:sz="0" w:space="0" w:color="auto"/>
            <w:right w:val="none" w:sz="0" w:space="0" w:color="auto"/>
          </w:divBdr>
        </w:div>
        <w:div w:id="748692074">
          <w:marLeft w:val="480"/>
          <w:marRight w:val="0"/>
          <w:marTop w:val="0"/>
          <w:marBottom w:val="0"/>
          <w:divBdr>
            <w:top w:val="none" w:sz="0" w:space="0" w:color="auto"/>
            <w:left w:val="none" w:sz="0" w:space="0" w:color="auto"/>
            <w:bottom w:val="none" w:sz="0" w:space="0" w:color="auto"/>
            <w:right w:val="none" w:sz="0" w:space="0" w:color="auto"/>
          </w:divBdr>
        </w:div>
        <w:div w:id="870806194">
          <w:marLeft w:val="480"/>
          <w:marRight w:val="0"/>
          <w:marTop w:val="0"/>
          <w:marBottom w:val="0"/>
          <w:divBdr>
            <w:top w:val="none" w:sz="0" w:space="0" w:color="auto"/>
            <w:left w:val="none" w:sz="0" w:space="0" w:color="auto"/>
            <w:bottom w:val="none" w:sz="0" w:space="0" w:color="auto"/>
            <w:right w:val="none" w:sz="0" w:space="0" w:color="auto"/>
          </w:divBdr>
        </w:div>
        <w:div w:id="897545776">
          <w:marLeft w:val="480"/>
          <w:marRight w:val="0"/>
          <w:marTop w:val="0"/>
          <w:marBottom w:val="0"/>
          <w:divBdr>
            <w:top w:val="none" w:sz="0" w:space="0" w:color="auto"/>
            <w:left w:val="none" w:sz="0" w:space="0" w:color="auto"/>
            <w:bottom w:val="none" w:sz="0" w:space="0" w:color="auto"/>
            <w:right w:val="none" w:sz="0" w:space="0" w:color="auto"/>
          </w:divBdr>
        </w:div>
        <w:div w:id="904683175">
          <w:marLeft w:val="480"/>
          <w:marRight w:val="0"/>
          <w:marTop w:val="0"/>
          <w:marBottom w:val="0"/>
          <w:divBdr>
            <w:top w:val="none" w:sz="0" w:space="0" w:color="auto"/>
            <w:left w:val="none" w:sz="0" w:space="0" w:color="auto"/>
            <w:bottom w:val="none" w:sz="0" w:space="0" w:color="auto"/>
            <w:right w:val="none" w:sz="0" w:space="0" w:color="auto"/>
          </w:divBdr>
        </w:div>
        <w:div w:id="1043865303">
          <w:marLeft w:val="480"/>
          <w:marRight w:val="0"/>
          <w:marTop w:val="0"/>
          <w:marBottom w:val="0"/>
          <w:divBdr>
            <w:top w:val="none" w:sz="0" w:space="0" w:color="auto"/>
            <w:left w:val="none" w:sz="0" w:space="0" w:color="auto"/>
            <w:bottom w:val="none" w:sz="0" w:space="0" w:color="auto"/>
            <w:right w:val="none" w:sz="0" w:space="0" w:color="auto"/>
          </w:divBdr>
        </w:div>
        <w:div w:id="1045525585">
          <w:marLeft w:val="480"/>
          <w:marRight w:val="0"/>
          <w:marTop w:val="0"/>
          <w:marBottom w:val="0"/>
          <w:divBdr>
            <w:top w:val="none" w:sz="0" w:space="0" w:color="auto"/>
            <w:left w:val="none" w:sz="0" w:space="0" w:color="auto"/>
            <w:bottom w:val="none" w:sz="0" w:space="0" w:color="auto"/>
            <w:right w:val="none" w:sz="0" w:space="0" w:color="auto"/>
          </w:divBdr>
        </w:div>
        <w:div w:id="1099327803">
          <w:marLeft w:val="480"/>
          <w:marRight w:val="0"/>
          <w:marTop w:val="0"/>
          <w:marBottom w:val="0"/>
          <w:divBdr>
            <w:top w:val="none" w:sz="0" w:space="0" w:color="auto"/>
            <w:left w:val="none" w:sz="0" w:space="0" w:color="auto"/>
            <w:bottom w:val="none" w:sz="0" w:space="0" w:color="auto"/>
            <w:right w:val="none" w:sz="0" w:space="0" w:color="auto"/>
          </w:divBdr>
        </w:div>
        <w:div w:id="1109857959">
          <w:marLeft w:val="480"/>
          <w:marRight w:val="0"/>
          <w:marTop w:val="0"/>
          <w:marBottom w:val="0"/>
          <w:divBdr>
            <w:top w:val="none" w:sz="0" w:space="0" w:color="auto"/>
            <w:left w:val="none" w:sz="0" w:space="0" w:color="auto"/>
            <w:bottom w:val="none" w:sz="0" w:space="0" w:color="auto"/>
            <w:right w:val="none" w:sz="0" w:space="0" w:color="auto"/>
          </w:divBdr>
        </w:div>
        <w:div w:id="1111969156">
          <w:marLeft w:val="480"/>
          <w:marRight w:val="0"/>
          <w:marTop w:val="0"/>
          <w:marBottom w:val="0"/>
          <w:divBdr>
            <w:top w:val="none" w:sz="0" w:space="0" w:color="auto"/>
            <w:left w:val="none" w:sz="0" w:space="0" w:color="auto"/>
            <w:bottom w:val="none" w:sz="0" w:space="0" w:color="auto"/>
            <w:right w:val="none" w:sz="0" w:space="0" w:color="auto"/>
          </w:divBdr>
        </w:div>
        <w:div w:id="1113011509">
          <w:marLeft w:val="480"/>
          <w:marRight w:val="0"/>
          <w:marTop w:val="0"/>
          <w:marBottom w:val="0"/>
          <w:divBdr>
            <w:top w:val="none" w:sz="0" w:space="0" w:color="auto"/>
            <w:left w:val="none" w:sz="0" w:space="0" w:color="auto"/>
            <w:bottom w:val="none" w:sz="0" w:space="0" w:color="auto"/>
            <w:right w:val="none" w:sz="0" w:space="0" w:color="auto"/>
          </w:divBdr>
        </w:div>
        <w:div w:id="1131241776">
          <w:marLeft w:val="480"/>
          <w:marRight w:val="0"/>
          <w:marTop w:val="0"/>
          <w:marBottom w:val="0"/>
          <w:divBdr>
            <w:top w:val="none" w:sz="0" w:space="0" w:color="auto"/>
            <w:left w:val="none" w:sz="0" w:space="0" w:color="auto"/>
            <w:bottom w:val="none" w:sz="0" w:space="0" w:color="auto"/>
            <w:right w:val="none" w:sz="0" w:space="0" w:color="auto"/>
          </w:divBdr>
        </w:div>
        <w:div w:id="1145387993">
          <w:marLeft w:val="480"/>
          <w:marRight w:val="0"/>
          <w:marTop w:val="0"/>
          <w:marBottom w:val="0"/>
          <w:divBdr>
            <w:top w:val="none" w:sz="0" w:space="0" w:color="auto"/>
            <w:left w:val="none" w:sz="0" w:space="0" w:color="auto"/>
            <w:bottom w:val="none" w:sz="0" w:space="0" w:color="auto"/>
            <w:right w:val="none" w:sz="0" w:space="0" w:color="auto"/>
          </w:divBdr>
        </w:div>
        <w:div w:id="1229002790">
          <w:marLeft w:val="480"/>
          <w:marRight w:val="0"/>
          <w:marTop w:val="0"/>
          <w:marBottom w:val="0"/>
          <w:divBdr>
            <w:top w:val="none" w:sz="0" w:space="0" w:color="auto"/>
            <w:left w:val="none" w:sz="0" w:space="0" w:color="auto"/>
            <w:bottom w:val="none" w:sz="0" w:space="0" w:color="auto"/>
            <w:right w:val="none" w:sz="0" w:space="0" w:color="auto"/>
          </w:divBdr>
        </w:div>
        <w:div w:id="1323050733">
          <w:marLeft w:val="480"/>
          <w:marRight w:val="0"/>
          <w:marTop w:val="0"/>
          <w:marBottom w:val="0"/>
          <w:divBdr>
            <w:top w:val="none" w:sz="0" w:space="0" w:color="auto"/>
            <w:left w:val="none" w:sz="0" w:space="0" w:color="auto"/>
            <w:bottom w:val="none" w:sz="0" w:space="0" w:color="auto"/>
            <w:right w:val="none" w:sz="0" w:space="0" w:color="auto"/>
          </w:divBdr>
        </w:div>
        <w:div w:id="1352797189">
          <w:marLeft w:val="480"/>
          <w:marRight w:val="0"/>
          <w:marTop w:val="0"/>
          <w:marBottom w:val="0"/>
          <w:divBdr>
            <w:top w:val="none" w:sz="0" w:space="0" w:color="auto"/>
            <w:left w:val="none" w:sz="0" w:space="0" w:color="auto"/>
            <w:bottom w:val="none" w:sz="0" w:space="0" w:color="auto"/>
            <w:right w:val="none" w:sz="0" w:space="0" w:color="auto"/>
          </w:divBdr>
        </w:div>
        <w:div w:id="1374160421">
          <w:marLeft w:val="480"/>
          <w:marRight w:val="0"/>
          <w:marTop w:val="0"/>
          <w:marBottom w:val="0"/>
          <w:divBdr>
            <w:top w:val="none" w:sz="0" w:space="0" w:color="auto"/>
            <w:left w:val="none" w:sz="0" w:space="0" w:color="auto"/>
            <w:bottom w:val="none" w:sz="0" w:space="0" w:color="auto"/>
            <w:right w:val="none" w:sz="0" w:space="0" w:color="auto"/>
          </w:divBdr>
        </w:div>
        <w:div w:id="1378972911">
          <w:marLeft w:val="480"/>
          <w:marRight w:val="0"/>
          <w:marTop w:val="0"/>
          <w:marBottom w:val="0"/>
          <w:divBdr>
            <w:top w:val="none" w:sz="0" w:space="0" w:color="auto"/>
            <w:left w:val="none" w:sz="0" w:space="0" w:color="auto"/>
            <w:bottom w:val="none" w:sz="0" w:space="0" w:color="auto"/>
            <w:right w:val="none" w:sz="0" w:space="0" w:color="auto"/>
          </w:divBdr>
        </w:div>
        <w:div w:id="1445265576">
          <w:marLeft w:val="480"/>
          <w:marRight w:val="0"/>
          <w:marTop w:val="0"/>
          <w:marBottom w:val="0"/>
          <w:divBdr>
            <w:top w:val="none" w:sz="0" w:space="0" w:color="auto"/>
            <w:left w:val="none" w:sz="0" w:space="0" w:color="auto"/>
            <w:bottom w:val="none" w:sz="0" w:space="0" w:color="auto"/>
            <w:right w:val="none" w:sz="0" w:space="0" w:color="auto"/>
          </w:divBdr>
        </w:div>
        <w:div w:id="1492023483">
          <w:marLeft w:val="480"/>
          <w:marRight w:val="0"/>
          <w:marTop w:val="0"/>
          <w:marBottom w:val="0"/>
          <w:divBdr>
            <w:top w:val="none" w:sz="0" w:space="0" w:color="auto"/>
            <w:left w:val="none" w:sz="0" w:space="0" w:color="auto"/>
            <w:bottom w:val="none" w:sz="0" w:space="0" w:color="auto"/>
            <w:right w:val="none" w:sz="0" w:space="0" w:color="auto"/>
          </w:divBdr>
        </w:div>
        <w:div w:id="1566985433">
          <w:marLeft w:val="480"/>
          <w:marRight w:val="0"/>
          <w:marTop w:val="0"/>
          <w:marBottom w:val="0"/>
          <w:divBdr>
            <w:top w:val="none" w:sz="0" w:space="0" w:color="auto"/>
            <w:left w:val="none" w:sz="0" w:space="0" w:color="auto"/>
            <w:bottom w:val="none" w:sz="0" w:space="0" w:color="auto"/>
            <w:right w:val="none" w:sz="0" w:space="0" w:color="auto"/>
          </w:divBdr>
        </w:div>
        <w:div w:id="1669334043">
          <w:marLeft w:val="480"/>
          <w:marRight w:val="0"/>
          <w:marTop w:val="0"/>
          <w:marBottom w:val="0"/>
          <w:divBdr>
            <w:top w:val="none" w:sz="0" w:space="0" w:color="auto"/>
            <w:left w:val="none" w:sz="0" w:space="0" w:color="auto"/>
            <w:bottom w:val="none" w:sz="0" w:space="0" w:color="auto"/>
            <w:right w:val="none" w:sz="0" w:space="0" w:color="auto"/>
          </w:divBdr>
        </w:div>
        <w:div w:id="1681540922">
          <w:marLeft w:val="480"/>
          <w:marRight w:val="0"/>
          <w:marTop w:val="0"/>
          <w:marBottom w:val="0"/>
          <w:divBdr>
            <w:top w:val="none" w:sz="0" w:space="0" w:color="auto"/>
            <w:left w:val="none" w:sz="0" w:space="0" w:color="auto"/>
            <w:bottom w:val="none" w:sz="0" w:space="0" w:color="auto"/>
            <w:right w:val="none" w:sz="0" w:space="0" w:color="auto"/>
          </w:divBdr>
        </w:div>
        <w:div w:id="1714958206">
          <w:marLeft w:val="480"/>
          <w:marRight w:val="0"/>
          <w:marTop w:val="0"/>
          <w:marBottom w:val="0"/>
          <w:divBdr>
            <w:top w:val="none" w:sz="0" w:space="0" w:color="auto"/>
            <w:left w:val="none" w:sz="0" w:space="0" w:color="auto"/>
            <w:bottom w:val="none" w:sz="0" w:space="0" w:color="auto"/>
            <w:right w:val="none" w:sz="0" w:space="0" w:color="auto"/>
          </w:divBdr>
        </w:div>
        <w:div w:id="1812284427">
          <w:marLeft w:val="480"/>
          <w:marRight w:val="0"/>
          <w:marTop w:val="0"/>
          <w:marBottom w:val="0"/>
          <w:divBdr>
            <w:top w:val="none" w:sz="0" w:space="0" w:color="auto"/>
            <w:left w:val="none" w:sz="0" w:space="0" w:color="auto"/>
            <w:bottom w:val="none" w:sz="0" w:space="0" w:color="auto"/>
            <w:right w:val="none" w:sz="0" w:space="0" w:color="auto"/>
          </w:divBdr>
        </w:div>
        <w:div w:id="1967660028">
          <w:marLeft w:val="480"/>
          <w:marRight w:val="0"/>
          <w:marTop w:val="0"/>
          <w:marBottom w:val="0"/>
          <w:divBdr>
            <w:top w:val="none" w:sz="0" w:space="0" w:color="auto"/>
            <w:left w:val="none" w:sz="0" w:space="0" w:color="auto"/>
            <w:bottom w:val="none" w:sz="0" w:space="0" w:color="auto"/>
            <w:right w:val="none" w:sz="0" w:space="0" w:color="auto"/>
          </w:divBdr>
        </w:div>
        <w:div w:id="2040276742">
          <w:marLeft w:val="480"/>
          <w:marRight w:val="0"/>
          <w:marTop w:val="0"/>
          <w:marBottom w:val="0"/>
          <w:divBdr>
            <w:top w:val="none" w:sz="0" w:space="0" w:color="auto"/>
            <w:left w:val="none" w:sz="0" w:space="0" w:color="auto"/>
            <w:bottom w:val="none" w:sz="0" w:space="0" w:color="auto"/>
            <w:right w:val="none" w:sz="0" w:space="0" w:color="auto"/>
          </w:divBdr>
        </w:div>
        <w:div w:id="2061979146">
          <w:marLeft w:val="480"/>
          <w:marRight w:val="0"/>
          <w:marTop w:val="0"/>
          <w:marBottom w:val="0"/>
          <w:divBdr>
            <w:top w:val="none" w:sz="0" w:space="0" w:color="auto"/>
            <w:left w:val="none" w:sz="0" w:space="0" w:color="auto"/>
            <w:bottom w:val="none" w:sz="0" w:space="0" w:color="auto"/>
            <w:right w:val="none" w:sz="0" w:space="0" w:color="auto"/>
          </w:divBdr>
        </w:div>
      </w:divsChild>
    </w:div>
    <w:div w:id="1911648888">
      <w:bodyDiv w:val="1"/>
      <w:marLeft w:val="0"/>
      <w:marRight w:val="0"/>
      <w:marTop w:val="0"/>
      <w:marBottom w:val="0"/>
      <w:divBdr>
        <w:top w:val="none" w:sz="0" w:space="0" w:color="auto"/>
        <w:left w:val="none" w:sz="0" w:space="0" w:color="auto"/>
        <w:bottom w:val="none" w:sz="0" w:space="0" w:color="auto"/>
        <w:right w:val="none" w:sz="0" w:space="0" w:color="auto"/>
      </w:divBdr>
      <w:divsChild>
        <w:div w:id="91124654">
          <w:marLeft w:val="480"/>
          <w:marRight w:val="0"/>
          <w:marTop w:val="0"/>
          <w:marBottom w:val="0"/>
          <w:divBdr>
            <w:top w:val="none" w:sz="0" w:space="0" w:color="auto"/>
            <w:left w:val="none" w:sz="0" w:space="0" w:color="auto"/>
            <w:bottom w:val="none" w:sz="0" w:space="0" w:color="auto"/>
            <w:right w:val="none" w:sz="0" w:space="0" w:color="auto"/>
          </w:divBdr>
        </w:div>
        <w:div w:id="180440699">
          <w:marLeft w:val="480"/>
          <w:marRight w:val="0"/>
          <w:marTop w:val="0"/>
          <w:marBottom w:val="0"/>
          <w:divBdr>
            <w:top w:val="none" w:sz="0" w:space="0" w:color="auto"/>
            <w:left w:val="none" w:sz="0" w:space="0" w:color="auto"/>
            <w:bottom w:val="none" w:sz="0" w:space="0" w:color="auto"/>
            <w:right w:val="none" w:sz="0" w:space="0" w:color="auto"/>
          </w:divBdr>
        </w:div>
        <w:div w:id="276714427">
          <w:marLeft w:val="480"/>
          <w:marRight w:val="0"/>
          <w:marTop w:val="0"/>
          <w:marBottom w:val="0"/>
          <w:divBdr>
            <w:top w:val="none" w:sz="0" w:space="0" w:color="auto"/>
            <w:left w:val="none" w:sz="0" w:space="0" w:color="auto"/>
            <w:bottom w:val="none" w:sz="0" w:space="0" w:color="auto"/>
            <w:right w:val="none" w:sz="0" w:space="0" w:color="auto"/>
          </w:divBdr>
        </w:div>
        <w:div w:id="339743165">
          <w:marLeft w:val="480"/>
          <w:marRight w:val="0"/>
          <w:marTop w:val="0"/>
          <w:marBottom w:val="0"/>
          <w:divBdr>
            <w:top w:val="none" w:sz="0" w:space="0" w:color="auto"/>
            <w:left w:val="none" w:sz="0" w:space="0" w:color="auto"/>
            <w:bottom w:val="none" w:sz="0" w:space="0" w:color="auto"/>
            <w:right w:val="none" w:sz="0" w:space="0" w:color="auto"/>
          </w:divBdr>
        </w:div>
        <w:div w:id="929696490">
          <w:marLeft w:val="480"/>
          <w:marRight w:val="0"/>
          <w:marTop w:val="0"/>
          <w:marBottom w:val="0"/>
          <w:divBdr>
            <w:top w:val="none" w:sz="0" w:space="0" w:color="auto"/>
            <w:left w:val="none" w:sz="0" w:space="0" w:color="auto"/>
            <w:bottom w:val="none" w:sz="0" w:space="0" w:color="auto"/>
            <w:right w:val="none" w:sz="0" w:space="0" w:color="auto"/>
          </w:divBdr>
        </w:div>
        <w:div w:id="989941158">
          <w:marLeft w:val="480"/>
          <w:marRight w:val="0"/>
          <w:marTop w:val="0"/>
          <w:marBottom w:val="0"/>
          <w:divBdr>
            <w:top w:val="none" w:sz="0" w:space="0" w:color="auto"/>
            <w:left w:val="none" w:sz="0" w:space="0" w:color="auto"/>
            <w:bottom w:val="none" w:sz="0" w:space="0" w:color="auto"/>
            <w:right w:val="none" w:sz="0" w:space="0" w:color="auto"/>
          </w:divBdr>
        </w:div>
        <w:div w:id="1169755090">
          <w:marLeft w:val="480"/>
          <w:marRight w:val="0"/>
          <w:marTop w:val="0"/>
          <w:marBottom w:val="0"/>
          <w:divBdr>
            <w:top w:val="none" w:sz="0" w:space="0" w:color="auto"/>
            <w:left w:val="none" w:sz="0" w:space="0" w:color="auto"/>
            <w:bottom w:val="none" w:sz="0" w:space="0" w:color="auto"/>
            <w:right w:val="none" w:sz="0" w:space="0" w:color="auto"/>
          </w:divBdr>
        </w:div>
        <w:div w:id="1248809513">
          <w:marLeft w:val="480"/>
          <w:marRight w:val="0"/>
          <w:marTop w:val="0"/>
          <w:marBottom w:val="0"/>
          <w:divBdr>
            <w:top w:val="none" w:sz="0" w:space="0" w:color="auto"/>
            <w:left w:val="none" w:sz="0" w:space="0" w:color="auto"/>
            <w:bottom w:val="none" w:sz="0" w:space="0" w:color="auto"/>
            <w:right w:val="none" w:sz="0" w:space="0" w:color="auto"/>
          </w:divBdr>
        </w:div>
        <w:div w:id="1301380675">
          <w:marLeft w:val="480"/>
          <w:marRight w:val="0"/>
          <w:marTop w:val="0"/>
          <w:marBottom w:val="0"/>
          <w:divBdr>
            <w:top w:val="none" w:sz="0" w:space="0" w:color="auto"/>
            <w:left w:val="none" w:sz="0" w:space="0" w:color="auto"/>
            <w:bottom w:val="none" w:sz="0" w:space="0" w:color="auto"/>
            <w:right w:val="none" w:sz="0" w:space="0" w:color="auto"/>
          </w:divBdr>
        </w:div>
        <w:div w:id="1852523895">
          <w:marLeft w:val="480"/>
          <w:marRight w:val="0"/>
          <w:marTop w:val="0"/>
          <w:marBottom w:val="0"/>
          <w:divBdr>
            <w:top w:val="none" w:sz="0" w:space="0" w:color="auto"/>
            <w:left w:val="none" w:sz="0" w:space="0" w:color="auto"/>
            <w:bottom w:val="none" w:sz="0" w:space="0" w:color="auto"/>
            <w:right w:val="none" w:sz="0" w:space="0" w:color="auto"/>
          </w:divBdr>
        </w:div>
        <w:div w:id="1926917169">
          <w:marLeft w:val="480"/>
          <w:marRight w:val="0"/>
          <w:marTop w:val="0"/>
          <w:marBottom w:val="0"/>
          <w:divBdr>
            <w:top w:val="none" w:sz="0" w:space="0" w:color="auto"/>
            <w:left w:val="none" w:sz="0" w:space="0" w:color="auto"/>
            <w:bottom w:val="none" w:sz="0" w:space="0" w:color="auto"/>
            <w:right w:val="none" w:sz="0" w:space="0" w:color="auto"/>
          </w:divBdr>
        </w:div>
        <w:div w:id="1933010226">
          <w:marLeft w:val="480"/>
          <w:marRight w:val="0"/>
          <w:marTop w:val="0"/>
          <w:marBottom w:val="0"/>
          <w:divBdr>
            <w:top w:val="none" w:sz="0" w:space="0" w:color="auto"/>
            <w:left w:val="none" w:sz="0" w:space="0" w:color="auto"/>
            <w:bottom w:val="none" w:sz="0" w:space="0" w:color="auto"/>
            <w:right w:val="none" w:sz="0" w:space="0" w:color="auto"/>
          </w:divBdr>
        </w:div>
        <w:div w:id="1971395231">
          <w:marLeft w:val="480"/>
          <w:marRight w:val="0"/>
          <w:marTop w:val="0"/>
          <w:marBottom w:val="0"/>
          <w:divBdr>
            <w:top w:val="none" w:sz="0" w:space="0" w:color="auto"/>
            <w:left w:val="none" w:sz="0" w:space="0" w:color="auto"/>
            <w:bottom w:val="none" w:sz="0" w:space="0" w:color="auto"/>
            <w:right w:val="none" w:sz="0" w:space="0" w:color="auto"/>
          </w:divBdr>
        </w:div>
        <w:div w:id="2007710504">
          <w:marLeft w:val="480"/>
          <w:marRight w:val="0"/>
          <w:marTop w:val="0"/>
          <w:marBottom w:val="0"/>
          <w:divBdr>
            <w:top w:val="none" w:sz="0" w:space="0" w:color="auto"/>
            <w:left w:val="none" w:sz="0" w:space="0" w:color="auto"/>
            <w:bottom w:val="none" w:sz="0" w:space="0" w:color="auto"/>
            <w:right w:val="none" w:sz="0" w:space="0" w:color="auto"/>
          </w:divBdr>
        </w:div>
        <w:div w:id="2106221147">
          <w:marLeft w:val="480"/>
          <w:marRight w:val="0"/>
          <w:marTop w:val="0"/>
          <w:marBottom w:val="0"/>
          <w:divBdr>
            <w:top w:val="none" w:sz="0" w:space="0" w:color="auto"/>
            <w:left w:val="none" w:sz="0" w:space="0" w:color="auto"/>
            <w:bottom w:val="none" w:sz="0" w:space="0" w:color="auto"/>
            <w:right w:val="none" w:sz="0" w:space="0" w:color="auto"/>
          </w:divBdr>
        </w:div>
      </w:divsChild>
    </w:div>
    <w:div w:id="1912083685">
      <w:bodyDiv w:val="1"/>
      <w:marLeft w:val="0"/>
      <w:marRight w:val="0"/>
      <w:marTop w:val="0"/>
      <w:marBottom w:val="0"/>
      <w:divBdr>
        <w:top w:val="none" w:sz="0" w:space="0" w:color="auto"/>
        <w:left w:val="none" w:sz="0" w:space="0" w:color="auto"/>
        <w:bottom w:val="none" w:sz="0" w:space="0" w:color="auto"/>
        <w:right w:val="none" w:sz="0" w:space="0" w:color="auto"/>
      </w:divBdr>
    </w:div>
    <w:div w:id="1912931646">
      <w:bodyDiv w:val="1"/>
      <w:marLeft w:val="0"/>
      <w:marRight w:val="0"/>
      <w:marTop w:val="0"/>
      <w:marBottom w:val="0"/>
      <w:divBdr>
        <w:top w:val="none" w:sz="0" w:space="0" w:color="auto"/>
        <w:left w:val="none" w:sz="0" w:space="0" w:color="auto"/>
        <w:bottom w:val="none" w:sz="0" w:space="0" w:color="auto"/>
        <w:right w:val="none" w:sz="0" w:space="0" w:color="auto"/>
      </w:divBdr>
    </w:div>
    <w:div w:id="1913808145">
      <w:bodyDiv w:val="1"/>
      <w:marLeft w:val="0"/>
      <w:marRight w:val="0"/>
      <w:marTop w:val="0"/>
      <w:marBottom w:val="0"/>
      <w:divBdr>
        <w:top w:val="none" w:sz="0" w:space="0" w:color="auto"/>
        <w:left w:val="none" w:sz="0" w:space="0" w:color="auto"/>
        <w:bottom w:val="none" w:sz="0" w:space="0" w:color="auto"/>
        <w:right w:val="none" w:sz="0" w:space="0" w:color="auto"/>
      </w:divBdr>
    </w:div>
    <w:div w:id="1914847353">
      <w:bodyDiv w:val="1"/>
      <w:marLeft w:val="0"/>
      <w:marRight w:val="0"/>
      <w:marTop w:val="0"/>
      <w:marBottom w:val="0"/>
      <w:divBdr>
        <w:top w:val="none" w:sz="0" w:space="0" w:color="auto"/>
        <w:left w:val="none" w:sz="0" w:space="0" w:color="auto"/>
        <w:bottom w:val="none" w:sz="0" w:space="0" w:color="auto"/>
        <w:right w:val="none" w:sz="0" w:space="0" w:color="auto"/>
      </w:divBdr>
    </w:div>
    <w:div w:id="1916429730">
      <w:bodyDiv w:val="1"/>
      <w:marLeft w:val="0"/>
      <w:marRight w:val="0"/>
      <w:marTop w:val="0"/>
      <w:marBottom w:val="0"/>
      <w:divBdr>
        <w:top w:val="none" w:sz="0" w:space="0" w:color="auto"/>
        <w:left w:val="none" w:sz="0" w:space="0" w:color="auto"/>
        <w:bottom w:val="none" w:sz="0" w:space="0" w:color="auto"/>
        <w:right w:val="none" w:sz="0" w:space="0" w:color="auto"/>
      </w:divBdr>
    </w:div>
    <w:div w:id="1921216204">
      <w:bodyDiv w:val="1"/>
      <w:marLeft w:val="0"/>
      <w:marRight w:val="0"/>
      <w:marTop w:val="0"/>
      <w:marBottom w:val="0"/>
      <w:divBdr>
        <w:top w:val="none" w:sz="0" w:space="0" w:color="auto"/>
        <w:left w:val="none" w:sz="0" w:space="0" w:color="auto"/>
        <w:bottom w:val="none" w:sz="0" w:space="0" w:color="auto"/>
        <w:right w:val="none" w:sz="0" w:space="0" w:color="auto"/>
      </w:divBdr>
    </w:div>
    <w:div w:id="1929995513">
      <w:bodyDiv w:val="1"/>
      <w:marLeft w:val="0"/>
      <w:marRight w:val="0"/>
      <w:marTop w:val="0"/>
      <w:marBottom w:val="0"/>
      <w:divBdr>
        <w:top w:val="none" w:sz="0" w:space="0" w:color="auto"/>
        <w:left w:val="none" w:sz="0" w:space="0" w:color="auto"/>
        <w:bottom w:val="none" w:sz="0" w:space="0" w:color="auto"/>
        <w:right w:val="none" w:sz="0" w:space="0" w:color="auto"/>
      </w:divBdr>
      <w:divsChild>
        <w:div w:id="13845862">
          <w:marLeft w:val="480"/>
          <w:marRight w:val="0"/>
          <w:marTop w:val="0"/>
          <w:marBottom w:val="0"/>
          <w:divBdr>
            <w:top w:val="none" w:sz="0" w:space="0" w:color="auto"/>
            <w:left w:val="none" w:sz="0" w:space="0" w:color="auto"/>
            <w:bottom w:val="none" w:sz="0" w:space="0" w:color="auto"/>
            <w:right w:val="none" w:sz="0" w:space="0" w:color="auto"/>
          </w:divBdr>
        </w:div>
        <w:div w:id="49772491">
          <w:marLeft w:val="480"/>
          <w:marRight w:val="0"/>
          <w:marTop w:val="0"/>
          <w:marBottom w:val="0"/>
          <w:divBdr>
            <w:top w:val="none" w:sz="0" w:space="0" w:color="auto"/>
            <w:left w:val="none" w:sz="0" w:space="0" w:color="auto"/>
            <w:bottom w:val="none" w:sz="0" w:space="0" w:color="auto"/>
            <w:right w:val="none" w:sz="0" w:space="0" w:color="auto"/>
          </w:divBdr>
        </w:div>
        <w:div w:id="53087407">
          <w:marLeft w:val="480"/>
          <w:marRight w:val="0"/>
          <w:marTop w:val="0"/>
          <w:marBottom w:val="0"/>
          <w:divBdr>
            <w:top w:val="none" w:sz="0" w:space="0" w:color="auto"/>
            <w:left w:val="none" w:sz="0" w:space="0" w:color="auto"/>
            <w:bottom w:val="none" w:sz="0" w:space="0" w:color="auto"/>
            <w:right w:val="none" w:sz="0" w:space="0" w:color="auto"/>
          </w:divBdr>
        </w:div>
        <w:div w:id="67505279">
          <w:marLeft w:val="480"/>
          <w:marRight w:val="0"/>
          <w:marTop w:val="0"/>
          <w:marBottom w:val="0"/>
          <w:divBdr>
            <w:top w:val="none" w:sz="0" w:space="0" w:color="auto"/>
            <w:left w:val="none" w:sz="0" w:space="0" w:color="auto"/>
            <w:bottom w:val="none" w:sz="0" w:space="0" w:color="auto"/>
            <w:right w:val="none" w:sz="0" w:space="0" w:color="auto"/>
          </w:divBdr>
        </w:div>
        <w:div w:id="246497837">
          <w:marLeft w:val="480"/>
          <w:marRight w:val="0"/>
          <w:marTop w:val="0"/>
          <w:marBottom w:val="0"/>
          <w:divBdr>
            <w:top w:val="none" w:sz="0" w:space="0" w:color="auto"/>
            <w:left w:val="none" w:sz="0" w:space="0" w:color="auto"/>
            <w:bottom w:val="none" w:sz="0" w:space="0" w:color="auto"/>
            <w:right w:val="none" w:sz="0" w:space="0" w:color="auto"/>
          </w:divBdr>
        </w:div>
        <w:div w:id="263465296">
          <w:marLeft w:val="480"/>
          <w:marRight w:val="0"/>
          <w:marTop w:val="0"/>
          <w:marBottom w:val="0"/>
          <w:divBdr>
            <w:top w:val="none" w:sz="0" w:space="0" w:color="auto"/>
            <w:left w:val="none" w:sz="0" w:space="0" w:color="auto"/>
            <w:bottom w:val="none" w:sz="0" w:space="0" w:color="auto"/>
            <w:right w:val="none" w:sz="0" w:space="0" w:color="auto"/>
          </w:divBdr>
        </w:div>
        <w:div w:id="280497787">
          <w:marLeft w:val="480"/>
          <w:marRight w:val="0"/>
          <w:marTop w:val="0"/>
          <w:marBottom w:val="0"/>
          <w:divBdr>
            <w:top w:val="none" w:sz="0" w:space="0" w:color="auto"/>
            <w:left w:val="none" w:sz="0" w:space="0" w:color="auto"/>
            <w:bottom w:val="none" w:sz="0" w:space="0" w:color="auto"/>
            <w:right w:val="none" w:sz="0" w:space="0" w:color="auto"/>
          </w:divBdr>
        </w:div>
        <w:div w:id="335883173">
          <w:marLeft w:val="480"/>
          <w:marRight w:val="0"/>
          <w:marTop w:val="0"/>
          <w:marBottom w:val="0"/>
          <w:divBdr>
            <w:top w:val="none" w:sz="0" w:space="0" w:color="auto"/>
            <w:left w:val="none" w:sz="0" w:space="0" w:color="auto"/>
            <w:bottom w:val="none" w:sz="0" w:space="0" w:color="auto"/>
            <w:right w:val="none" w:sz="0" w:space="0" w:color="auto"/>
          </w:divBdr>
        </w:div>
        <w:div w:id="347830463">
          <w:marLeft w:val="480"/>
          <w:marRight w:val="0"/>
          <w:marTop w:val="0"/>
          <w:marBottom w:val="0"/>
          <w:divBdr>
            <w:top w:val="none" w:sz="0" w:space="0" w:color="auto"/>
            <w:left w:val="none" w:sz="0" w:space="0" w:color="auto"/>
            <w:bottom w:val="none" w:sz="0" w:space="0" w:color="auto"/>
            <w:right w:val="none" w:sz="0" w:space="0" w:color="auto"/>
          </w:divBdr>
        </w:div>
        <w:div w:id="431702462">
          <w:marLeft w:val="480"/>
          <w:marRight w:val="0"/>
          <w:marTop w:val="0"/>
          <w:marBottom w:val="0"/>
          <w:divBdr>
            <w:top w:val="none" w:sz="0" w:space="0" w:color="auto"/>
            <w:left w:val="none" w:sz="0" w:space="0" w:color="auto"/>
            <w:bottom w:val="none" w:sz="0" w:space="0" w:color="auto"/>
            <w:right w:val="none" w:sz="0" w:space="0" w:color="auto"/>
          </w:divBdr>
        </w:div>
        <w:div w:id="466628302">
          <w:marLeft w:val="480"/>
          <w:marRight w:val="0"/>
          <w:marTop w:val="0"/>
          <w:marBottom w:val="0"/>
          <w:divBdr>
            <w:top w:val="none" w:sz="0" w:space="0" w:color="auto"/>
            <w:left w:val="none" w:sz="0" w:space="0" w:color="auto"/>
            <w:bottom w:val="none" w:sz="0" w:space="0" w:color="auto"/>
            <w:right w:val="none" w:sz="0" w:space="0" w:color="auto"/>
          </w:divBdr>
        </w:div>
        <w:div w:id="504252667">
          <w:marLeft w:val="480"/>
          <w:marRight w:val="0"/>
          <w:marTop w:val="0"/>
          <w:marBottom w:val="0"/>
          <w:divBdr>
            <w:top w:val="none" w:sz="0" w:space="0" w:color="auto"/>
            <w:left w:val="none" w:sz="0" w:space="0" w:color="auto"/>
            <w:bottom w:val="none" w:sz="0" w:space="0" w:color="auto"/>
            <w:right w:val="none" w:sz="0" w:space="0" w:color="auto"/>
          </w:divBdr>
        </w:div>
        <w:div w:id="517935873">
          <w:marLeft w:val="480"/>
          <w:marRight w:val="0"/>
          <w:marTop w:val="0"/>
          <w:marBottom w:val="0"/>
          <w:divBdr>
            <w:top w:val="none" w:sz="0" w:space="0" w:color="auto"/>
            <w:left w:val="none" w:sz="0" w:space="0" w:color="auto"/>
            <w:bottom w:val="none" w:sz="0" w:space="0" w:color="auto"/>
            <w:right w:val="none" w:sz="0" w:space="0" w:color="auto"/>
          </w:divBdr>
        </w:div>
        <w:div w:id="695545731">
          <w:marLeft w:val="480"/>
          <w:marRight w:val="0"/>
          <w:marTop w:val="0"/>
          <w:marBottom w:val="0"/>
          <w:divBdr>
            <w:top w:val="none" w:sz="0" w:space="0" w:color="auto"/>
            <w:left w:val="none" w:sz="0" w:space="0" w:color="auto"/>
            <w:bottom w:val="none" w:sz="0" w:space="0" w:color="auto"/>
            <w:right w:val="none" w:sz="0" w:space="0" w:color="auto"/>
          </w:divBdr>
        </w:div>
        <w:div w:id="862203970">
          <w:marLeft w:val="480"/>
          <w:marRight w:val="0"/>
          <w:marTop w:val="0"/>
          <w:marBottom w:val="0"/>
          <w:divBdr>
            <w:top w:val="none" w:sz="0" w:space="0" w:color="auto"/>
            <w:left w:val="none" w:sz="0" w:space="0" w:color="auto"/>
            <w:bottom w:val="none" w:sz="0" w:space="0" w:color="auto"/>
            <w:right w:val="none" w:sz="0" w:space="0" w:color="auto"/>
          </w:divBdr>
        </w:div>
        <w:div w:id="911424552">
          <w:marLeft w:val="480"/>
          <w:marRight w:val="0"/>
          <w:marTop w:val="0"/>
          <w:marBottom w:val="0"/>
          <w:divBdr>
            <w:top w:val="none" w:sz="0" w:space="0" w:color="auto"/>
            <w:left w:val="none" w:sz="0" w:space="0" w:color="auto"/>
            <w:bottom w:val="none" w:sz="0" w:space="0" w:color="auto"/>
            <w:right w:val="none" w:sz="0" w:space="0" w:color="auto"/>
          </w:divBdr>
        </w:div>
        <w:div w:id="932014017">
          <w:marLeft w:val="480"/>
          <w:marRight w:val="0"/>
          <w:marTop w:val="0"/>
          <w:marBottom w:val="0"/>
          <w:divBdr>
            <w:top w:val="none" w:sz="0" w:space="0" w:color="auto"/>
            <w:left w:val="none" w:sz="0" w:space="0" w:color="auto"/>
            <w:bottom w:val="none" w:sz="0" w:space="0" w:color="auto"/>
            <w:right w:val="none" w:sz="0" w:space="0" w:color="auto"/>
          </w:divBdr>
        </w:div>
        <w:div w:id="976647819">
          <w:marLeft w:val="480"/>
          <w:marRight w:val="0"/>
          <w:marTop w:val="0"/>
          <w:marBottom w:val="0"/>
          <w:divBdr>
            <w:top w:val="none" w:sz="0" w:space="0" w:color="auto"/>
            <w:left w:val="none" w:sz="0" w:space="0" w:color="auto"/>
            <w:bottom w:val="none" w:sz="0" w:space="0" w:color="auto"/>
            <w:right w:val="none" w:sz="0" w:space="0" w:color="auto"/>
          </w:divBdr>
        </w:div>
        <w:div w:id="1004355763">
          <w:marLeft w:val="480"/>
          <w:marRight w:val="0"/>
          <w:marTop w:val="0"/>
          <w:marBottom w:val="0"/>
          <w:divBdr>
            <w:top w:val="none" w:sz="0" w:space="0" w:color="auto"/>
            <w:left w:val="none" w:sz="0" w:space="0" w:color="auto"/>
            <w:bottom w:val="none" w:sz="0" w:space="0" w:color="auto"/>
            <w:right w:val="none" w:sz="0" w:space="0" w:color="auto"/>
          </w:divBdr>
        </w:div>
        <w:div w:id="1020740706">
          <w:marLeft w:val="480"/>
          <w:marRight w:val="0"/>
          <w:marTop w:val="0"/>
          <w:marBottom w:val="0"/>
          <w:divBdr>
            <w:top w:val="none" w:sz="0" w:space="0" w:color="auto"/>
            <w:left w:val="none" w:sz="0" w:space="0" w:color="auto"/>
            <w:bottom w:val="none" w:sz="0" w:space="0" w:color="auto"/>
            <w:right w:val="none" w:sz="0" w:space="0" w:color="auto"/>
          </w:divBdr>
        </w:div>
        <w:div w:id="1067992905">
          <w:marLeft w:val="480"/>
          <w:marRight w:val="0"/>
          <w:marTop w:val="0"/>
          <w:marBottom w:val="0"/>
          <w:divBdr>
            <w:top w:val="none" w:sz="0" w:space="0" w:color="auto"/>
            <w:left w:val="none" w:sz="0" w:space="0" w:color="auto"/>
            <w:bottom w:val="none" w:sz="0" w:space="0" w:color="auto"/>
            <w:right w:val="none" w:sz="0" w:space="0" w:color="auto"/>
          </w:divBdr>
        </w:div>
        <w:div w:id="1083795920">
          <w:marLeft w:val="480"/>
          <w:marRight w:val="0"/>
          <w:marTop w:val="0"/>
          <w:marBottom w:val="0"/>
          <w:divBdr>
            <w:top w:val="none" w:sz="0" w:space="0" w:color="auto"/>
            <w:left w:val="none" w:sz="0" w:space="0" w:color="auto"/>
            <w:bottom w:val="none" w:sz="0" w:space="0" w:color="auto"/>
            <w:right w:val="none" w:sz="0" w:space="0" w:color="auto"/>
          </w:divBdr>
        </w:div>
        <w:div w:id="1102729382">
          <w:marLeft w:val="480"/>
          <w:marRight w:val="0"/>
          <w:marTop w:val="0"/>
          <w:marBottom w:val="0"/>
          <w:divBdr>
            <w:top w:val="none" w:sz="0" w:space="0" w:color="auto"/>
            <w:left w:val="none" w:sz="0" w:space="0" w:color="auto"/>
            <w:bottom w:val="none" w:sz="0" w:space="0" w:color="auto"/>
            <w:right w:val="none" w:sz="0" w:space="0" w:color="auto"/>
          </w:divBdr>
        </w:div>
        <w:div w:id="1139767992">
          <w:marLeft w:val="480"/>
          <w:marRight w:val="0"/>
          <w:marTop w:val="0"/>
          <w:marBottom w:val="0"/>
          <w:divBdr>
            <w:top w:val="none" w:sz="0" w:space="0" w:color="auto"/>
            <w:left w:val="none" w:sz="0" w:space="0" w:color="auto"/>
            <w:bottom w:val="none" w:sz="0" w:space="0" w:color="auto"/>
            <w:right w:val="none" w:sz="0" w:space="0" w:color="auto"/>
          </w:divBdr>
        </w:div>
        <w:div w:id="1204365323">
          <w:marLeft w:val="480"/>
          <w:marRight w:val="0"/>
          <w:marTop w:val="0"/>
          <w:marBottom w:val="0"/>
          <w:divBdr>
            <w:top w:val="none" w:sz="0" w:space="0" w:color="auto"/>
            <w:left w:val="none" w:sz="0" w:space="0" w:color="auto"/>
            <w:bottom w:val="none" w:sz="0" w:space="0" w:color="auto"/>
            <w:right w:val="none" w:sz="0" w:space="0" w:color="auto"/>
          </w:divBdr>
        </w:div>
        <w:div w:id="1319268418">
          <w:marLeft w:val="480"/>
          <w:marRight w:val="0"/>
          <w:marTop w:val="0"/>
          <w:marBottom w:val="0"/>
          <w:divBdr>
            <w:top w:val="none" w:sz="0" w:space="0" w:color="auto"/>
            <w:left w:val="none" w:sz="0" w:space="0" w:color="auto"/>
            <w:bottom w:val="none" w:sz="0" w:space="0" w:color="auto"/>
            <w:right w:val="none" w:sz="0" w:space="0" w:color="auto"/>
          </w:divBdr>
        </w:div>
        <w:div w:id="1321621394">
          <w:marLeft w:val="480"/>
          <w:marRight w:val="0"/>
          <w:marTop w:val="0"/>
          <w:marBottom w:val="0"/>
          <w:divBdr>
            <w:top w:val="none" w:sz="0" w:space="0" w:color="auto"/>
            <w:left w:val="none" w:sz="0" w:space="0" w:color="auto"/>
            <w:bottom w:val="none" w:sz="0" w:space="0" w:color="auto"/>
            <w:right w:val="none" w:sz="0" w:space="0" w:color="auto"/>
          </w:divBdr>
        </w:div>
        <w:div w:id="1361928427">
          <w:marLeft w:val="480"/>
          <w:marRight w:val="0"/>
          <w:marTop w:val="0"/>
          <w:marBottom w:val="0"/>
          <w:divBdr>
            <w:top w:val="none" w:sz="0" w:space="0" w:color="auto"/>
            <w:left w:val="none" w:sz="0" w:space="0" w:color="auto"/>
            <w:bottom w:val="none" w:sz="0" w:space="0" w:color="auto"/>
            <w:right w:val="none" w:sz="0" w:space="0" w:color="auto"/>
          </w:divBdr>
        </w:div>
        <w:div w:id="1390618285">
          <w:marLeft w:val="480"/>
          <w:marRight w:val="0"/>
          <w:marTop w:val="0"/>
          <w:marBottom w:val="0"/>
          <w:divBdr>
            <w:top w:val="none" w:sz="0" w:space="0" w:color="auto"/>
            <w:left w:val="none" w:sz="0" w:space="0" w:color="auto"/>
            <w:bottom w:val="none" w:sz="0" w:space="0" w:color="auto"/>
            <w:right w:val="none" w:sz="0" w:space="0" w:color="auto"/>
          </w:divBdr>
        </w:div>
        <w:div w:id="1453669026">
          <w:marLeft w:val="480"/>
          <w:marRight w:val="0"/>
          <w:marTop w:val="0"/>
          <w:marBottom w:val="0"/>
          <w:divBdr>
            <w:top w:val="none" w:sz="0" w:space="0" w:color="auto"/>
            <w:left w:val="none" w:sz="0" w:space="0" w:color="auto"/>
            <w:bottom w:val="none" w:sz="0" w:space="0" w:color="auto"/>
            <w:right w:val="none" w:sz="0" w:space="0" w:color="auto"/>
          </w:divBdr>
        </w:div>
        <w:div w:id="1532454868">
          <w:marLeft w:val="480"/>
          <w:marRight w:val="0"/>
          <w:marTop w:val="0"/>
          <w:marBottom w:val="0"/>
          <w:divBdr>
            <w:top w:val="none" w:sz="0" w:space="0" w:color="auto"/>
            <w:left w:val="none" w:sz="0" w:space="0" w:color="auto"/>
            <w:bottom w:val="none" w:sz="0" w:space="0" w:color="auto"/>
            <w:right w:val="none" w:sz="0" w:space="0" w:color="auto"/>
          </w:divBdr>
        </w:div>
        <w:div w:id="1620259595">
          <w:marLeft w:val="480"/>
          <w:marRight w:val="0"/>
          <w:marTop w:val="0"/>
          <w:marBottom w:val="0"/>
          <w:divBdr>
            <w:top w:val="none" w:sz="0" w:space="0" w:color="auto"/>
            <w:left w:val="none" w:sz="0" w:space="0" w:color="auto"/>
            <w:bottom w:val="none" w:sz="0" w:space="0" w:color="auto"/>
            <w:right w:val="none" w:sz="0" w:space="0" w:color="auto"/>
          </w:divBdr>
        </w:div>
        <w:div w:id="1672754759">
          <w:marLeft w:val="480"/>
          <w:marRight w:val="0"/>
          <w:marTop w:val="0"/>
          <w:marBottom w:val="0"/>
          <w:divBdr>
            <w:top w:val="none" w:sz="0" w:space="0" w:color="auto"/>
            <w:left w:val="none" w:sz="0" w:space="0" w:color="auto"/>
            <w:bottom w:val="none" w:sz="0" w:space="0" w:color="auto"/>
            <w:right w:val="none" w:sz="0" w:space="0" w:color="auto"/>
          </w:divBdr>
        </w:div>
        <w:div w:id="1683822258">
          <w:marLeft w:val="480"/>
          <w:marRight w:val="0"/>
          <w:marTop w:val="0"/>
          <w:marBottom w:val="0"/>
          <w:divBdr>
            <w:top w:val="none" w:sz="0" w:space="0" w:color="auto"/>
            <w:left w:val="none" w:sz="0" w:space="0" w:color="auto"/>
            <w:bottom w:val="none" w:sz="0" w:space="0" w:color="auto"/>
            <w:right w:val="none" w:sz="0" w:space="0" w:color="auto"/>
          </w:divBdr>
        </w:div>
        <w:div w:id="1780296288">
          <w:marLeft w:val="480"/>
          <w:marRight w:val="0"/>
          <w:marTop w:val="0"/>
          <w:marBottom w:val="0"/>
          <w:divBdr>
            <w:top w:val="none" w:sz="0" w:space="0" w:color="auto"/>
            <w:left w:val="none" w:sz="0" w:space="0" w:color="auto"/>
            <w:bottom w:val="none" w:sz="0" w:space="0" w:color="auto"/>
            <w:right w:val="none" w:sz="0" w:space="0" w:color="auto"/>
          </w:divBdr>
        </w:div>
        <w:div w:id="1846936901">
          <w:marLeft w:val="480"/>
          <w:marRight w:val="0"/>
          <w:marTop w:val="0"/>
          <w:marBottom w:val="0"/>
          <w:divBdr>
            <w:top w:val="none" w:sz="0" w:space="0" w:color="auto"/>
            <w:left w:val="none" w:sz="0" w:space="0" w:color="auto"/>
            <w:bottom w:val="none" w:sz="0" w:space="0" w:color="auto"/>
            <w:right w:val="none" w:sz="0" w:space="0" w:color="auto"/>
          </w:divBdr>
        </w:div>
        <w:div w:id="1854221764">
          <w:marLeft w:val="480"/>
          <w:marRight w:val="0"/>
          <w:marTop w:val="0"/>
          <w:marBottom w:val="0"/>
          <w:divBdr>
            <w:top w:val="none" w:sz="0" w:space="0" w:color="auto"/>
            <w:left w:val="none" w:sz="0" w:space="0" w:color="auto"/>
            <w:bottom w:val="none" w:sz="0" w:space="0" w:color="auto"/>
            <w:right w:val="none" w:sz="0" w:space="0" w:color="auto"/>
          </w:divBdr>
        </w:div>
        <w:div w:id="1863663097">
          <w:marLeft w:val="480"/>
          <w:marRight w:val="0"/>
          <w:marTop w:val="0"/>
          <w:marBottom w:val="0"/>
          <w:divBdr>
            <w:top w:val="none" w:sz="0" w:space="0" w:color="auto"/>
            <w:left w:val="none" w:sz="0" w:space="0" w:color="auto"/>
            <w:bottom w:val="none" w:sz="0" w:space="0" w:color="auto"/>
            <w:right w:val="none" w:sz="0" w:space="0" w:color="auto"/>
          </w:divBdr>
        </w:div>
        <w:div w:id="1985548311">
          <w:marLeft w:val="480"/>
          <w:marRight w:val="0"/>
          <w:marTop w:val="0"/>
          <w:marBottom w:val="0"/>
          <w:divBdr>
            <w:top w:val="none" w:sz="0" w:space="0" w:color="auto"/>
            <w:left w:val="none" w:sz="0" w:space="0" w:color="auto"/>
            <w:bottom w:val="none" w:sz="0" w:space="0" w:color="auto"/>
            <w:right w:val="none" w:sz="0" w:space="0" w:color="auto"/>
          </w:divBdr>
        </w:div>
        <w:div w:id="1997420769">
          <w:marLeft w:val="480"/>
          <w:marRight w:val="0"/>
          <w:marTop w:val="0"/>
          <w:marBottom w:val="0"/>
          <w:divBdr>
            <w:top w:val="none" w:sz="0" w:space="0" w:color="auto"/>
            <w:left w:val="none" w:sz="0" w:space="0" w:color="auto"/>
            <w:bottom w:val="none" w:sz="0" w:space="0" w:color="auto"/>
            <w:right w:val="none" w:sz="0" w:space="0" w:color="auto"/>
          </w:divBdr>
        </w:div>
        <w:div w:id="2003507143">
          <w:marLeft w:val="480"/>
          <w:marRight w:val="0"/>
          <w:marTop w:val="0"/>
          <w:marBottom w:val="0"/>
          <w:divBdr>
            <w:top w:val="none" w:sz="0" w:space="0" w:color="auto"/>
            <w:left w:val="none" w:sz="0" w:space="0" w:color="auto"/>
            <w:bottom w:val="none" w:sz="0" w:space="0" w:color="auto"/>
            <w:right w:val="none" w:sz="0" w:space="0" w:color="auto"/>
          </w:divBdr>
        </w:div>
      </w:divsChild>
    </w:div>
    <w:div w:id="1931355586">
      <w:bodyDiv w:val="1"/>
      <w:marLeft w:val="0"/>
      <w:marRight w:val="0"/>
      <w:marTop w:val="0"/>
      <w:marBottom w:val="0"/>
      <w:divBdr>
        <w:top w:val="none" w:sz="0" w:space="0" w:color="auto"/>
        <w:left w:val="none" w:sz="0" w:space="0" w:color="auto"/>
        <w:bottom w:val="none" w:sz="0" w:space="0" w:color="auto"/>
        <w:right w:val="none" w:sz="0" w:space="0" w:color="auto"/>
      </w:divBdr>
    </w:div>
    <w:div w:id="1932203743">
      <w:bodyDiv w:val="1"/>
      <w:marLeft w:val="0"/>
      <w:marRight w:val="0"/>
      <w:marTop w:val="0"/>
      <w:marBottom w:val="0"/>
      <w:divBdr>
        <w:top w:val="none" w:sz="0" w:space="0" w:color="auto"/>
        <w:left w:val="none" w:sz="0" w:space="0" w:color="auto"/>
        <w:bottom w:val="none" w:sz="0" w:space="0" w:color="auto"/>
        <w:right w:val="none" w:sz="0" w:space="0" w:color="auto"/>
      </w:divBdr>
    </w:div>
    <w:div w:id="1932204977">
      <w:bodyDiv w:val="1"/>
      <w:marLeft w:val="0"/>
      <w:marRight w:val="0"/>
      <w:marTop w:val="0"/>
      <w:marBottom w:val="0"/>
      <w:divBdr>
        <w:top w:val="none" w:sz="0" w:space="0" w:color="auto"/>
        <w:left w:val="none" w:sz="0" w:space="0" w:color="auto"/>
        <w:bottom w:val="none" w:sz="0" w:space="0" w:color="auto"/>
        <w:right w:val="none" w:sz="0" w:space="0" w:color="auto"/>
      </w:divBdr>
    </w:div>
    <w:div w:id="1933202903">
      <w:bodyDiv w:val="1"/>
      <w:marLeft w:val="0"/>
      <w:marRight w:val="0"/>
      <w:marTop w:val="0"/>
      <w:marBottom w:val="0"/>
      <w:divBdr>
        <w:top w:val="none" w:sz="0" w:space="0" w:color="auto"/>
        <w:left w:val="none" w:sz="0" w:space="0" w:color="auto"/>
        <w:bottom w:val="none" w:sz="0" w:space="0" w:color="auto"/>
        <w:right w:val="none" w:sz="0" w:space="0" w:color="auto"/>
      </w:divBdr>
    </w:div>
    <w:div w:id="1937903385">
      <w:bodyDiv w:val="1"/>
      <w:marLeft w:val="0"/>
      <w:marRight w:val="0"/>
      <w:marTop w:val="0"/>
      <w:marBottom w:val="0"/>
      <w:divBdr>
        <w:top w:val="none" w:sz="0" w:space="0" w:color="auto"/>
        <w:left w:val="none" w:sz="0" w:space="0" w:color="auto"/>
        <w:bottom w:val="none" w:sz="0" w:space="0" w:color="auto"/>
        <w:right w:val="none" w:sz="0" w:space="0" w:color="auto"/>
      </w:divBdr>
    </w:div>
    <w:div w:id="1941721190">
      <w:bodyDiv w:val="1"/>
      <w:marLeft w:val="0"/>
      <w:marRight w:val="0"/>
      <w:marTop w:val="0"/>
      <w:marBottom w:val="0"/>
      <w:divBdr>
        <w:top w:val="none" w:sz="0" w:space="0" w:color="auto"/>
        <w:left w:val="none" w:sz="0" w:space="0" w:color="auto"/>
        <w:bottom w:val="none" w:sz="0" w:space="0" w:color="auto"/>
        <w:right w:val="none" w:sz="0" w:space="0" w:color="auto"/>
      </w:divBdr>
    </w:div>
    <w:div w:id="1947423299">
      <w:bodyDiv w:val="1"/>
      <w:marLeft w:val="0"/>
      <w:marRight w:val="0"/>
      <w:marTop w:val="0"/>
      <w:marBottom w:val="0"/>
      <w:divBdr>
        <w:top w:val="none" w:sz="0" w:space="0" w:color="auto"/>
        <w:left w:val="none" w:sz="0" w:space="0" w:color="auto"/>
        <w:bottom w:val="none" w:sz="0" w:space="0" w:color="auto"/>
        <w:right w:val="none" w:sz="0" w:space="0" w:color="auto"/>
      </w:divBdr>
    </w:div>
    <w:div w:id="1948152832">
      <w:bodyDiv w:val="1"/>
      <w:marLeft w:val="0"/>
      <w:marRight w:val="0"/>
      <w:marTop w:val="0"/>
      <w:marBottom w:val="0"/>
      <w:divBdr>
        <w:top w:val="none" w:sz="0" w:space="0" w:color="auto"/>
        <w:left w:val="none" w:sz="0" w:space="0" w:color="auto"/>
        <w:bottom w:val="none" w:sz="0" w:space="0" w:color="auto"/>
        <w:right w:val="none" w:sz="0" w:space="0" w:color="auto"/>
      </w:divBdr>
    </w:div>
    <w:div w:id="1954824663">
      <w:bodyDiv w:val="1"/>
      <w:marLeft w:val="0"/>
      <w:marRight w:val="0"/>
      <w:marTop w:val="0"/>
      <w:marBottom w:val="0"/>
      <w:divBdr>
        <w:top w:val="none" w:sz="0" w:space="0" w:color="auto"/>
        <w:left w:val="none" w:sz="0" w:space="0" w:color="auto"/>
        <w:bottom w:val="none" w:sz="0" w:space="0" w:color="auto"/>
        <w:right w:val="none" w:sz="0" w:space="0" w:color="auto"/>
      </w:divBdr>
    </w:div>
    <w:div w:id="1956250808">
      <w:bodyDiv w:val="1"/>
      <w:marLeft w:val="0"/>
      <w:marRight w:val="0"/>
      <w:marTop w:val="0"/>
      <w:marBottom w:val="0"/>
      <w:divBdr>
        <w:top w:val="none" w:sz="0" w:space="0" w:color="auto"/>
        <w:left w:val="none" w:sz="0" w:space="0" w:color="auto"/>
        <w:bottom w:val="none" w:sz="0" w:space="0" w:color="auto"/>
        <w:right w:val="none" w:sz="0" w:space="0" w:color="auto"/>
      </w:divBdr>
    </w:div>
    <w:div w:id="1959027489">
      <w:bodyDiv w:val="1"/>
      <w:marLeft w:val="0"/>
      <w:marRight w:val="0"/>
      <w:marTop w:val="0"/>
      <w:marBottom w:val="0"/>
      <w:divBdr>
        <w:top w:val="none" w:sz="0" w:space="0" w:color="auto"/>
        <w:left w:val="none" w:sz="0" w:space="0" w:color="auto"/>
        <w:bottom w:val="none" w:sz="0" w:space="0" w:color="auto"/>
        <w:right w:val="none" w:sz="0" w:space="0" w:color="auto"/>
      </w:divBdr>
    </w:div>
    <w:div w:id="1961299842">
      <w:bodyDiv w:val="1"/>
      <w:marLeft w:val="0"/>
      <w:marRight w:val="0"/>
      <w:marTop w:val="0"/>
      <w:marBottom w:val="0"/>
      <w:divBdr>
        <w:top w:val="none" w:sz="0" w:space="0" w:color="auto"/>
        <w:left w:val="none" w:sz="0" w:space="0" w:color="auto"/>
        <w:bottom w:val="none" w:sz="0" w:space="0" w:color="auto"/>
        <w:right w:val="none" w:sz="0" w:space="0" w:color="auto"/>
      </w:divBdr>
    </w:div>
    <w:div w:id="1961496877">
      <w:bodyDiv w:val="1"/>
      <w:marLeft w:val="0"/>
      <w:marRight w:val="0"/>
      <w:marTop w:val="0"/>
      <w:marBottom w:val="0"/>
      <w:divBdr>
        <w:top w:val="none" w:sz="0" w:space="0" w:color="auto"/>
        <w:left w:val="none" w:sz="0" w:space="0" w:color="auto"/>
        <w:bottom w:val="none" w:sz="0" w:space="0" w:color="auto"/>
        <w:right w:val="none" w:sz="0" w:space="0" w:color="auto"/>
      </w:divBdr>
    </w:div>
    <w:div w:id="1963687575">
      <w:bodyDiv w:val="1"/>
      <w:marLeft w:val="0"/>
      <w:marRight w:val="0"/>
      <w:marTop w:val="0"/>
      <w:marBottom w:val="0"/>
      <w:divBdr>
        <w:top w:val="none" w:sz="0" w:space="0" w:color="auto"/>
        <w:left w:val="none" w:sz="0" w:space="0" w:color="auto"/>
        <w:bottom w:val="none" w:sz="0" w:space="0" w:color="auto"/>
        <w:right w:val="none" w:sz="0" w:space="0" w:color="auto"/>
      </w:divBdr>
    </w:div>
    <w:div w:id="1964265473">
      <w:bodyDiv w:val="1"/>
      <w:marLeft w:val="0"/>
      <w:marRight w:val="0"/>
      <w:marTop w:val="0"/>
      <w:marBottom w:val="0"/>
      <w:divBdr>
        <w:top w:val="none" w:sz="0" w:space="0" w:color="auto"/>
        <w:left w:val="none" w:sz="0" w:space="0" w:color="auto"/>
        <w:bottom w:val="none" w:sz="0" w:space="0" w:color="auto"/>
        <w:right w:val="none" w:sz="0" w:space="0" w:color="auto"/>
      </w:divBdr>
      <w:divsChild>
        <w:div w:id="293604514">
          <w:marLeft w:val="480"/>
          <w:marRight w:val="0"/>
          <w:marTop w:val="0"/>
          <w:marBottom w:val="0"/>
          <w:divBdr>
            <w:top w:val="none" w:sz="0" w:space="0" w:color="auto"/>
            <w:left w:val="none" w:sz="0" w:space="0" w:color="auto"/>
            <w:bottom w:val="none" w:sz="0" w:space="0" w:color="auto"/>
            <w:right w:val="none" w:sz="0" w:space="0" w:color="auto"/>
          </w:divBdr>
        </w:div>
        <w:div w:id="488907618">
          <w:marLeft w:val="480"/>
          <w:marRight w:val="0"/>
          <w:marTop w:val="0"/>
          <w:marBottom w:val="0"/>
          <w:divBdr>
            <w:top w:val="none" w:sz="0" w:space="0" w:color="auto"/>
            <w:left w:val="none" w:sz="0" w:space="0" w:color="auto"/>
            <w:bottom w:val="none" w:sz="0" w:space="0" w:color="auto"/>
            <w:right w:val="none" w:sz="0" w:space="0" w:color="auto"/>
          </w:divBdr>
        </w:div>
        <w:div w:id="495416053">
          <w:marLeft w:val="480"/>
          <w:marRight w:val="0"/>
          <w:marTop w:val="0"/>
          <w:marBottom w:val="0"/>
          <w:divBdr>
            <w:top w:val="none" w:sz="0" w:space="0" w:color="auto"/>
            <w:left w:val="none" w:sz="0" w:space="0" w:color="auto"/>
            <w:bottom w:val="none" w:sz="0" w:space="0" w:color="auto"/>
            <w:right w:val="none" w:sz="0" w:space="0" w:color="auto"/>
          </w:divBdr>
        </w:div>
        <w:div w:id="730428512">
          <w:marLeft w:val="480"/>
          <w:marRight w:val="0"/>
          <w:marTop w:val="0"/>
          <w:marBottom w:val="0"/>
          <w:divBdr>
            <w:top w:val="none" w:sz="0" w:space="0" w:color="auto"/>
            <w:left w:val="none" w:sz="0" w:space="0" w:color="auto"/>
            <w:bottom w:val="none" w:sz="0" w:space="0" w:color="auto"/>
            <w:right w:val="none" w:sz="0" w:space="0" w:color="auto"/>
          </w:divBdr>
        </w:div>
        <w:div w:id="842665969">
          <w:marLeft w:val="480"/>
          <w:marRight w:val="0"/>
          <w:marTop w:val="0"/>
          <w:marBottom w:val="0"/>
          <w:divBdr>
            <w:top w:val="none" w:sz="0" w:space="0" w:color="auto"/>
            <w:left w:val="none" w:sz="0" w:space="0" w:color="auto"/>
            <w:bottom w:val="none" w:sz="0" w:space="0" w:color="auto"/>
            <w:right w:val="none" w:sz="0" w:space="0" w:color="auto"/>
          </w:divBdr>
        </w:div>
        <w:div w:id="1281061816">
          <w:marLeft w:val="480"/>
          <w:marRight w:val="0"/>
          <w:marTop w:val="0"/>
          <w:marBottom w:val="0"/>
          <w:divBdr>
            <w:top w:val="none" w:sz="0" w:space="0" w:color="auto"/>
            <w:left w:val="none" w:sz="0" w:space="0" w:color="auto"/>
            <w:bottom w:val="none" w:sz="0" w:space="0" w:color="auto"/>
            <w:right w:val="none" w:sz="0" w:space="0" w:color="auto"/>
          </w:divBdr>
        </w:div>
        <w:div w:id="1582375731">
          <w:marLeft w:val="480"/>
          <w:marRight w:val="0"/>
          <w:marTop w:val="0"/>
          <w:marBottom w:val="0"/>
          <w:divBdr>
            <w:top w:val="none" w:sz="0" w:space="0" w:color="auto"/>
            <w:left w:val="none" w:sz="0" w:space="0" w:color="auto"/>
            <w:bottom w:val="none" w:sz="0" w:space="0" w:color="auto"/>
            <w:right w:val="none" w:sz="0" w:space="0" w:color="auto"/>
          </w:divBdr>
        </w:div>
        <w:div w:id="2137405686">
          <w:marLeft w:val="480"/>
          <w:marRight w:val="0"/>
          <w:marTop w:val="0"/>
          <w:marBottom w:val="0"/>
          <w:divBdr>
            <w:top w:val="none" w:sz="0" w:space="0" w:color="auto"/>
            <w:left w:val="none" w:sz="0" w:space="0" w:color="auto"/>
            <w:bottom w:val="none" w:sz="0" w:space="0" w:color="auto"/>
            <w:right w:val="none" w:sz="0" w:space="0" w:color="auto"/>
          </w:divBdr>
        </w:div>
      </w:divsChild>
    </w:div>
    <w:div w:id="1969503470">
      <w:bodyDiv w:val="1"/>
      <w:marLeft w:val="0"/>
      <w:marRight w:val="0"/>
      <w:marTop w:val="0"/>
      <w:marBottom w:val="0"/>
      <w:divBdr>
        <w:top w:val="none" w:sz="0" w:space="0" w:color="auto"/>
        <w:left w:val="none" w:sz="0" w:space="0" w:color="auto"/>
        <w:bottom w:val="none" w:sz="0" w:space="0" w:color="auto"/>
        <w:right w:val="none" w:sz="0" w:space="0" w:color="auto"/>
      </w:divBdr>
    </w:div>
    <w:div w:id="1971207684">
      <w:bodyDiv w:val="1"/>
      <w:marLeft w:val="0"/>
      <w:marRight w:val="0"/>
      <w:marTop w:val="0"/>
      <w:marBottom w:val="0"/>
      <w:divBdr>
        <w:top w:val="none" w:sz="0" w:space="0" w:color="auto"/>
        <w:left w:val="none" w:sz="0" w:space="0" w:color="auto"/>
        <w:bottom w:val="none" w:sz="0" w:space="0" w:color="auto"/>
        <w:right w:val="none" w:sz="0" w:space="0" w:color="auto"/>
      </w:divBdr>
    </w:div>
    <w:div w:id="1971398649">
      <w:bodyDiv w:val="1"/>
      <w:marLeft w:val="0"/>
      <w:marRight w:val="0"/>
      <w:marTop w:val="0"/>
      <w:marBottom w:val="0"/>
      <w:divBdr>
        <w:top w:val="none" w:sz="0" w:space="0" w:color="auto"/>
        <w:left w:val="none" w:sz="0" w:space="0" w:color="auto"/>
        <w:bottom w:val="none" w:sz="0" w:space="0" w:color="auto"/>
        <w:right w:val="none" w:sz="0" w:space="0" w:color="auto"/>
      </w:divBdr>
    </w:div>
    <w:div w:id="1972635020">
      <w:bodyDiv w:val="1"/>
      <w:marLeft w:val="0"/>
      <w:marRight w:val="0"/>
      <w:marTop w:val="0"/>
      <w:marBottom w:val="0"/>
      <w:divBdr>
        <w:top w:val="none" w:sz="0" w:space="0" w:color="auto"/>
        <w:left w:val="none" w:sz="0" w:space="0" w:color="auto"/>
        <w:bottom w:val="none" w:sz="0" w:space="0" w:color="auto"/>
        <w:right w:val="none" w:sz="0" w:space="0" w:color="auto"/>
      </w:divBdr>
      <w:divsChild>
        <w:div w:id="28997472">
          <w:marLeft w:val="480"/>
          <w:marRight w:val="0"/>
          <w:marTop w:val="0"/>
          <w:marBottom w:val="0"/>
          <w:divBdr>
            <w:top w:val="none" w:sz="0" w:space="0" w:color="auto"/>
            <w:left w:val="none" w:sz="0" w:space="0" w:color="auto"/>
            <w:bottom w:val="none" w:sz="0" w:space="0" w:color="auto"/>
            <w:right w:val="none" w:sz="0" w:space="0" w:color="auto"/>
          </w:divBdr>
        </w:div>
        <w:div w:id="110981250">
          <w:marLeft w:val="480"/>
          <w:marRight w:val="0"/>
          <w:marTop w:val="0"/>
          <w:marBottom w:val="0"/>
          <w:divBdr>
            <w:top w:val="none" w:sz="0" w:space="0" w:color="auto"/>
            <w:left w:val="none" w:sz="0" w:space="0" w:color="auto"/>
            <w:bottom w:val="none" w:sz="0" w:space="0" w:color="auto"/>
            <w:right w:val="none" w:sz="0" w:space="0" w:color="auto"/>
          </w:divBdr>
        </w:div>
        <w:div w:id="121772330">
          <w:marLeft w:val="480"/>
          <w:marRight w:val="0"/>
          <w:marTop w:val="0"/>
          <w:marBottom w:val="0"/>
          <w:divBdr>
            <w:top w:val="none" w:sz="0" w:space="0" w:color="auto"/>
            <w:left w:val="none" w:sz="0" w:space="0" w:color="auto"/>
            <w:bottom w:val="none" w:sz="0" w:space="0" w:color="auto"/>
            <w:right w:val="none" w:sz="0" w:space="0" w:color="auto"/>
          </w:divBdr>
        </w:div>
        <w:div w:id="221989714">
          <w:marLeft w:val="480"/>
          <w:marRight w:val="0"/>
          <w:marTop w:val="0"/>
          <w:marBottom w:val="0"/>
          <w:divBdr>
            <w:top w:val="none" w:sz="0" w:space="0" w:color="auto"/>
            <w:left w:val="none" w:sz="0" w:space="0" w:color="auto"/>
            <w:bottom w:val="none" w:sz="0" w:space="0" w:color="auto"/>
            <w:right w:val="none" w:sz="0" w:space="0" w:color="auto"/>
          </w:divBdr>
        </w:div>
        <w:div w:id="264851643">
          <w:marLeft w:val="480"/>
          <w:marRight w:val="0"/>
          <w:marTop w:val="0"/>
          <w:marBottom w:val="0"/>
          <w:divBdr>
            <w:top w:val="none" w:sz="0" w:space="0" w:color="auto"/>
            <w:left w:val="none" w:sz="0" w:space="0" w:color="auto"/>
            <w:bottom w:val="none" w:sz="0" w:space="0" w:color="auto"/>
            <w:right w:val="none" w:sz="0" w:space="0" w:color="auto"/>
          </w:divBdr>
        </w:div>
        <w:div w:id="280233081">
          <w:marLeft w:val="480"/>
          <w:marRight w:val="0"/>
          <w:marTop w:val="0"/>
          <w:marBottom w:val="0"/>
          <w:divBdr>
            <w:top w:val="none" w:sz="0" w:space="0" w:color="auto"/>
            <w:left w:val="none" w:sz="0" w:space="0" w:color="auto"/>
            <w:bottom w:val="none" w:sz="0" w:space="0" w:color="auto"/>
            <w:right w:val="none" w:sz="0" w:space="0" w:color="auto"/>
          </w:divBdr>
        </w:div>
        <w:div w:id="294334210">
          <w:marLeft w:val="480"/>
          <w:marRight w:val="0"/>
          <w:marTop w:val="0"/>
          <w:marBottom w:val="0"/>
          <w:divBdr>
            <w:top w:val="none" w:sz="0" w:space="0" w:color="auto"/>
            <w:left w:val="none" w:sz="0" w:space="0" w:color="auto"/>
            <w:bottom w:val="none" w:sz="0" w:space="0" w:color="auto"/>
            <w:right w:val="none" w:sz="0" w:space="0" w:color="auto"/>
          </w:divBdr>
        </w:div>
        <w:div w:id="444077491">
          <w:marLeft w:val="480"/>
          <w:marRight w:val="0"/>
          <w:marTop w:val="0"/>
          <w:marBottom w:val="0"/>
          <w:divBdr>
            <w:top w:val="none" w:sz="0" w:space="0" w:color="auto"/>
            <w:left w:val="none" w:sz="0" w:space="0" w:color="auto"/>
            <w:bottom w:val="none" w:sz="0" w:space="0" w:color="auto"/>
            <w:right w:val="none" w:sz="0" w:space="0" w:color="auto"/>
          </w:divBdr>
        </w:div>
        <w:div w:id="645742354">
          <w:marLeft w:val="480"/>
          <w:marRight w:val="0"/>
          <w:marTop w:val="0"/>
          <w:marBottom w:val="0"/>
          <w:divBdr>
            <w:top w:val="none" w:sz="0" w:space="0" w:color="auto"/>
            <w:left w:val="none" w:sz="0" w:space="0" w:color="auto"/>
            <w:bottom w:val="none" w:sz="0" w:space="0" w:color="auto"/>
            <w:right w:val="none" w:sz="0" w:space="0" w:color="auto"/>
          </w:divBdr>
        </w:div>
        <w:div w:id="788280870">
          <w:marLeft w:val="480"/>
          <w:marRight w:val="0"/>
          <w:marTop w:val="0"/>
          <w:marBottom w:val="0"/>
          <w:divBdr>
            <w:top w:val="none" w:sz="0" w:space="0" w:color="auto"/>
            <w:left w:val="none" w:sz="0" w:space="0" w:color="auto"/>
            <w:bottom w:val="none" w:sz="0" w:space="0" w:color="auto"/>
            <w:right w:val="none" w:sz="0" w:space="0" w:color="auto"/>
          </w:divBdr>
        </w:div>
        <w:div w:id="958992622">
          <w:marLeft w:val="480"/>
          <w:marRight w:val="0"/>
          <w:marTop w:val="0"/>
          <w:marBottom w:val="0"/>
          <w:divBdr>
            <w:top w:val="none" w:sz="0" w:space="0" w:color="auto"/>
            <w:left w:val="none" w:sz="0" w:space="0" w:color="auto"/>
            <w:bottom w:val="none" w:sz="0" w:space="0" w:color="auto"/>
            <w:right w:val="none" w:sz="0" w:space="0" w:color="auto"/>
          </w:divBdr>
        </w:div>
        <w:div w:id="965543913">
          <w:marLeft w:val="480"/>
          <w:marRight w:val="0"/>
          <w:marTop w:val="0"/>
          <w:marBottom w:val="0"/>
          <w:divBdr>
            <w:top w:val="none" w:sz="0" w:space="0" w:color="auto"/>
            <w:left w:val="none" w:sz="0" w:space="0" w:color="auto"/>
            <w:bottom w:val="none" w:sz="0" w:space="0" w:color="auto"/>
            <w:right w:val="none" w:sz="0" w:space="0" w:color="auto"/>
          </w:divBdr>
        </w:div>
        <w:div w:id="1049183805">
          <w:marLeft w:val="480"/>
          <w:marRight w:val="0"/>
          <w:marTop w:val="0"/>
          <w:marBottom w:val="0"/>
          <w:divBdr>
            <w:top w:val="none" w:sz="0" w:space="0" w:color="auto"/>
            <w:left w:val="none" w:sz="0" w:space="0" w:color="auto"/>
            <w:bottom w:val="none" w:sz="0" w:space="0" w:color="auto"/>
            <w:right w:val="none" w:sz="0" w:space="0" w:color="auto"/>
          </w:divBdr>
        </w:div>
        <w:div w:id="1055856410">
          <w:marLeft w:val="480"/>
          <w:marRight w:val="0"/>
          <w:marTop w:val="0"/>
          <w:marBottom w:val="0"/>
          <w:divBdr>
            <w:top w:val="none" w:sz="0" w:space="0" w:color="auto"/>
            <w:left w:val="none" w:sz="0" w:space="0" w:color="auto"/>
            <w:bottom w:val="none" w:sz="0" w:space="0" w:color="auto"/>
            <w:right w:val="none" w:sz="0" w:space="0" w:color="auto"/>
          </w:divBdr>
        </w:div>
        <w:div w:id="1091438110">
          <w:marLeft w:val="480"/>
          <w:marRight w:val="0"/>
          <w:marTop w:val="0"/>
          <w:marBottom w:val="0"/>
          <w:divBdr>
            <w:top w:val="none" w:sz="0" w:space="0" w:color="auto"/>
            <w:left w:val="none" w:sz="0" w:space="0" w:color="auto"/>
            <w:bottom w:val="none" w:sz="0" w:space="0" w:color="auto"/>
            <w:right w:val="none" w:sz="0" w:space="0" w:color="auto"/>
          </w:divBdr>
        </w:div>
        <w:div w:id="1121076347">
          <w:marLeft w:val="480"/>
          <w:marRight w:val="0"/>
          <w:marTop w:val="0"/>
          <w:marBottom w:val="0"/>
          <w:divBdr>
            <w:top w:val="none" w:sz="0" w:space="0" w:color="auto"/>
            <w:left w:val="none" w:sz="0" w:space="0" w:color="auto"/>
            <w:bottom w:val="none" w:sz="0" w:space="0" w:color="auto"/>
            <w:right w:val="none" w:sz="0" w:space="0" w:color="auto"/>
          </w:divBdr>
        </w:div>
        <w:div w:id="1139882038">
          <w:marLeft w:val="480"/>
          <w:marRight w:val="0"/>
          <w:marTop w:val="0"/>
          <w:marBottom w:val="0"/>
          <w:divBdr>
            <w:top w:val="none" w:sz="0" w:space="0" w:color="auto"/>
            <w:left w:val="none" w:sz="0" w:space="0" w:color="auto"/>
            <w:bottom w:val="none" w:sz="0" w:space="0" w:color="auto"/>
            <w:right w:val="none" w:sz="0" w:space="0" w:color="auto"/>
          </w:divBdr>
        </w:div>
        <w:div w:id="1141537133">
          <w:marLeft w:val="480"/>
          <w:marRight w:val="0"/>
          <w:marTop w:val="0"/>
          <w:marBottom w:val="0"/>
          <w:divBdr>
            <w:top w:val="none" w:sz="0" w:space="0" w:color="auto"/>
            <w:left w:val="none" w:sz="0" w:space="0" w:color="auto"/>
            <w:bottom w:val="none" w:sz="0" w:space="0" w:color="auto"/>
            <w:right w:val="none" w:sz="0" w:space="0" w:color="auto"/>
          </w:divBdr>
        </w:div>
        <w:div w:id="1195194728">
          <w:marLeft w:val="480"/>
          <w:marRight w:val="0"/>
          <w:marTop w:val="0"/>
          <w:marBottom w:val="0"/>
          <w:divBdr>
            <w:top w:val="none" w:sz="0" w:space="0" w:color="auto"/>
            <w:left w:val="none" w:sz="0" w:space="0" w:color="auto"/>
            <w:bottom w:val="none" w:sz="0" w:space="0" w:color="auto"/>
            <w:right w:val="none" w:sz="0" w:space="0" w:color="auto"/>
          </w:divBdr>
        </w:div>
        <w:div w:id="1209953286">
          <w:marLeft w:val="480"/>
          <w:marRight w:val="0"/>
          <w:marTop w:val="0"/>
          <w:marBottom w:val="0"/>
          <w:divBdr>
            <w:top w:val="none" w:sz="0" w:space="0" w:color="auto"/>
            <w:left w:val="none" w:sz="0" w:space="0" w:color="auto"/>
            <w:bottom w:val="none" w:sz="0" w:space="0" w:color="auto"/>
            <w:right w:val="none" w:sz="0" w:space="0" w:color="auto"/>
          </w:divBdr>
        </w:div>
        <w:div w:id="1278637774">
          <w:marLeft w:val="480"/>
          <w:marRight w:val="0"/>
          <w:marTop w:val="0"/>
          <w:marBottom w:val="0"/>
          <w:divBdr>
            <w:top w:val="none" w:sz="0" w:space="0" w:color="auto"/>
            <w:left w:val="none" w:sz="0" w:space="0" w:color="auto"/>
            <w:bottom w:val="none" w:sz="0" w:space="0" w:color="auto"/>
            <w:right w:val="none" w:sz="0" w:space="0" w:color="auto"/>
          </w:divBdr>
        </w:div>
        <w:div w:id="1400396282">
          <w:marLeft w:val="480"/>
          <w:marRight w:val="0"/>
          <w:marTop w:val="0"/>
          <w:marBottom w:val="0"/>
          <w:divBdr>
            <w:top w:val="none" w:sz="0" w:space="0" w:color="auto"/>
            <w:left w:val="none" w:sz="0" w:space="0" w:color="auto"/>
            <w:bottom w:val="none" w:sz="0" w:space="0" w:color="auto"/>
            <w:right w:val="none" w:sz="0" w:space="0" w:color="auto"/>
          </w:divBdr>
        </w:div>
        <w:div w:id="1423258837">
          <w:marLeft w:val="480"/>
          <w:marRight w:val="0"/>
          <w:marTop w:val="0"/>
          <w:marBottom w:val="0"/>
          <w:divBdr>
            <w:top w:val="none" w:sz="0" w:space="0" w:color="auto"/>
            <w:left w:val="none" w:sz="0" w:space="0" w:color="auto"/>
            <w:bottom w:val="none" w:sz="0" w:space="0" w:color="auto"/>
            <w:right w:val="none" w:sz="0" w:space="0" w:color="auto"/>
          </w:divBdr>
        </w:div>
        <w:div w:id="1457328512">
          <w:marLeft w:val="480"/>
          <w:marRight w:val="0"/>
          <w:marTop w:val="0"/>
          <w:marBottom w:val="0"/>
          <w:divBdr>
            <w:top w:val="none" w:sz="0" w:space="0" w:color="auto"/>
            <w:left w:val="none" w:sz="0" w:space="0" w:color="auto"/>
            <w:bottom w:val="none" w:sz="0" w:space="0" w:color="auto"/>
            <w:right w:val="none" w:sz="0" w:space="0" w:color="auto"/>
          </w:divBdr>
        </w:div>
        <w:div w:id="1477331247">
          <w:marLeft w:val="480"/>
          <w:marRight w:val="0"/>
          <w:marTop w:val="0"/>
          <w:marBottom w:val="0"/>
          <w:divBdr>
            <w:top w:val="none" w:sz="0" w:space="0" w:color="auto"/>
            <w:left w:val="none" w:sz="0" w:space="0" w:color="auto"/>
            <w:bottom w:val="none" w:sz="0" w:space="0" w:color="auto"/>
            <w:right w:val="none" w:sz="0" w:space="0" w:color="auto"/>
          </w:divBdr>
        </w:div>
        <w:div w:id="1528058989">
          <w:marLeft w:val="480"/>
          <w:marRight w:val="0"/>
          <w:marTop w:val="0"/>
          <w:marBottom w:val="0"/>
          <w:divBdr>
            <w:top w:val="none" w:sz="0" w:space="0" w:color="auto"/>
            <w:left w:val="none" w:sz="0" w:space="0" w:color="auto"/>
            <w:bottom w:val="none" w:sz="0" w:space="0" w:color="auto"/>
            <w:right w:val="none" w:sz="0" w:space="0" w:color="auto"/>
          </w:divBdr>
        </w:div>
        <w:div w:id="1534070901">
          <w:marLeft w:val="480"/>
          <w:marRight w:val="0"/>
          <w:marTop w:val="0"/>
          <w:marBottom w:val="0"/>
          <w:divBdr>
            <w:top w:val="none" w:sz="0" w:space="0" w:color="auto"/>
            <w:left w:val="none" w:sz="0" w:space="0" w:color="auto"/>
            <w:bottom w:val="none" w:sz="0" w:space="0" w:color="auto"/>
            <w:right w:val="none" w:sz="0" w:space="0" w:color="auto"/>
          </w:divBdr>
        </w:div>
        <w:div w:id="1600718782">
          <w:marLeft w:val="480"/>
          <w:marRight w:val="0"/>
          <w:marTop w:val="0"/>
          <w:marBottom w:val="0"/>
          <w:divBdr>
            <w:top w:val="none" w:sz="0" w:space="0" w:color="auto"/>
            <w:left w:val="none" w:sz="0" w:space="0" w:color="auto"/>
            <w:bottom w:val="none" w:sz="0" w:space="0" w:color="auto"/>
            <w:right w:val="none" w:sz="0" w:space="0" w:color="auto"/>
          </w:divBdr>
        </w:div>
        <w:div w:id="1655141706">
          <w:marLeft w:val="480"/>
          <w:marRight w:val="0"/>
          <w:marTop w:val="0"/>
          <w:marBottom w:val="0"/>
          <w:divBdr>
            <w:top w:val="none" w:sz="0" w:space="0" w:color="auto"/>
            <w:left w:val="none" w:sz="0" w:space="0" w:color="auto"/>
            <w:bottom w:val="none" w:sz="0" w:space="0" w:color="auto"/>
            <w:right w:val="none" w:sz="0" w:space="0" w:color="auto"/>
          </w:divBdr>
        </w:div>
        <w:div w:id="1676103570">
          <w:marLeft w:val="480"/>
          <w:marRight w:val="0"/>
          <w:marTop w:val="0"/>
          <w:marBottom w:val="0"/>
          <w:divBdr>
            <w:top w:val="none" w:sz="0" w:space="0" w:color="auto"/>
            <w:left w:val="none" w:sz="0" w:space="0" w:color="auto"/>
            <w:bottom w:val="none" w:sz="0" w:space="0" w:color="auto"/>
            <w:right w:val="none" w:sz="0" w:space="0" w:color="auto"/>
          </w:divBdr>
        </w:div>
        <w:div w:id="1728606452">
          <w:marLeft w:val="480"/>
          <w:marRight w:val="0"/>
          <w:marTop w:val="0"/>
          <w:marBottom w:val="0"/>
          <w:divBdr>
            <w:top w:val="none" w:sz="0" w:space="0" w:color="auto"/>
            <w:left w:val="none" w:sz="0" w:space="0" w:color="auto"/>
            <w:bottom w:val="none" w:sz="0" w:space="0" w:color="auto"/>
            <w:right w:val="none" w:sz="0" w:space="0" w:color="auto"/>
          </w:divBdr>
        </w:div>
        <w:div w:id="1788887745">
          <w:marLeft w:val="480"/>
          <w:marRight w:val="0"/>
          <w:marTop w:val="0"/>
          <w:marBottom w:val="0"/>
          <w:divBdr>
            <w:top w:val="none" w:sz="0" w:space="0" w:color="auto"/>
            <w:left w:val="none" w:sz="0" w:space="0" w:color="auto"/>
            <w:bottom w:val="none" w:sz="0" w:space="0" w:color="auto"/>
            <w:right w:val="none" w:sz="0" w:space="0" w:color="auto"/>
          </w:divBdr>
        </w:div>
        <w:div w:id="1838301645">
          <w:marLeft w:val="480"/>
          <w:marRight w:val="0"/>
          <w:marTop w:val="0"/>
          <w:marBottom w:val="0"/>
          <w:divBdr>
            <w:top w:val="none" w:sz="0" w:space="0" w:color="auto"/>
            <w:left w:val="none" w:sz="0" w:space="0" w:color="auto"/>
            <w:bottom w:val="none" w:sz="0" w:space="0" w:color="auto"/>
            <w:right w:val="none" w:sz="0" w:space="0" w:color="auto"/>
          </w:divBdr>
        </w:div>
        <w:div w:id="1860468314">
          <w:marLeft w:val="480"/>
          <w:marRight w:val="0"/>
          <w:marTop w:val="0"/>
          <w:marBottom w:val="0"/>
          <w:divBdr>
            <w:top w:val="none" w:sz="0" w:space="0" w:color="auto"/>
            <w:left w:val="none" w:sz="0" w:space="0" w:color="auto"/>
            <w:bottom w:val="none" w:sz="0" w:space="0" w:color="auto"/>
            <w:right w:val="none" w:sz="0" w:space="0" w:color="auto"/>
          </w:divBdr>
        </w:div>
        <w:div w:id="1918589560">
          <w:marLeft w:val="480"/>
          <w:marRight w:val="0"/>
          <w:marTop w:val="0"/>
          <w:marBottom w:val="0"/>
          <w:divBdr>
            <w:top w:val="none" w:sz="0" w:space="0" w:color="auto"/>
            <w:left w:val="none" w:sz="0" w:space="0" w:color="auto"/>
            <w:bottom w:val="none" w:sz="0" w:space="0" w:color="auto"/>
            <w:right w:val="none" w:sz="0" w:space="0" w:color="auto"/>
          </w:divBdr>
        </w:div>
        <w:div w:id="2108307534">
          <w:marLeft w:val="480"/>
          <w:marRight w:val="0"/>
          <w:marTop w:val="0"/>
          <w:marBottom w:val="0"/>
          <w:divBdr>
            <w:top w:val="none" w:sz="0" w:space="0" w:color="auto"/>
            <w:left w:val="none" w:sz="0" w:space="0" w:color="auto"/>
            <w:bottom w:val="none" w:sz="0" w:space="0" w:color="auto"/>
            <w:right w:val="none" w:sz="0" w:space="0" w:color="auto"/>
          </w:divBdr>
        </w:div>
      </w:divsChild>
    </w:div>
    <w:div w:id="1978879711">
      <w:bodyDiv w:val="1"/>
      <w:marLeft w:val="0"/>
      <w:marRight w:val="0"/>
      <w:marTop w:val="0"/>
      <w:marBottom w:val="0"/>
      <w:divBdr>
        <w:top w:val="none" w:sz="0" w:space="0" w:color="auto"/>
        <w:left w:val="none" w:sz="0" w:space="0" w:color="auto"/>
        <w:bottom w:val="none" w:sz="0" w:space="0" w:color="auto"/>
        <w:right w:val="none" w:sz="0" w:space="0" w:color="auto"/>
      </w:divBdr>
      <w:divsChild>
        <w:div w:id="108478977">
          <w:marLeft w:val="480"/>
          <w:marRight w:val="0"/>
          <w:marTop w:val="0"/>
          <w:marBottom w:val="0"/>
          <w:divBdr>
            <w:top w:val="none" w:sz="0" w:space="0" w:color="auto"/>
            <w:left w:val="none" w:sz="0" w:space="0" w:color="auto"/>
            <w:bottom w:val="none" w:sz="0" w:space="0" w:color="auto"/>
            <w:right w:val="none" w:sz="0" w:space="0" w:color="auto"/>
          </w:divBdr>
        </w:div>
        <w:div w:id="125318081">
          <w:marLeft w:val="480"/>
          <w:marRight w:val="0"/>
          <w:marTop w:val="0"/>
          <w:marBottom w:val="0"/>
          <w:divBdr>
            <w:top w:val="none" w:sz="0" w:space="0" w:color="auto"/>
            <w:left w:val="none" w:sz="0" w:space="0" w:color="auto"/>
            <w:bottom w:val="none" w:sz="0" w:space="0" w:color="auto"/>
            <w:right w:val="none" w:sz="0" w:space="0" w:color="auto"/>
          </w:divBdr>
        </w:div>
        <w:div w:id="158544010">
          <w:marLeft w:val="480"/>
          <w:marRight w:val="0"/>
          <w:marTop w:val="0"/>
          <w:marBottom w:val="0"/>
          <w:divBdr>
            <w:top w:val="none" w:sz="0" w:space="0" w:color="auto"/>
            <w:left w:val="none" w:sz="0" w:space="0" w:color="auto"/>
            <w:bottom w:val="none" w:sz="0" w:space="0" w:color="auto"/>
            <w:right w:val="none" w:sz="0" w:space="0" w:color="auto"/>
          </w:divBdr>
        </w:div>
        <w:div w:id="203711854">
          <w:marLeft w:val="480"/>
          <w:marRight w:val="0"/>
          <w:marTop w:val="0"/>
          <w:marBottom w:val="0"/>
          <w:divBdr>
            <w:top w:val="none" w:sz="0" w:space="0" w:color="auto"/>
            <w:left w:val="none" w:sz="0" w:space="0" w:color="auto"/>
            <w:bottom w:val="none" w:sz="0" w:space="0" w:color="auto"/>
            <w:right w:val="none" w:sz="0" w:space="0" w:color="auto"/>
          </w:divBdr>
        </w:div>
        <w:div w:id="238563911">
          <w:marLeft w:val="480"/>
          <w:marRight w:val="0"/>
          <w:marTop w:val="0"/>
          <w:marBottom w:val="0"/>
          <w:divBdr>
            <w:top w:val="none" w:sz="0" w:space="0" w:color="auto"/>
            <w:left w:val="none" w:sz="0" w:space="0" w:color="auto"/>
            <w:bottom w:val="none" w:sz="0" w:space="0" w:color="auto"/>
            <w:right w:val="none" w:sz="0" w:space="0" w:color="auto"/>
          </w:divBdr>
        </w:div>
        <w:div w:id="250509277">
          <w:marLeft w:val="480"/>
          <w:marRight w:val="0"/>
          <w:marTop w:val="0"/>
          <w:marBottom w:val="0"/>
          <w:divBdr>
            <w:top w:val="none" w:sz="0" w:space="0" w:color="auto"/>
            <w:left w:val="none" w:sz="0" w:space="0" w:color="auto"/>
            <w:bottom w:val="none" w:sz="0" w:space="0" w:color="auto"/>
            <w:right w:val="none" w:sz="0" w:space="0" w:color="auto"/>
          </w:divBdr>
        </w:div>
        <w:div w:id="268903073">
          <w:marLeft w:val="480"/>
          <w:marRight w:val="0"/>
          <w:marTop w:val="0"/>
          <w:marBottom w:val="0"/>
          <w:divBdr>
            <w:top w:val="none" w:sz="0" w:space="0" w:color="auto"/>
            <w:left w:val="none" w:sz="0" w:space="0" w:color="auto"/>
            <w:bottom w:val="none" w:sz="0" w:space="0" w:color="auto"/>
            <w:right w:val="none" w:sz="0" w:space="0" w:color="auto"/>
          </w:divBdr>
        </w:div>
        <w:div w:id="270476727">
          <w:marLeft w:val="480"/>
          <w:marRight w:val="0"/>
          <w:marTop w:val="0"/>
          <w:marBottom w:val="0"/>
          <w:divBdr>
            <w:top w:val="none" w:sz="0" w:space="0" w:color="auto"/>
            <w:left w:val="none" w:sz="0" w:space="0" w:color="auto"/>
            <w:bottom w:val="none" w:sz="0" w:space="0" w:color="auto"/>
            <w:right w:val="none" w:sz="0" w:space="0" w:color="auto"/>
          </w:divBdr>
        </w:div>
        <w:div w:id="300232882">
          <w:marLeft w:val="480"/>
          <w:marRight w:val="0"/>
          <w:marTop w:val="0"/>
          <w:marBottom w:val="0"/>
          <w:divBdr>
            <w:top w:val="none" w:sz="0" w:space="0" w:color="auto"/>
            <w:left w:val="none" w:sz="0" w:space="0" w:color="auto"/>
            <w:bottom w:val="none" w:sz="0" w:space="0" w:color="auto"/>
            <w:right w:val="none" w:sz="0" w:space="0" w:color="auto"/>
          </w:divBdr>
        </w:div>
        <w:div w:id="310445008">
          <w:marLeft w:val="480"/>
          <w:marRight w:val="0"/>
          <w:marTop w:val="0"/>
          <w:marBottom w:val="0"/>
          <w:divBdr>
            <w:top w:val="none" w:sz="0" w:space="0" w:color="auto"/>
            <w:left w:val="none" w:sz="0" w:space="0" w:color="auto"/>
            <w:bottom w:val="none" w:sz="0" w:space="0" w:color="auto"/>
            <w:right w:val="none" w:sz="0" w:space="0" w:color="auto"/>
          </w:divBdr>
        </w:div>
        <w:div w:id="313485198">
          <w:marLeft w:val="480"/>
          <w:marRight w:val="0"/>
          <w:marTop w:val="0"/>
          <w:marBottom w:val="0"/>
          <w:divBdr>
            <w:top w:val="none" w:sz="0" w:space="0" w:color="auto"/>
            <w:left w:val="none" w:sz="0" w:space="0" w:color="auto"/>
            <w:bottom w:val="none" w:sz="0" w:space="0" w:color="auto"/>
            <w:right w:val="none" w:sz="0" w:space="0" w:color="auto"/>
          </w:divBdr>
        </w:div>
        <w:div w:id="335692984">
          <w:marLeft w:val="480"/>
          <w:marRight w:val="0"/>
          <w:marTop w:val="0"/>
          <w:marBottom w:val="0"/>
          <w:divBdr>
            <w:top w:val="none" w:sz="0" w:space="0" w:color="auto"/>
            <w:left w:val="none" w:sz="0" w:space="0" w:color="auto"/>
            <w:bottom w:val="none" w:sz="0" w:space="0" w:color="auto"/>
            <w:right w:val="none" w:sz="0" w:space="0" w:color="auto"/>
          </w:divBdr>
        </w:div>
        <w:div w:id="496649384">
          <w:marLeft w:val="480"/>
          <w:marRight w:val="0"/>
          <w:marTop w:val="0"/>
          <w:marBottom w:val="0"/>
          <w:divBdr>
            <w:top w:val="none" w:sz="0" w:space="0" w:color="auto"/>
            <w:left w:val="none" w:sz="0" w:space="0" w:color="auto"/>
            <w:bottom w:val="none" w:sz="0" w:space="0" w:color="auto"/>
            <w:right w:val="none" w:sz="0" w:space="0" w:color="auto"/>
          </w:divBdr>
        </w:div>
        <w:div w:id="617293477">
          <w:marLeft w:val="480"/>
          <w:marRight w:val="0"/>
          <w:marTop w:val="0"/>
          <w:marBottom w:val="0"/>
          <w:divBdr>
            <w:top w:val="none" w:sz="0" w:space="0" w:color="auto"/>
            <w:left w:val="none" w:sz="0" w:space="0" w:color="auto"/>
            <w:bottom w:val="none" w:sz="0" w:space="0" w:color="auto"/>
            <w:right w:val="none" w:sz="0" w:space="0" w:color="auto"/>
          </w:divBdr>
        </w:div>
        <w:div w:id="757872347">
          <w:marLeft w:val="480"/>
          <w:marRight w:val="0"/>
          <w:marTop w:val="0"/>
          <w:marBottom w:val="0"/>
          <w:divBdr>
            <w:top w:val="none" w:sz="0" w:space="0" w:color="auto"/>
            <w:left w:val="none" w:sz="0" w:space="0" w:color="auto"/>
            <w:bottom w:val="none" w:sz="0" w:space="0" w:color="auto"/>
            <w:right w:val="none" w:sz="0" w:space="0" w:color="auto"/>
          </w:divBdr>
        </w:div>
        <w:div w:id="769084365">
          <w:marLeft w:val="480"/>
          <w:marRight w:val="0"/>
          <w:marTop w:val="0"/>
          <w:marBottom w:val="0"/>
          <w:divBdr>
            <w:top w:val="none" w:sz="0" w:space="0" w:color="auto"/>
            <w:left w:val="none" w:sz="0" w:space="0" w:color="auto"/>
            <w:bottom w:val="none" w:sz="0" w:space="0" w:color="auto"/>
            <w:right w:val="none" w:sz="0" w:space="0" w:color="auto"/>
          </w:divBdr>
        </w:div>
        <w:div w:id="778568902">
          <w:marLeft w:val="480"/>
          <w:marRight w:val="0"/>
          <w:marTop w:val="0"/>
          <w:marBottom w:val="0"/>
          <w:divBdr>
            <w:top w:val="none" w:sz="0" w:space="0" w:color="auto"/>
            <w:left w:val="none" w:sz="0" w:space="0" w:color="auto"/>
            <w:bottom w:val="none" w:sz="0" w:space="0" w:color="auto"/>
            <w:right w:val="none" w:sz="0" w:space="0" w:color="auto"/>
          </w:divBdr>
        </w:div>
        <w:div w:id="881673993">
          <w:marLeft w:val="480"/>
          <w:marRight w:val="0"/>
          <w:marTop w:val="0"/>
          <w:marBottom w:val="0"/>
          <w:divBdr>
            <w:top w:val="none" w:sz="0" w:space="0" w:color="auto"/>
            <w:left w:val="none" w:sz="0" w:space="0" w:color="auto"/>
            <w:bottom w:val="none" w:sz="0" w:space="0" w:color="auto"/>
            <w:right w:val="none" w:sz="0" w:space="0" w:color="auto"/>
          </w:divBdr>
        </w:div>
        <w:div w:id="928538377">
          <w:marLeft w:val="480"/>
          <w:marRight w:val="0"/>
          <w:marTop w:val="0"/>
          <w:marBottom w:val="0"/>
          <w:divBdr>
            <w:top w:val="none" w:sz="0" w:space="0" w:color="auto"/>
            <w:left w:val="none" w:sz="0" w:space="0" w:color="auto"/>
            <w:bottom w:val="none" w:sz="0" w:space="0" w:color="auto"/>
            <w:right w:val="none" w:sz="0" w:space="0" w:color="auto"/>
          </w:divBdr>
        </w:div>
        <w:div w:id="1028484054">
          <w:marLeft w:val="480"/>
          <w:marRight w:val="0"/>
          <w:marTop w:val="0"/>
          <w:marBottom w:val="0"/>
          <w:divBdr>
            <w:top w:val="none" w:sz="0" w:space="0" w:color="auto"/>
            <w:left w:val="none" w:sz="0" w:space="0" w:color="auto"/>
            <w:bottom w:val="none" w:sz="0" w:space="0" w:color="auto"/>
            <w:right w:val="none" w:sz="0" w:space="0" w:color="auto"/>
          </w:divBdr>
        </w:div>
        <w:div w:id="1038511812">
          <w:marLeft w:val="480"/>
          <w:marRight w:val="0"/>
          <w:marTop w:val="0"/>
          <w:marBottom w:val="0"/>
          <w:divBdr>
            <w:top w:val="none" w:sz="0" w:space="0" w:color="auto"/>
            <w:left w:val="none" w:sz="0" w:space="0" w:color="auto"/>
            <w:bottom w:val="none" w:sz="0" w:space="0" w:color="auto"/>
            <w:right w:val="none" w:sz="0" w:space="0" w:color="auto"/>
          </w:divBdr>
        </w:div>
        <w:div w:id="1101073793">
          <w:marLeft w:val="480"/>
          <w:marRight w:val="0"/>
          <w:marTop w:val="0"/>
          <w:marBottom w:val="0"/>
          <w:divBdr>
            <w:top w:val="none" w:sz="0" w:space="0" w:color="auto"/>
            <w:left w:val="none" w:sz="0" w:space="0" w:color="auto"/>
            <w:bottom w:val="none" w:sz="0" w:space="0" w:color="auto"/>
            <w:right w:val="none" w:sz="0" w:space="0" w:color="auto"/>
          </w:divBdr>
        </w:div>
        <w:div w:id="1134375633">
          <w:marLeft w:val="480"/>
          <w:marRight w:val="0"/>
          <w:marTop w:val="0"/>
          <w:marBottom w:val="0"/>
          <w:divBdr>
            <w:top w:val="none" w:sz="0" w:space="0" w:color="auto"/>
            <w:left w:val="none" w:sz="0" w:space="0" w:color="auto"/>
            <w:bottom w:val="none" w:sz="0" w:space="0" w:color="auto"/>
            <w:right w:val="none" w:sz="0" w:space="0" w:color="auto"/>
          </w:divBdr>
        </w:div>
        <w:div w:id="1150056335">
          <w:marLeft w:val="480"/>
          <w:marRight w:val="0"/>
          <w:marTop w:val="0"/>
          <w:marBottom w:val="0"/>
          <w:divBdr>
            <w:top w:val="none" w:sz="0" w:space="0" w:color="auto"/>
            <w:left w:val="none" w:sz="0" w:space="0" w:color="auto"/>
            <w:bottom w:val="none" w:sz="0" w:space="0" w:color="auto"/>
            <w:right w:val="none" w:sz="0" w:space="0" w:color="auto"/>
          </w:divBdr>
        </w:div>
        <w:div w:id="1152722406">
          <w:marLeft w:val="480"/>
          <w:marRight w:val="0"/>
          <w:marTop w:val="0"/>
          <w:marBottom w:val="0"/>
          <w:divBdr>
            <w:top w:val="none" w:sz="0" w:space="0" w:color="auto"/>
            <w:left w:val="none" w:sz="0" w:space="0" w:color="auto"/>
            <w:bottom w:val="none" w:sz="0" w:space="0" w:color="auto"/>
            <w:right w:val="none" w:sz="0" w:space="0" w:color="auto"/>
          </w:divBdr>
        </w:div>
        <w:div w:id="1165170712">
          <w:marLeft w:val="480"/>
          <w:marRight w:val="0"/>
          <w:marTop w:val="0"/>
          <w:marBottom w:val="0"/>
          <w:divBdr>
            <w:top w:val="none" w:sz="0" w:space="0" w:color="auto"/>
            <w:left w:val="none" w:sz="0" w:space="0" w:color="auto"/>
            <w:bottom w:val="none" w:sz="0" w:space="0" w:color="auto"/>
            <w:right w:val="none" w:sz="0" w:space="0" w:color="auto"/>
          </w:divBdr>
        </w:div>
        <w:div w:id="1166364994">
          <w:marLeft w:val="480"/>
          <w:marRight w:val="0"/>
          <w:marTop w:val="0"/>
          <w:marBottom w:val="0"/>
          <w:divBdr>
            <w:top w:val="none" w:sz="0" w:space="0" w:color="auto"/>
            <w:left w:val="none" w:sz="0" w:space="0" w:color="auto"/>
            <w:bottom w:val="none" w:sz="0" w:space="0" w:color="auto"/>
            <w:right w:val="none" w:sz="0" w:space="0" w:color="auto"/>
          </w:divBdr>
        </w:div>
        <w:div w:id="1214926760">
          <w:marLeft w:val="480"/>
          <w:marRight w:val="0"/>
          <w:marTop w:val="0"/>
          <w:marBottom w:val="0"/>
          <w:divBdr>
            <w:top w:val="none" w:sz="0" w:space="0" w:color="auto"/>
            <w:left w:val="none" w:sz="0" w:space="0" w:color="auto"/>
            <w:bottom w:val="none" w:sz="0" w:space="0" w:color="auto"/>
            <w:right w:val="none" w:sz="0" w:space="0" w:color="auto"/>
          </w:divBdr>
        </w:div>
        <w:div w:id="1264730186">
          <w:marLeft w:val="480"/>
          <w:marRight w:val="0"/>
          <w:marTop w:val="0"/>
          <w:marBottom w:val="0"/>
          <w:divBdr>
            <w:top w:val="none" w:sz="0" w:space="0" w:color="auto"/>
            <w:left w:val="none" w:sz="0" w:space="0" w:color="auto"/>
            <w:bottom w:val="none" w:sz="0" w:space="0" w:color="auto"/>
            <w:right w:val="none" w:sz="0" w:space="0" w:color="auto"/>
          </w:divBdr>
        </w:div>
        <w:div w:id="1307977857">
          <w:marLeft w:val="480"/>
          <w:marRight w:val="0"/>
          <w:marTop w:val="0"/>
          <w:marBottom w:val="0"/>
          <w:divBdr>
            <w:top w:val="none" w:sz="0" w:space="0" w:color="auto"/>
            <w:left w:val="none" w:sz="0" w:space="0" w:color="auto"/>
            <w:bottom w:val="none" w:sz="0" w:space="0" w:color="auto"/>
            <w:right w:val="none" w:sz="0" w:space="0" w:color="auto"/>
          </w:divBdr>
        </w:div>
        <w:div w:id="1312560120">
          <w:marLeft w:val="480"/>
          <w:marRight w:val="0"/>
          <w:marTop w:val="0"/>
          <w:marBottom w:val="0"/>
          <w:divBdr>
            <w:top w:val="none" w:sz="0" w:space="0" w:color="auto"/>
            <w:left w:val="none" w:sz="0" w:space="0" w:color="auto"/>
            <w:bottom w:val="none" w:sz="0" w:space="0" w:color="auto"/>
            <w:right w:val="none" w:sz="0" w:space="0" w:color="auto"/>
          </w:divBdr>
        </w:div>
        <w:div w:id="1315060937">
          <w:marLeft w:val="480"/>
          <w:marRight w:val="0"/>
          <w:marTop w:val="0"/>
          <w:marBottom w:val="0"/>
          <w:divBdr>
            <w:top w:val="none" w:sz="0" w:space="0" w:color="auto"/>
            <w:left w:val="none" w:sz="0" w:space="0" w:color="auto"/>
            <w:bottom w:val="none" w:sz="0" w:space="0" w:color="auto"/>
            <w:right w:val="none" w:sz="0" w:space="0" w:color="auto"/>
          </w:divBdr>
        </w:div>
        <w:div w:id="1627731768">
          <w:marLeft w:val="480"/>
          <w:marRight w:val="0"/>
          <w:marTop w:val="0"/>
          <w:marBottom w:val="0"/>
          <w:divBdr>
            <w:top w:val="none" w:sz="0" w:space="0" w:color="auto"/>
            <w:left w:val="none" w:sz="0" w:space="0" w:color="auto"/>
            <w:bottom w:val="none" w:sz="0" w:space="0" w:color="auto"/>
            <w:right w:val="none" w:sz="0" w:space="0" w:color="auto"/>
          </w:divBdr>
        </w:div>
        <w:div w:id="1641305711">
          <w:marLeft w:val="480"/>
          <w:marRight w:val="0"/>
          <w:marTop w:val="0"/>
          <w:marBottom w:val="0"/>
          <w:divBdr>
            <w:top w:val="none" w:sz="0" w:space="0" w:color="auto"/>
            <w:left w:val="none" w:sz="0" w:space="0" w:color="auto"/>
            <w:bottom w:val="none" w:sz="0" w:space="0" w:color="auto"/>
            <w:right w:val="none" w:sz="0" w:space="0" w:color="auto"/>
          </w:divBdr>
        </w:div>
        <w:div w:id="1772162569">
          <w:marLeft w:val="480"/>
          <w:marRight w:val="0"/>
          <w:marTop w:val="0"/>
          <w:marBottom w:val="0"/>
          <w:divBdr>
            <w:top w:val="none" w:sz="0" w:space="0" w:color="auto"/>
            <w:left w:val="none" w:sz="0" w:space="0" w:color="auto"/>
            <w:bottom w:val="none" w:sz="0" w:space="0" w:color="auto"/>
            <w:right w:val="none" w:sz="0" w:space="0" w:color="auto"/>
          </w:divBdr>
        </w:div>
        <w:div w:id="1842499992">
          <w:marLeft w:val="480"/>
          <w:marRight w:val="0"/>
          <w:marTop w:val="0"/>
          <w:marBottom w:val="0"/>
          <w:divBdr>
            <w:top w:val="none" w:sz="0" w:space="0" w:color="auto"/>
            <w:left w:val="none" w:sz="0" w:space="0" w:color="auto"/>
            <w:bottom w:val="none" w:sz="0" w:space="0" w:color="auto"/>
            <w:right w:val="none" w:sz="0" w:space="0" w:color="auto"/>
          </w:divBdr>
        </w:div>
        <w:div w:id="1847207458">
          <w:marLeft w:val="480"/>
          <w:marRight w:val="0"/>
          <w:marTop w:val="0"/>
          <w:marBottom w:val="0"/>
          <w:divBdr>
            <w:top w:val="none" w:sz="0" w:space="0" w:color="auto"/>
            <w:left w:val="none" w:sz="0" w:space="0" w:color="auto"/>
            <w:bottom w:val="none" w:sz="0" w:space="0" w:color="auto"/>
            <w:right w:val="none" w:sz="0" w:space="0" w:color="auto"/>
          </w:divBdr>
        </w:div>
        <w:div w:id="1888561927">
          <w:marLeft w:val="480"/>
          <w:marRight w:val="0"/>
          <w:marTop w:val="0"/>
          <w:marBottom w:val="0"/>
          <w:divBdr>
            <w:top w:val="none" w:sz="0" w:space="0" w:color="auto"/>
            <w:left w:val="none" w:sz="0" w:space="0" w:color="auto"/>
            <w:bottom w:val="none" w:sz="0" w:space="0" w:color="auto"/>
            <w:right w:val="none" w:sz="0" w:space="0" w:color="auto"/>
          </w:divBdr>
        </w:div>
        <w:div w:id="1900550947">
          <w:marLeft w:val="480"/>
          <w:marRight w:val="0"/>
          <w:marTop w:val="0"/>
          <w:marBottom w:val="0"/>
          <w:divBdr>
            <w:top w:val="none" w:sz="0" w:space="0" w:color="auto"/>
            <w:left w:val="none" w:sz="0" w:space="0" w:color="auto"/>
            <w:bottom w:val="none" w:sz="0" w:space="0" w:color="auto"/>
            <w:right w:val="none" w:sz="0" w:space="0" w:color="auto"/>
          </w:divBdr>
        </w:div>
        <w:div w:id="1922181657">
          <w:marLeft w:val="480"/>
          <w:marRight w:val="0"/>
          <w:marTop w:val="0"/>
          <w:marBottom w:val="0"/>
          <w:divBdr>
            <w:top w:val="none" w:sz="0" w:space="0" w:color="auto"/>
            <w:left w:val="none" w:sz="0" w:space="0" w:color="auto"/>
            <w:bottom w:val="none" w:sz="0" w:space="0" w:color="auto"/>
            <w:right w:val="none" w:sz="0" w:space="0" w:color="auto"/>
          </w:divBdr>
        </w:div>
        <w:div w:id="1937858100">
          <w:marLeft w:val="480"/>
          <w:marRight w:val="0"/>
          <w:marTop w:val="0"/>
          <w:marBottom w:val="0"/>
          <w:divBdr>
            <w:top w:val="none" w:sz="0" w:space="0" w:color="auto"/>
            <w:left w:val="none" w:sz="0" w:space="0" w:color="auto"/>
            <w:bottom w:val="none" w:sz="0" w:space="0" w:color="auto"/>
            <w:right w:val="none" w:sz="0" w:space="0" w:color="auto"/>
          </w:divBdr>
        </w:div>
        <w:div w:id="1941795215">
          <w:marLeft w:val="480"/>
          <w:marRight w:val="0"/>
          <w:marTop w:val="0"/>
          <w:marBottom w:val="0"/>
          <w:divBdr>
            <w:top w:val="none" w:sz="0" w:space="0" w:color="auto"/>
            <w:left w:val="none" w:sz="0" w:space="0" w:color="auto"/>
            <w:bottom w:val="none" w:sz="0" w:space="0" w:color="auto"/>
            <w:right w:val="none" w:sz="0" w:space="0" w:color="auto"/>
          </w:divBdr>
        </w:div>
        <w:div w:id="1947155421">
          <w:marLeft w:val="480"/>
          <w:marRight w:val="0"/>
          <w:marTop w:val="0"/>
          <w:marBottom w:val="0"/>
          <w:divBdr>
            <w:top w:val="none" w:sz="0" w:space="0" w:color="auto"/>
            <w:left w:val="none" w:sz="0" w:space="0" w:color="auto"/>
            <w:bottom w:val="none" w:sz="0" w:space="0" w:color="auto"/>
            <w:right w:val="none" w:sz="0" w:space="0" w:color="auto"/>
          </w:divBdr>
        </w:div>
        <w:div w:id="2004620804">
          <w:marLeft w:val="480"/>
          <w:marRight w:val="0"/>
          <w:marTop w:val="0"/>
          <w:marBottom w:val="0"/>
          <w:divBdr>
            <w:top w:val="none" w:sz="0" w:space="0" w:color="auto"/>
            <w:left w:val="none" w:sz="0" w:space="0" w:color="auto"/>
            <w:bottom w:val="none" w:sz="0" w:space="0" w:color="auto"/>
            <w:right w:val="none" w:sz="0" w:space="0" w:color="auto"/>
          </w:divBdr>
        </w:div>
        <w:div w:id="2032875896">
          <w:marLeft w:val="480"/>
          <w:marRight w:val="0"/>
          <w:marTop w:val="0"/>
          <w:marBottom w:val="0"/>
          <w:divBdr>
            <w:top w:val="none" w:sz="0" w:space="0" w:color="auto"/>
            <w:left w:val="none" w:sz="0" w:space="0" w:color="auto"/>
            <w:bottom w:val="none" w:sz="0" w:space="0" w:color="auto"/>
            <w:right w:val="none" w:sz="0" w:space="0" w:color="auto"/>
          </w:divBdr>
        </w:div>
        <w:div w:id="2056729402">
          <w:marLeft w:val="480"/>
          <w:marRight w:val="0"/>
          <w:marTop w:val="0"/>
          <w:marBottom w:val="0"/>
          <w:divBdr>
            <w:top w:val="none" w:sz="0" w:space="0" w:color="auto"/>
            <w:left w:val="none" w:sz="0" w:space="0" w:color="auto"/>
            <w:bottom w:val="none" w:sz="0" w:space="0" w:color="auto"/>
            <w:right w:val="none" w:sz="0" w:space="0" w:color="auto"/>
          </w:divBdr>
        </w:div>
        <w:div w:id="2087681752">
          <w:marLeft w:val="480"/>
          <w:marRight w:val="0"/>
          <w:marTop w:val="0"/>
          <w:marBottom w:val="0"/>
          <w:divBdr>
            <w:top w:val="none" w:sz="0" w:space="0" w:color="auto"/>
            <w:left w:val="none" w:sz="0" w:space="0" w:color="auto"/>
            <w:bottom w:val="none" w:sz="0" w:space="0" w:color="auto"/>
            <w:right w:val="none" w:sz="0" w:space="0" w:color="auto"/>
          </w:divBdr>
        </w:div>
      </w:divsChild>
    </w:div>
    <w:div w:id="1979720195">
      <w:bodyDiv w:val="1"/>
      <w:marLeft w:val="0"/>
      <w:marRight w:val="0"/>
      <w:marTop w:val="0"/>
      <w:marBottom w:val="0"/>
      <w:divBdr>
        <w:top w:val="none" w:sz="0" w:space="0" w:color="auto"/>
        <w:left w:val="none" w:sz="0" w:space="0" w:color="auto"/>
        <w:bottom w:val="none" w:sz="0" w:space="0" w:color="auto"/>
        <w:right w:val="none" w:sz="0" w:space="0" w:color="auto"/>
      </w:divBdr>
    </w:div>
    <w:div w:id="1980498153">
      <w:bodyDiv w:val="1"/>
      <w:marLeft w:val="0"/>
      <w:marRight w:val="0"/>
      <w:marTop w:val="0"/>
      <w:marBottom w:val="0"/>
      <w:divBdr>
        <w:top w:val="none" w:sz="0" w:space="0" w:color="auto"/>
        <w:left w:val="none" w:sz="0" w:space="0" w:color="auto"/>
        <w:bottom w:val="none" w:sz="0" w:space="0" w:color="auto"/>
        <w:right w:val="none" w:sz="0" w:space="0" w:color="auto"/>
      </w:divBdr>
    </w:div>
    <w:div w:id="1984700013">
      <w:bodyDiv w:val="1"/>
      <w:marLeft w:val="0"/>
      <w:marRight w:val="0"/>
      <w:marTop w:val="0"/>
      <w:marBottom w:val="0"/>
      <w:divBdr>
        <w:top w:val="none" w:sz="0" w:space="0" w:color="auto"/>
        <w:left w:val="none" w:sz="0" w:space="0" w:color="auto"/>
        <w:bottom w:val="none" w:sz="0" w:space="0" w:color="auto"/>
        <w:right w:val="none" w:sz="0" w:space="0" w:color="auto"/>
      </w:divBdr>
    </w:div>
    <w:div w:id="1989237977">
      <w:bodyDiv w:val="1"/>
      <w:marLeft w:val="0"/>
      <w:marRight w:val="0"/>
      <w:marTop w:val="0"/>
      <w:marBottom w:val="0"/>
      <w:divBdr>
        <w:top w:val="none" w:sz="0" w:space="0" w:color="auto"/>
        <w:left w:val="none" w:sz="0" w:space="0" w:color="auto"/>
        <w:bottom w:val="none" w:sz="0" w:space="0" w:color="auto"/>
        <w:right w:val="none" w:sz="0" w:space="0" w:color="auto"/>
      </w:divBdr>
    </w:div>
    <w:div w:id="1990741342">
      <w:bodyDiv w:val="1"/>
      <w:marLeft w:val="0"/>
      <w:marRight w:val="0"/>
      <w:marTop w:val="0"/>
      <w:marBottom w:val="0"/>
      <w:divBdr>
        <w:top w:val="none" w:sz="0" w:space="0" w:color="auto"/>
        <w:left w:val="none" w:sz="0" w:space="0" w:color="auto"/>
        <w:bottom w:val="none" w:sz="0" w:space="0" w:color="auto"/>
        <w:right w:val="none" w:sz="0" w:space="0" w:color="auto"/>
      </w:divBdr>
    </w:div>
    <w:div w:id="1991326249">
      <w:bodyDiv w:val="1"/>
      <w:marLeft w:val="0"/>
      <w:marRight w:val="0"/>
      <w:marTop w:val="0"/>
      <w:marBottom w:val="0"/>
      <w:divBdr>
        <w:top w:val="none" w:sz="0" w:space="0" w:color="auto"/>
        <w:left w:val="none" w:sz="0" w:space="0" w:color="auto"/>
        <w:bottom w:val="none" w:sz="0" w:space="0" w:color="auto"/>
        <w:right w:val="none" w:sz="0" w:space="0" w:color="auto"/>
      </w:divBdr>
    </w:div>
    <w:div w:id="1994135412">
      <w:bodyDiv w:val="1"/>
      <w:marLeft w:val="0"/>
      <w:marRight w:val="0"/>
      <w:marTop w:val="0"/>
      <w:marBottom w:val="0"/>
      <w:divBdr>
        <w:top w:val="none" w:sz="0" w:space="0" w:color="auto"/>
        <w:left w:val="none" w:sz="0" w:space="0" w:color="auto"/>
        <w:bottom w:val="none" w:sz="0" w:space="0" w:color="auto"/>
        <w:right w:val="none" w:sz="0" w:space="0" w:color="auto"/>
      </w:divBdr>
    </w:div>
    <w:div w:id="1995721711">
      <w:bodyDiv w:val="1"/>
      <w:marLeft w:val="0"/>
      <w:marRight w:val="0"/>
      <w:marTop w:val="0"/>
      <w:marBottom w:val="0"/>
      <w:divBdr>
        <w:top w:val="none" w:sz="0" w:space="0" w:color="auto"/>
        <w:left w:val="none" w:sz="0" w:space="0" w:color="auto"/>
        <w:bottom w:val="none" w:sz="0" w:space="0" w:color="auto"/>
        <w:right w:val="none" w:sz="0" w:space="0" w:color="auto"/>
      </w:divBdr>
    </w:div>
    <w:div w:id="1998604890">
      <w:bodyDiv w:val="1"/>
      <w:marLeft w:val="0"/>
      <w:marRight w:val="0"/>
      <w:marTop w:val="0"/>
      <w:marBottom w:val="0"/>
      <w:divBdr>
        <w:top w:val="none" w:sz="0" w:space="0" w:color="auto"/>
        <w:left w:val="none" w:sz="0" w:space="0" w:color="auto"/>
        <w:bottom w:val="none" w:sz="0" w:space="0" w:color="auto"/>
        <w:right w:val="none" w:sz="0" w:space="0" w:color="auto"/>
      </w:divBdr>
    </w:div>
    <w:div w:id="1999766043">
      <w:bodyDiv w:val="1"/>
      <w:marLeft w:val="0"/>
      <w:marRight w:val="0"/>
      <w:marTop w:val="0"/>
      <w:marBottom w:val="0"/>
      <w:divBdr>
        <w:top w:val="none" w:sz="0" w:space="0" w:color="auto"/>
        <w:left w:val="none" w:sz="0" w:space="0" w:color="auto"/>
        <w:bottom w:val="none" w:sz="0" w:space="0" w:color="auto"/>
        <w:right w:val="none" w:sz="0" w:space="0" w:color="auto"/>
      </w:divBdr>
    </w:div>
    <w:div w:id="2001033243">
      <w:bodyDiv w:val="1"/>
      <w:marLeft w:val="0"/>
      <w:marRight w:val="0"/>
      <w:marTop w:val="0"/>
      <w:marBottom w:val="0"/>
      <w:divBdr>
        <w:top w:val="none" w:sz="0" w:space="0" w:color="auto"/>
        <w:left w:val="none" w:sz="0" w:space="0" w:color="auto"/>
        <w:bottom w:val="none" w:sz="0" w:space="0" w:color="auto"/>
        <w:right w:val="none" w:sz="0" w:space="0" w:color="auto"/>
      </w:divBdr>
    </w:div>
    <w:div w:id="2008943682">
      <w:bodyDiv w:val="1"/>
      <w:marLeft w:val="0"/>
      <w:marRight w:val="0"/>
      <w:marTop w:val="0"/>
      <w:marBottom w:val="0"/>
      <w:divBdr>
        <w:top w:val="none" w:sz="0" w:space="0" w:color="auto"/>
        <w:left w:val="none" w:sz="0" w:space="0" w:color="auto"/>
        <w:bottom w:val="none" w:sz="0" w:space="0" w:color="auto"/>
        <w:right w:val="none" w:sz="0" w:space="0" w:color="auto"/>
      </w:divBdr>
    </w:div>
    <w:div w:id="2008944015">
      <w:bodyDiv w:val="1"/>
      <w:marLeft w:val="0"/>
      <w:marRight w:val="0"/>
      <w:marTop w:val="0"/>
      <w:marBottom w:val="0"/>
      <w:divBdr>
        <w:top w:val="none" w:sz="0" w:space="0" w:color="auto"/>
        <w:left w:val="none" w:sz="0" w:space="0" w:color="auto"/>
        <w:bottom w:val="none" w:sz="0" w:space="0" w:color="auto"/>
        <w:right w:val="none" w:sz="0" w:space="0" w:color="auto"/>
      </w:divBdr>
      <w:divsChild>
        <w:div w:id="8600936">
          <w:marLeft w:val="480"/>
          <w:marRight w:val="0"/>
          <w:marTop w:val="0"/>
          <w:marBottom w:val="0"/>
          <w:divBdr>
            <w:top w:val="none" w:sz="0" w:space="0" w:color="auto"/>
            <w:left w:val="none" w:sz="0" w:space="0" w:color="auto"/>
            <w:bottom w:val="none" w:sz="0" w:space="0" w:color="auto"/>
            <w:right w:val="none" w:sz="0" w:space="0" w:color="auto"/>
          </w:divBdr>
        </w:div>
        <w:div w:id="85881563">
          <w:marLeft w:val="480"/>
          <w:marRight w:val="0"/>
          <w:marTop w:val="0"/>
          <w:marBottom w:val="0"/>
          <w:divBdr>
            <w:top w:val="none" w:sz="0" w:space="0" w:color="auto"/>
            <w:left w:val="none" w:sz="0" w:space="0" w:color="auto"/>
            <w:bottom w:val="none" w:sz="0" w:space="0" w:color="auto"/>
            <w:right w:val="none" w:sz="0" w:space="0" w:color="auto"/>
          </w:divBdr>
        </w:div>
        <w:div w:id="133372201">
          <w:marLeft w:val="480"/>
          <w:marRight w:val="0"/>
          <w:marTop w:val="0"/>
          <w:marBottom w:val="0"/>
          <w:divBdr>
            <w:top w:val="none" w:sz="0" w:space="0" w:color="auto"/>
            <w:left w:val="none" w:sz="0" w:space="0" w:color="auto"/>
            <w:bottom w:val="none" w:sz="0" w:space="0" w:color="auto"/>
            <w:right w:val="none" w:sz="0" w:space="0" w:color="auto"/>
          </w:divBdr>
        </w:div>
        <w:div w:id="138156142">
          <w:marLeft w:val="480"/>
          <w:marRight w:val="0"/>
          <w:marTop w:val="0"/>
          <w:marBottom w:val="0"/>
          <w:divBdr>
            <w:top w:val="none" w:sz="0" w:space="0" w:color="auto"/>
            <w:left w:val="none" w:sz="0" w:space="0" w:color="auto"/>
            <w:bottom w:val="none" w:sz="0" w:space="0" w:color="auto"/>
            <w:right w:val="none" w:sz="0" w:space="0" w:color="auto"/>
          </w:divBdr>
        </w:div>
        <w:div w:id="258803368">
          <w:marLeft w:val="480"/>
          <w:marRight w:val="0"/>
          <w:marTop w:val="0"/>
          <w:marBottom w:val="0"/>
          <w:divBdr>
            <w:top w:val="none" w:sz="0" w:space="0" w:color="auto"/>
            <w:left w:val="none" w:sz="0" w:space="0" w:color="auto"/>
            <w:bottom w:val="none" w:sz="0" w:space="0" w:color="auto"/>
            <w:right w:val="none" w:sz="0" w:space="0" w:color="auto"/>
          </w:divBdr>
        </w:div>
        <w:div w:id="388964801">
          <w:marLeft w:val="480"/>
          <w:marRight w:val="0"/>
          <w:marTop w:val="0"/>
          <w:marBottom w:val="0"/>
          <w:divBdr>
            <w:top w:val="none" w:sz="0" w:space="0" w:color="auto"/>
            <w:left w:val="none" w:sz="0" w:space="0" w:color="auto"/>
            <w:bottom w:val="none" w:sz="0" w:space="0" w:color="auto"/>
            <w:right w:val="none" w:sz="0" w:space="0" w:color="auto"/>
          </w:divBdr>
        </w:div>
        <w:div w:id="503473680">
          <w:marLeft w:val="480"/>
          <w:marRight w:val="0"/>
          <w:marTop w:val="0"/>
          <w:marBottom w:val="0"/>
          <w:divBdr>
            <w:top w:val="none" w:sz="0" w:space="0" w:color="auto"/>
            <w:left w:val="none" w:sz="0" w:space="0" w:color="auto"/>
            <w:bottom w:val="none" w:sz="0" w:space="0" w:color="auto"/>
            <w:right w:val="none" w:sz="0" w:space="0" w:color="auto"/>
          </w:divBdr>
        </w:div>
        <w:div w:id="1047215638">
          <w:marLeft w:val="480"/>
          <w:marRight w:val="0"/>
          <w:marTop w:val="0"/>
          <w:marBottom w:val="0"/>
          <w:divBdr>
            <w:top w:val="none" w:sz="0" w:space="0" w:color="auto"/>
            <w:left w:val="none" w:sz="0" w:space="0" w:color="auto"/>
            <w:bottom w:val="none" w:sz="0" w:space="0" w:color="auto"/>
            <w:right w:val="none" w:sz="0" w:space="0" w:color="auto"/>
          </w:divBdr>
        </w:div>
        <w:div w:id="1092435695">
          <w:marLeft w:val="480"/>
          <w:marRight w:val="0"/>
          <w:marTop w:val="0"/>
          <w:marBottom w:val="0"/>
          <w:divBdr>
            <w:top w:val="none" w:sz="0" w:space="0" w:color="auto"/>
            <w:left w:val="none" w:sz="0" w:space="0" w:color="auto"/>
            <w:bottom w:val="none" w:sz="0" w:space="0" w:color="auto"/>
            <w:right w:val="none" w:sz="0" w:space="0" w:color="auto"/>
          </w:divBdr>
        </w:div>
        <w:div w:id="1262565190">
          <w:marLeft w:val="480"/>
          <w:marRight w:val="0"/>
          <w:marTop w:val="0"/>
          <w:marBottom w:val="0"/>
          <w:divBdr>
            <w:top w:val="none" w:sz="0" w:space="0" w:color="auto"/>
            <w:left w:val="none" w:sz="0" w:space="0" w:color="auto"/>
            <w:bottom w:val="none" w:sz="0" w:space="0" w:color="auto"/>
            <w:right w:val="none" w:sz="0" w:space="0" w:color="auto"/>
          </w:divBdr>
        </w:div>
        <w:div w:id="1294948390">
          <w:marLeft w:val="480"/>
          <w:marRight w:val="0"/>
          <w:marTop w:val="0"/>
          <w:marBottom w:val="0"/>
          <w:divBdr>
            <w:top w:val="none" w:sz="0" w:space="0" w:color="auto"/>
            <w:left w:val="none" w:sz="0" w:space="0" w:color="auto"/>
            <w:bottom w:val="none" w:sz="0" w:space="0" w:color="auto"/>
            <w:right w:val="none" w:sz="0" w:space="0" w:color="auto"/>
          </w:divBdr>
        </w:div>
        <w:div w:id="1299991406">
          <w:marLeft w:val="480"/>
          <w:marRight w:val="0"/>
          <w:marTop w:val="0"/>
          <w:marBottom w:val="0"/>
          <w:divBdr>
            <w:top w:val="none" w:sz="0" w:space="0" w:color="auto"/>
            <w:left w:val="none" w:sz="0" w:space="0" w:color="auto"/>
            <w:bottom w:val="none" w:sz="0" w:space="0" w:color="auto"/>
            <w:right w:val="none" w:sz="0" w:space="0" w:color="auto"/>
          </w:divBdr>
        </w:div>
        <w:div w:id="1310750755">
          <w:marLeft w:val="480"/>
          <w:marRight w:val="0"/>
          <w:marTop w:val="0"/>
          <w:marBottom w:val="0"/>
          <w:divBdr>
            <w:top w:val="none" w:sz="0" w:space="0" w:color="auto"/>
            <w:left w:val="none" w:sz="0" w:space="0" w:color="auto"/>
            <w:bottom w:val="none" w:sz="0" w:space="0" w:color="auto"/>
            <w:right w:val="none" w:sz="0" w:space="0" w:color="auto"/>
          </w:divBdr>
        </w:div>
        <w:div w:id="1442069592">
          <w:marLeft w:val="480"/>
          <w:marRight w:val="0"/>
          <w:marTop w:val="0"/>
          <w:marBottom w:val="0"/>
          <w:divBdr>
            <w:top w:val="none" w:sz="0" w:space="0" w:color="auto"/>
            <w:left w:val="none" w:sz="0" w:space="0" w:color="auto"/>
            <w:bottom w:val="none" w:sz="0" w:space="0" w:color="auto"/>
            <w:right w:val="none" w:sz="0" w:space="0" w:color="auto"/>
          </w:divBdr>
        </w:div>
        <w:div w:id="1470054245">
          <w:marLeft w:val="480"/>
          <w:marRight w:val="0"/>
          <w:marTop w:val="0"/>
          <w:marBottom w:val="0"/>
          <w:divBdr>
            <w:top w:val="none" w:sz="0" w:space="0" w:color="auto"/>
            <w:left w:val="none" w:sz="0" w:space="0" w:color="auto"/>
            <w:bottom w:val="none" w:sz="0" w:space="0" w:color="auto"/>
            <w:right w:val="none" w:sz="0" w:space="0" w:color="auto"/>
          </w:divBdr>
        </w:div>
        <w:div w:id="1526560087">
          <w:marLeft w:val="480"/>
          <w:marRight w:val="0"/>
          <w:marTop w:val="0"/>
          <w:marBottom w:val="0"/>
          <w:divBdr>
            <w:top w:val="none" w:sz="0" w:space="0" w:color="auto"/>
            <w:left w:val="none" w:sz="0" w:space="0" w:color="auto"/>
            <w:bottom w:val="none" w:sz="0" w:space="0" w:color="auto"/>
            <w:right w:val="none" w:sz="0" w:space="0" w:color="auto"/>
          </w:divBdr>
        </w:div>
        <w:div w:id="1688486740">
          <w:marLeft w:val="480"/>
          <w:marRight w:val="0"/>
          <w:marTop w:val="0"/>
          <w:marBottom w:val="0"/>
          <w:divBdr>
            <w:top w:val="none" w:sz="0" w:space="0" w:color="auto"/>
            <w:left w:val="none" w:sz="0" w:space="0" w:color="auto"/>
            <w:bottom w:val="none" w:sz="0" w:space="0" w:color="auto"/>
            <w:right w:val="none" w:sz="0" w:space="0" w:color="auto"/>
          </w:divBdr>
        </w:div>
        <w:div w:id="1876038993">
          <w:marLeft w:val="480"/>
          <w:marRight w:val="0"/>
          <w:marTop w:val="0"/>
          <w:marBottom w:val="0"/>
          <w:divBdr>
            <w:top w:val="none" w:sz="0" w:space="0" w:color="auto"/>
            <w:left w:val="none" w:sz="0" w:space="0" w:color="auto"/>
            <w:bottom w:val="none" w:sz="0" w:space="0" w:color="auto"/>
            <w:right w:val="none" w:sz="0" w:space="0" w:color="auto"/>
          </w:divBdr>
        </w:div>
        <w:div w:id="1899127581">
          <w:marLeft w:val="480"/>
          <w:marRight w:val="0"/>
          <w:marTop w:val="0"/>
          <w:marBottom w:val="0"/>
          <w:divBdr>
            <w:top w:val="none" w:sz="0" w:space="0" w:color="auto"/>
            <w:left w:val="none" w:sz="0" w:space="0" w:color="auto"/>
            <w:bottom w:val="none" w:sz="0" w:space="0" w:color="auto"/>
            <w:right w:val="none" w:sz="0" w:space="0" w:color="auto"/>
          </w:divBdr>
        </w:div>
        <w:div w:id="2060276190">
          <w:marLeft w:val="480"/>
          <w:marRight w:val="0"/>
          <w:marTop w:val="0"/>
          <w:marBottom w:val="0"/>
          <w:divBdr>
            <w:top w:val="none" w:sz="0" w:space="0" w:color="auto"/>
            <w:left w:val="none" w:sz="0" w:space="0" w:color="auto"/>
            <w:bottom w:val="none" w:sz="0" w:space="0" w:color="auto"/>
            <w:right w:val="none" w:sz="0" w:space="0" w:color="auto"/>
          </w:divBdr>
        </w:div>
      </w:divsChild>
    </w:div>
    <w:div w:id="2009869227">
      <w:bodyDiv w:val="1"/>
      <w:marLeft w:val="0"/>
      <w:marRight w:val="0"/>
      <w:marTop w:val="0"/>
      <w:marBottom w:val="0"/>
      <w:divBdr>
        <w:top w:val="none" w:sz="0" w:space="0" w:color="auto"/>
        <w:left w:val="none" w:sz="0" w:space="0" w:color="auto"/>
        <w:bottom w:val="none" w:sz="0" w:space="0" w:color="auto"/>
        <w:right w:val="none" w:sz="0" w:space="0" w:color="auto"/>
      </w:divBdr>
      <w:divsChild>
        <w:div w:id="26879335">
          <w:marLeft w:val="480"/>
          <w:marRight w:val="0"/>
          <w:marTop w:val="0"/>
          <w:marBottom w:val="0"/>
          <w:divBdr>
            <w:top w:val="none" w:sz="0" w:space="0" w:color="auto"/>
            <w:left w:val="none" w:sz="0" w:space="0" w:color="auto"/>
            <w:bottom w:val="none" w:sz="0" w:space="0" w:color="auto"/>
            <w:right w:val="none" w:sz="0" w:space="0" w:color="auto"/>
          </w:divBdr>
        </w:div>
        <w:div w:id="48844371">
          <w:marLeft w:val="480"/>
          <w:marRight w:val="0"/>
          <w:marTop w:val="0"/>
          <w:marBottom w:val="0"/>
          <w:divBdr>
            <w:top w:val="none" w:sz="0" w:space="0" w:color="auto"/>
            <w:left w:val="none" w:sz="0" w:space="0" w:color="auto"/>
            <w:bottom w:val="none" w:sz="0" w:space="0" w:color="auto"/>
            <w:right w:val="none" w:sz="0" w:space="0" w:color="auto"/>
          </w:divBdr>
        </w:div>
        <w:div w:id="106237123">
          <w:marLeft w:val="480"/>
          <w:marRight w:val="0"/>
          <w:marTop w:val="0"/>
          <w:marBottom w:val="0"/>
          <w:divBdr>
            <w:top w:val="none" w:sz="0" w:space="0" w:color="auto"/>
            <w:left w:val="none" w:sz="0" w:space="0" w:color="auto"/>
            <w:bottom w:val="none" w:sz="0" w:space="0" w:color="auto"/>
            <w:right w:val="none" w:sz="0" w:space="0" w:color="auto"/>
          </w:divBdr>
        </w:div>
        <w:div w:id="147677201">
          <w:marLeft w:val="480"/>
          <w:marRight w:val="0"/>
          <w:marTop w:val="0"/>
          <w:marBottom w:val="0"/>
          <w:divBdr>
            <w:top w:val="none" w:sz="0" w:space="0" w:color="auto"/>
            <w:left w:val="none" w:sz="0" w:space="0" w:color="auto"/>
            <w:bottom w:val="none" w:sz="0" w:space="0" w:color="auto"/>
            <w:right w:val="none" w:sz="0" w:space="0" w:color="auto"/>
          </w:divBdr>
        </w:div>
        <w:div w:id="169952478">
          <w:marLeft w:val="480"/>
          <w:marRight w:val="0"/>
          <w:marTop w:val="0"/>
          <w:marBottom w:val="0"/>
          <w:divBdr>
            <w:top w:val="none" w:sz="0" w:space="0" w:color="auto"/>
            <w:left w:val="none" w:sz="0" w:space="0" w:color="auto"/>
            <w:bottom w:val="none" w:sz="0" w:space="0" w:color="auto"/>
            <w:right w:val="none" w:sz="0" w:space="0" w:color="auto"/>
          </w:divBdr>
        </w:div>
        <w:div w:id="197788169">
          <w:marLeft w:val="480"/>
          <w:marRight w:val="0"/>
          <w:marTop w:val="0"/>
          <w:marBottom w:val="0"/>
          <w:divBdr>
            <w:top w:val="none" w:sz="0" w:space="0" w:color="auto"/>
            <w:left w:val="none" w:sz="0" w:space="0" w:color="auto"/>
            <w:bottom w:val="none" w:sz="0" w:space="0" w:color="auto"/>
            <w:right w:val="none" w:sz="0" w:space="0" w:color="auto"/>
          </w:divBdr>
        </w:div>
        <w:div w:id="207227050">
          <w:marLeft w:val="480"/>
          <w:marRight w:val="0"/>
          <w:marTop w:val="0"/>
          <w:marBottom w:val="0"/>
          <w:divBdr>
            <w:top w:val="none" w:sz="0" w:space="0" w:color="auto"/>
            <w:left w:val="none" w:sz="0" w:space="0" w:color="auto"/>
            <w:bottom w:val="none" w:sz="0" w:space="0" w:color="auto"/>
            <w:right w:val="none" w:sz="0" w:space="0" w:color="auto"/>
          </w:divBdr>
        </w:div>
        <w:div w:id="318115051">
          <w:marLeft w:val="480"/>
          <w:marRight w:val="0"/>
          <w:marTop w:val="0"/>
          <w:marBottom w:val="0"/>
          <w:divBdr>
            <w:top w:val="none" w:sz="0" w:space="0" w:color="auto"/>
            <w:left w:val="none" w:sz="0" w:space="0" w:color="auto"/>
            <w:bottom w:val="none" w:sz="0" w:space="0" w:color="auto"/>
            <w:right w:val="none" w:sz="0" w:space="0" w:color="auto"/>
          </w:divBdr>
        </w:div>
        <w:div w:id="419527684">
          <w:marLeft w:val="480"/>
          <w:marRight w:val="0"/>
          <w:marTop w:val="0"/>
          <w:marBottom w:val="0"/>
          <w:divBdr>
            <w:top w:val="none" w:sz="0" w:space="0" w:color="auto"/>
            <w:left w:val="none" w:sz="0" w:space="0" w:color="auto"/>
            <w:bottom w:val="none" w:sz="0" w:space="0" w:color="auto"/>
            <w:right w:val="none" w:sz="0" w:space="0" w:color="auto"/>
          </w:divBdr>
        </w:div>
        <w:div w:id="441536473">
          <w:marLeft w:val="480"/>
          <w:marRight w:val="0"/>
          <w:marTop w:val="0"/>
          <w:marBottom w:val="0"/>
          <w:divBdr>
            <w:top w:val="none" w:sz="0" w:space="0" w:color="auto"/>
            <w:left w:val="none" w:sz="0" w:space="0" w:color="auto"/>
            <w:bottom w:val="none" w:sz="0" w:space="0" w:color="auto"/>
            <w:right w:val="none" w:sz="0" w:space="0" w:color="auto"/>
          </w:divBdr>
        </w:div>
        <w:div w:id="579605479">
          <w:marLeft w:val="480"/>
          <w:marRight w:val="0"/>
          <w:marTop w:val="0"/>
          <w:marBottom w:val="0"/>
          <w:divBdr>
            <w:top w:val="none" w:sz="0" w:space="0" w:color="auto"/>
            <w:left w:val="none" w:sz="0" w:space="0" w:color="auto"/>
            <w:bottom w:val="none" w:sz="0" w:space="0" w:color="auto"/>
            <w:right w:val="none" w:sz="0" w:space="0" w:color="auto"/>
          </w:divBdr>
        </w:div>
        <w:div w:id="628318712">
          <w:marLeft w:val="480"/>
          <w:marRight w:val="0"/>
          <w:marTop w:val="0"/>
          <w:marBottom w:val="0"/>
          <w:divBdr>
            <w:top w:val="none" w:sz="0" w:space="0" w:color="auto"/>
            <w:left w:val="none" w:sz="0" w:space="0" w:color="auto"/>
            <w:bottom w:val="none" w:sz="0" w:space="0" w:color="auto"/>
            <w:right w:val="none" w:sz="0" w:space="0" w:color="auto"/>
          </w:divBdr>
        </w:div>
        <w:div w:id="630751172">
          <w:marLeft w:val="480"/>
          <w:marRight w:val="0"/>
          <w:marTop w:val="0"/>
          <w:marBottom w:val="0"/>
          <w:divBdr>
            <w:top w:val="none" w:sz="0" w:space="0" w:color="auto"/>
            <w:left w:val="none" w:sz="0" w:space="0" w:color="auto"/>
            <w:bottom w:val="none" w:sz="0" w:space="0" w:color="auto"/>
            <w:right w:val="none" w:sz="0" w:space="0" w:color="auto"/>
          </w:divBdr>
        </w:div>
        <w:div w:id="640311288">
          <w:marLeft w:val="480"/>
          <w:marRight w:val="0"/>
          <w:marTop w:val="0"/>
          <w:marBottom w:val="0"/>
          <w:divBdr>
            <w:top w:val="none" w:sz="0" w:space="0" w:color="auto"/>
            <w:left w:val="none" w:sz="0" w:space="0" w:color="auto"/>
            <w:bottom w:val="none" w:sz="0" w:space="0" w:color="auto"/>
            <w:right w:val="none" w:sz="0" w:space="0" w:color="auto"/>
          </w:divBdr>
        </w:div>
        <w:div w:id="735976133">
          <w:marLeft w:val="480"/>
          <w:marRight w:val="0"/>
          <w:marTop w:val="0"/>
          <w:marBottom w:val="0"/>
          <w:divBdr>
            <w:top w:val="none" w:sz="0" w:space="0" w:color="auto"/>
            <w:left w:val="none" w:sz="0" w:space="0" w:color="auto"/>
            <w:bottom w:val="none" w:sz="0" w:space="0" w:color="auto"/>
            <w:right w:val="none" w:sz="0" w:space="0" w:color="auto"/>
          </w:divBdr>
        </w:div>
        <w:div w:id="823156666">
          <w:marLeft w:val="480"/>
          <w:marRight w:val="0"/>
          <w:marTop w:val="0"/>
          <w:marBottom w:val="0"/>
          <w:divBdr>
            <w:top w:val="none" w:sz="0" w:space="0" w:color="auto"/>
            <w:left w:val="none" w:sz="0" w:space="0" w:color="auto"/>
            <w:bottom w:val="none" w:sz="0" w:space="0" w:color="auto"/>
            <w:right w:val="none" w:sz="0" w:space="0" w:color="auto"/>
          </w:divBdr>
        </w:div>
        <w:div w:id="952974602">
          <w:marLeft w:val="480"/>
          <w:marRight w:val="0"/>
          <w:marTop w:val="0"/>
          <w:marBottom w:val="0"/>
          <w:divBdr>
            <w:top w:val="none" w:sz="0" w:space="0" w:color="auto"/>
            <w:left w:val="none" w:sz="0" w:space="0" w:color="auto"/>
            <w:bottom w:val="none" w:sz="0" w:space="0" w:color="auto"/>
            <w:right w:val="none" w:sz="0" w:space="0" w:color="auto"/>
          </w:divBdr>
        </w:div>
        <w:div w:id="1051002763">
          <w:marLeft w:val="480"/>
          <w:marRight w:val="0"/>
          <w:marTop w:val="0"/>
          <w:marBottom w:val="0"/>
          <w:divBdr>
            <w:top w:val="none" w:sz="0" w:space="0" w:color="auto"/>
            <w:left w:val="none" w:sz="0" w:space="0" w:color="auto"/>
            <w:bottom w:val="none" w:sz="0" w:space="0" w:color="auto"/>
            <w:right w:val="none" w:sz="0" w:space="0" w:color="auto"/>
          </w:divBdr>
        </w:div>
        <w:div w:id="1157114337">
          <w:marLeft w:val="480"/>
          <w:marRight w:val="0"/>
          <w:marTop w:val="0"/>
          <w:marBottom w:val="0"/>
          <w:divBdr>
            <w:top w:val="none" w:sz="0" w:space="0" w:color="auto"/>
            <w:left w:val="none" w:sz="0" w:space="0" w:color="auto"/>
            <w:bottom w:val="none" w:sz="0" w:space="0" w:color="auto"/>
            <w:right w:val="none" w:sz="0" w:space="0" w:color="auto"/>
          </w:divBdr>
        </w:div>
        <w:div w:id="1327444118">
          <w:marLeft w:val="480"/>
          <w:marRight w:val="0"/>
          <w:marTop w:val="0"/>
          <w:marBottom w:val="0"/>
          <w:divBdr>
            <w:top w:val="none" w:sz="0" w:space="0" w:color="auto"/>
            <w:left w:val="none" w:sz="0" w:space="0" w:color="auto"/>
            <w:bottom w:val="none" w:sz="0" w:space="0" w:color="auto"/>
            <w:right w:val="none" w:sz="0" w:space="0" w:color="auto"/>
          </w:divBdr>
        </w:div>
        <w:div w:id="1348362144">
          <w:marLeft w:val="480"/>
          <w:marRight w:val="0"/>
          <w:marTop w:val="0"/>
          <w:marBottom w:val="0"/>
          <w:divBdr>
            <w:top w:val="none" w:sz="0" w:space="0" w:color="auto"/>
            <w:left w:val="none" w:sz="0" w:space="0" w:color="auto"/>
            <w:bottom w:val="none" w:sz="0" w:space="0" w:color="auto"/>
            <w:right w:val="none" w:sz="0" w:space="0" w:color="auto"/>
          </w:divBdr>
        </w:div>
        <w:div w:id="1354724779">
          <w:marLeft w:val="480"/>
          <w:marRight w:val="0"/>
          <w:marTop w:val="0"/>
          <w:marBottom w:val="0"/>
          <w:divBdr>
            <w:top w:val="none" w:sz="0" w:space="0" w:color="auto"/>
            <w:left w:val="none" w:sz="0" w:space="0" w:color="auto"/>
            <w:bottom w:val="none" w:sz="0" w:space="0" w:color="auto"/>
            <w:right w:val="none" w:sz="0" w:space="0" w:color="auto"/>
          </w:divBdr>
        </w:div>
        <w:div w:id="1422026858">
          <w:marLeft w:val="480"/>
          <w:marRight w:val="0"/>
          <w:marTop w:val="0"/>
          <w:marBottom w:val="0"/>
          <w:divBdr>
            <w:top w:val="none" w:sz="0" w:space="0" w:color="auto"/>
            <w:left w:val="none" w:sz="0" w:space="0" w:color="auto"/>
            <w:bottom w:val="none" w:sz="0" w:space="0" w:color="auto"/>
            <w:right w:val="none" w:sz="0" w:space="0" w:color="auto"/>
          </w:divBdr>
        </w:div>
        <w:div w:id="1471480373">
          <w:marLeft w:val="480"/>
          <w:marRight w:val="0"/>
          <w:marTop w:val="0"/>
          <w:marBottom w:val="0"/>
          <w:divBdr>
            <w:top w:val="none" w:sz="0" w:space="0" w:color="auto"/>
            <w:left w:val="none" w:sz="0" w:space="0" w:color="auto"/>
            <w:bottom w:val="none" w:sz="0" w:space="0" w:color="auto"/>
            <w:right w:val="none" w:sz="0" w:space="0" w:color="auto"/>
          </w:divBdr>
        </w:div>
        <w:div w:id="1532961050">
          <w:marLeft w:val="480"/>
          <w:marRight w:val="0"/>
          <w:marTop w:val="0"/>
          <w:marBottom w:val="0"/>
          <w:divBdr>
            <w:top w:val="none" w:sz="0" w:space="0" w:color="auto"/>
            <w:left w:val="none" w:sz="0" w:space="0" w:color="auto"/>
            <w:bottom w:val="none" w:sz="0" w:space="0" w:color="auto"/>
            <w:right w:val="none" w:sz="0" w:space="0" w:color="auto"/>
          </w:divBdr>
        </w:div>
        <w:div w:id="1538397633">
          <w:marLeft w:val="480"/>
          <w:marRight w:val="0"/>
          <w:marTop w:val="0"/>
          <w:marBottom w:val="0"/>
          <w:divBdr>
            <w:top w:val="none" w:sz="0" w:space="0" w:color="auto"/>
            <w:left w:val="none" w:sz="0" w:space="0" w:color="auto"/>
            <w:bottom w:val="none" w:sz="0" w:space="0" w:color="auto"/>
            <w:right w:val="none" w:sz="0" w:space="0" w:color="auto"/>
          </w:divBdr>
        </w:div>
        <w:div w:id="1550149834">
          <w:marLeft w:val="480"/>
          <w:marRight w:val="0"/>
          <w:marTop w:val="0"/>
          <w:marBottom w:val="0"/>
          <w:divBdr>
            <w:top w:val="none" w:sz="0" w:space="0" w:color="auto"/>
            <w:left w:val="none" w:sz="0" w:space="0" w:color="auto"/>
            <w:bottom w:val="none" w:sz="0" w:space="0" w:color="auto"/>
            <w:right w:val="none" w:sz="0" w:space="0" w:color="auto"/>
          </w:divBdr>
        </w:div>
        <w:div w:id="1603758172">
          <w:marLeft w:val="480"/>
          <w:marRight w:val="0"/>
          <w:marTop w:val="0"/>
          <w:marBottom w:val="0"/>
          <w:divBdr>
            <w:top w:val="none" w:sz="0" w:space="0" w:color="auto"/>
            <w:left w:val="none" w:sz="0" w:space="0" w:color="auto"/>
            <w:bottom w:val="none" w:sz="0" w:space="0" w:color="auto"/>
            <w:right w:val="none" w:sz="0" w:space="0" w:color="auto"/>
          </w:divBdr>
        </w:div>
        <w:div w:id="1642534099">
          <w:marLeft w:val="480"/>
          <w:marRight w:val="0"/>
          <w:marTop w:val="0"/>
          <w:marBottom w:val="0"/>
          <w:divBdr>
            <w:top w:val="none" w:sz="0" w:space="0" w:color="auto"/>
            <w:left w:val="none" w:sz="0" w:space="0" w:color="auto"/>
            <w:bottom w:val="none" w:sz="0" w:space="0" w:color="auto"/>
            <w:right w:val="none" w:sz="0" w:space="0" w:color="auto"/>
          </w:divBdr>
        </w:div>
        <w:div w:id="1812625696">
          <w:marLeft w:val="480"/>
          <w:marRight w:val="0"/>
          <w:marTop w:val="0"/>
          <w:marBottom w:val="0"/>
          <w:divBdr>
            <w:top w:val="none" w:sz="0" w:space="0" w:color="auto"/>
            <w:left w:val="none" w:sz="0" w:space="0" w:color="auto"/>
            <w:bottom w:val="none" w:sz="0" w:space="0" w:color="auto"/>
            <w:right w:val="none" w:sz="0" w:space="0" w:color="auto"/>
          </w:divBdr>
        </w:div>
        <w:div w:id="1967009391">
          <w:marLeft w:val="480"/>
          <w:marRight w:val="0"/>
          <w:marTop w:val="0"/>
          <w:marBottom w:val="0"/>
          <w:divBdr>
            <w:top w:val="none" w:sz="0" w:space="0" w:color="auto"/>
            <w:left w:val="none" w:sz="0" w:space="0" w:color="auto"/>
            <w:bottom w:val="none" w:sz="0" w:space="0" w:color="auto"/>
            <w:right w:val="none" w:sz="0" w:space="0" w:color="auto"/>
          </w:divBdr>
        </w:div>
        <w:div w:id="1993217118">
          <w:marLeft w:val="480"/>
          <w:marRight w:val="0"/>
          <w:marTop w:val="0"/>
          <w:marBottom w:val="0"/>
          <w:divBdr>
            <w:top w:val="none" w:sz="0" w:space="0" w:color="auto"/>
            <w:left w:val="none" w:sz="0" w:space="0" w:color="auto"/>
            <w:bottom w:val="none" w:sz="0" w:space="0" w:color="auto"/>
            <w:right w:val="none" w:sz="0" w:space="0" w:color="auto"/>
          </w:divBdr>
        </w:div>
        <w:div w:id="2022584055">
          <w:marLeft w:val="480"/>
          <w:marRight w:val="0"/>
          <w:marTop w:val="0"/>
          <w:marBottom w:val="0"/>
          <w:divBdr>
            <w:top w:val="none" w:sz="0" w:space="0" w:color="auto"/>
            <w:left w:val="none" w:sz="0" w:space="0" w:color="auto"/>
            <w:bottom w:val="none" w:sz="0" w:space="0" w:color="auto"/>
            <w:right w:val="none" w:sz="0" w:space="0" w:color="auto"/>
          </w:divBdr>
        </w:div>
        <w:div w:id="2115780474">
          <w:marLeft w:val="480"/>
          <w:marRight w:val="0"/>
          <w:marTop w:val="0"/>
          <w:marBottom w:val="0"/>
          <w:divBdr>
            <w:top w:val="none" w:sz="0" w:space="0" w:color="auto"/>
            <w:left w:val="none" w:sz="0" w:space="0" w:color="auto"/>
            <w:bottom w:val="none" w:sz="0" w:space="0" w:color="auto"/>
            <w:right w:val="none" w:sz="0" w:space="0" w:color="auto"/>
          </w:divBdr>
        </w:div>
        <w:div w:id="2118865549">
          <w:marLeft w:val="480"/>
          <w:marRight w:val="0"/>
          <w:marTop w:val="0"/>
          <w:marBottom w:val="0"/>
          <w:divBdr>
            <w:top w:val="none" w:sz="0" w:space="0" w:color="auto"/>
            <w:left w:val="none" w:sz="0" w:space="0" w:color="auto"/>
            <w:bottom w:val="none" w:sz="0" w:space="0" w:color="auto"/>
            <w:right w:val="none" w:sz="0" w:space="0" w:color="auto"/>
          </w:divBdr>
        </w:div>
      </w:divsChild>
    </w:div>
    <w:div w:id="2013331760">
      <w:bodyDiv w:val="1"/>
      <w:marLeft w:val="0"/>
      <w:marRight w:val="0"/>
      <w:marTop w:val="0"/>
      <w:marBottom w:val="0"/>
      <w:divBdr>
        <w:top w:val="none" w:sz="0" w:space="0" w:color="auto"/>
        <w:left w:val="none" w:sz="0" w:space="0" w:color="auto"/>
        <w:bottom w:val="none" w:sz="0" w:space="0" w:color="auto"/>
        <w:right w:val="none" w:sz="0" w:space="0" w:color="auto"/>
      </w:divBdr>
    </w:div>
    <w:div w:id="2016224406">
      <w:bodyDiv w:val="1"/>
      <w:marLeft w:val="0"/>
      <w:marRight w:val="0"/>
      <w:marTop w:val="0"/>
      <w:marBottom w:val="0"/>
      <w:divBdr>
        <w:top w:val="none" w:sz="0" w:space="0" w:color="auto"/>
        <w:left w:val="none" w:sz="0" w:space="0" w:color="auto"/>
        <w:bottom w:val="none" w:sz="0" w:space="0" w:color="auto"/>
        <w:right w:val="none" w:sz="0" w:space="0" w:color="auto"/>
      </w:divBdr>
    </w:div>
    <w:div w:id="2017415785">
      <w:bodyDiv w:val="1"/>
      <w:marLeft w:val="0"/>
      <w:marRight w:val="0"/>
      <w:marTop w:val="0"/>
      <w:marBottom w:val="0"/>
      <w:divBdr>
        <w:top w:val="none" w:sz="0" w:space="0" w:color="auto"/>
        <w:left w:val="none" w:sz="0" w:space="0" w:color="auto"/>
        <w:bottom w:val="none" w:sz="0" w:space="0" w:color="auto"/>
        <w:right w:val="none" w:sz="0" w:space="0" w:color="auto"/>
      </w:divBdr>
    </w:div>
    <w:div w:id="2021395450">
      <w:bodyDiv w:val="1"/>
      <w:marLeft w:val="0"/>
      <w:marRight w:val="0"/>
      <w:marTop w:val="0"/>
      <w:marBottom w:val="0"/>
      <w:divBdr>
        <w:top w:val="none" w:sz="0" w:space="0" w:color="auto"/>
        <w:left w:val="none" w:sz="0" w:space="0" w:color="auto"/>
        <w:bottom w:val="none" w:sz="0" w:space="0" w:color="auto"/>
        <w:right w:val="none" w:sz="0" w:space="0" w:color="auto"/>
      </w:divBdr>
    </w:div>
    <w:div w:id="2022121895">
      <w:bodyDiv w:val="1"/>
      <w:marLeft w:val="0"/>
      <w:marRight w:val="0"/>
      <w:marTop w:val="0"/>
      <w:marBottom w:val="0"/>
      <w:divBdr>
        <w:top w:val="none" w:sz="0" w:space="0" w:color="auto"/>
        <w:left w:val="none" w:sz="0" w:space="0" w:color="auto"/>
        <w:bottom w:val="none" w:sz="0" w:space="0" w:color="auto"/>
        <w:right w:val="none" w:sz="0" w:space="0" w:color="auto"/>
      </w:divBdr>
    </w:div>
    <w:div w:id="2027098094">
      <w:bodyDiv w:val="1"/>
      <w:marLeft w:val="0"/>
      <w:marRight w:val="0"/>
      <w:marTop w:val="0"/>
      <w:marBottom w:val="0"/>
      <w:divBdr>
        <w:top w:val="none" w:sz="0" w:space="0" w:color="auto"/>
        <w:left w:val="none" w:sz="0" w:space="0" w:color="auto"/>
        <w:bottom w:val="none" w:sz="0" w:space="0" w:color="auto"/>
        <w:right w:val="none" w:sz="0" w:space="0" w:color="auto"/>
      </w:divBdr>
    </w:div>
    <w:div w:id="2027511408">
      <w:bodyDiv w:val="1"/>
      <w:marLeft w:val="0"/>
      <w:marRight w:val="0"/>
      <w:marTop w:val="0"/>
      <w:marBottom w:val="0"/>
      <w:divBdr>
        <w:top w:val="none" w:sz="0" w:space="0" w:color="auto"/>
        <w:left w:val="none" w:sz="0" w:space="0" w:color="auto"/>
        <w:bottom w:val="none" w:sz="0" w:space="0" w:color="auto"/>
        <w:right w:val="none" w:sz="0" w:space="0" w:color="auto"/>
      </w:divBdr>
    </w:div>
    <w:div w:id="2030177793">
      <w:bodyDiv w:val="1"/>
      <w:marLeft w:val="0"/>
      <w:marRight w:val="0"/>
      <w:marTop w:val="0"/>
      <w:marBottom w:val="0"/>
      <w:divBdr>
        <w:top w:val="none" w:sz="0" w:space="0" w:color="auto"/>
        <w:left w:val="none" w:sz="0" w:space="0" w:color="auto"/>
        <w:bottom w:val="none" w:sz="0" w:space="0" w:color="auto"/>
        <w:right w:val="none" w:sz="0" w:space="0" w:color="auto"/>
      </w:divBdr>
    </w:div>
    <w:div w:id="2041977211">
      <w:bodyDiv w:val="1"/>
      <w:marLeft w:val="0"/>
      <w:marRight w:val="0"/>
      <w:marTop w:val="0"/>
      <w:marBottom w:val="0"/>
      <w:divBdr>
        <w:top w:val="none" w:sz="0" w:space="0" w:color="auto"/>
        <w:left w:val="none" w:sz="0" w:space="0" w:color="auto"/>
        <w:bottom w:val="none" w:sz="0" w:space="0" w:color="auto"/>
        <w:right w:val="none" w:sz="0" w:space="0" w:color="auto"/>
      </w:divBdr>
    </w:div>
    <w:div w:id="2042439566">
      <w:bodyDiv w:val="1"/>
      <w:marLeft w:val="0"/>
      <w:marRight w:val="0"/>
      <w:marTop w:val="0"/>
      <w:marBottom w:val="0"/>
      <w:divBdr>
        <w:top w:val="none" w:sz="0" w:space="0" w:color="auto"/>
        <w:left w:val="none" w:sz="0" w:space="0" w:color="auto"/>
        <w:bottom w:val="none" w:sz="0" w:space="0" w:color="auto"/>
        <w:right w:val="none" w:sz="0" w:space="0" w:color="auto"/>
      </w:divBdr>
    </w:div>
    <w:div w:id="2049406463">
      <w:bodyDiv w:val="1"/>
      <w:marLeft w:val="0"/>
      <w:marRight w:val="0"/>
      <w:marTop w:val="0"/>
      <w:marBottom w:val="0"/>
      <w:divBdr>
        <w:top w:val="none" w:sz="0" w:space="0" w:color="auto"/>
        <w:left w:val="none" w:sz="0" w:space="0" w:color="auto"/>
        <w:bottom w:val="none" w:sz="0" w:space="0" w:color="auto"/>
        <w:right w:val="none" w:sz="0" w:space="0" w:color="auto"/>
      </w:divBdr>
    </w:div>
    <w:div w:id="2055735952">
      <w:bodyDiv w:val="1"/>
      <w:marLeft w:val="0"/>
      <w:marRight w:val="0"/>
      <w:marTop w:val="0"/>
      <w:marBottom w:val="0"/>
      <w:divBdr>
        <w:top w:val="none" w:sz="0" w:space="0" w:color="auto"/>
        <w:left w:val="none" w:sz="0" w:space="0" w:color="auto"/>
        <w:bottom w:val="none" w:sz="0" w:space="0" w:color="auto"/>
        <w:right w:val="none" w:sz="0" w:space="0" w:color="auto"/>
      </w:divBdr>
    </w:div>
    <w:div w:id="2056390958">
      <w:bodyDiv w:val="1"/>
      <w:marLeft w:val="0"/>
      <w:marRight w:val="0"/>
      <w:marTop w:val="0"/>
      <w:marBottom w:val="0"/>
      <w:divBdr>
        <w:top w:val="none" w:sz="0" w:space="0" w:color="auto"/>
        <w:left w:val="none" w:sz="0" w:space="0" w:color="auto"/>
        <w:bottom w:val="none" w:sz="0" w:space="0" w:color="auto"/>
        <w:right w:val="none" w:sz="0" w:space="0" w:color="auto"/>
      </w:divBdr>
      <w:divsChild>
        <w:div w:id="46953248">
          <w:marLeft w:val="480"/>
          <w:marRight w:val="0"/>
          <w:marTop w:val="0"/>
          <w:marBottom w:val="0"/>
          <w:divBdr>
            <w:top w:val="none" w:sz="0" w:space="0" w:color="auto"/>
            <w:left w:val="none" w:sz="0" w:space="0" w:color="auto"/>
            <w:bottom w:val="none" w:sz="0" w:space="0" w:color="auto"/>
            <w:right w:val="none" w:sz="0" w:space="0" w:color="auto"/>
          </w:divBdr>
        </w:div>
        <w:div w:id="361790668">
          <w:marLeft w:val="480"/>
          <w:marRight w:val="0"/>
          <w:marTop w:val="0"/>
          <w:marBottom w:val="0"/>
          <w:divBdr>
            <w:top w:val="none" w:sz="0" w:space="0" w:color="auto"/>
            <w:left w:val="none" w:sz="0" w:space="0" w:color="auto"/>
            <w:bottom w:val="none" w:sz="0" w:space="0" w:color="auto"/>
            <w:right w:val="none" w:sz="0" w:space="0" w:color="auto"/>
          </w:divBdr>
        </w:div>
        <w:div w:id="534389929">
          <w:marLeft w:val="480"/>
          <w:marRight w:val="0"/>
          <w:marTop w:val="0"/>
          <w:marBottom w:val="0"/>
          <w:divBdr>
            <w:top w:val="none" w:sz="0" w:space="0" w:color="auto"/>
            <w:left w:val="none" w:sz="0" w:space="0" w:color="auto"/>
            <w:bottom w:val="none" w:sz="0" w:space="0" w:color="auto"/>
            <w:right w:val="none" w:sz="0" w:space="0" w:color="auto"/>
          </w:divBdr>
        </w:div>
        <w:div w:id="810951001">
          <w:marLeft w:val="480"/>
          <w:marRight w:val="0"/>
          <w:marTop w:val="0"/>
          <w:marBottom w:val="0"/>
          <w:divBdr>
            <w:top w:val="none" w:sz="0" w:space="0" w:color="auto"/>
            <w:left w:val="none" w:sz="0" w:space="0" w:color="auto"/>
            <w:bottom w:val="none" w:sz="0" w:space="0" w:color="auto"/>
            <w:right w:val="none" w:sz="0" w:space="0" w:color="auto"/>
          </w:divBdr>
        </w:div>
        <w:div w:id="837042404">
          <w:marLeft w:val="480"/>
          <w:marRight w:val="0"/>
          <w:marTop w:val="0"/>
          <w:marBottom w:val="0"/>
          <w:divBdr>
            <w:top w:val="none" w:sz="0" w:space="0" w:color="auto"/>
            <w:left w:val="none" w:sz="0" w:space="0" w:color="auto"/>
            <w:bottom w:val="none" w:sz="0" w:space="0" w:color="auto"/>
            <w:right w:val="none" w:sz="0" w:space="0" w:color="auto"/>
          </w:divBdr>
        </w:div>
        <w:div w:id="971712509">
          <w:marLeft w:val="480"/>
          <w:marRight w:val="0"/>
          <w:marTop w:val="0"/>
          <w:marBottom w:val="0"/>
          <w:divBdr>
            <w:top w:val="none" w:sz="0" w:space="0" w:color="auto"/>
            <w:left w:val="none" w:sz="0" w:space="0" w:color="auto"/>
            <w:bottom w:val="none" w:sz="0" w:space="0" w:color="auto"/>
            <w:right w:val="none" w:sz="0" w:space="0" w:color="auto"/>
          </w:divBdr>
        </w:div>
        <w:div w:id="983966013">
          <w:marLeft w:val="480"/>
          <w:marRight w:val="0"/>
          <w:marTop w:val="0"/>
          <w:marBottom w:val="0"/>
          <w:divBdr>
            <w:top w:val="none" w:sz="0" w:space="0" w:color="auto"/>
            <w:left w:val="none" w:sz="0" w:space="0" w:color="auto"/>
            <w:bottom w:val="none" w:sz="0" w:space="0" w:color="auto"/>
            <w:right w:val="none" w:sz="0" w:space="0" w:color="auto"/>
          </w:divBdr>
        </w:div>
        <w:div w:id="1034649480">
          <w:marLeft w:val="480"/>
          <w:marRight w:val="0"/>
          <w:marTop w:val="0"/>
          <w:marBottom w:val="0"/>
          <w:divBdr>
            <w:top w:val="none" w:sz="0" w:space="0" w:color="auto"/>
            <w:left w:val="none" w:sz="0" w:space="0" w:color="auto"/>
            <w:bottom w:val="none" w:sz="0" w:space="0" w:color="auto"/>
            <w:right w:val="none" w:sz="0" w:space="0" w:color="auto"/>
          </w:divBdr>
        </w:div>
        <w:div w:id="1508668694">
          <w:marLeft w:val="480"/>
          <w:marRight w:val="0"/>
          <w:marTop w:val="0"/>
          <w:marBottom w:val="0"/>
          <w:divBdr>
            <w:top w:val="none" w:sz="0" w:space="0" w:color="auto"/>
            <w:left w:val="none" w:sz="0" w:space="0" w:color="auto"/>
            <w:bottom w:val="none" w:sz="0" w:space="0" w:color="auto"/>
            <w:right w:val="none" w:sz="0" w:space="0" w:color="auto"/>
          </w:divBdr>
        </w:div>
      </w:divsChild>
    </w:div>
    <w:div w:id="2056585419">
      <w:bodyDiv w:val="1"/>
      <w:marLeft w:val="0"/>
      <w:marRight w:val="0"/>
      <w:marTop w:val="0"/>
      <w:marBottom w:val="0"/>
      <w:divBdr>
        <w:top w:val="none" w:sz="0" w:space="0" w:color="auto"/>
        <w:left w:val="none" w:sz="0" w:space="0" w:color="auto"/>
        <w:bottom w:val="none" w:sz="0" w:space="0" w:color="auto"/>
        <w:right w:val="none" w:sz="0" w:space="0" w:color="auto"/>
      </w:divBdr>
      <w:divsChild>
        <w:div w:id="77530930">
          <w:marLeft w:val="480"/>
          <w:marRight w:val="0"/>
          <w:marTop w:val="0"/>
          <w:marBottom w:val="0"/>
          <w:divBdr>
            <w:top w:val="none" w:sz="0" w:space="0" w:color="auto"/>
            <w:left w:val="none" w:sz="0" w:space="0" w:color="auto"/>
            <w:bottom w:val="none" w:sz="0" w:space="0" w:color="auto"/>
            <w:right w:val="none" w:sz="0" w:space="0" w:color="auto"/>
          </w:divBdr>
        </w:div>
        <w:div w:id="82191520">
          <w:marLeft w:val="480"/>
          <w:marRight w:val="0"/>
          <w:marTop w:val="0"/>
          <w:marBottom w:val="0"/>
          <w:divBdr>
            <w:top w:val="none" w:sz="0" w:space="0" w:color="auto"/>
            <w:left w:val="none" w:sz="0" w:space="0" w:color="auto"/>
            <w:bottom w:val="none" w:sz="0" w:space="0" w:color="auto"/>
            <w:right w:val="none" w:sz="0" w:space="0" w:color="auto"/>
          </w:divBdr>
        </w:div>
        <w:div w:id="467942863">
          <w:marLeft w:val="480"/>
          <w:marRight w:val="0"/>
          <w:marTop w:val="0"/>
          <w:marBottom w:val="0"/>
          <w:divBdr>
            <w:top w:val="none" w:sz="0" w:space="0" w:color="auto"/>
            <w:left w:val="none" w:sz="0" w:space="0" w:color="auto"/>
            <w:bottom w:val="none" w:sz="0" w:space="0" w:color="auto"/>
            <w:right w:val="none" w:sz="0" w:space="0" w:color="auto"/>
          </w:divBdr>
        </w:div>
        <w:div w:id="553976148">
          <w:marLeft w:val="480"/>
          <w:marRight w:val="0"/>
          <w:marTop w:val="0"/>
          <w:marBottom w:val="0"/>
          <w:divBdr>
            <w:top w:val="none" w:sz="0" w:space="0" w:color="auto"/>
            <w:left w:val="none" w:sz="0" w:space="0" w:color="auto"/>
            <w:bottom w:val="none" w:sz="0" w:space="0" w:color="auto"/>
            <w:right w:val="none" w:sz="0" w:space="0" w:color="auto"/>
          </w:divBdr>
        </w:div>
        <w:div w:id="621226655">
          <w:marLeft w:val="480"/>
          <w:marRight w:val="0"/>
          <w:marTop w:val="0"/>
          <w:marBottom w:val="0"/>
          <w:divBdr>
            <w:top w:val="none" w:sz="0" w:space="0" w:color="auto"/>
            <w:left w:val="none" w:sz="0" w:space="0" w:color="auto"/>
            <w:bottom w:val="none" w:sz="0" w:space="0" w:color="auto"/>
            <w:right w:val="none" w:sz="0" w:space="0" w:color="auto"/>
          </w:divBdr>
        </w:div>
        <w:div w:id="705714121">
          <w:marLeft w:val="480"/>
          <w:marRight w:val="0"/>
          <w:marTop w:val="0"/>
          <w:marBottom w:val="0"/>
          <w:divBdr>
            <w:top w:val="none" w:sz="0" w:space="0" w:color="auto"/>
            <w:left w:val="none" w:sz="0" w:space="0" w:color="auto"/>
            <w:bottom w:val="none" w:sz="0" w:space="0" w:color="auto"/>
            <w:right w:val="none" w:sz="0" w:space="0" w:color="auto"/>
          </w:divBdr>
        </w:div>
        <w:div w:id="806972597">
          <w:marLeft w:val="480"/>
          <w:marRight w:val="0"/>
          <w:marTop w:val="0"/>
          <w:marBottom w:val="0"/>
          <w:divBdr>
            <w:top w:val="none" w:sz="0" w:space="0" w:color="auto"/>
            <w:left w:val="none" w:sz="0" w:space="0" w:color="auto"/>
            <w:bottom w:val="none" w:sz="0" w:space="0" w:color="auto"/>
            <w:right w:val="none" w:sz="0" w:space="0" w:color="auto"/>
          </w:divBdr>
        </w:div>
        <w:div w:id="902258349">
          <w:marLeft w:val="480"/>
          <w:marRight w:val="0"/>
          <w:marTop w:val="0"/>
          <w:marBottom w:val="0"/>
          <w:divBdr>
            <w:top w:val="none" w:sz="0" w:space="0" w:color="auto"/>
            <w:left w:val="none" w:sz="0" w:space="0" w:color="auto"/>
            <w:bottom w:val="none" w:sz="0" w:space="0" w:color="auto"/>
            <w:right w:val="none" w:sz="0" w:space="0" w:color="auto"/>
          </w:divBdr>
        </w:div>
        <w:div w:id="930046576">
          <w:marLeft w:val="480"/>
          <w:marRight w:val="0"/>
          <w:marTop w:val="0"/>
          <w:marBottom w:val="0"/>
          <w:divBdr>
            <w:top w:val="none" w:sz="0" w:space="0" w:color="auto"/>
            <w:left w:val="none" w:sz="0" w:space="0" w:color="auto"/>
            <w:bottom w:val="none" w:sz="0" w:space="0" w:color="auto"/>
            <w:right w:val="none" w:sz="0" w:space="0" w:color="auto"/>
          </w:divBdr>
        </w:div>
        <w:div w:id="1021586275">
          <w:marLeft w:val="480"/>
          <w:marRight w:val="0"/>
          <w:marTop w:val="0"/>
          <w:marBottom w:val="0"/>
          <w:divBdr>
            <w:top w:val="none" w:sz="0" w:space="0" w:color="auto"/>
            <w:left w:val="none" w:sz="0" w:space="0" w:color="auto"/>
            <w:bottom w:val="none" w:sz="0" w:space="0" w:color="auto"/>
            <w:right w:val="none" w:sz="0" w:space="0" w:color="auto"/>
          </w:divBdr>
        </w:div>
        <w:div w:id="1148858896">
          <w:marLeft w:val="480"/>
          <w:marRight w:val="0"/>
          <w:marTop w:val="0"/>
          <w:marBottom w:val="0"/>
          <w:divBdr>
            <w:top w:val="none" w:sz="0" w:space="0" w:color="auto"/>
            <w:left w:val="none" w:sz="0" w:space="0" w:color="auto"/>
            <w:bottom w:val="none" w:sz="0" w:space="0" w:color="auto"/>
            <w:right w:val="none" w:sz="0" w:space="0" w:color="auto"/>
          </w:divBdr>
        </w:div>
        <w:div w:id="1249578644">
          <w:marLeft w:val="480"/>
          <w:marRight w:val="0"/>
          <w:marTop w:val="0"/>
          <w:marBottom w:val="0"/>
          <w:divBdr>
            <w:top w:val="none" w:sz="0" w:space="0" w:color="auto"/>
            <w:left w:val="none" w:sz="0" w:space="0" w:color="auto"/>
            <w:bottom w:val="none" w:sz="0" w:space="0" w:color="auto"/>
            <w:right w:val="none" w:sz="0" w:space="0" w:color="auto"/>
          </w:divBdr>
        </w:div>
        <w:div w:id="1403528205">
          <w:marLeft w:val="480"/>
          <w:marRight w:val="0"/>
          <w:marTop w:val="0"/>
          <w:marBottom w:val="0"/>
          <w:divBdr>
            <w:top w:val="none" w:sz="0" w:space="0" w:color="auto"/>
            <w:left w:val="none" w:sz="0" w:space="0" w:color="auto"/>
            <w:bottom w:val="none" w:sz="0" w:space="0" w:color="auto"/>
            <w:right w:val="none" w:sz="0" w:space="0" w:color="auto"/>
          </w:divBdr>
        </w:div>
        <w:div w:id="1411582003">
          <w:marLeft w:val="480"/>
          <w:marRight w:val="0"/>
          <w:marTop w:val="0"/>
          <w:marBottom w:val="0"/>
          <w:divBdr>
            <w:top w:val="none" w:sz="0" w:space="0" w:color="auto"/>
            <w:left w:val="none" w:sz="0" w:space="0" w:color="auto"/>
            <w:bottom w:val="none" w:sz="0" w:space="0" w:color="auto"/>
            <w:right w:val="none" w:sz="0" w:space="0" w:color="auto"/>
          </w:divBdr>
        </w:div>
        <w:div w:id="1540505727">
          <w:marLeft w:val="480"/>
          <w:marRight w:val="0"/>
          <w:marTop w:val="0"/>
          <w:marBottom w:val="0"/>
          <w:divBdr>
            <w:top w:val="none" w:sz="0" w:space="0" w:color="auto"/>
            <w:left w:val="none" w:sz="0" w:space="0" w:color="auto"/>
            <w:bottom w:val="none" w:sz="0" w:space="0" w:color="auto"/>
            <w:right w:val="none" w:sz="0" w:space="0" w:color="auto"/>
          </w:divBdr>
        </w:div>
        <w:div w:id="1650866806">
          <w:marLeft w:val="480"/>
          <w:marRight w:val="0"/>
          <w:marTop w:val="0"/>
          <w:marBottom w:val="0"/>
          <w:divBdr>
            <w:top w:val="none" w:sz="0" w:space="0" w:color="auto"/>
            <w:left w:val="none" w:sz="0" w:space="0" w:color="auto"/>
            <w:bottom w:val="none" w:sz="0" w:space="0" w:color="auto"/>
            <w:right w:val="none" w:sz="0" w:space="0" w:color="auto"/>
          </w:divBdr>
        </w:div>
        <w:div w:id="1740975868">
          <w:marLeft w:val="480"/>
          <w:marRight w:val="0"/>
          <w:marTop w:val="0"/>
          <w:marBottom w:val="0"/>
          <w:divBdr>
            <w:top w:val="none" w:sz="0" w:space="0" w:color="auto"/>
            <w:left w:val="none" w:sz="0" w:space="0" w:color="auto"/>
            <w:bottom w:val="none" w:sz="0" w:space="0" w:color="auto"/>
            <w:right w:val="none" w:sz="0" w:space="0" w:color="auto"/>
          </w:divBdr>
        </w:div>
        <w:div w:id="1829206880">
          <w:marLeft w:val="480"/>
          <w:marRight w:val="0"/>
          <w:marTop w:val="0"/>
          <w:marBottom w:val="0"/>
          <w:divBdr>
            <w:top w:val="none" w:sz="0" w:space="0" w:color="auto"/>
            <w:left w:val="none" w:sz="0" w:space="0" w:color="auto"/>
            <w:bottom w:val="none" w:sz="0" w:space="0" w:color="auto"/>
            <w:right w:val="none" w:sz="0" w:space="0" w:color="auto"/>
          </w:divBdr>
        </w:div>
        <w:div w:id="2022049742">
          <w:marLeft w:val="480"/>
          <w:marRight w:val="0"/>
          <w:marTop w:val="0"/>
          <w:marBottom w:val="0"/>
          <w:divBdr>
            <w:top w:val="none" w:sz="0" w:space="0" w:color="auto"/>
            <w:left w:val="none" w:sz="0" w:space="0" w:color="auto"/>
            <w:bottom w:val="none" w:sz="0" w:space="0" w:color="auto"/>
            <w:right w:val="none" w:sz="0" w:space="0" w:color="auto"/>
          </w:divBdr>
        </w:div>
        <w:div w:id="2131001168">
          <w:marLeft w:val="480"/>
          <w:marRight w:val="0"/>
          <w:marTop w:val="0"/>
          <w:marBottom w:val="0"/>
          <w:divBdr>
            <w:top w:val="none" w:sz="0" w:space="0" w:color="auto"/>
            <w:left w:val="none" w:sz="0" w:space="0" w:color="auto"/>
            <w:bottom w:val="none" w:sz="0" w:space="0" w:color="auto"/>
            <w:right w:val="none" w:sz="0" w:space="0" w:color="auto"/>
          </w:divBdr>
        </w:div>
      </w:divsChild>
    </w:div>
    <w:div w:id="2057585624">
      <w:bodyDiv w:val="1"/>
      <w:marLeft w:val="0"/>
      <w:marRight w:val="0"/>
      <w:marTop w:val="0"/>
      <w:marBottom w:val="0"/>
      <w:divBdr>
        <w:top w:val="none" w:sz="0" w:space="0" w:color="auto"/>
        <w:left w:val="none" w:sz="0" w:space="0" w:color="auto"/>
        <w:bottom w:val="none" w:sz="0" w:space="0" w:color="auto"/>
        <w:right w:val="none" w:sz="0" w:space="0" w:color="auto"/>
      </w:divBdr>
    </w:div>
    <w:div w:id="2059091242">
      <w:bodyDiv w:val="1"/>
      <w:marLeft w:val="0"/>
      <w:marRight w:val="0"/>
      <w:marTop w:val="0"/>
      <w:marBottom w:val="0"/>
      <w:divBdr>
        <w:top w:val="none" w:sz="0" w:space="0" w:color="auto"/>
        <w:left w:val="none" w:sz="0" w:space="0" w:color="auto"/>
        <w:bottom w:val="none" w:sz="0" w:space="0" w:color="auto"/>
        <w:right w:val="none" w:sz="0" w:space="0" w:color="auto"/>
      </w:divBdr>
    </w:div>
    <w:div w:id="2059276881">
      <w:bodyDiv w:val="1"/>
      <w:marLeft w:val="0"/>
      <w:marRight w:val="0"/>
      <w:marTop w:val="0"/>
      <w:marBottom w:val="0"/>
      <w:divBdr>
        <w:top w:val="none" w:sz="0" w:space="0" w:color="auto"/>
        <w:left w:val="none" w:sz="0" w:space="0" w:color="auto"/>
        <w:bottom w:val="none" w:sz="0" w:space="0" w:color="auto"/>
        <w:right w:val="none" w:sz="0" w:space="0" w:color="auto"/>
      </w:divBdr>
    </w:div>
    <w:div w:id="2062753260">
      <w:bodyDiv w:val="1"/>
      <w:marLeft w:val="0"/>
      <w:marRight w:val="0"/>
      <w:marTop w:val="0"/>
      <w:marBottom w:val="0"/>
      <w:divBdr>
        <w:top w:val="none" w:sz="0" w:space="0" w:color="auto"/>
        <w:left w:val="none" w:sz="0" w:space="0" w:color="auto"/>
        <w:bottom w:val="none" w:sz="0" w:space="0" w:color="auto"/>
        <w:right w:val="none" w:sz="0" w:space="0" w:color="auto"/>
      </w:divBdr>
    </w:div>
    <w:div w:id="2064325466">
      <w:bodyDiv w:val="1"/>
      <w:marLeft w:val="0"/>
      <w:marRight w:val="0"/>
      <w:marTop w:val="0"/>
      <w:marBottom w:val="0"/>
      <w:divBdr>
        <w:top w:val="none" w:sz="0" w:space="0" w:color="auto"/>
        <w:left w:val="none" w:sz="0" w:space="0" w:color="auto"/>
        <w:bottom w:val="none" w:sz="0" w:space="0" w:color="auto"/>
        <w:right w:val="none" w:sz="0" w:space="0" w:color="auto"/>
      </w:divBdr>
    </w:div>
    <w:div w:id="2064400307">
      <w:bodyDiv w:val="1"/>
      <w:marLeft w:val="0"/>
      <w:marRight w:val="0"/>
      <w:marTop w:val="0"/>
      <w:marBottom w:val="0"/>
      <w:divBdr>
        <w:top w:val="none" w:sz="0" w:space="0" w:color="auto"/>
        <w:left w:val="none" w:sz="0" w:space="0" w:color="auto"/>
        <w:bottom w:val="none" w:sz="0" w:space="0" w:color="auto"/>
        <w:right w:val="none" w:sz="0" w:space="0" w:color="auto"/>
      </w:divBdr>
    </w:div>
    <w:div w:id="2064864220">
      <w:bodyDiv w:val="1"/>
      <w:marLeft w:val="0"/>
      <w:marRight w:val="0"/>
      <w:marTop w:val="0"/>
      <w:marBottom w:val="0"/>
      <w:divBdr>
        <w:top w:val="none" w:sz="0" w:space="0" w:color="auto"/>
        <w:left w:val="none" w:sz="0" w:space="0" w:color="auto"/>
        <w:bottom w:val="none" w:sz="0" w:space="0" w:color="auto"/>
        <w:right w:val="none" w:sz="0" w:space="0" w:color="auto"/>
      </w:divBdr>
    </w:div>
    <w:div w:id="2065061859">
      <w:bodyDiv w:val="1"/>
      <w:marLeft w:val="0"/>
      <w:marRight w:val="0"/>
      <w:marTop w:val="0"/>
      <w:marBottom w:val="0"/>
      <w:divBdr>
        <w:top w:val="none" w:sz="0" w:space="0" w:color="auto"/>
        <w:left w:val="none" w:sz="0" w:space="0" w:color="auto"/>
        <w:bottom w:val="none" w:sz="0" w:space="0" w:color="auto"/>
        <w:right w:val="none" w:sz="0" w:space="0" w:color="auto"/>
      </w:divBdr>
    </w:div>
    <w:div w:id="2066441888">
      <w:bodyDiv w:val="1"/>
      <w:marLeft w:val="0"/>
      <w:marRight w:val="0"/>
      <w:marTop w:val="0"/>
      <w:marBottom w:val="0"/>
      <w:divBdr>
        <w:top w:val="none" w:sz="0" w:space="0" w:color="auto"/>
        <w:left w:val="none" w:sz="0" w:space="0" w:color="auto"/>
        <w:bottom w:val="none" w:sz="0" w:space="0" w:color="auto"/>
        <w:right w:val="none" w:sz="0" w:space="0" w:color="auto"/>
      </w:divBdr>
      <w:divsChild>
        <w:div w:id="218710523">
          <w:marLeft w:val="480"/>
          <w:marRight w:val="0"/>
          <w:marTop w:val="0"/>
          <w:marBottom w:val="0"/>
          <w:divBdr>
            <w:top w:val="none" w:sz="0" w:space="0" w:color="auto"/>
            <w:left w:val="none" w:sz="0" w:space="0" w:color="auto"/>
            <w:bottom w:val="none" w:sz="0" w:space="0" w:color="auto"/>
            <w:right w:val="none" w:sz="0" w:space="0" w:color="auto"/>
          </w:divBdr>
        </w:div>
        <w:div w:id="533926973">
          <w:marLeft w:val="480"/>
          <w:marRight w:val="0"/>
          <w:marTop w:val="0"/>
          <w:marBottom w:val="0"/>
          <w:divBdr>
            <w:top w:val="none" w:sz="0" w:space="0" w:color="auto"/>
            <w:left w:val="none" w:sz="0" w:space="0" w:color="auto"/>
            <w:bottom w:val="none" w:sz="0" w:space="0" w:color="auto"/>
            <w:right w:val="none" w:sz="0" w:space="0" w:color="auto"/>
          </w:divBdr>
        </w:div>
        <w:div w:id="1459763016">
          <w:marLeft w:val="480"/>
          <w:marRight w:val="0"/>
          <w:marTop w:val="0"/>
          <w:marBottom w:val="0"/>
          <w:divBdr>
            <w:top w:val="none" w:sz="0" w:space="0" w:color="auto"/>
            <w:left w:val="none" w:sz="0" w:space="0" w:color="auto"/>
            <w:bottom w:val="none" w:sz="0" w:space="0" w:color="auto"/>
            <w:right w:val="none" w:sz="0" w:space="0" w:color="auto"/>
          </w:divBdr>
        </w:div>
        <w:div w:id="1506093169">
          <w:marLeft w:val="480"/>
          <w:marRight w:val="0"/>
          <w:marTop w:val="0"/>
          <w:marBottom w:val="0"/>
          <w:divBdr>
            <w:top w:val="none" w:sz="0" w:space="0" w:color="auto"/>
            <w:left w:val="none" w:sz="0" w:space="0" w:color="auto"/>
            <w:bottom w:val="none" w:sz="0" w:space="0" w:color="auto"/>
            <w:right w:val="none" w:sz="0" w:space="0" w:color="auto"/>
          </w:divBdr>
        </w:div>
        <w:div w:id="1563174250">
          <w:marLeft w:val="480"/>
          <w:marRight w:val="0"/>
          <w:marTop w:val="0"/>
          <w:marBottom w:val="0"/>
          <w:divBdr>
            <w:top w:val="none" w:sz="0" w:space="0" w:color="auto"/>
            <w:left w:val="none" w:sz="0" w:space="0" w:color="auto"/>
            <w:bottom w:val="none" w:sz="0" w:space="0" w:color="auto"/>
            <w:right w:val="none" w:sz="0" w:space="0" w:color="auto"/>
          </w:divBdr>
        </w:div>
        <w:div w:id="1703558775">
          <w:marLeft w:val="480"/>
          <w:marRight w:val="0"/>
          <w:marTop w:val="0"/>
          <w:marBottom w:val="0"/>
          <w:divBdr>
            <w:top w:val="none" w:sz="0" w:space="0" w:color="auto"/>
            <w:left w:val="none" w:sz="0" w:space="0" w:color="auto"/>
            <w:bottom w:val="none" w:sz="0" w:space="0" w:color="auto"/>
            <w:right w:val="none" w:sz="0" w:space="0" w:color="auto"/>
          </w:divBdr>
        </w:div>
        <w:div w:id="1822308379">
          <w:marLeft w:val="480"/>
          <w:marRight w:val="0"/>
          <w:marTop w:val="0"/>
          <w:marBottom w:val="0"/>
          <w:divBdr>
            <w:top w:val="none" w:sz="0" w:space="0" w:color="auto"/>
            <w:left w:val="none" w:sz="0" w:space="0" w:color="auto"/>
            <w:bottom w:val="none" w:sz="0" w:space="0" w:color="auto"/>
            <w:right w:val="none" w:sz="0" w:space="0" w:color="auto"/>
          </w:divBdr>
        </w:div>
        <w:div w:id="1870678645">
          <w:marLeft w:val="480"/>
          <w:marRight w:val="0"/>
          <w:marTop w:val="0"/>
          <w:marBottom w:val="0"/>
          <w:divBdr>
            <w:top w:val="none" w:sz="0" w:space="0" w:color="auto"/>
            <w:left w:val="none" w:sz="0" w:space="0" w:color="auto"/>
            <w:bottom w:val="none" w:sz="0" w:space="0" w:color="auto"/>
            <w:right w:val="none" w:sz="0" w:space="0" w:color="auto"/>
          </w:divBdr>
        </w:div>
        <w:div w:id="1956205288">
          <w:marLeft w:val="480"/>
          <w:marRight w:val="0"/>
          <w:marTop w:val="0"/>
          <w:marBottom w:val="0"/>
          <w:divBdr>
            <w:top w:val="none" w:sz="0" w:space="0" w:color="auto"/>
            <w:left w:val="none" w:sz="0" w:space="0" w:color="auto"/>
            <w:bottom w:val="none" w:sz="0" w:space="0" w:color="auto"/>
            <w:right w:val="none" w:sz="0" w:space="0" w:color="auto"/>
          </w:divBdr>
        </w:div>
        <w:div w:id="1960992944">
          <w:marLeft w:val="480"/>
          <w:marRight w:val="0"/>
          <w:marTop w:val="0"/>
          <w:marBottom w:val="0"/>
          <w:divBdr>
            <w:top w:val="none" w:sz="0" w:space="0" w:color="auto"/>
            <w:left w:val="none" w:sz="0" w:space="0" w:color="auto"/>
            <w:bottom w:val="none" w:sz="0" w:space="0" w:color="auto"/>
            <w:right w:val="none" w:sz="0" w:space="0" w:color="auto"/>
          </w:divBdr>
        </w:div>
        <w:div w:id="2096391888">
          <w:marLeft w:val="480"/>
          <w:marRight w:val="0"/>
          <w:marTop w:val="0"/>
          <w:marBottom w:val="0"/>
          <w:divBdr>
            <w:top w:val="none" w:sz="0" w:space="0" w:color="auto"/>
            <w:left w:val="none" w:sz="0" w:space="0" w:color="auto"/>
            <w:bottom w:val="none" w:sz="0" w:space="0" w:color="auto"/>
            <w:right w:val="none" w:sz="0" w:space="0" w:color="auto"/>
          </w:divBdr>
        </w:div>
        <w:div w:id="2117941154">
          <w:marLeft w:val="480"/>
          <w:marRight w:val="0"/>
          <w:marTop w:val="0"/>
          <w:marBottom w:val="0"/>
          <w:divBdr>
            <w:top w:val="none" w:sz="0" w:space="0" w:color="auto"/>
            <w:left w:val="none" w:sz="0" w:space="0" w:color="auto"/>
            <w:bottom w:val="none" w:sz="0" w:space="0" w:color="auto"/>
            <w:right w:val="none" w:sz="0" w:space="0" w:color="auto"/>
          </w:divBdr>
        </w:div>
        <w:div w:id="2137333812">
          <w:marLeft w:val="480"/>
          <w:marRight w:val="0"/>
          <w:marTop w:val="0"/>
          <w:marBottom w:val="0"/>
          <w:divBdr>
            <w:top w:val="none" w:sz="0" w:space="0" w:color="auto"/>
            <w:left w:val="none" w:sz="0" w:space="0" w:color="auto"/>
            <w:bottom w:val="none" w:sz="0" w:space="0" w:color="auto"/>
            <w:right w:val="none" w:sz="0" w:space="0" w:color="auto"/>
          </w:divBdr>
        </w:div>
      </w:divsChild>
    </w:div>
    <w:div w:id="2069956896">
      <w:bodyDiv w:val="1"/>
      <w:marLeft w:val="0"/>
      <w:marRight w:val="0"/>
      <w:marTop w:val="0"/>
      <w:marBottom w:val="0"/>
      <w:divBdr>
        <w:top w:val="none" w:sz="0" w:space="0" w:color="auto"/>
        <w:left w:val="none" w:sz="0" w:space="0" w:color="auto"/>
        <w:bottom w:val="none" w:sz="0" w:space="0" w:color="auto"/>
        <w:right w:val="none" w:sz="0" w:space="0" w:color="auto"/>
      </w:divBdr>
    </w:div>
    <w:div w:id="2078362836">
      <w:bodyDiv w:val="1"/>
      <w:marLeft w:val="0"/>
      <w:marRight w:val="0"/>
      <w:marTop w:val="0"/>
      <w:marBottom w:val="0"/>
      <w:divBdr>
        <w:top w:val="none" w:sz="0" w:space="0" w:color="auto"/>
        <w:left w:val="none" w:sz="0" w:space="0" w:color="auto"/>
        <w:bottom w:val="none" w:sz="0" w:space="0" w:color="auto"/>
        <w:right w:val="none" w:sz="0" w:space="0" w:color="auto"/>
      </w:divBdr>
    </w:div>
    <w:div w:id="2079130459">
      <w:bodyDiv w:val="1"/>
      <w:marLeft w:val="0"/>
      <w:marRight w:val="0"/>
      <w:marTop w:val="0"/>
      <w:marBottom w:val="0"/>
      <w:divBdr>
        <w:top w:val="none" w:sz="0" w:space="0" w:color="auto"/>
        <w:left w:val="none" w:sz="0" w:space="0" w:color="auto"/>
        <w:bottom w:val="none" w:sz="0" w:space="0" w:color="auto"/>
        <w:right w:val="none" w:sz="0" w:space="0" w:color="auto"/>
      </w:divBdr>
    </w:div>
    <w:div w:id="2081322907">
      <w:bodyDiv w:val="1"/>
      <w:marLeft w:val="0"/>
      <w:marRight w:val="0"/>
      <w:marTop w:val="0"/>
      <w:marBottom w:val="0"/>
      <w:divBdr>
        <w:top w:val="none" w:sz="0" w:space="0" w:color="auto"/>
        <w:left w:val="none" w:sz="0" w:space="0" w:color="auto"/>
        <w:bottom w:val="none" w:sz="0" w:space="0" w:color="auto"/>
        <w:right w:val="none" w:sz="0" w:space="0" w:color="auto"/>
      </w:divBdr>
    </w:div>
    <w:div w:id="2084792426">
      <w:bodyDiv w:val="1"/>
      <w:marLeft w:val="0"/>
      <w:marRight w:val="0"/>
      <w:marTop w:val="0"/>
      <w:marBottom w:val="0"/>
      <w:divBdr>
        <w:top w:val="none" w:sz="0" w:space="0" w:color="auto"/>
        <w:left w:val="none" w:sz="0" w:space="0" w:color="auto"/>
        <w:bottom w:val="none" w:sz="0" w:space="0" w:color="auto"/>
        <w:right w:val="none" w:sz="0" w:space="0" w:color="auto"/>
      </w:divBdr>
      <w:divsChild>
        <w:div w:id="36394820">
          <w:marLeft w:val="480"/>
          <w:marRight w:val="0"/>
          <w:marTop w:val="0"/>
          <w:marBottom w:val="0"/>
          <w:divBdr>
            <w:top w:val="none" w:sz="0" w:space="0" w:color="auto"/>
            <w:left w:val="none" w:sz="0" w:space="0" w:color="auto"/>
            <w:bottom w:val="none" w:sz="0" w:space="0" w:color="auto"/>
            <w:right w:val="none" w:sz="0" w:space="0" w:color="auto"/>
          </w:divBdr>
        </w:div>
        <w:div w:id="69475216">
          <w:marLeft w:val="480"/>
          <w:marRight w:val="0"/>
          <w:marTop w:val="0"/>
          <w:marBottom w:val="0"/>
          <w:divBdr>
            <w:top w:val="none" w:sz="0" w:space="0" w:color="auto"/>
            <w:left w:val="none" w:sz="0" w:space="0" w:color="auto"/>
            <w:bottom w:val="none" w:sz="0" w:space="0" w:color="auto"/>
            <w:right w:val="none" w:sz="0" w:space="0" w:color="auto"/>
          </w:divBdr>
        </w:div>
        <w:div w:id="88619740">
          <w:marLeft w:val="480"/>
          <w:marRight w:val="0"/>
          <w:marTop w:val="0"/>
          <w:marBottom w:val="0"/>
          <w:divBdr>
            <w:top w:val="none" w:sz="0" w:space="0" w:color="auto"/>
            <w:left w:val="none" w:sz="0" w:space="0" w:color="auto"/>
            <w:bottom w:val="none" w:sz="0" w:space="0" w:color="auto"/>
            <w:right w:val="none" w:sz="0" w:space="0" w:color="auto"/>
          </w:divBdr>
        </w:div>
        <w:div w:id="100956821">
          <w:marLeft w:val="480"/>
          <w:marRight w:val="0"/>
          <w:marTop w:val="0"/>
          <w:marBottom w:val="0"/>
          <w:divBdr>
            <w:top w:val="none" w:sz="0" w:space="0" w:color="auto"/>
            <w:left w:val="none" w:sz="0" w:space="0" w:color="auto"/>
            <w:bottom w:val="none" w:sz="0" w:space="0" w:color="auto"/>
            <w:right w:val="none" w:sz="0" w:space="0" w:color="auto"/>
          </w:divBdr>
        </w:div>
        <w:div w:id="184365961">
          <w:marLeft w:val="480"/>
          <w:marRight w:val="0"/>
          <w:marTop w:val="0"/>
          <w:marBottom w:val="0"/>
          <w:divBdr>
            <w:top w:val="none" w:sz="0" w:space="0" w:color="auto"/>
            <w:left w:val="none" w:sz="0" w:space="0" w:color="auto"/>
            <w:bottom w:val="none" w:sz="0" w:space="0" w:color="auto"/>
            <w:right w:val="none" w:sz="0" w:space="0" w:color="auto"/>
          </w:divBdr>
        </w:div>
        <w:div w:id="260603254">
          <w:marLeft w:val="480"/>
          <w:marRight w:val="0"/>
          <w:marTop w:val="0"/>
          <w:marBottom w:val="0"/>
          <w:divBdr>
            <w:top w:val="none" w:sz="0" w:space="0" w:color="auto"/>
            <w:left w:val="none" w:sz="0" w:space="0" w:color="auto"/>
            <w:bottom w:val="none" w:sz="0" w:space="0" w:color="auto"/>
            <w:right w:val="none" w:sz="0" w:space="0" w:color="auto"/>
          </w:divBdr>
        </w:div>
        <w:div w:id="343170008">
          <w:marLeft w:val="480"/>
          <w:marRight w:val="0"/>
          <w:marTop w:val="0"/>
          <w:marBottom w:val="0"/>
          <w:divBdr>
            <w:top w:val="none" w:sz="0" w:space="0" w:color="auto"/>
            <w:left w:val="none" w:sz="0" w:space="0" w:color="auto"/>
            <w:bottom w:val="none" w:sz="0" w:space="0" w:color="auto"/>
            <w:right w:val="none" w:sz="0" w:space="0" w:color="auto"/>
          </w:divBdr>
        </w:div>
        <w:div w:id="442505534">
          <w:marLeft w:val="480"/>
          <w:marRight w:val="0"/>
          <w:marTop w:val="0"/>
          <w:marBottom w:val="0"/>
          <w:divBdr>
            <w:top w:val="none" w:sz="0" w:space="0" w:color="auto"/>
            <w:left w:val="none" w:sz="0" w:space="0" w:color="auto"/>
            <w:bottom w:val="none" w:sz="0" w:space="0" w:color="auto"/>
            <w:right w:val="none" w:sz="0" w:space="0" w:color="auto"/>
          </w:divBdr>
        </w:div>
        <w:div w:id="499656524">
          <w:marLeft w:val="480"/>
          <w:marRight w:val="0"/>
          <w:marTop w:val="0"/>
          <w:marBottom w:val="0"/>
          <w:divBdr>
            <w:top w:val="none" w:sz="0" w:space="0" w:color="auto"/>
            <w:left w:val="none" w:sz="0" w:space="0" w:color="auto"/>
            <w:bottom w:val="none" w:sz="0" w:space="0" w:color="auto"/>
            <w:right w:val="none" w:sz="0" w:space="0" w:color="auto"/>
          </w:divBdr>
        </w:div>
        <w:div w:id="706492984">
          <w:marLeft w:val="480"/>
          <w:marRight w:val="0"/>
          <w:marTop w:val="0"/>
          <w:marBottom w:val="0"/>
          <w:divBdr>
            <w:top w:val="none" w:sz="0" w:space="0" w:color="auto"/>
            <w:left w:val="none" w:sz="0" w:space="0" w:color="auto"/>
            <w:bottom w:val="none" w:sz="0" w:space="0" w:color="auto"/>
            <w:right w:val="none" w:sz="0" w:space="0" w:color="auto"/>
          </w:divBdr>
        </w:div>
        <w:div w:id="927497315">
          <w:marLeft w:val="480"/>
          <w:marRight w:val="0"/>
          <w:marTop w:val="0"/>
          <w:marBottom w:val="0"/>
          <w:divBdr>
            <w:top w:val="none" w:sz="0" w:space="0" w:color="auto"/>
            <w:left w:val="none" w:sz="0" w:space="0" w:color="auto"/>
            <w:bottom w:val="none" w:sz="0" w:space="0" w:color="auto"/>
            <w:right w:val="none" w:sz="0" w:space="0" w:color="auto"/>
          </w:divBdr>
        </w:div>
        <w:div w:id="974601022">
          <w:marLeft w:val="480"/>
          <w:marRight w:val="0"/>
          <w:marTop w:val="0"/>
          <w:marBottom w:val="0"/>
          <w:divBdr>
            <w:top w:val="none" w:sz="0" w:space="0" w:color="auto"/>
            <w:left w:val="none" w:sz="0" w:space="0" w:color="auto"/>
            <w:bottom w:val="none" w:sz="0" w:space="0" w:color="auto"/>
            <w:right w:val="none" w:sz="0" w:space="0" w:color="auto"/>
          </w:divBdr>
        </w:div>
        <w:div w:id="980575698">
          <w:marLeft w:val="480"/>
          <w:marRight w:val="0"/>
          <w:marTop w:val="0"/>
          <w:marBottom w:val="0"/>
          <w:divBdr>
            <w:top w:val="none" w:sz="0" w:space="0" w:color="auto"/>
            <w:left w:val="none" w:sz="0" w:space="0" w:color="auto"/>
            <w:bottom w:val="none" w:sz="0" w:space="0" w:color="auto"/>
            <w:right w:val="none" w:sz="0" w:space="0" w:color="auto"/>
          </w:divBdr>
        </w:div>
        <w:div w:id="981615702">
          <w:marLeft w:val="480"/>
          <w:marRight w:val="0"/>
          <w:marTop w:val="0"/>
          <w:marBottom w:val="0"/>
          <w:divBdr>
            <w:top w:val="none" w:sz="0" w:space="0" w:color="auto"/>
            <w:left w:val="none" w:sz="0" w:space="0" w:color="auto"/>
            <w:bottom w:val="none" w:sz="0" w:space="0" w:color="auto"/>
            <w:right w:val="none" w:sz="0" w:space="0" w:color="auto"/>
          </w:divBdr>
        </w:div>
        <w:div w:id="1143307406">
          <w:marLeft w:val="480"/>
          <w:marRight w:val="0"/>
          <w:marTop w:val="0"/>
          <w:marBottom w:val="0"/>
          <w:divBdr>
            <w:top w:val="none" w:sz="0" w:space="0" w:color="auto"/>
            <w:left w:val="none" w:sz="0" w:space="0" w:color="auto"/>
            <w:bottom w:val="none" w:sz="0" w:space="0" w:color="auto"/>
            <w:right w:val="none" w:sz="0" w:space="0" w:color="auto"/>
          </w:divBdr>
        </w:div>
        <w:div w:id="1160805479">
          <w:marLeft w:val="480"/>
          <w:marRight w:val="0"/>
          <w:marTop w:val="0"/>
          <w:marBottom w:val="0"/>
          <w:divBdr>
            <w:top w:val="none" w:sz="0" w:space="0" w:color="auto"/>
            <w:left w:val="none" w:sz="0" w:space="0" w:color="auto"/>
            <w:bottom w:val="none" w:sz="0" w:space="0" w:color="auto"/>
            <w:right w:val="none" w:sz="0" w:space="0" w:color="auto"/>
          </w:divBdr>
        </w:div>
        <w:div w:id="1182083549">
          <w:marLeft w:val="480"/>
          <w:marRight w:val="0"/>
          <w:marTop w:val="0"/>
          <w:marBottom w:val="0"/>
          <w:divBdr>
            <w:top w:val="none" w:sz="0" w:space="0" w:color="auto"/>
            <w:left w:val="none" w:sz="0" w:space="0" w:color="auto"/>
            <w:bottom w:val="none" w:sz="0" w:space="0" w:color="auto"/>
            <w:right w:val="none" w:sz="0" w:space="0" w:color="auto"/>
          </w:divBdr>
        </w:div>
        <w:div w:id="1184630875">
          <w:marLeft w:val="480"/>
          <w:marRight w:val="0"/>
          <w:marTop w:val="0"/>
          <w:marBottom w:val="0"/>
          <w:divBdr>
            <w:top w:val="none" w:sz="0" w:space="0" w:color="auto"/>
            <w:left w:val="none" w:sz="0" w:space="0" w:color="auto"/>
            <w:bottom w:val="none" w:sz="0" w:space="0" w:color="auto"/>
            <w:right w:val="none" w:sz="0" w:space="0" w:color="auto"/>
          </w:divBdr>
        </w:div>
        <w:div w:id="1202018569">
          <w:marLeft w:val="480"/>
          <w:marRight w:val="0"/>
          <w:marTop w:val="0"/>
          <w:marBottom w:val="0"/>
          <w:divBdr>
            <w:top w:val="none" w:sz="0" w:space="0" w:color="auto"/>
            <w:left w:val="none" w:sz="0" w:space="0" w:color="auto"/>
            <w:bottom w:val="none" w:sz="0" w:space="0" w:color="auto"/>
            <w:right w:val="none" w:sz="0" w:space="0" w:color="auto"/>
          </w:divBdr>
        </w:div>
        <w:div w:id="1229532140">
          <w:marLeft w:val="480"/>
          <w:marRight w:val="0"/>
          <w:marTop w:val="0"/>
          <w:marBottom w:val="0"/>
          <w:divBdr>
            <w:top w:val="none" w:sz="0" w:space="0" w:color="auto"/>
            <w:left w:val="none" w:sz="0" w:space="0" w:color="auto"/>
            <w:bottom w:val="none" w:sz="0" w:space="0" w:color="auto"/>
            <w:right w:val="none" w:sz="0" w:space="0" w:color="auto"/>
          </w:divBdr>
        </w:div>
        <w:div w:id="1256399222">
          <w:marLeft w:val="480"/>
          <w:marRight w:val="0"/>
          <w:marTop w:val="0"/>
          <w:marBottom w:val="0"/>
          <w:divBdr>
            <w:top w:val="none" w:sz="0" w:space="0" w:color="auto"/>
            <w:left w:val="none" w:sz="0" w:space="0" w:color="auto"/>
            <w:bottom w:val="none" w:sz="0" w:space="0" w:color="auto"/>
            <w:right w:val="none" w:sz="0" w:space="0" w:color="auto"/>
          </w:divBdr>
        </w:div>
        <w:div w:id="1361472828">
          <w:marLeft w:val="480"/>
          <w:marRight w:val="0"/>
          <w:marTop w:val="0"/>
          <w:marBottom w:val="0"/>
          <w:divBdr>
            <w:top w:val="none" w:sz="0" w:space="0" w:color="auto"/>
            <w:left w:val="none" w:sz="0" w:space="0" w:color="auto"/>
            <w:bottom w:val="none" w:sz="0" w:space="0" w:color="auto"/>
            <w:right w:val="none" w:sz="0" w:space="0" w:color="auto"/>
          </w:divBdr>
        </w:div>
        <w:div w:id="1697926353">
          <w:marLeft w:val="480"/>
          <w:marRight w:val="0"/>
          <w:marTop w:val="0"/>
          <w:marBottom w:val="0"/>
          <w:divBdr>
            <w:top w:val="none" w:sz="0" w:space="0" w:color="auto"/>
            <w:left w:val="none" w:sz="0" w:space="0" w:color="auto"/>
            <w:bottom w:val="none" w:sz="0" w:space="0" w:color="auto"/>
            <w:right w:val="none" w:sz="0" w:space="0" w:color="auto"/>
          </w:divBdr>
        </w:div>
        <w:div w:id="2020308278">
          <w:marLeft w:val="480"/>
          <w:marRight w:val="0"/>
          <w:marTop w:val="0"/>
          <w:marBottom w:val="0"/>
          <w:divBdr>
            <w:top w:val="none" w:sz="0" w:space="0" w:color="auto"/>
            <w:left w:val="none" w:sz="0" w:space="0" w:color="auto"/>
            <w:bottom w:val="none" w:sz="0" w:space="0" w:color="auto"/>
            <w:right w:val="none" w:sz="0" w:space="0" w:color="auto"/>
          </w:divBdr>
        </w:div>
        <w:div w:id="2036886123">
          <w:marLeft w:val="480"/>
          <w:marRight w:val="0"/>
          <w:marTop w:val="0"/>
          <w:marBottom w:val="0"/>
          <w:divBdr>
            <w:top w:val="none" w:sz="0" w:space="0" w:color="auto"/>
            <w:left w:val="none" w:sz="0" w:space="0" w:color="auto"/>
            <w:bottom w:val="none" w:sz="0" w:space="0" w:color="auto"/>
            <w:right w:val="none" w:sz="0" w:space="0" w:color="auto"/>
          </w:divBdr>
        </w:div>
      </w:divsChild>
    </w:div>
    <w:div w:id="2090692551">
      <w:bodyDiv w:val="1"/>
      <w:marLeft w:val="0"/>
      <w:marRight w:val="0"/>
      <w:marTop w:val="0"/>
      <w:marBottom w:val="0"/>
      <w:divBdr>
        <w:top w:val="none" w:sz="0" w:space="0" w:color="auto"/>
        <w:left w:val="none" w:sz="0" w:space="0" w:color="auto"/>
        <w:bottom w:val="none" w:sz="0" w:space="0" w:color="auto"/>
        <w:right w:val="none" w:sz="0" w:space="0" w:color="auto"/>
      </w:divBdr>
    </w:div>
    <w:div w:id="2092657401">
      <w:bodyDiv w:val="1"/>
      <w:marLeft w:val="0"/>
      <w:marRight w:val="0"/>
      <w:marTop w:val="0"/>
      <w:marBottom w:val="0"/>
      <w:divBdr>
        <w:top w:val="none" w:sz="0" w:space="0" w:color="auto"/>
        <w:left w:val="none" w:sz="0" w:space="0" w:color="auto"/>
        <w:bottom w:val="none" w:sz="0" w:space="0" w:color="auto"/>
        <w:right w:val="none" w:sz="0" w:space="0" w:color="auto"/>
      </w:divBdr>
      <w:divsChild>
        <w:div w:id="312877063">
          <w:marLeft w:val="480"/>
          <w:marRight w:val="0"/>
          <w:marTop w:val="0"/>
          <w:marBottom w:val="0"/>
          <w:divBdr>
            <w:top w:val="none" w:sz="0" w:space="0" w:color="auto"/>
            <w:left w:val="none" w:sz="0" w:space="0" w:color="auto"/>
            <w:bottom w:val="none" w:sz="0" w:space="0" w:color="auto"/>
            <w:right w:val="none" w:sz="0" w:space="0" w:color="auto"/>
          </w:divBdr>
        </w:div>
        <w:div w:id="358168033">
          <w:marLeft w:val="480"/>
          <w:marRight w:val="0"/>
          <w:marTop w:val="0"/>
          <w:marBottom w:val="0"/>
          <w:divBdr>
            <w:top w:val="none" w:sz="0" w:space="0" w:color="auto"/>
            <w:left w:val="none" w:sz="0" w:space="0" w:color="auto"/>
            <w:bottom w:val="none" w:sz="0" w:space="0" w:color="auto"/>
            <w:right w:val="none" w:sz="0" w:space="0" w:color="auto"/>
          </w:divBdr>
        </w:div>
        <w:div w:id="361789492">
          <w:marLeft w:val="480"/>
          <w:marRight w:val="0"/>
          <w:marTop w:val="0"/>
          <w:marBottom w:val="0"/>
          <w:divBdr>
            <w:top w:val="none" w:sz="0" w:space="0" w:color="auto"/>
            <w:left w:val="none" w:sz="0" w:space="0" w:color="auto"/>
            <w:bottom w:val="none" w:sz="0" w:space="0" w:color="auto"/>
            <w:right w:val="none" w:sz="0" w:space="0" w:color="auto"/>
          </w:divBdr>
        </w:div>
        <w:div w:id="454058512">
          <w:marLeft w:val="480"/>
          <w:marRight w:val="0"/>
          <w:marTop w:val="0"/>
          <w:marBottom w:val="0"/>
          <w:divBdr>
            <w:top w:val="none" w:sz="0" w:space="0" w:color="auto"/>
            <w:left w:val="none" w:sz="0" w:space="0" w:color="auto"/>
            <w:bottom w:val="none" w:sz="0" w:space="0" w:color="auto"/>
            <w:right w:val="none" w:sz="0" w:space="0" w:color="auto"/>
          </w:divBdr>
        </w:div>
        <w:div w:id="834960372">
          <w:marLeft w:val="480"/>
          <w:marRight w:val="0"/>
          <w:marTop w:val="0"/>
          <w:marBottom w:val="0"/>
          <w:divBdr>
            <w:top w:val="none" w:sz="0" w:space="0" w:color="auto"/>
            <w:left w:val="none" w:sz="0" w:space="0" w:color="auto"/>
            <w:bottom w:val="none" w:sz="0" w:space="0" w:color="auto"/>
            <w:right w:val="none" w:sz="0" w:space="0" w:color="auto"/>
          </w:divBdr>
        </w:div>
        <w:div w:id="954143018">
          <w:marLeft w:val="480"/>
          <w:marRight w:val="0"/>
          <w:marTop w:val="0"/>
          <w:marBottom w:val="0"/>
          <w:divBdr>
            <w:top w:val="none" w:sz="0" w:space="0" w:color="auto"/>
            <w:left w:val="none" w:sz="0" w:space="0" w:color="auto"/>
            <w:bottom w:val="none" w:sz="0" w:space="0" w:color="auto"/>
            <w:right w:val="none" w:sz="0" w:space="0" w:color="auto"/>
          </w:divBdr>
        </w:div>
        <w:div w:id="1545604915">
          <w:marLeft w:val="480"/>
          <w:marRight w:val="0"/>
          <w:marTop w:val="0"/>
          <w:marBottom w:val="0"/>
          <w:divBdr>
            <w:top w:val="none" w:sz="0" w:space="0" w:color="auto"/>
            <w:left w:val="none" w:sz="0" w:space="0" w:color="auto"/>
            <w:bottom w:val="none" w:sz="0" w:space="0" w:color="auto"/>
            <w:right w:val="none" w:sz="0" w:space="0" w:color="auto"/>
          </w:divBdr>
        </w:div>
        <w:div w:id="1588230743">
          <w:marLeft w:val="480"/>
          <w:marRight w:val="0"/>
          <w:marTop w:val="0"/>
          <w:marBottom w:val="0"/>
          <w:divBdr>
            <w:top w:val="none" w:sz="0" w:space="0" w:color="auto"/>
            <w:left w:val="none" w:sz="0" w:space="0" w:color="auto"/>
            <w:bottom w:val="none" w:sz="0" w:space="0" w:color="auto"/>
            <w:right w:val="none" w:sz="0" w:space="0" w:color="auto"/>
          </w:divBdr>
        </w:div>
        <w:div w:id="1783261093">
          <w:marLeft w:val="480"/>
          <w:marRight w:val="0"/>
          <w:marTop w:val="0"/>
          <w:marBottom w:val="0"/>
          <w:divBdr>
            <w:top w:val="none" w:sz="0" w:space="0" w:color="auto"/>
            <w:left w:val="none" w:sz="0" w:space="0" w:color="auto"/>
            <w:bottom w:val="none" w:sz="0" w:space="0" w:color="auto"/>
            <w:right w:val="none" w:sz="0" w:space="0" w:color="auto"/>
          </w:divBdr>
        </w:div>
        <w:div w:id="2098548607">
          <w:marLeft w:val="480"/>
          <w:marRight w:val="0"/>
          <w:marTop w:val="0"/>
          <w:marBottom w:val="0"/>
          <w:divBdr>
            <w:top w:val="none" w:sz="0" w:space="0" w:color="auto"/>
            <w:left w:val="none" w:sz="0" w:space="0" w:color="auto"/>
            <w:bottom w:val="none" w:sz="0" w:space="0" w:color="auto"/>
            <w:right w:val="none" w:sz="0" w:space="0" w:color="auto"/>
          </w:divBdr>
        </w:div>
      </w:divsChild>
    </w:div>
    <w:div w:id="2094155683">
      <w:bodyDiv w:val="1"/>
      <w:marLeft w:val="0"/>
      <w:marRight w:val="0"/>
      <w:marTop w:val="0"/>
      <w:marBottom w:val="0"/>
      <w:divBdr>
        <w:top w:val="none" w:sz="0" w:space="0" w:color="auto"/>
        <w:left w:val="none" w:sz="0" w:space="0" w:color="auto"/>
        <w:bottom w:val="none" w:sz="0" w:space="0" w:color="auto"/>
        <w:right w:val="none" w:sz="0" w:space="0" w:color="auto"/>
      </w:divBdr>
    </w:div>
    <w:div w:id="2099792716">
      <w:bodyDiv w:val="1"/>
      <w:marLeft w:val="0"/>
      <w:marRight w:val="0"/>
      <w:marTop w:val="0"/>
      <w:marBottom w:val="0"/>
      <w:divBdr>
        <w:top w:val="none" w:sz="0" w:space="0" w:color="auto"/>
        <w:left w:val="none" w:sz="0" w:space="0" w:color="auto"/>
        <w:bottom w:val="none" w:sz="0" w:space="0" w:color="auto"/>
        <w:right w:val="none" w:sz="0" w:space="0" w:color="auto"/>
      </w:divBdr>
    </w:div>
    <w:div w:id="2103990124">
      <w:bodyDiv w:val="1"/>
      <w:marLeft w:val="0"/>
      <w:marRight w:val="0"/>
      <w:marTop w:val="0"/>
      <w:marBottom w:val="0"/>
      <w:divBdr>
        <w:top w:val="none" w:sz="0" w:space="0" w:color="auto"/>
        <w:left w:val="none" w:sz="0" w:space="0" w:color="auto"/>
        <w:bottom w:val="none" w:sz="0" w:space="0" w:color="auto"/>
        <w:right w:val="none" w:sz="0" w:space="0" w:color="auto"/>
      </w:divBdr>
    </w:div>
    <w:div w:id="2106264017">
      <w:bodyDiv w:val="1"/>
      <w:marLeft w:val="0"/>
      <w:marRight w:val="0"/>
      <w:marTop w:val="0"/>
      <w:marBottom w:val="0"/>
      <w:divBdr>
        <w:top w:val="none" w:sz="0" w:space="0" w:color="auto"/>
        <w:left w:val="none" w:sz="0" w:space="0" w:color="auto"/>
        <w:bottom w:val="none" w:sz="0" w:space="0" w:color="auto"/>
        <w:right w:val="none" w:sz="0" w:space="0" w:color="auto"/>
      </w:divBdr>
    </w:div>
    <w:div w:id="2110076851">
      <w:bodyDiv w:val="1"/>
      <w:marLeft w:val="0"/>
      <w:marRight w:val="0"/>
      <w:marTop w:val="0"/>
      <w:marBottom w:val="0"/>
      <w:divBdr>
        <w:top w:val="none" w:sz="0" w:space="0" w:color="auto"/>
        <w:left w:val="none" w:sz="0" w:space="0" w:color="auto"/>
        <w:bottom w:val="none" w:sz="0" w:space="0" w:color="auto"/>
        <w:right w:val="none" w:sz="0" w:space="0" w:color="auto"/>
      </w:divBdr>
    </w:div>
    <w:div w:id="2112235623">
      <w:bodyDiv w:val="1"/>
      <w:marLeft w:val="0"/>
      <w:marRight w:val="0"/>
      <w:marTop w:val="0"/>
      <w:marBottom w:val="0"/>
      <w:divBdr>
        <w:top w:val="none" w:sz="0" w:space="0" w:color="auto"/>
        <w:left w:val="none" w:sz="0" w:space="0" w:color="auto"/>
        <w:bottom w:val="none" w:sz="0" w:space="0" w:color="auto"/>
        <w:right w:val="none" w:sz="0" w:space="0" w:color="auto"/>
      </w:divBdr>
    </w:div>
    <w:div w:id="2112894896">
      <w:bodyDiv w:val="1"/>
      <w:marLeft w:val="0"/>
      <w:marRight w:val="0"/>
      <w:marTop w:val="0"/>
      <w:marBottom w:val="0"/>
      <w:divBdr>
        <w:top w:val="none" w:sz="0" w:space="0" w:color="auto"/>
        <w:left w:val="none" w:sz="0" w:space="0" w:color="auto"/>
        <w:bottom w:val="none" w:sz="0" w:space="0" w:color="auto"/>
        <w:right w:val="none" w:sz="0" w:space="0" w:color="auto"/>
      </w:divBdr>
    </w:div>
    <w:div w:id="2113698598">
      <w:bodyDiv w:val="1"/>
      <w:marLeft w:val="0"/>
      <w:marRight w:val="0"/>
      <w:marTop w:val="0"/>
      <w:marBottom w:val="0"/>
      <w:divBdr>
        <w:top w:val="none" w:sz="0" w:space="0" w:color="auto"/>
        <w:left w:val="none" w:sz="0" w:space="0" w:color="auto"/>
        <w:bottom w:val="none" w:sz="0" w:space="0" w:color="auto"/>
        <w:right w:val="none" w:sz="0" w:space="0" w:color="auto"/>
      </w:divBdr>
    </w:div>
    <w:div w:id="2115637892">
      <w:bodyDiv w:val="1"/>
      <w:marLeft w:val="0"/>
      <w:marRight w:val="0"/>
      <w:marTop w:val="0"/>
      <w:marBottom w:val="0"/>
      <w:divBdr>
        <w:top w:val="none" w:sz="0" w:space="0" w:color="auto"/>
        <w:left w:val="none" w:sz="0" w:space="0" w:color="auto"/>
        <w:bottom w:val="none" w:sz="0" w:space="0" w:color="auto"/>
        <w:right w:val="none" w:sz="0" w:space="0" w:color="auto"/>
      </w:divBdr>
    </w:div>
    <w:div w:id="2117170524">
      <w:bodyDiv w:val="1"/>
      <w:marLeft w:val="0"/>
      <w:marRight w:val="0"/>
      <w:marTop w:val="0"/>
      <w:marBottom w:val="0"/>
      <w:divBdr>
        <w:top w:val="none" w:sz="0" w:space="0" w:color="auto"/>
        <w:left w:val="none" w:sz="0" w:space="0" w:color="auto"/>
        <w:bottom w:val="none" w:sz="0" w:space="0" w:color="auto"/>
        <w:right w:val="none" w:sz="0" w:space="0" w:color="auto"/>
      </w:divBdr>
    </w:div>
    <w:div w:id="2118744554">
      <w:bodyDiv w:val="1"/>
      <w:marLeft w:val="0"/>
      <w:marRight w:val="0"/>
      <w:marTop w:val="0"/>
      <w:marBottom w:val="0"/>
      <w:divBdr>
        <w:top w:val="none" w:sz="0" w:space="0" w:color="auto"/>
        <w:left w:val="none" w:sz="0" w:space="0" w:color="auto"/>
        <w:bottom w:val="none" w:sz="0" w:space="0" w:color="auto"/>
        <w:right w:val="none" w:sz="0" w:space="0" w:color="auto"/>
      </w:divBdr>
    </w:div>
    <w:div w:id="2118866846">
      <w:bodyDiv w:val="1"/>
      <w:marLeft w:val="0"/>
      <w:marRight w:val="0"/>
      <w:marTop w:val="0"/>
      <w:marBottom w:val="0"/>
      <w:divBdr>
        <w:top w:val="none" w:sz="0" w:space="0" w:color="auto"/>
        <w:left w:val="none" w:sz="0" w:space="0" w:color="auto"/>
        <w:bottom w:val="none" w:sz="0" w:space="0" w:color="auto"/>
        <w:right w:val="none" w:sz="0" w:space="0" w:color="auto"/>
      </w:divBdr>
    </w:div>
    <w:div w:id="2121760576">
      <w:bodyDiv w:val="1"/>
      <w:marLeft w:val="0"/>
      <w:marRight w:val="0"/>
      <w:marTop w:val="0"/>
      <w:marBottom w:val="0"/>
      <w:divBdr>
        <w:top w:val="none" w:sz="0" w:space="0" w:color="auto"/>
        <w:left w:val="none" w:sz="0" w:space="0" w:color="auto"/>
        <w:bottom w:val="none" w:sz="0" w:space="0" w:color="auto"/>
        <w:right w:val="none" w:sz="0" w:space="0" w:color="auto"/>
      </w:divBdr>
    </w:div>
    <w:div w:id="2128548119">
      <w:bodyDiv w:val="1"/>
      <w:marLeft w:val="0"/>
      <w:marRight w:val="0"/>
      <w:marTop w:val="0"/>
      <w:marBottom w:val="0"/>
      <w:divBdr>
        <w:top w:val="none" w:sz="0" w:space="0" w:color="auto"/>
        <w:left w:val="none" w:sz="0" w:space="0" w:color="auto"/>
        <w:bottom w:val="none" w:sz="0" w:space="0" w:color="auto"/>
        <w:right w:val="none" w:sz="0" w:space="0" w:color="auto"/>
      </w:divBdr>
    </w:div>
    <w:div w:id="2129622391">
      <w:bodyDiv w:val="1"/>
      <w:marLeft w:val="0"/>
      <w:marRight w:val="0"/>
      <w:marTop w:val="0"/>
      <w:marBottom w:val="0"/>
      <w:divBdr>
        <w:top w:val="none" w:sz="0" w:space="0" w:color="auto"/>
        <w:left w:val="none" w:sz="0" w:space="0" w:color="auto"/>
        <w:bottom w:val="none" w:sz="0" w:space="0" w:color="auto"/>
        <w:right w:val="none" w:sz="0" w:space="0" w:color="auto"/>
      </w:divBdr>
    </w:div>
    <w:div w:id="2131242451">
      <w:bodyDiv w:val="1"/>
      <w:marLeft w:val="0"/>
      <w:marRight w:val="0"/>
      <w:marTop w:val="0"/>
      <w:marBottom w:val="0"/>
      <w:divBdr>
        <w:top w:val="none" w:sz="0" w:space="0" w:color="auto"/>
        <w:left w:val="none" w:sz="0" w:space="0" w:color="auto"/>
        <w:bottom w:val="none" w:sz="0" w:space="0" w:color="auto"/>
        <w:right w:val="none" w:sz="0" w:space="0" w:color="auto"/>
      </w:divBdr>
    </w:div>
    <w:div w:id="2133401775">
      <w:bodyDiv w:val="1"/>
      <w:marLeft w:val="0"/>
      <w:marRight w:val="0"/>
      <w:marTop w:val="0"/>
      <w:marBottom w:val="0"/>
      <w:divBdr>
        <w:top w:val="none" w:sz="0" w:space="0" w:color="auto"/>
        <w:left w:val="none" w:sz="0" w:space="0" w:color="auto"/>
        <w:bottom w:val="none" w:sz="0" w:space="0" w:color="auto"/>
        <w:right w:val="none" w:sz="0" w:space="0" w:color="auto"/>
      </w:divBdr>
    </w:div>
    <w:div w:id="2136168091">
      <w:bodyDiv w:val="1"/>
      <w:marLeft w:val="0"/>
      <w:marRight w:val="0"/>
      <w:marTop w:val="0"/>
      <w:marBottom w:val="0"/>
      <w:divBdr>
        <w:top w:val="none" w:sz="0" w:space="0" w:color="auto"/>
        <w:left w:val="none" w:sz="0" w:space="0" w:color="auto"/>
        <w:bottom w:val="none" w:sz="0" w:space="0" w:color="auto"/>
        <w:right w:val="none" w:sz="0" w:space="0" w:color="auto"/>
      </w:divBdr>
    </w:div>
    <w:div w:id="214495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ktor.vandevelde@ugent.be" TargetMode="Externa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2.tif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tiff"/><Relationship Id="rId14" Type="http://schemas.microsoft.com/office/2016/09/relationships/commentsIds" Target="commentsId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D9AC5-B3F1-4042-9F00-0796A5EB5C2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Viktor Van de Velde</dc:creator>
  <keywords/>
  <dc:description/>
  <lastModifiedBy>Pascal Boeckx</lastModifiedBy>
  <revision>5086</revision>
  <dcterms:created xsi:type="dcterms:W3CDTF">2025-02-03T19:07:00.0000000Z</dcterms:created>
  <dcterms:modified xsi:type="dcterms:W3CDTF">2025-03-13T08:11:55.5437032Z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c22390d87d3fdead6ba4b53d263788a639aa23f82109e204d72f4844f220ca56</vt:lpwstr>
  </property>
  <property fmtid="{D5CDD505-2E9C-101B-9397-08002B2CF9AE}" pid="3" name="ZOTERO_PREF_1">
    <vt:lpwstr>&lt;data data-version="3" zotero-version="6.0.36"&gt;&lt;session id="8Db5xbIH"/&gt;&lt;style id="http://www.zotero.org/styles/new-phytologist" hasBibliography="1" bibliographyStyleHasBeenSet="1"/&gt;&lt;prefs&gt;&lt;pref name="fieldType" value="Field"/&gt;&lt;pref name="automaticJournalA</vt:lpwstr>
  </property>
  <property fmtid="{D5CDD505-2E9C-101B-9397-08002B2CF9AE}" pid="4" name="ZOTERO_PREF_2">
    <vt:lpwstr>bbreviations" value="true"/&gt;&lt;/prefs&gt;&lt;/data&gt;</vt:lpwstr>
  </property>
</Properties>
</file>